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B4F2" w14:textId="77777777" w:rsidR="00C64809" w:rsidRPr="00E34F28" w:rsidRDefault="00DF2B3A" w:rsidP="00EC0DC4">
      <w:pPr>
        <w:pStyle w:val="af2"/>
        <w:framePr w:wrap="around"/>
        <w:rPr>
          <w:rtl/>
        </w:rPr>
      </w:pPr>
      <w:r w:rsidRPr="00140733">
        <w:rPr>
          <w:rFonts w:hint="cs"/>
          <w:rtl/>
        </w:rPr>
        <w:t xml:space="preserve">ב. </w:t>
      </w:r>
    </w:p>
    <w:p w14:paraId="22916788" w14:textId="263DEF57" w:rsidR="00CB0AAA" w:rsidRPr="00E34F28" w:rsidRDefault="00CB0AAA" w:rsidP="009E62D4">
      <w:pPr>
        <w:pStyle w:val="afffe"/>
        <w:framePr w:wrap="around"/>
        <w:rPr>
          <w:rtl/>
        </w:rPr>
      </w:pPr>
      <w:r>
        <w:rPr>
          <w:rFonts w:hint="cs"/>
          <w:rtl/>
        </w:rPr>
        <w:t>(ב.- י</w:t>
      </w:r>
      <w:r w:rsidR="0015338C">
        <w:rPr>
          <w:rFonts w:hint="cs"/>
          <w:rtl/>
        </w:rPr>
        <w:t>ג</w:t>
      </w:r>
      <w:r>
        <w:rPr>
          <w:rFonts w:hint="cs"/>
          <w:rtl/>
        </w:rPr>
        <w:t xml:space="preserve">.) </w:t>
      </w:r>
    </w:p>
    <w:p w14:paraId="3F3D880D" w14:textId="77777777" w:rsidR="004643CA" w:rsidRPr="00E34F28" w:rsidRDefault="004643CA" w:rsidP="009E62D4">
      <w:pPr>
        <w:pStyle w:val="afffc"/>
        <w:framePr w:wrap="around"/>
        <w:rPr>
          <w:del w:id="21146" w:author="Claude" w:date="2026-10-07T09:24:28Z"/>
          <w:rtl/>
        </w:rPr>
      </w:pPr>
      <w:del w:id="21145" w:author="Claude" w:date="2026-10-07T09:24:28Z">
        <w:r w:rsidRPr="00672862">
          <w:rPr>
            <w:rFonts w:hint="cs"/>
            <w:rtl/>
          </w:rPr>
          <w:delText xml:space="preserve">פרק ראשון </w:delText>
        </w:r>
      </w:del>
    </w:p>
    <w:p w14:paraId="369924AE" w14:textId="77777777" w:rsidR="004643CA" w:rsidRPr="00C47A10" w:rsidRDefault="004643CA" w:rsidP="004B375F">
      <w:pPr>
        <w:pStyle w:val="afffd"/>
        <w:framePr w:wrap="around"/>
        <w:rPr>
          <w:del w:id="21148" w:author="Claude" w:date="2026-10-07T09:24:28Z"/>
          <w:rtl/>
        </w:rPr>
      </w:pPr>
      <w:del w:id="21147" w:author="Claude" w:date="2026-10-07T09:24:28Z">
        <w:r w:rsidRPr="00C47A10">
          <w:rPr>
            <w:rFonts w:hint="cs"/>
            <w:rtl/>
          </w:rPr>
          <w:delText xml:space="preserve">מאמתי</w:delText>
        </w:r>
      </w:del>
    </w:p>
    <w:p>
      <w:pPr>
        <w:pStyle w:val="PetichatPerek"/>
        <w:rPr>
          <w:ins w:id="21144" w:author="Claude" w:date="2026-10-07T09:24:28Z"/>
        </w:rPr>
      </w:pPr>
      <w:ins w:id="21143" w:author="Claude" w:date="2026-10-07T09:24:28Z">
        <w:r>
          <w:rPr>
            <w:rFonts w:hint="cs"/>
            <w:rtl/>
          </w:rPr>
          <w:t xml:space="preserve">פרק ראשון</w:t>
        </w:r>
        <w:r>
          <w:rPr>
            <w:rFonts w:hint="cs"/>
            <w:rtl/>
          </w:rPr>
          <w:t xml:space="preserve"> - </w:t>
        </w:r>
        <w:r>
          <w:rPr>
            <w:rFonts w:hint="cs"/>
            <w:rtl/>
          </w:rPr>
          <w:t xml:space="preserve">מאמתי</w:t>
        </w:r>
      </w:ins>
    </w:p>
    <w:p>
      <w:pPr>
        <w:pStyle w:val="MishnaBatzad"/>
        <w:rPr>
          <w:ins w:id="20078" w:author="קלוד" w:date="2026-10-06T10:08:25Z"/>
        </w:rPr>
      </w:pPr>
      <w:ins w:id="20077" w:author="קלוד" w:date="2026-10-06T10:08:25Z">
        <w:r>
          <w:t xml:space="preserve">משנה א</w:t>
        </w:r>
      </w:ins>
    </w:p>
    <w:p w14:paraId="2C20E567" w14:textId="77777777" w:rsidR="001619FE" w:rsidRPr="00E34F28" w:rsidRDefault="002104DD" w:rsidP="00E749A1">
      <w:pPr>
        <w:pStyle w:val="a3"/>
        <w:spacing w:before="120"/>
        <w:jc w:val="center"/>
        <w:rPr>
          <w:rtl/>
        </w:rPr>
        <w:pPrChange w:id="90001" w:author="קלוד" w:date="2026-10-08T12:08:16Z">
          <w:pPr>
            <w:pStyle w:val="a3"/>
            <w:jc w:val="center"/>
          </w:pPr>
        </w:pPrChange>
      </w:pPr>
      <w:r w:rsidRPr="001619FE">
        <w:rPr>
          <w:rFonts w:hint="cs"/>
          <w:rtl/>
        </w:rPr>
        <w:t>מאמתי קורין שמע ד</w:t>
      </w:r>
      <w:r w:rsidR="00DF2B3A" w:rsidRPr="001619FE">
        <w:rPr>
          <w:rtl/>
        </w:rPr>
        <w:t>ערבית</w:t>
      </w:r>
    </w:p>
    <w:p w14:paraId="050D711F" w14:textId="77777777" w:rsidR="002E4668" w:rsidRPr="00E34F28" w:rsidRDefault="002104DD" w:rsidP="001619FE">
      <w:pPr>
        <w:pStyle w:val="a3"/>
        <w:rPr>
          <w:rtl/>
        </w:rPr>
      </w:pPr>
      <w:r w:rsidRPr="001619FE">
        <w:rPr>
          <w:rStyle w:val="affffff2"/>
          <w:rFonts w:hint="cs"/>
          <w:rtl/>
        </w:rPr>
        <w:t>ר"א:</w:t>
      </w:r>
      <w:r w:rsidRPr="001619FE">
        <w:rPr>
          <w:rFonts w:hint="cs"/>
          <w:rtl/>
        </w:rPr>
        <w:t xml:space="preserve"> </w:t>
      </w:r>
      <w:r w:rsidR="00DF2B3A" w:rsidRPr="001619FE">
        <w:rPr>
          <w:rtl/>
        </w:rPr>
        <w:t>סוף אשמורה ראשונה,</w:t>
      </w:r>
      <w:r w:rsidR="00DF2B3A" w:rsidRPr="001619FE">
        <w:rPr>
          <w:rFonts w:hint="cs"/>
          <w:rtl/>
        </w:rPr>
        <w:t xml:space="preserve"> </w:t>
      </w:r>
    </w:p>
    <w:p w14:paraId="6FB9576C" w14:textId="77777777" w:rsidR="002104DD" w:rsidRPr="00E34F28" w:rsidRDefault="002104DD" w:rsidP="001619FE">
      <w:pPr>
        <w:pStyle w:val="a3"/>
        <w:rPr>
          <w:rtl/>
        </w:rPr>
      </w:pPr>
      <w:r w:rsidRPr="001619FE">
        <w:rPr>
          <w:rStyle w:val="affffff2"/>
          <w:rFonts w:hint="cs"/>
          <w:rtl/>
        </w:rPr>
        <w:t>חכ"א:</w:t>
      </w:r>
      <w:r w:rsidRPr="001619FE">
        <w:rPr>
          <w:rFonts w:hint="cs"/>
          <w:rtl/>
        </w:rPr>
        <w:t xml:space="preserve"> </w:t>
      </w:r>
      <w:r w:rsidR="002E4668" w:rsidRPr="001619FE">
        <w:rPr>
          <w:rFonts w:hint="cs"/>
          <w:rtl/>
        </w:rPr>
        <w:t xml:space="preserve">עד </w:t>
      </w:r>
      <w:r w:rsidR="00DF2B3A" w:rsidRPr="001619FE">
        <w:rPr>
          <w:rtl/>
        </w:rPr>
        <w:t xml:space="preserve">חצות, </w:t>
      </w:r>
    </w:p>
    <w:p w14:paraId="345BCE09" w14:textId="77777777" w:rsidR="00C64809" w:rsidRPr="00E34F28" w:rsidRDefault="002104DD" w:rsidP="001619FE">
      <w:pPr>
        <w:pStyle w:val="a3"/>
        <w:rPr>
          <w:rtl/>
        </w:rPr>
      </w:pPr>
      <w:r w:rsidRPr="001619FE">
        <w:rPr>
          <w:rStyle w:val="affffff2"/>
          <w:rFonts w:hint="cs"/>
          <w:rtl/>
        </w:rPr>
        <w:t>ר"ג:</w:t>
      </w:r>
      <w:r w:rsidRPr="001619FE">
        <w:rPr>
          <w:rFonts w:hint="cs"/>
          <w:rtl/>
        </w:rPr>
        <w:t xml:space="preserve"> </w:t>
      </w:r>
      <w:r w:rsidR="002E4668" w:rsidRPr="001619FE">
        <w:rPr>
          <w:rFonts w:hint="cs"/>
          <w:rtl/>
        </w:rPr>
        <w:t xml:space="preserve">עד שיעלה </w:t>
      </w:r>
      <w:r w:rsidR="00DF2B3A" w:rsidRPr="001619FE">
        <w:rPr>
          <w:rtl/>
        </w:rPr>
        <w:t>עמוד השחר</w:t>
      </w:r>
      <w:r w:rsidR="00DF2B3A" w:rsidRPr="001619FE">
        <w:rPr>
          <w:rFonts w:hint="cs"/>
          <w:rtl/>
        </w:rPr>
        <w:t xml:space="preserve">, </w:t>
      </w:r>
    </w:p>
    <w:p w14:paraId="40FBF63A" w14:textId="77777777" w:rsidR="00C64809" w:rsidRPr="00E34F28" w:rsidRDefault="00DF2B3A" w:rsidP="0029353E">
      <w:pPr>
        <w:pStyle w:val="a3"/>
        <w:spacing w:after="60"/>
        <w:rPr>
          <w:rtl/>
        </w:rPr>
      </w:pPr>
      <w:r w:rsidRPr="001619FE">
        <w:rPr>
          <w:rStyle w:val="affffff2"/>
          <w:rFonts w:hint="cs"/>
          <w:rtl/>
        </w:rPr>
        <w:t>מעשה דבני ר</w:t>
      </w:r>
      <w:r w:rsidRPr="001619FE">
        <w:rPr>
          <w:rStyle w:val="affffff2"/>
          <w:rtl/>
        </w:rPr>
        <w:t>"</w:t>
      </w:r>
      <w:r w:rsidRPr="001619FE">
        <w:rPr>
          <w:rStyle w:val="affffff2"/>
          <w:rFonts w:hint="cs"/>
          <w:rtl/>
        </w:rPr>
        <w:t>ג</w:t>
      </w:r>
      <w:r w:rsidR="002104DD" w:rsidRPr="001619FE">
        <w:rPr>
          <w:rFonts w:hint="cs"/>
          <w:rtl/>
        </w:rPr>
        <w:t xml:space="preserve"> שבאו מבית המשתה וא"ל דעד שיעלה עמוד השחר</w:t>
      </w:r>
      <w:r w:rsidRPr="001619FE">
        <w:rPr>
          <w:rFonts w:hint="cs"/>
          <w:rtl/>
        </w:rPr>
        <w:t xml:space="preserve">, </w:t>
      </w:r>
      <w:r w:rsidR="002104DD" w:rsidRPr="001619FE">
        <w:rPr>
          <w:rFonts w:hint="cs"/>
          <w:rtl/>
        </w:rPr>
        <w:t xml:space="preserve">הקטר </w:t>
      </w:r>
      <w:r w:rsidRPr="001619FE">
        <w:rPr>
          <w:rFonts w:hint="cs"/>
          <w:rtl/>
        </w:rPr>
        <w:t>חלבים ואמורים,</w:t>
      </w:r>
      <w:r w:rsidR="002104DD" w:rsidRPr="001619FE">
        <w:rPr>
          <w:rFonts w:hint="cs"/>
          <w:rtl/>
        </w:rPr>
        <w:t xml:space="preserve"> והנאכלין ליום אחד</w:t>
      </w:r>
      <w:r w:rsidRPr="001619FE">
        <w:rPr>
          <w:rFonts w:hint="cs"/>
          <w:rtl/>
        </w:rPr>
        <w:t xml:space="preserve"> </w:t>
      </w:r>
      <w:r w:rsidR="002104DD" w:rsidRPr="001619FE">
        <w:rPr>
          <w:rFonts w:hint="cs"/>
          <w:rtl/>
        </w:rPr>
        <w:t xml:space="preserve">עד שיעלה עמוד השחר, </w:t>
      </w:r>
      <w:r w:rsidR="002104DD" w:rsidRPr="001619FE">
        <w:rPr>
          <w:rStyle w:val="affffff2"/>
          <w:rFonts w:hint="cs"/>
          <w:rtl/>
        </w:rPr>
        <w:t>וחכ"א:</w:t>
      </w:r>
      <w:r w:rsidR="002104DD" w:rsidRPr="001619FE">
        <w:rPr>
          <w:rFonts w:hint="cs"/>
          <w:rtl/>
        </w:rPr>
        <w:t xml:space="preserve"> עד </w:t>
      </w:r>
      <w:r w:rsidRPr="001619FE">
        <w:rPr>
          <w:rFonts w:hint="cs"/>
          <w:rtl/>
        </w:rPr>
        <w:t>חצות</w:t>
      </w:r>
      <w:r w:rsidR="002104DD" w:rsidRPr="001619FE">
        <w:rPr>
          <w:rFonts w:hint="cs"/>
          <w:rtl/>
        </w:rPr>
        <w:t xml:space="preserve"> </w:t>
      </w:r>
      <w:r w:rsidRPr="001619FE">
        <w:rPr>
          <w:rFonts w:hint="cs"/>
          <w:rtl/>
        </w:rPr>
        <w:t>להרחיק מעבירה,</w:t>
      </w:r>
      <w:r w:rsidRPr="00F95182">
        <w:rPr>
          <w:rFonts w:hint="cs"/>
          <w:rtl/>
        </w:rPr>
        <w:t xml:space="preserve"> </w:t>
      </w:r>
    </w:p>
    <w:p w14:paraId="1D21E970" w14:textId="77777777" w:rsidR="00222A59" w:rsidRPr="00E34F28" w:rsidRDefault="00D62FA4" w:rsidP="00470C2A">
      <w:pPr>
        <w:pStyle w:val="afffffe"/>
        <w:rPr>
          <w:rtl/>
        </w:rPr>
      </w:pPr>
      <w:ins w:id="9801" w:author="מספור קטעי משנה" w:date="2026-10-06T06:45:16Z">
        <w:r>
          <w:rPr>
            <w:rStyle w:val="MisparKeta"/>
          </w:rPr>
          <w:t xml:space="preserve">ב. </w:t>
        </w:r>
      </w:ins>
      <w:bookmarkStart w:id="0" w:name="_Toc193635540"/>
      <w:bookmarkStart w:id="1" w:name="_Toc216184153"/>
      <w:r w:rsidRPr="00222A59">
        <w:rPr>
          <w:rFonts w:hint="cs"/>
          <w:rtl/>
        </w:rPr>
        <w:t>שמע בערבית</w:t>
      </w:r>
      <w:bookmarkEnd w:id="0"/>
      <w:bookmarkEnd w:id="1"/>
      <w:r w:rsidR="00CD7D78" w:rsidRPr="00222A59">
        <w:rPr>
          <w:rFonts w:hint="cs"/>
          <w:rtl/>
        </w:rPr>
        <w:t xml:space="preserve"> </w:t>
      </w:r>
    </w:p>
    <w:p w14:paraId="7F9B0D4F" w14:textId="1A81A7C9" w:rsidR="00A24328" w:rsidRDefault="0029353E" w:rsidP="009A59D1">
      <w:pPr>
        <w:pStyle w:val="38"/>
        <w:framePr w:wrap="notBeside"/>
        <w:rPr>
          <w:rtl/>
        </w:rPr>
      </w:pPr>
      <w:r w:rsidRPr="00660D7A">
        <w:rPr>
          <w:rFonts w:hint="cs"/>
          <w:rtl/>
        </w:rPr>
        <w:t>א</w:t>
      </w:r>
      <w:r w:rsidR="00A24328">
        <w:rPr>
          <w:rFonts w:hint="cs"/>
          <w:rtl/>
        </w:rPr>
        <w:t>.</w:t>
      </w:r>
    </w:p>
    <w:p w14:paraId="39052369" w14:textId="73CC4C61" w:rsidR="00BB13D2" w:rsidRPr="000528DA" w:rsidRDefault="00D62FA4" w:rsidP="000528DA">
      <w:pPr>
        <w:rPr>
          <w:rtl/>
        </w:rPr>
      </w:pPr>
      <w:r w:rsidRPr="000528DA">
        <w:rPr>
          <w:rtl/>
        </w:rPr>
        <w:t>תנא אקרא קאי, ד</w:t>
      </w:r>
      <w:r w:rsidRPr="00471D3F">
        <w:rPr>
          <w:rStyle w:val="ad"/>
          <w:rtl/>
        </w:rPr>
        <w:t>'בשכבך ובקומך</w:t>
      </w:r>
      <w:r w:rsidRPr="00471D3F">
        <w:rPr>
          <w:rStyle w:val="ad"/>
          <w:rFonts w:hint="cs"/>
          <w:rtl/>
        </w:rPr>
        <w:t>'</w:t>
      </w:r>
      <w:r w:rsidRPr="000528DA">
        <w:rPr>
          <w:rtl/>
        </w:rPr>
        <w:t>.</w:t>
      </w:r>
      <w:r w:rsidR="00CD7D78" w:rsidRPr="006D3CF8">
        <w:rPr>
          <w:rStyle w:val="afffffb"/>
          <w:rFonts w:hint="cs"/>
          <w:b w:val="0"/>
          <w:bCs w:val="0"/>
          <w:rtl/>
        </w:rPr>
        <w:t xml:space="preserve"> </w:t>
      </w:r>
      <w:r w:rsidRPr="000528DA">
        <w:rPr>
          <w:rFonts w:hint="cs"/>
          <w:rtl/>
        </w:rPr>
        <w:t>כסדר הפסוק,</w:t>
      </w:r>
    </w:p>
    <w:p w14:paraId="010A0EC1" w14:textId="75224C1E" w:rsidR="00A24328" w:rsidRDefault="00D62FA4" w:rsidP="009A59D1">
      <w:pPr>
        <w:pStyle w:val="38"/>
        <w:framePr w:wrap="notBeside"/>
        <w:rPr>
          <w:rtl/>
        </w:rPr>
      </w:pPr>
      <w:r w:rsidRPr="00660D7A">
        <w:rPr>
          <w:rFonts w:hint="cs"/>
          <w:rtl/>
        </w:rPr>
        <w:t>ב</w:t>
      </w:r>
      <w:r w:rsidR="00A24328">
        <w:rPr>
          <w:rFonts w:hint="cs"/>
          <w:rtl/>
        </w:rPr>
        <w:t>.</w:t>
      </w:r>
    </w:p>
    <w:p w14:paraId="152C560E" w14:textId="7A5A9B70" w:rsidR="00D62FA4" w:rsidRPr="000528DA" w:rsidRDefault="00D62FA4" w:rsidP="000528DA">
      <w:pPr>
        <w:rPr>
          <w:rtl/>
        </w:rPr>
      </w:pPr>
      <w:r w:rsidRPr="000528DA">
        <w:rPr>
          <w:rFonts w:hint="cs"/>
          <w:rtl/>
        </w:rPr>
        <w:t>כ</w:t>
      </w:r>
      <w:r w:rsidRPr="000528DA">
        <w:rPr>
          <w:rtl/>
        </w:rPr>
        <w:t>ברי</w:t>
      </w:r>
      <w:r w:rsidRPr="000528DA">
        <w:rPr>
          <w:rFonts w:hint="cs"/>
          <w:rtl/>
        </w:rPr>
        <w:t>את</w:t>
      </w:r>
      <w:r w:rsidRPr="000528DA">
        <w:rPr>
          <w:rtl/>
        </w:rPr>
        <w:t xml:space="preserve"> </w:t>
      </w:r>
      <w:r w:rsidRPr="000528DA">
        <w:rPr>
          <w:rFonts w:hint="cs"/>
          <w:rtl/>
        </w:rPr>
        <w:t>ה</w:t>
      </w:r>
      <w:r w:rsidRPr="000528DA">
        <w:rPr>
          <w:rtl/>
        </w:rPr>
        <w:t>עולם, ד</w:t>
      </w:r>
      <w:r w:rsidRPr="00F95182">
        <w:rPr>
          <w:rStyle w:val="ad"/>
          <w:rFonts w:hint="cs"/>
          <w:rtl/>
        </w:rPr>
        <w:t>'</w:t>
      </w:r>
      <w:r w:rsidRPr="00F95182">
        <w:rPr>
          <w:rStyle w:val="ad"/>
          <w:rtl/>
        </w:rPr>
        <w:t>ויהי ערב ויהי בקר</w:t>
      </w:r>
      <w:r w:rsidRPr="00F95182">
        <w:rPr>
          <w:rStyle w:val="ad"/>
          <w:rFonts w:hint="cs"/>
          <w:rtl/>
        </w:rPr>
        <w:t>'</w:t>
      </w:r>
      <w:r w:rsidRPr="000528DA">
        <w:rPr>
          <w:rtl/>
        </w:rPr>
        <w:t>.</w:t>
      </w:r>
    </w:p>
    <w:p w14:paraId="60EE0192" w14:textId="77777777" w:rsidR="00D62FA4" w:rsidRPr="00E34F28" w:rsidRDefault="00D62FA4" w:rsidP="00682BF2">
      <w:pPr>
        <w:pStyle w:val="afffff5"/>
        <w:rPr>
          <w:rtl/>
        </w:rPr>
      </w:pPr>
      <w:bookmarkStart w:id="2" w:name="_Toc193635541"/>
      <w:bookmarkStart w:id="3" w:name="_Toc216184154"/>
      <w:r w:rsidRPr="00724E73">
        <w:rPr>
          <w:rStyle w:val="afffffd"/>
          <w:rtl/>
        </w:rPr>
        <w:t>פתח בערבית</w:t>
      </w:r>
      <w:bookmarkEnd w:id="2"/>
      <w:bookmarkEnd w:id="3"/>
      <w:r w:rsidRPr="00222A59">
        <w:rPr>
          <w:rtl/>
        </w:rPr>
        <w:t xml:space="preserve"> והדר</w:t>
      </w:r>
      <w:r w:rsidRPr="00471D3F">
        <w:rPr>
          <w:rFonts w:ascii="Fb Fontext" w:hAnsi="Fb Fontext"/>
          <w:rtl/>
        </w:rPr>
        <w:t xml:space="preserve"> בשחרית</w:t>
      </w:r>
      <w:r w:rsidRPr="00471D3F">
        <w:rPr>
          <w:rFonts w:ascii="Fb Fontext" w:hAnsi="Fb Fontext" w:hint="cs"/>
          <w:rtl/>
        </w:rPr>
        <w:t xml:space="preserve"> ו</w:t>
      </w:r>
      <w:r w:rsidRPr="00471D3F">
        <w:rPr>
          <w:rFonts w:hint="cs"/>
          <w:rtl/>
        </w:rPr>
        <w:t xml:space="preserve">פירש דשחרית שמברך ב' לפניה, </w:t>
      </w:r>
      <w:r w:rsidRPr="00471D3F">
        <w:rPr>
          <w:rtl/>
        </w:rPr>
        <w:t>והדר פי</w:t>
      </w:r>
      <w:r w:rsidR="009A22A5">
        <w:rPr>
          <w:rFonts w:hint="cs"/>
          <w:rtl/>
        </w:rPr>
        <w:t>ר</w:t>
      </w:r>
      <w:r w:rsidRPr="00471D3F">
        <w:rPr>
          <w:rtl/>
        </w:rPr>
        <w:t>ש מילי דערבית.</w:t>
      </w:r>
    </w:p>
    <w:p w14:paraId="25BF1781" w14:textId="77777777" w:rsidR="00D62FA4" w:rsidRPr="00E34F28" w:rsidRDefault="00D62FA4" w:rsidP="00470C2A">
      <w:pPr>
        <w:pStyle w:val="afffffe"/>
        <w:rPr>
          <w:rtl/>
        </w:rPr>
      </w:pPr>
      <w:ins w:id="9802" w:author="מספור קטעי משנה" w:date="2026-10-06T06:45:16Z">
        <w:r>
          <w:rPr>
            <w:rStyle w:val="MisparKeta"/>
          </w:rPr>
          <w:t xml:space="preserve">ג. </w:t>
        </w:r>
      </w:ins>
      <w:bookmarkStart w:id="4" w:name="_Toc193635542"/>
      <w:bookmarkStart w:id="5" w:name="_Toc216184155"/>
      <w:r w:rsidRPr="00672862">
        <w:rPr>
          <w:rtl/>
        </w:rPr>
        <w:t>משעה שהכהנים נכנסים</w:t>
      </w:r>
      <w:bookmarkEnd w:id="4"/>
      <w:bookmarkEnd w:id="5"/>
      <w:r w:rsidRPr="00672862">
        <w:rPr>
          <w:rtl/>
        </w:rPr>
        <w:t xml:space="preserve"> </w:t>
      </w:r>
    </w:p>
    <w:p w14:paraId="53F50C19" w14:textId="6DE3D563" w:rsidR="00A24328" w:rsidRDefault="00D62FA4" w:rsidP="009A59D1">
      <w:pPr>
        <w:pStyle w:val="38"/>
        <w:framePr w:wrap="notBeside"/>
        <w:rPr>
          <w:rtl/>
        </w:rPr>
      </w:pPr>
      <w:r w:rsidRPr="00660D7A">
        <w:rPr>
          <w:rtl/>
        </w:rPr>
        <w:t>קמ"</w:t>
      </w:r>
      <w:r w:rsidRPr="00660D7A">
        <w:rPr>
          <w:rFonts w:hint="cs"/>
          <w:rtl/>
        </w:rPr>
        <w:t>ל</w:t>
      </w:r>
      <w:r w:rsidR="00A24328">
        <w:rPr>
          <w:rFonts w:hint="cs"/>
          <w:rtl/>
        </w:rPr>
        <w:t>:</w:t>
      </w:r>
    </w:p>
    <w:p w14:paraId="54E63639" w14:textId="79E4A759" w:rsidR="000F41B9" w:rsidRPr="000528DA" w:rsidRDefault="00D62FA4" w:rsidP="000528DA">
      <w:pPr>
        <w:rPr>
          <w:rtl/>
        </w:rPr>
      </w:pPr>
      <w:r w:rsidRPr="000528DA">
        <w:rPr>
          <w:rFonts w:ascii="Fb Fontext" w:hAnsi="Fb Fontext" w:hint="cs"/>
          <w:rtl/>
        </w:rPr>
        <w:t>דכהנים אכלי בתרומה מצאה</w:t>
      </w:r>
      <w:r w:rsidRPr="000528DA">
        <w:rPr>
          <w:rFonts w:ascii="Fb Fontext" w:hAnsi="Fb Fontext"/>
          <w:rtl/>
        </w:rPr>
        <w:t>"</w:t>
      </w:r>
      <w:r w:rsidRPr="000528DA">
        <w:rPr>
          <w:rFonts w:ascii="Fb Fontext" w:hAnsi="Fb Fontext" w:hint="cs"/>
          <w:rtl/>
        </w:rPr>
        <w:t>כ, ושכפרה לא מעכבת</w:t>
      </w:r>
      <w:r w:rsidRPr="000528DA">
        <w:rPr>
          <w:rFonts w:ascii="Fb Fontext" w:hAnsi="Fb Fontext"/>
          <w:rtl/>
        </w:rPr>
        <w:t>.</w:t>
      </w:r>
    </w:p>
    <w:p w14:paraId="2EF5850F" w14:textId="74073E19" w:rsidR="00D62FA4" w:rsidRPr="000528DA" w:rsidRDefault="00D62FA4" w:rsidP="000528DA">
      <w:pPr>
        <w:rPr>
          <w:rtl/>
        </w:rPr>
      </w:pPr>
      <w:r w:rsidRPr="000528DA">
        <w:rPr>
          <w:rFonts w:hint="cs"/>
          <w:rtl/>
        </w:rPr>
        <w:t>-ד</w:t>
      </w:r>
      <w:r w:rsidRPr="00471D3F">
        <w:rPr>
          <w:rStyle w:val="ad"/>
          <w:rFonts w:hint="cs"/>
          <w:rtl/>
        </w:rPr>
        <w:t>'</w:t>
      </w:r>
      <w:r w:rsidRPr="00471D3F">
        <w:rPr>
          <w:rStyle w:val="ad"/>
          <w:rtl/>
        </w:rPr>
        <w:t xml:space="preserve">ובא </w:t>
      </w:r>
      <w:r w:rsidRPr="00F95182">
        <w:rPr>
          <w:rStyle w:val="ad"/>
          <w:rtl/>
        </w:rPr>
        <w:t>השמש וטהר</w:t>
      </w:r>
      <w:r w:rsidRPr="00F95182">
        <w:rPr>
          <w:rStyle w:val="ad"/>
          <w:rFonts w:hint="cs"/>
          <w:rtl/>
        </w:rPr>
        <w:t>'</w:t>
      </w:r>
      <w:r w:rsidRPr="000528DA">
        <w:rPr>
          <w:rtl/>
        </w:rPr>
        <w:t xml:space="preserve"> </w:t>
      </w:r>
      <w:r w:rsidRPr="000528DA">
        <w:rPr>
          <w:rFonts w:hint="cs"/>
          <w:rtl/>
        </w:rPr>
        <w:t>רק</w:t>
      </w:r>
      <w:r w:rsidR="009A22A5" w:rsidRPr="000528DA">
        <w:rPr>
          <w:rtl/>
        </w:rPr>
        <w:t xml:space="preserve"> ביאת שמש מעכבתו</w:t>
      </w:r>
      <w:r w:rsidR="009A22A5" w:rsidRPr="000528DA">
        <w:rPr>
          <w:rFonts w:hint="cs"/>
          <w:rtl/>
        </w:rPr>
        <w:t>.</w:t>
      </w:r>
    </w:p>
    <w:p w14:paraId="1BFE5815" w14:textId="77777777" w:rsidR="00471D3F" w:rsidRPr="00E34F28" w:rsidRDefault="00471D3F" w:rsidP="00EC0DC4">
      <w:pPr>
        <w:pStyle w:val="af2"/>
        <w:framePr w:wrap="around"/>
        <w:rPr>
          <w:rtl/>
        </w:rPr>
      </w:pPr>
      <w:r w:rsidRPr="00CD748F">
        <w:rPr>
          <w:rFonts w:hint="cs"/>
          <w:rtl/>
        </w:rPr>
        <w:t>ב:</w:t>
      </w:r>
    </w:p>
    <w:p w14:paraId="0785E9FC" w14:textId="77777777" w:rsidR="00D62FA4" w:rsidRPr="00E34F28" w:rsidRDefault="00D62FA4" w:rsidP="00682BF2">
      <w:pPr>
        <w:pStyle w:val="afffff5"/>
        <w:rPr>
          <w:rtl/>
        </w:rPr>
      </w:pPr>
      <w:r w:rsidRPr="000F41B9">
        <w:rPr>
          <w:rStyle w:val="ad"/>
          <w:rFonts w:hint="cs"/>
          <w:rtl/>
        </w:rPr>
        <w:t>טהר</w:t>
      </w:r>
      <w:r w:rsidR="007A111C" w:rsidRPr="002104DD">
        <w:rPr>
          <w:rFonts w:hint="cs"/>
          <w:rtl/>
        </w:rPr>
        <w:t xml:space="preserve"> </w:t>
      </w:r>
      <w:r w:rsidR="002104DD" w:rsidRPr="002104DD">
        <w:rPr>
          <w:rFonts w:hint="cs"/>
          <w:rtl/>
        </w:rPr>
        <w:t>ה</w:t>
      </w:r>
      <w:r w:rsidR="007A111C" w:rsidRPr="002104DD">
        <w:rPr>
          <w:rFonts w:hint="cs"/>
          <w:rtl/>
        </w:rPr>
        <w:t>יום</w:t>
      </w:r>
      <w:r w:rsidRPr="002104DD">
        <w:rPr>
          <w:rFonts w:hint="cs"/>
          <w:rtl/>
        </w:rPr>
        <w:t xml:space="preserve">, ולא </w:t>
      </w:r>
      <w:r w:rsidR="007A111C" w:rsidRPr="002104DD">
        <w:rPr>
          <w:rFonts w:hint="cs"/>
          <w:rtl/>
        </w:rPr>
        <w:t>אדם</w:t>
      </w:r>
      <w:r w:rsidRPr="002104DD">
        <w:rPr>
          <w:rFonts w:hint="cs"/>
          <w:rtl/>
        </w:rPr>
        <w:t>, דא</w:t>
      </w:r>
      <w:r w:rsidRPr="002104DD">
        <w:rPr>
          <w:rtl/>
        </w:rPr>
        <w:t>"</w:t>
      </w:r>
      <w:r w:rsidR="002104DD" w:rsidRPr="002104DD">
        <w:rPr>
          <w:rFonts w:hint="cs"/>
          <w:rtl/>
        </w:rPr>
        <w:t>כ</w:t>
      </w:r>
      <w:r w:rsidRPr="002104DD">
        <w:rPr>
          <w:rFonts w:hint="cs"/>
          <w:rtl/>
        </w:rPr>
        <w:t xml:space="preserve"> </w:t>
      </w:r>
      <w:r w:rsidR="002104DD" w:rsidRPr="002104DD">
        <w:rPr>
          <w:rFonts w:hint="cs"/>
          <w:rtl/>
        </w:rPr>
        <w:t xml:space="preserve">לימא </w:t>
      </w:r>
      <w:r w:rsidRPr="002104DD">
        <w:rPr>
          <w:rFonts w:hint="cs"/>
          <w:rtl/>
        </w:rPr>
        <w:t>ויטהר</w:t>
      </w:r>
      <w:r w:rsidRPr="002104DD">
        <w:rPr>
          <w:rtl/>
        </w:rPr>
        <w:t>.</w:t>
      </w:r>
    </w:p>
    <w:p w14:paraId="340EE51C" w14:textId="7A1D80B6" w:rsidR="00A24328" w:rsidRPr="009A59D1" w:rsidRDefault="00D62FA4" w:rsidP="009A59D1">
      <w:pPr>
        <w:pStyle w:val="38"/>
        <w:framePr w:wrap="notBeside"/>
        <w:rPr>
          <w:rtl/>
        </w:rPr>
      </w:pPr>
      <w:r w:rsidRPr="009A59D1">
        <w:rPr>
          <w:rtl/>
        </w:rPr>
        <w:t xml:space="preserve">במערבא </w:t>
      </w:r>
      <w:r w:rsidRPr="009A59D1">
        <w:rPr>
          <w:rFonts w:hint="cs"/>
          <w:rtl/>
        </w:rPr>
        <w:t xml:space="preserve">בעו </w:t>
      </w:r>
      <w:r w:rsidRPr="009A59D1">
        <w:rPr>
          <w:rtl/>
        </w:rPr>
        <w:t>ופשטו</w:t>
      </w:r>
      <w:r w:rsidR="00A24328" w:rsidRPr="009A59D1">
        <w:rPr>
          <w:rtl/>
        </w:rPr>
        <w:t>:</w:t>
      </w:r>
    </w:p>
    <w:p w14:paraId="376E1F8C" w14:textId="6C9BECE3" w:rsidR="00D62FA4" w:rsidRPr="000528DA" w:rsidRDefault="00D62FA4" w:rsidP="000528DA">
      <w:pPr>
        <w:rPr>
          <w:rtl/>
        </w:rPr>
      </w:pPr>
      <w:r w:rsidRPr="000528DA">
        <w:rPr>
          <w:rFonts w:hint="cs"/>
          <w:rtl/>
        </w:rPr>
        <w:t>מ</w:t>
      </w:r>
      <w:r w:rsidRPr="000528DA">
        <w:rPr>
          <w:rtl/>
        </w:rPr>
        <w:t>ברייתא,</w:t>
      </w:r>
      <w:r w:rsidRPr="000528DA">
        <w:rPr>
          <w:rFonts w:hint="cs"/>
          <w:rtl/>
        </w:rPr>
        <w:t xml:space="preserve"> ד</w:t>
      </w:r>
      <w:r w:rsidRPr="000528DA">
        <w:rPr>
          <w:rtl/>
        </w:rPr>
        <w:t>סימן לדבר צא</w:t>
      </w:r>
      <w:r w:rsidRPr="000528DA">
        <w:rPr>
          <w:rFonts w:hint="cs"/>
          <w:rtl/>
        </w:rPr>
        <w:t>ה</w:t>
      </w:r>
      <w:r w:rsidRPr="000528DA">
        <w:rPr>
          <w:rtl/>
        </w:rPr>
        <w:t>"</w:t>
      </w:r>
      <w:r w:rsidRPr="000528DA">
        <w:rPr>
          <w:rFonts w:hint="cs"/>
          <w:rtl/>
        </w:rPr>
        <w:t>כ דש</w:t>
      </w:r>
      <w:r w:rsidRPr="000528DA">
        <w:rPr>
          <w:rtl/>
        </w:rPr>
        <w:t>"</w:t>
      </w:r>
      <w:r w:rsidRPr="000528DA">
        <w:rPr>
          <w:rFonts w:hint="cs"/>
          <w:rtl/>
        </w:rPr>
        <w:t>מ</w:t>
      </w:r>
      <w:r w:rsidRPr="000528DA">
        <w:rPr>
          <w:rtl/>
        </w:rPr>
        <w:t xml:space="preserve"> ביאת שמש הו</w:t>
      </w:r>
      <w:r w:rsidR="000F41B9" w:rsidRPr="000528DA">
        <w:rPr>
          <w:rFonts w:hint="cs"/>
          <w:rtl/>
        </w:rPr>
        <w:t>א</w:t>
      </w:r>
      <w:r w:rsidRPr="000528DA">
        <w:rPr>
          <w:rtl/>
        </w:rPr>
        <w:t xml:space="preserve"> </w:t>
      </w:r>
      <w:r w:rsidRPr="00F95182">
        <w:rPr>
          <w:rStyle w:val="ad"/>
          <w:rFonts w:hint="cs"/>
          <w:rtl/>
        </w:rPr>
        <w:t>'</w:t>
      </w:r>
      <w:r w:rsidRPr="00F95182">
        <w:rPr>
          <w:rStyle w:val="ad"/>
          <w:rtl/>
        </w:rPr>
        <w:t>וטהר</w:t>
      </w:r>
      <w:r w:rsidRPr="00F95182">
        <w:rPr>
          <w:rStyle w:val="ad"/>
          <w:rFonts w:hint="cs"/>
          <w:rtl/>
        </w:rPr>
        <w:t>'</w:t>
      </w:r>
      <w:r w:rsidRPr="000528DA">
        <w:rPr>
          <w:rtl/>
        </w:rPr>
        <w:t xml:space="preserve"> </w:t>
      </w:r>
      <w:r w:rsidR="00C93D88">
        <w:rPr>
          <w:rFonts w:hint="cs"/>
          <w:rtl/>
        </w:rPr>
        <w:t>-</w:t>
      </w:r>
      <w:r w:rsidR="002104DD" w:rsidRPr="000528DA">
        <w:rPr>
          <w:rFonts w:hint="cs"/>
          <w:rtl/>
        </w:rPr>
        <w:t>היום</w:t>
      </w:r>
      <w:r w:rsidRPr="000528DA">
        <w:rPr>
          <w:rtl/>
        </w:rPr>
        <w:t>.</w:t>
      </w:r>
    </w:p>
    <w:p w14:paraId="16BCFDC7" w14:textId="77ABD54D" w:rsidR="00D62FA4" w:rsidRPr="00E34F28" w:rsidRDefault="00D62FA4" w:rsidP="00470C2A">
      <w:pPr>
        <w:pStyle w:val="afffffe"/>
        <w:rPr>
          <w:rtl/>
        </w:rPr>
      </w:pPr>
      <w:ins w:id="9803" w:author="מספור קטעי משנה" w:date="2026-10-06T06:45:16Z">
        <w:r>
          <w:rPr>
            <w:rStyle w:val="MisparKeta"/>
          </w:rPr>
          <w:t xml:space="preserve">א. </w:t>
        </w:r>
      </w:ins>
      <w:bookmarkStart w:id="6" w:name="_Toc193635543"/>
      <w:bookmarkStart w:id="7" w:name="_Toc216184156"/>
      <w:r w:rsidRPr="009A22A5">
        <w:rPr>
          <w:rtl/>
        </w:rPr>
        <w:t>משעה שהכהנים נכנסין</w:t>
      </w:r>
      <w:bookmarkEnd w:id="6"/>
      <w:bookmarkEnd w:id="7"/>
      <w:r w:rsidRPr="003859CF">
        <w:rPr>
          <w:rtl/>
        </w:rPr>
        <w:t xml:space="preserve"> </w:t>
      </w:r>
    </w:p>
    <w:p w14:paraId="2F178CCD" w14:textId="1ABCB5A4" w:rsidR="00A24328" w:rsidRDefault="00D62FA4" w:rsidP="009A59D1">
      <w:pPr>
        <w:pStyle w:val="38"/>
        <w:framePr w:wrap="notBeside"/>
        <w:rPr>
          <w:rtl/>
        </w:rPr>
      </w:pPr>
      <w:r w:rsidRPr="00660D7A">
        <w:rPr>
          <w:rFonts w:hint="cs"/>
          <w:rtl/>
        </w:rPr>
        <w:t>והך</w:t>
      </w:r>
      <w:r w:rsidR="00A24328">
        <w:rPr>
          <w:rFonts w:hint="cs"/>
          <w:rtl/>
        </w:rPr>
        <w:t>:</w:t>
      </w:r>
    </w:p>
    <w:p w14:paraId="400803DF" w14:textId="6C568FB4" w:rsidR="000F41B9" w:rsidRPr="000528DA" w:rsidRDefault="00D62FA4" w:rsidP="000528DA">
      <w:pPr>
        <w:rPr>
          <w:rtl/>
        </w:rPr>
      </w:pPr>
      <w:r w:rsidRPr="000528DA">
        <w:rPr>
          <w:rFonts w:hint="cs"/>
          <w:rtl/>
        </w:rPr>
        <w:t>ד</w:t>
      </w:r>
      <w:r w:rsidRPr="000528DA">
        <w:rPr>
          <w:rtl/>
        </w:rPr>
        <w:t>משהעני נכנס לאכול פתו במלח, עד שעה שעומד ליפטר מתוך סעודתו.</w:t>
      </w:r>
      <w:r w:rsidRPr="00A10336">
        <w:rPr>
          <w:rStyle w:val="30"/>
          <w:rFonts w:hint="cs"/>
          <w:rtl/>
        </w:rPr>
        <w:t xml:space="preserve"> </w:t>
      </w:r>
      <w:r w:rsidR="007D462B" w:rsidRPr="00A10336">
        <w:rPr>
          <w:rStyle w:val="30"/>
          <w:rFonts w:hint="cs"/>
          <w:rtl/>
        </w:rPr>
        <w:t>-</w:t>
      </w:r>
      <w:r w:rsidR="00E659CA">
        <w:rPr>
          <w:rStyle w:val="30"/>
          <w:rFonts w:hint="cs"/>
          <w:rtl/>
        </w:rPr>
        <w:t xml:space="preserve"> </w:t>
      </w:r>
      <w:r w:rsidRPr="00A10336">
        <w:rPr>
          <w:rStyle w:val="30"/>
          <w:rtl/>
        </w:rPr>
        <w:t xml:space="preserve">סיפא </w:t>
      </w:r>
      <w:r w:rsidRPr="000528DA">
        <w:rPr>
          <w:rtl/>
        </w:rPr>
        <w:t>ודאי פליגא אמתניתין.</w:t>
      </w:r>
      <w:r w:rsidRPr="000528DA">
        <w:rPr>
          <w:rFonts w:hint="cs"/>
          <w:rtl/>
        </w:rPr>
        <w:t xml:space="preserve"> </w:t>
      </w:r>
    </w:p>
    <w:p w14:paraId="6B606C72" w14:textId="351D4C61" w:rsidR="00D62FA4" w:rsidRPr="000528DA" w:rsidRDefault="00D62FA4" w:rsidP="000528DA">
      <w:pPr>
        <w:rPr>
          <w:rtl/>
        </w:rPr>
      </w:pPr>
      <w:bookmarkStart w:id="8" w:name="_Toc193635544"/>
      <w:bookmarkStart w:id="9" w:name="_Toc216184157"/>
      <w:r w:rsidRPr="00A10336">
        <w:rPr>
          <w:rStyle w:val="30"/>
          <w:rtl/>
        </w:rPr>
        <w:t>רישא</w:t>
      </w:r>
      <w:bookmarkEnd w:id="8"/>
      <w:bookmarkEnd w:id="9"/>
      <w:r w:rsidRPr="000528DA">
        <w:rPr>
          <w:rFonts w:hint="cs"/>
          <w:sz w:val="20"/>
          <w:rtl/>
        </w:rPr>
        <w:t xml:space="preserve"> ס</w:t>
      </w:r>
      <w:r w:rsidRPr="000528DA">
        <w:rPr>
          <w:sz w:val="20"/>
          <w:rtl/>
        </w:rPr>
        <w:t>"</w:t>
      </w:r>
      <w:r w:rsidRPr="000528DA">
        <w:rPr>
          <w:rFonts w:hint="cs"/>
          <w:sz w:val="20"/>
          <w:rtl/>
        </w:rPr>
        <w:t xml:space="preserve">ד דלא </w:t>
      </w:r>
      <w:r w:rsidR="00A72708" w:rsidRPr="000528DA">
        <w:rPr>
          <w:sz w:val="20"/>
          <w:rtl/>
        </w:rPr>
        <w:t>חלקו</w:t>
      </w:r>
      <w:r w:rsidR="002104DD" w:rsidRPr="000528DA">
        <w:rPr>
          <w:sz w:val="20"/>
          <w:rtl/>
        </w:rPr>
        <w:t xml:space="preserve"> </w:t>
      </w:r>
      <w:r w:rsidRPr="000528DA">
        <w:rPr>
          <w:rFonts w:hint="cs"/>
          <w:rtl/>
        </w:rPr>
        <w:t>ד</w:t>
      </w:r>
      <w:r w:rsidRPr="000528DA">
        <w:rPr>
          <w:rtl/>
        </w:rPr>
        <w:t xml:space="preserve">עני וכהן </w:t>
      </w:r>
      <w:r w:rsidRPr="000528DA">
        <w:rPr>
          <w:rFonts w:hint="cs"/>
          <w:rtl/>
        </w:rPr>
        <w:t xml:space="preserve">שיעור </w:t>
      </w:r>
      <w:r w:rsidR="00471D3F" w:rsidRPr="000528DA">
        <w:rPr>
          <w:rFonts w:hint="cs"/>
          <w:rtl/>
        </w:rPr>
        <w:t>א</w:t>
      </w:r>
      <w:r w:rsidRPr="000528DA">
        <w:rPr>
          <w:rFonts w:hint="cs"/>
          <w:rtl/>
        </w:rPr>
        <w:t>חד</w:t>
      </w:r>
      <w:r w:rsidRPr="000528DA">
        <w:rPr>
          <w:rFonts w:hint="cs"/>
          <w:sz w:val="20"/>
          <w:rtl/>
        </w:rPr>
        <w:t xml:space="preserve"> </w:t>
      </w:r>
      <w:r w:rsidRPr="000528DA">
        <w:rPr>
          <w:rStyle w:val="affffff7"/>
          <w:rFonts w:hint="cs"/>
          <w:rtl/>
        </w:rPr>
        <w:t>[ולמסקנא אינו שיעור אחד</w:t>
      </w:r>
      <w:r w:rsidR="00471D3F" w:rsidRPr="000528DA">
        <w:rPr>
          <w:rStyle w:val="affffff7"/>
          <w:rFonts w:hint="cs"/>
          <w:rtl/>
        </w:rPr>
        <w:t>]</w:t>
      </w:r>
      <w:r w:rsidRPr="000528DA">
        <w:rPr>
          <w:rStyle w:val="affffff6"/>
          <w:rFonts w:hint="cs"/>
          <w:spacing w:val="0"/>
          <w:rtl/>
        </w:rPr>
        <w:t xml:space="preserve"> </w:t>
      </w:r>
    </w:p>
    <w:p w14:paraId="401E93FF" w14:textId="5CE5DC20" w:rsidR="00A24328" w:rsidRPr="009A59D1" w:rsidRDefault="00D62FA4" w:rsidP="009A59D1">
      <w:pPr>
        <w:pStyle w:val="38"/>
        <w:framePr w:wrap="notBeside"/>
        <w:rPr>
          <w:rtl/>
        </w:rPr>
      </w:pPr>
      <w:r w:rsidRPr="009A59D1">
        <w:rPr>
          <w:rFonts w:hint="cs"/>
          <w:rtl/>
        </w:rPr>
        <w:t>והך</w:t>
      </w:r>
      <w:r w:rsidR="00A24328" w:rsidRPr="009A59D1">
        <w:rPr>
          <w:rtl/>
        </w:rPr>
        <w:t>:</w:t>
      </w:r>
    </w:p>
    <w:p w14:paraId="6D2D313F" w14:textId="35816579" w:rsidR="00222A59" w:rsidRPr="000528DA" w:rsidRDefault="00D62FA4" w:rsidP="000528DA">
      <w:pPr>
        <w:rPr>
          <w:rtl/>
        </w:rPr>
      </w:pPr>
      <w:r w:rsidRPr="000528DA">
        <w:rPr>
          <w:rFonts w:ascii="Fb Fontext" w:hAnsi="Fb Fontext" w:hint="cs"/>
          <w:rtl/>
        </w:rPr>
        <w:t>ד</w:t>
      </w:r>
      <w:r>
        <w:rPr>
          <w:rFonts w:ascii="Fb Fontext" w:hAnsi="Fb Fontext"/>
          <w:rtl/>
        </w:rPr>
        <w:t xml:space="preserve">מאימתי מתחילין לקרות </w:t>
      </w:r>
      <w:r>
        <w:rPr>
          <w:rStyle w:val="afffff9"/>
          <w:rFonts w:ascii="Fb Fontext" w:hAnsi="Fb Fontext"/>
          <w:rtl/>
          <w:rPrChange w:id="9001" w:author="מנוע אמוראים" w:date="2026-10-05T16:40:51Z">
            <w:rPr>
              <w:rFonts w:ascii="Fb Fontext" w:hAnsi="Fb Fontext"/>
              <w:rtl/>
            </w:rPr>
          </w:rPrChange>
        </w:rPr>
        <w:t xml:space="preserve">קר"</w:t>
      </w:r>
      <w:r>
        <w:rPr>
          <w:rStyle w:val="afffff9"/>
          <w:rFonts w:ascii="Fb Fontext" w:hAnsi="Fb Fontext" w:hint="cs"/>
          <w:rtl/>
          <w:rPrChange w:id="9002" w:author="מנוע אמוראים" w:date="2026-10-05T16:40:51Z">
            <w:rPr>
              <w:rFonts w:ascii="Fb Fontext" w:hAnsi="Fb Fontext" w:hint="cs"/>
              <w:rtl/>
            </w:rPr>
          </w:rPrChange>
        </w:rPr>
        <w:t xml:space="preserve">ש</w:t>
      </w:r>
      <w:r>
        <w:rPr>
          <w:rFonts w:ascii="Fb Fontext" w:hAnsi="Fb Fontext" w:hint="cs"/>
          <w:rtl/>
        </w:rPr>
        <w:t xml:space="preserve"> </w:t>
      </w:r>
      <w:r w:rsidR="002E4668" w:rsidRPr="000528DA">
        <w:rPr>
          <w:rFonts w:ascii="Fb Fontext" w:hAnsi="Fb Fontext"/>
          <w:rtl/>
        </w:rPr>
        <w:t>בערבית</w:t>
      </w:r>
      <w:r w:rsidR="000F41B9" w:rsidRPr="000528DA">
        <w:rPr>
          <w:rFonts w:ascii="Fb Fontext" w:hAnsi="Fb Fontext" w:hint="cs"/>
          <w:rtl/>
        </w:rPr>
        <w:t>.</w:t>
      </w:r>
      <w:r w:rsidRPr="000528DA">
        <w:rPr>
          <w:rFonts w:ascii="Fb Fontext" w:hAnsi="Fb Fontext"/>
          <w:rtl/>
        </w:rPr>
        <w:t xml:space="preserve"> </w:t>
      </w:r>
    </w:p>
    <w:p w14:paraId="26A5EB3D" w14:textId="5802275B" w:rsidR="00A24328" w:rsidRDefault="00D62FA4" w:rsidP="009A59D1">
      <w:pPr>
        <w:pStyle w:val="38"/>
        <w:framePr w:wrap="notBeside"/>
        <w:rPr>
          <w:rtl/>
        </w:rPr>
      </w:pPr>
      <w:r w:rsidRPr="00660D7A">
        <w:rPr>
          <w:rFonts w:hint="cs"/>
          <w:rtl/>
        </w:rPr>
        <w:t>לר</w:t>
      </w:r>
      <w:r w:rsidRPr="00660D7A">
        <w:rPr>
          <w:rtl/>
        </w:rPr>
        <w:t>"</w:t>
      </w:r>
      <w:r w:rsidRPr="00660D7A">
        <w:rPr>
          <w:rFonts w:hint="cs"/>
          <w:rtl/>
        </w:rPr>
        <w:t>מ</w:t>
      </w:r>
      <w:r w:rsidR="00A24328">
        <w:rPr>
          <w:rFonts w:hint="cs"/>
          <w:rtl/>
        </w:rPr>
        <w:t>:</w:t>
      </w:r>
    </w:p>
    <w:p w14:paraId="79C72403" w14:textId="70206A96" w:rsidR="00222A59" w:rsidRPr="000528DA" w:rsidRDefault="00D62FA4" w:rsidP="000528DA">
      <w:pPr>
        <w:rPr>
          <w:rtl/>
        </w:rPr>
      </w:pPr>
      <w:r>
        <w:rPr>
          <w:rFonts w:ascii="Fb Fontext" w:hAnsi="Fb Fontext"/>
          <w:rtl/>
        </w:rPr>
        <w:t xml:space="preserve">משעה שבני אדם נכנסין לאכול פתן </w:t>
      </w:r>
      <w:r>
        <w:rPr>
          <w:rStyle w:val="afffff9"/>
          <w:rFonts w:ascii="Fb Fontext" w:hAnsi="Fb Fontext"/>
          <w:rtl/>
          <w:rPrChange w:id="9003" w:author="מנוע אמוראים" w:date="2026-10-05T16:40:51Z">
            <w:rPr>
              <w:rFonts w:ascii="Fb Fontext" w:hAnsi="Fb Fontext"/>
              <w:rtl/>
            </w:rPr>
          </w:rPrChange>
        </w:rPr>
        <w:t xml:space="preserve">בער"</w:t>
      </w:r>
      <w:r>
        <w:rPr>
          <w:rStyle w:val="afffff9"/>
          <w:rFonts w:ascii="Fb Fontext" w:hAnsi="Fb Fontext" w:hint="cs"/>
          <w:rtl/>
          <w:rPrChange w:id="9004" w:author="מנוע אמוראים" w:date="2026-10-05T16:40:51Z">
            <w:rPr>
              <w:rFonts w:ascii="Fb Fontext" w:hAnsi="Fb Fontext" w:hint="cs"/>
              <w:rtl/>
            </w:rPr>
          </w:rPrChange>
        </w:rPr>
        <w:t xml:space="preserve">ש</w:t>
      </w:r>
      <w:r>
        <w:rPr>
          <w:rFonts w:ascii="Fb Fontext" w:hAnsi="Fb Fontext" w:hint="cs"/>
          <w:rtl/>
        </w:rPr>
        <w:t xml:space="preserve">.</w:t>
      </w:r>
      <w:r w:rsidR="00471D3F" w:rsidRPr="000528DA">
        <w:rPr>
          <w:rFonts w:hint="cs"/>
          <w:rtl/>
        </w:rPr>
        <w:t xml:space="preserve"> </w:t>
      </w:r>
    </w:p>
    <w:p w14:paraId="5E74BDD9" w14:textId="2EF94E77" w:rsidR="00A24328" w:rsidRDefault="00D62FA4" w:rsidP="009A59D1">
      <w:pPr>
        <w:pStyle w:val="38"/>
        <w:framePr w:wrap="notBeside"/>
        <w:rPr>
          <w:rtl/>
        </w:rPr>
      </w:pPr>
      <w:r w:rsidRPr="00660D7A">
        <w:rPr>
          <w:rtl/>
        </w:rPr>
        <w:t>וחכ"</w:t>
      </w:r>
      <w:r w:rsidRPr="00660D7A">
        <w:rPr>
          <w:rFonts w:hint="cs"/>
          <w:rtl/>
        </w:rPr>
        <w:t>א</w:t>
      </w:r>
      <w:r w:rsidR="00A24328">
        <w:rPr>
          <w:rtl/>
        </w:rPr>
        <w:t>:</w:t>
      </w:r>
    </w:p>
    <w:p w14:paraId="67BD771B" w14:textId="463E489E" w:rsidR="00222A59" w:rsidRPr="000528DA" w:rsidRDefault="00D62FA4" w:rsidP="000528DA">
      <w:pPr>
        <w:rPr>
          <w:rtl/>
        </w:rPr>
      </w:pPr>
      <w:r w:rsidRPr="000528DA">
        <w:rPr>
          <w:rtl/>
        </w:rPr>
        <w:t xml:space="preserve">משעה שהכהנים </w:t>
      </w:r>
      <w:r w:rsidRPr="00A10336">
        <w:rPr>
          <w:rStyle w:val="30"/>
          <w:rtl/>
        </w:rPr>
        <w:t>זכאין</w:t>
      </w:r>
      <w:r w:rsidRPr="000528DA">
        <w:rPr>
          <w:rtl/>
        </w:rPr>
        <w:t xml:space="preserve"> לאכול בתרומתן, </w:t>
      </w:r>
    </w:p>
    <w:p w14:paraId="6A8F35ED" w14:textId="77777777" w:rsidR="00222A59" w:rsidRPr="000528DA" w:rsidRDefault="00D62FA4" w:rsidP="000528DA">
      <w:pPr>
        <w:rPr>
          <w:rtl/>
        </w:rPr>
      </w:pPr>
      <w:bookmarkStart w:id="10" w:name="_Toc193635545"/>
      <w:bookmarkStart w:id="11" w:name="_Toc216184158"/>
      <w:r w:rsidRPr="00A10336">
        <w:rPr>
          <w:rStyle w:val="30"/>
          <w:rtl/>
        </w:rPr>
        <w:t>סימן לדבר</w:t>
      </w:r>
      <w:bookmarkEnd w:id="10"/>
      <w:bookmarkEnd w:id="11"/>
      <w:r w:rsidRPr="000528DA">
        <w:rPr>
          <w:rtl/>
        </w:rPr>
        <w:t xml:space="preserve"> צאת הכוכבים.</w:t>
      </w:r>
      <w:r w:rsidR="00471D3F" w:rsidRPr="000528DA">
        <w:rPr>
          <w:rFonts w:hint="cs"/>
          <w:rtl/>
        </w:rPr>
        <w:t xml:space="preserve"> </w:t>
      </w:r>
    </w:p>
    <w:p w14:paraId="1B473629" w14:textId="63BC1A21" w:rsidR="00D62FA4" w:rsidRPr="000528DA" w:rsidRDefault="00D62FA4" w:rsidP="000528DA">
      <w:pPr>
        <w:rPr>
          <w:rtl/>
        </w:rPr>
      </w:pPr>
      <w:bookmarkStart w:id="12" w:name="_Toc193635546"/>
      <w:bookmarkStart w:id="13" w:name="_Toc216184159"/>
      <w:r w:rsidRPr="00A10336">
        <w:rPr>
          <w:rStyle w:val="30"/>
          <w:rtl/>
        </w:rPr>
        <w:t>זכר לדבר</w:t>
      </w:r>
      <w:bookmarkEnd w:id="12"/>
      <w:bookmarkEnd w:id="13"/>
      <w:r w:rsidR="00E659CA">
        <w:rPr>
          <w:rStyle w:val="30"/>
          <w:rFonts w:hint="cs"/>
          <w:rtl/>
        </w:rPr>
        <w:t xml:space="preserve"> </w:t>
      </w:r>
      <w:r w:rsidRPr="00F95182">
        <w:rPr>
          <w:rStyle w:val="ad"/>
          <w:rtl/>
        </w:rPr>
        <w:t>מעלות השחר עד צא</w:t>
      </w:r>
      <w:r w:rsidRPr="00F95182">
        <w:rPr>
          <w:rStyle w:val="ad"/>
          <w:rFonts w:hint="cs"/>
          <w:rtl/>
        </w:rPr>
        <w:t>ה</w:t>
      </w:r>
      <w:r w:rsidRPr="00F95182">
        <w:rPr>
          <w:rStyle w:val="ad"/>
          <w:rtl/>
        </w:rPr>
        <w:t>"</w:t>
      </w:r>
      <w:r w:rsidRPr="00F95182">
        <w:rPr>
          <w:rStyle w:val="ad"/>
          <w:rFonts w:hint="cs"/>
          <w:rtl/>
        </w:rPr>
        <w:t>כ'</w:t>
      </w:r>
      <w:r w:rsidR="00471D3F" w:rsidRPr="000528DA">
        <w:rPr>
          <w:rFonts w:hint="cs"/>
          <w:rtl/>
        </w:rPr>
        <w:t xml:space="preserve"> </w:t>
      </w:r>
      <w:r w:rsidRPr="00E34F28">
        <w:rPr>
          <w:rStyle w:val="afffff9"/>
          <w:rtl/>
        </w:rPr>
        <w:t xml:space="preserve">ואומר </w:t>
      </w:r>
      <w:r w:rsidRPr="00F95182">
        <w:rPr>
          <w:rStyle w:val="ad"/>
          <w:rFonts w:hint="cs"/>
          <w:rtl/>
        </w:rPr>
        <w:t>'</w:t>
      </w:r>
      <w:r w:rsidRPr="00F95182">
        <w:rPr>
          <w:rStyle w:val="ad"/>
          <w:rtl/>
        </w:rPr>
        <w:t>הלילה משמר והיום מלאכה</w:t>
      </w:r>
      <w:r w:rsidRPr="00F95182">
        <w:rPr>
          <w:rStyle w:val="ad"/>
          <w:rFonts w:hint="cs"/>
          <w:rtl/>
        </w:rPr>
        <w:t>'</w:t>
      </w:r>
      <w:r w:rsidRPr="00F95182">
        <w:rPr>
          <w:rStyle w:val="ad"/>
          <w:rtl/>
        </w:rPr>
        <w:t>.</w:t>
      </w:r>
    </w:p>
    <w:p w14:paraId="091C65FA" w14:textId="3298104A" w:rsidR="00672862" w:rsidRPr="000528DA" w:rsidRDefault="00D62FA4" w:rsidP="00C93D88">
      <w:pPr>
        <w:rPr>
          <w:rtl/>
        </w:rPr>
      </w:pPr>
      <w:r w:rsidRPr="000528DA">
        <w:rPr>
          <w:rFonts w:hint="cs"/>
          <w:rtl/>
        </w:rPr>
        <w:t>ובהכרח ד</w:t>
      </w:r>
      <w:r w:rsidRPr="000528DA">
        <w:rPr>
          <w:rtl/>
        </w:rPr>
        <w:t xml:space="preserve">עני </w:t>
      </w:r>
      <w:r w:rsidR="00471D3F" w:rsidRPr="000528DA">
        <w:rPr>
          <w:rFonts w:hint="cs"/>
          <w:rtl/>
        </w:rPr>
        <w:t>וכהן ב' שיעורין</w:t>
      </w:r>
      <w:r w:rsidR="00672862" w:rsidRPr="000528DA">
        <w:rPr>
          <w:rFonts w:hint="cs"/>
          <w:rtl/>
        </w:rPr>
        <w:t>.</w:t>
      </w:r>
    </w:p>
    <w:p w14:paraId="13F7D573" w14:textId="6F0475C9" w:rsidR="00A24328" w:rsidRDefault="00F95182" w:rsidP="009A59D1">
      <w:pPr>
        <w:pStyle w:val="38"/>
        <w:framePr w:wrap="notBeside"/>
        <w:rPr>
          <w:rtl/>
        </w:rPr>
      </w:pPr>
      <w:r>
        <w:rPr>
          <w:rFonts w:hint="cs"/>
          <w:rtl/>
        </w:rPr>
        <w:t>-</w:t>
      </w:r>
    </w:p>
    <w:p w14:paraId="077FAD05" w14:textId="3FA40F9D" w:rsidR="00222A59" w:rsidRPr="000528DA" w:rsidRDefault="00471D3F" w:rsidP="000528DA">
      <w:pPr>
        <w:rPr>
          <w:rtl/>
        </w:rPr>
      </w:pPr>
      <w:r w:rsidRPr="000528DA">
        <w:rPr>
          <w:rFonts w:hint="cs"/>
          <w:rtl/>
        </w:rPr>
        <w:t>ד</w:t>
      </w:r>
      <w:r w:rsidR="00D62FA4" w:rsidRPr="000528DA">
        <w:rPr>
          <w:rtl/>
        </w:rPr>
        <w:t>מאימתי מתחילין לקרות שמע בערבי</w:t>
      </w:r>
      <w:r w:rsidRPr="000528DA">
        <w:rPr>
          <w:rFonts w:hint="cs"/>
          <w:rtl/>
        </w:rPr>
        <w:t xml:space="preserve">ת </w:t>
      </w:r>
    </w:p>
    <w:p w14:paraId="7ABCF773" w14:textId="2355AE4D" w:rsidR="00A24328" w:rsidRDefault="00D62FA4" w:rsidP="009A59D1">
      <w:pPr>
        <w:pStyle w:val="38"/>
        <w:framePr w:wrap="notBeside"/>
        <w:rPr>
          <w:rtl/>
        </w:rPr>
      </w:pPr>
      <w:r w:rsidRPr="00660D7A">
        <w:rPr>
          <w:rFonts w:hint="cs"/>
          <w:rtl/>
        </w:rPr>
        <w:lastRenderedPageBreak/>
        <w:t>ר</w:t>
      </w:r>
      <w:r w:rsidRPr="00660D7A">
        <w:rPr>
          <w:rtl/>
        </w:rPr>
        <w:t>"</w:t>
      </w:r>
      <w:r w:rsidRPr="00660D7A">
        <w:rPr>
          <w:rFonts w:hint="cs"/>
          <w:rtl/>
        </w:rPr>
        <w:t>א</w:t>
      </w:r>
      <w:r w:rsidR="00A24328">
        <w:rPr>
          <w:rFonts w:hint="cs"/>
          <w:rtl/>
        </w:rPr>
        <w:t>:</w:t>
      </w:r>
    </w:p>
    <w:p w14:paraId="481D501D" w14:textId="25C46755" w:rsidR="007D462B" w:rsidRPr="000528DA" w:rsidRDefault="00471D3F" w:rsidP="000528DA">
      <w:pPr>
        <w:rPr>
          <w:rtl/>
        </w:rPr>
      </w:pPr>
      <w:r w:rsidRPr="000528DA">
        <w:rPr>
          <w:rtl/>
        </w:rPr>
        <w:t>מ</w:t>
      </w:r>
      <w:r w:rsidR="00D62FA4" w:rsidRPr="000528DA">
        <w:rPr>
          <w:rtl/>
        </w:rPr>
        <w:t>שקדש</w:t>
      </w:r>
      <w:r w:rsidR="00D62FA4" w:rsidRPr="00A10336">
        <w:rPr>
          <w:rStyle w:val="30"/>
          <w:rtl/>
        </w:rPr>
        <w:t xml:space="preserve"> היום</w:t>
      </w:r>
      <w:r w:rsidR="00D62FA4" w:rsidRPr="000528DA">
        <w:rPr>
          <w:rtl/>
        </w:rPr>
        <w:t xml:space="preserve"> בע</w:t>
      </w:r>
      <w:r w:rsidRPr="000528DA">
        <w:rPr>
          <w:rFonts w:hint="cs"/>
          <w:rtl/>
        </w:rPr>
        <w:t>"ש</w:t>
      </w:r>
      <w:r w:rsidR="00D62FA4" w:rsidRPr="000528DA">
        <w:rPr>
          <w:rFonts w:hint="cs"/>
          <w:rtl/>
        </w:rPr>
        <w:t>.</w:t>
      </w:r>
      <w:r w:rsidRPr="00A10336">
        <w:rPr>
          <w:rStyle w:val="30"/>
          <w:rFonts w:hint="cs"/>
          <w:rtl/>
        </w:rPr>
        <w:t xml:space="preserve"> </w:t>
      </w:r>
    </w:p>
    <w:p w14:paraId="1B191366" w14:textId="62789D9D" w:rsidR="00A24328" w:rsidRDefault="00471D3F" w:rsidP="009A59D1">
      <w:pPr>
        <w:pStyle w:val="38"/>
        <w:framePr w:wrap="notBeside"/>
        <w:rPr>
          <w:rtl/>
        </w:rPr>
      </w:pPr>
      <w:r w:rsidRPr="00660D7A">
        <w:rPr>
          <w:rtl/>
        </w:rPr>
        <w:t>ר</w:t>
      </w:r>
      <w:r w:rsidRPr="00660D7A">
        <w:rPr>
          <w:rFonts w:hint="cs"/>
          <w:rtl/>
        </w:rPr>
        <w:t>י"ה</w:t>
      </w:r>
      <w:r w:rsidR="00A24328">
        <w:rPr>
          <w:rtl/>
        </w:rPr>
        <w:t>:</w:t>
      </w:r>
    </w:p>
    <w:p w14:paraId="27974453" w14:textId="3E6DF33C" w:rsidR="00222A59" w:rsidRPr="000528DA" w:rsidRDefault="00D62FA4" w:rsidP="000528DA">
      <w:pPr>
        <w:rPr>
          <w:rtl/>
        </w:rPr>
      </w:pPr>
      <w:r w:rsidRPr="000528DA">
        <w:rPr>
          <w:rtl/>
        </w:rPr>
        <w:t xml:space="preserve">משעה שהכהנים </w:t>
      </w:r>
      <w:r w:rsidRPr="00A10336">
        <w:rPr>
          <w:rStyle w:val="30"/>
          <w:rtl/>
        </w:rPr>
        <w:t>מטוהרים</w:t>
      </w:r>
      <w:r w:rsidRPr="000528DA">
        <w:rPr>
          <w:rtl/>
        </w:rPr>
        <w:t xml:space="preserve"> לאכול בתרומתן.</w:t>
      </w:r>
      <w:r w:rsidR="00471D3F" w:rsidRPr="000528DA">
        <w:rPr>
          <w:rFonts w:hint="cs"/>
          <w:rtl/>
        </w:rPr>
        <w:t xml:space="preserve"> </w:t>
      </w:r>
    </w:p>
    <w:p w14:paraId="1586E642" w14:textId="5FCB2AD1" w:rsidR="00A24328" w:rsidRDefault="00D62FA4" w:rsidP="009A59D1">
      <w:pPr>
        <w:pStyle w:val="38"/>
        <w:framePr w:wrap="notBeside"/>
        <w:rPr>
          <w:rtl/>
        </w:rPr>
      </w:pPr>
      <w:r w:rsidRPr="00660D7A">
        <w:rPr>
          <w:rFonts w:hint="cs"/>
          <w:rtl/>
        </w:rPr>
        <w:t>ל</w:t>
      </w:r>
      <w:r w:rsidR="00471D3F" w:rsidRPr="00660D7A">
        <w:rPr>
          <w:rtl/>
        </w:rPr>
        <w:t>ר"מ</w:t>
      </w:r>
      <w:r w:rsidR="00A24328">
        <w:rPr>
          <w:rtl/>
        </w:rPr>
        <w:t>:</w:t>
      </w:r>
    </w:p>
    <w:p w14:paraId="7124EB2F" w14:textId="2C09F849" w:rsidR="00222A59" w:rsidRPr="000528DA" w:rsidRDefault="00471D3F" w:rsidP="000528DA">
      <w:pPr>
        <w:rPr>
          <w:rtl/>
        </w:rPr>
      </w:pPr>
      <w:r w:rsidRPr="000528DA">
        <w:rPr>
          <w:rFonts w:hint="cs"/>
          <w:rtl/>
        </w:rPr>
        <w:t>מ</w:t>
      </w:r>
      <w:r w:rsidR="00D62FA4" w:rsidRPr="000528DA">
        <w:rPr>
          <w:rtl/>
        </w:rPr>
        <w:t>שעה</w:t>
      </w:r>
      <w:r w:rsidRPr="000528DA">
        <w:rPr>
          <w:rFonts w:hint="cs"/>
          <w:rtl/>
        </w:rPr>
        <w:t xml:space="preserve"> </w:t>
      </w:r>
      <w:r w:rsidR="00D62FA4" w:rsidRPr="000528DA">
        <w:rPr>
          <w:rtl/>
        </w:rPr>
        <w:t xml:space="preserve">שהכהנים </w:t>
      </w:r>
      <w:r w:rsidR="00D62FA4" w:rsidRPr="00A10336">
        <w:rPr>
          <w:rStyle w:val="30"/>
          <w:rtl/>
        </w:rPr>
        <w:t>טובלין</w:t>
      </w:r>
      <w:r w:rsidR="00D62FA4" w:rsidRPr="000528DA">
        <w:rPr>
          <w:rtl/>
        </w:rPr>
        <w:t xml:space="preserve"> לאכול בתרומתן.</w:t>
      </w:r>
      <w:r w:rsidRPr="00A10336">
        <w:rPr>
          <w:rStyle w:val="30"/>
          <w:rFonts w:hint="cs"/>
          <w:rtl/>
        </w:rPr>
        <w:t xml:space="preserve"> </w:t>
      </w:r>
    </w:p>
    <w:p w14:paraId="66CBB56C" w14:textId="17341ACE" w:rsidR="00A24328" w:rsidRDefault="00471D3F" w:rsidP="009A59D1">
      <w:pPr>
        <w:pStyle w:val="38"/>
        <w:framePr w:wrap="notBeside"/>
        <w:rPr>
          <w:rtl/>
        </w:rPr>
      </w:pPr>
      <w:r w:rsidRPr="00660D7A">
        <w:rPr>
          <w:rFonts w:hint="cs"/>
          <w:rtl/>
        </w:rPr>
        <w:t>ר"י</w:t>
      </w:r>
      <w:r w:rsidR="00A24328">
        <w:rPr>
          <w:rFonts w:hint="cs"/>
          <w:rtl/>
        </w:rPr>
        <w:t>:</w:t>
      </w:r>
    </w:p>
    <w:p w14:paraId="305F4B68" w14:textId="733C2E5E" w:rsidR="00BA3D05" w:rsidRPr="000528DA" w:rsidRDefault="00D62FA4" w:rsidP="000528DA">
      <w:pPr>
        <w:rPr>
          <w:rtl/>
        </w:rPr>
      </w:pPr>
      <w:r w:rsidRPr="000528DA">
        <w:rPr>
          <w:rtl/>
        </w:rPr>
        <w:t>הלא כהנים מבע</w:t>
      </w:r>
      <w:r w:rsidR="00471D3F" w:rsidRPr="000528DA">
        <w:rPr>
          <w:rFonts w:hint="cs"/>
          <w:rtl/>
        </w:rPr>
        <w:t xml:space="preserve">"י </w:t>
      </w:r>
      <w:r w:rsidRPr="000528DA">
        <w:rPr>
          <w:rtl/>
        </w:rPr>
        <w:t>טובלים!</w:t>
      </w:r>
      <w:r w:rsidR="00471D3F" w:rsidRPr="00A10336">
        <w:rPr>
          <w:rStyle w:val="30"/>
          <w:rFonts w:hint="cs"/>
          <w:rtl/>
        </w:rPr>
        <w:t xml:space="preserve"> </w:t>
      </w:r>
    </w:p>
    <w:p w14:paraId="6AB4BEDD" w14:textId="060C8A3D" w:rsidR="00A24328" w:rsidRDefault="00D62FA4" w:rsidP="009A59D1">
      <w:pPr>
        <w:pStyle w:val="38"/>
        <w:framePr w:wrap="notBeside"/>
        <w:rPr>
          <w:rtl/>
        </w:rPr>
      </w:pPr>
      <w:r w:rsidRPr="00660D7A">
        <w:rPr>
          <w:rFonts w:hint="cs"/>
          <w:rtl/>
        </w:rPr>
        <w:t>ר</w:t>
      </w:r>
      <w:r w:rsidRPr="00660D7A">
        <w:rPr>
          <w:rtl/>
        </w:rPr>
        <w:t>"</w:t>
      </w:r>
      <w:r w:rsidRPr="00660D7A">
        <w:rPr>
          <w:rFonts w:hint="cs"/>
          <w:rtl/>
        </w:rPr>
        <w:t>ח</w:t>
      </w:r>
      <w:r w:rsidR="00A24328">
        <w:rPr>
          <w:rtl/>
        </w:rPr>
        <w:t>:</w:t>
      </w:r>
    </w:p>
    <w:p w14:paraId="52DCACD2" w14:textId="2FFBD204" w:rsidR="007D462B" w:rsidRPr="000528DA" w:rsidRDefault="00D62FA4" w:rsidP="000528DA">
      <w:pPr>
        <w:rPr>
          <w:rtl/>
        </w:rPr>
      </w:pPr>
      <w:r w:rsidRPr="000528DA">
        <w:rPr>
          <w:rtl/>
        </w:rPr>
        <w:t xml:space="preserve">משעה </w:t>
      </w:r>
      <w:r w:rsidRPr="00A10336">
        <w:rPr>
          <w:rStyle w:val="30"/>
          <w:rtl/>
        </w:rPr>
        <w:t>שעני נכנס לאכול פתו</w:t>
      </w:r>
      <w:r w:rsidRPr="000528DA">
        <w:rPr>
          <w:rtl/>
        </w:rPr>
        <w:t xml:space="preserve"> במלח.</w:t>
      </w:r>
      <w:r w:rsidR="00471D3F" w:rsidRPr="000528DA">
        <w:rPr>
          <w:rFonts w:hint="cs"/>
          <w:rtl/>
        </w:rPr>
        <w:t xml:space="preserve"> </w:t>
      </w:r>
    </w:p>
    <w:p w14:paraId="4B393B77" w14:textId="28FAA567" w:rsidR="00A24328" w:rsidRDefault="00471D3F" w:rsidP="009A59D1">
      <w:pPr>
        <w:pStyle w:val="38"/>
        <w:framePr w:wrap="notBeside"/>
        <w:rPr>
          <w:rtl/>
        </w:rPr>
      </w:pPr>
      <w:r w:rsidRPr="00660D7A">
        <w:rPr>
          <w:rFonts w:hint="cs"/>
          <w:rtl/>
        </w:rPr>
        <w:t>ר</w:t>
      </w:r>
      <w:r w:rsidR="000F41B9" w:rsidRPr="00660D7A">
        <w:rPr>
          <w:rFonts w:hint="cs"/>
          <w:rtl/>
        </w:rPr>
        <w:t>' אחאי</w:t>
      </w:r>
      <w:r w:rsidR="00A24328">
        <w:rPr>
          <w:rFonts w:hint="cs"/>
          <w:rtl/>
        </w:rPr>
        <w:t>:</w:t>
      </w:r>
    </w:p>
    <w:p w14:paraId="76DEDE89" w14:textId="330B1534" w:rsidR="007D462B" w:rsidRPr="000528DA" w:rsidRDefault="00D62FA4" w:rsidP="000528DA">
      <w:pPr>
        <w:rPr>
          <w:rtl/>
        </w:rPr>
      </w:pPr>
      <w:r w:rsidRPr="000528DA">
        <w:rPr>
          <w:rtl/>
        </w:rPr>
        <w:t xml:space="preserve">משעה </w:t>
      </w:r>
      <w:r w:rsidRPr="00A10336">
        <w:rPr>
          <w:rStyle w:val="30"/>
          <w:rtl/>
        </w:rPr>
        <w:t>שרוב בני אדם נכנסין להסב.</w:t>
      </w:r>
      <w:r w:rsidR="00471D3F" w:rsidRPr="000528DA">
        <w:rPr>
          <w:rFonts w:hint="cs"/>
          <w:rtl/>
        </w:rPr>
        <w:t xml:space="preserve"> </w:t>
      </w:r>
    </w:p>
    <w:p w14:paraId="5F0C1D56" w14:textId="77777777" w:rsidR="007D462B" w:rsidRPr="000528DA" w:rsidRDefault="00D62FA4" w:rsidP="000528DA">
      <w:pPr>
        <w:rPr>
          <w:rtl/>
        </w:rPr>
      </w:pPr>
      <w:r w:rsidRPr="000528DA">
        <w:rPr>
          <w:rFonts w:ascii="Fb Fontext" w:hAnsi="Fb Fontext"/>
          <w:rtl/>
        </w:rPr>
        <w:t xml:space="preserve">ואי </w:t>
      </w:r>
      <w:r w:rsidR="00471D3F" w:rsidRPr="000528DA">
        <w:rPr>
          <w:rFonts w:ascii="Fb Fontext" w:hAnsi="Fb Fontext"/>
          <w:rtl/>
        </w:rPr>
        <w:t>עני וכהן חד שעור</w:t>
      </w:r>
      <w:r w:rsidRPr="000528DA">
        <w:rPr>
          <w:rFonts w:ascii="Fb Fontext" w:hAnsi="Fb Fontext"/>
          <w:rtl/>
        </w:rPr>
        <w:t xml:space="preserve"> הוא </w:t>
      </w:r>
      <w:r w:rsidRPr="000528DA">
        <w:rPr>
          <w:rFonts w:ascii="Fb Fontext" w:hAnsi="Fb Fontext" w:hint="cs"/>
          <w:rtl/>
        </w:rPr>
        <w:t>-</w:t>
      </w:r>
      <w:r w:rsidRPr="00E34F28">
        <w:rPr>
          <w:rStyle w:val="afffff9"/>
          <w:rtl/>
        </w:rPr>
        <w:t>ר"</w:t>
      </w:r>
      <w:r w:rsidRPr="00E34F28">
        <w:rPr>
          <w:rStyle w:val="afffff9"/>
          <w:rFonts w:hint="cs"/>
          <w:rtl/>
        </w:rPr>
        <w:t>ח</w:t>
      </w:r>
      <w:r w:rsidRPr="000528DA">
        <w:rPr>
          <w:rFonts w:ascii="Fb Fontext" w:hAnsi="Fb Fontext" w:hint="cs"/>
          <w:rtl/>
        </w:rPr>
        <w:t xml:space="preserve"> </w:t>
      </w:r>
      <w:r w:rsidRPr="00E34F28">
        <w:rPr>
          <w:rStyle w:val="afffff9"/>
          <w:rtl/>
        </w:rPr>
        <w:t>היינו</w:t>
      </w:r>
      <w:r w:rsidRPr="000528DA">
        <w:rPr>
          <w:rFonts w:ascii="Fb Fontext" w:hAnsi="Fb Fontext"/>
          <w:rtl/>
        </w:rPr>
        <w:t xml:space="preserve"> </w:t>
      </w:r>
      <w:r w:rsidRPr="00E34F28">
        <w:rPr>
          <w:rStyle w:val="afffff9"/>
          <w:rtl/>
        </w:rPr>
        <w:t>רבי יהושע!</w:t>
      </w:r>
      <w:r w:rsidRPr="000528DA">
        <w:rPr>
          <w:rFonts w:ascii="Fb Fontext" w:hAnsi="Fb Fontext"/>
          <w:rtl/>
        </w:rPr>
        <w:t xml:space="preserve"> </w:t>
      </w:r>
    </w:p>
    <w:p w14:paraId="581DB0AD" w14:textId="7A908A7E" w:rsidR="00A24328" w:rsidRDefault="00D62FA4" w:rsidP="009A59D1">
      <w:pPr>
        <w:pStyle w:val="38"/>
        <w:framePr w:wrap="notBeside"/>
        <w:rPr>
          <w:rtl/>
        </w:rPr>
      </w:pPr>
      <w:r w:rsidRPr="00660D7A">
        <w:rPr>
          <w:rtl/>
        </w:rPr>
        <w:t xml:space="preserve">אלא </w:t>
      </w:r>
      <w:r w:rsidRPr="00660D7A">
        <w:rPr>
          <w:rFonts w:hint="cs"/>
          <w:rtl/>
        </w:rPr>
        <w:t>ש</w:t>
      </w:r>
      <w:r w:rsidRPr="00660D7A">
        <w:rPr>
          <w:rtl/>
        </w:rPr>
        <w:t>"</w:t>
      </w:r>
      <w:r w:rsidRPr="00660D7A">
        <w:rPr>
          <w:rFonts w:hint="cs"/>
          <w:rtl/>
        </w:rPr>
        <w:t>מ</w:t>
      </w:r>
      <w:r w:rsidR="00A24328">
        <w:rPr>
          <w:rFonts w:hint="cs"/>
          <w:rtl/>
        </w:rPr>
        <w:t>:</w:t>
      </w:r>
    </w:p>
    <w:p w14:paraId="6ECE57E9" w14:textId="6DAB1A52" w:rsidR="00D62FA4" w:rsidRPr="000528DA" w:rsidRDefault="000F41B9" w:rsidP="000528DA">
      <w:pPr>
        <w:rPr>
          <w:rtl/>
        </w:rPr>
      </w:pPr>
      <w:r w:rsidRPr="000528DA">
        <w:rPr>
          <w:rFonts w:hint="cs"/>
          <w:rtl/>
        </w:rPr>
        <w:t xml:space="preserve">שיעור </w:t>
      </w:r>
      <w:r w:rsidR="00D62FA4" w:rsidRPr="000528DA">
        <w:rPr>
          <w:rFonts w:hint="cs"/>
          <w:rtl/>
        </w:rPr>
        <w:t>עני לחוד</w:t>
      </w:r>
      <w:r w:rsidRPr="000528DA">
        <w:rPr>
          <w:rFonts w:hint="cs"/>
          <w:rtl/>
        </w:rPr>
        <w:t>,</w:t>
      </w:r>
      <w:r w:rsidR="00D62FA4" w:rsidRPr="000528DA">
        <w:rPr>
          <w:rFonts w:hint="cs"/>
          <w:rtl/>
        </w:rPr>
        <w:t xml:space="preserve"> ושעור כהן לחוד</w:t>
      </w:r>
      <w:r w:rsidRPr="000528DA">
        <w:rPr>
          <w:rFonts w:hint="cs"/>
          <w:rtl/>
        </w:rPr>
        <w:t>,</w:t>
      </w:r>
    </w:p>
    <w:p w14:paraId="25F137D1" w14:textId="14D10A82" w:rsidR="00A24328" w:rsidRDefault="00D62FA4" w:rsidP="009A59D1">
      <w:pPr>
        <w:pStyle w:val="38"/>
        <w:framePr w:wrap="notBeside"/>
        <w:rPr>
          <w:rtl/>
        </w:rPr>
      </w:pPr>
      <w:r w:rsidRPr="00660D7A">
        <w:rPr>
          <w:rFonts w:hint="cs"/>
          <w:rtl/>
        </w:rPr>
        <w:t>ו</w:t>
      </w:r>
      <w:r w:rsidR="00471D3F" w:rsidRPr="00660D7A">
        <w:rPr>
          <w:rtl/>
        </w:rPr>
        <w:t>מסתבר</w:t>
      </w:r>
      <w:r w:rsidR="00A24328">
        <w:rPr>
          <w:rtl/>
        </w:rPr>
        <w:t>:</w:t>
      </w:r>
    </w:p>
    <w:p w14:paraId="57A88657" w14:textId="7F2F78BB" w:rsidR="00D62FA4" w:rsidRPr="00E34F28" w:rsidRDefault="00D62FA4" w:rsidP="00F95182">
      <w:pPr>
        <w:rPr>
          <w:rtl/>
        </w:rPr>
      </w:pPr>
      <w:r w:rsidRPr="000528DA">
        <w:rPr>
          <w:rtl/>
        </w:rPr>
        <w:t>ד</w:t>
      </w:r>
      <w:r w:rsidRPr="000528DA">
        <w:rPr>
          <w:rFonts w:hint="cs"/>
          <w:rtl/>
        </w:rPr>
        <w:t xml:space="preserve">שיעור </w:t>
      </w:r>
      <w:r w:rsidRPr="000528DA">
        <w:rPr>
          <w:rtl/>
        </w:rPr>
        <w:t xml:space="preserve">עני מאוחר, דאי מוקדם </w:t>
      </w:r>
      <w:r w:rsidRPr="00E34F28">
        <w:rPr>
          <w:rStyle w:val="afffff9"/>
          <w:rtl/>
        </w:rPr>
        <w:t>ר"</w:t>
      </w:r>
      <w:r w:rsidRPr="00E34F28">
        <w:rPr>
          <w:rStyle w:val="afffff9"/>
          <w:rFonts w:hint="cs"/>
          <w:rtl/>
        </w:rPr>
        <w:t xml:space="preserve">ח </w:t>
      </w:r>
      <w:r w:rsidRPr="000528DA">
        <w:rPr>
          <w:rFonts w:hint="cs"/>
          <w:rtl/>
        </w:rPr>
        <w:t xml:space="preserve">היינו </w:t>
      </w:r>
      <w:r w:rsidRPr="00E34F28">
        <w:rPr>
          <w:rStyle w:val="afffff9"/>
          <w:rFonts w:hint="cs"/>
          <w:rtl/>
        </w:rPr>
        <w:t>ר</w:t>
      </w:r>
      <w:r w:rsidRPr="00E34F28">
        <w:rPr>
          <w:rStyle w:val="afffff9"/>
          <w:rtl/>
        </w:rPr>
        <w:t>"</w:t>
      </w:r>
      <w:r w:rsidRPr="00E34F28">
        <w:rPr>
          <w:rStyle w:val="afffff9"/>
          <w:rFonts w:hint="cs"/>
          <w:rtl/>
        </w:rPr>
        <w:t>א</w:t>
      </w:r>
      <w:r w:rsidR="000F41B9" w:rsidRPr="00E34F28">
        <w:rPr>
          <w:rStyle w:val="afffff9"/>
          <w:rFonts w:hint="cs"/>
          <w:rtl/>
        </w:rPr>
        <w:t>.</w:t>
      </w:r>
    </w:p>
    <w:p w14:paraId="77369257" w14:textId="77777777" w:rsidR="00D62FA4" w:rsidRPr="00E34F28" w:rsidRDefault="00471D3F" w:rsidP="000F6DD4">
      <w:pPr>
        <w:pStyle w:val="afffffc"/>
        <w:rPr>
          <w:rtl/>
        </w:rPr>
      </w:pPr>
      <w:bookmarkStart w:id="14" w:name="_Toc193635547"/>
      <w:bookmarkStart w:id="15" w:name="_Toc216184160"/>
      <w:r w:rsidRPr="000F41B9">
        <w:rPr>
          <w:rFonts w:hint="cs"/>
          <w:rtl/>
        </w:rPr>
        <w:t>ר"י</w:t>
      </w:r>
      <w:r w:rsidR="00D62FA4" w:rsidRPr="000F41B9">
        <w:rPr>
          <w:rtl/>
        </w:rPr>
        <w:t>: והלא כהנים מבע</w:t>
      </w:r>
      <w:r w:rsidRPr="000F41B9">
        <w:rPr>
          <w:rFonts w:hint="cs"/>
          <w:rtl/>
        </w:rPr>
        <w:t xml:space="preserve">"י </w:t>
      </w:r>
      <w:r w:rsidR="00D62FA4" w:rsidRPr="000F41B9">
        <w:rPr>
          <w:rtl/>
        </w:rPr>
        <w:t>טובלים.</w:t>
      </w:r>
      <w:bookmarkEnd w:id="14"/>
      <w:bookmarkEnd w:id="15"/>
    </w:p>
    <w:p w14:paraId="6D1EF258" w14:textId="5E3B060E" w:rsidR="00A24328" w:rsidRDefault="00D62FA4" w:rsidP="009A59D1">
      <w:pPr>
        <w:pStyle w:val="38"/>
        <w:framePr w:wrap="notBeside"/>
        <w:rPr>
          <w:rtl/>
        </w:rPr>
      </w:pPr>
      <w:r w:rsidRPr="00660D7A">
        <w:rPr>
          <w:rFonts w:hint="cs"/>
          <w:rtl/>
        </w:rPr>
        <w:t>ור</w:t>
      </w:r>
      <w:r w:rsidRPr="00660D7A">
        <w:rPr>
          <w:rtl/>
        </w:rPr>
        <w:t>"</w:t>
      </w:r>
      <w:r w:rsidRPr="00660D7A">
        <w:rPr>
          <w:rFonts w:hint="cs"/>
          <w:rtl/>
        </w:rPr>
        <w:t>מ ענהו</w:t>
      </w:r>
      <w:r w:rsidR="00A24328">
        <w:rPr>
          <w:rFonts w:hint="cs"/>
          <w:rtl/>
        </w:rPr>
        <w:t>:</w:t>
      </w:r>
    </w:p>
    <w:p w14:paraId="0399128A" w14:textId="31F708F2" w:rsidR="002866CF" w:rsidRPr="000528DA" w:rsidRDefault="00D62FA4" w:rsidP="000528DA">
      <w:pPr>
        <w:rPr>
          <w:rtl/>
        </w:rPr>
      </w:pPr>
      <w:r w:rsidRPr="000528DA">
        <w:rPr>
          <w:rFonts w:hint="cs"/>
          <w:rtl/>
        </w:rPr>
        <w:t xml:space="preserve">דאבין אשמשות </w:t>
      </w:r>
      <w:r w:rsidRPr="00E34F28">
        <w:rPr>
          <w:rStyle w:val="afffff9"/>
          <w:rFonts w:hint="cs"/>
          <w:rtl/>
        </w:rPr>
        <w:t>דרבי יוסי</w:t>
      </w:r>
      <w:r w:rsidRPr="000528DA">
        <w:rPr>
          <w:rFonts w:hint="cs"/>
          <w:rtl/>
        </w:rPr>
        <w:t xml:space="preserve"> דכהרף עין</w:t>
      </w:r>
      <w:r w:rsidRPr="000528DA">
        <w:rPr>
          <w:rtl/>
        </w:rPr>
        <w:t>.</w:t>
      </w:r>
      <w:r w:rsidR="002E4668" w:rsidRPr="000528DA">
        <w:rPr>
          <w:rFonts w:hint="cs"/>
          <w:rtl/>
        </w:rPr>
        <w:t xml:space="preserve"> </w:t>
      </w:r>
    </w:p>
    <w:p w14:paraId="69316CCD" w14:textId="05BD184D" w:rsidR="00A24328" w:rsidRDefault="00471D3F" w:rsidP="009A59D1">
      <w:pPr>
        <w:pStyle w:val="38"/>
        <w:framePr w:wrap="notBeside"/>
        <w:rPr>
          <w:rtl/>
        </w:rPr>
      </w:pPr>
      <w:r w:rsidRPr="00660D7A">
        <w:rPr>
          <w:rFonts w:hint="cs"/>
          <w:rtl/>
        </w:rPr>
        <w:t>א</w:t>
      </w:r>
      <w:r w:rsidR="00A24328">
        <w:rPr>
          <w:rFonts w:hint="cs"/>
          <w:rtl/>
        </w:rPr>
        <w:t>.</w:t>
      </w:r>
    </w:p>
    <w:p w14:paraId="2268E039" w14:textId="57441048" w:rsidR="00D62FA4" w:rsidRPr="000528DA" w:rsidRDefault="00D62FA4" w:rsidP="000528DA">
      <w:pPr>
        <w:rPr>
          <w:rtl/>
        </w:rPr>
      </w:pPr>
      <w:r w:rsidRPr="000528DA">
        <w:rPr>
          <w:rFonts w:ascii="Fb Fontext" w:hAnsi="Fb Fontext"/>
          <w:rtl/>
        </w:rPr>
        <w:t xml:space="preserve">תרי תנאי אליבא </w:t>
      </w:r>
      <w:r w:rsidRPr="00E34F28">
        <w:rPr>
          <w:rStyle w:val="afffff9"/>
          <w:rtl/>
        </w:rPr>
        <w:t>דר"מ.</w:t>
      </w:r>
      <w:r w:rsidR="00471D3F" w:rsidRPr="000528DA">
        <w:rPr>
          <w:rFonts w:hint="cs"/>
          <w:rtl/>
        </w:rPr>
        <w:t xml:space="preserve"> ותרי תנאי אליבא </w:t>
      </w:r>
      <w:r w:rsidR="00471D3F" w:rsidRPr="00E34F28">
        <w:rPr>
          <w:rStyle w:val="afffff9"/>
          <w:rFonts w:hint="cs"/>
          <w:rtl/>
        </w:rPr>
        <w:t>דר</w:t>
      </w:r>
      <w:r w:rsidR="00280386" w:rsidRPr="00E34F28">
        <w:rPr>
          <w:rStyle w:val="afffff9"/>
          <w:rtl/>
        </w:rPr>
        <w:t>"</w:t>
      </w:r>
      <w:r w:rsidR="00471D3F" w:rsidRPr="00E34F28">
        <w:rPr>
          <w:rStyle w:val="afffff9"/>
          <w:rFonts w:hint="cs"/>
          <w:rtl/>
        </w:rPr>
        <w:t>א</w:t>
      </w:r>
    </w:p>
    <w:p w14:paraId="1C252D96" w14:textId="115DA09D" w:rsidR="00A24328" w:rsidRDefault="00471D3F" w:rsidP="009A59D1">
      <w:pPr>
        <w:pStyle w:val="38"/>
        <w:framePr w:wrap="notBeside"/>
        <w:rPr>
          <w:rtl/>
        </w:rPr>
      </w:pPr>
      <w:r w:rsidRPr="00660D7A">
        <w:rPr>
          <w:rFonts w:hint="cs"/>
          <w:rtl/>
        </w:rPr>
        <w:t>ב</w:t>
      </w:r>
      <w:r w:rsidR="00A24328">
        <w:rPr>
          <w:rFonts w:hint="cs"/>
          <w:rtl/>
        </w:rPr>
        <w:t>.</w:t>
      </w:r>
    </w:p>
    <w:p w14:paraId="2C6EA501" w14:textId="2827DBBA" w:rsidR="00D62FA4" w:rsidRPr="000528DA" w:rsidRDefault="00D62FA4" w:rsidP="000528DA">
      <w:pPr>
        <w:rPr>
          <w:rtl/>
        </w:rPr>
      </w:pPr>
      <w:r w:rsidRPr="000528DA">
        <w:rPr>
          <w:rtl/>
        </w:rPr>
        <w:t xml:space="preserve">רישא לאו </w:t>
      </w:r>
      <w:r w:rsidRPr="00E34F28">
        <w:rPr>
          <w:rStyle w:val="afffff9"/>
          <w:rtl/>
        </w:rPr>
        <w:t>ר</w:t>
      </w:r>
      <w:r w:rsidR="00471D3F" w:rsidRPr="00E34F28">
        <w:rPr>
          <w:rStyle w:val="afffff9"/>
          <w:rFonts w:hint="cs"/>
          <w:rtl/>
        </w:rPr>
        <w:t>"א</w:t>
      </w:r>
      <w:r w:rsidRPr="000528DA">
        <w:rPr>
          <w:rFonts w:hint="cs"/>
          <w:rtl/>
        </w:rPr>
        <w:t xml:space="preserve"> </w:t>
      </w:r>
      <w:r w:rsidRPr="00A10336">
        <w:rPr>
          <w:rStyle w:val="30"/>
          <w:rFonts w:hint="cs"/>
          <w:rtl/>
        </w:rPr>
        <w:t xml:space="preserve">והך </w:t>
      </w:r>
      <w:r w:rsidRPr="00E34F28">
        <w:rPr>
          <w:rStyle w:val="afffff9"/>
          <w:rFonts w:hint="cs"/>
          <w:rtl/>
        </w:rPr>
        <w:t>דר</w:t>
      </w:r>
      <w:r w:rsidR="00227BD1" w:rsidRPr="00E34F28">
        <w:rPr>
          <w:rStyle w:val="afffff9"/>
          <w:rFonts w:hint="cs"/>
          <w:rtl/>
        </w:rPr>
        <w:t>"</w:t>
      </w:r>
      <w:r w:rsidRPr="00E34F28">
        <w:rPr>
          <w:rStyle w:val="afffff9"/>
          <w:rFonts w:hint="cs"/>
          <w:rtl/>
        </w:rPr>
        <w:t xml:space="preserve">א </w:t>
      </w:r>
      <w:r w:rsidRPr="000528DA">
        <w:rPr>
          <w:rFonts w:hint="cs"/>
          <w:rtl/>
        </w:rPr>
        <w:t>אסוף הזמן דאשמורה ראשונה</w:t>
      </w:r>
      <w:r w:rsidRPr="000528DA">
        <w:rPr>
          <w:rtl/>
        </w:rPr>
        <w:t>.</w:t>
      </w:r>
    </w:p>
    <w:p w14:paraId="059AA840" w14:textId="4156555E" w:rsidR="000F41B9" w:rsidRPr="00E34F28" w:rsidRDefault="000F41B9" w:rsidP="000F41B9">
      <w:pPr>
        <w:pStyle w:val="afffa"/>
        <w:rPr>
          <w:del w:id="90002" w:author="מנוע עיצוב" w:date="2026-10-08T11:01:28Z"/>
          <w:rtl/>
        </w:rPr>
      </w:pPr>
      <w:del w:id="90001" w:author="מנוע עיצוב" w:date="2026-10-08T11:01:28Z">
        <w:r>
          <w:rPr>
            <w:rFonts w:hint="cs"/>
            <w:rtl/>
          </w:rPr>
          <w:delText xml:space="preserve">***</w:delText>
        </w:r>
      </w:del>
    </w:p>
    <w:p w14:paraId="2BBCD6FB" w14:textId="77777777" w:rsidR="00471D3F" w:rsidRPr="00E34F28" w:rsidRDefault="00471D3F" w:rsidP="00EC0DC4">
      <w:pPr>
        <w:pStyle w:val="af2"/>
        <w:framePr w:wrap="around"/>
        <w:rPr>
          <w:rtl/>
        </w:rPr>
      </w:pPr>
      <w:r w:rsidRPr="00CD748F">
        <w:rPr>
          <w:rFonts w:hint="cs"/>
          <w:rtl/>
        </w:rPr>
        <w:t>ג.</w:t>
      </w:r>
    </w:p>
    <w:p w14:paraId="069016D5" w14:textId="77777777" w:rsidR="007D462B" w:rsidRPr="00E34F28" w:rsidRDefault="00DF2B3A" w:rsidP="000F41B9">
      <w:pPr>
        <w:pStyle w:val="afffffc"/>
        <w:rPr>
          <w:rtl/>
        </w:rPr>
      </w:pPr>
      <w:bookmarkStart w:id="16" w:name="_Toc193635548"/>
      <w:bookmarkStart w:id="17" w:name="_Toc216184161"/>
      <w:r w:rsidRPr="000F41B9">
        <w:rPr>
          <w:rFonts w:hint="cs"/>
          <w:rtl/>
        </w:rPr>
        <w:t>ג' משמרות בלילה</w:t>
      </w:r>
      <w:r w:rsidR="00B21DDD" w:rsidRPr="000F41B9">
        <w:rPr>
          <w:rFonts w:hint="cs"/>
          <w:rtl/>
        </w:rPr>
        <w:t xml:space="preserve"> והקב</w:t>
      </w:r>
      <w:r w:rsidR="00AE16FF" w:rsidRPr="000F41B9">
        <w:rPr>
          <w:rtl/>
        </w:rPr>
        <w:t>"</w:t>
      </w:r>
      <w:r w:rsidR="00B21DDD" w:rsidRPr="000F41B9">
        <w:rPr>
          <w:rFonts w:hint="cs"/>
          <w:rtl/>
        </w:rPr>
        <w:t>ה שואג כארי</w:t>
      </w:r>
      <w:bookmarkEnd w:id="16"/>
      <w:bookmarkEnd w:id="17"/>
    </w:p>
    <w:p w14:paraId="12C0CE59" w14:textId="77777777" w:rsidR="000F41B9" w:rsidRPr="000528DA" w:rsidRDefault="00DF2B3A" w:rsidP="000528DA">
      <w:pPr>
        <w:rPr>
          <w:rtl/>
        </w:rPr>
      </w:pPr>
      <w:r w:rsidRPr="000528DA">
        <w:rPr>
          <w:rFonts w:hint="cs"/>
          <w:rtl/>
        </w:rPr>
        <w:t>חמור כלבים תינוק ואשה,</w:t>
      </w:r>
      <w:r w:rsidR="00B21DDD" w:rsidRPr="000528DA">
        <w:rPr>
          <w:rFonts w:hint="cs"/>
          <w:rtl/>
        </w:rPr>
        <w:t xml:space="preserve"> </w:t>
      </w:r>
    </w:p>
    <w:p w14:paraId="526ED775" w14:textId="7C5F648A" w:rsidR="00A24328" w:rsidRDefault="00B21DDD" w:rsidP="009A59D1">
      <w:pPr>
        <w:pStyle w:val="38"/>
        <w:framePr w:wrap="notBeside"/>
        <w:rPr>
          <w:rtl/>
        </w:rPr>
      </w:pPr>
      <w:r w:rsidRPr="00660D7A">
        <w:rPr>
          <w:rFonts w:hint="cs"/>
          <w:rtl/>
        </w:rPr>
        <w:t>ור</w:t>
      </w:r>
      <w:r w:rsidR="00AE16FF" w:rsidRPr="00660D7A">
        <w:rPr>
          <w:rtl/>
        </w:rPr>
        <w:t>"</w:t>
      </w:r>
      <w:r w:rsidRPr="00660D7A">
        <w:rPr>
          <w:rFonts w:hint="cs"/>
          <w:rtl/>
        </w:rPr>
        <w:t>א</w:t>
      </w:r>
      <w:r w:rsidR="000F41B9" w:rsidRPr="00660D7A">
        <w:rPr>
          <w:rFonts w:hint="cs"/>
          <w:rtl/>
        </w:rPr>
        <w:t>: א</w:t>
      </w:r>
      <w:r w:rsidR="00A24328">
        <w:rPr>
          <w:rFonts w:hint="cs"/>
          <w:rtl/>
        </w:rPr>
        <w:t>.</w:t>
      </w:r>
    </w:p>
    <w:p w14:paraId="395E489A" w14:textId="5952A41D" w:rsidR="000F41B9" w:rsidRPr="000528DA" w:rsidRDefault="00B21DDD" w:rsidP="000528DA">
      <w:pPr>
        <w:rPr>
          <w:rtl/>
        </w:rPr>
      </w:pPr>
      <w:r w:rsidRPr="000528DA">
        <w:rPr>
          <w:rFonts w:hint="cs"/>
          <w:rtl/>
        </w:rPr>
        <w:t xml:space="preserve">חשיב </w:t>
      </w:r>
      <w:r w:rsidR="000F41B9" w:rsidRPr="000528DA">
        <w:rPr>
          <w:rFonts w:hint="cs"/>
          <w:rtl/>
        </w:rPr>
        <w:t>סוף ראשונה תחילת אחרונה ו</w:t>
      </w:r>
      <w:r w:rsidRPr="000528DA">
        <w:rPr>
          <w:rFonts w:hint="cs"/>
          <w:rtl/>
        </w:rPr>
        <w:t xml:space="preserve">אמצע דאמצע, </w:t>
      </w:r>
    </w:p>
    <w:p w14:paraId="6F997D51" w14:textId="24CC9B9C" w:rsidR="00A24328" w:rsidRDefault="000F41B9" w:rsidP="009A59D1">
      <w:pPr>
        <w:pStyle w:val="38"/>
        <w:framePr w:wrap="notBeside"/>
        <w:rPr>
          <w:rtl/>
        </w:rPr>
      </w:pPr>
      <w:r w:rsidRPr="00660D7A">
        <w:rPr>
          <w:rFonts w:hint="cs"/>
          <w:rtl/>
        </w:rPr>
        <w:t>ב</w:t>
      </w:r>
      <w:r w:rsidR="00A24328">
        <w:rPr>
          <w:rFonts w:hint="cs"/>
          <w:rtl/>
        </w:rPr>
        <w:t>.</w:t>
      </w:r>
    </w:p>
    <w:p w14:paraId="60C88CF8" w14:textId="014C8511" w:rsidR="00B21DDD" w:rsidRPr="000528DA" w:rsidRDefault="00B21DDD" w:rsidP="000528DA">
      <w:pPr>
        <w:rPr>
          <w:rtl/>
        </w:rPr>
      </w:pPr>
      <w:r w:rsidRPr="000528DA">
        <w:rPr>
          <w:rFonts w:hint="cs"/>
          <w:rtl/>
        </w:rPr>
        <w:t>סוף משמרות</w:t>
      </w:r>
      <w:r w:rsidR="000F41B9" w:rsidRPr="000528DA">
        <w:rPr>
          <w:rFonts w:hint="cs"/>
          <w:rtl/>
        </w:rPr>
        <w:t>,</w:t>
      </w:r>
      <w:r w:rsidRPr="000528DA">
        <w:rPr>
          <w:rFonts w:hint="cs"/>
          <w:rtl/>
        </w:rPr>
        <w:t xml:space="preserve"> ואחרונה, נפק</w:t>
      </w:r>
      <w:r w:rsidR="00AE16FF" w:rsidRPr="000528DA">
        <w:rPr>
          <w:rtl/>
        </w:rPr>
        <w:t>"</w:t>
      </w:r>
      <w:r w:rsidRPr="000528DA">
        <w:rPr>
          <w:rFonts w:hint="cs"/>
          <w:rtl/>
        </w:rPr>
        <w:t>מ לבית אפל,</w:t>
      </w:r>
      <w:r w:rsidR="00DF2B3A" w:rsidRPr="000528DA">
        <w:rPr>
          <w:rFonts w:hint="cs"/>
          <w:rtl/>
        </w:rPr>
        <w:t xml:space="preserve"> </w:t>
      </w:r>
    </w:p>
    <w:p w14:paraId="08D4EAA7" w14:textId="77777777" w:rsidR="00BA3D05" w:rsidRPr="00E34F28" w:rsidRDefault="00BA3D05" w:rsidP="000F6DD4">
      <w:pPr>
        <w:pStyle w:val="afffffc"/>
        <w:rPr>
          <w:rtl/>
        </w:rPr>
      </w:pPr>
      <w:bookmarkStart w:id="18" w:name="_Toc193635549"/>
      <w:bookmarkStart w:id="19" w:name="_Toc216184162"/>
      <w:r w:rsidRPr="00BA3D05">
        <w:rPr>
          <w:rFonts w:hint="cs"/>
          <w:rtl/>
        </w:rPr>
        <w:t>חורבה מחורבות ירושלים</w:t>
      </w:r>
      <w:bookmarkEnd w:id="18"/>
      <w:bookmarkEnd w:id="19"/>
    </w:p>
    <w:p w14:paraId="61D4BEBE" w14:textId="31FF4DE2" w:rsidR="00A24328" w:rsidRDefault="00757B9B" w:rsidP="009A59D1">
      <w:pPr>
        <w:pStyle w:val="38"/>
        <w:framePr w:wrap="notBeside"/>
        <w:rPr>
          <w:rtl/>
        </w:rPr>
      </w:pPr>
      <w:r w:rsidRPr="00660D7A">
        <w:rPr>
          <w:rtl/>
        </w:rPr>
        <w:t>רבי יוסי</w:t>
      </w:r>
      <w:r w:rsidR="00A24328">
        <w:rPr>
          <w:rtl/>
        </w:rPr>
        <w:t>:</w:t>
      </w:r>
    </w:p>
    <w:p w14:paraId="6A1A548F" w14:textId="6E6989B4" w:rsidR="000F41B9" w:rsidRPr="000528DA" w:rsidRDefault="00BA3D05" w:rsidP="000528DA">
      <w:pPr>
        <w:rPr>
          <w:rtl/>
        </w:rPr>
      </w:pPr>
      <w:r w:rsidRPr="000528DA">
        <w:rPr>
          <w:rFonts w:hint="cs"/>
          <w:rtl/>
        </w:rPr>
        <w:t xml:space="preserve">פעם אחת הייתי </w:t>
      </w:r>
      <w:r w:rsidR="00757B9B" w:rsidRPr="000528DA">
        <w:rPr>
          <w:rtl/>
        </w:rPr>
        <w:t>מהלך בדרך, ונכנסתי לחורבה מחורבות ירושלים להתפלל</w:t>
      </w:r>
      <w:r w:rsidRPr="000528DA">
        <w:rPr>
          <w:rFonts w:hint="cs"/>
          <w:rtl/>
        </w:rPr>
        <w:t xml:space="preserve">, </w:t>
      </w:r>
      <w:r w:rsidR="00757B9B" w:rsidRPr="000528DA">
        <w:rPr>
          <w:rFonts w:hint="cs"/>
          <w:rtl/>
        </w:rPr>
        <w:t>ו</w:t>
      </w:r>
      <w:r w:rsidR="00757B9B" w:rsidRPr="000528DA">
        <w:rPr>
          <w:rtl/>
        </w:rPr>
        <w:t xml:space="preserve">אליהו </w:t>
      </w:r>
      <w:r w:rsidR="00757B9B" w:rsidRPr="000528DA">
        <w:rPr>
          <w:rFonts w:hint="cs"/>
          <w:rtl/>
        </w:rPr>
        <w:t xml:space="preserve">שמר </w:t>
      </w:r>
      <w:r w:rsidR="00757B9B" w:rsidRPr="000528DA">
        <w:rPr>
          <w:rtl/>
        </w:rPr>
        <w:t>על הפתח</w:t>
      </w:r>
      <w:r w:rsidR="00757B9B" w:rsidRPr="000528DA">
        <w:rPr>
          <w:rFonts w:hint="cs"/>
          <w:rtl/>
        </w:rPr>
        <w:t>,</w:t>
      </w:r>
      <w:r w:rsidR="00757B9B" w:rsidRPr="000528DA">
        <w:rPr>
          <w:rtl/>
        </w:rPr>
        <w:t xml:space="preserve"> </w:t>
      </w:r>
      <w:r w:rsidR="00757B9B" w:rsidRPr="000528DA">
        <w:rPr>
          <w:rFonts w:hint="cs"/>
          <w:rtl/>
        </w:rPr>
        <w:t>כ</w:t>
      </w:r>
      <w:r w:rsidR="00757B9B" w:rsidRPr="000528DA">
        <w:rPr>
          <w:rtl/>
        </w:rPr>
        <w:t>שסיימתי תפלתי</w:t>
      </w:r>
      <w:r w:rsidRPr="000528DA">
        <w:rPr>
          <w:rFonts w:hint="cs"/>
          <w:rtl/>
        </w:rPr>
        <w:t xml:space="preserve">, </w:t>
      </w:r>
    </w:p>
    <w:p w14:paraId="3E8C1DDF" w14:textId="1761249A" w:rsidR="00A24328" w:rsidRDefault="007D462B" w:rsidP="009A59D1">
      <w:pPr>
        <w:pStyle w:val="38"/>
        <w:framePr w:wrap="notBeside"/>
        <w:rPr>
          <w:rtl/>
        </w:rPr>
      </w:pPr>
      <w:r w:rsidRPr="00660D7A">
        <w:rPr>
          <w:rFonts w:hint="cs"/>
          <w:rtl/>
        </w:rPr>
        <w:t>א"ל</w:t>
      </w:r>
      <w:r w:rsidR="00A24328">
        <w:rPr>
          <w:rtl/>
        </w:rPr>
        <w:t>:</w:t>
      </w:r>
    </w:p>
    <w:p w14:paraId="45F1F8E4" w14:textId="22946393" w:rsidR="00757B9B" w:rsidRPr="000528DA" w:rsidRDefault="00757B9B" w:rsidP="000528DA">
      <w:pPr>
        <w:rPr>
          <w:rtl/>
        </w:rPr>
      </w:pPr>
      <w:r w:rsidRPr="000528DA">
        <w:rPr>
          <w:rtl/>
        </w:rPr>
        <w:t>שלום עליך, רבי!</w:t>
      </w:r>
      <w:r w:rsidR="00E659CA">
        <w:rPr>
          <w:rFonts w:hint="cs"/>
          <w:rtl/>
        </w:rPr>
        <w:t xml:space="preserve"> </w:t>
      </w:r>
      <w:r w:rsidR="00672862" w:rsidRPr="00E34F28">
        <w:rPr>
          <w:rStyle w:val="afffff9"/>
          <w:rtl/>
        </w:rPr>
        <w:tab/>
      </w:r>
      <w:r w:rsidR="00672862" w:rsidRPr="00E34F28">
        <w:rPr>
          <w:rStyle w:val="afffff9"/>
          <w:rtl/>
        </w:rPr>
        <w:tab/>
      </w:r>
      <w:r w:rsidRPr="00E34F28">
        <w:rPr>
          <w:rStyle w:val="afffff9"/>
          <w:rtl/>
        </w:rPr>
        <w:t>אמרתי לו:</w:t>
      </w:r>
      <w:r w:rsidR="00E659CA">
        <w:rPr>
          <w:rStyle w:val="afffff9"/>
          <w:rFonts w:hint="cs"/>
          <w:rtl/>
        </w:rPr>
        <w:t xml:space="preserve"> </w:t>
      </w:r>
      <w:r w:rsidRPr="000528DA">
        <w:rPr>
          <w:rtl/>
        </w:rPr>
        <w:t>שלום עליך, רבי ומורי!</w:t>
      </w:r>
    </w:p>
    <w:p w14:paraId="07410FBC" w14:textId="35B06DB5" w:rsidR="00A24328" w:rsidRDefault="00757B9B" w:rsidP="009A59D1">
      <w:pPr>
        <w:pStyle w:val="38"/>
        <w:framePr w:wrap="notBeside"/>
        <w:rPr>
          <w:rtl/>
        </w:rPr>
      </w:pPr>
      <w:r w:rsidRPr="00660D7A">
        <w:rPr>
          <w:rtl/>
        </w:rPr>
        <w:t>וא</w:t>
      </w:r>
      <w:r w:rsidR="00227BD1" w:rsidRPr="00660D7A">
        <w:rPr>
          <w:rFonts w:hint="cs"/>
          <w:rtl/>
        </w:rPr>
        <w:t>"ל</w:t>
      </w:r>
      <w:r w:rsidR="00A24328">
        <w:rPr>
          <w:rtl/>
        </w:rPr>
        <w:t>:</w:t>
      </w:r>
    </w:p>
    <w:p w14:paraId="6EE62043" w14:textId="2062BEDE" w:rsidR="00227BD1" w:rsidRPr="000528DA" w:rsidRDefault="00757B9B" w:rsidP="000528DA">
      <w:pPr>
        <w:rPr>
          <w:rtl/>
        </w:rPr>
      </w:pPr>
      <w:r w:rsidRPr="000528DA">
        <w:rPr>
          <w:rtl/>
        </w:rPr>
        <w:t xml:space="preserve">בני, מפני מה נכנסת לחורבה זו? </w:t>
      </w:r>
    </w:p>
    <w:p w14:paraId="77FCE84D" w14:textId="238C3829" w:rsidR="00A24328" w:rsidRDefault="00227BD1" w:rsidP="009A59D1">
      <w:pPr>
        <w:pStyle w:val="38"/>
        <w:framePr w:wrap="notBeside"/>
        <w:rPr>
          <w:rtl/>
        </w:rPr>
      </w:pPr>
      <w:r w:rsidRPr="00660D7A">
        <w:rPr>
          <w:rFonts w:hint="cs"/>
          <w:rtl/>
        </w:rPr>
        <w:t>א"ל</w:t>
      </w:r>
      <w:r w:rsidR="00A24328">
        <w:rPr>
          <w:rtl/>
        </w:rPr>
        <w:t>:</w:t>
      </w:r>
    </w:p>
    <w:p w14:paraId="0D60C45D" w14:textId="660564E7" w:rsidR="000F41B9" w:rsidRPr="000528DA" w:rsidRDefault="00757B9B" w:rsidP="000528DA">
      <w:pPr>
        <w:rPr>
          <w:rtl/>
        </w:rPr>
      </w:pPr>
      <w:r w:rsidRPr="000528DA">
        <w:rPr>
          <w:rtl/>
        </w:rPr>
        <w:t>להתפלל.</w:t>
      </w:r>
      <w:r w:rsidRPr="000528DA">
        <w:rPr>
          <w:rFonts w:hint="cs"/>
          <w:rtl/>
        </w:rPr>
        <w:t xml:space="preserve"> ולא בדרך שחששתי ש</w:t>
      </w:r>
      <w:r w:rsidRPr="000528DA">
        <w:rPr>
          <w:rtl/>
        </w:rPr>
        <w:t>יפסיקו בי עוברי דרכים.</w:t>
      </w:r>
      <w:r w:rsidRPr="000528DA">
        <w:rPr>
          <w:rFonts w:hint="cs"/>
          <w:rtl/>
        </w:rPr>
        <w:t xml:space="preserve"> </w:t>
      </w:r>
    </w:p>
    <w:p w14:paraId="1C485A9D" w14:textId="73DDD965" w:rsidR="00A24328" w:rsidRDefault="00757B9B" w:rsidP="009A59D1">
      <w:pPr>
        <w:pStyle w:val="38"/>
        <w:framePr w:wrap="notBeside"/>
        <w:rPr>
          <w:rtl/>
        </w:rPr>
      </w:pPr>
      <w:r w:rsidRPr="00660D7A">
        <w:rPr>
          <w:rFonts w:hint="cs"/>
          <w:rtl/>
        </w:rPr>
        <w:t>א"ל</w:t>
      </w:r>
      <w:r w:rsidR="00A24328">
        <w:rPr>
          <w:rFonts w:hint="cs"/>
          <w:rtl/>
        </w:rPr>
        <w:t>:</w:t>
      </w:r>
    </w:p>
    <w:p w14:paraId="64939BC8" w14:textId="3C68D1E0" w:rsidR="00BA23C7" w:rsidRDefault="00757B9B" w:rsidP="00256F11">
      <w:pPr>
        <w:rPr>
          <w:rtl/>
        </w:rPr>
      </w:pPr>
      <w:r w:rsidRPr="000528DA">
        <w:rPr>
          <w:rtl/>
        </w:rPr>
        <w:t>היה לך להתפלל תפלה קצרה.</w:t>
      </w:r>
    </w:p>
    <w:p w14:paraId="1E87FD84" w14:textId="77777777" w:rsidR="008D1254" w:rsidRDefault="008D1254" w:rsidP="000F41B9">
      <w:pPr>
        <w:pStyle w:val="afffffc"/>
        <w:rPr>
          <w:rtl/>
        </w:rPr>
      </w:pPr>
      <w:bookmarkStart w:id="20" w:name="_Toc193635550"/>
      <w:bookmarkStart w:id="21" w:name="_Toc216184163"/>
    </w:p>
    <w:p w14:paraId="57E2F737" w14:textId="7A36AC96" w:rsidR="000F41B9" w:rsidRPr="00E34F28" w:rsidRDefault="00757B9B" w:rsidP="000F41B9">
      <w:pPr>
        <w:pStyle w:val="afffffc"/>
        <w:rPr>
          <w:rtl/>
        </w:rPr>
      </w:pPr>
      <w:r w:rsidRPr="000F41B9">
        <w:rPr>
          <w:rFonts w:hint="cs"/>
          <w:rtl/>
        </w:rPr>
        <w:lastRenderedPageBreak/>
        <w:t>למדתי</w:t>
      </w:r>
      <w:r w:rsidRPr="000F41B9">
        <w:rPr>
          <w:rtl/>
        </w:rPr>
        <w:t xml:space="preserve"> </w:t>
      </w:r>
      <w:r w:rsidR="00700143">
        <w:rPr>
          <w:rFonts w:hint="cs"/>
          <w:rtl/>
        </w:rPr>
        <w:t>שלושה</w:t>
      </w:r>
      <w:r w:rsidRPr="000F41B9">
        <w:rPr>
          <w:rtl/>
        </w:rPr>
        <w:t xml:space="preserve"> דברים:</w:t>
      </w:r>
      <w:bookmarkEnd w:id="20"/>
      <w:bookmarkEnd w:id="21"/>
      <w:r w:rsidRPr="000F41B9">
        <w:rPr>
          <w:rtl/>
        </w:rPr>
        <w:t xml:space="preserve"> </w:t>
      </w:r>
    </w:p>
    <w:p w14:paraId="2098A790" w14:textId="6EACC743" w:rsidR="00A24328" w:rsidRDefault="00757B9B" w:rsidP="009A59D1">
      <w:pPr>
        <w:pStyle w:val="38"/>
        <w:framePr w:wrap="notBeside"/>
        <w:rPr>
          <w:rtl/>
        </w:rPr>
      </w:pPr>
      <w:r w:rsidRPr="00660D7A">
        <w:rPr>
          <w:rFonts w:hint="cs"/>
          <w:rtl/>
        </w:rPr>
        <w:t>א</w:t>
      </w:r>
      <w:r w:rsidR="00A24328">
        <w:rPr>
          <w:rFonts w:hint="cs"/>
          <w:rtl/>
        </w:rPr>
        <w:t>.</w:t>
      </w:r>
    </w:p>
    <w:p w14:paraId="4D4FB8CC" w14:textId="1EC90384" w:rsidR="00F75DF3" w:rsidRPr="000528DA" w:rsidRDefault="00757B9B" w:rsidP="000528DA">
      <w:pPr>
        <w:rPr>
          <w:rtl/>
        </w:rPr>
      </w:pPr>
      <w:r w:rsidRPr="000528DA">
        <w:rPr>
          <w:rtl/>
        </w:rPr>
        <w:t>שאין נכנסין לחורבה,</w:t>
      </w:r>
      <w:r w:rsidRPr="006D3CF8">
        <w:rPr>
          <w:rStyle w:val="afffffb"/>
          <w:b w:val="0"/>
          <w:bCs w:val="0"/>
          <w:rtl/>
        </w:rPr>
        <w:t xml:space="preserve"> </w:t>
      </w:r>
      <w:r w:rsidR="000F41B9">
        <w:rPr>
          <w:rStyle w:val="afffffb"/>
          <w:b w:val="0"/>
          <w:bCs w:val="0"/>
          <w:rtl/>
        </w:rPr>
        <w:tab/>
      </w:r>
      <w:r w:rsidRPr="006D3CF8">
        <w:rPr>
          <w:rStyle w:val="afffffb"/>
          <w:rFonts w:hint="cs"/>
          <w:b w:val="0"/>
          <w:bCs w:val="0"/>
          <w:rtl/>
        </w:rPr>
        <w:t>ב.</w:t>
      </w:r>
      <w:r w:rsidRPr="000528DA">
        <w:rPr>
          <w:rFonts w:hint="cs"/>
          <w:rtl/>
        </w:rPr>
        <w:t xml:space="preserve"> </w:t>
      </w:r>
      <w:r w:rsidRPr="000528DA">
        <w:rPr>
          <w:rtl/>
        </w:rPr>
        <w:t>שמתפללין בדרך,</w:t>
      </w:r>
      <w:r w:rsidRPr="006D3CF8">
        <w:rPr>
          <w:rStyle w:val="afffffb"/>
          <w:rFonts w:hint="cs"/>
          <w:b w:val="0"/>
          <w:bCs w:val="0"/>
          <w:rtl/>
        </w:rPr>
        <w:t xml:space="preserve"> </w:t>
      </w:r>
    </w:p>
    <w:p w14:paraId="715D6068" w14:textId="4864EBB6" w:rsidR="00A24328" w:rsidRDefault="00757B9B" w:rsidP="009A59D1">
      <w:pPr>
        <w:pStyle w:val="38"/>
        <w:framePr w:wrap="notBeside"/>
        <w:rPr>
          <w:rtl/>
        </w:rPr>
      </w:pPr>
      <w:r w:rsidRPr="00660D7A">
        <w:rPr>
          <w:rFonts w:hint="cs"/>
          <w:rtl/>
        </w:rPr>
        <w:t>ג</w:t>
      </w:r>
      <w:r w:rsidR="00A24328">
        <w:rPr>
          <w:rFonts w:hint="cs"/>
          <w:rtl/>
        </w:rPr>
        <w:t>.</w:t>
      </w:r>
    </w:p>
    <w:p w14:paraId="06713F3B" w14:textId="1B60F32A" w:rsidR="00757B9B" w:rsidRPr="000528DA" w:rsidRDefault="00757B9B" w:rsidP="000528DA">
      <w:pPr>
        <w:rPr>
          <w:rtl/>
        </w:rPr>
      </w:pPr>
      <w:r w:rsidRPr="000528DA">
        <w:rPr>
          <w:rtl/>
        </w:rPr>
        <w:t>שהמתפלל בדרך מתפלל תפלה קצרה.</w:t>
      </w:r>
    </w:p>
    <w:p w14:paraId="41BB5AB6" w14:textId="4AEBFD1C" w:rsidR="00A24328" w:rsidRDefault="00757B9B" w:rsidP="009A59D1">
      <w:pPr>
        <w:pStyle w:val="38"/>
        <w:framePr w:wrap="notBeside"/>
        <w:rPr>
          <w:rtl/>
        </w:rPr>
      </w:pPr>
      <w:r w:rsidRPr="00660D7A">
        <w:rPr>
          <w:rFonts w:hint="cs"/>
          <w:rtl/>
        </w:rPr>
        <w:t>וכשאמר לו</w:t>
      </w:r>
      <w:r w:rsidR="00A24328">
        <w:rPr>
          <w:rFonts w:hint="cs"/>
          <w:rtl/>
        </w:rPr>
        <w:t>:</w:t>
      </w:r>
    </w:p>
    <w:p w14:paraId="0450194B" w14:textId="264860EE" w:rsidR="000F41B9" w:rsidRPr="000528DA" w:rsidRDefault="00757B9B" w:rsidP="000528DA">
      <w:pPr>
        <w:rPr>
          <w:rtl/>
        </w:rPr>
      </w:pPr>
      <w:r w:rsidRPr="000528DA">
        <w:rPr>
          <w:rFonts w:hint="cs"/>
          <w:rtl/>
        </w:rPr>
        <w:t>ששמע ב</w:t>
      </w:r>
      <w:r w:rsidR="00280386" w:rsidRPr="000528DA">
        <w:rPr>
          <w:rtl/>
        </w:rPr>
        <w:t>"</w:t>
      </w:r>
      <w:r w:rsidRPr="000528DA">
        <w:rPr>
          <w:rFonts w:hint="cs"/>
          <w:rtl/>
        </w:rPr>
        <w:t xml:space="preserve">ק </w:t>
      </w:r>
      <w:r w:rsidRPr="000528DA">
        <w:rPr>
          <w:rtl/>
        </w:rPr>
        <w:t xml:space="preserve">שמנהמת כיונה ואומרת: </w:t>
      </w:r>
    </w:p>
    <w:p w14:paraId="41937B19" w14:textId="0F2B1EFA" w:rsidR="007D462B" w:rsidRPr="000528DA" w:rsidRDefault="00757B9B" w:rsidP="000528DA">
      <w:pPr>
        <w:rPr>
          <w:rtl/>
        </w:rPr>
      </w:pPr>
      <w:r w:rsidRPr="000528DA">
        <w:rPr>
          <w:rtl/>
        </w:rPr>
        <w:t xml:space="preserve">אוי </w:t>
      </w:r>
      <w:r w:rsidRPr="000528DA">
        <w:rPr>
          <w:rFonts w:hint="cs"/>
          <w:rtl/>
        </w:rPr>
        <w:t>ש</w:t>
      </w:r>
      <w:r w:rsidRPr="000528DA">
        <w:rPr>
          <w:rtl/>
        </w:rPr>
        <w:t>החרבתי את ביתי ושרפתי היכלי והגליתים לבין האומות.</w:t>
      </w:r>
      <w:r w:rsidRPr="000528DA">
        <w:rPr>
          <w:rFonts w:hint="cs"/>
          <w:rtl/>
        </w:rPr>
        <w:t xml:space="preserve"> </w:t>
      </w:r>
    </w:p>
    <w:p w14:paraId="7E413453" w14:textId="45CC0046" w:rsidR="00A24328" w:rsidRDefault="00757B9B" w:rsidP="009A59D1">
      <w:pPr>
        <w:pStyle w:val="38"/>
        <w:framePr w:wrap="notBeside"/>
        <w:rPr>
          <w:rtl/>
        </w:rPr>
      </w:pPr>
      <w:r w:rsidRPr="00660D7A">
        <w:rPr>
          <w:rFonts w:hint="cs"/>
          <w:rtl/>
        </w:rPr>
        <w:t>א"ל</w:t>
      </w:r>
      <w:r w:rsidR="00A24328">
        <w:rPr>
          <w:rFonts w:hint="cs"/>
          <w:rtl/>
        </w:rPr>
        <w:t>:</w:t>
      </w:r>
    </w:p>
    <w:p w14:paraId="131DD9DE" w14:textId="4B93C033" w:rsidR="00757B9B" w:rsidRPr="000528DA" w:rsidRDefault="00757B9B" w:rsidP="000528DA">
      <w:pPr>
        <w:rPr>
          <w:rtl/>
        </w:rPr>
      </w:pPr>
      <w:r w:rsidRPr="000528DA">
        <w:rPr>
          <w:rFonts w:hint="cs"/>
          <w:rtl/>
        </w:rPr>
        <w:t>חייך ש</w:t>
      </w:r>
      <w:r w:rsidRPr="000528DA">
        <w:rPr>
          <w:rtl/>
        </w:rPr>
        <w:t>בכל יום ויום שלש פעמים אומרת כך.</w:t>
      </w:r>
      <w:r w:rsidR="000F41B9" w:rsidRPr="000528DA">
        <w:rPr>
          <w:rFonts w:hint="cs"/>
          <w:rtl/>
        </w:rPr>
        <w:t xml:space="preserve"> </w:t>
      </w:r>
      <w:r w:rsidRPr="000528DA">
        <w:rPr>
          <w:rFonts w:hint="cs"/>
          <w:rtl/>
        </w:rPr>
        <w:t xml:space="preserve">ובשעה שישראל </w:t>
      </w:r>
      <w:r w:rsidRPr="000528DA">
        <w:rPr>
          <w:rtl/>
        </w:rPr>
        <w:t xml:space="preserve">נכנסין </w:t>
      </w:r>
      <w:r w:rsidRPr="000528DA">
        <w:rPr>
          <w:rFonts w:hint="cs"/>
          <w:rtl/>
        </w:rPr>
        <w:t>לב</w:t>
      </w:r>
      <w:r w:rsidR="00227BD1" w:rsidRPr="000528DA">
        <w:rPr>
          <w:rFonts w:hint="cs"/>
          <w:rtl/>
        </w:rPr>
        <w:t>יה</w:t>
      </w:r>
      <w:r w:rsidR="00280386" w:rsidRPr="000528DA">
        <w:rPr>
          <w:rtl/>
        </w:rPr>
        <w:t>"</w:t>
      </w:r>
      <w:r w:rsidRPr="000528DA">
        <w:rPr>
          <w:rFonts w:hint="cs"/>
          <w:rtl/>
        </w:rPr>
        <w:t>כ ובתמ</w:t>
      </w:r>
      <w:r w:rsidR="00280386" w:rsidRPr="000528DA">
        <w:rPr>
          <w:rtl/>
        </w:rPr>
        <w:t>"</w:t>
      </w:r>
      <w:r w:rsidRPr="000528DA">
        <w:rPr>
          <w:rFonts w:hint="cs"/>
          <w:rtl/>
        </w:rPr>
        <w:t>ד ו</w:t>
      </w:r>
      <w:r w:rsidRPr="000528DA">
        <w:rPr>
          <w:rtl/>
        </w:rPr>
        <w:t>עונין י</w:t>
      </w:r>
      <w:r w:rsidRPr="000528DA">
        <w:rPr>
          <w:rFonts w:hint="cs"/>
          <w:rtl/>
        </w:rPr>
        <w:t xml:space="preserve">ש"ר </w:t>
      </w:r>
      <w:r w:rsidRPr="000528DA">
        <w:rPr>
          <w:rtl/>
        </w:rPr>
        <w:t>מבורך</w:t>
      </w:r>
      <w:r w:rsidR="007D462B" w:rsidRPr="000528DA">
        <w:rPr>
          <w:rFonts w:hint="cs"/>
          <w:rtl/>
        </w:rPr>
        <w:t>,</w:t>
      </w:r>
      <w:r w:rsidRPr="000528DA">
        <w:rPr>
          <w:rtl/>
        </w:rPr>
        <w:t xml:space="preserve"> הקב"ה מנענע ראשו ואומר: אשרי המלך שמקלסין אותו בביתו כך,</w:t>
      </w:r>
      <w:r w:rsidRPr="000528DA">
        <w:rPr>
          <w:rFonts w:hint="cs"/>
          <w:rtl/>
        </w:rPr>
        <w:t xml:space="preserve"> </w:t>
      </w:r>
      <w:r w:rsidRPr="000528DA">
        <w:rPr>
          <w:rtl/>
        </w:rPr>
        <w:t>מה לו לאב שהגלה את בניו, ואוי לבנים שגלו מעל שולחן אביהם.</w:t>
      </w:r>
    </w:p>
    <w:p w14:paraId="7B3BD13E" w14:textId="1C18796F" w:rsidR="00757B9B" w:rsidRPr="00E34F28" w:rsidRDefault="00683C59" w:rsidP="00F50A20">
      <w:pPr>
        <w:pStyle w:val="afffa"/>
        <w:rPr>
          <w:del w:id="90004" w:author="מנוע עיצוב" w:date="2026-10-08T11:01:28Z"/>
          <w:rtl/>
        </w:rPr>
      </w:pPr>
      <w:del w:id="90003" w:author="מנוע עיצוב" w:date="2026-10-08T11:01:28Z">
        <w:r>
          <w:rPr>
            <w:rFonts w:hint="eastAsia"/>
            <w:rtl/>
          </w:rPr>
          <w:delText xml:space="preserve">***</w:delText>
        </w:r>
      </w:del>
    </w:p>
    <w:p w14:paraId="40D72F2F" w14:textId="77777777" w:rsidR="001F7B96" w:rsidRPr="00E34F28" w:rsidRDefault="001F7B96" w:rsidP="00EC0DC4">
      <w:pPr>
        <w:pStyle w:val="af2"/>
        <w:framePr w:wrap="around"/>
        <w:rPr>
          <w:rtl/>
        </w:rPr>
      </w:pPr>
      <w:r>
        <w:rPr>
          <w:rFonts w:hint="cs"/>
          <w:rtl/>
        </w:rPr>
        <w:t>ג:</w:t>
      </w:r>
    </w:p>
    <w:p w14:paraId="1A39FB10" w14:textId="653A4058" w:rsidR="00757B9B" w:rsidRPr="00E34F28" w:rsidRDefault="00757B9B" w:rsidP="003F33DA">
      <w:pPr>
        <w:pStyle w:val="afffffc"/>
        <w:spacing w:before="0"/>
        <w:rPr>
          <w:rtl/>
        </w:rPr>
      </w:pPr>
      <w:bookmarkStart w:id="22" w:name="_Toc193635551"/>
      <w:bookmarkStart w:id="23" w:name="_Toc216184164"/>
      <w:r w:rsidRPr="003F33DA">
        <w:rPr>
          <w:rtl/>
        </w:rPr>
        <w:t>אין נכנסין לחורבה</w:t>
      </w:r>
      <w:r w:rsidR="00227BD1" w:rsidRPr="003F33DA">
        <w:rPr>
          <w:rFonts w:hint="cs"/>
          <w:rtl/>
        </w:rPr>
        <w:t xml:space="preserve"> מפני שלשה דברים</w:t>
      </w:r>
      <w:bookmarkEnd w:id="22"/>
      <w:bookmarkEnd w:id="23"/>
    </w:p>
    <w:p w14:paraId="3D615840" w14:textId="77777777" w:rsidR="007D462B" w:rsidRPr="000528DA" w:rsidRDefault="00757B9B" w:rsidP="000528DA">
      <w:pPr>
        <w:rPr>
          <w:rtl/>
        </w:rPr>
      </w:pPr>
      <w:bookmarkStart w:id="24" w:name="_Toc193635552"/>
      <w:bookmarkStart w:id="25" w:name="_Toc216184165"/>
      <w:r w:rsidRPr="00A10336">
        <w:rPr>
          <w:rStyle w:val="30"/>
          <w:rtl/>
        </w:rPr>
        <w:t>חשד</w:t>
      </w:r>
      <w:bookmarkEnd w:id="24"/>
      <w:bookmarkEnd w:id="25"/>
      <w:r w:rsidRPr="00A10336">
        <w:rPr>
          <w:rStyle w:val="30"/>
          <w:rtl/>
        </w:rPr>
        <w:t xml:space="preserve"> </w:t>
      </w:r>
      <w:r w:rsidR="001F7B96" w:rsidRPr="000528DA">
        <w:rPr>
          <w:rFonts w:hint="cs"/>
          <w:rtl/>
        </w:rPr>
        <w:t xml:space="preserve">בבית חדש ותרי, </w:t>
      </w:r>
      <w:r w:rsidRPr="00A10336">
        <w:rPr>
          <w:rStyle w:val="30"/>
          <w:rtl/>
        </w:rPr>
        <w:t xml:space="preserve">מפולת </w:t>
      </w:r>
      <w:r w:rsidR="001F7B96" w:rsidRPr="000528DA">
        <w:rPr>
          <w:rFonts w:hint="cs"/>
          <w:rtl/>
        </w:rPr>
        <w:t xml:space="preserve">בתרי וכשרי. </w:t>
      </w:r>
    </w:p>
    <w:p w14:paraId="5A835502" w14:textId="77777777" w:rsidR="007D462B" w:rsidRPr="000528DA" w:rsidRDefault="00757B9B" w:rsidP="000528DA">
      <w:pPr>
        <w:rPr>
          <w:rtl/>
        </w:rPr>
      </w:pPr>
      <w:bookmarkStart w:id="26" w:name="_Toc193635553"/>
      <w:bookmarkStart w:id="27" w:name="_Toc216184166"/>
      <w:r w:rsidRPr="00A10336">
        <w:rPr>
          <w:rStyle w:val="30"/>
          <w:rtl/>
        </w:rPr>
        <w:t>מזיקין</w:t>
      </w:r>
      <w:bookmarkEnd w:id="26"/>
      <w:bookmarkEnd w:id="27"/>
      <w:r w:rsidRPr="000528DA">
        <w:rPr>
          <w:rtl/>
        </w:rPr>
        <w:t xml:space="preserve"> בחורבה חד</w:t>
      </w:r>
      <w:r w:rsidR="001F7B96" w:rsidRPr="000528DA">
        <w:rPr>
          <w:rFonts w:hint="cs"/>
          <w:rtl/>
        </w:rPr>
        <w:t>שה</w:t>
      </w:r>
      <w:r w:rsidR="001F7B96" w:rsidRPr="000528DA">
        <w:rPr>
          <w:rtl/>
        </w:rPr>
        <w:t>, ובתרי וכשרי</w:t>
      </w:r>
      <w:r w:rsidR="001F7B96" w:rsidRPr="000528DA">
        <w:rPr>
          <w:rFonts w:hint="cs"/>
          <w:rtl/>
        </w:rPr>
        <w:t xml:space="preserve"> </w:t>
      </w:r>
    </w:p>
    <w:p w14:paraId="7B610BAF" w14:textId="3FE00BEA" w:rsidR="00757B9B" w:rsidRPr="000528DA" w:rsidRDefault="003F33DA" w:rsidP="000528DA">
      <w:pPr>
        <w:rPr>
          <w:rtl/>
        </w:rPr>
      </w:pPr>
      <w:r w:rsidRPr="00E34F28">
        <w:rPr>
          <w:rStyle w:val="afffff9"/>
          <w:rFonts w:hint="cs"/>
          <w:rtl/>
        </w:rPr>
        <w:t>א.</w:t>
      </w:r>
      <w:r w:rsidRPr="000528DA">
        <w:rPr>
          <w:rFonts w:hint="cs"/>
          <w:rtl/>
        </w:rPr>
        <w:t xml:space="preserve"> </w:t>
      </w:r>
      <w:r w:rsidR="001F7B96" w:rsidRPr="000528DA">
        <w:rPr>
          <w:rFonts w:hint="cs"/>
          <w:rtl/>
        </w:rPr>
        <w:t>וחישי</w:t>
      </w:r>
      <w:r w:rsidR="00757B9B" w:rsidRPr="000528DA">
        <w:rPr>
          <w:rFonts w:hint="cs"/>
          <w:rtl/>
        </w:rPr>
        <w:t xml:space="preserve"> למזיקין במקומן</w:t>
      </w:r>
      <w:r w:rsidR="001F7B96" w:rsidRPr="006D3CF8">
        <w:rPr>
          <w:rStyle w:val="afffffb"/>
          <w:rFonts w:hint="cs"/>
          <w:b w:val="0"/>
          <w:bCs w:val="0"/>
          <w:rtl/>
        </w:rPr>
        <w:t xml:space="preserve"> ב.</w:t>
      </w:r>
      <w:r w:rsidR="00757B9B" w:rsidRPr="000528DA">
        <w:rPr>
          <w:rFonts w:hint="cs"/>
          <w:rtl/>
        </w:rPr>
        <w:t xml:space="preserve"> </w:t>
      </w:r>
      <w:r w:rsidR="00757B9B" w:rsidRPr="000528DA">
        <w:rPr>
          <w:rtl/>
        </w:rPr>
        <w:t>בחד, ובחורבה חד</w:t>
      </w:r>
      <w:r w:rsidR="00757B9B" w:rsidRPr="000528DA">
        <w:rPr>
          <w:rFonts w:hint="cs"/>
          <w:rtl/>
        </w:rPr>
        <w:t>שה</w:t>
      </w:r>
      <w:r w:rsidR="00757B9B" w:rsidRPr="000528DA">
        <w:rPr>
          <w:rtl/>
        </w:rPr>
        <w:t xml:space="preserve"> </w:t>
      </w:r>
      <w:r w:rsidR="00757B9B" w:rsidRPr="000528DA">
        <w:rPr>
          <w:rFonts w:hint="cs"/>
          <w:rtl/>
        </w:rPr>
        <w:t>בשדה</w:t>
      </w:r>
    </w:p>
    <w:p w14:paraId="550A303C" w14:textId="6A06A9D7" w:rsidR="00757B9B" w:rsidRPr="00E34F28" w:rsidRDefault="00683C59" w:rsidP="00F50A20">
      <w:pPr>
        <w:pStyle w:val="afffa"/>
        <w:rPr>
          <w:del w:id="90006" w:author="מנוע עיצוב" w:date="2026-10-08T11:01:28Z"/>
          <w:rtl/>
        </w:rPr>
      </w:pPr>
      <w:del w:id="90005" w:author="מנוע עיצוב" w:date="2026-10-08T11:01:28Z">
        <w:r>
          <w:rPr>
            <w:rFonts w:hint="eastAsia"/>
            <w:rtl/>
          </w:rPr>
          <w:delText xml:space="preserve">***</w:delText>
        </w:r>
      </w:del>
    </w:p>
    <w:p w14:paraId="02E94AC9" w14:textId="77777777" w:rsidR="007D462B" w:rsidRPr="00DD0C88" w:rsidRDefault="00AD5FA4" w:rsidP="00470C2A">
      <w:pPr>
        <w:pStyle w:val="afffffc"/>
        <w:spacing w:before="0"/>
        <w:rPr>
          <w:rtl/>
        </w:rPr>
      </w:pPr>
      <w:bookmarkStart w:id="28" w:name="_Toc193635554"/>
      <w:bookmarkStart w:id="29" w:name="_Toc216184167"/>
      <w:r w:rsidRPr="00DD0C88">
        <w:rPr>
          <w:rFonts w:hint="cs"/>
          <w:rtl/>
        </w:rPr>
        <w:t xml:space="preserve">כמה </w:t>
      </w:r>
      <w:r w:rsidR="00757B9B" w:rsidRPr="00DD0C88">
        <w:rPr>
          <w:rtl/>
        </w:rPr>
        <w:t xml:space="preserve">משמרות </w:t>
      </w:r>
      <w:r w:rsidRPr="00DD0C88">
        <w:rPr>
          <w:rFonts w:hint="cs"/>
          <w:rtl/>
        </w:rPr>
        <w:t>ב</w:t>
      </w:r>
      <w:r w:rsidR="00757B9B" w:rsidRPr="00DD0C88">
        <w:rPr>
          <w:rtl/>
        </w:rPr>
        <w:t>לילה</w:t>
      </w:r>
      <w:bookmarkEnd w:id="28"/>
      <w:bookmarkEnd w:id="29"/>
    </w:p>
    <w:p w14:paraId="47607D54" w14:textId="52B62317" w:rsidR="00A24328" w:rsidRDefault="00AD5FA4" w:rsidP="009A59D1">
      <w:pPr>
        <w:pStyle w:val="38"/>
        <w:framePr w:wrap="notBeside"/>
        <w:rPr>
          <w:rtl/>
        </w:rPr>
      </w:pPr>
      <w:r w:rsidRPr="00660D7A">
        <w:rPr>
          <w:rFonts w:hint="cs"/>
          <w:rtl/>
        </w:rPr>
        <w:t>רבי</w:t>
      </w:r>
      <w:r w:rsidR="00A24328">
        <w:rPr>
          <w:rFonts w:hint="cs"/>
          <w:rtl/>
        </w:rPr>
        <w:t>:</w:t>
      </w:r>
    </w:p>
    <w:p w14:paraId="4AE6C474" w14:textId="3A21748B" w:rsidR="007D462B" w:rsidRPr="000528DA" w:rsidRDefault="00AD5FA4" w:rsidP="000528DA">
      <w:pPr>
        <w:rPr>
          <w:rtl/>
        </w:rPr>
      </w:pPr>
      <w:r w:rsidRPr="000528DA">
        <w:rPr>
          <w:rFonts w:ascii="Fb Fontext" w:hAnsi="Fb Fontext" w:hint="cs"/>
          <w:rtl/>
        </w:rPr>
        <w:t>ארבעה,</w:t>
      </w:r>
      <w:r w:rsidR="00E659CA">
        <w:rPr>
          <w:rFonts w:ascii="Fb Fontext" w:hAnsi="Fb Fontext" w:hint="cs"/>
          <w:rtl/>
        </w:rPr>
        <w:t xml:space="preserve"> </w:t>
      </w:r>
      <w:r w:rsidR="007D462B">
        <w:rPr>
          <w:rStyle w:val="ad"/>
          <w:rFonts w:hint="cs"/>
          <w:rtl/>
        </w:rPr>
        <w:t xml:space="preserve"> </w:t>
      </w:r>
      <w:r w:rsidR="007D462B" w:rsidRPr="00431703">
        <w:rPr>
          <w:rStyle w:val="ad"/>
          <w:rtl/>
        </w:rPr>
        <w:t>התיכונה</w:t>
      </w:r>
      <w:r w:rsidR="007D462B" w:rsidRPr="000528DA">
        <w:rPr>
          <w:rtl/>
        </w:rPr>
        <w:t xml:space="preserve"> מהתיכונה שבתיכונו</w:t>
      </w:r>
      <w:r w:rsidR="007D462B" w:rsidRPr="000528DA">
        <w:rPr>
          <w:rFonts w:hint="cs"/>
          <w:rtl/>
        </w:rPr>
        <w:t>ת</w:t>
      </w:r>
    </w:p>
    <w:p w14:paraId="463F4FFF" w14:textId="63B868F6" w:rsidR="00A24328" w:rsidRDefault="00AD5FA4" w:rsidP="009A59D1">
      <w:pPr>
        <w:pStyle w:val="38"/>
        <w:framePr w:wrap="notBeside"/>
        <w:rPr>
          <w:rtl/>
        </w:rPr>
      </w:pPr>
      <w:r w:rsidRPr="00660D7A">
        <w:rPr>
          <w:rFonts w:hint="cs"/>
          <w:rtl/>
        </w:rPr>
        <w:t>ר</w:t>
      </w:r>
      <w:r w:rsidR="003F33DA" w:rsidRPr="00660D7A">
        <w:rPr>
          <w:rFonts w:hint="cs"/>
          <w:rtl/>
        </w:rPr>
        <w:t>ב נתן</w:t>
      </w:r>
      <w:r w:rsidR="00A24328">
        <w:rPr>
          <w:rFonts w:hint="cs"/>
          <w:rtl/>
        </w:rPr>
        <w:t>:</w:t>
      </w:r>
    </w:p>
    <w:p w14:paraId="120B8245" w14:textId="5BB4E844" w:rsidR="00AD5FA4" w:rsidRPr="000528DA" w:rsidRDefault="00AD5FA4" w:rsidP="000528DA">
      <w:pPr>
        <w:rPr>
          <w:rtl/>
        </w:rPr>
      </w:pPr>
      <w:r w:rsidRPr="000528DA">
        <w:rPr>
          <w:rFonts w:ascii="Fb Fontext" w:hAnsi="Fb Fontext" w:hint="cs"/>
          <w:rtl/>
        </w:rPr>
        <w:t xml:space="preserve">שלש </w:t>
      </w:r>
      <w:r>
        <w:rPr>
          <w:rStyle w:val="ad"/>
          <w:rFonts w:hint="cs"/>
          <w:rtl/>
        </w:rPr>
        <w:t>ד</w:t>
      </w:r>
      <w:r w:rsidR="00757B9B" w:rsidRPr="00431703">
        <w:rPr>
          <w:rStyle w:val="ad"/>
          <w:rtl/>
        </w:rPr>
        <w:t xml:space="preserve">ראש האשמרת </w:t>
      </w:r>
    </w:p>
    <w:p w14:paraId="64D7EABA" w14:textId="66DFBA6A" w:rsidR="00A24328" w:rsidRDefault="001F7B96" w:rsidP="009A59D1">
      <w:pPr>
        <w:pStyle w:val="38"/>
        <w:framePr w:wrap="notBeside"/>
        <w:rPr>
          <w:rtl/>
        </w:rPr>
      </w:pPr>
      <w:r w:rsidRPr="00660D7A">
        <w:rPr>
          <w:rFonts w:hint="cs"/>
          <w:rtl/>
        </w:rPr>
        <w:t>רבי כ</w:t>
      </w:r>
      <w:r w:rsidR="00757B9B" w:rsidRPr="00660D7A">
        <w:rPr>
          <w:rFonts w:hint="cs"/>
          <w:rtl/>
        </w:rPr>
        <w:t>ריב</w:t>
      </w:r>
      <w:r w:rsidR="00280386" w:rsidRPr="00660D7A">
        <w:rPr>
          <w:rtl/>
        </w:rPr>
        <w:t>"</w:t>
      </w:r>
      <w:r w:rsidR="00757B9B" w:rsidRPr="00660D7A">
        <w:rPr>
          <w:rFonts w:hint="cs"/>
          <w:rtl/>
        </w:rPr>
        <w:t>ל</w:t>
      </w:r>
      <w:r w:rsidR="00A24328">
        <w:rPr>
          <w:rFonts w:hint="cs"/>
          <w:rtl/>
        </w:rPr>
        <w:t>:</w:t>
      </w:r>
    </w:p>
    <w:p w14:paraId="5E91394D" w14:textId="05ECB492" w:rsidR="007D462B" w:rsidRPr="00E34F28" w:rsidRDefault="001F7B96" w:rsidP="003F33DA">
      <w:pPr>
        <w:pStyle w:val="afffff5"/>
        <w:spacing w:before="0"/>
        <w:rPr>
          <w:rtl/>
        </w:rPr>
      </w:pPr>
      <w:r w:rsidRPr="00E34F28">
        <w:rPr>
          <w:rStyle w:val="afffff9"/>
          <w:rFonts w:hint="cs"/>
          <w:rtl/>
        </w:rPr>
        <w:t>דמחד</w:t>
      </w:r>
      <w:r w:rsidR="00757B9B" w:rsidRPr="006F178A">
        <w:rPr>
          <w:rtl/>
        </w:rPr>
        <w:t xml:space="preserve"> </w:t>
      </w:r>
      <w:r w:rsidR="00757B9B" w:rsidRPr="0059479E">
        <w:rPr>
          <w:rStyle w:val="ad"/>
          <w:rFonts w:hint="cs"/>
          <w:rtl/>
        </w:rPr>
        <w:t>'</w:t>
      </w:r>
      <w:r w:rsidR="00757B9B" w:rsidRPr="001F7B96">
        <w:rPr>
          <w:rStyle w:val="ad"/>
          <w:u w:val="single"/>
          <w:rtl/>
        </w:rPr>
        <w:t>חצות לילה</w:t>
      </w:r>
      <w:r w:rsidR="00757B9B" w:rsidRPr="0059479E">
        <w:rPr>
          <w:rStyle w:val="ad"/>
          <w:rtl/>
        </w:rPr>
        <w:t xml:space="preserve"> אקום</w:t>
      </w:r>
      <w:r w:rsidR="00757B9B" w:rsidRPr="0059479E">
        <w:rPr>
          <w:rtl/>
        </w:rPr>
        <w:t>,</w:t>
      </w:r>
      <w:r>
        <w:rPr>
          <w:rFonts w:hint="cs"/>
          <w:rtl/>
        </w:rPr>
        <w:t xml:space="preserve"> </w:t>
      </w:r>
    </w:p>
    <w:p w14:paraId="04502D92" w14:textId="77777777" w:rsidR="00757B9B" w:rsidRPr="000528DA" w:rsidRDefault="001F7B96" w:rsidP="000528DA">
      <w:pPr>
        <w:rPr>
          <w:rtl/>
        </w:rPr>
      </w:pPr>
      <w:r w:rsidRPr="00E34F28">
        <w:rPr>
          <w:rStyle w:val="afffff9"/>
          <w:rFonts w:hint="cs"/>
          <w:rtl/>
        </w:rPr>
        <w:t>ומאידך</w:t>
      </w:r>
      <w:r>
        <w:rPr>
          <w:rStyle w:val="ad"/>
          <w:rFonts w:hint="cs"/>
          <w:rtl/>
        </w:rPr>
        <w:t xml:space="preserve"> </w:t>
      </w:r>
      <w:r w:rsidR="00757B9B" w:rsidRPr="00431703">
        <w:rPr>
          <w:rStyle w:val="ad"/>
          <w:rFonts w:hint="cs"/>
          <w:rtl/>
        </w:rPr>
        <w:t>'</w:t>
      </w:r>
      <w:r w:rsidR="00757B9B" w:rsidRPr="00431703">
        <w:rPr>
          <w:rStyle w:val="ad"/>
          <w:rtl/>
        </w:rPr>
        <w:t xml:space="preserve">קדמו עיני </w:t>
      </w:r>
      <w:r w:rsidR="00757B9B" w:rsidRPr="001F7B96">
        <w:rPr>
          <w:rStyle w:val="ad"/>
          <w:u w:val="single"/>
          <w:rtl/>
        </w:rPr>
        <w:t>אשמורות</w:t>
      </w:r>
      <w:r w:rsidR="00757B9B" w:rsidRPr="001F7B96">
        <w:rPr>
          <w:rStyle w:val="ad"/>
          <w:rFonts w:hint="cs"/>
          <w:u w:val="single"/>
          <w:rtl/>
        </w:rPr>
        <w:t>'</w:t>
      </w:r>
      <w:r w:rsidR="00757B9B" w:rsidRPr="000528DA">
        <w:rPr>
          <w:rtl/>
        </w:rPr>
        <w:t>, ארבע משמרות הוי הלילה.</w:t>
      </w:r>
    </w:p>
    <w:p w14:paraId="31C004A2" w14:textId="72E301AE" w:rsidR="00A24328" w:rsidRDefault="001F7B96" w:rsidP="009A59D1">
      <w:pPr>
        <w:pStyle w:val="38"/>
        <w:framePr w:wrap="notBeside"/>
        <w:rPr>
          <w:rtl/>
        </w:rPr>
      </w:pPr>
      <w:r w:rsidRPr="00660D7A">
        <w:rPr>
          <w:rFonts w:hint="cs"/>
          <w:rtl/>
        </w:rPr>
        <w:t xml:space="preserve">ר"נ: </w:t>
      </w:r>
      <w:r w:rsidR="00757B9B" w:rsidRPr="00660D7A">
        <w:rPr>
          <w:rFonts w:hint="cs"/>
          <w:rtl/>
        </w:rPr>
        <w:t>כרי</w:t>
      </w:r>
      <w:r w:rsidR="00757B9B" w:rsidRPr="00660D7A">
        <w:rPr>
          <w:rtl/>
        </w:rPr>
        <w:t>"</w:t>
      </w:r>
      <w:r w:rsidR="00757B9B" w:rsidRPr="00660D7A">
        <w:rPr>
          <w:rFonts w:hint="cs"/>
          <w:rtl/>
        </w:rPr>
        <w:t>ה</w:t>
      </w:r>
      <w:r w:rsidR="00A24328">
        <w:rPr>
          <w:rFonts w:hint="cs"/>
          <w:rtl/>
        </w:rPr>
        <w:t>:</w:t>
      </w:r>
    </w:p>
    <w:p w14:paraId="12F0F16A" w14:textId="4A54C96C" w:rsidR="007D462B" w:rsidRPr="000528DA" w:rsidRDefault="00757B9B" w:rsidP="000528DA">
      <w:pPr>
        <w:rPr>
          <w:rtl/>
        </w:rPr>
      </w:pPr>
      <w:r w:rsidRPr="000528DA">
        <w:rPr>
          <w:rFonts w:hint="cs"/>
          <w:rtl/>
        </w:rPr>
        <w:t>ד</w:t>
      </w:r>
      <w:r w:rsidRPr="000528DA">
        <w:rPr>
          <w:rtl/>
        </w:rPr>
        <w:t xml:space="preserve">עד </w:t>
      </w:r>
      <w:r w:rsidR="001F7B96" w:rsidRPr="000528DA">
        <w:rPr>
          <w:rFonts w:hint="cs"/>
          <w:rtl/>
        </w:rPr>
        <w:t>ג'</w:t>
      </w:r>
      <w:r w:rsidRPr="000528DA">
        <w:rPr>
          <w:rtl/>
        </w:rPr>
        <w:t xml:space="preserve"> שעות</w:t>
      </w:r>
      <w:r w:rsidR="001F7B96" w:rsidRPr="000528DA">
        <w:rPr>
          <w:rFonts w:hint="cs"/>
          <w:rtl/>
        </w:rPr>
        <w:t xml:space="preserve"> כדרך מלכים</w:t>
      </w:r>
    </w:p>
    <w:p w14:paraId="406A2BE6" w14:textId="77777777" w:rsidR="00757B9B" w:rsidRPr="000528DA" w:rsidRDefault="00757B9B" w:rsidP="000528DA">
      <w:pPr>
        <w:rPr>
          <w:rtl/>
        </w:rPr>
      </w:pPr>
      <w:r w:rsidRPr="000528DA">
        <w:rPr>
          <w:rtl/>
        </w:rPr>
        <w:t>ש</w:t>
      </w:r>
      <w:r w:rsidRPr="000528DA">
        <w:rPr>
          <w:rFonts w:hint="cs"/>
          <w:rtl/>
        </w:rPr>
        <w:t>ש דלילה וב' דיום הוו ב' משמרות של ד' שעות</w:t>
      </w:r>
    </w:p>
    <w:p w14:paraId="48888291" w14:textId="5F63E40D" w:rsidR="00A24328" w:rsidRDefault="001F7B96" w:rsidP="009A59D1">
      <w:pPr>
        <w:pStyle w:val="38"/>
        <w:framePr w:wrap="notBeside"/>
        <w:rPr>
          <w:rtl/>
        </w:rPr>
      </w:pPr>
      <w:r w:rsidRPr="00660D7A">
        <w:rPr>
          <w:rFonts w:hint="cs"/>
          <w:rtl/>
        </w:rPr>
        <w:t>ר</w:t>
      </w:r>
      <w:r w:rsidR="003F33DA" w:rsidRPr="00660D7A">
        <w:rPr>
          <w:rFonts w:hint="cs"/>
          <w:rtl/>
        </w:rPr>
        <w:t xml:space="preserve">ב </w:t>
      </w:r>
      <w:r w:rsidRPr="00660D7A">
        <w:rPr>
          <w:rFonts w:hint="cs"/>
          <w:rtl/>
        </w:rPr>
        <w:t>א</w:t>
      </w:r>
      <w:r w:rsidR="003F33DA" w:rsidRPr="00660D7A">
        <w:rPr>
          <w:rFonts w:hint="cs"/>
          <w:rtl/>
        </w:rPr>
        <w:t>שי</w:t>
      </w:r>
      <w:r w:rsidR="009B14FE">
        <w:rPr>
          <w:rtl/>
        </w:rPr>
        <w:t>:</w:t>
      </w:r>
    </w:p>
    <w:p w14:paraId="66708266" w14:textId="2E7E90DF" w:rsidR="00F64167" w:rsidRDefault="00757B9B" w:rsidP="000528DA">
      <w:pPr>
        <w:rPr>
          <w:rtl/>
        </w:rPr>
      </w:pPr>
      <w:r w:rsidRPr="000528DA">
        <w:rPr>
          <w:rtl/>
        </w:rPr>
        <w:t>משמרה ו</w:t>
      </w:r>
      <w:r w:rsidR="001F7B96" w:rsidRPr="000528DA">
        <w:rPr>
          <w:rFonts w:hint="cs"/>
          <w:rtl/>
        </w:rPr>
        <w:t xml:space="preserve">חצי </w:t>
      </w:r>
      <w:r w:rsidRPr="000528DA">
        <w:rPr>
          <w:rtl/>
        </w:rPr>
        <w:t>משמרות קרו להו</w:t>
      </w:r>
      <w:r w:rsidRPr="000528DA">
        <w:rPr>
          <w:rFonts w:hint="cs"/>
          <w:rtl/>
        </w:rPr>
        <w:t xml:space="preserve"> </w:t>
      </w:r>
      <w:r w:rsidRPr="000528DA">
        <w:rPr>
          <w:rStyle w:val="affffff7"/>
          <w:rFonts w:hint="cs"/>
          <w:rtl/>
        </w:rPr>
        <w:t>[ודוד קם באמצעה]</w:t>
      </w:r>
      <w:r w:rsidRPr="000528DA">
        <w:rPr>
          <w:rStyle w:val="affffff6"/>
          <w:spacing w:val="0"/>
          <w:rtl/>
        </w:rPr>
        <w:t>.</w:t>
      </w:r>
    </w:p>
    <w:p w14:paraId="0DBD49BA" w14:textId="7D69FF35" w:rsidR="00757B9B" w:rsidRPr="00E34F28" w:rsidRDefault="00683C59" w:rsidP="00F50A20">
      <w:pPr>
        <w:pStyle w:val="afffa"/>
        <w:rPr>
          <w:rtl/>
        </w:rPr>
      </w:pPr>
      <w:r>
        <w:rPr>
          <w:rFonts w:hint="eastAsia"/>
          <w:rtl/>
        </w:rPr>
        <w:t>***</w:t>
      </w:r>
    </w:p>
    <w:p w14:paraId="3137BB68" w14:textId="133A15EA" w:rsidR="00A24328" w:rsidRDefault="00757B9B" w:rsidP="009A59D1">
      <w:pPr>
        <w:pStyle w:val="38"/>
        <w:framePr w:wrap="notBeside"/>
        <w:rPr>
          <w:rtl/>
        </w:rPr>
      </w:pPr>
      <w:r w:rsidRPr="00660D7A">
        <w:rPr>
          <w:rFonts w:hint="cs"/>
          <w:rtl/>
        </w:rPr>
        <w:t>ריב</w:t>
      </w:r>
      <w:r w:rsidRPr="00660D7A">
        <w:rPr>
          <w:rtl/>
        </w:rPr>
        <w:t>"</w:t>
      </w:r>
      <w:r w:rsidRPr="00660D7A">
        <w:rPr>
          <w:rFonts w:hint="cs"/>
          <w:rtl/>
        </w:rPr>
        <w:t>ל</w:t>
      </w:r>
      <w:r w:rsidR="00A24328">
        <w:rPr>
          <w:rtl/>
        </w:rPr>
        <w:t>:</w:t>
      </w:r>
    </w:p>
    <w:p w14:paraId="31C212A7" w14:textId="2EEF6663" w:rsidR="00757B9B" w:rsidRPr="000528DA" w:rsidRDefault="00757B9B" w:rsidP="000528DA">
      <w:pPr>
        <w:rPr>
          <w:rtl/>
        </w:rPr>
      </w:pPr>
      <w:r w:rsidRPr="000528DA">
        <w:rPr>
          <w:rFonts w:ascii="Fb Fontext" w:hAnsi="Fb Fontext"/>
          <w:rtl/>
        </w:rPr>
        <w:t>אין אומרין בפני המת אלא דבריו של מת.</w:t>
      </w:r>
    </w:p>
    <w:p w14:paraId="7B9E6D1D" w14:textId="547F70B7" w:rsidR="00A24328" w:rsidRDefault="001F7B96" w:rsidP="009A59D1">
      <w:pPr>
        <w:pStyle w:val="38"/>
        <w:framePr w:wrap="notBeside"/>
        <w:rPr>
          <w:rtl/>
        </w:rPr>
      </w:pPr>
      <w:r w:rsidRPr="00660D7A">
        <w:rPr>
          <w:rFonts w:hint="cs"/>
          <w:rtl/>
        </w:rPr>
        <w:t>ראב"כ</w:t>
      </w:r>
      <w:r w:rsidR="00A24328">
        <w:rPr>
          <w:rFonts w:hint="cs"/>
          <w:rtl/>
        </w:rPr>
        <w:t>:</w:t>
      </w:r>
    </w:p>
    <w:p w14:paraId="5C20822B" w14:textId="421D5DA5" w:rsidR="00757B9B" w:rsidRPr="000528DA" w:rsidRDefault="001F7B96" w:rsidP="000528DA">
      <w:pPr>
        <w:rPr>
          <w:rtl/>
        </w:rPr>
      </w:pPr>
      <w:r w:rsidRPr="000528DA">
        <w:rPr>
          <w:rFonts w:hint="cs"/>
          <w:rtl/>
        </w:rPr>
        <w:t xml:space="preserve">ודווקא </w:t>
      </w:r>
      <w:r w:rsidR="00757B9B" w:rsidRPr="000528DA">
        <w:rPr>
          <w:rtl/>
        </w:rPr>
        <w:t>בד</w:t>
      </w:r>
      <w:r w:rsidRPr="000528DA">
        <w:rPr>
          <w:rFonts w:hint="cs"/>
          <w:rtl/>
        </w:rPr>
        <w:t>"ת</w:t>
      </w:r>
      <w:r w:rsidR="00757B9B" w:rsidRPr="000528DA">
        <w:rPr>
          <w:rtl/>
        </w:rPr>
        <w:t xml:space="preserve">, </w:t>
      </w:r>
      <w:r w:rsidRPr="000528DA">
        <w:rPr>
          <w:rFonts w:hint="cs"/>
          <w:rtl/>
        </w:rPr>
        <w:t>ולא בדעלמא</w:t>
      </w:r>
      <w:r w:rsidRPr="00E34F28">
        <w:rPr>
          <w:rStyle w:val="afffff9"/>
          <w:rFonts w:hint="cs"/>
          <w:rtl/>
        </w:rPr>
        <w:t xml:space="preserve"> </w:t>
      </w:r>
      <w:r w:rsidR="003F33DA" w:rsidRPr="00E34F28">
        <w:rPr>
          <w:rStyle w:val="afffff9"/>
          <w:rFonts w:hint="cs"/>
          <w:rtl/>
        </w:rPr>
        <w:t>א''ד</w:t>
      </w:r>
      <w:r w:rsidR="003F33DA" w:rsidRPr="00A10336">
        <w:rPr>
          <w:rStyle w:val="30"/>
          <w:rFonts w:hint="cs"/>
          <w:rtl/>
        </w:rPr>
        <w:t xml:space="preserve">: </w:t>
      </w:r>
      <w:r w:rsidRPr="00A10336">
        <w:rPr>
          <w:rStyle w:val="30"/>
          <w:rFonts w:hint="cs"/>
          <w:rtl/>
        </w:rPr>
        <w:t>א</w:t>
      </w:r>
      <w:r w:rsidR="003F33DA" w:rsidRPr="00A10336">
        <w:rPr>
          <w:rStyle w:val="30"/>
          <w:rFonts w:hint="cs"/>
          <w:rtl/>
        </w:rPr>
        <w:t>ף</w:t>
      </w:r>
      <w:r w:rsidRPr="000528DA">
        <w:rPr>
          <w:rFonts w:hint="cs"/>
          <w:rtl/>
        </w:rPr>
        <w:t xml:space="preserve"> בד</w:t>
      </w:r>
      <w:r w:rsidR="00280386" w:rsidRPr="000528DA">
        <w:rPr>
          <w:rtl/>
        </w:rPr>
        <w:t>"</w:t>
      </w:r>
      <w:r w:rsidRPr="000528DA">
        <w:rPr>
          <w:rFonts w:hint="cs"/>
          <w:rtl/>
        </w:rPr>
        <w:t xml:space="preserve">ת </w:t>
      </w:r>
      <w:r w:rsidR="00757B9B" w:rsidRPr="000528DA">
        <w:rPr>
          <w:rtl/>
        </w:rPr>
        <w:t>ו</w:t>
      </w:r>
      <w:r w:rsidR="00757B9B" w:rsidRPr="000528DA">
        <w:rPr>
          <w:rFonts w:hint="cs"/>
          <w:rtl/>
        </w:rPr>
        <w:t>כ</w:t>
      </w:r>
      <w:r w:rsidR="00757B9B" w:rsidRPr="000528DA">
        <w:rPr>
          <w:rtl/>
        </w:rPr>
        <w:t>"</w:t>
      </w:r>
      <w:r w:rsidR="00757B9B" w:rsidRPr="000528DA">
        <w:rPr>
          <w:rFonts w:hint="cs"/>
          <w:rtl/>
        </w:rPr>
        <w:t>ש</w:t>
      </w:r>
      <w:r w:rsidR="00757B9B" w:rsidRPr="000528DA">
        <w:rPr>
          <w:rtl/>
        </w:rPr>
        <w:t xml:space="preserve"> מילי דעלמא.</w:t>
      </w:r>
    </w:p>
    <w:p w14:paraId="7AAA997D" w14:textId="5410EBBF" w:rsidR="003F33DA" w:rsidRPr="000528DA" w:rsidRDefault="00DD0C88" w:rsidP="00DD0C88">
      <w:pPr>
        <w:pStyle w:val="afffffc"/>
        <w:rPr>
          <w:rtl/>
        </w:rPr>
      </w:pPr>
      <w:bookmarkStart w:id="30" w:name="_Toc193635555"/>
      <w:bookmarkStart w:id="31" w:name="_Toc216184168"/>
      <w:r w:rsidRPr="00DD0C88">
        <w:rPr>
          <w:rStyle w:val="afffff9"/>
          <w:rFonts w:hint="cs"/>
          <w:rtl/>
        </w:rPr>
        <w:t>מחד</w:t>
      </w:r>
      <w:r>
        <w:rPr>
          <w:rStyle w:val="ad"/>
          <w:rFonts w:hint="cs"/>
          <w:rtl/>
        </w:rPr>
        <w:t xml:space="preserve"> </w:t>
      </w:r>
      <w:r w:rsidR="005F2EE9" w:rsidRPr="005F2EE9">
        <w:rPr>
          <w:rStyle w:val="ad"/>
          <w:rFonts w:hint="cs"/>
          <w:rtl/>
        </w:rPr>
        <w:t>חצות לילה אקום להודות לך</w:t>
      </w:r>
      <w:r w:rsidR="005F2EE9" w:rsidRPr="000528DA">
        <w:rPr>
          <w:rFonts w:hint="cs"/>
          <w:rtl/>
        </w:rPr>
        <w:t xml:space="preserve"> </w:t>
      </w:r>
      <w:r w:rsidR="005F2EE9" w:rsidRPr="00DD0C88">
        <w:rPr>
          <w:rStyle w:val="afffff9"/>
          <w:rFonts w:hint="cs"/>
          <w:rtl/>
        </w:rPr>
        <w:t>ומאידך</w:t>
      </w:r>
      <w:r w:rsidR="005F2EE9" w:rsidRPr="000528DA">
        <w:rPr>
          <w:rFonts w:hint="cs"/>
          <w:rtl/>
        </w:rPr>
        <w:t xml:space="preserve"> </w:t>
      </w:r>
      <w:r w:rsidR="005F2EE9" w:rsidRPr="005F2EE9">
        <w:rPr>
          <w:rStyle w:val="ad"/>
          <w:rFonts w:hint="cs"/>
          <w:rtl/>
        </w:rPr>
        <w:t>קדמתי בנשף</w:t>
      </w:r>
      <w:r w:rsidR="001F7B96" w:rsidRPr="005F2EE9">
        <w:rPr>
          <w:rStyle w:val="ad"/>
          <w:rFonts w:hint="cs"/>
          <w:rtl/>
        </w:rPr>
        <w:t>.</w:t>
      </w:r>
      <w:bookmarkEnd w:id="30"/>
      <w:bookmarkEnd w:id="31"/>
    </w:p>
    <w:p w14:paraId="58D93A12" w14:textId="72AC44A3" w:rsidR="00A24328" w:rsidRDefault="005F2EE9" w:rsidP="009A59D1">
      <w:pPr>
        <w:pStyle w:val="38"/>
        <w:framePr w:wrap="notBeside"/>
        <w:rPr>
          <w:rtl/>
        </w:rPr>
      </w:pPr>
      <w:r w:rsidRPr="00660D7A">
        <w:rPr>
          <w:rFonts w:hint="cs"/>
          <w:rtl/>
        </w:rPr>
        <w:t>א.</w:t>
      </w:r>
      <w:r w:rsidR="00BA3D05" w:rsidRPr="00660D7A">
        <w:rPr>
          <w:rFonts w:hint="cs"/>
          <w:rtl/>
        </w:rPr>
        <w:t xml:space="preserve"> </w:t>
      </w:r>
      <w:r w:rsidR="00757B9B" w:rsidRPr="00660D7A">
        <w:rPr>
          <w:rFonts w:hint="cs"/>
          <w:rtl/>
        </w:rPr>
        <w:t>ר</w:t>
      </w:r>
      <w:r w:rsidR="00757B9B" w:rsidRPr="00660D7A">
        <w:rPr>
          <w:rtl/>
        </w:rPr>
        <w:t>"</w:t>
      </w:r>
      <w:r w:rsidR="00757B9B" w:rsidRPr="00660D7A">
        <w:rPr>
          <w:rFonts w:hint="cs"/>
          <w:rtl/>
        </w:rPr>
        <w:t>א</w:t>
      </w:r>
      <w:r w:rsidR="00A24328">
        <w:rPr>
          <w:rtl/>
        </w:rPr>
        <w:t>:</w:t>
      </w:r>
    </w:p>
    <w:p w14:paraId="28B2B181" w14:textId="07CCDA24" w:rsidR="003F33DA" w:rsidRPr="000528DA" w:rsidRDefault="00757B9B" w:rsidP="000528DA">
      <w:pPr>
        <w:rPr>
          <w:rtl/>
        </w:rPr>
      </w:pPr>
      <w:r w:rsidRPr="000528DA">
        <w:rPr>
          <w:rFonts w:ascii="Fb Fontext" w:hAnsi="Fb Fontext"/>
          <w:rtl/>
        </w:rPr>
        <w:t>מעולם לא עבר עלי חצות לילה בשינה.</w:t>
      </w:r>
    </w:p>
    <w:p w14:paraId="25E9EC6C" w14:textId="77958BFE" w:rsidR="00A24328" w:rsidRDefault="005F2EE9" w:rsidP="009A59D1">
      <w:pPr>
        <w:pStyle w:val="38"/>
        <w:framePr w:wrap="notBeside"/>
        <w:rPr>
          <w:rtl/>
        </w:rPr>
      </w:pPr>
      <w:r w:rsidRPr="00660D7A">
        <w:rPr>
          <w:rFonts w:hint="cs"/>
          <w:rtl/>
        </w:rPr>
        <w:lastRenderedPageBreak/>
        <w:t xml:space="preserve">ב. </w:t>
      </w:r>
      <w:r w:rsidR="00757B9B" w:rsidRPr="00660D7A">
        <w:rPr>
          <w:rFonts w:hint="cs"/>
          <w:rtl/>
        </w:rPr>
        <w:t>ר</w:t>
      </w:r>
      <w:r w:rsidR="00757B9B" w:rsidRPr="00660D7A">
        <w:rPr>
          <w:rtl/>
        </w:rPr>
        <w:t>"</w:t>
      </w:r>
      <w:r w:rsidR="00757B9B" w:rsidRPr="00660D7A">
        <w:rPr>
          <w:rFonts w:hint="cs"/>
          <w:rtl/>
        </w:rPr>
        <w:t>ז</w:t>
      </w:r>
      <w:r w:rsidR="00A24328">
        <w:rPr>
          <w:rtl/>
        </w:rPr>
        <w:t>:</w:t>
      </w:r>
    </w:p>
    <w:p w14:paraId="2F036680" w14:textId="209597B6" w:rsidR="00757B9B" w:rsidRPr="000528DA" w:rsidRDefault="00757B9B" w:rsidP="000528DA">
      <w:pPr>
        <w:rPr>
          <w:rtl/>
        </w:rPr>
      </w:pPr>
      <w:r w:rsidRPr="000528DA">
        <w:rPr>
          <w:rtl/>
        </w:rPr>
        <w:t>עד חצות לילה מתנמנם כסוס.</w:t>
      </w:r>
      <w:r w:rsidRPr="000528DA">
        <w:rPr>
          <w:rFonts w:hint="cs"/>
          <w:rtl/>
        </w:rPr>
        <w:t xml:space="preserve"> </w:t>
      </w:r>
      <w:r w:rsidR="001F7B96" w:rsidRPr="000528DA">
        <w:rPr>
          <w:rtl/>
        </w:rPr>
        <w:t xml:space="preserve">מכאן ואילך </w:t>
      </w:r>
      <w:r w:rsidRPr="000528DA">
        <w:rPr>
          <w:rtl/>
        </w:rPr>
        <w:t>מתגבר כארי.</w:t>
      </w:r>
    </w:p>
    <w:p w14:paraId="4D403973" w14:textId="13541ECA" w:rsidR="00A24328" w:rsidRDefault="001F7B96" w:rsidP="009A59D1">
      <w:pPr>
        <w:pStyle w:val="38"/>
        <w:framePr w:wrap="notBeside"/>
        <w:rPr>
          <w:rtl/>
        </w:rPr>
      </w:pPr>
      <w:r w:rsidRPr="00660D7A">
        <w:rPr>
          <w:rFonts w:hint="cs"/>
          <w:rtl/>
        </w:rPr>
        <w:t>ר"א</w:t>
      </w:r>
      <w:r w:rsidR="00A24328">
        <w:rPr>
          <w:rtl/>
        </w:rPr>
        <w:t>:</w:t>
      </w:r>
    </w:p>
    <w:p w14:paraId="30800F72" w14:textId="1A1FB3C5" w:rsidR="00757B9B" w:rsidRPr="000528DA" w:rsidRDefault="00757B9B" w:rsidP="000528DA">
      <w:pPr>
        <w:rPr>
          <w:rtl/>
        </w:rPr>
      </w:pPr>
      <w:r w:rsidRPr="000528DA">
        <w:rPr>
          <w:rtl/>
        </w:rPr>
        <w:t xml:space="preserve">עד חצות לילה </w:t>
      </w:r>
      <w:r w:rsidR="001F7B96" w:rsidRPr="000528DA">
        <w:rPr>
          <w:rFonts w:hint="cs"/>
          <w:rtl/>
        </w:rPr>
        <w:t>עוסק</w:t>
      </w:r>
      <w:r w:rsidRPr="000528DA">
        <w:rPr>
          <w:rtl/>
        </w:rPr>
        <w:t xml:space="preserve"> ב</w:t>
      </w:r>
      <w:r w:rsidR="001F7B96" w:rsidRPr="000528DA">
        <w:rPr>
          <w:rFonts w:hint="cs"/>
          <w:rtl/>
        </w:rPr>
        <w:t>ד"ת</w:t>
      </w:r>
      <w:r w:rsidRPr="000528DA">
        <w:rPr>
          <w:rtl/>
        </w:rPr>
        <w:t xml:space="preserve"> תורה, </w:t>
      </w:r>
      <w:r w:rsidR="001F7B96" w:rsidRPr="000528DA">
        <w:rPr>
          <w:rFonts w:hint="cs"/>
          <w:rtl/>
        </w:rPr>
        <w:t xml:space="preserve">אח"כ </w:t>
      </w:r>
      <w:r w:rsidRPr="000528DA">
        <w:rPr>
          <w:rtl/>
        </w:rPr>
        <w:t>בשירות ותשבחות.</w:t>
      </w:r>
    </w:p>
    <w:p w14:paraId="3BDD652D" w14:textId="2AF98E5D" w:rsidR="00757B9B" w:rsidRPr="000528DA" w:rsidRDefault="00227BD1" w:rsidP="000528DA">
      <w:pPr>
        <w:rPr>
          <w:rtl/>
        </w:rPr>
      </w:pPr>
      <w:r w:rsidRPr="000528DA">
        <w:rPr>
          <w:rFonts w:hint="cs"/>
          <w:rtl/>
        </w:rPr>
        <w:t>ותרי נשפי הוו לילה ו</w:t>
      </w:r>
      <w:r w:rsidR="001F7B96" w:rsidRPr="000528DA">
        <w:rPr>
          <w:rFonts w:hint="cs"/>
          <w:rtl/>
        </w:rPr>
        <w:t>יום</w:t>
      </w:r>
      <w:r w:rsidRPr="000528DA">
        <w:rPr>
          <w:rFonts w:hint="cs"/>
          <w:rtl/>
        </w:rPr>
        <w:t>,</w:t>
      </w:r>
      <w:r w:rsidR="001F7B96" w:rsidRPr="000528DA">
        <w:rPr>
          <w:rFonts w:hint="cs"/>
          <w:rtl/>
        </w:rPr>
        <w:t xml:space="preserve"> וזהו ד</w:t>
      </w:r>
      <w:r w:rsidR="00757B9B" w:rsidRPr="00431703">
        <w:rPr>
          <w:rStyle w:val="ad"/>
          <w:rFonts w:hint="cs"/>
          <w:rtl/>
        </w:rPr>
        <w:t>'</w:t>
      </w:r>
      <w:r w:rsidR="00757B9B" w:rsidRPr="00431703">
        <w:rPr>
          <w:rStyle w:val="ad"/>
          <w:rtl/>
        </w:rPr>
        <w:t>מהנשף ועד הערב למחרתם</w:t>
      </w:r>
      <w:r w:rsidR="00757B9B" w:rsidRPr="00431703">
        <w:rPr>
          <w:rStyle w:val="ad"/>
          <w:rFonts w:hint="cs"/>
          <w:rtl/>
        </w:rPr>
        <w:t>'</w:t>
      </w:r>
      <w:r w:rsidR="00757B9B" w:rsidRPr="000528DA">
        <w:rPr>
          <w:rtl/>
        </w:rPr>
        <w:t>, מ</w:t>
      </w:r>
      <w:r w:rsidR="001F7B96" w:rsidRPr="000528DA">
        <w:rPr>
          <w:rFonts w:hint="cs"/>
          <w:rtl/>
        </w:rPr>
        <w:t>בוקר עד ערב דאל</w:t>
      </w:r>
      <w:r w:rsidR="00280386" w:rsidRPr="000528DA">
        <w:rPr>
          <w:rtl/>
        </w:rPr>
        <w:t>"</w:t>
      </w:r>
      <w:r w:rsidR="001F7B96" w:rsidRPr="000528DA">
        <w:rPr>
          <w:rFonts w:hint="cs"/>
          <w:rtl/>
        </w:rPr>
        <w:t xml:space="preserve">ה לכתוב </w:t>
      </w:r>
      <w:r w:rsidR="00757B9B" w:rsidRPr="000528DA">
        <w:rPr>
          <w:rFonts w:hint="cs"/>
          <w:rtl/>
        </w:rPr>
        <w:t>מערב עד ערב</w:t>
      </w:r>
      <w:r w:rsidR="003F33DA" w:rsidRPr="000528DA">
        <w:rPr>
          <w:rFonts w:hint="cs"/>
          <w:rtl/>
        </w:rPr>
        <w:t>.</w:t>
      </w:r>
    </w:p>
    <w:p w14:paraId="377F443E" w14:textId="77777777" w:rsidR="00BA3D05" w:rsidRPr="00E34F28" w:rsidRDefault="00AD583B" w:rsidP="000F6DD4">
      <w:pPr>
        <w:pStyle w:val="afffffc"/>
        <w:rPr>
          <w:rtl/>
        </w:rPr>
      </w:pPr>
      <w:bookmarkStart w:id="32" w:name="_Toc193635556"/>
      <w:bookmarkStart w:id="33" w:name="_Toc216184169"/>
      <w:r>
        <w:rPr>
          <w:rFonts w:hint="cs"/>
          <w:rtl/>
        </w:rPr>
        <w:t>מ</w:t>
      </w:r>
      <w:r w:rsidR="00757B9B" w:rsidRPr="006F178A">
        <w:rPr>
          <w:rFonts w:hint="cs"/>
          <w:rtl/>
        </w:rPr>
        <w:t xml:space="preserve">שה </w:t>
      </w:r>
      <w:r w:rsidR="00757B9B" w:rsidRPr="003521D8">
        <w:rPr>
          <w:rFonts w:hint="cs"/>
          <w:rtl/>
        </w:rPr>
        <w:t xml:space="preserve">אמר </w:t>
      </w:r>
      <w:r w:rsidR="00757B9B" w:rsidRPr="00BA3D05">
        <w:rPr>
          <w:rFonts w:hint="cs"/>
          <w:u w:val="single"/>
          <w:rtl/>
        </w:rPr>
        <w:t>כ</w:t>
      </w:r>
      <w:r w:rsidR="00757B9B" w:rsidRPr="003521D8">
        <w:rPr>
          <w:rFonts w:hint="cs"/>
          <w:rtl/>
        </w:rPr>
        <w:t>חצות</w:t>
      </w:r>
      <w:r w:rsidR="00BA3D05">
        <w:rPr>
          <w:rFonts w:hint="cs"/>
          <w:rtl/>
        </w:rPr>
        <w:t>,</w:t>
      </w:r>
      <w:bookmarkEnd w:id="32"/>
      <w:bookmarkEnd w:id="33"/>
    </w:p>
    <w:p w14:paraId="038F8E23" w14:textId="36F7FFDE" w:rsidR="00A24328" w:rsidRDefault="00AD583B" w:rsidP="009A59D1">
      <w:pPr>
        <w:pStyle w:val="38"/>
        <w:framePr w:wrap="notBeside"/>
        <w:rPr>
          <w:rtl/>
        </w:rPr>
      </w:pPr>
      <w:r w:rsidRPr="00660D7A">
        <w:rPr>
          <w:rFonts w:hint="cs"/>
          <w:rtl/>
        </w:rPr>
        <w:t>א</w:t>
      </w:r>
      <w:r w:rsidR="00A24328">
        <w:rPr>
          <w:rFonts w:hint="cs"/>
          <w:rtl/>
        </w:rPr>
        <w:t>.</w:t>
      </w:r>
    </w:p>
    <w:p w14:paraId="2869D0A6" w14:textId="33E8C30D" w:rsidR="00757B9B" w:rsidRPr="000528DA" w:rsidRDefault="00AD583B" w:rsidP="000528DA">
      <w:pPr>
        <w:rPr>
          <w:rtl/>
        </w:rPr>
      </w:pPr>
      <w:r w:rsidRPr="000528DA">
        <w:rPr>
          <w:rFonts w:hint="cs"/>
          <w:rtl/>
        </w:rPr>
        <w:t xml:space="preserve">משה שהסתפק מתי זה בדיוק, </w:t>
      </w:r>
      <w:r w:rsidR="00757B9B" w:rsidRPr="000528DA">
        <w:rPr>
          <w:rFonts w:hint="cs"/>
          <w:rtl/>
        </w:rPr>
        <w:t>אפי</w:t>
      </w:r>
      <w:r w:rsidR="00757B9B" w:rsidRPr="000528DA">
        <w:rPr>
          <w:rtl/>
        </w:rPr>
        <w:t>'</w:t>
      </w:r>
      <w:r w:rsidR="00757B9B" w:rsidRPr="000528DA">
        <w:rPr>
          <w:rFonts w:hint="cs"/>
          <w:rtl/>
        </w:rPr>
        <w:t xml:space="preserve"> שהקב</w:t>
      </w:r>
      <w:r w:rsidR="00757B9B" w:rsidRPr="000528DA">
        <w:rPr>
          <w:rtl/>
        </w:rPr>
        <w:t>"</w:t>
      </w:r>
      <w:r w:rsidR="00757B9B" w:rsidRPr="000528DA">
        <w:rPr>
          <w:rFonts w:hint="cs"/>
          <w:rtl/>
        </w:rPr>
        <w:t xml:space="preserve">ה </w:t>
      </w:r>
      <w:r w:rsidR="00757B9B" w:rsidRPr="00E34F28">
        <w:rPr>
          <w:rStyle w:val="afffff9"/>
          <w:rFonts w:hint="cs"/>
          <w:rtl/>
        </w:rPr>
        <w:t>א</w:t>
      </w:r>
      <w:r w:rsidR="00757B9B" w:rsidRPr="00E34F28">
        <w:rPr>
          <w:rStyle w:val="afffff9"/>
          <w:rtl/>
        </w:rPr>
        <w:t>"</w:t>
      </w:r>
      <w:r w:rsidR="00757B9B" w:rsidRPr="00E34F28">
        <w:rPr>
          <w:rStyle w:val="afffff9"/>
          <w:rFonts w:hint="cs"/>
          <w:rtl/>
        </w:rPr>
        <w:t>ל</w:t>
      </w:r>
      <w:r w:rsidR="00757B9B" w:rsidRPr="000528DA">
        <w:rPr>
          <w:rFonts w:hint="cs"/>
          <w:rtl/>
        </w:rPr>
        <w:t xml:space="preserve"> </w:t>
      </w:r>
      <w:r w:rsidR="00757B9B" w:rsidRPr="00A10336">
        <w:rPr>
          <w:rStyle w:val="30"/>
          <w:rFonts w:hint="cs"/>
          <w:rtl/>
        </w:rPr>
        <w:t>ב</w:t>
      </w:r>
      <w:r w:rsidR="00757B9B" w:rsidRPr="000528DA">
        <w:rPr>
          <w:rFonts w:hint="cs"/>
          <w:rtl/>
        </w:rPr>
        <w:t>חצות</w:t>
      </w:r>
      <w:r w:rsidR="00BA3D05" w:rsidRPr="000528DA">
        <w:rPr>
          <w:rFonts w:hint="cs"/>
          <w:rtl/>
        </w:rPr>
        <w:t>,</w:t>
      </w:r>
    </w:p>
    <w:p w14:paraId="7E7626C6" w14:textId="77777777" w:rsidR="00AD583B" w:rsidRPr="000528DA" w:rsidRDefault="00757B9B" w:rsidP="000528DA">
      <w:pPr>
        <w:rPr>
          <w:rtl/>
        </w:rPr>
      </w:pPr>
      <w:bookmarkStart w:id="34" w:name="_Toc193635557"/>
      <w:bookmarkStart w:id="35" w:name="_Toc216184170"/>
      <w:r w:rsidRPr="00A10336">
        <w:rPr>
          <w:rStyle w:val="30"/>
          <w:rFonts w:hint="cs"/>
          <w:rtl/>
        </w:rPr>
        <w:t>ודוד</w:t>
      </w:r>
      <w:r w:rsidR="00BA3D05" w:rsidRPr="00A10336">
        <w:rPr>
          <w:rStyle w:val="30"/>
          <w:rFonts w:hint="cs"/>
          <w:rtl/>
        </w:rPr>
        <w:t xml:space="preserve"> המלך</w:t>
      </w:r>
      <w:bookmarkEnd w:id="34"/>
      <w:bookmarkEnd w:id="35"/>
      <w:r w:rsidRPr="000528DA">
        <w:rPr>
          <w:rFonts w:hint="cs"/>
          <w:rtl/>
        </w:rPr>
        <w:t xml:space="preserve"> </w:t>
      </w:r>
      <w:r w:rsidR="00AD583B" w:rsidRPr="000528DA">
        <w:rPr>
          <w:rFonts w:hint="cs"/>
          <w:rtl/>
        </w:rPr>
        <w:t>ידע ש</w:t>
      </w:r>
      <w:r w:rsidRPr="000528DA">
        <w:rPr>
          <w:rFonts w:hint="cs"/>
          <w:rtl/>
        </w:rPr>
        <w:t>סימן היה לו</w:t>
      </w:r>
      <w:r w:rsidR="00AD583B" w:rsidRPr="000528DA">
        <w:rPr>
          <w:rFonts w:hint="cs"/>
          <w:rtl/>
        </w:rPr>
        <w:t>,</w:t>
      </w:r>
      <w:r w:rsidRPr="000528DA">
        <w:rPr>
          <w:rFonts w:hint="cs"/>
          <w:rtl/>
        </w:rPr>
        <w:t xml:space="preserve"> </w:t>
      </w:r>
      <w:r w:rsidRPr="00E34F28">
        <w:rPr>
          <w:rStyle w:val="afffff9"/>
          <w:rFonts w:hint="cs"/>
          <w:rtl/>
        </w:rPr>
        <w:t>כרש</w:t>
      </w:r>
      <w:r w:rsidRPr="00E34F28">
        <w:rPr>
          <w:rStyle w:val="afffff9"/>
          <w:rtl/>
        </w:rPr>
        <w:t>"</w:t>
      </w:r>
      <w:r w:rsidRPr="00E34F28">
        <w:rPr>
          <w:rStyle w:val="afffff9"/>
          <w:rFonts w:hint="cs"/>
          <w:rtl/>
        </w:rPr>
        <w:t>ח:</w:t>
      </w:r>
      <w:r w:rsidRPr="000528DA">
        <w:rPr>
          <w:rtl/>
        </w:rPr>
        <w:t xml:space="preserve"> כנור היה תלוי למעלה ממטתו של דוד,</w:t>
      </w:r>
      <w:r w:rsidR="001F7B96" w:rsidRPr="000528DA">
        <w:rPr>
          <w:rFonts w:hint="cs"/>
          <w:rtl/>
        </w:rPr>
        <w:t xml:space="preserve"> </w:t>
      </w:r>
      <w:r w:rsidRPr="000528DA">
        <w:rPr>
          <w:rtl/>
        </w:rPr>
        <w:t>ו</w:t>
      </w:r>
      <w:r w:rsidR="00BA3D05" w:rsidRPr="000528DA">
        <w:rPr>
          <w:rFonts w:hint="cs"/>
          <w:rtl/>
        </w:rPr>
        <w:t>ב</w:t>
      </w:r>
      <w:r w:rsidRPr="000528DA">
        <w:rPr>
          <w:rtl/>
        </w:rPr>
        <w:t>חצות לילה</w:t>
      </w:r>
      <w:r w:rsidR="00BA3D05" w:rsidRPr="000528DA">
        <w:rPr>
          <w:rFonts w:hint="cs"/>
          <w:rtl/>
        </w:rPr>
        <w:t>,</w:t>
      </w:r>
      <w:r w:rsidRPr="000528DA">
        <w:rPr>
          <w:rtl/>
        </w:rPr>
        <w:t xml:space="preserve"> רוח צפונית נושבת בו ומנגן מאליו, מיד </w:t>
      </w:r>
      <w:r w:rsidR="001F7B96" w:rsidRPr="000528DA">
        <w:rPr>
          <w:rFonts w:hint="cs"/>
          <w:rtl/>
        </w:rPr>
        <w:t xml:space="preserve">עמד ועסק </w:t>
      </w:r>
      <w:r w:rsidRPr="000528DA">
        <w:rPr>
          <w:rtl/>
        </w:rPr>
        <w:t xml:space="preserve">בתורה עד שעלה עמוד השחר. </w:t>
      </w:r>
    </w:p>
    <w:p w14:paraId="5322FC35" w14:textId="512E1558" w:rsidR="00A24328" w:rsidRDefault="00AD583B" w:rsidP="009A59D1">
      <w:pPr>
        <w:pStyle w:val="38"/>
        <w:framePr w:wrap="notBeside"/>
        <w:rPr>
          <w:rtl/>
        </w:rPr>
      </w:pPr>
      <w:r w:rsidRPr="00660D7A">
        <w:rPr>
          <w:rtl/>
        </w:rPr>
        <w:t>חכמי ישרא</w:t>
      </w:r>
      <w:r w:rsidRPr="00660D7A">
        <w:rPr>
          <w:rFonts w:hint="cs"/>
          <w:rtl/>
        </w:rPr>
        <w:t>ל</w:t>
      </w:r>
      <w:r w:rsidR="00A24328">
        <w:rPr>
          <w:rtl/>
        </w:rPr>
        <w:t>:</w:t>
      </w:r>
    </w:p>
    <w:p w14:paraId="15BA7C28" w14:textId="51D63A8E" w:rsidR="006C1D2D" w:rsidRPr="000528DA" w:rsidRDefault="00C47A10" w:rsidP="000528DA">
      <w:pPr>
        <w:rPr>
          <w:rtl/>
        </w:rPr>
      </w:pPr>
      <w:r>
        <w:rPr>
          <w:rStyle w:val="afffff9"/>
          <w:rFonts w:hint="cs"/>
          <w:rtl/>
        </w:rPr>
        <w:t>נכנסו ו</w:t>
      </w:r>
      <w:r w:rsidR="003F33DA" w:rsidRPr="00E34F28">
        <w:rPr>
          <w:rStyle w:val="afffff9"/>
          <w:rFonts w:hint="cs"/>
          <w:rtl/>
        </w:rPr>
        <w:t>א</w:t>
      </w:r>
      <w:r w:rsidR="00757B9B" w:rsidRPr="00E34F28">
        <w:rPr>
          <w:rStyle w:val="afffff9"/>
          <w:rtl/>
        </w:rPr>
        <w:t>מרו לו:</w:t>
      </w:r>
      <w:r w:rsidR="00757B9B" w:rsidRPr="000528DA">
        <w:rPr>
          <w:rtl/>
        </w:rPr>
        <w:t xml:space="preserve"> אדונינו המלך, עמך ישראל צריכין פרנסה.</w:t>
      </w:r>
      <w:r w:rsidR="001F7B96" w:rsidRPr="000528DA">
        <w:rPr>
          <w:rFonts w:hint="cs"/>
          <w:rtl/>
        </w:rPr>
        <w:t xml:space="preserve"> </w:t>
      </w:r>
    </w:p>
    <w:p w14:paraId="25B72BBB" w14:textId="0FCB124E" w:rsidR="00A24328" w:rsidRDefault="001F7B96" w:rsidP="009A59D1">
      <w:pPr>
        <w:pStyle w:val="38"/>
        <w:framePr w:wrap="notBeside"/>
        <w:rPr>
          <w:rtl/>
        </w:rPr>
      </w:pPr>
      <w:r w:rsidRPr="00660D7A">
        <w:rPr>
          <w:rFonts w:hint="cs"/>
          <w:rtl/>
        </w:rPr>
        <w:t>א</w:t>
      </w:r>
      <w:r w:rsidR="00280386" w:rsidRPr="00660D7A">
        <w:rPr>
          <w:rtl/>
        </w:rPr>
        <w:t>"</w:t>
      </w:r>
      <w:r w:rsidRPr="00660D7A">
        <w:rPr>
          <w:rFonts w:hint="cs"/>
          <w:rtl/>
        </w:rPr>
        <w:t>ל</w:t>
      </w:r>
      <w:r w:rsidR="00A24328">
        <w:rPr>
          <w:rtl/>
        </w:rPr>
        <w:t>:</w:t>
      </w:r>
    </w:p>
    <w:p w14:paraId="2E39D8AF" w14:textId="0032536D" w:rsidR="006C1D2D" w:rsidRPr="000528DA" w:rsidRDefault="003F33DA" w:rsidP="000528DA">
      <w:pPr>
        <w:rPr>
          <w:rtl/>
        </w:rPr>
      </w:pPr>
      <w:r w:rsidRPr="000528DA">
        <w:rPr>
          <w:rFonts w:hint="cs"/>
          <w:rtl/>
        </w:rPr>
        <w:t>לכו</w:t>
      </w:r>
      <w:r w:rsidR="00757B9B" w:rsidRPr="000528DA">
        <w:rPr>
          <w:rtl/>
        </w:rPr>
        <w:t xml:space="preserve"> והתפרנסו זה מזה.</w:t>
      </w:r>
      <w:r w:rsidR="001F7B96" w:rsidRPr="000528DA">
        <w:rPr>
          <w:rFonts w:hint="cs"/>
          <w:rtl/>
        </w:rPr>
        <w:t xml:space="preserve"> </w:t>
      </w:r>
    </w:p>
    <w:p w14:paraId="72606384" w14:textId="55801330" w:rsidR="00A24328" w:rsidRDefault="001F7B96" w:rsidP="009A59D1">
      <w:pPr>
        <w:pStyle w:val="38"/>
        <w:framePr w:wrap="notBeside"/>
        <w:rPr>
          <w:rtl/>
        </w:rPr>
      </w:pPr>
      <w:r w:rsidRPr="00660D7A">
        <w:rPr>
          <w:rFonts w:hint="cs"/>
          <w:rtl/>
        </w:rPr>
        <w:t>א"ל</w:t>
      </w:r>
      <w:r w:rsidR="00A24328">
        <w:rPr>
          <w:rtl/>
        </w:rPr>
        <w:t>:</w:t>
      </w:r>
    </w:p>
    <w:p w14:paraId="7C3A765B" w14:textId="7F156213" w:rsidR="006C1D2D" w:rsidRPr="000528DA" w:rsidRDefault="00757B9B" w:rsidP="000528DA">
      <w:pPr>
        <w:rPr>
          <w:rtl/>
        </w:rPr>
      </w:pPr>
      <w:r w:rsidRPr="000528DA">
        <w:rPr>
          <w:rtl/>
        </w:rPr>
        <w:t>אין הקומץ משביע את הארי ואין הבור מתמלא מחוליתו.</w:t>
      </w:r>
      <w:r w:rsidR="001F7B96" w:rsidRPr="000528DA">
        <w:rPr>
          <w:rFonts w:hint="cs"/>
          <w:rtl/>
        </w:rPr>
        <w:t xml:space="preserve"> </w:t>
      </w:r>
    </w:p>
    <w:p w14:paraId="277BB2C3" w14:textId="46E5277C" w:rsidR="00A24328" w:rsidRDefault="001F7B96" w:rsidP="009A59D1">
      <w:pPr>
        <w:pStyle w:val="38"/>
        <w:framePr w:wrap="notBeside"/>
        <w:rPr>
          <w:rtl/>
        </w:rPr>
      </w:pPr>
      <w:r w:rsidRPr="00660D7A">
        <w:rPr>
          <w:rFonts w:hint="cs"/>
          <w:rtl/>
        </w:rPr>
        <w:t>א"ל</w:t>
      </w:r>
      <w:r w:rsidR="00A24328">
        <w:rPr>
          <w:rtl/>
        </w:rPr>
        <w:t>:</w:t>
      </w:r>
    </w:p>
    <w:p w14:paraId="69DB7785" w14:textId="76D6BF74" w:rsidR="00757B9B" w:rsidRPr="000528DA" w:rsidRDefault="00757B9B" w:rsidP="000528DA">
      <w:pPr>
        <w:rPr>
          <w:rtl/>
        </w:rPr>
      </w:pPr>
      <w:r w:rsidRPr="000528DA">
        <w:rPr>
          <w:rtl/>
        </w:rPr>
        <w:t>לכו ופשטו ידיכם בגדוד.</w:t>
      </w:r>
      <w:r w:rsidR="001F7B96" w:rsidRPr="000528DA">
        <w:rPr>
          <w:rFonts w:hint="cs"/>
          <w:rtl/>
        </w:rPr>
        <w:t xml:space="preserve"> </w:t>
      </w:r>
      <w:r w:rsidRPr="000528DA">
        <w:rPr>
          <w:rtl/>
        </w:rPr>
        <w:t>מיד יועצים באחיתופל ונמלכין בסנהדרין, ושואלין באורים ותומים.</w:t>
      </w:r>
    </w:p>
    <w:p w14:paraId="238509E7" w14:textId="77777777" w:rsidR="001F7B96" w:rsidRPr="00E34F28" w:rsidRDefault="001F7B96" w:rsidP="00EC0DC4">
      <w:pPr>
        <w:pStyle w:val="af2"/>
        <w:framePr w:wrap="around"/>
        <w:rPr>
          <w:rtl/>
        </w:rPr>
      </w:pPr>
      <w:r w:rsidRPr="00CD748F">
        <w:rPr>
          <w:rFonts w:hint="cs"/>
          <w:rtl/>
        </w:rPr>
        <w:t>ד.</w:t>
      </w:r>
    </w:p>
    <w:p w14:paraId="5728C1F4" w14:textId="0E9F026B" w:rsidR="00A24328" w:rsidRDefault="00757B9B" w:rsidP="009A59D1">
      <w:pPr>
        <w:pStyle w:val="38"/>
        <w:framePr w:wrap="notBeside"/>
        <w:rPr>
          <w:rtl/>
        </w:rPr>
      </w:pPr>
      <w:r w:rsidRPr="00660D7A">
        <w:rPr>
          <w:rtl/>
        </w:rPr>
        <w:t>רב יוסף</w:t>
      </w:r>
      <w:r w:rsidR="00A24328">
        <w:rPr>
          <w:rtl/>
        </w:rPr>
        <w:t>:</w:t>
      </w:r>
    </w:p>
    <w:p w14:paraId="41D99B90" w14:textId="4F85B2CA" w:rsidR="00EF0C07" w:rsidRPr="000528DA" w:rsidRDefault="00757B9B" w:rsidP="000528DA">
      <w:pPr>
        <w:rPr>
          <w:rtl/>
        </w:rPr>
      </w:pPr>
      <w:r w:rsidRPr="00360520">
        <w:rPr>
          <w:rStyle w:val="ad"/>
          <w:rFonts w:hint="cs"/>
          <w:rtl/>
        </w:rPr>
        <w:t>'</w:t>
      </w:r>
      <w:r w:rsidRPr="00360520">
        <w:rPr>
          <w:rStyle w:val="ad"/>
          <w:rtl/>
        </w:rPr>
        <w:t>אחיתופל</w:t>
      </w:r>
      <w:r w:rsidRPr="00360520">
        <w:rPr>
          <w:rStyle w:val="ad"/>
          <w:rFonts w:hint="cs"/>
          <w:rtl/>
        </w:rPr>
        <w:t>'</w:t>
      </w:r>
      <w:r w:rsidR="00805AEB" w:rsidRPr="000528DA">
        <w:rPr>
          <w:rtl/>
        </w:rPr>
        <w:t xml:space="preserve"> </w:t>
      </w:r>
      <w:r w:rsidRPr="000528DA">
        <w:rPr>
          <w:rtl/>
        </w:rPr>
        <w:t>זה יועץ, וכן</w:t>
      </w:r>
      <w:r w:rsidR="00291D7F" w:rsidRPr="000528DA">
        <w:rPr>
          <w:rtl/>
        </w:rPr>
        <w:t xml:space="preserve"> </w:t>
      </w:r>
      <w:r w:rsidRPr="00360520">
        <w:rPr>
          <w:rStyle w:val="ad"/>
          <w:rFonts w:hint="cs"/>
          <w:rtl/>
        </w:rPr>
        <w:t>'</w:t>
      </w:r>
      <w:r w:rsidR="007A111C">
        <w:rPr>
          <w:rStyle w:val="ad"/>
          <w:rtl/>
        </w:rPr>
        <w:t>ועצת אחיתפל</w:t>
      </w:r>
      <w:r w:rsidR="007A111C">
        <w:rPr>
          <w:rStyle w:val="ad"/>
          <w:rFonts w:hint="cs"/>
          <w:rtl/>
        </w:rPr>
        <w:t xml:space="preserve">, </w:t>
      </w:r>
    </w:p>
    <w:p w14:paraId="5431C970" w14:textId="77777777" w:rsidR="00EF0C07" w:rsidRPr="000528DA" w:rsidRDefault="00757B9B" w:rsidP="000528DA">
      <w:pPr>
        <w:rPr>
          <w:rtl/>
        </w:rPr>
      </w:pPr>
      <w:r w:rsidRPr="00A7596C">
        <w:rPr>
          <w:rStyle w:val="ad"/>
          <w:rFonts w:hint="cs"/>
          <w:rtl/>
        </w:rPr>
        <w:t>'</w:t>
      </w:r>
      <w:r w:rsidRPr="00A7596C">
        <w:rPr>
          <w:rStyle w:val="ad"/>
          <w:rtl/>
        </w:rPr>
        <w:t>בניהו בן יהוידע</w:t>
      </w:r>
      <w:r w:rsidRPr="00A7596C">
        <w:rPr>
          <w:rStyle w:val="ad"/>
          <w:rFonts w:hint="cs"/>
          <w:rtl/>
        </w:rPr>
        <w:t>'</w:t>
      </w:r>
      <w:r w:rsidRPr="00A7596C">
        <w:rPr>
          <w:rStyle w:val="ad"/>
          <w:rtl/>
        </w:rPr>
        <w:t xml:space="preserve"> </w:t>
      </w:r>
      <w:r w:rsidRPr="000528DA">
        <w:rPr>
          <w:rtl/>
        </w:rPr>
        <w:t xml:space="preserve">- זה סנהדרין, </w:t>
      </w:r>
    </w:p>
    <w:p w14:paraId="1509BDA2" w14:textId="77777777" w:rsidR="00F75DF3" w:rsidRPr="000528DA" w:rsidRDefault="00757B9B" w:rsidP="000528DA">
      <w:pPr>
        <w:rPr>
          <w:rtl/>
        </w:rPr>
      </w:pPr>
      <w:r w:rsidRPr="00A7596C">
        <w:rPr>
          <w:rStyle w:val="ad"/>
          <w:rFonts w:hint="cs"/>
          <w:rtl/>
        </w:rPr>
        <w:t>'</w:t>
      </w:r>
      <w:r w:rsidRPr="00A7596C">
        <w:rPr>
          <w:rStyle w:val="ad"/>
          <w:rtl/>
        </w:rPr>
        <w:t>ואביתר</w:t>
      </w:r>
      <w:r w:rsidRPr="00A7596C">
        <w:rPr>
          <w:rStyle w:val="ad"/>
          <w:rFonts w:hint="cs"/>
          <w:rtl/>
        </w:rPr>
        <w:t>'</w:t>
      </w:r>
      <w:r w:rsidRPr="00A7596C">
        <w:rPr>
          <w:rStyle w:val="ad"/>
          <w:rtl/>
        </w:rPr>
        <w:t xml:space="preserve"> </w:t>
      </w:r>
      <w:r w:rsidRPr="000528DA">
        <w:rPr>
          <w:rtl/>
        </w:rPr>
        <w:t>- אלו אורים ותומים,</w:t>
      </w:r>
      <w:r w:rsidR="00805AEB" w:rsidRPr="000528DA">
        <w:rPr>
          <w:rFonts w:hint="cs"/>
          <w:rtl/>
        </w:rPr>
        <w:t xml:space="preserve"> </w:t>
      </w:r>
    </w:p>
    <w:p w14:paraId="31BCB191" w14:textId="6BBBA162" w:rsidR="00BB06D4" w:rsidRPr="000528DA" w:rsidRDefault="00805AEB" w:rsidP="000528DA">
      <w:pPr>
        <w:rPr>
          <w:rtl/>
        </w:rPr>
      </w:pPr>
      <w:r w:rsidRPr="000528DA">
        <w:rPr>
          <w:rFonts w:hint="cs"/>
          <w:rtl/>
        </w:rPr>
        <w:t xml:space="preserve">וכן </w:t>
      </w:r>
      <w:r w:rsidR="00757B9B" w:rsidRPr="00A7596C">
        <w:rPr>
          <w:rStyle w:val="ad"/>
          <w:rtl/>
        </w:rPr>
        <w:t xml:space="preserve">על הכרתי </w:t>
      </w:r>
      <w:r w:rsidR="00757B9B" w:rsidRPr="000528DA">
        <w:rPr>
          <w:rtl/>
        </w:rPr>
        <w:t xml:space="preserve">- שכורתים דבריהם, </w:t>
      </w:r>
    </w:p>
    <w:p w14:paraId="2EF4C69E" w14:textId="77777777" w:rsidR="00757B9B" w:rsidRPr="000528DA" w:rsidRDefault="00805AEB" w:rsidP="000528DA">
      <w:pPr>
        <w:rPr>
          <w:rtl/>
        </w:rPr>
      </w:pPr>
      <w:r w:rsidRPr="00DD0C88">
        <w:rPr>
          <w:rStyle w:val="ad"/>
          <w:rFonts w:hint="cs"/>
          <w:rtl/>
        </w:rPr>
        <w:t>וה</w:t>
      </w:r>
      <w:r w:rsidR="00757B9B" w:rsidRPr="00DD0C88">
        <w:rPr>
          <w:rStyle w:val="ad"/>
          <w:rtl/>
        </w:rPr>
        <w:t>פלתי</w:t>
      </w:r>
      <w:r w:rsidR="00757B9B" w:rsidRPr="000528DA">
        <w:rPr>
          <w:rtl/>
        </w:rPr>
        <w:t xml:space="preserve"> שמופלאים בדבריהם. </w:t>
      </w:r>
      <w:r w:rsidR="00757B9B" w:rsidRPr="000528DA">
        <w:rPr>
          <w:rFonts w:hint="cs"/>
          <w:rtl/>
        </w:rPr>
        <w:t>ואח</w:t>
      </w:r>
      <w:r w:rsidR="00757B9B" w:rsidRPr="000528DA">
        <w:rPr>
          <w:rtl/>
        </w:rPr>
        <w:t>"</w:t>
      </w:r>
      <w:r w:rsidR="00757B9B" w:rsidRPr="000528DA">
        <w:rPr>
          <w:rFonts w:hint="cs"/>
          <w:rtl/>
        </w:rPr>
        <w:t>כ</w:t>
      </w:r>
      <w:r w:rsidR="00757B9B" w:rsidRPr="000528DA">
        <w:rPr>
          <w:rtl/>
        </w:rPr>
        <w:t xml:space="preserve"> שר צבא למלך יואב.</w:t>
      </w:r>
    </w:p>
    <w:p w14:paraId="5742803B" w14:textId="17A2308A" w:rsidR="00A24328" w:rsidRDefault="00757B9B" w:rsidP="009A59D1">
      <w:pPr>
        <w:pStyle w:val="38"/>
        <w:framePr w:wrap="notBeside"/>
        <w:rPr>
          <w:rtl/>
        </w:rPr>
      </w:pPr>
      <w:r w:rsidRPr="00660D7A">
        <w:rPr>
          <w:rFonts w:hint="cs"/>
          <w:rtl/>
        </w:rPr>
        <w:t>ריבר</w:t>
      </w:r>
      <w:r w:rsidRPr="00660D7A">
        <w:rPr>
          <w:rtl/>
        </w:rPr>
        <w:t>"</w:t>
      </w:r>
      <w:r w:rsidRPr="00660D7A">
        <w:rPr>
          <w:rFonts w:hint="cs"/>
          <w:rtl/>
        </w:rPr>
        <w:t>א</w:t>
      </w:r>
      <w:r w:rsidR="00A24328">
        <w:rPr>
          <w:rtl/>
        </w:rPr>
        <w:t>:</w:t>
      </w:r>
    </w:p>
    <w:p w14:paraId="7F74650D" w14:textId="51A58DEC" w:rsidR="00757B9B" w:rsidRPr="00E34F28" w:rsidRDefault="0037644F" w:rsidP="00DD0C88">
      <w:pPr>
        <w:pStyle w:val="afffff5"/>
        <w:spacing w:before="0" w:after="60"/>
        <w:rPr>
          <w:rtl/>
        </w:rPr>
      </w:pPr>
      <w:r w:rsidRPr="003F33DA">
        <w:rPr>
          <w:rFonts w:hint="cs"/>
          <w:rtl/>
        </w:rPr>
        <w:t>כינור מעוררו</w:t>
      </w:r>
      <w:r>
        <w:rPr>
          <w:rFonts w:ascii="Fb Fontext" w:hAnsi="Fb Fontext" w:hint="cs"/>
          <w:sz w:val="20"/>
          <w:rtl/>
        </w:rPr>
        <w:t xml:space="preserve"> </w:t>
      </w:r>
      <w:r w:rsidR="00757B9B" w:rsidRPr="006F178A">
        <w:rPr>
          <w:rFonts w:ascii="Fb Fontext" w:hAnsi="Fb Fontext" w:hint="cs"/>
          <w:sz w:val="20"/>
          <w:rtl/>
        </w:rPr>
        <w:t>מ</w:t>
      </w:r>
      <w:r w:rsidR="00757B9B" w:rsidRPr="00431703">
        <w:rPr>
          <w:rStyle w:val="ad"/>
          <w:rFonts w:hint="cs"/>
          <w:rtl/>
        </w:rPr>
        <w:t>'</w:t>
      </w:r>
      <w:r w:rsidR="00757B9B" w:rsidRPr="00431703">
        <w:rPr>
          <w:rStyle w:val="ad"/>
          <w:rtl/>
        </w:rPr>
        <w:t>עורה כבודי עורה הנבל וכנור אעירה שחר</w:t>
      </w:r>
      <w:r w:rsidR="00757B9B" w:rsidRPr="00431703">
        <w:rPr>
          <w:rStyle w:val="ad"/>
          <w:rFonts w:hint="cs"/>
          <w:rtl/>
        </w:rPr>
        <w:t>'</w:t>
      </w:r>
      <w:r w:rsidR="00757B9B" w:rsidRPr="006F178A">
        <w:rPr>
          <w:rFonts w:ascii="Fb Fontext" w:hAnsi="Fb Fontext"/>
          <w:sz w:val="20"/>
          <w:rtl/>
        </w:rPr>
        <w:t>.</w:t>
      </w:r>
    </w:p>
    <w:p w14:paraId="4A44EA71" w14:textId="07581500" w:rsidR="00A24328" w:rsidRDefault="00757B9B" w:rsidP="009A59D1">
      <w:pPr>
        <w:pStyle w:val="38"/>
        <w:framePr w:wrap="notBeside"/>
        <w:rPr>
          <w:rtl/>
        </w:rPr>
      </w:pPr>
      <w:r w:rsidRPr="00660D7A">
        <w:rPr>
          <w:rFonts w:hint="cs"/>
          <w:rtl/>
        </w:rPr>
        <w:t>ב.</w:t>
      </w:r>
      <w:r w:rsidR="00CD7D78" w:rsidRPr="00660D7A">
        <w:rPr>
          <w:rFonts w:hint="cs"/>
          <w:rtl/>
        </w:rPr>
        <w:t xml:space="preserve"> </w:t>
      </w:r>
      <w:r w:rsidRPr="00660D7A">
        <w:rPr>
          <w:rtl/>
        </w:rPr>
        <w:t>ר</w:t>
      </w:r>
      <w:r w:rsidRPr="00660D7A">
        <w:rPr>
          <w:rFonts w:hint="cs"/>
          <w:rtl/>
        </w:rPr>
        <w:t>"ז</w:t>
      </w:r>
      <w:r w:rsidR="00A24328">
        <w:rPr>
          <w:rtl/>
        </w:rPr>
        <w:t>:</w:t>
      </w:r>
    </w:p>
    <w:p w14:paraId="2F5592C5" w14:textId="2D3E4E0C" w:rsidR="00BB06D4" w:rsidRPr="000528DA" w:rsidRDefault="00757B9B" w:rsidP="000528DA">
      <w:pPr>
        <w:rPr>
          <w:rtl/>
        </w:rPr>
      </w:pPr>
      <w:r w:rsidRPr="000528DA">
        <w:rPr>
          <w:rFonts w:ascii="Fb Fontext" w:hAnsi="Fb Fontext"/>
          <w:rtl/>
        </w:rPr>
        <w:t xml:space="preserve">משה </w:t>
      </w:r>
      <w:r w:rsidR="007A111C" w:rsidRPr="000528DA">
        <w:rPr>
          <w:rFonts w:ascii="Fb Fontext" w:hAnsi="Fb Fontext"/>
          <w:rtl/>
        </w:rPr>
        <w:t>ידע, ודוד</w:t>
      </w:r>
      <w:r w:rsidRPr="000528DA">
        <w:rPr>
          <w:rFonts w:ascii="Fb Fontext" w:hAnsi="Fb Fontext"/>
          <w:rtl/>
        </w:rPr>
        <w:t xml:space="preserve"> ידע.</w:t>
      </w:r>
      <w:r w:rsidRPr="000528DA">
        <w:rPr>
          <w:rFonts w:ascii="Fb Fontext" w:hAnsi="Fb Fontext" w:hint="cs"/>
          <w:rtl/>
        </w:rPr>
        <w:t xml:space="preserve"> והיה צריך כינור להעירו משנתו</w:t>
      </w:r>
      <w:r w:rsidR="007A111C" w:rsidRPr="000528DA">
        <w:rPr>
          <w:rFonts w:hint="cs"/>
          <w:rtl/>
        </w:rPr>
        <w:t xml:space="preserve">, </w:t>
      </w:r>
    </w:p>
    <w:p w14:paraId="00EC4A8A" w14:textId="77777777" w:rsidR="00757B9B" w:rsidRPr="000528DA" w:rsidRDefault="00757B9B" w:rsidP="00DD0C88">
      <w:pPr>
        <w:spacing w:after="60"/>
        <w:rPr>
          <w:rtl/>
        </w:rPr>
      </w:pPr>
      <w:r w:rsidRPr="000528DA">
        <w:rPr>
          <w:rFonts w:hint="cs"/>
          <w:rtl/>
        </w:rPr>
        <w:t xml:space="preserve">ומשה אמר </w:t>
      </w:r>
      <w:r w:rsidRPr="00A10336">
        <w:rPr>
          <w:rStyle w:val="30"/>
          <w:rFonts w:hint="cs"/>
          <w:rtl/>
        </w:rPr>
        <w:t>כ</w:t>
      </w:r>
      <w:r w:rsidRPr="000528DA">
        <w:rPr>
          <w:rFonts w:hint="cs"/>
          <w:rtl/>
        </w:rPr>
        <w:t xml:space="preserve">חצות דחשש </w:t>
      </w:r>
      <w:r w:rsidRPr="000528DA">
        <w:rPr>
          <w:rtl/>
        </w:rPr>
        <w:t>שמא יטעו אצטגניני פרעה ויאמרו משה בדאי הוא.</w:t>
      </w:r>
      <w:r w:rsidR="00805AEB" w:rsidRPr="000528DA">
        <w:rPr>
          <w:rFonts w:hint="cs"/>
          <w:rtl/>
        </w:rPr>
        <w:t xml:space="preserve"> ד</w:t>
      </w:r>
      <w:r w:rsidRPr="000528DA">
        <w:rPr>
          <w:rtl/>
        </w:rPr>
        <w:t>למד לשונך לומר איני יודע, שמא תתבדה ותאחז.</w:t>
      </w:r>
    </w:p>
    <w:p w14:paraId="260D2FD5" w14:textId="4A3C43DE" w:rsidR="00A24328" w:rsidRDefault="00757B9B" w:rsidP="009A59D1">
      <w:pPr>
        <w:pStyle w:val="38"/>
        <w:framePr w:wrap="notBeside"/>
        <w:rPr>
          <w:rtl/>
        </w:rPr>
      </w:pPr>
      <w:r w:rsidRPr="00660D7A">
        <w:rPr>
          <w:rFonts w:hint="cs"/>
          <w:rtl/>
        </w:rPr>
        <w:t xml:space="preserve">ג. </w:t>
      </w:r>
      <w:r w:rsidR="00805AEB" w:rsidRPr="00660D7A">
        <w:rPr>
          <w:rtl/>
        </w:rPr>
        <w:t>ר</w:t>
      </w:r>
      <w:r w:rsidR="00805AEB" w:rsidRPr="00660D7A">
        <w:rPr>
          <w:rFonts w:hint="cs"/>
          <w:rtl/>
        </w:rPr>
        <w:t>"א</w:t>
      </w:r>
      <w:r w:rsidR="00A24328">
        <w:rPr>
          <w:rFonts w:hint="cs"/>
          <w:rtl/>
        </w:rPr>
        <w:t>:</w:t>
      </w:r>
    </w:p>
    <w:p w14:paraId="03F441BD" w14:textId="50E2C0D9" w:rsidR="00757B9B" w:rsidRPr="000528DA" w:rsidRDefault="00757B9B" w:rsidP="000528DA">
      <w:pPr>
        <w:rPr>
          <w:rtl/>
        </w:rPr>
      </w:pPr>
      <w:r w:rsidRPr="000528DA">
        <w:rPr>
          <w:rFonts w:hint="cs"/>
          <w:rtl/>
        </w:rPr>
        <w:t>באמצע ליל יג'</w:t>
      </w:r>
      <w:r w:rsidR="00805AEB" w:rsidRPr="000528DA">
        <w:rPr>
          <w:rFonts w:hint="cs"/>
          <w:rtl/>
        </w:rPr>
        <w:t>,</w:t>
      </w:r>
      <w:r w:rsidRPr="000528DA">
        <w:rPr>
          <w:rFonts w:hint="cs"/>
          <w:rtl/>
        </w:rPr>
        <w:t xml:space="preserve"> </w:t>
      </w:r>
      <w:r w:rsidRPr="00E34F28">
        <w:rPr>
          <w:rStyle w:val="afffff9"/>
          <w:rFonts w:hint="cs"/>
          <w:rtl/>
        </w:rPr>
        <w:t>וה</w:t>
      </w:r>
      <w:r w:rsidRPr="00E34F28">
        <w:rPr>
          <w:rStyle w:val="afffff9"/>
          <w:rtl/>
        </w:rPr>
        <w:t>"</w:t>
      </w:r>
      <w:r w:rsidRPr="00E34F28">
        <w:rPr>
          <w:rStyle w:val="afffff9"/>
          <w:rFonts w:hint="cs"/>
          <w:rtl/>
        </w:rPr>
        <w:t>ק</w:t>
      </w:r>
      <w:r w:rsidRPr="000528DA">
        <w:rPr>
          <w:rFonts w:hint="cs"/>
          <w:rtl/>
        </w:rPr>
        <w:t xml:space="preserve"> כחצות הלילה דעכשיו </w:t>
      </w:r>
      <w:r w:rsidRPr="000528DA">
        <w:rPr>
          <w:rtl/>
        </w:rPr>
        <w:t>אני יוצא בתוך מצרים.</w:t>
      </w:r>
    </w:p>
    <w:p w14:paraId="7F0B8296" w14:textId="691FC2E0" w:rsidR="0009535E" w:rsidRPr="000528DA" w:rsidRDefault="00757B9B" w:rsidP="00470C2A">
      <w:pPr>
        <w:pStyle w:val="afffffc"/>
        <w:rPr>
          <w:rtl/>
        </w:rPr>
      </w:pPr>
      <w:bookmarkStart w:id="36" w:name="_Toc193635558"/>
      <w:bookmarkStart w:id="37" w:name="_Toc216184171"/>
      <w:r w:rsidRPr="00431703">
        <w:rPr>
          <w:rStyle w:val="ad"/>
          <w:rFonts w:hint="cs"/>
          <w:rtl/>
        </w:rPr>
        <w:t>'</w:t>
      </w:r>
      <w:r w:rsidRPr="00431703">
        <w:rPr>
          <w:rStyle w:val="ad"/>
          <w:rtl/>
        </w:rPr>
        <w:t>לדוד שמרה נפשי כי חסיד אני</w:t>
      </w:r>
      <w:r w:rsidRPr="00431703">
        <w:rPr>
          <w:rStyle w:val="ad"/>
          <w:rFonts w:hint="cs"/>
          <w:rtl/>
        </w:rPr>
        <w:t>'</w:t>
      </w:r>
      <w:bookmarkEnd w:id="36"/>
      <w:bookmarkEnd w:id="37"/>
    </w:p>
    <w:p w14:paraId="491756E2" w14:textId="18C57AF2" w:rsidR="00A24328" w:rsidRDefault="00757B9B" w:rsidP="009A59D1">
      <w:pPr>
        <w:pStyle w:val="38"/>
        <w:framePr w:wrap="notBeside"/>
        <w:rPr>
          <w:rtl/>
        </w:rPr>
      </w:pPr>
      <w:r w:rsidRPr="00660D7A">
        <w:rPr>
          <w:rtl/>
        </w:rPr>
        <w:t>לוי ורבי יצחק</w:t>
      </w:r>
      <w:r w:rsidR="00A24328">
        <w:rPr>
          <w:rtl/>
        </w:rPr>
        <w:t>:</w:t>
      </w:r>
    </w:p>
    <w:p w14:paraId="6FC5180E" w14:textId="79036717" w:rsidR="00470C2A" w:rsidRDefault="00470C2A" w:rsidP="000528DA">
      <w:pPr>
        <w:rPr>
          <w:rtl/>
        </w:rPr>
      </w:pPr>
      <w:r>
        <w:rPr>
          <w:rStyle w:val="afffff9"/>
          <w:rFonts w:hint="cs"/>
          <w:rtl/>
        </w:rPr>
        <w:t>ל</w:t>
      </w:r>
      <w:r w:rsidR="00757B9B" w:rsidRPr="00E34F28">
        <w:rPr>
          <w:rStyle w:val="afffff9"/>
          <w:rtl/>
        </w:rPr>
        <w:t>חד:</w:t>
      </w:r>
      <w:r>
        <w:rPr>
          <w:rtl/>
        </w:rPr>
        <w:t xml:space="preserve"> כך אמר דוד לפני הקב"ה: </w:t>
      </w:r>
      <w:r>
        <w:rPr>
          <w:rStyle w:val="afffff9"/>
          <w:rtl/>
          <w:rPrChange w:id="9005" w:author="מנוע אמוראים" w:date="2026-10-05T16:40:51Z">
            <w:rPr>
              <w:rtl/>
            </w:rPr>
          </w:rPrChange>
        </w:rPr>
        <w:t xml:space="preserve">רבש"ע</w:t>
      </w:r>
      <w:r>
        <w:rPr>
          <w:rtl/>
        </w:rPr>
        <w:t xml:space="preserve">! לא חסיד אני? שכל מלכי </w:t>
      </w:r>
    </w:p>
    <w:p w14:paraId="779DA6C1" w14:textId="6F96303A" w:rsidR="00757B9B" w:rsidRPr="000528DA" w:rsidRDefault="00757B9B" w:rsidP="000528DA">
      <w:pPr>
        <w:rPr>
          <w:rtl/>
        </w:rPr>
      </w:pPr>
      <w:r w:rsidRPr="000528DA">
        <w:rPr>
          <w:rtl/>
        </w:rPr>
        <w:t xml:space="preserve">מזרח ומערב ישנים עד </w:t>
      </w:r>
      <w:r w:rsidR="00F95182">
        <w:rPr>
          <w:rFonts w:hint="cs"/>
          <w:rtl/>
        </w:rPr>
        <w:t>ג'</w:t>
      </w:r>
      <w:r w:rsidRPr="000528DA">
        <w:rPr>
          <w:rtl/>
        </w:rPr>
        <w:t xml:space="preserve"> שעות, ואני חצות לילה אקום להודות לך.</w:t>
      </w:r>
    </w:p>
    <w:p w14:paraId="31C2349F" w14:textId="05328D0E" w:rsidR="00A24328" w:rsidRDefault="00757B9B" w:rsidP="009A59D1">
      <w:pPr>
        <w:pStyle w:val="38"/>
        <w:framePr w:wrap="notBeside"/>
        <w:rPr>
          <w:rtl/>
        </w:rPr>
      </w:pPr>
      <w:r w:rsidRPr="00660D7A">
        <w:rPr>
          <w:rtl/>
        </w:rPr>
        <w:lastRenderedPageBreak/>
        <w:t>ואידך</w:t>
      </w:r>
      <w:r w:rsidR="00A24328">
        <w:rPr>
          <w:rtl/>
        </w:rPr>
        <w:t>:</w:t>
      </w:r>
    </w:p>
    <w:p w14:paraId="76133A76" w14:textId="1F6CF365" w:rsidR="00BB06D4" w:rsidRPr="000528DA" w:rsidRDefault="00757B9B" w:rsidP="000528DA">
      <w:pPr>
        <w:rPr>
          <w:rtl/>
        </w:rPr>
      </w:pPr>
      <w:r w:rsidRPr="000528DA">
        <w:rPr>
          <w:rtl/>
        </w:rPr>
        <w:t xml:space="preserve">כל מלכי מזרח ומערב יושבים אגודות אגודות בכבודם, </w:t>
      </w:r>
    </w:p>
    <w:p w14:paraId="5AB6C6EA" w14:textId="77777777" w:rsidR="00757B9B" w:rsidRPr="000528DA" w:rsidRDefault="00757B9B" w:rsidP="000528DA">
      <w:pPr>
        <w:rPr>
          <w:rtl/>
        </w:rPr>
      </w:pPr>
      <w:r w:rsidRPr="000528DA">
        <w:rPr>
          <w:rtl/>
        </w:rPr>
        <w:t>ואני ידי מלוכלכות בדם ובשפיר ובשליא כדי לטהר אשה לבעלה.</w:t>
      </w:r>
    </w:p>
    <w:p w14:paraId="24F2AA6A" w14:textId="3BD933E2" w:rsidR="00A24328" w:rsidRDefault="00757B9B" w:rsidP="009A59D1">
      <w:pPr>
        <w:pStyle w:val="38"/>
        <w:framePr w:wrap="notBeside"/>
        <w:rPr>
          <w:rtl/>
        </w:rPr>
      </w:pPr>
      <w:r w:rsidRPr="00660D7A">
        <w:rPr>
          <w:rtl/>
        </w:rPr>
        <w:t>ועוד</w:t>
      </w:r>
      <w:r w:rsidR="00A24328">
        <w:rPr>
          <w:rtl/>
        </w:rPr>
        <w:t>:</w:t>
      </w:r>
    </w:p>
    <w:p w14:paraId="7BC19159" w14:textId="026983D1" w:rsidR="0009535E" w:rsidRPr="000528DA" w:rsidRDefault="0009535E" w:rsidP="000528DA">
      <w:pPr>
        <w:rPr>
          <w:rtl/>
        </w:rPr>
      </w:pPr>
      <w:r w:rsidRPr="000528DA">
        <w:rPr>
          <w:rFonts w:hint="cs"/>
          <w:rtl/>
        </w:rPr>
        <w:t>ש</w:t>
      </w:r>
      <w:r w:rsidR="00757B9B" w:rsidRPr="000528DA">
        <w:rPr>
          <w:rtl/>
        </w:rPr>
        <w:t xml:space="preserve">כל מה שאני עושה אני נמלך במפיבשת רבי, מפיבשת רבי! </w:t>
      </w:r>
      <w:r w:rsidR="00757B9B" w:rsidRPr="000528DA">
        <w:rPr>
          <w:rFonts w:ascii="Fb Fontext" w:hAnsi="Fb Fontext"/>
          <w:sz w:val="20"/>
          <w:rtl/>
        </w:rPr>
        <w:t xml:space="preserve">יפה </w:t>
      </w:r>
      <w:r w:rsidR="00757B9B" w:rsidRPr="00F95182">
        <w:rPr>
          <w:rFonts w:ascii="Fb Fontext" w:hAnsi="Fb Fontext"/>
          <w:spacing w:val="-2"/>
          <w:sz w:val="20"/>
          <w:rtl/>
        </w:rPr>
        <w:t>דנתי, יפה חייבתי? יפה זכיתי? יפה טהרתי? יפה טמאתי? ולא בושתי.</w:t>
      </w:r>
    </w:p>
    <w:p w14:paraId="4BF1EAA8" w14:textId="77777777" w:rsidR="00757B9B" w:rsidRPr="000528DA" w:rsidRDefault="00757B9B" w:rsidP="00470C2A">
      <w:pPr>
        <w:pStyle w:val="afffffc"/>
        <w:spacing w:before="0"/>
        <w:rPr>
          <w:rtl/>
        </w:rPr>
      </w:pPr>
      <w:bookmarkStart w:id="38" w:name="_Toc193635559"/>
      <w:bookmarkStart w:id="39" w:name="_Toc216184172"/>
      <w:r w:rsidRPr="00431703">
        <w:rPr>
          <w:rStyle w:val="ad"/>
          <w:rFonts w:hint="cs"/>
          <w:rtl/>
        </w:rPr>
        <w:t>'</w:t>
      </w:r>
      <w:r w:rsidRPr="00431703">
        <w:rPr>
          <w:rStyle w:val="ad"/>
          <w:rtl/>
        </w:rPr>
        <w:t>ואדברה בעדתיך נגד מלכים ולא אבוש</w:t>
      </w:r>
      <w:r w:rsidRPr="00431703">
        <w:rPr>
          <w:rStyle w:val="ad"/>
          <w:rFonts w:hint="cs"/>
          <w:rtl/>
        </w:rPr>
        <w:t>'</w:t>
      </w:r>
      <w:r w:rsidRPr="000528DA">
        <w:rPr>
          <w:rFonts w:ascii="Fb Fontext" w:hAnsi="Fb Fontext"/>
          <w:rtl/>
        </w:rPr>
        <w:t>.</w:t>
      </w:r>
      <w:bookmarkEnd w:id="38"/>
      <w:bookmarkEnd w:id="39"/>
    </w:p>
    <w:p w14:paraId="1AC41B75" w14:textId="77777777" w:rsidR="00757B9B" w:rsidRPr="000528DA" w:rsidRDefault="0037644F" w:rsidP="000528DA">
      <w:pPr>
        <w:rPr>
          <w:rtl/>
        </w:rPr>
      </w:pPr>
      <w:r w:rsidRPr="000528DA">
        <w:rPr>
          <w:rFonts w:hint="cs"/>
          <w:rtl/>
        </w:rPr>
        <w:t>לא</w:t>
      </w:r>
      <w:r w:rsidR="0009535E" w:rsidRPr="000528DA">
        <w:rPr>
          <w:rtl/>
        </w:rPr>
        <w:t xml:space="preserve"> מפיבשת</w:t>
      </w:r>
      <w:r w:rsidR="0009535E" w:rsidRPr="000528DA">
        <w:rPr>
          <w:rFonts w:hint="cs"/>
          <w:rtl/>
        </w:rPr>
        <w:t xml:space="preserve"> </w:t>
      </w:r>
      <w:r w:rsidRPr="000528DA">
        <w:rPr>
          <w:rFonts w:hint="cs"/>
          <w:rtl/>
        </w:rPr>
        <w:t xml:space="preserve">שמו אלא </w:t>
      </w:r>
      <w:r w:rsidRPr="00A10336">
        <w:rPr>
          <w:rStyle w:val="30"/>
          <w:rFonts w:hint="cs"/>
          <w:rtl/>
        </w:rPr>
        <w:t>איש בושת</w:t>
      </w:r>
      <w:r w:rsidR="006D3CF8" w:rsidRPr="00A10336">
        <w:rPr>
          <w:rStyle w:val="30"/>
          <w:rFonts w:hint="cs"/>
          <w:rtl/>
        </w:rPr>
        <w:t>,</w:t>
      </w:r>
      <w:r w:rsidRPr="000528DA">
        <w:rPr>
          <w:rFonts w:hint="cs"/>
          <w:rtl/>
        </w:rPr>
        <w:t xml:space="preserve"> </w:t>
      </w:r>
      <w:r w:rsidR="00757B9B" w:rsidRPr="000528DA">
        <w:rPr>
          <w:rtl/>
        </w:rPr>
        <w:t>שהיה מבייש פני דוד בהלכה.</w:t>
      </w:r>
      <w:r w:rsidR="0009535E" w:rsidRPr="000528DA">
        <w:rPr>
          <w:rFonts w:hint="cs"/>
          <w:rtl/>
        </w:rPr>
        <w:t xml:space="preserve"> </w:t>
      </w:r>
      <w:r w:rsidR="00757B9B" w:rsidRPr="000528DA">
        <w:rPr>
          <w:rtl/>
        </w:rPr>
        <w:t>לפיכך זכה דוד ויצא ממנו כלאב.</w:t>
      </w:r>
    </w:p>
    <w:p w14:paraId="3711D54E" w14:textId="4C251C05" w:rsidR="00A24328" w:rsidRDefault="00757B9B" w:rsidP="009A59D1">
      <w:pPr>
        <w:pStyle w:val="38"/>
        <w:framePr w:wrap="notBeside"/>
        <w:rPr>
          <w:rtl/>
        </w:rPr>
      </w:pPr>
      <w:r w:rsidRPr="00660D7A">
        <w:rPr>
          <w:rtl/>
        </w:rPr>
        <w:t>רי"ו</w:t>
      </w:r>
      <w:r w:rsidR="00A24328">
        <w:rPr>
          <w:rtl/>
        </w:rPr>
        <w:t>:</w:t>
      </w:r>
    </w:p>
    <w:p w14:paraId="705E049C" w14:textId="0C8074E9" w:rsidR="00BB06D4" w:rsidRPr="000528DA" w:rsidRDefault="00757B9B" w:rsidP="000528DA">
      <w:pPr>
        <w:rPr>
          <w:rtl/>
        </w:rPr>
      </w:pPr>
      <w:bookmarkStart w:id="40" w:name="_Toc193635560"/>
      <w:bookmarkStart w:id="41" w:name="_Toc216184173"/>
      <w:r w:rsidRPr="00A10336">
        <w:rPr>
          <w:rStyle w:val="30"/>
          <w:rtl/>
        </w:rPr>
        <w:t>דניאל שמו,</w:t>
      </w:r>
      <w:bookmarkEnd w:id="40"/>
      <w:bookmarkEnd w:id="41"/>
      <w:r w:rsidRPr="000528DA">
        <w:rPr>
          <w:rtl/>
        </w:rPr>
        <w:t xml:space="preserve"> </w:t>
      </w:r>
      <w:r w:rsidRPr="000528DA">
        <w:rPr>
          <w:rFonts w:hint="cs"/>
          <w:rtl/>
        </w:rPr>
        <w:t>ו</w:t>
      </w:r>
      <w:r w:rsidRPr="000528DA">
        <w:rPr>
          <w:rtl/>
        </w:rPr>
        <w:t xml:space="preserve">נקרא כלאב </w:t>
      </w:r>
      <w:r w:rsidR="00BB06D4" w:rsidRPr="000528DA">
        <w:rPr>
          <w:rtl/>
        </w:rPr>
        <w:t>ש</w:t>
      </w:r>
      <w:r w:rsidRPr="000528DA">
        <w:rPr>
          <w:rtl/>
        </w:rPr>
        <w:t xml:space="preserve">מכלים פני מפיבשת בהלכה, </w:t>
      </w:r>
    </w:p>
    <w:p w14:paraId="61E3BBD9" w14:textId="77777777" w:rsidR="00BB06D4" w:rsidRPr="000528DA" w:rsidRDefault="00757B9B" w:rsidP="000528DA">
      <w:pPr>
        <w:rPr>
          <w:rtl/>
        </w:rPr>
      </w:pPr>
      <w:r w:rsidRPr="00E34F28">
        <w:rPr>
          <w:rStyle w:val="afffff9"/>
          <w:rtl/>
        </w:rPr>
        <w:t>ועליו אמר שלמה בחכמתו:</w:t>
      </w:r>
      <w:r w:rsidRPr="000528DA">
        <w:rPr>
          <w:rtl/>
        </w:rPr>
        <w:t xml:space="preserve"> </w:t>
      </w:r>
      <w:r w:rsidRPr="00786A0D">
        <w:rPr>
          <w:rStyle w:val="ad"/>
          <w:rFonts w:hint="cs"/>
          <w:rtl/>
        </w:rPr>
        <w:t>'</w:t>
      </w:r>
      <w:r w:rsidRPr="00786A0D">
        <w:rPr>
          <w:rStyle w:val="ad"/>
          <w:rtl/>
        </w:rPr>
        <w:t xml:space="preserve">בני אם חכם לבך </w:t>
      </w:r>
      <w:r w:rsidRPr="00F95182">
        <w:rPr>
          <w:rStyle w:val="ad"/>
          <w:rtl/>
        </w:rPr>
        <w:t>ישמח לבי גם אני</w:t>
      </w:r>
      <w:r w:rsidRPr="00786A0D">
        <w:rPr>
          <w:rStyle w:val="ad"/>
          <w:rFonts w:hint="cs"/>
          <w:rtl/>
        </w:rPr>
        <w:t>'</w:t>
      </w:r>
      <w:r w:rsidRPr="000528DA">
        <w:rPr>
          <w:rtl/>
        </w:rPr>
        <w:t xml:space="preserve">, </w:t>
      </w:r>
    </w:p>
    <w:p w14:paraId="78AA5250" w14:textId="77777777" w:rsidR="00757B9B" w:rsidRPr="000528DA" w:rsidRDefault="00757B9B" w:rsidP="000528DA">
      <w:pPr>
        <w:rPr>
          <w:rtl/>
        </w:rPr>
      </w:pPr>
      <w:r w:rsidRPr="00E34F28">
        <w:rPr>
          <w:rStyle w:val="afffff9"/>
          <w:rtl/>
        </w:rPr>
        <w:t>ואומר:</w:t>
      </w:r>
      <w:r w:rsidRPr="000528DA">
        <w:rPr>
          <w:rtl/>
        </w:rPr>
        <w:t xml:space="preserve"> </w:t>
      </w:r>
      <w:r w:rsidRPr="00786A0D">
        <w:rPr>
          <w:rStyle w:val="ad"/>
          <w:rFonts w:hint="cs"/>
          <w:rtl/>
        </w:rPr>
        <w:t>'</w:t>
      </w:r>
      <w:r w:rsidRPr="00786A0D">
        <w:rPr>
          <w:rStyle w:val="ad"/>
          <w:rtl/>
        </w:rPr>
        <w:t>חכם בני ושמח לבי ואשיבה חרפי דבר</w:t>
      </w:r>
      <w:r w:rsidRPr="00786A0D">
        <w:rPr>
          <w:rStyle w:val="ad"/>
          <w:rFonts w:hint="cs"/>
          <w:rtl/>
        </w:rPr>
        <w:t>'</w:t>
      </w:r>
      <w:r w:rsidRPr="000528DA">
        <w:rPr>
          <w:rtl/>
        </w:rPr>
        <w:t>.</w:t>
      </w:r>
    </w:p>
    <w:p w14:paraId="53452A24" w14:textId="77777777" w:rsidR="005128D2" w:rsidRPr="00E34F28" w:rsidRDefault="00757B9B" w:rsidP="003F33DA">
      <w:pPr>
        <w:pStyle w:val="afffffc"/>
        <w:rPr>
          <w:rtl/>
        </w:rPr>
      </w:pPr>
      <w:bookmarkStart w:id="42" w:name="_Toc193635561"/>
      <w:bookmarkStart w:id="43" w:name="_Toc216184174"/>
      <w:r w:rsidRPr="006F178A">
        <w:rPr>
          <w:rtl/>
        </w:rPr>
        <w:t>ודוד מי קרי ל</w:t>
      </w:r>
      <w:r w:rsidR="007A111C">
        <w:rPr>
          <w:rFonts w:hint="cs"/>
          <w:rtl/>
        </w:rPr>
        <w:t>עצמו</w:t>
      </w:r>
      <w:r w:rsidRPr="006F178A">
        <w:rPr>
          <w:rtl/>
        </w:rPr>
        <w:t xml:space="preserve"> חסיד?</w:t>
      </w:r>
      <w:bookmarkEnd w:id="42"/>
      <w:bookmarkEnd w:id="43"/>
      <w:r w:rsidRPr="006F178A">
        <w:rPr>
          <w:rtl/>
        </w:rPr>
        <w:t xml:space="preserve"> </w:t>
      </w:r>
    </w:p>
    <w:p w14:paraId="19B057C1" w14:textId="07D7C17B" w:rsidR="00A24328" w:rsidRDefault="00757B9B" w:rsidP="009A59D1">
      <w:pPr>
        <w:pStyle w:val="38"/>
        <w:framePr w:wrap="notBeside"/>
        <w:rPr>
          <w:rtl/>
        </w:rPr>
      </w:pPr>
      <w:r w:rsidRPr="00660D7A">
        <w:rPr>
          <w:rtl/>
        </w:rPr>
        <w:t>וה</w:t>
      </w:r>
      <w:r w:rsidR="007A111C" w:rsidRPr="00660D7A">
        <w:rPr>
          <w:rFonts w:hint="cs"/>
          <w:rtl/>
        </w:rPr>
        <w:t>א</w:t>
      </w:r>
      <w:r w:rsidR="00A24328">
        <w:rPr>
          <w:rtl/>
        </w:rPr>
        <w:t>:</w:t>
      </w:r>
    </w:p>
    <w:p w14:paraId="6F1214FF" w14:textId="1725A179" w:rsidR="005128D2" w:rsidRPr="000528DA" w:rsidRDefault="003F33DA" w:rsidP="000528DA">
      <w:pPr>
        <w:rPr>
          <w:rtl/>
        </w:rPr>
      </w:pPr>
      <w:r w:rsidRPr="003F33DA">
        <w:rPr>
          <w:rStyle w:val="ad"/>
          <w:rFonts w:hint="cs"/>
          <w:rtl/>
        </w:rPr>
        <w:t>'</w:t>
      </w:r>
      <w:r w:rsidR="00757B9B" w:rsidRPr="003F33DA">
        <w:rPr>
          <w:rStyle w:val="ad"/>
          <w:rtl/>
        </w:rPr>
        <w:t>לולא האמנתי לראות בטוב ה' בארץ חיים</w:t>
      </w:r>
      <w:r w:rsidR="00757B9B" w:rsidRPr="003F33DA">
        <w:rPr>
          <w:rStyle w:val="ad"/>
          <w:rFonts w:hint="cs"/>
          <w:rtl/>
        </w:rPr>
        <w:t>'</w:t>
      </w:r>
      <w:r w:rsidR="00757B9B" w:rsidRPr="000528DA">
        <w:rPr>
          <w:rFonts w:ascii="Fb Fontext" w:hAnsi="Fb Fontext"/>
          <w:rtl/>
        </w:rPr>
        <w:t xml:space="preserve"> </w:t>
      </w:r>
      <w:r w:rsidR="00757B9B" w:rsidRPr="000528DA">
        <w:rPr>
          <w:rFonts w:ascii="Fb Fontext" w:hAnsi="Fb Fontext" w:hint="cs"/>
          <w:rtl/>
        </w:rPr>
        <w:t xml:space="preserve">-נקוד על </w:t>
      </w:r>
      <w:r w:rsidR="00757B9B" w:rsidRPr="00431703">
        <w:rPr>
          <w:rStyle w:val="ad"/>
          <w:rFonts w:hint="cs"/>
          <w:rtl/>
        </w:rPr>
        <w:t>'לולא'</w:t>
      </w:r>
      <w:r w:rsidR="0009535E" w:rsidRPr="000528DA">
        <w:rPr>
          <w:rFonts w:ascii="Fb Fontext" w:hAnsi="Fb Fontext" w:hint="cs"/>
          <w:rtl/>
        </w:rPr>
        <w:t xml:space="preserve"> </w:t>
      </w:r>
      <w:r w:rsidR="007A111C" w:rsidRPr="000528DA">
        <w:rPr>
          <w:rFonts w:hint="cs"/>
          <w:rtl/>
        </w:rPr>
        <w:t>שא''י אם</w:t>
      </w:r>
      <w:r w:rsidR="00CD79CD" w:rsidRPr="000528DA">
        <w:rPr>
          <w:rFonts w:hint="cs"/>
          <w:rtl/>
        </w:rPr>
        <w:t xml:space="preserve"> </w:t>
      </w:r>
      <w:r w:rsidR="007A111C" w:rsidRPr="000528DA">
        <w:rPr>
          <w:rFonts w:hint="cs"/>
          <w:rtl/>
        </w:rPr>
        <w:t>יש לי חלק עם הצדיקים שמובטחני שאתה משלם</w:t>
      </w:r>
      <w:r w:rsidR="007A111C" w:rsidRPr="000528DA">
        <w:rPr>
          <w:rFonts w:ascii="Fb Fontext" w:hAnsi="Fb Fontext" w:hint="cs"/>
          <w:rtl/>
        </w:rPr>
        <w:t xml:space="preserve"> להם שכר לעת''ל </w:t>
      </w:r>
      <w:r w:rsidR="007A111C" w:rsidRPr="000528DA">
        <w:rPr>
          <w:rFonts w:hint="cs"/>
          <w:rtl/>
        </w:rPr>
        <w:t xml:space="preserve">- </w:t>
      </w:r>
      <w:r w:rsidR="00757B9B" w:rsidRPr="000528DA">
        <w:rPr>
          <w:rtl/>
        </w:rPr>
        <w:t>שמא יגרום החטא</w:t>
      </w:r>
      <w:r w:rsidR="00757B9B" w:rsidRPr="000528DA">
        <w:rPr>
          <w:rFonts w:hint="cs"/>
          <w:rtl/>
        </w:rPr>
        <w:t xml:space="preserve"> </w:t>
      </w:r>
    </w:p>
    <w:p w14:paraId="23BC6171" w14:textId="77777777" w:rsidR="00F37559" w:rsidRPr="000528DA" w:rsidRDefault="00757B9B" w:rsidP="000528DA">
      <w:pPr>
        <w:rPr>
          <w:rtl/>
        </w:rPr>
      </w:pPr>
      <w:r w:rsidRPr="000528DA">
        <w:rPr>
          <w:rFonts w:hint="cs"/>
          <w:rtl/>
        </w:rPr>
        <w:t>ד</w:t>
      </w:r>
      <w:r w:rsidRPr="00431703">
        <w:rPr>
          <w:rStyle w:val="ad"/>
          <w:rFonts w:hint="cs"/>
          <w:rtl/>
        </w:rPr>
        <w:t>'</w:t>
      </w:r>
      <w:r w:rsidRPr="00431703">
        <w:rPr>
          <w:rStyle w:val="ad"/>
          <w:rtl/>
        </w:rPr>
        <w:t>והנה אנכי עמך ושמרתיך בכל אשר תלך</w:t>
      </w:r>
      <w:r>
        <w:rPr>
          <w:rStyle w:val="ad"/>
          <w:rFonts w:hint="cs"/>
          <w:rtl/>
        </w:rPr>
        <w:t>'</w:t>
      </w:r>
      <w:r w:rsidRPr="00431703">
        <w:rPr>
          <w:rStyle w:val="ad"/>
          <w:rtl/>
        </w:rPr>
        <w:t xml:space="preserve"> </w:t>
      </w:r>
      <w:r w:rsidRPr="00E34F28">
        <w:rPr>
          <w:rStyle w:val="afffff9"/>
          <w:rtl/>
        </w:rPr>
        <w:t>וכתיב:</w:t>
      </w:r>
      <w:r w:rsidRPr="00431703">
        <w:rPr>
          <w:rStyle w:val="ad"/>
          <w:rtl/>
        </w:rPr>
        <w:t xml:space="preserve"> </w:t>
      </w:r>
      <w:r w:rsidRPr="00431703">
        <w:rPr>
          <w:rStyle w:val="ad"/>
          <w:rFonts w:hint="cs"/>
          <w:rtl/>
        </w:rPr>
        <w:t>'</w:t>
      </w:r>
      <w:r w:rsidRPr="00431703">
        <w:rPr>
          <w:rStyle w:val="ad"/>
          <w:rtl/>
        </w:rPr>
        <w:t>ויירא יעקב מאד</w:t>
      </w:r>
      <w:r w:rsidRPr="00431703">
        <w:rPr>
          <w:rStyle w:val="ad"/>
          <w:rFonts w:hint="cs"/>
          <w:rtl/>
        </w:rPr>
        <w:t>'</w:t>
      </w:r>
    </w:p>
    <w:p w14:paraId="0CF2E79F" w14:textId="695935DB" w:rsidR="007A111C" w:rsidRPr="000528DA" w:rsidRDefault="0009535E" w:rsidP="000528DA">
      <w:pPr>
        <w:rPr>
          <w:rtl/>
        </w:rPr>
      </w:pPr>
      <w:r w:rsidRPr="000528DA">
        <w:rPr>
          <w:rFonts w:hint="cs"/>
          <w:rtl/>
        </w:rPr>
        <w:t>ד</w:t>
      </w:r>
      <w:r w:rsidR="00757B9B" w:rsidRPr="00431703">
        <w:rPr>
          <w:rStyle w:val="ad"/>
          <w:rtl/>
        </w:rPr>
        <w:t xml:space="preserve">עד יעבר עמך </w:t>
      </w:r>
      <w:r w:rsidR="005128D2">
        <w:rPr>
          <w:rStyle w:val="ad"/>
          <w:rtl/>
        </w:rPr>
        <w:t>ה</w:t>
      </w:r>
      <w:r w:rsidR="00757B9B" w:rsidRPr="00431703">
        <w:rPr>
          <w:rStyle w:val="ad"/>
          <w:rtl/>
        </w:rPr>
        <w:t xml:space="preserve"> </w:t>
      </w:r>
      <w:r w:rsidR="00757B9B" w:rsidRPr="000528DA">
        <w:rPr>
          <w:rtl/>
        </w:rPr>
        <w:t>זו ביאה ראשונה,</w:t>
      </w:r>
      <w:r w:rsidRPr="000528DA">
        <w:rPr>
          <w:rFonts w:hint="cs"/>
          <w:rtl/>
        </w:rPr>
        <w:t xml:space="preserve"> </w:t>
      </w:r>
      <w:r w:rsidR="00757B9B" w:rsidRPr="003F33DA">
        <w:rPr>
          <w:rStyle w:val="ad"/>
          <w:rtl/>
        </w:rPr>
        <w:t>עד יעבר עם זו קנית</w:t>
      </w:r>
      <w:r w:rsidR="00757B9B" w:rsidRPr="000528DA">
        <w:rPr>
          <w:rtl/>
        </w:rPr>
        <w:t xml:space="preserve"> זו ביאה שניה</w:t>
      </w:r>
    </w:p>
    <w:p w14:paraId="6F799743" w14:textId="15CAD7C3" w:rsidR="00A24328" w:rsidRDefault="00757B9B" w:rsidP="009A59D1">
      <w:pPr>
        <w:pStyle w:val="38"/>
        <w:framePr w:wrap="notBeside"/>
        <w:rPr>
          <w:rtl/>
        </w:rPr>
      </w:pPr>
      <w:r w:rsidRPr="00660D7A">
        <w:rPr>
          <w:rtl/>
        </w:rPr>
        <w:t>חכמים</w:t>
      </w:r>
      <w:r w:rsidR="00A24328">
        <w:rPr>
          <w:rtl/>
        </w:rPr>
        <w:t>:</w:t>
      </w:r>
    </w:p>
    <w:p w14:paraId="383C0A57" w14:textId="7DD2E8A0" w:rsidR="00F64167" w:rsidRDefault="00C47A10" w:rsidP="000528DA">
      <w:pPr>
        <w:rPr>
          <w:rtl/>
        </w:rPr>
      </w:pPr>
      <w:r>
        <w:rPr>
          <w:rFonts w:hint="cs"/>
          <w:rtl/>
        </w:rPr>
        <w:t xml:space="preserve">מכאן אמרו: </w:t>
      </w:r>
      <w:r w:rsidR="00757B9B" w:rsidRPr="000528DA">
        <w:rPr>
          <w:rtl/>
        </w:rPr>
        <w:t>ראוים היו ישראל ליעשות להם נס בימי עזרא כדרך שנעשה להם בימי יהושע בן נון, אלא שגרם החטא.</w:t>
      </w:r>
    </w:p>
    <w:p w14:paraId="4A03E723" w14:textId="79E74481" w:rsidR="00757B9B" w:rsidRPr="00E34F28" w:rsidRDefault="00683C59" w:rsidP="00F50A20">
      <w:pPr>
        <w:pStyle w:val="afffa"/>
        <w:rPr>
          <w:rtl/>
        </w:rPr>
      </w:pPr>
      <w:r>
        <w:rPr>
          <w:rFonts w:hint="eastAsia"/>
          <w:rtl/>
        </w:rPr>
        <w:t>***</w:t>
      </w:r>
    </w:p>
    <w:p w14:paraId="12C6F8C4" w14:textId="77777777" w:rsidR="00757B9B" w:rsidRPr="00E34F28" w:rsidRDefault="00757B9B" w:rsidP="00672862">
      <w:pPr>
        <w:pStyle w:val="a5"/>
        <w:rPr>
          <w:rtl/>
        </w:rPr>
      </w:pPr>
      <w:ins w:id="9801" w:author="מספור קטעי משנה" w:date="2026-10-06T10:03:42Z">
        <w:r>
          <w:rPr>
            <w:rStyle w:val="MisparKeta"/>
          </w:rPr>
          <w:t xml:space="preserve">ג. </w:t>
        </w:r>
      </w:ins>
      <w:r w:rsidRPr="005128D2">
        <w:rPr>
          <w:rtl/>
        </w:rPr>
        <w:t>וחכמים אומרים עד חצות.</w:t>
      </w:r>
    </w:p>
    <w:p w14:paraId="764242E1" w14:textId="77777777" w:rsidR="007F58B7" w:rsidRPr="00E34F28" w:rsidRDefault="007F58B7" w:rsidP="00EC0DC4">
      <w:pPr>
        <w:pStyle w:val="af2"/>
        <w:framePr w:wrap="around"/>
        <w:rPr>
          <w:rtl/>
        </w:rPr>
      </w:pPr>
      <w:r w:rsidRPr="00F02982">
        <w:rPr>
          <w:rFonts w:hint="cs"/>
          <w:rtl/>
        </w:rPr>
        <w:t>ד:</w:t>
      </w:r>
    </w:p>
    <w:p w14:paraId="69F4203F" w14:textId="76860B9E" w:rsidR="00757B9B" w:rsidRPr="000528DA" w:rsidRDefault="00757B9B" w:rsidP="000528DA">
      <w:pPr>
        <w:rPr>
          <w:rtl/>
        </w:rPr>
      </w:pPr>
      <w:r w:rsidRPr="00E34F28">
        <w:rPr>
          <w:rStyle w:val="afffff9"/>
          <w:rtl/>
        </w:rPr>
        <w:t xml:space="preserve">חכמים </w:t>
      </w:r>
      <w:r w:rsidR="00672862" w:rsidRPr="000528DA">
        <w:rPr>
          <w:rFonts w:hint="cs"/>
          <w:rtl/>
        </w:rPr>
        <w:t>סברו</w:t>
      </w:r>
      <w:r w:rsidR="005128D2" w:rsidRPr="000528DA">
        <w:rPr>
          <w:rFonts w:hint="cs"/>
          <w:rtl/>
        </w:rPr>
        <w:t xml:space="preserve"> </w:t>
      </w:r>
      <w:r w:rsidRPr="00E34F28">
        <w:rPr>
          <w:rStyle w:val="afffff9"/>
          <w:rFonts w:hint="cs"/>
          <w:rtl/>
        </w:rPr>
        <w:t>כר</w:t>
      </w:r>
      <w:r w:rsidRPr="00E34F28">
        <w:rPr>
          <w:rStyle w:val="afffff9"/>
          <w:rtl/>
        </w:rPr>
        <w:t>"</w:t>
      </w:r>
      <w:r w:rsidRPr="00E34F28">
        <w:rPr>
          <w:rStyle w:val="afffff9"/>
          <w:rFonts w:hint="cs"/>
          <w:rtl/>
        </w:rPr>
        <w:t>ג</w:t>
      </w:r>
      <w:r w:rsidR="00672862" w:rsidRPr="00E34F28">
        <w:rPr>
          <w:rStyle w:val="afffff9"/>
          <w:rFonts w:hint="cs"/>
          <w:rtl/>
        </w:rPr>
        <w:t>,</w:t>
      </w:r>
      <w:r w:rsidR="00672862" w:rsidRPr="000528DA">
        <w:rPr>
          <w:rFonts w:hint="cs"/>
          <w:rtl/>
        </w:rPr>
        <w:t xml:space="preserve"> ואמרו עד חצות</w:t>
      </w:r>
      <w:r w:rsidRPr="000528DA">
        <w:rPr>
          <w:rtl/>
        </w:rPr>
        <w:t xml:space="preserve"> להרחיק את האדם מן העבירה.</w:t>
      </w:r>
    </w:p>
    <w:p w14:paraId="1B502BF6" w14:textId="77777777" w:rsidR="00672862" w:rsidRPr="000528DA" w:rsidRDefault="00757B9B" w:rsidP="000528DA">
      <w:pPr>
        <w:rPr>
          <w:rtl/>
        </w:rPr>
      </w:pPr>
      <w:r w:rsidRPr="000528DA">
        <w:rPr>
          <w:rtl/>
        </w:rPr>
        <w:t>סייג</w:t>
      </w:r>
      <w:r w:rsidR="00AD06CA" w:rsidRPr="000528DA">
        <w:rPr>
          <w:rFonts w:hint="cs"/>
          <w:rtl/>
        </w:rPr>
        <w:t xml:space="preserve"> לדבריהם,</w:t>
      </w:r>
      <w:r w:rsidRPr="000528DA">
        <w:rPr>
          <w:rtl/>
        </w:rPr>
        <w:t xml:space="preserve"> </w:t>
      </w:r>
      <w:r w:rsidR="00AD06CA" w:rsidRPr="000528DA">
        <w:rPr>
          <w:rFonts w:hint="cs"/>
          <w:rtl/>
        </w:rPr>
        <w:t>דכש</w:t>
      </w:r>
      <w:r w:rsidRPr="000528DA">
        <w:rPr>
          <w:rtl/>
        </w:rPr>
        <w:t>בא מהשדה בערב</w:t>
      </w:r>
      <w:r w:rsidR="00AD06CA" w:rsidRPr="000528DA">
        <w:rPr>
          <w:rFonts w:hint="cs"/>
          <w:rtl/>
        </w:rPr>
        <w:t>,</w:t>
      </w:r>
      <w:r w:rsidRPr="000528DA">
        <w:rPr>
          <w:rtl/>
        </w:rPr>
        <w:t xml:space="preserve"> </w:t>
      </w:r>
      <w:r w:rsidR="00AD06CA" w:rsidRPr="00A10336">
        <w:rPr>
          <w:rStyle w:val="30"/>
          <w:rFonts w:hint="cs"/>
          <w:rtl/>
        </w:rPr>
        <w:t>קודם</w:t>
      </w:r>
      <w:r w:rsidR="00AD06CA" w:rsidRPr="000528DA">
        <w:rPr>
          <w:rFonts w:hint="cs"/>
          <w:rtl/>
        </w:rPr>
        <w:t xml:space="preserve"> </w:t>
      </w:r>
      <w:r w:rsidR="00CB13AF" w:rsidRPr="000528DA">
        <w:rPr>
          <w:rFonts w:hint="cs"/>
          <w:rtl/>
        </w:rPr>
        <w:t xml:space="preserve">נכנס </w:t>
      </w:r>
      <w:r w:rsidR="00AD06CA" w:rsidRPr="000528DA">
        <w:rPr>
          <w:rFonts w:hint="cs"/>
          <w:rtl/>
        </w:rPr>
        <w:t>לביהכנ''ס</w:t>
      </w:r>
    </w:p>
    <w:p w14:paraId="18C8E310" w14:textId="77777777" w:rsidR="00672862" w:rsidRPr="000528DA" w:rsidRDefault="00AD06CA" w:rsidP="000528DA">
      <w:pPr>
        <w:rPr>
          <w:rtl/>
        </w:rPr>
      </w:pPr>
      <w:r w:rsidRPr="000528DA">
        <w:rPr>
          <w:rFonts w:hint="cs"/>
          <w:rtl/>
        </w:rPr>
        <w:t>קורא ושונה קר''ש ומתפלל</w:t>
      </w:r>
      <w:r w:rsidR="00CB13AF" w:rsidRPr="000528DA">
        <w:rPr>
          <w:rFonts w:hint="cs"/>
          <w:rtl/>
        </w:rPr>
        <w:t>,</w:t>
      </w:r>
      <w:r w:rsidRPr="000528DA">
        <w:rPr>
          <w:rFonts w:hint="cs"/>
          <w:rtl/>
        </w:rPr>
        <w:t xml:space="preserve"> ורק אח''כ אוכל פתו ומברך</w:t>
      </w:r>
      <w:r w:rsidR="00CB13AF" w:rsidRPr="000528DA">
        <w:rPr>
          <w:rFonts w:hint="cs"/>
          <w:rtl/>
        </w:rPr>
        <w:t>,</w:t>
      </w:r>
      <w:r w:rsidRPr="000528DA">
        <w:rPr>
          <w:rFonts w:hint="cs"/>
          <w:rtl/>
        </w:rPr>
        <w:t xml:space="preserve"> </w:t>
      </w:r>
    </w:p>
    <w:p w14:paraId="5586125D" w14:textId="6C37190C" w:rsidR="00AD06CA" w:rsidRPr="000528DA" w:rsidRDefault="00AD06CA" w:rsidP="000528DA">
      <w:pPr>
        <w:rPr>
          <w:rtl/>
        </w:rPr>
      </w:pPr>
      <w:r w:rsidRPr="000528DA">
        <w:rPr>
          <w:rFonts w:hint="cs"/>
          <w:rtl/>
        </w:rPr>
        <w:t>דאל''ה עלול להירדם קודם שיקרא</w:t>
      </w:r>
      <w:r w:rsidR="00CB13AF" w:rsidRPr="000528DA">
        <w:rPr>
          <w:rFonts w:hint="cs"/>
          <w:rtl/>
        </w:rPr>
        <w:t>.</w:t>
      </w:r>
      <w:r w:rsidRPr="000528DA">
        <w:rPr>
          <w:rFonts w:hint="cs"/>
          <w:rtl/>
        </w:rPr>
        <w:t xml:space="preserve"> </w:t>
      </w:r>
    </w:p>
    <w:p w14:paraId="137B4ED5" w14:textId="77777777" w:rsidR="00757B9B" w:rsidRPr="000528DA" w:rsidRDefault="00757B9B" w:rsidP="000528DA">
      <w:pPr>
        <w:rPr>
          <w:rtl/>
        </w:rPr>
      </w:pPr>
      <w:r w:rsidRPr="000528DA">
        <w:rPr>
          <w:rFonts w:ascii="Fb Fontext" w:hAnsi="Fb Fontext"/>
          <w:rtl/>
        </w:rPr>
        <w:t xml:space="preserve">וכל העובר על דברי חכמים </w:t>
      </w:r>
      <w:r w:rsidRPr="00A10336">
        <w:rPr>
          <w:rStyle w:val="30"/>
          <w:rtl/>
        </w:rPr>
        <w:t>חייב מיתה.</w:t>
      </w:r>
    </w:p>
    <w:p w14:paraId="4E6DFF98" w14:textId="52E75A3F" w:rsidR="00A24328" w:rsidRDefault="00757B9B" w:rsidP="009A59D1">
      <w:pPr>
        <w:pStyle w:val="38"/>
        <w:framePr w:wrap="notBeside"/>
        <w:rPr>
          <w:rtl/>
        </w:rPr>
      </w:pPr>
      <w:r w:rsidRPr="00660D7A">
        <w:rPr>
          <w:rFonts w:hint="cs"/>
          <w:rtl/>
        </w:rPr>
        <w:t>א</w:t>
      </w:r>
      <w:r w:rsidR="00A24328">
        <w:rPr>
          <w:rFonts w:hint="cs"/>
          <w:rtl/>
        </w:rPr>
        <w:t>.</w:t>
      </w:r>
    </w:p>
    <w:p w14:paraId="7C8BFB12" w14:textId="26ACCE2B" w:rsidR="00CB13AF" w:rsidRPr="000528DA" w:rsidRDefault="00757B9B" w:rsidP="000528DA">
      <w:pPr>
        <w:rPr>
          <w:rtl/>
        </w:rPr>
      </w:pPr>
      <w:r w:rsidRPr="000528DA">
        <w:rPr>
          <w:rFonts w:ascii="Fb Fontext" w:hAnsi="Fb Fontext"/>
          <w:rtl/>
        </w:rPr>
        <w:t>ד</w:t>
      </w:r>
      <w:r w:rsidR="00672862" w:rsidRPr="000528DA">
        <w:rPr>
          <w:rFonts w:ascii="Fb Fontext" w:hAnsi="Fb Fontext" w:hint="cs"/>
          <w:rtl/>
        </w:rPr>
        <w:t>יש</w:t>
      </w:r>
      <w:r w:rsidRPr="000528DA">
        <w:rPr>
          <w:rFonts w:ascii="Fb Fontext" w:hAnsi="Fb Fontext"/>
          <w:rtl/>
        </w:rPr>
        <w:t xml:space="preserve"> אונס שינה.</w:t>
      </w:r>
      <w:r w:rsidRPr="006D3CF8">
        <w:rPr>
          <w:rStyle w:val="afffffb"/>
          <w:b w:val="0"/>
          <w:bCs w:val="0"/>
          <w:rtl/>
        </w:rPr>
        <w:t xml:space="preserve"> </w:t>
      </w:r>
      <w:r w:rsidR="00672862" w:rsidRPr="00E34F28">
        <w:rPr>
          <w:rStyle w:val="afffff9"/>
          <w:rFonts w:hint="cs"/>
          <w:rtl/>
        </w:rPr>
        <w:t>ב.</w:t>
      </w:r>
      <w:r w:rsidR="00672862" w:rsidRPr="000528DA">
        <w:rPr>
          <w:rFonts w:hint="cs"/>
          <w:rtl/>
        </w:rPr>
        <w:t xml:space="preserve"> שלא כמ''ד תפילת ערבית רשות.</w:t>
      </w:r>
    </w:p>
    <w:p w14:paraId="2AB6D0D3" w14:textId="4714C7AF" w:rsidR="00757B9B" w:rsidRPr="00E34F28" w:rsidRDefault="00683C59" w:rsidP="00672862">
      <w:pPr>
        <w:pStyle w:val="afffa"/>
        <w:rPr>
          <w:rtl/>
        </w:rPr>
      </w:pPr>
      <w:r>
        <w:rPr>
          <w:rFonts w:hint="eastAsia"/>
          <w:rtl/>
        </w:rPr>
        <w:t>***</w:t>
      </w:r>
    </w:p>
    <w:p w14:paraId="48EC01C9" w14:textId="77777777" w:rsidR="00207EDC" w:rsidRDefault="00207EDC">
      <w:pPr>
        <w:bidi w:val="0"/>
        <w:spacing w:after="160" w:line="259" w:lineRule="auto"/>
        <w:jc w:val="left"/>
        <w:rPr>
          <w:rFonts w:ascii="Fb Fontext" w:hAnsi="Fb Fontext" w:cs="BA Vilna Bold"/>
          <w:b/>
          <w:spacing w:val="4"/>
          <w:sz w:val="18"/>
          <w:shd w:val="clear" w:color="auto" w:fill="FFFFFF" w:themeFill="background1"/>
          <w:rtl/>
        </w:rPr>
      </w:pPr>
      <w:r>
        <w:rPr>
          <w:rtl/>
        </w:rPr>
        <w:br w:type="page"/>
      </w:r>
    </w:p>
    <w:p w14:paraId="4275FC94" w14:textId="570DD688" w:rsidR="00757B9B" w:rsidRPr="00E34F28" w:rsidRDefault="00757B9B" w:rsidP="00672862">
      <w:pPr>
        <w:pStyle w:val="a5"/>
        <w:rPr>
          <w:rtl/>
        </w:rPr>
      </w:pPr>
      <w:ins w:id="9804" w:author="מספור קטעי משנה" w:date="2026-10-06T06:45:16Z">
        <w:r>
          <w:rPr>
            <w:rStyle w:val="MisparKeta"/>
          </w:rPr>
          <w:t xml:space="preserve">א. </w:t>
        </w:r>
      </w:ins>
      <w:r w:rsidRPr="007A111C">
        <w:rPr>
          <w:rtl/>
        </w:rPr>
        <w:lastRenderedPageBreak/>
        <w:t>קורא קר"</w:t>
      </w:r>
      <w:r w:rsidRPr="007A111C">
        <w:rPr>
          <w:rFonts w:hint="cs"/>
          <w:rtl/>
        </w:rPr>
        <w:t>ש</w:t>
      </w:r>
      <w:r w:rsidRPr="007A111C">
        <w:rPr>
          <w:rtl/>
        </w:rPr>
        <w:t xml:space="preserve"> ומתפלל.</w:t>
      </w:r>
    </w:p>
    <w:p w14:paraId="49B7F9F1" w14:textId="3C50D0FC" w:rsidR="00A24328" w:rsidRDefault="005A2094" w:rsidP="009A59D1">
      <w:pPr>
        <w:pStyle w:val="38"/>
        <w:framePr w:wrap="notBeside"/>
        <w:rPr>
          <w:rtl/>
        </w:rPr>
      </w:pPr>
      <w:r w:rsidRPr="00660D7A">
        <w:rPr>
          <w:rFonts w:hint="cs"/>
          <w:rtl/>
        </w:rPr>
        <w:t>כ</w:t>
      </w:r>
      <w:r w:rsidR="00757B9B" w:rsidRPr="00660D7A">
        <w:rPr>
          <w:rtl/>
        </w:rPr>
        <w:t>רי"ו</w:t>
      </w:r>
      <w:r w:rsidR="00A24328">
        <w:rPr>
          <w:rtl/>
        </w:rPr>
        <w:t>:</w:t>
      </w:r>
    </w:p>
    <w:p w14:paraId="43679002" w14:textId="6CF337FE" w:rsidR="00757B9B" w:rsidRPr="000528DA" w:rsidRDefault="00757B9B" w:rsidP="000528DA">
      <w:pPr>
        <w:rPr>
          <w:rtl/>
        </w:rPr>
      </w:pPr>
      <w:r w:rsidRPr="000528DA">
        <w:rPr>
          <w:rtl/>
        </w:rPr>
        <w:t>דאיזהו בן העו</w:t>
      </w:r>
      <w:r w:rsidRPr="000528DA">
        <w:rPr>
          <w:rFonts w:hint="cs"/>
          <w:rtl/>
        </w:rPr>
        <w:t>ה</w:t>
      </w:r>
      <w:r w:rsidRPr="000528DA">
        <w:rPr>
          <w:rtl/>
        </w:rPr>
        <w:t>"</w:t>
      </w:r>
      <w:r w:rsidRPr="000528DA">
        <w:rPr>
          <w:rFonts w:hint="cs"/>
          <w:rtl/>
        </w:rPr>
        <w:t>ב</w:t>
      </w:r>
      <w:r w:rsidR="00291D7F" w:rsidRPr="000528DA">
        <w:rPr>
          <w:rtl/>
        </w:rPr>
        <w:t xml:space="preserve"> </w:t>
      </w:r>
      <w:r w:rsidRPr="000528DA">
        <w:rPr>
          <w:rtl/>
        </w:rPr>
        <w:t>זה הסומך גאולה לתפלה של ערבית.</w:t>
      </w:r>
    </w:p>
    <w:p w14:paraId="3D7AB71E" w14:textId="36C42A23" w:rsidR="00A24328" w:rsidRDefault="00757B9B" w:rsidP="009A59D1">
      <w:pPr>
        <w:pStyle w:val="38"/>
        <w:framePr w:wrap="notBeside"/>
        <w:rPr>
          <w:rtl/>
        </w:rPr>
      </w:pPr>
      <w:r w:rsidRPr="00660D7A">
        <w:rPr>
          <w:rtl/>
        </w:rPr>
        <w:t>ר</w:t>
      </w:r>
      <w:r w:rsidRPr="00660D7A">
        <w:rPr>
          <w:rFonts w:hint="cs"/>
          <w:rtl/>
        </w:rPr>
        <w:t>יב</w:t>
      </w:r>
      <w:r w:rsidRPr="00660D7A">
        <w:rPr>
          <w:rtl/>
        </w:rPr>
        <w:t>"</w:t>
      </w:r>
      <w:r w:rsidRPr="00660D7A">
        <w:rPr>
          <w:rFonts w:hint="cs"/>
          <w:rtl/>
        </w:rPr>
        <w:t>ל</w:t>
      </w:r>
      <w:r w:rsidR="00A24328">
        <w:rPr>
          <w:rtl/>
        </w:rPr>
        <w:t>:</w:t>
      </w:r>
    </w:p>
    <w:p w14:paraId="770C792F" w14:textId="31FC7755" w:rsidR="00757B9B" w:rsidRPr="000528DA" w:rsidRDefault="00757B9B" w:rsidP="000528DA">
      <w:pPr>
        <w:rPr>
          <w:rtl/>
        </w:rPr>
      </w:pPr>
      <w:r w:rsidRPr="000528DA">
        <w:rPr>
          <w:rtl/>
        </w:rPr>
        <w:t>תפלות באמצע תקנום</w:t>
      </w:r>
      <w:r w:rsidR="00CB13AF" w:rsidRPr="000528DA">
        <w:rPr>
          <w:rFonts w:hint="cs"/>
          <w:rtl/>
        </w:rPr>
        <w:t>,</w:t>
      </w:r>
      <w:r w:rsidR="005128D2" w:rsidRPr="000528DA">
        <w:rPr>
          <w:rFonts w:hint="cs"/>
          <w:rtl/>
        </w:rPr>
        <w:t xml:space="preserve"> </w:t>
      </w:r>
      <w:r>
        <w:rPr>
          <w:rFonts w:hint="cs"/>
          <w:rtl/>
        </w:rPr>
        <w:t xml:space="preserve">בין שני </w:t>
      </w:r>
      <w:r>
        <w:rPr>
          <w:rStyle w:val="afffff9"/>
          <w:rFonts w:hint="cs"/>
          <w:rtl/>
          <w:rPrChange w:id="9006" w:author="מנוע אמוראים" w:date="2026-10-05T16:40:51Z">
            <w:rPr>
              <w:rFonts w:hint="cs"/>
              <w:rtl/>
            </w:rPr>
          </w:rPrChange>
        </w:rPr>
        <w:t xml:space="preserve">קר</w:t>
      </w:r>
      <w:r>
        <w:rPr>
          <w:rStyle w:val="afffff9"/>
          <w:rtl/>
          <w:rPrChange w:id="9007" w:author="מנוע אמוראים" w:date="2026-10-05T16:40:51Z">
            <w:rPr>
              <w:rtl/>
            </w:rPr>
          </w:rPrChange>
        </w:rPr>
        <w:t xml:space="preserve">"</w:t>
      </w:r>
      <w:r>
        <w:rPr>
          <w:rStyle w:val="afffff9"/>
          <w:rFonts w:hint="cs"/>
          <w:rtl/>
          <w:rPrChange w:id="9008" w:author="מנוע אמוראים" w:date="2026-10-05T16:40:51Z">
            <w:rPr>
              <w:rFonts w:hint="cs"/>
              <w:rtl/>
            </w:rPr>
          </w:rPrChange>
        </w:rPr>
        <w:t xml:space="preserve">ש</w:t>
      </w:r>
      <w:r>
        <w:rPr>
          <w:rFonts w:hint="cs"/>
          <w:rtl/>
        </w:rPr>
        <w:t xml:space="preserve"> דערבית קודמת </w:t>
      </w:r>
      <w:r>
        <w:rPr>
          <w:rStyle w:val="afffff9"/>
          <w:rFonts w:hint="cs"/>
          <w:rtl/>
          <w:rPrChange w:id="9009" w:author="מנוע אמוראים" w:date="2026-10-05T16:40:51Z">
            <w:rPr>
              <w:rFonts w:hint="cs"/>
              <w:rtl/>
            </w:rPr>
          </w:rPrChange>
        </w:rPr>
        <w:t xml:space="preserve">לקר</w:t>
      </w:r>
      <w:r>
        <w:rPr>
          <w:rStyle w:val="afffff9"/>
          <w:rtl/>
          <w:rPrChange w:id="9010" w:author="מנוע אמוראים" w:date="2026-10-05T16:40:51Z">
            <w:rPr>
              <w:rtl/>
            </w:rPr>
          </w:rPrChange>
        </w:rPr>
        <w:t xml:space="preserve">"</w:t>
      </w:r>
      <w:r>
        <w:rPr>
          <w:rStyle w:val="afffff9"/>
          <w:rFonts w:hint="cs"/>
          <w:rtl/>
          <w:rPrChange w:id="9011" w:author="מנוע אמוראים" w:date="2026-10-05T16:40:51Z">
            <w:rPr>
              <w:rFonts w:hint="cs"/>
              <w:rtl/>
            </w:rPr>
          </w:rPrChange>
        </w:rPr>
        <w:t xml:space="preserve">ש</w:t>
      </w:r>
      <w:r w:rsidRPr="000528DA">
        <w:rPr>
          <w:rtl/>
        </w:rPr>
        <w:t>.</w:t>
      </w:r>
    </w:p>
    <w:p w14:paraId="6CBB3728" w14:textId="4EB981B2" w:rsidR="00A24328" w:rsidRDefault="00757B9B" w:rsidP="009A59D1">
      <w:pPr>
        <w:pStyle w:val="38"/>
        <w:framePr w:wrap="notBeside"/>
        <w:rPr>
          <w:rtl/>
        </w:rPr>
      </w:pPr>
      <w:r w:rsidRPr="00660D7A">
        <w:rPr>
          <w:rFonts w:hint="cs"/>
          <w:rtl/>
        </w:rPr>
        <w:t>ו</w:t>
      </w:r>
      <w:r w:rsidR="00A72708" w:rsidRPr="00660D7A">
        <w:rPr>
          <w:rFonts w:hint="cs"/>
          <w:rtl/>
        </w:rPr>
        <w:t>חלקו</w:t>
      </w:r>
      <w:r w:rsidRPr="00660D7A">
        <w:rPr>
          <w:rFonts w:hint="cs"/>
          <w:rtl/>
        </w:rPr>
        <w:t xml:space="preserve"> </w:t>
      </w:r>
      <w:r w:rsidR="005A2094" w:rsidRPr="00660D7A">
        <w:rPr>
          <w:rFonts w:hint="cs"/>
          <w:rtl/>
        </w:rPr>
        <w:t>א</w:t>
      </w:r>
      <w:r w:rsidR="00A24328">
        <w:rPr>
          <w:rFonts w:hint="cs"/>
          <w:rtl/>
        </w:rPr>
        <w:t>.</w:t>
      </w:r>
    </w:p>
    <w:p w14:paraId="349205D2" w14:textId="27CFDF6E" w:rsidR="00AF4A15" w:rsidRPr="000528DA" w:rsidRDefault="00757B9B" w:rsidP="000528DA">
      <w:pPr>
        <w:rPr>
          <w:rtl/>
        </w:rPr>
      </w:pPr>
      <w:bookmarkStart w:id="44" w:name="_Toc193635562"/>
      <w:bookmarkStart w:id="45" w:name="_Toc216184175"/>
      <w:r w:rsidRPr="00A10336">
        <w:rPr>
          <w:rStyle w:val="30"/>
          <w:rFonts w:hint="cs"/>
          <w:rtl/>
        </w:rPr>
        <w:t>סברא</w:t>
      </w:r>
      <w:bookmarkEnd w:id="44"/>
      <w:bookmarkEnd w:id="45"/>
      <w:r w:rsidRPr="000528DA">
        <w:rPr>
          <w:rFonts w:hint="cs"/>
          <w:rtl/>
        </w:rPr>
        <w:t xml:space="preserve"> </w:t>
      </w:r>
      <w:r w:rsidRPr="00E34F28">
        <w:rPr>
          <w:rStyle w:val="afffff9"/>
          <w:rFonts w:hint="cs"/>
          <w:rtl/>
        </w:rPr>
        <w:t>דלרי</w:t>
      </w:r>
      <w:r w:rsidRPr="00E34F28">
        <w:rPr>
          <w:rStyle w:val="afffff9"/>
          <w:rtl/>
        </w:rPr>
        <w:t>"</w:t>
      </w:r>
      <w:r w:rsidRPr="00E34F28">
        <w:rPr>
          <w:rStyle w:val="afffff9"/>
          <w:rFonts w:hint="cs"/>
          <w:rtl/>
        </w:rPr>
        <w:t>ו</w:t>
      </w:r>
      <w:r w:rsidRPr="000528DA">
        <w:rPr>
          <w:rtl/>
        </w:rPr>
        <w:t xml:space="preserve">: גאולה </w:t>
      </w:r>
      <w:r w:rsidRPr="00A10336">
        <w:rPr>
          <w:rStyle w:val="30"/>
          <w:rtl/>
        </w:rPr>
        <w:t>מ</w:t>
      </w:r>
      <w:r w:rsidR="007A111C" w:rsidRPr="00A10336">
        <w:rPr>
          <w:rStyle w:val="30"/>
          <w:rFonts w:hint="cs"/>
          <w:rtl/>
        </w:rPr>
        <w:t>ערב</w:t>
      </w:r>
      <w:r w:rsidR="005A2094" w:rsidRPr="000528DA">
        <w:rPr>
          <w:rtl/>
        </w:rPr>
        <w:t xml:space="preserve">, </w:t>
      </w:r>
      <w:r w:rsidR="005A2094" w:rsidRPr="000528DA">
        <w:rPr>
          <w:rFonts w:hint="cs"/>
          <w:rtl/>
        </w:rPr>
        <w:t>ו</w:t>
      </w:r>
      <w:r w:rsidRPr="000528DA">
        <w:rPr>
          <w:rtl/>
        </w:rPr>
        <w:t xml:space="preserve">גאולה מעלייתא </w:t>
      </w:r>
      <w:r w:rsidR="007A111C" w:rsidRPr="000528DA">
        <w:rPr>
          <w:rFonts w:hint="cs"/>
          <w:rtl/>
        </w:rPr>
        <w:t>בוקר</w:t>
      </w:r>
      <w:r w:rsidRPr="000528DA">
        <w:rPr>
          <w:rtl/>
        </w:rPr>
        <w:t>.</w:t>
      </w:r>
      <w:r w:rsidR="005A2094" w:rsidRPr="000528DA">
        <w:rPr>
          <w:rFonts w:hint="cs"/>
          <w:rtl/>
        </w:rPr>
        <w:t xml:space="preserve"> </w:t>
      </w:r>
    </w:p>
    <w:p w14:paraId="60F62BF8" w14:textId="77777777" w:rsidR="00757B9B" w:rsidRPr="000528DA" w:rsidRDefault="00757B9B" w:rsidP="00DD0C88">
      <w:pPr>
        <w:ind w:left="226" w:firstLine="113"/>
        <w:rPr>
          <w:rtl/>
        </w:rPr>
      </w:pPr>
      <w:r w:rsidRPr="00E34F28">
        <w:rPr>
          <w:rStyle w:val="afffff9"/>
          <w:rtl/>
        </w:rPr>
        <w:t>ו</w:t>
      </w:r>
      <w:r w:rsidR="005A2094" w:rsidRPr="00E34F28">
        <w:rPr>
          <w:rStyle w:val="afffff9"/>
          <w:rFonts w:hint="cs"/>
          <w:rtl/>
        </w:rPr>
        <w:t>ל</w:t>
      </w:r>
      <w:r w:rsidRPr="00E34F28">
        <w:rPr>
          <w:rStyle w:val="afffff9"/>
          <w:rtl/>
        </w:rPr>
        <w:t>ר</w:t>
      </w:r>
      <w:r w:rsidRPr="00E34F28">
        <w:rPr>
          <w:rStyle w:val="afffff9"/>
          <w:rFonts w:hint="cs"/>
          <w:rtl/>
        </w:rPr>
        <w:t>יב</w:t>
      </w:r>
      <w:r w:rsidRPr="00E34F28">
        <w:rPr>
          <w:rStyle w:val="afffff9"/>
          <w:rtl/>
        </w:rPr>
        <w:t>"</w:t>
      </w:r>
      <w:r w:rsidRPr="00E34F28">
        <w:rPr>
          <w:rStyle w:val="afffff9"/>
          <w:rFonts w:hint="cs"/>
          <w:rtl/>
        </w:rPr>
        <w:t>ל</w:t>
      </w:r>
      <w:r w:rsidRPr="00E34F28">
        <w:rPr>
          <w:rStyle w:val="afffff9"/>
          <w:rtl/>
        </w:rPr>
        <w:t>:</w:t>
      </w:r>
      <w:r w:rsidRPr="000528DA">
        <w:rPr>
          <w:rtl/>
        </w:rPr>
        <w:t xml:space="preserve"> כיון ד</w:t>
      </w:r>
      <w:r w:rsidR="005A2094" w:rsidRPr="000528DA">
        <w:rPr>
          <w:rFonts w:hint="cs"/>
          <w:rtl/>
        </w:rPr>
        <w:t>רק</w:t>
      </w:r>
      <w:r w:rsidRPr="000528DA">
        <w:rPr>
          <w:rtl/>
        </w:rPr>
        <w:t xml:space="preserve"> מ</w:t>
      </w:r>
      <w:r w:rsidR="005A2094" w:rsidRPr="000528DA">
        <w:rPr>
          <w:rFonts w:hint="cs"/>
          <w:rtl/>
        </w:rPr>
        <w:t>בוקר</w:t>
      </w:r>
      <w:r w:rsidRPr="000528DA">
        <w:rPr>
          <w:rtl/>
        </w:rPr>
        <w:t xml:space="preserve">, </w:t>
      </w:r>
      <w:r w:rsidR="005A2094" w:rsidRPr="000528DA">
        <w:rPr>
          <w:rFonts w:hint="cs"/>
          <w:rtl/>
        </w:rPr>
        <w:t>אינה</w:t>
      </w:r>
      <w:r w:rsidRPr="000528DA">
        <w:rPr>
          <w:rtl/>
        </w:rPr>
        <w:t xml:space="preserve"> גאולה מעלייתא.</w:t>
      </w:r>
    </w:p>
    <w:p w14:paraId="0C4AAE01" w14:textId="59E1366C" w:rsidR="00A24328" w:rsidRDefault="005A2094" w:rsidP="009A59D1">
      <w:pPr>
        <w:pStyle w:val="38"/>
        <w:framePr w:wrap="notBeside"/>
        <w:rPr>
          <w:rtl/>
        </w:rPr>
      </w:pPr>
      <w:r w:rsidRPr="00660D7A">
        <w:rPr>
          <w:rFonts w:hint="cs"/>
          <w:rtl/>
        </w:rPr>
        <w:t>ב</w:t>
      </w:r>
      <w:r w:rsidR="00A24328">
        <w:rPr>
          <w:rFonts w:hint="cs"/>
          <w:rtl/>
        </w:rPr>
        <w:t>.</w:t>
      </w:r>
    </w:p>
    <w:p w14:paraId="5F01AB66" w14:textId="55C439CF" w:rsidR="00AF4A15" w:rsidRPr="000528DA" w:rsidRDefault="00AF4A15" w:rsidP="000528DA">
      <w:pPr>
        <w:rPr>
          <w:rtl/>
        </w:rPr>
      </w:pPr>
      <w:bookmarkStart w:id="46" w:name="_Toc193635563"/>
      <w:bookmarkStart w:id="47" w:name="_Toc216184176"/>
      <w:r w:rsidRPr="00A10336">
        <w:rPr>
          <w:rStyle w:val="30"/>
          <w:rFonts w:hint="cs"/>
          <w:rtl/>
        </w:rPr>
        <w:t>ב</w:t>
      </w:r>
      <w:r w:rsidR="00757B9B" w:rsidRPr="00A10336">
        <w:rPr>
          <w:rStyle w:val="30"/>
          <w:rtl/>
        </w:rPr>
        <w:t>קרא</w:t>
      </w:r>
      <w:r w:rsidR="00672862" w:rsidRPr="00A10336">
        <w:rPr>
          <w:rStyle w:val="30"/>
          <w:rFonts w:hint="cs"/>
          <w:rtl/>
        </w:rPr>
        <w:t>:</w:t>
      </w:r>
      <w:bookmarkEnd w:id="46"/>
      <w:bookmarkEnd w:id="47"/>
      <w:r w:rsidR="00E659CA">
        <w:rPr>
          <w:rStyle w:val="30"/>
          <w:rFonts w:hint="cs"/>
          <w:rtl/>
        </w:rPr>
        <w:t xml:space="preserve"> </w:t>
      </w:r>
      <w:r w:rsidR="00757B9B" w:rsidRPr="00431703">
        <w:rPr>
          <w:rStyle w:val="ad"/>
          <w:rFonts w:hint="cs"/>
          <w:rtl/>
        </w:rPr>
        <w:t>'</w:t>
      </w:r>
      <w:r w:rsidR="00757B9B" w:rsidRPr="00431703">
        <w:rPr>
          <w:rStyle w:val="ad"/>
          <w:rtl/>
        </w:rPr>
        <w:t>בשכבך ובקומך</w:t>
      </w:r>
      <w:r w:rsidR="00757B9B" w:rsidRPr="00431703">
        <w:rPr>
          <w:rStyle w:val="ad"/>
          <w:rFonts w:hint="cs"/>
          <w:rtl/>
        </w:rPr>
        <w:t>'</w:t>
      </w:r>
      <w:r w:rsidR="00757B9B" w:rsidRPr="000528DA">
        <w:rPr>
          <w:rtl/>
        </w:rPr>
        <w:t xml:space="preserve">, </w:t>
      </w:r>
    </w:p>
    <w:p w14:paraId="66CDF7D4" w14:textId="4540F9D1" w:rsidR="00A24328" w:rsidRDefault="00757B9B" w:rsidP="009A59D1">
      <w:pPr>
        <w:pStyle w:val="38"/>
        <w:framePr w:wrap="notBeside"/>
        <w:rPr>
          <w:rtl/>
        </w:rPr>
      </w:pPr>
      <w:r w:rsidRPr="00660D7A">
        <w:rPr>
          <w:rFonts w:hint="cs"/>
          <w:rtl/>
        </w:rPr>
        <w:t>ל</w:t>
      </w:r>
      <w:r w:rsidRPr="00660D7A">
        <w:rPr>
          <w:rtl/>
        </w:rPr>
        <w:t>רי"ו</w:t>
      </w:r>
      <w:r w:rsidR="00A24328">
        <w:rPr>
          <w:rtl/>
        </w:rPr>
        <w:t>:</w:t>
      </w:r>
    </w:p>
    <w:p w14:paraId="5E194DE1" w14:textId="786F744F" w:rsidR="00623E48" w:rsidRPr="000528DA" w:rsidRDefault="00757B9B" w:rsidP="000528DA">
      <w:pPr>
        <w:rPr>
          <w:rtl/>
        </w:rPr>
      </w:pPr>
      <w:r>
        <w:rPr>
          <w:rtl/>
        </w:rPr>
        <w:t xml:space="preserve">מה קימה </w:t>
      </w:r>
      <w:r>
        <w:rPr>
          <w:rStyle w:val="afffff9"/>
          <w:rtl/>
          <w:rPrChange w:id="9012" w:author="מנוע אמוראים" w:date="2026-10-05T16:40:51Z">
            <w:rPr>
              <w:rtl/>
            </w:rPr>
          </w:rPrChange>
        </w:rPr>
        <w:t xml:space="preserve">קר"</w:t>
      </w:r>
      <w:r>
        <w:rPr>
          <w:rStyle w:val="afffff9"/>
          <w:rFonts w:hint="cs"/>
          <w:rtl/>
          <w:rPrChange w:id="9013" w:author="מנוע אמוראים" w:date="2026-10-05T16:40:51Z">
            <w:rPr>
              <w:rFonts w:hint="cs"/>
              <w:rtl/>
            </w:rPr>
          </w:rPrChange>
        </w:rPr>
        <w:t xml:space="preserve">ש</w:t>
      </w:r>
      <w:r>
        <w:rPr>
          <w:rFonts w:hint="cs"/>
          <w:rtl/>
        </w:rPr>
        <w:t xml:space="preserve"> ואח</w:t>
      </w:r>
      <w:r w:rsidRPr="000528DA">
        <w:rPr>
          <w:rtl/>
        </w:rPr>
        <w:t>"</w:t>
      </w:r>
      <w:r w:rsidRPr="000528DA">
        <w:rPr>
          <w:rFonts w:hint="cs"/>
          <w:rtl/>
        </w:rPr>
        <w:t>כ</w:t>
      </w:r>
      <w:r w:rsidRPr="000528DA">
        <w:rPr>
          <w:rtl/>
        </w:rPr>
        <w:t xml:space="preserve"> תפלה, אף שכיבה</w:t>
      </w:r>
      <w:r w:rsidR="007A111C" w:rsidRPr="000528DA">
        <w:rPr>
          <w:rFonts w:hint="cs"/>
          <w:rtl/>
        </w:rPr>
        <w:t xml:space="preserve">, </w:t>
      </w:r>
    </w:p>
    <w:p w14:paraId="2BE2E178" w14:textId="257C2761" w:rsidR="00A24328" w:rsidRDefault="00757B9B" w:rsidP="009A59D1">
      <w:pPr>
        <w:pStyle w:val="38"/>
        <w:framePr w:wrap="notBeside"/>
        <w:rPr>
          <w:rtl/>
        </w:rPr>
      </w:pPr>
      <w:r w:rsidRPr="00660D7A">
        <w:rPr>
          <w:rFonts w:hint="cs"/>
          <w:rtl/>
        </w:rPr>
        <w:t>ריב</w:t>
      </w:r>
      <w:r w:rsidRPr="00660D7A">
        <w:rPr>
          <w:rtl/>
        </w:rPr>
        <w:t>"</w:t>
      </w:r>
      <w:r w:rsidRPr="00660D7A">
        <w:rPr>
          <w:rFonts w:hint="cs"/>
          <w:rtl/>
        </w:rPr>
        <w:t>ל</w:t>
      </w:r>
      <w:r w:rsidR="00A24328">
        <w:rPr>
          <w:rtl/>
        </w:rPr>
        <w:t>:</w:t>
      </w:r>
    </w:p>
    <w:p w14:paraId="0BCDAB2D" w14:textId="06A9670C" w:rsidR="00AF4A15" w:rsidRPr="000528DA" w:rsidRDefault="00757B9B" w:rsidP="000528DA">
      <w:pPr>
        <w:rPr>
          <w:rtl/>
        </w:rPr>
      </w:pPr>
      <w:r>
        <w:rPr>
          <w:rFonts w:ascii="Fb Fontext" w:hAnsi="Fb Fontext" w:hint="cs"/>
          <w:sz w:val="20"/>
          <w:rtl/>
        </w:rPr>
        <w:t xml:space="preserve">מה קימה </w:t>
      </w:r>
      <w:r>
        <w:rPr>
          <w:rStyle w:val="afffff9"/>
          <w:rFonts w:ascii="Fb Fontext" w:hAnsi="Fb Fontext" w:hint="cs"/>
          <w:sz w:val="20"/>
          <w:rtl/>
          <w:rPrChange w:id="9014" w:author="מנוע אמוראים" w:date="2026-10-05T16:40:51Z">
            <w:rPr>
              <w:rFonts w:ascii="Fb Fontext" w:hAnsi="Fb Fontext" w:hint="cs"/>
              <w:sz w:val="20"/>
              <w:rtl/>
            </w:rPr>
          </w:rPrChange>
        </w:rPr>
        <w:t xml:space="preserve">קר</w:t>
      </w:r>
      <w:r>
        <w:rPr>
          <w:rStyle w:val="afffff9"/>
          <w:rFonts w:ascii="Fb Fontext" w:hAnsi="Fb Fontext"/>
          <w:sz w:val="20"/>
          <w:rtl/>
          <w:rPrChange w:id="9015" w:author="מנוע אמוראים" w:date="2026-10-05T16:40:51Z">
            <w:rPr>
              <w:rFonts w:ascii="Fb Fontext" w:hAnsi="Fb Fontext"/>
              <w:sz w:val="20"/>
              <w:rtl/>
            </w:rPr>
          </w:rPrChange>
        </w:rPr>
        <w:t xml:space="preserve">"</w:t>
      </w:r>
      <w:r>
        <w:rPr>
          <w:rStyle w:val="afffff9"/>
          <w:rFonts w:ascii="Fb Fontext" w:hAnsi="Fb Fontext" w:hint="cs"/>
          <w:sz w:val="20"/>
          <w:rtl/>
          <w:rPrChange w:id="9016" w:author="מנוע אמוראים" w:date="2026-10-05T16:40:51Z">
            <w:rPr>
              <w:rFonts w:ascii="Fb Fontext" w:hAnsi="Fb Fontext" w:hint="cs"/>
              <w:sz w:val="20"/>
              <w:rtl/>
            </w:rPr>
          </w:rPrChange>
        </w:rPr>
        <w:t xml:space="preserve">ש</w:t>
      </w:r>
      <w:r w:rsidRPr="000528DA">
        <w:rPr>
          <w:rFonts w:ascii="Fb Fontext" w:hAnsi="Fb Fontext"/>
          <w:sz w:val="20"/>
          <w:rtl/>
        </w:rPr>
        <w:t xml:space="preserve"> סמוך למטתו, אף שכיבה</w:t>
      </w:r>
      <w:r w:rsidR="005A2094" w:rsidRPr="000528DA">
        <w:rPr>
          <w:rFonts w:ascii="Fb Fontext" w:hAnsi="Fb Fontext" w:hint="cs"/>
          <w:sz w:val="20"/>
          <w:rtl/>
        </w:rPr>
        <w:t>.</w:t>
      </w:r>
      <w:r w:rsidRPr="000528DA">
        <w:rPr>
          <w:rFonts w:ascii="Fb Fontext" w:hAnsi="Fb Fontext"/>
          <w:sz w:val="20"/>
          <w:rtl/>
        </w:rPr>
        <w:t xml:space="preserve"> </w:t>
      </w:r>
    </w:p>
    <w:p w14:paraId="6C2C892E" w14:textId="77777777" w:rsidR="00AF4A15" w:rsidRPr="000528DA" w:rsidRDefault="00757B9B" w:rsidP="000528DA">
      <w:pPr>
        <w:rPr>
          <w:rtl/>
        </w:rPr>
      </w:pPr>
      <w:r w:rsidRPr="000528DA">
        <w:rPr>
          <w:rFonts w:ascii="Fb Fontext" w:hAnsi="Fb Fontext" w:hint="cs"/>
          <w:rtl/>
        </w:rPr>
        <w:t>ו</w:t>
      </w:r>
      <w:r w:rsidRPr="000528DA">
        <w:rPr>
          <w:rFonts w:ascii="Fb Fontext" w:hAnsi="Fb Fontext"/>
          <w:rtl/>
        </w:rPr>
        <w:t xml:space="preserve">כיון </w:t>
      </w:r>
      <w:r w:rsidR="007A111C" w:rsidRPr="000528DA">
        <w:rPr>
          <w:rFonts w:ascii="Fb Fontext" w:hAnsi="Fb Fontext" w:hint="cs"/>
          <w:rtl/>
        </w:rPr>
        <w:t>ש</w:t>
      </w:r>
      <w:r w:rsidRPr="000528DA">
        <w:rPr>
          <w:rFonts w:ascii="Fb Fontext" w:hAnsi="Fb Fontext"/>
          <w:rtl/>
        </w:rPr>
        <w:t>ת</w:t>
      </w:r>
      <w:r w:rsidR="007A111C" w:rsidRPr="000528DA">
        <w:rPr>
          <w:rFonts w:ascii="Fb Fontext" w:hAnsi="Fb Fontext" w:hint="cs"/>
          <w:rtl/>
        </w:rPr>
        <w:t>י</w:t>
      </w:r>
      <w:r w:rsidR="00F02982" w:rsidRPr="000528DA">
        <w:rPr>
          <w:rFonts w:ascii="Fb Fontext" w:hAnsi="Fb Fontext"/>
          <w:rtl/>
        </w:rPr>
        <w:t>קנו רבנן השכיבנו, כגאולה א</w:t>
      </w:r>
      <w:r w:rsidR="00F02982" w:rsidRPr="000528DA">
        <w:rPr>
          <w:rFonts w:ascii="Fb Fontext" w:hAnsi="Fb Fontext" w:hint="cs"/>
          <w:rtl/>
        </w:rPr>
        <w:t>חת א</w:t>
      </w:r>
      <w:r w:rsidR="00F02982" w:rsidRPr="000528DA">
        <w:rPr>
          <w:rFonts w:ascii="Fb Fontext" w:hAnsi="Fb Fontext"/>
          <w:rtl/>
        </w:rPr>
        <w:t>ר</w:t>
      </w:r>
      <w:r w:rsidR="00F02982" w:rsidRPr="000528DA">
        <w:rPr>
          <w:rFonts w:ascii="Fb Fontext" w:hAnsi="Fb Fontext" w:hint="cs"/>
          <w:rtl/>
        </w:rPr>
        <w:t>וכה,</w:t>
      </w:r>
      <w:r w:rsidRPr="000528DA">
        <w:rPr>
          <w:rFonts w:ascii="Fb Fontext" w:hAnsi="Fb Fontext"/>
          <w:rtl/>
        </w:rPr>
        <w:t xml:space="preserve"> </w:t>
      </w:r>
    </w:p>
    <w:p w14:paraId="03978D85" w14:textId="15AEDC0E" w:rsidR="00757B9B" w:rsidRPr="000528DA" w:rsidRDefault="00757B9B" w:rsidP="000528DA">
      <w:pPr>
        <w:rPr>
          <w:rtl/>
        </w:rPr>
      </w:pPr>
      <w:r w:rsidRPr="000528DA">
        <w:rPr>
          <w:rFonts w:hint="cs"/>
          <w:rtl/>
        </w:rPr>
        <w:t>וכן בשחרית</w:t>
      </w:r>
      <w:r w:rsidR="00F02982" w:rsidRPr="000528DA">
        <w:rPr>
          <w:rtl/>
        </w:rPr>
        <w:t xml:space="preserve"> </w:t>
      </w:r>
      <w:r w:rsidR="00F02982" w:rsidRPr="000528DA">
        <w:rPr>
          <w:rFonts w:hint="cs"/>
          <w:rtl/>
        </w:rPr>
        <w:t>ש</w:t>
      </w:r>
      <w:r w:rsidRPr="000528DA">
        <w:rPr>
          <w:rtl/>
        </w:rPr>
        <w:t>תקנו רבנן ל</w:t>
      </w:r>
      <w:r w:rsidR="00F02982" w:rsidRPr="000528DA">
        <w:rPr>
          <w:rFonts w:hint="cs"/>
          <w:rtl/>
        </w:rPr>
        <w:t>ו</w:t>
      </w:r>
      <w:r w:rsidRPr="000528DA">
        <w:rPr>
          <w:rtl/>
        </w:rPr>
        <w:t xml:space="preserve">מר </w:t>
      </w:r>
      <w:r w:rsidRPr="00F95182">
        <w:rPr>
          <w:rStyle w:val="ad"/>
          <w:rtl/>
        </w:rPr>
        <w:t>ה' שפתי תפתח</w:t>
      </w:r>
      <w:r w:rsidRPr="000528DA">
        <w:rPr>
          <w:rtl/>
        </w:rPr>
        <w:t xml:space="preserve"> כתפלה א</w:t>
      </w:r>
      <w:r w:rsidR="00F02982" w:rsidRPr="000528DA">
        <w:rPr>
          <w:rFonts w:hint="cs"/>
          <w:rtl/>
        </w:rPr>
        <w:t>חת א</w:t>
      </w:r>
      <w:r w:rsidRPr="000528DA">
        <w:rPr>
          <w:rtl/>
        </w:rPr>
        <w:t>ר</w:t>
      </w:r>
      <w:r w:rsidR="00F02982" w:rsidRPr="000528DA">
        <w:rPr>
          <w:rFonts w:hint="cs"/>
          <w:rtl/>
        </w:rPr>
        <w:t>וכה</w:t>
      </w:r>
    </w:p>
    <w:p w14:paraId="681CD8B1" w14:textId="77777777" w:rsidR="00A00703" w:rsidRPr="00E34F28" w:rsidRDefault="00A00703" w:rsidP="000F6DD4">
      <w:pPr>
        <w:pStyle w:val="afffffc"/>
        <w:rPr>
          <w:rtl/>
        </w:rPr>
      </w:pPr>
      <w:bookmarkStart w:id="48" w:name="_Toc193635564"/>
      <w:bookmarkStart w:id="49" w:name="_Toc216184177"/>
      <w:r w:rsidRPr="00A00703">
        <w:rPr>
          <w:rFonts w:hint="cs"/>
          <w:rtl/>
        </w:rPr>
        <w:t>אשרי יושבי ביתך</w:t>
      </w:r>
      <w:bookmarkEnd w:id="48"/>
      <w:bookmarkEnd w:id="49"/>
    </w:p>
    <w:p w14:paraId="5DA73890" w14:textId="3322FC26" w:rsidR="00A24328" w:rsidRDefault="00757B9B" w:rsidP="009A59D1">
      <w:pPr>
        <w:pStyle w:val="38"/>
        <w:framePr w:wrap="notBeside"/>
        <w:rPr>
          <w:rtl/>
        </w:rPr>
      </w:pPr>
      <w:r w:rsidRPr="00660D7A">
        <w:rPr>
          <w:rFonts w:hint="cs"/>
          <w:rtl/>
        </w:rPr>
        <w:t>ר</w:t>
      </w:r>
      <w:r w:rsidRPr="00660D7A">
        <w:rPr>
          <w:rtl/>
        </w:rPr>
        <w:t>"</w:t>
      </w:r>
      <w:r w:rsidRPr="00660D7A">
        <w:rPr>
          <w:rFonts w:hint="cs"/>
          <w:rtl/>
        </w:rPr>
        <w:t>א</w:t>
      </w:r>
      <w:r w:rsidR="00A24328">
        <w:rPr>
          <w:rtl/>
        </w:rPr>
        <w:t>:</w:t>
      </w:r>
    </w:p>
    <w:p w14:paraId="06C5A053" w14:textId="39F09595" w:rsidR="00757B9B" w:rsidRPr="000528DA" w:rsidRDefault="00757B9B" w:rsidP="000528DA">
      <w:pPr>
        <w:rPr>
          <w:rtl/>
        </w:rPr>
      </w:pPr>
      <w:r w:rsidRPr="000528DA">
        <w:rPr>
          <w:rtl/>
        </w:rPr>
        <w:t xml:space="preserve">כל </w:t>
      </w:r>
      <w:r w:rsidRPr="00A10336">
        <w:rPr>
          <w:rStyle w:val="30"/>
          <w:rtl/>
        </w:rPr>
        <w:t>האו</w:t>
      </w:r>
      <w:r w:rsidR="007A111C" w:rsidRPr="00A10336">
        <w:rPr>
          <w:rStyle w:val="30"/>
          <w:rtl/>
        </w:rPr>
        <w:t xml:space="preserve">מר </w:t>
      </w:r>
      <w:r w:rsidR="007A111C" w:rsidRPr="00957190">
        <w:rPr>
          <w:rStyle w:val="30"/>
          <w:rtl/>
        </w:rPr>
        <w:t>תהלה</w:t>
      </w:r>
      <w:r w:rsidR="007A111C" w:rsidRPr="00A10336">
        <w:rPr>
          <w:rStyle w:val="30"/>
          <w:rtl/>
        </w:rPr>
        <w:t xml:space="preserve"> </w:t>
      </w:r>
      <w:r w:rsidR="007A111C" w:rsidRPr="00957190">
        <w:rPr>
          <w:rStyle w:val="30"/>
          <w:rtl/>
        </w:rPr>
        <w:t>לדוד</w:t>
      </w:r>
      <w:r w:rsidR="007A111C" w:rsidRPr="00A10336">
        <w:rPr>
          <w:rStyle w:val="30"/>
          <w:rtl/>
        </w:rPr>
        <w:t xml:space="preserve"> בכל יום שלש פעמים</w:t>
      </w:r>
      <w:r w:rsidRPr="000528DA">
        <w:rPr>
          <w:rtl/>
        </w:rPr>
        <w:t xml:space="preserve"> מובטח לו שהוא בן העוה"ב.</w:t>
      </w:r>
      <w:r w:rsidR="005A2094" w:rsidRPr="000528DA">
        <w:rPr>
          <w:rFonts w:hint="cs"/>
          <w:rtl/>
        </w:rPr>
        <w:t xml:space="preserve"> שיש בו שנים</w:t>
      </w:r>
      <w:r w:rsidR="00CD79CD" w:rsidRPr="000528DA">
        <w:rPr>
          <w:rFonts w:hint="cs"/>
          <w:rtl/>
        </w:rPr>
        <w:t>,</w:t>
      </w:r>
      <w:r w:rsidR="005A2094" w:rsidRPr="000528DA">
        <w:rPr>
          <w:rFonts w:hint="cs"/>
          <w:rtl/>
        </w:rPr>
        <w:t xml:space="preserve"> א' וב' </w:t>
      </w:r>
      <w:r w:rsidR="005A2094" w:rsidRPr="00A10336">
        <w:rPr>
          <w:rStyle w:val="30"/>
          <w:rFonts w:hint="cs"/>
          <w:rtl/>
        </w:rPr>
        <w:t>ו</w:t>
      </w:r>
      <w:r w:rsidR="005A2094" w:rsidRPr="00CD79CD">
        <w:rPr>
          <w:rStyle w:val="ad"/>
          <w:rFonts w:hint="cs"/>
          <w:rtl/>
        </w:rPr>
        <w:t>פותח את ידך</w:t>
      </w:r>
      <w:r w:rsidR="005A2094" w:rsidRPr="000528DA">
        <w:rPr>
          <w:rFonts w:hint="cs"/>
          <w:rtl/>
        </w:rPr>
        <w:t xml:space="preserve"> </w:t>
      </w:r>
      <w:r w:rsidR="00F02982" w:rsidRPr="000528DA">
        <w:rPr>
          <w:rFonts w:hint="cs"/>
          <w:rtl/>
        </w:rPr>
        <w:t xml:space="preserve">שכתוב </w:t>
      </w:r>
      <w:r w:rsidR="005A2094" w:rsidRPr="000528DA">
        <w:rPr>
          <w:rFonts w:hint="cs"/>
          <w:rtl/>
        </w:rPr>
        <w:t>גם בהלל</w:t>
      </w:r>
    </w:p>
    <w:p w14:paraId="66A453E3" w14:textId="77777777" w:rsidR="00AF4A15" w:rsidRPr="00E34F28" w:rsidRDefault="00A00703" w:rsidP="00682BF2">
      <w:pPr>
        <w:pStyle w:val="afffff5"/>
        <w:rPr>
          <w:rtl/>
        </w:rPr>
      </w:pPr>
      <w:bookmarkStart w:id="50" w:name="_Toc193635565"/>
      <w:bookmarkStart w:id="51" w:name="_Toc216184178"/>
      <w:r w:rsidRPr="00724E73">
        <w:rPr>
          <w:rStyle w:val="afffffd"/>
          <w:rtl/>
        </w:rPr>
        <w:t>לא נאמר נ</w:t>
      </w:r>
      <w:r w:rsidRPr="00724E73">
        <w:rPr>
          <w:rStyle w:val="afffffd"/>
          <w:rFonts w:hint="cs"/>
          <w:rtl/>
        </w:rPr>
        <w:t>'</w:t>
      </w:r>
      <w:r w:rsidR="00757B9B" w:rsidRPr="00724E73">
        <w:rPr>
          <w:rStyle w:val="afffffd"/>
          <w:rtl/>
        </w:rPr>
        <w:t xml:space="preserve"> באשרי</w:t>
      </w:r>
      <w:r w:rsidR="007A111C" w:rsidRPr="00724E73">
        <w:rPr>
          <w:rStyle w:val="afffffd"/>
          <w:rFonts w:hint="cs"/>
          <w:rtl/>
        </w:rPr>
        <w:t>,</w:t>
      </w:r>
      <w:bookmarkEnd w:id="50"/>
      <w:bookmarkEnd w:id="51"/>
      <w:r w:rsidR="005A2094">
        <w:rPr>
          <w:rFonts w:hint="cs"/>
          <w:rtl/>
        </w:rPr>
        <w:t xml:space="preserve"> שי</w:t>
      </w:r>
      <w:r w:rsidR="00757B9B" w:rsidRPr="006F178A">
        <w:rPr>
          <w:rtl/>
        </w:rPr>
        <w:t xml:space="preserve">ש בה מפלתן של שונאי ישראל, </w:t>
      </w:r>
    </w:p>
    <w:p w14:paraId="49330D19" w14:textId="77777777" w:rsidR="00757B9B" w:rsidRPr="000528DA" w:rsidRDefault="00757B9B" w:rsidP="000528DA">
      <w:pPr>
        <w:rPr>
          <w:rtl/>
        </w:rPr>
      </w:pPr>
      <w:r w:rsidRPr="000528DA">
        <w:rPr>
          <w:rtl/>
        </w:rPr>
        <w:t>ד</w:t>
      </w:r>
      <w:r w:rsidRPr="00431703">
        <w:rPr>
          <w:rStyle w:val="ad"/>
          <w:rFonts w:hint="cs"/>
          <w:rtl/>
        </w:rPr>
        <w:t>'</w:t>
      </w:r>
      <w:r w:rsidRPr="00431703">
        <w:rPr>
          <w:rStyle w:val="ad"/>
          <w:rtl/>
        </w:rPr>
        <w:t>נפלה לא תוסיף קום בתולת ישראל</w:t>
      </w:r>
      <w:r w:rsidRPr="00431703">
        <w:rPr>
          <w:rStyle w:val="ad"/>
          <w:rFonts w:hint="cs"/>
          <w:rtl/>
        </w:rPr>
        <w:t>'</w:t>
      </w:r>
      <w:r w:rsidRPr="000528DA">
        <w:rPr>
          <w:rtl/>
        </w:rPr>
        <w:t>.</w:t>
      </w:r>
    </w:p>
    <w:p w14:paraId="5A48F848" w14:textId="2DC340BD" w:rsidR="00A24328" w:rsidRDefault="005A2094" w:rsidP="009A59D1">
      <w:pPr>
        <w:pStyle w:val="38"/>
        <w:framePr w:wrap="notBeside"/>
        <w:rPr>
          <w:rtl/>
        </w:rPr>
      </w:pPr>
      <w:r w:rsidRPr="00660D7A">
        <w:rPr>
          <w:rtl/>
        </w:rPr>
        <w:t>במערבא</w:t>
      </w:r>
      <w:r w:rsidR="00A24328">
        <w:rPr>
          <w:rFonts w:hint="cs"/>
          <w:rtl/>
        </w:rPr>
        <w:t>:</w:t>
      </w:r>
    </w:p>
    <w:p w14:paraId="468A458F" w14:textId="7331D86E" w:rsidR="005D5BE3" w:rsidRPr="000528DA" w:rsidRDefault="00757B9B" w:rsidP="000528DA">
      <w:pPr>
        <w:rPr>
          <w:rtl/>
        </w:rPr>
      </w:pPr>
      <w:r w:rsidRPr="00431703">
        <w:rPr>
          <w:rStyle w:val="ad"/>
          <w:rFonts w:hint="cs"/>
          <w:rtl/>
        </w:rPr>
        <w:t>'</w:t>
      </w:r>
      <w:r w:rsidRPr="00431703">
        <w:rPr>
          <w:rStyle w:val="ad"/>
          <w:rtl/>
        </w:rPr>
        <w:t>נפלה ולא תוסיף</w:t>
      </w:r>
      <w:r w:rsidRPr="00431703">
        <w:rPr>
          <w:rStyle w:val="ad"/>
          <w:rFonts w:hint="cs"/>
          <w:rtl/>
        </w:rPr>
        <w:t>'</w:t>
      </w:r>
      <w:r w:rsidRPr="000528DA">
        <w:rPr>
          <w:rtl/>
        </w:rPr>
        <w:t xml:space="preserve"> לנפול עוד, </w:t>
      </w:r>
      <w:r w:rsidRPr="00431703">
        <w:rPr>
          <w:rStyle w:val="ad"/>
          <w:rFonts w:hint="cs"/>
          <w:rtl/>
        </w:rPr>
        <w:t>'</w:t>
      </w:r>
      <w:r w:rsidRPr="00431703">
        <w:rPr>
          <w:rStyle w:val="ad"/>
          <w:rtl/>
        </w:rPr>
        <w:t>קום בתולת ישראל</w:t>
      </w:r>
      <w:r w:rsidRPr="00431703">
        <w:rPr>
          <w:rStyle w:val="ad"/>
          <w:rFonts w:hint="cs"/>
          <w:rtl/>
        </w:rPr>
        <w:t>'</w:t>
      </w:r>
      <w:r w:rsidRPr="000528DA">
        <w:rPr>
          <w:rtl/>
        </w:rPr>
        <w:t>.</w:t>
      </w:r>
      <w:r w:rsidR="00AD5FA4" w:rsidRPr="00A10336">
        <w:rPr>
          <w:rStyle w:val="30"/>
          <w:rFonts w:hint="cs"/>
          <w:rtl/>
        </w:rPr>
        <w:t xml:space="preserve"> </w:t>
      </w:r>
    </w:p>
    <w:p w14:paraId="43DBC394" w14:textId="685E50DD" w:rsidR="00A24328" w:rsidRDefault="00757B9B" w:rsidP="009A59D1">
      <w:pPr>
        <w:pStyle w:val="38"/>
        <w:framePr w:wrap="notBeside"/>
        <w:rPr>
          <w:rtl/>
        </w:rPr>
      </w:pPr>
      <w:r w:rsidRPr="00660D7A">
        <w:rPr>
          <w:rtl/>
        </w:rPr>
        <w:t>ר</w:t>
      </w:r>
      <w:r w:rsidRPr="00660D7A">
        <w:rPr>
          <w:rFonts w:hint="cs"/>
          <w:rtl/>
        </w:rPr>
        <w:t>נב</w:t>
      </w:r>
      <w:r w:rsidRPr="00660D7A">
        <w:rPr>
          <w:rtl/>
        </w:rPr>
        <w:t>"</w:t>
      </w:r>
      <w:r w:rsidRPr="00660D7A">
        <w:rPr>
          <w:rFonts w:hint="cs"/>
          <w:rtl/>
        </w:rPr>
        <w:t>י</w:t>
      </w:r>
      <w:r w:rsidR="00A24328">
        <w:rPr>
          <w:rtl/>
        </w:rPr>
        <w:t>:</w:t>
      </w:r>
    </w:p>
    <w:p w14:paraId="419B51BF" w14:textId="3C69D9F8" w:rsidR="00757B9B" w:rsidRPr="000528DA" w:rsidRDefault="00757B9B" w:rsidP="000528DA">
      <w:pPr>
        <w:rPr>
          <w:rtl/>
        </w:rPr>
      </w:pPr>
      <w:r w:rsidRPr="000528DA">
        <w:rPr>
          <w:rtl/>
        </w:rPr>
        <w:t xml:space="preserve">אפ"ה חזר דוד וסמכן ברוח הקדש, </w:t>
      </w:r>
      <w:r w:rsidR="00AF4A15" w:rsidRPr="000528DA">
        <w:rPr>
          <w:rFonts w:hint="cs"/>
          <w:rtl/>
        </w:rPr>
        <w:t>ד</w:t>
      </w:r>
      <w:r w:rsidRPr="00431703">
        <w:rPr>
          <w:rStyle w:val="ad"/>
          <w:rtl/>
        </w:rPr>
        <w:t xml:space="preserve">סומך </w:t>
      </w:r>
      <w:r>
        <w:rPr>
          <w:rStyle w:val="ad"/>
          <w:rtl/>
        </w:rPr>
        <w:t>ה'</w:t>
      </w:r>
      <w:r w:rsidRPr="00431703">
        <w:rPr>
          <w:rStyle w:val="ad"/>
          <w:rtl/>
        </w:rPr>
        <w:t xml:space="preserve"> לכל הנפלים</w:t>
      </w:r>
      <w:r w:rsidRPr="000528DA">
        <w:rPr>
          <w:rtl/>
        </w:rPr>
        <w:t>.</w:t>
      </w:r>
    </w:p>
    <w:p w14:paraId="1DFA0B01" w14:textId="6A9A163F" w:rsidR="003F33DA" w:rsidRPr="00E34F28" w:rsidRDefault="00683C59" w:rsidP="00672862">
      <w:pPr>
        <w:pStyle w:val="afffa"/>
        <w:rPr>
          <w:del w:id="90008" w:author="מנוע עיצוב" w:date="2026-10-08T11:01:28Z"/>
          <w:rtl/>
        </w:rPr>
      </w:pPr>
      <w:del w:id="90007" w:author="מנוע עיצוב" w:date="2026-10-08T11:01:28Z">
        <w:r>
          <w:rPr>
            <w:rFonts w:hint="eastAsia"/>
            <w:rtl/>
          </w:rPr>
          <w:delText xml:space="preserve">***</w:delText>
        </w:r>
      </w:del>
    </w:p>
    <w:p w14:paraId="7F9C3F31" w14:textId="23FF8E12" w:rsidR="003F33DA" w:rsidRPr="00E34F28" w:rsidRDefault="00757B9B" w:rsidP="003F33DA">
      <w:pPr>
        <w:pStyle w:val="afffffc"/>
        <w:spacing w:before="0"/>
        <w:rPr>
          <w:rtl/>
        </w:rPr>
      </w:pPr>
      <w:bookmarkStart w:id="52" w:name="_Toc193635566"/>
      <w:bookmarkStart w:id="53" w:name="_Toc216184179"/>
      <w:r w:rsidRPr="003F33DA">
        <w:rPr>
          <w:rtl/>
        </w:rPr>
        <w:t xml:space="preserve">גדול מה שנאמר במיכאל יותר </w:t>
      </w:r>
      <w:r w:rsidR="005A2094" w:rsidRPr="003F33DA">
        <w:rPr>
          <w:rFonts w:hint="cs"/>
          <w:rtl/>
        </w:rPr>
        <w:t>מ</w:t>
      </w:r>
      <w:r w:rsidRPr="003F33DA">
        <w:rPr>
          <w:rtl/>
        </w:rPr>
        <w:t>בגבריאל,</w:t>
      </w:r>
      <w:bookmarkEnd w:id="52"/>
      <w:bookmarkEnd w:id="53"/>
    </w:p>
    <w:p w14:paraId="3C3583C1" w14:textId="5F9C05ED" w:rsidR="00AF4A15" w:rsidRPr="000528DA" w:rsidRDefault="005A2094" w:rsidP="000528DA">
      <w:pPr>
        <w:rPr>
          <w:rtl/>
        </w:rPr>
      </w:pPr>
      <w:r w:rsidRPr="000528DA">
        <w:rPr>
          <w:rFonts w:hint="cs"/>
          <w:rtl/>
        </w:rPr>
        <w:t>ד</w:t>
      </w:r>
      <w:r w:rsidR="00757B9B" w:rsidRPr="000528DA">
        <w:rPr>
          <w:rtl/>
        </w:rPr>
        <w:t xml:space="preserve">במיכאל </w:t>
      </w:r>
      <w:r w:rsidR="00757B9B" w:rsidRPr="00DD0C88">
        <w:rPr>
          <w:rStyle w:val="ad"/>
          <w:rtl/>
        </w:rPr>
        <w:t xml:space="preserve">ויעף אלי </w:t>
      </w:r>
      <w:r w:rsidR="00757B9B" w:rsidRPr="00DD0C88">
        <w:rPr>
          <w:rStyle w:val="ad"/>
          <w:b/>
          <w:bCs/>
          <w:rtl/>
        </w:rPr>
        <w:t>אחד</w:t>
      </w:r>
      <w:r w:rsidR="00757B9B" w:rsidRPr="00DD0C88">
        <w:rPr>
          <w:rStyle w:val="ad"/>
          <w:rtl/>
        </w:rPr>
        <w:t xml:space="preserve"> מן השרפים,</w:t>
      </w:r>
      <w:r w:rsidR="00757B9B" w:rsidRPr="000528DA">
        <w:rPr>
          <w:rtl/>
        </w:rPr>
        <w:t xml:space="preserve"> </w:t>
      </w:r>
      <w:r w:rsidRPr="000528DA">
        <w:rPr>
          <w:rFonts w:hint="cs"/>
          <w:rtl/>
        </w:rPr>
        <w:t xml:space="preserve">וגבריאל </w:t>
      </w:r>
      <w:r w:rsidR="00F02982">
        <w:rPr>
          <w:rStyle w:val="ad"/>
          <w:rtl/>
        </w:rPr>
        <w:t>בתחלה מ</w:t>
      </w:r>
      <w:r w:rsidR="00CD79CD">
        <w:rPr>
          <w:rStyle w:val="ad"/>
          <w:rFonts w:hint="cs"/>
          <w:rtl/>
        </w:rPr>
        <w:t>ו</w:t>
      </w:r>
      <w:r w:rsidR="00F02982">
        <w:rPr>
          <w:rStyle w:val="ad"/>
          <w:rtl/>
        </w:rPr>
        <w:t>עף ביעף</w:t>
      </w:r>
      <w:r w:rsidR="00757B9B" w:rsidRPr="00C369E2">
        <w:rPr>
          <w:rtl/>
        </w:rPr>
        <w:t>.</w:t>
      </w:r>
      <w:r w:rsidR="007A111C" w:rsidRPr="00A10336">
        <w:rPr>
          <w:rStyle w:val="30"/>
          <w:rFonts w:hint="cs"/>
          <w:rtl/>
        </w:rPr>
        <w:t xml:space="preserve"> </w:t>
      </w:r>
      <w:bookmarkStart w:id="54" w:name="OLE_LINK3"/>
      <w:bookmarkStart w:id="55" w:name="OLE_LINK4"/>
    </w:p>
    <w:p w14:paraId="6C0C548F" w14:textId="77777777" w:rsidR="00AF4A15" w:rsidRPr="000528DA" w:rsidRDefault="00757B9B" w:rsidP="000528DA">
      <w:pPr>
        <w:rPr>
          <w:rtl/>
        </w:rPr>
      </w:pPr>
      <w:r w:rsidRPr="000528DA">
        <w:rPr>
          <w:rtl/>
        </w:rPr>
        <w:t xml:space="preserve">מיכאל באחת, גבריאל בשתים, אליהו בארבע, </w:t>
      </w:r>
    </w:p>
    <w:p w14:paraId="3014DCCC" w14:textId="77777777" w:rsidR="00757B9B" w:rsidRPr="000528DA" w:rsidRDefault="00757B9B" w:rsidP="00DD0C88">
      <w:pPr>
        <w:spacing w:after="120"/>
        <w:rPr>
          <w:rtl/>
        </w:rPr>
      </w:pPr>
      <w:r w:rsidRPr="000528DA">
        <w:rPr>
          <w:rtl/>
        </w:rPr>
        <w:t>ומלאך המות בשמנה, ובשעת המגפה באחת.</w:t>
      </w:r>
    </w:p>
    <w:bookmarkEnd w:id="54"/>
    <w:bookmarkEnd w:id="55"/>
    <w:p w14:paraId="2D8770B0" w14:textId="11B439A9" w:rsidR="00A24328" w:rsidRDefault="00757B9B" w:rsidP="009A59D1">
      <w:pPr>
        <w:pStyle w:val="38"/>
        <w:framePr w:wrap="notBeside"/>
        <w:rPr>
          <w:rtl/>
        </w:rPr>
      </w:pPr>
      <w:r w:rsidRPr="00660D7A">
        <w:rPr>
          <w:rtl/>
        </w:rPr>
        <w:t>ר</w:t>
      </w:r>
      <w:r w:rsidRPr="00660D7A">
        <w:rPr>
          <w:rFonts w:hint="cs"/>
          <w:rtl/>
        </w:rPr>
        <w:t>יב</w:t>
      </w:r>
      <w:r w:rsidRPr="00660D7A">
        <w:rPr>
          <w:rtl/>
        </w:rPr>
        <w:t>"</w:t>
      </w:r>
      <w:r w:rsidRPr="00660D7A">
        <w:rPr>
          <w:rFonts w:hint="cs"/>
          <w:rtl/>
        </w:rPr>
        <w:t>ל</w:t>
      </w:r>
      <w:r w:rsidR="00A24328">
        <w:rPr>
          <w:rtl/>
        </w:rPr>
        <w:t>:</w:t>
      </w:r>
    </w:p>
    <w:p w14:paraId="06F660F7" w14:textId="09BC6FA6" w:rsidR="003F33DA" w:rsidRPr="000528DA" w:rsidRDefault="00AF4A15" w:rsidP="000528DA">
      <w:pPr>
        <w:rPr>
          <w:rtl/>
        </w:rPr>
      </w:pPr>
      <w:bookmarkStart w:id="56" w:name="_Toc193635567"/>
      <w:bookmarkStart w:id="57" w:name="_Toc216184180"/>
      <w:r w:rsidRPr="00724E73">
        <w:rPr>
          <w:rStyle w:val="afffffd"/>
          <w:rFonts w:hint="cs"/>
          <w:sz w:val="14"/>
          <w:rtl/>
        </w:rPr>
        <w:t>מצוה לקרות קר''ש על מיטתו</w:t>
      </w:r>
      <w:bookmarkEnd w:id="56"/>
      <w:bookmarkEnd w:id="57"/>
      <w:r w:rsidR="00E659CA">
        <w:rPr>
          <w:rFonts w:ascii="Fb Fontext" w:hAnsi="Fb Fontext" w:hint="cs"/>
          <w:rtl/>
        </w:rPr>
        <w:t xml:space="preserve"> </w:t>
      </w:r>
      <w:r w:rsidR="00757B9B" w:rsidRPr="000528DA">
        <w:rPr>
          <w:rFonts w:ascii="Fb Fontext" w:hAnsi="Fb Fontext"/>
          <w:rtl/>
        </w:rPr>
        <w:t>א</w:t>
      </w:r>
      <w:r w:rsidR="005A2094" w:rsidRPr="000528DA">
        <w:rPr>
          <w:rFonts w:ascii="Fb Fontext" w:hAnsi="Fb Fontext" w:hint="cs"/>
          <w:rtl/>
        </w:rPr>
        <w:t xml:space="preserve">פי' </w:t>
      </w:r>
      <w:r w:rsidR="00757B9B" w:rsidRPr="000528DA">
        <w:rPr>
          <w:rFonts w:ascii="Fb Fontext" w:hAnsi="Fb Fontext"/>
          <w:rtl/>
        </w:rPr>
        <w:t>שקרא בבי</w:t>
      </w:r>
      <w:r w:rsidR="005A2094" w:rsidRPr="000528DA">
        <w:rPr>
          <w:rFonts w:ascii="Fb Fontext" w:hAnsi="Fb Fontext" w:hint="cs"/>
          <w:rtl/>
        </w:rPr>
        <w:t>הכנ"ס</w:t>
      </w:r>
      <w:r w:rsidR="00757B9B" w:rsidRPr="000528DA">
        <w:rPr>
          <w:rFonts w:ascii="Fb Fontext" w:hAnsi="Fb Fontext"/>
          <w:rtl/>
        </w:rPr>
        <w:t>.</w:t>
      </w:r>
    </w:p>
    <w:p w14:paraId="70F736ED" w14:textId="1A4F967A" w:rsidR="00A24328" w:rsidRDefault="00757B9B" w:rsidP="009A59D1">
      <w:pPr>
        <w:pStyle w:val="38"/>
        <w:framePr w:wrap="notBeside"/>
        <w:rPr>
          <w:rtl/>
        </w:rPr>
      </w:pPr>
      <w:r w:rsidRPr="00660D7A">
        <w:rPr>
          <w:rtl/>
        </w:rPr>
        <w:t>רבי יוסי</w:t>
      </w:r>
      <w:r w:rsidR="00A24328">
        <w:rPr>
          <w:rtl/>
        </w:rPr>
        <w:t>:</w:t>
      </w:r>
    </w:p>
    <w:p w14:paraId="2AFFF9CD" w14:textId="0E9E7B92" w:rsidR="003F33DA" w:rsidRPr="000528DA" w:rsidRDefault="00757B9B" w:rsidP="000528DA">
      <w:pPr>
        <w:rPr>
          <w:rtl/>
        </w:rPr>
      </w:pPr>
      <w:r w:rsidRPr="00306272">
        <w:rPr>
          <w:rStyle w:val="ad"/>
          <w:rFonts w:hint="cs"/>
          <w:rtl/>
        </w:rPr>
        <w:t>ד'</w:t>
      </w:r>
      <w:r w:rsidR="00F02982">
        <w:rPr>
          <w:rStyle w:val="ad"/>
          <w:rtl/>
        </w:rPr>
        <w:t xml:space="preserve"> אמרו בלבבכם על משכבכם</w:t>
      </w:r>
      <w:r w:rsidRPr="00306272">
        <w:rPr>
          <w:rStyle w:val="ad"/>
          <w:rFonts w:hint="cs"/>
          <w:rtl/>
        </w:rPr>
        <w:t>'</w:t>
      </w:r>
      <w:r w:rsidRPr="00306272">
        <w:rPr>
          <w:rStyle w:val="ad"/>
          <w:rtl/>
        </w:rPr>
        <w:t>.</w:t>
      </w:r>
    </w:p>
    <w:p w14:paraId="2A178609" w14:textId="650B8035" w:rsidR="00A24328" w:rsidRDefault="00757B9B" w:rsidP="009A59D1">
      <w:pPr>
        <w:pStyle w:val="38"/>
        <w:framePr w:wrap="notBeside"/>
        <w:rPr>
          <w:rtl/>
        </w:rPr>
      </w:pPr>
      <w:r w:rsidRPr="00660D7A">
        <w:rPr>
          <w:rtl/>
        </w:rPr>
        <w:t>ר"</w:t>
      </w:r>
      <w:r w:rsidRPr="00660D7A">
        <w:rPr>
          <w:rFonts w:hint="cs"/>
          <w:rtl/>
        </w:rPr>
        <w:t>נ</w:t>
      </w:r>
      <w:r w:rsidR="00A24328">
        <w:rPr>
          <w:rtl/>
        </w:rPr>
        <w:t>:</w:t>
      </w:r>
    </w:p>
    <w:p w14:paraId="58395216" w14:textId="5703065A" w:rsidR="00672862" w:rsidRPr="000528DA" w:rsidRDefault="00672862" w:rsidP="000528DA">
      <w:pPr>
        <w:rPr>
          <w:rtl/>
        </w:rPr>
      </w:pPr>
      <w:r w:rsidRPr="000528DA">
        <w:rPr>
          <w:rFonts w:hint="cs"/>
          <w:rtl/>
        </w:rPr>
        <w:t xml:space="preserve">תלמיד חכם </w:t>
      </w:r>
      <w:r w:rsidR="00AD5FA4" w:rsidRPr="000528DA">
        <w:rPr>
          <w:rFonts w:hint="cs"/>
          <w:rtl/>
        </w:rPr>
        <w:t>א"צ</w:t>
      </w:r>
      <w:r w:rsidR="00F02982" w:rsidRPr="000528DA">
        <w:rPr>
          <w:rFonts w:hint="cs"/>
          <w:rtl/>
        </w:rPr>
        <w:t>,</w:t>
      </w:r>
      <w:r w:rsidR="00AD5FA4" w:rsidRPr="00E34F28">
        <w:rPr>
          <w:rStyle w:val="afffff9"/>
          <w:rFonts w:hint="cs"/>
          <w:rtl/>
        </w:rPr>
        <w:t xml:space="preserve"> </w:t>
      </w:r>
      <w:r w:rsidRPr="00E34F28">
        <w:rPr>
          <w:rStyle w:val="afffff9"/>
          <w:rtl/>
        </w:rPr>
        <w:tab/>
      </w:r>
    </w:p>
    <w:p w14:paraId="6BDC0740" w14:textId="5E9A831C" w:rsidR="00A24328" w:rsidRDefault="00757B9B" w:rsidP="009A59D1">
      <w:pPr>
        <w:pStyle w:val="38"/>
        <w:framePr w:wrap="notBeside"/>
        <w:rPr>
          <w:rtl/>
        </w:rPr>
      </w:pPr>
      <w:r w:rsidRPr="00660D7A">
        <w:rPr>
          <w:rtl/>
        </w:rPr>
        <w:t>אביי</w:t>
      </w:r>
      <w:r w:rsidR="00A24328">
        <w:rPr>
          <w:rtl/>
        </w:rPr>
        <w:t>:</w:t>
      </w:r>
    </w:p>
    <w:p w14:paraId="74C48DC7" w14:textId="637DCADA" w:rsidR="00975D09" w:rsidRPr="000528DA" w:rsidRDefault="00757B9B" w:rsidP="000528DA">
      <w:pPr>
        <w:rPr>
          <w:rtl/>
        </w:rPr>
      </w:pPr>
      <w:r w:rsidRPr="000528DA">
        <w:rPr>
          <w:rtl/>
        </w:rPr>
        <w:t>אף ת</w:t>
      </w:r>
      <w:r w:rsidRPr="000528DA">
        <w:rPr>
          <w:rFonts w:hint="cs"/>
          <w:rtl/>
        </w:rPr>
        <w:t xml:space="preserve">"ח </w:t>
      </w:r>
      <w:r w:rsidR="00672862" w:rsidRPr="000528DA">
        <w:rPr>
          <w:rFonts w:hint="cs"/>
          <w:rtl/>
        </w:rPr>
        <w:t>צריך</w:t>
      </w:r>
      <w:r w:rsidRPr="000528DA">
        <w:rPr>
          <w:rFonts w:hint="cs"/>
          <w:rtl/>
        </w:rPr>
        <w:t xml:space="preserve"> </w:t>
      </w:r>
      <w:r w:rsidRPr="000528DA">
        <w:rPr>
          <w:rtl/>
        </w:rPr>
        <w:t>ל</w:t>
      </w:r>
      <w:r w:rsidRPr="000528DA">
        <w:rPr>
          <w:rFonts w:hint="cs"/>
          <w:rtl/>
        </w:rPr>
        <w:t xml:space="preserve">ומר </w:t>
      </w:r>
      <w:r w:rsidR="007A111C" w:rsidRPr="000528DA">
        <w:rPr>
          <w:rFonts w:hint="cs"/>
          <w:rtl/>
        </w:rPr>
        <w:t>פסוק</w:t>
      </w:r>
      <w:r w:rsidRPr="000528DA">
        <w:rPr>
          <w:rtl/>
        </w:rPr>
        <w:t xml:space="preserve"> דרחמי, כגון</w:t>
      </w:r>
      <w:r w:rsidRPr="00F02982">
        <w:rPr>
          <w:rStyle w:val="ad"/>
          <w:rtl/>
        </w:rPr>
        <w:t xml:space="preserve"> בידך אפקיד רוחי </w:t>
      </w:r>
      <w:r w:rsidR="00672862">
        <w:rPr>
          <w:rStyle w:val="ad"/>
          <w:rFonts w:hint="cs"/>
          <w:rtl/>
        </w:rPr>
        <w:t xml:space="preserve">וגו' </w:t>
      </w:r>
    </w:p>
    <w:p w14:paraId="337FF983" w14:textId="77777777" w:rsidR="00975D09" w:rsidRPr="00E34F28" w:rsidRDefault="00975D09" w:rsidP="00EC0DC4">
      <w:pPr>
        <w:pStyle w:val="af2"/>
        <w:framePr w:wrap="around"/>
        <w:rPr>
          <w:rtl/>
        </w:rPr>
      </w:pPr>
      <w:r w:rsidRPr="00CD748F">
        <w:rPr>
          <w:rFonts w:hint="cs"/>
          <w:rtl/>
        </w:rPr>
        <w:t>ה.</w:t>
      </w:r>
    </w:p>
    <w:p w14:paraId="260B74ED" w14:textId="10282F17" w:rsidR="00A24328" w:rsidRDefault="00757B9B" w:rsidP="009A59D1">
      <w:pPr>
        <w:pStyle w:val="38"/>
        <w:framePr w:wrap="notBeside"/>
        <w:rPr>
          <w:rtl/>
        </w:rPr>
      </w:pPr>
      <w:r w:rsidRPr="00660D7A">
        <w:rPr>
          <w:rFonts w:hint="cs"/>
          <w:rtl/>
        </w:rPr>
        <w:t>רשב</w:t>
      </w:r>
      <w:r w:rsidRPr="00660D7A">
        <w:rPr>
          <w:rtl/>
        </w:rPr>
        <w:t>"</w:t>
      </w:r>
      <w:r w:rsidRPr="00660D7A">
        <w:rPr>
          <w:rFonts w:hint="cs"/>
          <w:rtl/>
        </w:rPr>
        <w:t>ל</w:t>
      </w:r>
      <w:r w:rsidR="00A24328">
        <w:rPr>
          <w:rtl/>
        </w:rPr>
        <w:t>:</w:t>
      </w:r>
    </w:p>
    <w:p w14:paraId="4F93F7EC" w14:textId="730F1E54" w:rsidR="00757B9B" w:rsidRPr="00E34F28" w:rsidRDefault="00757B9B" w:rsidP="003F33DA">
      <w:pPr>
        <w:pStyle w:val="afffff5"/>
        <w:spacing w:before="0"/>
        <w:rPr>
          <w:rtl/>
        </w:rPr>
      </w:pPr>
      <w:r w:rsidRPr="006F178A">
        <w:rPr>
          <w:rtl/>
        </w:rPr>
        <w:t>לעולם ירג</w:t>
      </w:r>
      <w:r>
        <w:rPr>
          <w:rtl/>
        </w:rPr>
        <w:t xml:space="preserve">יז יצר טוב על יצר הרע, </w:t>
      </w:r>
      <w:r w:rsidR="003F33DA">
        <w:rPr>
          <w:rtl/>
        </w:rPr>
        <w:tab/>
      </w:r>
      <w:r w:rsidR="003F33DA">
        <w:rPr>
          <w:rtl/>
        </w:rPr>
        <w:tab/>
      </w:r>
      <w:r w:rsidR="003F33DA">
        <w:rPr>
          <w:rtl/>
        </w:rPr>
        <w:tab/>
      </w:r>
      <w:r w:rsidR="00975D09" w:rsidRPr="003F33DA">
        <w:rPr>
          <w:rStyle w:val="ad"/>
          <w:rFonts w:hint="cs"/>
          <w:rtl/>
        </w:rPr>
        <w:t>ד</w:t>
      </w:r>
      <w:r w:rsidRPr="003F33DA">
        <w:rPr>
          <w:rStyle w:val="ad"/>
          <w:rFonts w:hint="cs"/>
          <w:rtl/>
        </w:rPr>
        <w:t>'</w:t>
      </w:r>
      <w:r w:rsidRPr="003F33DA">
        <w:rPr>
          <w:rStyle w:val="ad"/>
          <w:rtl/>
        </w:rPr>
        <w:t>רגזו ואל תחטאו.</w:t>
      </w:r>
    </w:p>
    <w:p w14:paraId="7A9AF0B2" w14:textId="43B24AE9" w:rsidR="008C1202" w:rsidRPr="000528DA" w:rsidRDefault="008C1202" w:rsidP="000528DA">
      <w:pPr>
        <w:rPr>
          <w:rtl/>
        </w:rPr>
      </w:pPr>
      <w:r w:rsidRPr="000528DA">
        <w:rPr>
          <w:rtl/>
        </w:rPr>
        <w:lastRenderedPageBreak/>
        <w:t>אם נצחו</w:t>
      </w:r>
      <w:r w:rsidR="007A111C" w:rsidRPr="000528DA">
        <w:rPr>
          <w:rtl/>
        </w:rPr>
        <w:t xml:space="preserve"> מוטב, ואם לאו </w:t>
      </w:r>
      <w:r w:rsidR="00757B9B" w:rsidRPr="000528DA">
        <w:rPr>
          <w:rtl/>
        </w:rPr>
        <w:t xml:space="preserve">יעסוק בתורה, </w:t>
      </w:r>
      <w:r w:rsidR="003F33DA" w:rsidRPr="000528DA">
        <w:rPr>
          <w:rtl/>
        </w:rPr>
        <w:tab/>
      </w:r>
      <w:r w:rsidR="00975D09" w:rsidRPr="000528DA">
        <w:rPr>
          <w:rFonts w:hint="cs"/>
          <w:rtl/>
        </w:rPr>
        <w:t>ד</w:t>
      </w:r>
      <w:r w:rsidR="00757B9B" w:rsidRPr="004F2FB2">
        <w:rPr>
          <w:rStyle w:val="ad"/>
          <w:rFonts w:hint="cs"/>
          <w:rtl/>
        </w:rPr>
        <w:t>'</w:t>
      </w:r>
      <w:r w:rsidR="00757B9B" w:rsidRPr="004F2FB2">
        <w:rPr>
          <w:rStyle w:val="ad"/>
          <w:rtl/>
        </w:rPr>
        <w:t>אמרו בלבבכם</w:t>
      </w:r>
      <w:r w:rsidR="00757B9B" w:rsidRPr="004F2FB2">
        <w:rPr>
          <w:rStyle w:val="ad"/>
          <w:rFonts w:hint="cs"/>
          <w:rtl/>
        </w:rPr>
        <w:t>'</w:t>
      </w:r>
      <w:r w:rsidR="00757B9B" w:rsidRPr="004F2FB2">
        <w:rPr>
          <w:rStyle w:val="ad"/>
          <w:rtl/>
        </w:rPr>
        <w:t>.</w:t>
      </w:r>
      <w:r w:rsidR="00975D09" w:rsidRPr="000528DA">
        <w:rPr>
          <w:rFonts w:hint="cs"/>
          <w:rtl/>
        </w:rPr>
        <w:t xml:space="preserve"> </w:t>
      </w:r>
    </w:p>
    <w:p w14:paraId="2510E64F" w14:textId="5553454E" w:rsidR="008C1202" w:rsidRPr="000528DA" w:rsidRDefault="00757B9B" w:rsidP="000528DA">
      <w:pPr>
        <w:rPr>
          <w:rtl/>
        </w:rPr>
      </w:pPr>
      <w:r w:rsidRPr="000528DA">
        <w:rPr>
          <w:rtl/>
        </w:rPr>
        <w:t xml:space="preserve">אם נצחו </w:t>
      </w:r>
      <w:r w:rsidR="00975D09" w:rsidRPr="000528DA">
        <w:rPr>
          <w:rtl/>
        </w:rPr>
        <w:t>מוטב, ואם לאו</w:t>
      </w:r>
      <w:r w:rsidR="00975D09" w:rsidRPr="000528DA">
        <w:rPr>
          <w:rFonts w:hint="cs"/>
          <w:rtl/>
        </w:rPr>
        <w:t xml:space="preserve"> </w:t>
      </w:r>
      <w:r>
        <w:rPr>
          <w:rtl/>
        </w:rPr>
        <w:t xml:space="preserve">יקרא </w:t>
      </w:r>
      <w:r>
        <w:rPr>
          <w:rStyle w:val="afffff9"/>
          <w:rtl/>
          <w:rPrChange w:id="9017" w:author="מנוע אמוראים" w:date="2026-10-05T16:40:51Z">
            <w:rPr>
              <w:rtl/>
            </w:rPr>
          </w:rPrChange>
        </w:rPr>
        <w:t xml:space="preserve">קר</w:t>
      </w:r>
      <w:r>
        <w:rPr>
          <w:rStyle w:val="afffff9"/>
          <w:rFonts w:hint="cs"/>
          <w:rtl/>
          <w:rPrChange w:id="9018" w:author="מנוע אמוראים" w:date="2026-10-05T16:40:51Z">
            <w:rPr>
              <w:rFonts w:hint="cs"/>
              <w:rtl/>
            </w:rPr>
          </w:rPrChange>
        </w:rPr>
        <w:t xml:space="preserve">"ש</w:t>
      </w:r>
      <w:r w:rsidRPr="000528DA">
        <w:rPr>
          <w:rtl/>
        </w:rPr>
        <w:t xml:space="preserve">, </w:t>
      </w:r>
      <w:r w:rsidR="003F33DA" w:rsidRPr="000528DA">
        <w:rPr>
          <w:rtl/>
        </w:rPr>
        <w:tab/>
      </w:r>
      <w:r w:rsidR="003F33DA" w:rsidRPr="000528DA">
        <w:rPr>
          <w:rtl/>
        </w:rPr>
        <w:tab/>
      </w:r>
      <w:r w:rsidR="00755F44" w:rsidRPr="000528DA">
        <w:rPr>
          <w:rFonts w:hint="cs"/>
          <w:rtl/>
        </w:rPr>
        <w:t>ד</w:t>
      </w:r>
      <w:r w:rsidRPr="004F2FB2">
        <w:rPr>
          <w:rStyle w:val="ad"/>
          <w:rFonts w:hint="cs"/>
          <w:rtl/>
        </w:rPr>
        <w:t>'</w:t>
      </w:r>
      <w:r w:rsidRPr="004F2FB2">
        <w:rPr>
          <w:rStyle w:val="ad"/>
          <w:rtl/>
        </w:rPr>
        <w:t>על משכבכם</w:t>
      </w:r>
      <w:r w:rsidRPr="004F2FB2">
        <w:rPr>
          <w:rStyle w:val="ad"/>
          <w:rFonts w:hint="cs"/>
          <w:rtl/>
        </w:rPr>
        <w:t>'.</w:t>
      </w:r>
      <w:r w:rsidR="00975D09" w:rsidRPr="00A10336">
        <w:rPr>
          <w:rStyle w:val="30"/>
          <w:rFonts w:hint="cs"/>
          <w:rtl/>
        </w:rPr>
        <w:t xml:space="preserve"> </w:t>
      </w:r>
    </w:p>
    <w:p w14:paraId="73663323" w14:textId="77777777" w:rsidR="00F64167" w:rsidRDefault="00755F44" w:rsidP="000528DA">
      <w:pPr>
        <w:rPr>
          <w:rtl/>
        </w:rPr>
      </w:pPr>
      <w:r w:rsidRPr="000528DA">
        <w:rPr>
          <w:rtl/>
        </w:rPr>
        <w:t>אם נצחו</w:t>
      </w:r>
      <w:r w:rsidR="00975D09" w:rsidRPr="000528DA">
        <w:rPr>
          <w:rtl/>
        </w:rPr>
        <w:t xml:space="preserve"> מוטב, ואם לאו </w:t>
      </w:r>
      <w:r w:rsidR="00757B9B" w:rsidRPr="000528DA">
        <w:rPr>
          <w:rtl/>
        </w:rPr>
        <w:t xml:space="preserve">יזכור לו יום המיתה, </w:t>
      </w:r>
      <w:r w:rsidR="00975D09" w:rsidRPr="000528DA">
        <w:rPr>
          <w:rFonts w:hint="cs"/>
          <w:rtl/>
        </w:rPr>
        <w:t>ד</w:t>
      </w:r>
      <w:r w:rsidR="00757B9B" w:rsidRPr="004F2FB2">
        <w:rPr>
          <w:rStyle w:val="ad"/>
          <w:rFonts w:hint="cs"/>
          <w:rtl/>
        </w:rPr>
        <w:t>'</w:t>
      </w:r>
      <w:r w:rsidR="00757B9B" w:rsidRPr="004F2FB2">
        <w:rPr>
          <w:rStyle w:val="ad"/>
          <w:rtl/>
        </w:rPr>
        <w:t>ודמו סלה</w:t>
      </w:r>
      <w:r w:rsidR="00757B9B" w:rsidRPr="004F2FB2">
        <w:rPr>
          <w:rStyle w:val="ad"/>
          <w:rFonts w:hint="cs"/>
          <w:rtl/>
        </w:rPr>
        <w:t>'</w:t>
      </w:r>
      <w:r w:rsidR="00757B9B" w:rsidRPr="004F2FB2">
        <w:rPr>
          <w:rStyle w:val="ad"/>
          <w:rtl/>
        </w:rPr>
        <w:t>.</w:t>
      </w:r>
    </w:p>
    <w:p w14:paraId="496EDB46" w14:textId="2D38B435" w:rsidR="00757B9B" w:rsidRPr="00E34F28" w:rsidRDefault="00683C59" w:rsidP="00F50A20">
      <w:pPr>
        <w:pStyle w:val="afffa"/>
        <w:rPr>
          <w:rtl/>
        </w:rPr>
      </w:pPr>
      <w:r>
        <w:rPr>
          <w:rFonts w:hint="eastAsia"/>
          <w:rtl/>
        </w:rPr>
        <w:t>***</w:t>
      </w:r>
    </w:p>
    <w:p w14:paraId="089D2C97" w14:textId="436E7688" w:rsidR="00A24328" w:rsidRDefault="00757B9B" w:rsidP="009A59D1">
      <w:pPr>
        <w:pStyle w:val="38"/>
        <w:framePr w:wrap="notBeside"/>
        <w:rPr>
          <w:rtl/>
        </w:rPr>
      </w:pPr>
      <w:r w:rsidRPr="00660D7A">
        <w:rPr>
          <w:rFonts w:hint="cs"/>
          <w:rtl/>
        </w:rPr>
        <w:t>רשב</w:t>
      </w:r>
      <w:r w:rsidRPr="00660D7A">
        <w:rPr>
          <w:rtl/>
        </w:rPr>
        <w:t>"</w:t>
      </w:r>
      <w:r w:rsidRPr="00660D7A">
        <w:rPr>
          <w:rFonts w:hint="cs"/>
          <w:rtl/>
        </w:rPr>
        <w:t>ל</w:t>
      </w:r>
      <w:r w:rsidR="00A24328">
        <w:rPr>
          <w:rtl/>
        </w:rPr>
        <w:t>:</w:t>
      </w:r>
    </w:p>
    <w:p w14:paraId="3CDEDF60" w14:textId="20917E0B" w:rsidR="00AF4A15" w:rsidRPr="000528DA" w:rsidRDefault="00757B9B" w:rsidP="000528DA">
      <w:pPr>
        <w:rPr>
          <w:rtl/>
        </w:rPr>
      </w:pPr>
      <w:r w:rsidRPr="004F2FB2">
        <w:rPr>
          <w:rStyle w:val="ad"/>
          <w:rFonts w:hint="cs"/>
          <w:rtl/>
        </w:rPr>
        <w:t>'</w:t>
      </w:r>
      <w:r w:rsidRPr="004F2FB2">
        <w:rPr>
          <w:rStyle w:val="ad"/>
          <w:rtl/>
        </w:rPr>
        <w:t>ואתנה לך את ל</w:t>
      </w:r>
      <w:r w:rsidR="00CD79CD">
        <w:rPr>
          <w:rStyle w:val="ad"/>
          <w:rFonts w:hint="cs"/>
          <w:rtl/>
        </w:rPr>
        <w:t>ו</w:t>
      </w:r>
      <w:r w:rsidRPr="004F2FB2">
        <w:rPr>
          <w:rStyle w:val="ad"/>
          <w:rtl/>
        </w:rPr>
        <w:t>חת האבן והתורה והמצוה אשר כתבתי להורותם</w:t>
      </w:r>
      <w:r w:rsidRPr="004F2FB2">
        <w:rPr>
          <w:rStyle w:val="ad"/>
          <w:rFonts w:hint="cs"/>
          <w:rtl/>
        </w:rPr>
        <w:t>'</w:t>
      </w:r>
      <w:r w:rsidRPr="004F2FB2">
        <w:rPr>
          <w:rStyle w:val="ad"/>
          <w:rtl/>
        </w:rPr>
        <w:t>,</w:t>
      </w:r>
      <w:r w:rsidR="00975D09" w:rsidRPr="000528DA">
        <w:rPr>
          <w:rFonts w:ascii="Fb Fontext" w:hAnsi="Fb Fontext" w:hint="cs"/>
          <w:rtl/>
        </w:rPr>
        <w:t xml:space="preserve"> </w:t>
      </w:r>
    </w:p>
    <w:p w14:paraId="00AC69FF" w14:textId="0E0A3E67" w:rsidR="003F33DA" w:rsidRPr="000528DA" w:rsidRDefault="00757B9B" w:rsidP="000528DA">
      <w:pPr>
        <w:rPr>
          <w:rtl/>
        </w:rPr>
      </w:pPr>
      <w:r w:rsidRPr="00AE429F">
        <w:rPr>
          <w:rStyle w:val="ad"/>
          <w:rFonts w:hint="cs"/>
          <w:rtl/>
        </w:rPr>
        <w:t>'</w:t>
      </w:r>
      <w:r w:rsidR="003F0AD2">
        <w:rPr>
          <w:rStyle w:val="ad"/>
          <w:rtl/>
        </w:rPr>
        <w:t>ל</w:t>
      </w:r>
      <w:r w:rsidRPr="00AE429F">
        <w:rPr>
          <w:rStyle w:val="ad"/>
          <w:rtl/>
        </w:rPr>
        <w:t>ו</w:t>
      </w:r>
      <w:r w:rsidR="003F0AD2">
        <w:rPr>
          <w:rStyle w:val="ad"/>
          <w:rFonts w:hint="cs"/>
          <w:rtl/>
        </w:rPr>
        <w:t>ח</w:t>
      </w:r>
      <w:r w:rsidR="00D93553">
        <w:rPr>
          <w:rStyle w:val="ad"/>
          <w:rFonts w:hint="cs"/>
          <w:rtl/>
        </w:rPr>
        <w:t>ו</w:t>
      </w:r>
      <w:r w:rsidRPr="00AE429F">
        <w:rPr>
          <w:rStyle w:val="ad"/>
          <w:rtl/>
        </w:rPr>
        <w:t>ת</w:t>
      </w:r>
      <w:r w:rsidRPr="00AE429F">
        <w:rPr>
          <w:rStyle w:val="ad"/>
          <w:rFonts w:hint="cs"/>
          <w:rtl/>
        </w:rPr>
        <w:t>'</w:t>
      </w:r>
      <w:r w:rsidRPr="00AE429F">
        <w:rPr>
          <w:rStyle w:val="ad"/>
          <w:rtl/>
        </w:rPr>
        <w:t xml:space="preserve"> </w:t>
      </w:r>
      <w:r w:rsidRPr="000528DA">
        <w:rPr>
          <w:rtl/>
        </w:rPr>
        <w:t>אלו עשרת הדברות,</w:t>
      </w:r>
      <w:r w:rsidRPr="00E301DA">
        <w:rPr>
          <w:rStyle w:val="ad"/>
          <w:rtl/>
        </w:rPr>
        <w:t xml:space="preserve"> </w:t>
      </w:r>
      <w:r w:rsidRPr="00E301DA">
        <w:rPr>
          <w:rStyle w:val="ad"/>
          <w:rFonts w:hint="cs"/>
          <w:rtl/>
        </w:rPr>
        <w:t>'</w:t>
      </w:r>
      <w:r w:rsidRPr="00E301DA">
        <w:rPr>
          <w:rStyle w:val="ad"/>
          <w:rtl/>
        </w:rPr>
        <w:t>תורה</w:t>
      </w:r>
      <w:r w:rsidRPr="00E301DA">
        <w:rPr>
          <w:rStyle w:val="ad"/>
          <w:rFonts w:hint="cs"/>
          <w:rtl/>
        </w:rPr>
        <w:t>'</w:t>
      </w:r>
      <w:r w:rsidRPr="00E301DA">
        <w:rPr>
          <w:rStyle w:val="ad"/>
          <w:rtl/>
        </w:rPr>
        <w:t xml:space="preserve"> </w:t>
      </w:r>
      <w:r w:rsidRPr="000528DA">
        <w:rPr>
          <w:rtl/>
        </w:rPr>
        <w:t>זה מקרא,</w:t>
      </w:r>
      <w:r w:rsidRPr="00E301DA">
        <w:rPr>
          <w:rStyle w:val="ad"/>
          <w:rtl/>
        </w:rPr>
        <w:t xml:space="preserve"> </w:t>
      </w:r>
    </w:p>
    <w:p w14:paraId="01DFD04C" w14:textId="2E1B57D2" w:rsidR="008C1202" w:rsidRPr="000528DA" w:rsidRDefault="00757B9B" w:rsidP="000528DA">
      <w:pPr>
        <w:rPr>
          <w:rtl/>
        </w:rPr>
      </w:pPr>
      <w:r w:rsidRPr="00E301DA">
        <w:rPr>
          <w:rStyle w:val="ad"/>
          <w:rFonts w:hint="cs"/>
          <w:rtl/>
        </w:rPr>
        <w:t>'</w:t>
      </w:r>
      <w:r w:rsidRPr="00E301DA">
        <w:rPr>
          <w:rStyle w:val="ad"/>
          <w:rtl/>
        </w:rPr>
        <w:t>והמצוה</w:t>
      </w:r>
      <w:r w:rsidRPr="00E301DA">
        <w:rPr>
          <w:rStyle w:val="ad"/>
          <w:rFonts w:hint="cs"/>
          <w:rtl/>
        </w:rPr>
        <w:t>'</w:t>
      </w:r>
      <w:r w:rsidRPr="00E301DA">
        <w:rPr>
          <w:rStyle w:val="ad"/>
          <w:rtl/>
        </w:rPr>
        <w:t xml:space="preserve"> </w:t>
      </w:r>
      <w:r w:rsidRPr="000528DA">
        <w:rPr>
          <w:rtl/>
        </w:rPr>
        <w:t>- זו משנה,</w:t>
      </w:r>
      <w:r w:rsidRPr="00E301DA">
        <w:rPr>
          <w:rStyle w:val="ad"/>
          <w:rtl/>
        </w:rPr>
        <w:t xml:space="preserve"> </w:t>
      </w:r>
      <w:r w:rsidR="003F33DA">
        <w:rPr>
          <w:rStyle w:val="ad"/>
          <w:rtl/>
        </w:rPr>
        <w:tab/>
      </w:r>
      <w:r w:rsidR="003F33DA">
        <w:rPr>
          <w:rStyle w:val="ad"/>
          <w:rtl/>
        </w:rPr>
        <w:tab/>
      </w:r>
      <w:r w:rsidR="003F33DA">
        <w:rPr>
          <w:rStyle w:val="ad"/>
          <w:rtl/>
        </w:rPr>
        <w:tab/>
      </w:r>
      <w:r w:rsidR="003F33DA">
        <w:rPr>
          <w:rStyle w:val="ad"/>
          <w:rtl/>
        </w:rPr>
        <w:tab/>
      </w:r>
      <w:r w:rsidR="003F33DA">
        <w:rPr>
          <w:rStyle w:val="ad"/>
          <w:rFonts w:hint="cs"/>
          <w:rtl/>
        </w:rPr>
        <w:t xml:space="preserve">  </w:t>
      </w:r>
      <w:r w:rsidRPr="008C1202">
        <w:rPr>
          <w:rStyle w:val="ad"/>
          <w:rFonts w:hint="cs"/>
          <w:rtl/>
        </w:rPr>
        <w:t>'</w:t>
      </w:r>
      <w:r w:rsidRPr="008C1202">
        <w:rPr>
          <w:rStyle w:val="ad"/>
          <w:rtl/>
        </w:rPr>
        <w:t>אשר כתבתי</w:t>
      </w:r>
      <w:r w:rsidRPr="008C1202">
        <w:rPr>
          <w:rStyle w:val="ad"/>
          <w:rFonts w:hint="cs"/>
          <w:rtl/>
        </w:rPr>
        <w:t>'</w:t>
      </w:r>
      <w:r w:rsidRPr="00277644">
        <w:rPr>
          <w:rStyle w:val="ad"/>
          <w:szCs w:val="14"/>
          <w:rtl/>
        </w:rPr>
        <w:t xml:space="preserve"> </w:t>
      </w:r>
      <w:r w:rsidRPr="000528DA">
        <w:rPr>
          <w:rtl/>
        </w:rPr>
        <w:t>אלו נביאים וכתובים,</w:t>
      </w:r>
      <w:r w:rsidRPr="00E301DA">
        <w:rPr>
          <w:rStyle w:val="ad"/>
          <w:rtl/>
        </w:rPr>
        <w:t xml:space="preserve"> </w:t>
      </w:r>
    </w:p>
    <w:p w14:paraId="0246AA16" w14:textId="77777777" w:rsidR="00757B9B" w:rsidRPr="000528DA" w:rsidRDefault="00757B9B" w:rsidP="000528DA">
      <w:pPr>
        <w:rPr>
          <w:rtl/>
        </w:rPr>
      </w:pPr>
      <w:r w:rsidRPr="00E301DA">
        <w:rPr>
          <w:rStyle w:val="ad"/>
          <w:rFonts w:hint="cs"/>
          <w:rtl/>
        </w:rPr>
        <w:t>'</w:t>
      </w:r>
      <w:r w:rsidRPr="00E301DA">
        <w:rPr>
          <w:rStyle w:val="ad"/>
          <w:rtl/>
        </w:rPr>
        <w:t>להורותם</w:t>
      </w:r>
      <w:r w:rsidRPr="00E301DA">
        <w:rPr>
          <w:rStyle w:val="ad"/>
          <w:rFonts w:hint="cs"/>
          <w:rtl/>
        </w:rPr>
        <w:t>'</w:t>
      </w:r>
      <w:r w:rsidR="00291D7F">
        <w:rPr>
          <w:rStyle w:val="ad"/>
          <w:rtl/>
        </w:rPr>
        <w:t xml:space="preserve"> </w:t>
      </w:r>
      <w:r w:rsidR="00CF4F6C" w:rsidRPr="000528DA">
        <w:rPr>
          <w:rtl/>
        </w:rPr>
        <w:t>זה תלמוד</w:t>
      </w:r>
      <w:r w:rsidRPr="000528DA">
        <w:rPr>
          <w:rFonts w:hint="cs"/>
          <w:rtl/>
        </w:rPr>
        <w:t xml:space="preserve"> </w:t>
      </w:r>
      <w:r w:rsidRPr="000528DA">
        <w:rPr>
          <w:rtl/>
        </w:rPr>
        <w:t>מלמד שכולם נתנו למשה מסיני.</w:t>
      </w:r>
    </w:p>
    <w:p w14:paraId="6BF7C37E" w14:textId="590FE6DF" w:rsidR="00A00703" w:rsidRPr="00E34F28" w:rsidRDefault="00757B9B" w:rsidP="003F33DA">
      <w:pPr>
        <w:pStyle w:val="afffffc"/>
        <w:rPr>
          <w:rtl/>
        </w:rPr>
      </w:pPr>
      <w:bookmarkStart w:id="58" w:name="_Toc193635568"/>
      <w:bookmarkStart w:id="59" w:name="_Toc216184181"/>
      <w:r w:rsidRPr="003F33DA">
        <w:rPr>
          <w:rtl/>
        </w:rPr>
        <w:t>הקורא קר"ש על מטתו,</w:t>
      </w:r>
      <w:r w:rsidR="00DD0C88">
        <w:rPr>
          <w:rFonts w:hint="cs"/>
          <w:rtl/>
        </w:rPr>
        <w:t xml:space="preserve"> [ב]</w:t>
      </w:r>
      <w:bookmarkEnd w:id="58"/>
      <w:bookmarkEnd w:id="59"/>
    </w:p>
    <w:p w14:paraId="53D7FABE" w14:textId="6BB26F5A" w:rsidR="00A24328" w:rsidRDefault="00A00703" w:rsidP="009A59D1">
      <w:pPr>
        <w:pStyle w:val="38"/>
        <w:framePr w:wrap="notBeside"/>
        <w:rPr>
          <w:rtl/>
        </w:rPr>
      </w:pPr>
      <w:r w:rsidRPr="00660D7A">
        <w:rPr>
          <w:rFonts w:hint="cs"/>
          <w:rtl/>
        </w:rPr>
        <w:t>רי"צ</w:t>
      </w:r>
      <w:r w:rsidR="00A24328">
        <w:rPr>
          <w:rtl/>
        </w:rPr>
        <w:t>:</w:t>
      </w:r>
    </w:p>
    <w:p w14:paraId="5A988194" w14:textId="2BC092A2" w:rsidR="00757B9B" w:rsidRPr="000528DA" w:rsidRDefault="00757B9B" w:rsidP="000528DA">
      <w:pPr>
        <w:rPr>
          <w:rtl/>
        </w:rPr>
      </w:pPr>
      <w:r w:rsidRPr="00207EDC">
        <w:rPr>
          <w:spacing w:val="-2"/>
          <w:rtl/>
        </w:rPr>
        <w:t>כאלו אוחז חרב של שתי פיות בידו</w:t>
      </w:r>
      <w:r w:rsidR="003F33DA" w:rsidRPr="00207EDC">
        <w:rPr>
          <w:rStyle w:val="ad"/>
          <w:rFonts w:hint="cs"/>
          <w:spacing w:val="-2"/>
          <w:rtl/>
        </w:rPr>
        <w:t xml:space="preserve"> </w:t>
      </w:r>
      <w:r w:rsidR="00207EDC">
        <w:rPr>
          <w:rStyle w:val="ad"/>
          <w:rFonts w:hint="cs"/>
          <w:spacing w:val="0"/>
          <w:rtl/>
        </w:rPr>
        <w:t>-</w:t>
      </w:r>
      <w:r w:rsidRPr="00207EDC">
        <w:rPr>
          <w:rStyle w:val="ad"/>
          <w:rFonts w:hint="cs"/>
          <w:spacing w:val="0"/>
          <w:rtl/>
        </w:rPr>
        <w:t>'</w:t>
      </w:r>
      <w:r w:rsidRPr="00207EDC">
        <w:rPr>
          <w:rStyle w:val="ad"/>
          <w:spacing w:val="0"/>
          <w:rtl/>
        </w:rPr>
        <w:t>רוממות אל בגרונם וחרב פיפיות בידם</w:t>
      </w:r>
      <w:r w:rsidRPr="00207EDC">
        <w:rPr>
          <w:rStyle w:val="ad"/>
          <w:rFonts w:hint="cs"/>
          <w:spacing w:val="0"/>
          <w:rtl/>
        </w:rPr>
        <w:t>'</w:t>
      </w:r>
    </w:p>
    <w:p w14:paraId="6BD7E90E" w14:textId="7CDE0C56" w:rsidR="00A24328" w:rsidRDefault="00757B9B" w:rsidP="009A59D1">
      <w:pPr>
        <w:pStyle w:val="38"/>
        <w:framePr w:wrap="notBeside"/>
        <w:rPr>
          <w:rtl/>
        </w:rPr>
      </w:pPr>
      <w:r w:rsidRPr="00660D7A">
        <w:rPr>
          <w:rFonts w:hint="cs"/>
          <w:rtl/>
        </w:rPr>
        <w:t>מ</w:t>
      </w:r>
      <w:r w:rsidRPr="00660D7A">
        <w:rPr>
          <w:rtl/>
        </w:rPr>
        <w:t>"</w:t>
      </w:r>
      <w:r w:rsidRPr="00660D7A">
        <w:rPr>
          <w:rFonts w:hint="cs"/>
          <w:rtl/>
        </w:rPr>
        <w:t>ז</w:t>
      </w:r>
      <w:r w:rsidR="00A24328">
        <w:rPr>
          <w:rtl/>
        </w:rPr>
        <w:t>:</w:t>
      </w:r>
    </w:p>
    <w:p w14:paraId="269649CB" w14:textId="1FBB3473" w:rsidR="00757B9B" w:rsidRPr="000528DA" w:rsidRDefault="00757B9B" w:rsidP="000528DA">
      <w:pPr>
        <w:rPr>
          <w:rtl/>
        </w:rPr>
      </w:pPr>
      <w:r w:rsidRPr="000528DA">
        <w:rPr>
          <w:rFonts w:ascii="Fb Fontext" w:hAnsi="Fb Fontext"/>
          <w:rtl/>
        </w:rPr>
        <w:t xml:space="preserve">מרישא </w:t>
      </w:r>
      <w:r w:rsidR="00755F44" w:rsidRPr="000528DA">
        <w:rPr>
          <w:rFonts w:ascii="Fb Fontext" w:hAnsi="Fb Fontext" w:hint="cs"/>
          <w:rtl/>
        </w:rPr>
        <w:t>משמע</w:t>
      </w:r>
      <w:r w:rsidRPr="000528DA">
        <w:rPr>
          <w:rFonts w:ascii="Fb Fontext" w:hAnsi="Fb Fontext"/>
          <w:rtl/>
        </w:rPr>
        <w:t xml:space="preserve">, </w:t>
      </w:r>
      <w:r w:rsidRPr="00306272">
        <w:rPr>
          <w:rStyle w:val="ad"/>
          <w:rtl/>
        </w:rPr>
        <w:t>ד</w:t>
      </w:r>
      <w:r w:rsidRPr="00306272">
        <w:rPr>
          <w:rStyle w:val="ad"/>
          <w:rFonts w:hint="cs"/>
          <w:rtl/>
        </w:rPr>
        <w:t>'</w:t>
      </w:r>
      <w:r w:rsidRPr="00306272">
        <w:rPr>
          <w:rStyle w:val="ad"/>
          <w:rtl/>
        </w:rPr>
        <w:t xml:space="preserve">ירננו על </w:t>
      </w:r>
      <w:r w:rsidRPr="00AD5FA4">
        <w:rPr>
          <w:rStyle w:val="ad"/>
          <w:rtl/>
        </w:rPr>
        <w:t>משכבותם</w:t>
      </w:r>
      <w:r w:rsidRPr="00AD5FA4">
        <w:rPr>
          <w:rStyle w:val="ad"/>
          <w:rFonts w:hint="cs"/>
          <w:rtl/>
        </w:rPr>
        <w:t>'</w:t>
      </w:r>
      <w:r w:rsidRPr="00AD5FA4">
        <w:rPr>
          <w:rStyle w:val="ad"/>
          <w:rtl/>
        </w:rPr>
        <w:t>,</w:t>
      </w:r>
      <w:r w:rsidR="00975D09" w:rsidRPr="000528DA">
        <w:rPr>
          <w:rFonts w:ascii="Fb Fontext" w:hAnsi="Fb Fontext" w:hint="cs"/>
          <w:rtl/>
        </w:rPr>
        <w:t xml:space="preserve"> </w:t>
      </w:r>
      <w:r w:rsidR="00975D09" w:rsidRPr="00E34F28">
        <w:rPr>
          <w:rStyle w:val="afffff9"/>
          <w:rFonts w:hint="cs"/>
          <w:rtl/>
        </w:rPr>
        <w:t>ו</w:t>
      </w:r>
      <w:r w:rsidRPr="00E34F28">
        <w:rPr>
          <w:rStyle w:val="afffff9"/>
          <w:rtl/>
        </w:rPr>
        <w:t>בתריה:</w:t>
      </w:r>
      <w:r w:rsidRPr="00AD5FA4">
        <w:rPr>
          <w:rStyle w:val="ad"/>
          <w:rtl/>
        </w:rPr>
        <w:t xml:space="preserve"> </w:t>
      </w:r>
      <w:r w:rsidRPr="00AD5FA4">
        <w:rPr>
          <w:rStyle w:val="ad"/>
          <w:rFonts w:hint="cs"/>
          <w:rtl/>
        </w:rPr>
        <w:t>'</w:t>
      </w:r>
      <w:r w:rsidRPr="00AD5FA4">
        <w:rPr>
          <w:rStyle w:val="ad"/>
          <w:rtl/>
        </w:rPr>
        <w:t>וחרב פיפיות בידם</w:t>
      </w:r>
      <w:r w:rsidRPr="00AD5FA4">
        <w:rPr>
          <w:rStyle w:val="ad"/>
          <w:rFonts w:hint="cs"/>
          <w:rtl/>
        </w:rPr>
        <w:t>'</w:t>
      </w:r>
      <w:r w:rsidRPr="00AD5FA4">
        <w:rPr>
          <w:rStyle w:val="ad"/>
          <w:rtl/>
        </w:rPr>
        <w:t>.</w:t>
      </w:r>
    </w:p>
    <w:p w14:paraId="15C9C62B" w14:textId="357C8BFE" w:rsidR="00A24328" w:rsidRDefault="00A00703" w:rsidP="009A59D1">
      <w:pPr>
        <w:pStyle w:val="38"/>
        <w:framePr w:wrap="notBeside"/>
        <w:rPr>
          <w:rtl/>
        </w:rPr>
      </w:pPr>
      <w:r w:rsidRPr="00660D7A">
        <w:rPr>
          <w:rFonts w:hint="cs"/>
          <w:rtl/>
        </w:rPr>
        <w:t xml:space="preserve">ב. </w:t>
      </w:r>
      <w:r w:rsidR="00975D09" w:rsidRPr="00660D7A">
        <w:rPr>
          <w:rFonts w:hint="cs"/>
          <w:rtl/>
        </w:rPr>
        <w:t>רי"צ</w:t>
      </w:r>
      <w:r w:rsidR="00A24328">
        <w:rPr>
          <w:rFonts w:hint="cs"/>
          <w:rtl/>
        </w:rPr>
        <w:t>:</w:t>
      </w:r>
    </w:p>
    <w:p w14:paraId="6E99C9C2" w14:textId="5514B0A6" w:rsidR="00D93553" w:rsidRPr="00E34F28" w:rsidRDefault="00757B9B" w:rsidP="00672862">
      <w:pPr>
        <w:pStyle w:val="afffff5"/>
        <w:spacing w:before="0"/>
        <w:rPr>
          <w:rtl/>
        </w:rPr>
      </w:pPr>
      <w:bookmarkStart w:id="60" w:name="_Toc193635569"/>
      <w:bookmarkStart w:id="61" w:name="_Toc216184182"/>
      <w:r w:rsidRPr="00A10336">
        <w:rPr>
          <w:rStyle w:val="30"/>
          <w:rtl/>
        </w:rPr>
        <w:t>מזיקין בדילין הימנו,</w:t>
      </w:r>
      <w:bookmarkEnd w:id="60"/>
      <w:bookmarkEnd w:id="61"/>
      <w:r w:rsidRPr="00A10336">
        <w:rPr>
          <w:rStyle w:val="30"/>
          <w:rtl/>
        </w:rPr>
        <w:t xml:space="preserve"> </w:t>
      </w:r>
    </w:p>
    <w:p w14:paraId="1CDE0F97" w14:textId="77777777" w:rsidR="00D93553" w:rsidRPr="000528DA" w:rsidRDefault="00312B98" w:rsidP="000528DA">
      <w:pPr>
        <w:rPr>
          <w:rtl/>
        </w:rPr>
      </w:pPr>
      <w:r w:rsidRPr="000528DA">
        <w:rPr>
          <w:rFonts w:hint="cs"/>
          <w:rtl/>
        </w:rPr>
        <w:t>ד</w:t>
      </w:r>
      <w:r w:rsidR="00757B9B" w:rsidRPr="004F2FB2">
        <w:rPr>
          <w:rStyle w:val="ad"/>
          <w:rtl/>
        </w:rPr>
        <w:t>'ובני רשף יגביהו עוף</w:t>
      </w:r>
      <w:r w:rsidR="00757B9B" w:rsidRPr="004F2FB2">
        <w:rPr>
          <w:rStyle w:val="ad"/>
          <w:rFonts w:hint="cs"/>
          <w:rtl/>
        </w:rPr>
        <w:t>'</w:t>
      </w:r>
      <w:r w:rsidR="00757B9B" w:rsidRPr="004F2FB2">
        <w:rPr>
          <w:rStyle w:val="ad"/>
          <w:rtl/>
        </w:rPr>
        <w:t>.</w:t>
      </w:r>
      <w:r w:rsidR="00757B9B" w:rsidRPr="000528DA">
        <w:rPr>
          <w:rtl/>
        </w:rPr>
        <w:t xml:space="preserve"> </w:t>
      </w:r>
      <w:r w:rsidRPr="000528DA">
        <w:rPr>
          <w:rFonts w:hint="cs"/>
          <w:rtl/>
        </w:rPr>
        <w:t>והיינו תורה ד</w:t>
      </w:r>
      <w:r w:rsidR="00757B9B" w:rsidRPr="004F2FB2">
        <w:rPr>
          <w:rStyle w:val="ad"/>
          <w:rFonts w:hint="cs"/>
          <w:rtl/>
        </w:rPr>
        <w:t>'</w:t>
      </w:r>
      <w:r w:rsidR="00757B9B" w:rsidRPr="004F2FB2">
        <w:rPr>
          <w:rStyle w:val="ad"/>
          <w:rtl/>
        </w:rPr>
        <w:t>התעיף עיניך בו ואיננו</w:t>
      </w:r>
      <w:r w:rsidR="00757B9B" w:rsidRPr="004F2FB2">
        <w:rPr>
          <w:rStyle w:val="ad"/>
          <w:rFonts w:hint="cs"/>
          <w:rtl/>
        </w:rPr>
        <w:t>'</w:t>
      </w:r>
      <w:r w:rsidR="00757B9B" w:rsidRPr="004F2FB2">
        <w:rPr>
          <w:rStyle w:val="ad"/>
          <w:rtl/>
        </w:rPr>
        <w:t>.</w:t>
      </w:r>
      <w:r w:rsidR="00757B9B" w:rsidRPr="000528DA">
        <w:rPr>
          <w:rtl/>
        </w:rPr>
        <w:t xml:space="preserve"> </w:t>
      </w:r>
    </w:p>
    <w:p w14:paraId="0E08CDEE" w14:textId="77777777" w:rsidR="00757B9B" w:rsidRPr="000528DA" w:rsidRDefault="00312B98" w:rsidP="000528DA">
      <w:pPr>
        <w:rPr>
          <w:rtl/>
        </w:rPr>
      </w:pPr>
      <w:r w:rsidRPr="000528DA">
        <w:rPr>
          <w:rFonts w:hint="cs"/>
          <w:rtl/>
        </w:rPr>
        <w:t xml:space="preserve">ורשף היינו </w:t>
      </w:r>
      <w:r w:rsidR="00757B9B" w:rsidRPr="000528DA">
        <w:rPr>
          <w:rtl/>
        </w:rPr>
        <w:t xml:space="preserve">מזיקין, </w:t>
      </w:r>
      <w:r w:rsidRPr="000528DA">
        <w:rPr>
          <w:rFonts w:hint="cs"/>
          <w:rtl/>
        </w:rPr>
        <w:t>ד</w:t>
      </w:r>
      <w:r w:rsidR="00757B9B" w:rsidRPr="004F2FB2">
        <w:rPr>
          <w:rStyle w:val="ad"/>
          <w:rFonts w:hint="cs"/>
          <w:rtl/>
        </w:rPr>
        <w:t>'</w:t>
      </w:r>
      <w:r w:rsidR="00757B9B" w:rsidRPr="004F2FB2">
        <w:rPr>
          <w:rStyle w:val="ad"/>
          <w:rtl/>
        </w:rPr>
        <w:t>מזי רעב ולחמי רשף וקטב מרירי</w:t>
      </w:r>
      <w:r w:rsidR="00757B9B" w:rsidRPr="004F2FB2">
        <w:rPr>
          <w:rStyle w:val="ad"/>
          <w:rFonts w:hint="cs"/>
          <w:rtl/>
        </w:rPr>
        <w:t>'</w:t>
      </w:r>
      <w:r w:rsidR="00757B9B" w:rsidRPr="004F2FB2">
        <w:rPr>
          <w:rStyle w:val="ad"/>
          <w:rtl/>
        </w:rPr>
        <w:t>.</w:t>
      </w:r>
    </w:p>
    <w:p w14:paraId="02D0CE2D" w14:textId="1329F057" w:rsidR="00A00703" w:rsidRPr="00E34F28" w:rsidRDefault="00757B9B" w:rsidP="00A00703">
      <w:pPr>
        <w:pStyle w:val="afffff5"/>
        <w:jc w:val="center"/>
        <w:rPr>
          <w:rtl/>
        </w:rPr>
      </w:pPr>
      <w:bookmarkStart w:id="62" w:name="_Toc193635570"/>
      <w:bookmarkStart w:id="63" w:name="_Toc216184183"/>
      <w:r w:rsidRPr="00724E73">
        <w:rPr>
          <w:rStyle w:val="afffffd"/>
          <w:rtl/>
        </w:rPr>
        <w:t>כל העוסק בתורה יסורין</w:t>
      </w:r>
      <w:r w:rsidR="00DD0C88">
        <w:rPr>
          <w:rStyle w:val="afffffd"/>
          <w:rFonts w:hint="cs"/>
          <w:rtl/>
        </w:rPr>
        <w:t xml:space="preserve"> בדילין ממנו</w:t>
      </w:r>
      <w:bookmarkEnd w:id="62"/>
      <w:bookmarkEnd w:id="63"/>
    </w:p>
    <w:p w14:paraId="5FD3CE28" w14:textId="2E33778F" w:rsidR="00A24328" w:rsidRDefault="00A00703" w:rsidP="009A59D1">
      <w:pPr>
        <w:pStyle w:val="38"/>
        <w:framePr w:wrap="notBeside"/>
        <w:rPr>
          <w:rtl/>
        </w:rPr>
      </w:pPr>
      <w:r w:rsidRPr="00660D7A">
        <w:rPr>
          <w:rFonts w:hint="cs"/>
          <w:rtl/>
        </w:rPr>
        <w:t>רשב"ל</w:t>
      </w:r>
      <w:r w:rsidR="00A24328">
        <w:rPr>
          <w:rFonts w:hint="cs"/>
          <w:rtl/>
        </w:rPr>
        <w:t>:</w:t>
      </w:r>
    </w:p>
    <w:p w14:paraId="236940BA" w14:textId="0B8A9DC9" w:rsidR="003F33DA" w:rsidRPr="000528DA" w:rsidRDefault="00312B98" w:rsidP="000528DA">
      <w:pPr>
        <w:rPr>
          <w:rtl/>
        </w:rPr>
      </w:pPr>
      <w:r w:rsidRPr="000528DA">
        <w:rPr>
          <w:rFonts w:hint="cs"/>
          <w:rtl/>
        </w:rPr>
        <w:t>ד</w:t>
      </w:r>
      <w:r w:rsidR="00757B9B" w:rsidRPr="004F2FB2">
        <w:rPr>
          <w:rStyle w:val="ad"/>
          <w:rtl/>
        </w:rPr>
        <w:t>'ובני רשף יגביהו עוף</w:t>
      </w:r>
      <w:r w:rsidR="00757B9B" w:rsidRPr="004F2FB2">
        <w:rPr>
          <w:rStyle w:val="ad"/>
          <w:rFonts w:hint="cs"/>
          <w:rtl/>
        </w:rPr>
        <w:t>'</w:t>
      </w:r>
      <w:r w:rsidR="00757B9B" w:rsidRPr="004F2FB2">
        <w:rPr>
          <w:rStyle w:val="ad"/>
          <w:rtl/>
        </w:rPr>
        <w:t>.</w:t>
      </w:r>
      <w:r w:rsidR="00757B9B" w:rsidRPr="000528DA">
        <w:rPr>
          <w:rtl/>
        </w:rPr>
        <w:t xml:space="preserve"> ואין עוף אלא תורה, </w:t>
      </w:r>
      <w:r w:rsidRPr="000528DA">
        <w:rPr>
          <w:rFonts w:hint="cs"/>
          <w:rtl/>
        </w:rPr>
        <w:t>ד'</w:t>
      </w:r>
      <w:r w:rsidR="00757B9B" w:rsidRPr="004F2FB2">
        <w:rPr>
          <w:rStyle w:val="ad"/>
          <w:rtl/>
        </w:rPr>
        <w:t xml:space="preserve"> התעיף עיניך בו ואיננו</w:t>
      </w:r>
      <w:r w:rsidR="00757B9B" w:rsidRPr="004F2FB2">
        <w:rPr>
          <w:rStyle w:val="ad"/>
          <w:rFonts w:hint="cs"/>
          <w:rtl/>
        </w:rPr>
        <w:t>'</w:t>
      </w:r>
      <w:r w:rsidR="00757B9B" w:rsidRPr="004F2FB2">
        <w:rPr>
          <w:rStyle w:val="ad"/>
          <w:rtl/>
        </w:rPr>
        <w:t>.</w:t>
      </w:r>
      <w:r w:rsidR="00757B9B" w:rsidRPr="000528DA">
        <w:rPr>
          <w:rtl/>
        </w:rPr>
        <w:t xml:space="preserve"> ורשף </w:t>
      </w:r>
      <w:r w:rsidRPr="000528DA">
        <w:rPr>
          <w:rFonts w:hint="cs"/>
          <w:rtl/>
        </w:rPr>
        <w:t>זה</w:t>
      </w:r>
      <w:r w:rsidR="00757B9B" w:rsidRPr="000528DA">
        <w:rPr>
          <w:rtl/>
        </w:rPr>
        <w:t xml:space="preserve"> יסורין, </w:t>
      </w:r>
      <w:r w:rsidRPr="000528DA">
        <w:rPr>
          <w:rFonts w:hint="cs"/>
          <w:rtl/>
        </w:rPr>
        <w:t>ד</w:t>
      </w:r>
      <w:r w:rsidR="00757B9B" w:rsidRPr="004F2FB2">
        <w:rPr>
          <w:rStyle w:val="ad"/>
          <w:rtl/>
        </w:rPr>
        <w:t>'מזי רעב ולחמי רשף</w:t>
      </w:r>
      <w:r w:rsidR="00757B9B" w:rsidRPr="004F2FB2">
        <w:rPr>
          <w:rStyle w:val="ad"/>
          <w:rFonts w:hint="cs"/>
          <w:rtl/>
        </w:rPr>
        <w:t>'</w:t>
      </w:r>
    </w:p>
    <w:p w14:paraId="0E04060E" w14:textId="189231E8" w:rsidR="00A24328" w:rsidRDefault="00312B98" w:rsidP="009A59D1">
      <w:pPr>
        <w:pStyle w:val="38"/>
        <w:framePr w:wrap="notBeside"/>
        <w:rPr>
          <w:rtl/>
        </w:rPr>
      </w:pPr>
      <w:r w:rsidRPr="00660D7A">
        <w:rPr>
          <w:rFonts w:hint="cs"/>
          <w:rtl/>
        </w:rPr>
        <w:t>רי"ו</w:t>
      </w:r>
      <w:r w:rsidR="00A24328">
        <w:rPr>
          <w:rFonts w:hint="cs"/>
          <w:rtl/>
        </w:rPr>
        <w:t>:</w:t>
      </w:r>
    </w:p>
    <w:p w14:paraId="453E62C3" w14:textId="5B98BFD4" w:rsidR="00613857" w:rsidRPr="000528DA" w:rsidRDefault="00312B98" w:rsidP="000528DA">
      <w:pPr>
        <w:rPr>
          <w:rtl/>
        </w:rPr>
      </w:pPr>
      <w:r w:rsidRPr="000528DA">
        <w:rPr>
          <w:rFonts w:hint="cs"/>
          <w:rtl/>
        </w:rPr>
        <w:t xml:space="preserve">הך </w:t>
      </w:r>
      <w:r w:rsidR="0011739F" w:rsidRPr="000528DA">
        <w:rPr>
          <w:rFonts w:hint="cs"/>
          <w:rtl/>
        </w:rPr>
        <w:t>אפי' תשב</w:t>
      </w:r>
      <w:r w:rsidR="00F02982" w:rsidRPr="000528DA">
        <w:rPr>
          <w:rFonts w:hint="cs"/>
          <w:rtl/>
        </w:rPr>
        <w:t>"</w:t>
      </w:r>
      <w:r w:rsidR="0011739F" w:rsidRPr="000528DA">
        <w:rPr>
          <w:rFonts w:hint="cs"/>
          <w:rtl/>
        </w:rPr>
        <w:t xml:space="preserve">ר יודעין, </w:t>
      </w:r>
      <w:r w:rsidRPr="000528DA">
        <w:rPr>
          <w:rFonts w:hint="cs"/>
          <w:rtl/>
        </w:rPr>
        <w:t>אלא</w:t>
      </w:r>
      <w:r w:rsidR="00291D7F" w:rsidRPr="000528DA">
        <w:rPr>
          <w:rFonts w:hint="cs"/>
          <w:rtl/>
        </w:rPr>
        <w:t xml:space="preserve"> </w:t>
      </w:r>
      <w:r w:rsidRPr="000528DA">
        <w:rPr>
          <w:rFonts w:hint="cs"/>
          <w:rtl/>
        </w:rPr>
        <w:t>ש</w:t>
      </w:r>
      <w:r w:rsidR="00613857" w:rsidRPr="00A10336">
        <w:rPr>
          <w:rStyle w:val="30"/>
          <w:rFonts w:hint="cs"/>
          <w:rtl/>
        </w:rPr>
        <w:t>כ</w:t>
      </w:r>
      <w:r w:rsidR="0011739F" w:rsidRPr="00A10336">
        <w:rPr>
          <w:rStyle w:val="30"/>
          <w:rFonts w:hint="cs"/>
          <w:rtl/>
        </w:rPr>
        <w:t>ל שאפשר לו ואינו עוסק בתורה</w:t>
      </w:r>
      <w:r w:rsidR="0011739F" w:rsidRPr="000528DA">
        <w:rPr>
          <w:rFonts w:hint="cs"/>
          <w:rtl/>
        </w:rPr>
        <w:t xml:space="preserve">- </w:t>
      </w:r>
      <w:r w:rsidR="0011739F" w:rsidRPr="00A10336">
        <w:rPr>
          <w:rStyle w:val="30"/>
          <w:rFonts w:hint="cs"/>
          <w:rtl/>
        </w:rPr>
        <w:t>ייסורין</w:t>
      </w:r>
      <w:r w:rsidR="0011739F" w:rsidRPr="000528DA">
        <w:rPr>
          <w:rFonts w:hint="cs"/>
          <w:rtl/>
        </w:rPr>
        <w:t xml:space="preserve"> </w:t>
      </w:r>
      <w:r w:rsidR="0011739F" w:rsidRPr="00A10336">
        <w:rPr>
          <w:rStyle w:val="30"/>
          <w:rFonts w:hint="cs"/>
          <w:rtl/>
        </w:rPr>
        <w:t>מכערין</w:t>
      </w:r>
      <w:r w:rsidR="0011739F" w:rsidRPr="000528DA">
        <w:rPr>
          <w:rFonts w:hint="cs"/>
          <w:rtl/>
        </w:rPr>
        <w:t xml:space="preserve"> אותו, </w:t>
      </w:r>
    </w:p>
    <w:p w14:paraId="6935FE47" w14:textId="55D44781" w:rsidR="00672862" w:rsidRPr="000528DA" w:rsidRDefault="0011739F" w:rsidP="00207EDC">
      <w:pPr>
        <w:pStyle w:val="afffff5"/>
        <w:rPr>
          <w:rtl/>
        </w:rPr>
      </w:pPr>
      <w:bookmarkStart w:id="64" w:name="_Toc193635571"/>
      <w:bookmarkStart w:id="65" w:name="_Toc216184184"/>
      <w:r w:rsidRPr="00724E73">
        <w:rPr>
          <w:rStyle w:val="afffffd"/>
          <w:rFonts w:hint="cs"/>
          <w:rtl/>
        </w:rPr>
        <w:t>מדת הקב</w:t>
      </w:r>
      <w:r w:rsidR="00AE16FF" w:rsidRPr="00724E73">
        <w:rPr>
          <w:rStyle w:val="afffffd"/>
          <w:rtl/>
        </w:rPr>
        <w:t>"</w:t>
      </w:r>
      <w:r w:rsidRPr="00724E73">
        <w:rPr>
          <w:rStyle w:val="afffffd"/>
          <w:rFonts w:hint="cs"/>
          <w:rtl/>
        </w:rPr>
        <w:t>ה</w:t>
      </w:r>
      <w:bookmarkEnd w:id="64"/>
      <w:bookmarkEnd w:id="65"/>
      <w:r w:rsidRPr="00A10336">
        <w:rPr>
          <w:rStyle w:val="30"/>
          <w:rFonts w:hint="cs"/>
          <w:rtl/>
        </w:rPr>
        <w:t xml:space="preserve"> </w:t>
      </w:r>
      <w:r w:rsidRPr="00957190">
        <w:rPr>
          <w:rStyle w:val="30"/>
          <w:rFonts w:hint="cs"/>
          <w:rtl/>
        </w:rPr>
        <w:t>דהמוכר</w:t>
      </w:r>
      <w:r w:rsidRPr="00A10336">
        <w:rPr>
          <w:rStyle w:val="30"/>
          <w:rFonts w:hint="cs"/>
          <w:rtl/>
        </w:rPr>
        <w:t xml:space="preserve"> שמח </w:t>
      </w:r>
      <w:r w:rsidRPr="00FE3D07">
        <w:rPr>
          <w:rFonts w:hint="cs"/>
          <w:rtl/>
        </w:rPr>
        <w:t>שלא כב</w:t>
      </w:r>
      <w:r w:rsidR="00AE16FF" w:rsidRPr="00FE3D07">
        <w:rPr>
          <w:rtl/>
        </w:rPr>
        <w:t>"</w:t>
      </w:r>
      <w:r w:rsidR="00613857" w:rsidRPr="00FE3D07">
        <w:rPr>
          <w:rFonts w:hint="cs"/>
          <w:rtl/>
        </w:rPr>
        <w:t xml:space="preserve">ו, </w:t>
      </w:r>
    </w:p>
    <w:p w14:paraId="3F9641BB" w14:textId="564E6F79" w:rsidR="00A00703" w:rsidRPr="00E34F28" w:rsidRDefault="00613857" w:rsidP="00A00703">
      <w:pPr>
        <w:pStyle w:val="afffff5"/>
        <w:jc w:val="center"/>
        <w:rPr>
          <w:rtl/>
        </w:rPr>
      </w:pPr>
      <w:bookmarkStart w:id="66" w:name="_Toc193635572"/>
      <w:bookmarkStart w:id="67" w:name="_Toc216184185"/>
      <w:r w:rsidRPr="00724E73">
        <w:rPr>
          <w:rStyle w:val="afffffd"/>
          <w:rFonts w:hint="cs"/>
          <w:rtl/>
        </w:rPr>
        <w:t>ייסורין</w:t>
      </w:r>
      <w:bookmarkEnd w:id="66"/>
      <w:bookmarkEnd w:id="67"/>
      <w:r w:rsidR="00DD0C88">
        <w:rPr>
          <w:rFonts w:hint="cs"/>
          <w:rtl/>
        </w:rPr>
        <w:t xml:space="preserve"> </w:t>
      </w:r>
      <w:r w:rsidR="00DD0C88" w:rsidRPr="00DD0C88">
        <w:rPr>
          <w:rStyle w:val="affffff7"/>
          <w:rFonts w:hint="cs"/>
          <w:rtl/>
        </w:rPr>
        <w:t>[ב]</w:t>
      </w:r>
    </w:p>
    <w:p w14:paraId="1524DAB4" w14:textId="65193045" w:rsidR="00A24328" w:rsidRDefault="00147463" w:rsidP="009A59D1">
      <w:pPr>
        <w:pStyle w:val="38"/>
        <w:framePr w:wrap="notBeside"/>
        <w:rPr>
          <w:rtl/>
        </w:rPr>
      </w:pPr>
      <w:r w:rsidRPr="00660D7A">
        <w:rPr>
          <w:rFonts w:hint="cs"/>
          <w:rtl/>
        </w:rPr>
        <w:t>א</w:t>
      </w:r>
      <w:r w:rsidR="00A24328">
        <w:rPr>
          <w:rFonts w:hint="cs"/>
          <w:rtl/>
        </w:rPr>
        <w:t>.</w:t>
      </w:r>
    </w:p>
    <w:p w14:paraId="02648744" w14:textId="1EB50148" w:rsidR="008B40E4" w:rsidRPr="000528DA" w:rsidRDefault="00A00703" w:rsidP="000528DA">
      <w:pPr>
        <w:rPr>
          <w:rtl/>
        </w:rPr>
      </w:pPr>
      <w:r w:rsidRPr="000528DA">
        <w:rPr>
          <w:rFonts w:hint="cs"/>
          <w:rtl/>
        </w:rPr>
        <w:t xml:space="preserve">יפשפש במעשיו, אם </w:t>
      </w:r>
      <w:r w:rsidR="00613857" w:rsidRPr="000528DA">
        <w:rPr>
          <w:rFonts w:hint="cs"/>
          <w:rtl/>
        </w:rPr>
        <w:t>לא</w:t>
      </w:r>
      <w:r w:rsidRPr="000528DA">
        <w:rPr>
          <w:rFonts w:hint="cs"/>
          <w:rtl/>
        </w:rPr>
        <w:t xml:space="preserve"> מצא</w:t>
      </w:r>
      <w:r w:rsidR="0011739F" w:rsidRPr="000528DA">
        <w:rPr>
          <w:rFonts w:hint="cs"/>
          <w:rtl/>
        </w:rPr>
        <w:t xml:space="preserve"> יתלה בב</w:t>
      </w:r>
      <w:r w:rsidR="00AE16FF" w:rsidRPr="000528DA">
        <w:rPr>
          <w:rtl/>
        </w:rPr>
        <w:t>"</w:t>
      </w:r>
      <w:r w:rsidRPr="000528DA">
        <w:rPr>
          <w:rFonts w:hint="cs"/>
          <w:rtl/>
        </w:rPr>
        <w:t>ת,  אם</w:t>
      </w:r>
      <w:r w:rsidR="00E659CA">
        <w:rPr>
          <w:rFonts w:hint="cs"/>
          <w:rtl/>
        </w:rPr>
        <w:t xml:space="preserve"> </w:t>
      </w:r>
      <w:r w:rsidRPr="000528DA">
        <w:rPr>
          <w:rFonts w:hint="cs"/>
          <w:rtl/>
        </w:rPr>
        <w:t>לא</w:t>
      </w:r>
      <w:r w:rsidR="0011739F" w:rsidRPr="000528DA">
        <w:rPr>
          <w:rFonts w:hint="cs"/>
          <w:rtl/>
        </w:rPr>
        <w:t xml:space="preserve"> </w:t>
      </w:r>
      <w:r w:rsidRPr="000528DA">
        <w:rPr>
          <w:rFonts w:hint="cs"/>
          <w:rtl/>
        </w:rPr>
        <w:t>מצא</w:t>
      </w:r>
      <w:r w:rsidR="00DD0C88">
        <w:rPr>
          <w:rFonts w:hint="cs"/>
          <w:rtl/>
        </w:rPr>
        <w:t>-</w:t>
      </w:r>
      <w:r w:rsidR="0011739F" w:rsidRPr="000528DA">
        <w:rPr>
          <w:rFonts w:hint="cs"/>
          <w:rtl/>
        </w:rPr>
        <w:t xml:space="preserve"> </w:t>
      </w:r>
      <w:r w:rsidRPr="000528DA">
        <w:rPr>
          <w:rFonts w:hint="cs"/>
          <w:rtl/>
        </w:rPr>
        <w:t xml:space="preserve">של </w:t>
      </w:r>
      <w:r w:rsidR="0011739F" w:rsidRPr="000528DA">
        <w:rPr>
          <w:rFonts w:hint="cs"/>
          <w:rtl/>
        </w:rPr>
        <w:t>אהבה הן, במי שהקב</w:t>
      </w:r>
      <w:r w:rsidR="00AE16FF" w:rsidRPr="000528DA">
        <w:rPr>
          <w:rtl/>
        </w:rPr>
        <w:t>"</w:t>
      </w:r>
      <w:r w:rsidR="0011739F" w:rsidRPr="000528DA">
        <w:rPr>
          <w:rFonts w:hint="cs"/>
          <w:rtl/>
        </w:rPr>
        <w:t>ה חפץ בו, וכאשם ד</w:t>
      </w:r>
      <w:r w:rsidR="00022F7C" w:rsidRPr="000528DA">
        <w:rPr>
          <w:rFonts w:hint="cs"/>
          <w:rtl/>
        </w:rPr>
        <w:t xml:space="preserve">דווקא לדעת, </w:t>
      </w:r>
    </w:p>
    <w:p w14:paraId="65A5F77E" w14:textId="77777777" w:rsidR="00022F7C" w:rsidRPr="000528DA" w:rsidRDefault="00022F7C" w:rsidP="000528DA">
      <w:pPr>
        <w:rPr>
          <w:rtl/>
        </w:rPr>
      </w:pPr>
      <w:r w:rsidRPr="000528DA">
        <w:rPr>
          <w:rFonts w:hint="cs"/>
          <w:rtl/>
        </w:rPr>
        <w:t>ואי קבלו</w:t>
      </w:r>
      <w:r w:rsidR="00A00703" w:rsidRPr="000528DA">
        <w:rPr>
          <w:rFonts w:hint="cs"/>
          <w:rtl/>
        </w:rPr>
        <w:t>,</w:t>
      </w:r>
      <w:r w:rsidRPr="000528DA">
        <w:rPr>
          <w:rFonts w:hint="cs"/>
          <w:rtl/>
        </w:rPr>
        <w:t xml:space="preserve"> יראה זרע יאריך ימים</w:t>
      </w:r>
      <w:r w:rsidR="00A00703" w:rsidRPr="000528DA">
        <w:rPr>
          <w:rFonts w:hint="cs"/>
          <w:rtl/>
        </w:rPr>
        <w:t>,</w:t>
      </w:r>
      <w:r w:rsidRPr="000528DA">
        <w:rPr>
          <w:rFonts w:hint="cs"/>
          <w:rtl/>
        </w:rPr>
        <w:t xml:space="preserve"> </w:t>
      </w:r>
      <w:r w:rsidR="00A00703" w:rsidRPr="000528DA">
        <w:rPr>
          <w:rFonts w:hint="cs"/>
          <w:rtl/>
        </w:rPr>
        <w:t>ו</w:t>
      </w:r>
      <w:r w:rsidRPr="000528DA">
        <w:rPr>
          <w:rFonts w:hint="cs"/>
          <w:rtl/>
        </w:rPr>
        <w:t xml:space="preserve">תלמודו מתקיים בידו, </w:t>
      </w:r>
    </w:p>
    <w:p w14:paraId="52680C27" w14:textId="304E2F49" w:rsidR="00A24328" w:rsidRDefault="00147463" w:rsidP="009A59D1">
      <w:pPr>
        <w:pStyle w:val="38"/>
        <w:framePr w:wrap="notBeside"/>
        <w:rPr>
          <w:rtl/>
        </w:rPr>
      </w:pPr>
      <w:r w:rsidRPr="00660D7A">
        <w:rPr>
          <w:rFonts w:hint="cs"/>
          <w:rtl/>
        </w:rPr>
        <w:t>ב</w:t>
      </w:r>
      <w:r w:rsidR="00A24328">
        <w:rPr>
          <w:rFonts w:hint="cs"/>
          <w:rtl/>
        </w:rPr>
        <w:t>.</w:t>
      </w:r>
    </w:p>
    <w:p w14:paraId="508C4EDB" w14:textId="1FDA141A" w:rsidR="00613857" w:rsidRPr="00E34F28" w:rsidRDefault="00442447" w:rsidP="00147463">
      <w:pPr>
        <w:pStyle w:val="afffff5"/>
        <w:spacing w:before="0"/>
        <w:rPr>
          <w:rtl/>
        </w:rPr>
      </w:pPr>
      <w:bookmarkStart w:id="68" w:name="_Toc193635573"/>
      <w:bookmarkStart w:id="69" w:name="_Toc216184186"/>
      <w:r w:rsidRPr="00724E73">
        <w:rPr>
          <w:rStyle w:val="afffffd"/>
          <w:rFonts w:hint="cs"/>
          <w:rtl/>
        </w:rPr>
        <w:t>י</w:t>
      </w:r>
      <w:r w:rsidR="00022F7C" w:rsidRPr="00724E73">
        <w:rPr>
          <w:rStyle w:val="afffffd"/>
          <w:rFonts w:hint="cs"/>
          <w:rtl/>
        </w:rPr>
        <w:t>יסורי אהבה</w:t>
      </w:r>
      <w:bookmarkEnd w:id="68"/>
      <w:bookmarkEnd w:id="69"/>
      <w:r w:rsidR="00022F7C" w:rsidRPr="00A10336">
        <w:rPr>
          <w:rStyle w:val="30"/>
          <w:rFonts w:hint="cs"/>
          <w:rtl/>
        </w:rPr>
        <w:t xml:space="preserve"> </w:t>
      </w:r>
      <w:r w:rsidR="00C46045" w:rsidRPr="00E34F28">
        <w:rPr>
          <w:rStyle w:val="afffff9"/>
          <w:rFonts w:hint="cs"/>
          <w:rtl/>
        </w:rPr>
        <w:t>א.</w:t>
      </w:r>
      <w:r w:rsidR="00C46045" w:rsidRPr="00F95182">
        <w:rPr>
          <w:rFonts w:hint="cs"/>
          <w:rtl/>
        </w:rPr>
        <w:t xml:space="preserve"> </w:t>
      </w:r>
      <w:r w:rsidR="00022F7C" w:rsidRPr="00F95182">
        <w:rPr>
          <w:rFonts w:hint="cs"/>
          <w:rtl/>
        </w:rPr>
        <w:t>שאין בהם ב</w:t>
      </w:r>
      <w:r w:rsidR="00C46045" w:rsidRPr="00F95182">
        <w:rPr>
          <w:rFonts w:hint="cs"/>
          <w:rtl/>
        </w:rPr>
        <w:t>"ת</w:t>
      </w:r>
      <w:r w:rsidR="008B40E4" w:rsidRPr="00F95182">
        <w:rPr>
          <w:rFonts w:hint="cs"/>
          <w:rtl/>
        </w:rPr>
        <w:t>,</w:t>
      </w:r>
      <w:r w:rsidR="00E659CA">
        <w:rPr>
          <w:rFonts w:hint="cs"/>
          <w:rtl/>
        </w:rPr>
        <w:t xml:space="preserve"> </w:t>
      </w:r>
      <w:r w:rsidR="00E659CA">
        <w:rPr>
          <w:rStyle w:val="afffff9"/>
          <w:rtl/>
        </w:rPr>
        <w:ptab w:relativeTo="margin" w:alignment="right" w:leader="none"/>
      </w:r>
      <w:r w:rsidR="00022F7C" w:rsidRPr="00E34F28">
        <w:rPr>
          <w:rStyle w:val="afffff9"/>
          <w:rFonts w:hint="cs"/>
          <w:rtl/>
        </w:rPr>
        <w:t>ב.</w:t>
      </w:r>
      <w:r w:rsidR="00022F7C" w:rsidRPr="00F95182">
        <w:rPr>
          <w:rFonts w:hint="cs"/>
          <w:rtl/>
        </w:rPr>
        <w:t xml:space="preserve"> ביטול תפילה, ק</w:t>
      </w:r>
      <w:r w:rsidR="00AE16FF" w:rsidRPr="00F95182">
        <w:rPr>
          <w:rtl/>
        </w:rPr>
        <w:t>"</w:t>
      </w:r>
      <w:r w:rsidR="00022F7C" w:rsidRPr="00F95182">
        <w:rPr>
          <w:rFonts w:hint="cs"/>
          <w:rtl/>
        </w:rPr>
        <w:t xml:space="preserve">ו משן ועין, </w:t>
      </w:r>
    </w:p>
    <w:p w14:paraId="6931691F" w14:textId="31104CC3" w:rsidR="00A24328" w:rsidRDefault="00147463" w:rsidP="009A59D1">
      <w:pPr>
        <w:pStyle w:val="38"/>
        <w:framePr w:wrap="notBeside"/>
        <w:rPr>
          <w:rtl/>
        </w:rPr>
      </w:pPr>
      <w:r w:rsidRPr="00660D7A">
        <w:rPr>
          <w:rFonts w:hint="cs"/>
          <w:rtl/>
        </w:rPr>
        <w:t>ג</w:t>
      </w:r>
      <w:r w:rsidR="00A24328">
        <w:rPr>
          <w:rFonts w:hint="cs"/>
          <w:rtl/>
        </w:rPr>
        <w:t>.</w:t>
      </w:r>
    </w:p>
    <w:p w14:paraId="31BA164E" w14:textId="1E98DBB5" w:rsidR="00613857" w:rsidRPr="000528DA" w:rsidRDefault="00022F7C" w:rsidP="000528DA">
      <w:pPr>
        <w:rPr>
          <w:rtl/>
        </w:rPr>
      </w:pPr>
      <w:bookmarkStart w:id="70" w:name="_Toc193635574"/>
      <w:bookmarkStart w:id="71" w:name="_Toc216184187"/>
      <w:r w:rsidRPr="00724E73">
        <w:rPr>
          <w:rStyle w:val="afffffd"/>
          <w:rFonts w:hint="cs"/>
          <w:rtl/>
        </w:rPr>
        <w:t>ברית ייסורין</w:t>
      </w:r>
      <w:bookmarkEnd w:id="70"/>
      <w:bookmarkEnd w:id="71"/>
      <w:r w:rsidR="00AD5FA4" w:rsidRPr="000528DA">
        <w:rPr>
          <w:rFonts w:hint="cs"/>
          <w:rtl/>
        </w:rPr>
        <w:t xml:space="preserve"> כברית </w:t>
      </w:r>
      <w:r w:rsidRPr="000528DA">
        <w:rPr>
          <w:rFonts w:hint="cs"/>
          <w:rtl/>
        </w:rPr>
        <w:t xml:space="preserve">מלח הממתקת הבשר, </w:t>
      </w:r>
    </w:p>
    <w:p w14:paraId="48114505" w14:textId="755470CF" w:rsidR="00A24328" w:rsidRDefault="00147463" w:rsidP="009A59D1">
      <w:pPr>
        <w:pStyle w:val="38"/>
        <w:framePr w:wrap="notBeside"/>
        <w:rPr>
          <w:rtl/>
        </w:rPr>
      </w:pPr>
      <w:r w:rsidRPr="00660D7A">
        <w:rPr>
          <w:rFonts w:hint="cs"/>
          <w:rtl/>
        </w:rPr>
        <w:t>ד</w:t>
      </w:r>
      <w:r w:rsidR="00A24328">
        <w:rPr>
          <w:rFonts w:hint="cs"/>
          <w:rtl/>
        </w:rPr>
        <w:t>.</w:t>
      </w:r>
    </w:p>
    <w:p w14:paraId="4AF673A5" w14:textId="2ED8A3D1" w:rsidR="00613857" w:rsidRPr="00E34F28" w:rsidRDefault="00022F7C" w:rsidP="00672862">
      <w:pPr>
        <w:pStyle w:val="afffff5"/>
        <w:spacing w:before="0"/>
        <w:rPr>
          <w:rtl/>
        </w:rPr>
      </w:pPr>
      <w:bookmarkStart w:id="72" w:name="_Toc193635575"/>
      <w:bookmarkStart w:id="73" w:name="_Toc216184188"/>
      <w:r w:rsidRPr="00724E73">
        <w:rPr>
          <w:rStyle w:val="afffffd"/>
          <w:rFonts w:hint="cs"/>
          <w:rtl/>
        </w:rPr>
        <w:t>ג' מתנות טובות</w:t>
      </w:r>
      <w:bookmarkEnd w:id="72"/>
      <w:bookmarkEnd w:id="73"/>
      <w:r w:rsidRPr="00FE3D07">
        <w:rPr>
          <w:rFonts w:hint="cs"/>
          <w:rtl/>
        </w:rPr>
        <w:t xml:space="preserve"> לישראל ע</w:t>
      </w:r>
      <w:r w:rsidR="00AE16FF" w:rsidRPr="00FE3D07">
        <w:rPr>
          <w:rtl/>
        </w:rPr>
        <w:t>"</w:t>
      </w:r>
      <w:r w:rsidRPr="00FE3D07">
        <w:rPr>
          <w:rFonts w:hint="cs"/>
          <w:rtl/>
        </w:rPr>
        <w:t>י ייסורין- תורה</w:t>
      </w:r>
      <w:r w:rsidR="003F33DA">
        <w:rPr>
          <w:rFonts w:hint="cs"/>
          <w:rtl/>
        </w:rPr>
        <w:t>,</w:t>
      </w:r>
      <w:r w:rsidRPr="00FE3D07">
        <w:rPr>
          <w:rFonts w:hint="cs"/>
          <w:rtl/>
        </w:rPr>
        <w:t xml:space="preserve"> א</w:t>
      </w:r>
      <w:r w:rsidR="00AE16FF" w:rsidRPr="00FE3D07">
        <w:rPr>
          <w:rtl/>
        </w:rPr>
        <w:t>"</w:t>
      </w:r>
      <w:r w:rsidRPr="00FE3D07">
        <w:rPr>
          <w:rFonts w:hint="cs"/>
          <w:rtl/>
        </w:rPr>
        <w:t>י</w:t>
      </w:r>
      <w:r w:rsidR="003F33DA">
        <w:rPr>
          <w:rFonts w:hint="cs"/>
          <w:rtl/>
        </w:rPr>
        <w:t>,</w:t>
      </w:r>
      <w:r w:rsidRPr="00FE3D07">
        <w:rPr>
          <w:rFonts w:hint="cs"/>
          <w:rtl/>
        </w:rPr>
        <w:t xml:space="preserve"> ועוה</w:t>
      </w:r>
      <w:r w:rsidR="00AE16FF" w:rsidRPr="00FE3D07">
        <w:rPr>
          <w:rtl/>
        </w:rPr>
        <w:t>"</w:t>
      </w:r>
      <w:r w:rsidRPr="00FE3D07">
        <w:rPr>
          <w:rFonts w:hint="cs"/>
          <w:rtl/>
        </w:rPr>
        <w:t xml:space="preserve">ב. </w:t>
      </w:r>
    </w:p>
    <w:p w14:paraId="789E9299" w14:textId="0794F073" w:rsidR="00A24328" w:rsidRDefault="00147463" w:rsidP="009A59D1">
      <w:pPr>
        <w:pStyle w:val="38"/>
        <w:framePr w:wrap="notBeside"/>
        <w:rPr>
          <w:rtl/>
        </w:rPr>
      </w:pPr>
      <w:r w:rsidRPr="00660D7A">
        <w:rPr>
          <w:rFonts w:hint="cs"/>
          <w:rtl/>
        </w:rPr>
        <w:lastRenderedPageBreak/>
        <w:t>ה</w:t>
      </w:r>
      <w:r w:rsidR="00A24328">
        <w:rPr>
          <w:rFonts w:hint="cs"/>
          <w:rtl/>
        </w:rPr>
        <w:t>.</w:t>
      </w:r>
    </w:p>
    <w:p w14:paraId="6BBF5B74" w14:textId="4854CF39" w:rsidR="008B40E4" w:rsidRPr="00E34F28" w:rsidRDefault="00022F7C" w:rsidP="00672862">
      <w:pPr>
        <w:pStyle w:val="afffff5"/>
        <w:spacing w:before="0"/>
        <w:rPr>
          <w:rtl/>
        </w:rPr>
      </w:pPr>
      <w:bookmarkStart w:id="74" w:name="_Toc193635576"/>
      <w:bookmarkStart w:id="75" w:name="_Toc216184189"/>
      <w:r w:rsidRPr="00724E73">
        <w:rPr>
          <w:rStyle w:val="afffffd"/>
          <w:rFonts w:hint="cs"/>
          <w:rtl/>
        </w:rPr>
        <w:t>כל העוסק בתורה ובגמ</w:t>
      </w:r>
      <w:r w:rsidR="00AE16FF" w:rsidRPr="00724E73">
        <w:rPr>
          <w:rStyle w:val="afffffd"/>
          <w:rtl/>
        </w:rPr>
        <w:t>"</w:t>
      </w:r>
      <w:r w:rsidRPr="00724E73">
        <w:rPr>
          <w:rStyle w:val="afffffd"/>
          <w:rFonts w:hint="cs"/>
          <w:rtl/>
        </w:rPr>
        <w:t>ח</w:t>
      </w:r>
      <w:bookmarkEnd w:id="74"/>
      <w:bookmarkEnd w:id="75"/>
      <w:r w:rsidRPr="00724E73">
        <w:rPr>
          <w:rStyle w:val="afffffd"/>
          <w:rFonts w:hint="cs"/>
          <w:rtl/>
        </w:rPr>
        <w:t xml:space="preserve"> </w:t>
      </w:r>
      <w:r w:rsidR="00B37DF0">
        <w:rPr>
          <w:rFonts w:hint="cs"/>
          <w:rtl/>
        </w:rPr>
        <w:t>וקובר בניו מוחלין כל ע</w:t>
      </w:r>
      <w:r w:rsidRPr="00FE3D07">
        <w:rPr>
          <w:rFonts w:hint="cs"/>
          <w:rtl/>
        </w:rPr>
        <w:t>וו</w:t>
      </w:r>
      <w:r w:rsidR="00B37DF0">
        <w:rPr>
          <w:rFonts w:hint="cs"/>
          <w:rtl/>
        </w:rPr>
        <w:t>נו</w:t>
      </w:r>
      <w:r w:rsidRPr="00FE3D07">
        <w:rPr>
          <w:rFonts w:hint="cs"/>
          <w:rtl/>
        </w:rPr>
        <w:t xml:space="preserve">תיו, נגעים ובנים אינן ייסורי אהבה, </w:t>
      </w:r>
    </w:p>
    <w:p w14:paraId="508D1B8D" w14:textId="509A060B" w:rsidR="00A24328" w:rsidRDefault="00022F7C" w:rsidP="009A59D1">
      <w:pPr>
        <w:pStyle w:val="38"/>
        <w:framePr w:wrap="notBeside"/>
        <w:rPr>
          <w:rtl/>
        </w:rPr>
      </w:pPr>
      <w:r w:rsidRPr="00660D7A">
        <w:rPr>
          <w:rFonts w:hint="cs"/>
          <w:rtl/>
        </w:rPr>
        <w:t>והך</w:t>
      </w:r>
      <w:r w:rsidR="00A24328">
        <w:rPr>
          <w:rFonts w:hint="cs"/>
          <w:rtl/>
        </w:rPr>
        <w:t>:</w:t>
      </w:r>
    </w:p>
    <w:p w14:paraId="27245B2A" w14:textId="0AD2B597" w:rsidR="00AD5FA4" w:rsidRPr="000528DA" w:rsidRDefault="00AD5FA4" w:rsidP="000528DA">
      <w:pPr>
        <w:rPr>
          <w:rtl/>
        </w:rPr>
      </w:pPr>
      <w:r w:rsidRPr="000528DA">
        <w:rPr>
          <w:rFonts w:hint="cs"/>
          <w:rtl/>
        </w:rPr>
        <w:t>דמי שיש בידו א' מד' מראות נגעים</w:t>
      </w:r>
      <w:r w:rsidR="003F33DA" w:rsidRPr="000528DA">
        <w:rPr>
          <w:rFonts w:hint="cs"/>
          <w:rtl/>
        </w:rPr>
        <w:t>,</w:t>
      </w:r>
      <w:r w:rsidR="00022F7C" w:rsidRPr="000528DA">
        <w:rPr>
          <w:rFonts w:hint="cs"/>
          <w:rtl/>
        </w:rPr>
        <w:t xml:space="preserve"> מזבח כפרה</w:t>
      </w:r>
    </w:p>
    <w:p w14:paraId="38CA34FF" w14:textId="77777777" w:rsidR="00613857" w:rsidRPr="000528DA" w:rsidRDefault="00022F7C" w:rsidP="000528DA">
      <w:pPr>
        <w:rPr>
          <w:rtl/>
        </w:rPr>
      </w:pPr>
      <w:r w:rsidRPr="00E34F28">
        <w:rPr>
          <w:rStyle w:val="afffff9"/>
          <w:rFonts w:hint="cs"/>
          <w:rtl/>
        </w:rPr>
        <w:t>א.</w:t>
      </w:r>
      <w:r w:rsidRPr="000528DA">
        <w:rPr>
          <w:rFonts w:hint="cs"/>
          <w:rtl/>
        </w:rPr>
        <w:t xml:space="preserve"> ולא ייסורים של אהבה,</w:t>
      </w:r>
      <w:r w:rsidRPr="00F95182">
        <w:rPr>
          <w:rFonts w:hint="cs"/>
          <w:rtl/>
        </w:rPr>
        <w:t xml:space="preserve"> </w:t>
      </w:r>
      <w:r w:rsidRPr="00E34F28">
        <w:rPr>
          <w:rStyle w:val="afffff9"/>
          <w:rFonts w:hint="cs"/>
          <w:rtl/>
        </w:rPr>
        <w:t>ב.</w:t>
      </w:r>
      <w:r w:rsidR="004427AC" w:rsidRPr="000528DA">
        <w:rPr>
          <w:rFonts w:hint="cs"/>
          <w:rtl/>
        </w:rPr>
        <w:t xml:space="preserve"> הא</w:t>
      </w:r>
      <w:r w:rsidRPr="000528DA">
        <w:rPr>
          <w:rFonts w:hint="cs"/>
          <w:rtl/>
        </w:rPr>
        <w:t xml:space="preserve"> לן הא להו,</w:t>
      </w:r>
      <w:r w:rsidRPr="00F95182">
        <w:rPr>
          <w:rFonts w:hint="cs"/>
          <w:rtl/>
        </w:rPr>
        <w:t xml:space="preserve"> </w:t>
      </w:r>
      <w:r w:rsidRPr="00E34F28">
        <w:rPr>
          <w:rStyle w:val="afffff9"/>
          <w:rFonts w:hint="cs"/>
          <w:rtl/>
        </w:rPr>
        <w:t>ג.</w:t>
      </w:r>
      <w:r w:rsidRPr="000528DA">
        <w:rPr>
          <w:rFonts w:hint="cs"/>
          <w:rtl/>
        </w:rPr>
        <w:t xml:space="preserve"> בצנעה ובפהרסיא, </w:t>
      </w:r>
    </w:p>
    <w:p w14:paraId="641270EE" w14:textId="77777777" w:rsidR="003F33DA" w:rsidRPr="000528DA" w:rsidRDefault="00022F7C" w:rsidP="000528DA">
      <w:pPr>
        <w:rPr>
          <w:rtl/>
        </w:rPr>
      </w:pPr>
      <w:r w:rsidRPr="000528DA">
        <w:rPr>
          <w:rFonts w:hint="cs"/>
          <w:rtl/>
        </w:rPr>
        <w:t xml:space="preserve">ובנים דלאו של אהבה- היינו בלא היו לו כלל, </w:t>
      </w:r>
    </w:p>
    <w:p w14:paraId="405FF334" w14:textId="64C877D2" w:rsidR="00DF2B3A" w:rsidRPr="000528DA" w:rsidRDefault="00022F7C" w:rsidP="00DD0C88">
      <w:pPr>
        <w:spacing w:after="60"/>
        <w:rPr>
          <w:rtl/>
        </w:rPr>
      </w:pPr>
      <w:r w:rsidRPr="000528DA">
        <w:rPr>
          <w:rFonts w:hint="cs"/>
          <w:rtl/>
        </w:rPr>
        <w:t>דבהיו לו</w:t>
      </w:r>
      <w:r w:rsidR="00682BF2" w:rsidRPr="000528DA">
        <w:rPr>
          <w:rFonts w:hint="cs"/>
          <w:rtl/>
        </w:rPr>
        <w:t>,</w:t>
      </w:r>
      <w:r w:rsidRPr="000528DA">
        <w:rPr>
          <w:rFonts w:hint="cs"/>
          <w:rtl/>
        </w:rPr>
        <w:t xml:space="preserve"> </w:t>
      </w:r>
      <w:r w:rsidR="003F33DA" w:rsidRPr="000528DA">
        <w:rPr>
          <w:rFonts w:hint="cs"/>
          <w:rtl/>
        </w:rPr>
        <w:t xml:space="preserve">- </w:t>
      </w:r>
      <w:r w:rsidRPr="000528DA">
        <w:rPr>
          <w:rFonts w:hint="cs"/>
          <w:rtl/>
        </w:rPr>
        <w:t>של אהבה</w:t>
      </w:r>
      <w:r w:rsidR="00682BF2" w:rsidRPr="000528DA">
        <w:rPr>
          <w:rFonts w:hint="cs"/>
          <w:rtl/>
        </w:rPr>
        <w:t>,</w:t>
      </w:r>
      <w:r w:rsidRPr="000528DA">
        <w:rPr>
          <w:rFonts w:hint="cs"/>
          <w:rtl/>
        </w:rPr>
        <w:t xml:space="preserve"> כעצם דילד עשירי </w:t>
      </w:r>
      <w:r w:rsidRPr="00E34F28">
        <w:rPr>
          <w:rStyle w:val="afffff9"/>
          <w:rFonts w:hint="cs"/>
          <w:rtl/>
        </w:rPr>
        <w:t>דרי</w:t>
      </w:r>
      <w:r w:rsidR="00AE16FF" w:rsidRPr="00E34F28">
        <w:rPr>
          <w:rStyle w:val="afffff9"/>
          <w:rtl/>
        </w:rPr>
        <w:t>"</w:t>
      </w:r>
      <w:r w:rsidRPr="00E34F28">
        <w:rPr>
          <w:rStyle w:val="afffff9"/>
          <w:rFonts w:hint="cs"/>
          <w:rtl/>
        </w:rPr>
        <w:t>ו</w:t>
      </w:r>
      <w:r w:rsidRPr="000528DA">
        <w:rPr>
          <w:rFonts w:hint="cs"/>
          <w:rtl/>
        </w:rPr>
        <w:t>.</w:t>
      </w:r>
    </w:p>
    <w:p w14:paraId="1199628A" w14:textId="5F0F781A" w:rsidR="00A24328" w:rsidRDefault="00147463" w:rsidP="009A59D1">
      <w:pPr>
        <w:pStyle w:val="38"/>
        <w:framePr w:wrap="notBeside"/>
        <w:rPr>
          <w:rtl/>
        </w:rPr>
      </w:pPr>
      <w:r w:rsidRPr="00660D7A">
        <w:rPr>
          <w:rFonts w:hint="cs"/>
          <w:rtl/>
        </w:rPr>
        <w:t>ו</w:t>
      </w:r>
      <w:r w:rsidR="00A24328">
        <w:rPr>
          <w:rFonts w:hint="cs"/>
          <w:rtl/>
        </w:rPr>
        <w:t>.</w:t>
      </w:r>
    </w:p>
    <w:p w14:paraId="3C01E031" w14:textId="5066C4D1" w:rsidR="00613857" w:rsidRPr="000528DA" w:rsidRDefault="009C1FD8" w:rsidP="000528DA">
      <w:pPr>
        <w:rPr>
          <w:rtl/>
        </w:rPr>
      </w:pPr>
      <w:bookmarkStart w:id="76" w:name="_Toc193635577"/>
      <w:bookmarkStart w:id="77" w:name="_Toc216184190"/>
      <w:r w:rsidRPr="00724E73">
        <w:rPr>
          <w:rStyle w:val="afffffd"/>
          <w:rFonts w:hint="cs"/>
          <w:rtl/>
        </w:rPr>
        <w:t>ייסורין שלא רצה</w:t>
      </w:r>
      <w:bookmarkEnd w:id="76"/>
      <w:bookmarkEnd w:id="77"/>
      <w:r w:rsidRPr="000528DA">
        <w:rPr>
          <w:rFonts w:hint="cs"/>
          <w:rtl/>
        </w:rPr>
        <w:t xml:space="preserve"> הן ושכרן, דאין חבוש מתיר עצמו, </w:t>
      </w:r>
    </w:p>
    <w:p w14:paraId="1CAD3900" w14:textId="0F5CFFC8" w:rsidR="00A24328" w:rsidRDefault="009C1FD8" w:rsidP="009A59D1">
      <w:pPr>
        <w:pStyle w:val="38"/>
        <w:framePr w:wrap="notBeside"/>
        <w:rPr>
          <w:rtl/>
        </w:rPr>
      </w:pPr>
      <w:r w:rsidRPr="00660D7A">
        <w:rPr>
          <w:rFonts w:hint="cs"/>
          <w:rtl/>
        </w:rPr>
        <w:t>רי</w:t>
      </w:r>
      <w:r w:rsidRPr="00660D7A">
        <w:rPr>
          <w:rtl/>
        </w:rPr>
        <w:t>"</w:t>
      </w:r>
      <w:r w:rsidRPr="00660D7A">
        <w:rPr>
          <w:rFonts w:hint="cs"/>
          <w:rtl/>
        </w:rPr>
        <w:t>ו</w:t>
      </w:r>
      <w:r w:rsidR="00A24328">
        <w:rPr>
          <w:rFonts w:hint="cs"/>
          <w:rtl/>
        </w:rPr>
        <w:t>:</w:t>
      </w:r>
    </w:p>
    <w:p w14:paraId="2A38CAF5" w14:textId="63D27A5D" w:rsidR="00672862" w:rsidRPr="000528DA" w:rsidRDefault="009C1FD8" w:rsidP="000528DA">
      <w:pPr>
        <w:rPr>
          <w:rtl/>
        </w:rPr>
      </w:pPr>
      <w:bookmarkStart w:id="78" w:name="_Toc193635578"/>
      <w:bookmarkStart w:id="79" w:name="_Toc216184191"/>
      <w:r w:rsidRPr="00A10336">
        <w:rPr>
          <w:rStyle w:val="30"/>
          <w:rFonts w:hint="cs"/>
          <w:rtl/>
        </w:rPr>
        <w:t>גילה זרועו והאיר</w:t>
      </w:r>
      <w:r w:rsidR="00672862" w:rsidRPr="00A10336">
        <w:rPr>
          <w:rStyle w:val="30"/>
          <w:rFonts w:hint="cs"/>
          <w:rtl/>
        </w:rPr>
        <w:t>-</w:t>
      </w:r>
      <w:bookmarkEnd w:id="78"/>
      <w:bookmarkEnd w:id="79"/>
      <w:r w:rsidRPr="00A10336">
        <w:rPr>
          <w:rStyle w:val="30"/>
          <w:rFonts w:hint="cs"/>
          <w:rtl/>
        </w:rPr>
        <w:t xml:space="preserve"> </w:t>
      </w:r>
      <w:r w:rsidR="00672862" w:rsidRPr="00E34F28">
        <w:rPr>
          <w:rStyle w:val="afffff9"/>
          <w:rFonts w:hint="cs"/>
          <w:rtl/>
        </w:rPr>
        <w:t>ובכה</w:t>
      </w:r>
      <w:r w:rsidR="00672862" w:rsidRPr="000528DA">
        <w:rPr>
          <w:rFonts w:hint="cs"/>
          <w:rtl/>
        </w:rPr>
        <w:t xml:space="preserve"> </w:t>
      </w:r>
      <w:r w:rsidR="00672862" w:rsidRPr="00E34F28">
        <w:rPr>
          <w:rStyle w:val="afffff9"/>
          <w:rFonts w:hint="cs"/>
          <w:rtl/>
        </w:rPr>
        <w:t>ר''א:</w:t>
      </w:r>
      <w:r w:rsidR="00672862" w:rsidRPr="000528DA">
        <w:rPr>
          <w:rFonts w:hint="cs"/>
          <w:rtl/>
        </w:rPr>
        <w:t xml:space="preserve"> על יופי הבלה באדמה</w:t>
      </w:r>
      <w:r w:rsidR="00147463" w:rsidRPr="000528DA">
        <w:rPr>
          <w:rFonts w:hint="cs"/>
          <w:rtl/>
        </w:rPr>
        <w:t>,</w:t>
      </w:r>
    </w:p>
    <w:p w14:paraId="2F028A86" w14:textId="5E57CB84" w:rsidR="009C1FD8" w:rsidRPr="000528DA" w:rsidRDefault="009C1FD8" w:rsidP="00DD0C88">
      <w:pPr>
        <w:spacing w:after="60"/>
        <w:rPr>
          <w:rtl/>
        </w:rPr>
      </w:pPr>
      <w:r w:rsidRPr="000528DA">
        <w:rPr>
          <w:rFonts w:hint="cs"/>
          <w:rtl/>
        </w:rPr>
        <w:t>וכשלא רצה בייסורין</w:t>
      </w:r>
      <w:r w:rsidR="00147463" w:rsidRPr="000528DA">
        <w:rPr>
          <w:rFonts w:hint="cs"/>
          <w:rtl/>
        </w:rPr>
        <w:t>,</w:t>
      </w:r>
      <w:r w:rsidRPr="000528DA">
        <w:rPr>
          <w:rFonts w:hint="cs"/>
          <w:rtl/>
        </w:rPr>
        <w:t xml:space="preserve"> הקימו,</w:t>
      </w:r>
    </w:p>
    <w:p w14:paraId="4D3E7B87" w14:textId="471FAB82" w:rsidR="00A24328" w:rsidRDefault="009C1FD8" w:rsidP="009A59D1">
      <w:pPr>
        <w:pStyle w:val="38"/>
        <w:framePr w:wrap="notBeside"/>
        <w:rPr>
          <w:rtl/>
        </w:rPr>
      </w:pPr>
      <w:r w:rsidRPr="00660D7A">
        <w:rPr>
          <w:rFonts w:hint="cs"/>
          <w:rtl/>
        </w:rPr>
        <w:t>ר</w:t>
      </w:r>
      <w:r w:rsidRPr="00660D7A">
        <w:rPr>
          <w:rtl/>
        </w:rPr>
        <w:t>"</w:t>
      </w:r>
      <w:r w:rsidRPr="00660D7A">
        <w:rPr>
          <w:rFonts w:hint="cs"/>
          <w:rtl/>
        </w:rPr>
        <w:t>ה</w:t>
      </w:r>
      <w:r w:rsidR="00A24328">
        <w:rPr>
          <w:rFonts w:hint="cs"/>
          <w:rtl/>
        </w:rPr>
        <w:t>:</w:t>
      </w:r>
    </w:p>
    <w:p w14:paraId="0F88FE8A" w14:textId="1A0F04F9" w:rsidR="009C1FD8" w:rsidRPr="00E34F28" w:rsidRDefault="009C1FD8" w:rsidP="003F33DA">
      <w:pPr>
        <w:pStyle w:val="afffff5"/>
        <w:spacing w:before="0" w:after="60"/>
        <w:rPr>
          <w:rtl/>
        </w:rPr>
      </w:pPr>
      <w:bookmarkStart w:id="80" w:name="_Toc193635579"/>
      <w:bookmarkStart w:id="81" w:name="_Toc216184192"/>
      <w:r w:rsidRPr="00724E73">
        <w:rPr>
          <w:rStyle w:val="afffffd"/>
          <w:rFonts w:hint="cs"/>
          <w:rtl/>
        </w:rPr>
        <w:t>שהחמיץ יינו</w:t>
      </w:r>
      <w:r w:rsidR="00147463">
        <w:rPr>
          <w:rStyle w:val="afffffd"/>
          <w:rFonts w:hint="cs"/>
          <w:rtl/>
        </w:rPr>
        <w:t>,</w:t>
      </w:r>
      <w:r w:rsidRPr="00724E73">
        <w:rPr>
          <w:rStyle w:val="afffffd"/>
          <w:rFonts w:hint="cs"/>
          <w:rtl/>
        </w:rPr>
        <w:t xml:space="preserve"> ועיינו בו</w:t>
      </w:r>
      <w:bookmarkEnd w:id="80"/>
      <w:bookmarkEnd w:id="81"/>
      <w:r w:rsidR="00147463" w:rsidRPr="00A10336">
        <w:rPr>
          <w:rStyle w:val="30"/>
          <w:rFonts w:hint="cs"/>
          <w:rtl/>
        </w:rPr>
        <w:t>,</w:t>
      </w:r>
      <w:r w:rsidRPr="00A10336">
        <w:rPr>
          <w:rStyle w:val="30"/>
          <w:rFonts w:hint="cs"/>
          <w:rtl/>
        </w:rPr>
        <w:t xml:space="preserve"> </w:t>
      </w:r>
      <w:r w:rsidRPr="00FE3D07">
        <w:rPr>
          <w:rFonts w:hint="cs"/>
          <w:rtl/>
        </w:rPr>
        <w:t>דאפי' גונב מגנב טועם טעם גניבה</w:t>
      </w:r>
      <w:r w:rsidR="00147463">
        <w:rPr>
          <w:rFonts w:hint="cs"/>
          <w:rtl/>
        </w:rPr>
        <w:t>,</w:t>
      </w:r>
      <w:r w:rsidRPr="00FE3D07">
        <w:rPr>
          <w:rFonts w:hint="cs"/>
          <w:rtl/>
        </w:rPr>
        <w:t xml:space="preserve"> ונהפך החומץ ליין</w:t>
      </w:r>
      <w:r w:rsidR="00147463">
        <w:rPr>
          <w:rFonts w:hint="cs"/>
          <w:rtl/>
        </w:rPr>
        <w:t>,</w:t>
      </w:r>
      <w:r w:rsidRPr="00FE3D07">
        <w:rPr>
          <w:rFonts w:hint="cs"/>
          <w:rtl/>
        </w:rPr>
        <w:t xml:space="preserve"> </w:t>
      </w:r>
      <w:r w:rsidRPr="00E34F28">
        <w:rPr>
          <w:rStyle w:val="afffff9"/>
          <w:rFonts w:hint="cs"/>
          <w:rtl/>
        </w:rPr>
        <w:t>א</w:t>
      </w:r>
      <w:r w:rsidRPr="00E34F28">
        <w:rPr>
          <w:rStyle w:val="afffff9"/>
          <w:rtl/>
        </w:rPr>
        <w:t>"</w:t>
      </w:r>
      <w:r w:rsidRPr="00E34F28">
        <w:rPr>
          <w:rStyle w:val="afffff9"/>
          <w:rFonts w:hint="cs"/>
          <w:rtl/>
        </w:rPr>
        <w:t>ד</w:t>
      </w:r>
      <w:r w:rsidR="00147463" w:rsidRPr="00E34F28">
        <w:rPr>
          <w:rStyle w:val="afffff9"/>
          <w:rFonts w:hint="cs"/>
          <w:rtl/>
        </w:rPr>
        <w:t>:</w:t>
      </w:r>
      <w:r w:rsidRPr="00FE3D07">
        <w:rPr>
          <w:rFonts w:hint="cs"/>
          <w:rtl/>
        </w:rPr>
        <w:t xml:space="preserve"> נתייקר</w:t>
      </w:r>
      <w:r w:rsidR="003F33DA">
        <w:rPr>
          <w:rFonts w:hint="cs"/>
          <w:rtl/>
        </w:rPr>
        <w:t>.</w:t>
      </w:r>
      <w:r w:rsidRPr="00FE3D07">
        <w:rPr>
          <w:rFonts w:hint="cs"/>
          <w:rtl/>
        </w:rPr>
        <w:t xml:space="preserve"> </w:t>
      </w:r>
    </w:p>
    <w:p w14:paraId="34DF57E2" w14:textId="3D9FE013" w:rsidR="003F33DA" w:rsidRPr="00E34F28" w:rsidRDefault="00DD0C88" w:rsidP="00DD0C88">
      <w:pPr>
        <w:pStyle w:val="afffffc"/>
        <w:rPr>
          <w:rtl/>
        </w:rPr>
      </w:pPr>
      <w:bookmarkStart w:id="82" w:name="_Toc193635580"/>
      <w:bookmarkStart w:id="83" w:name="_Toc216184193"/>
      <w:r>
        <w:rPr>
          <w:rFonts w:hint="cs"/>
          <w:rtl/>
        </w:rPr>
        <w:t>ד' מימרות דאבא בנימין</w:t>
      </w:r>
      <w:bookmarkEnd w:id="82"/>
      <w:bookmarkEnd w:id="83"/>
    </w:p>
    <w:p w14:paraId="752C5689" w14:textId="10AB004D" w:rsidR="00A24328" w:rsidRDefault="003F33DA" w:rsidP="009A59D1">
      <w:pPr>
        <w:pStyle w:val="38"/>
        <w:framePr w:wrap="notBeside"/>
        <w:rPr>
          <w:rtl/>
        </w:rPr>
      </w:pPr>
      <w:r w:rsidRPr="00660D7A">
        <w:rPr>
          <w:rFonts w:hint="cs"/>
          <w:rtl/>
        </w:rPr>
        <w:t xml:space="preserve">א. </w:t>
      </w:r>
      <w:r w:rsidR="009C1FD8" w:rsidRPr="00660D7A">
        <w:rPr>
          <w:rFonts w:hint="cs"/>
          <w:rtl/>
        </w:rPr>
        <w:t>אבא בנימין</w:t>
      </w:r>
      <w:r w:rsidR="00A24328">
        <w:rPr>
          <w:rFonts w:hint="cs"/>
          <w:rtl/>
        </w:rPr>
        <w:t>:</w:t>
      </w:r>
    </w:p>
    <w:p w14:paraId="1599AF08" w14:textId="6E20A379" w:rsidR="00A00703" w:rsidRPr="000528DA" w:rsidRDefault="009C1FD8" w:rsidP="000528DA">
      <w:pPr>
        <w:rPr>
          <w:rtl/>
        </w:rPr>
      </w:pPr>
      <w:r w:rsidRPr="000528DA">
        <w:rPr>
          <w:rFonts w:hint="cs"/>
          <w:rtl/>
        </w:rPr>
        <w:t>ב' דברים הייתי מצטער</w:t>
      </w:r>
      <w:r w:rsidR="00682BF2" w:rsidRPr="000528DA">
        <w:rPr>
          <w:rFonts w:hint="cs"/>
          <w:rtl/>
        </w:rPr>
        <w:t>,</w:t>
      </w:r>
      <w:r w:rsidRPr="000528DA">
        <w:rPr>
          <w:rFonts w:hint="cs"/>
          <w:rtl/>
        </w:rPr>
        <w:t xml:space="preserve"> </w:t>
      </w:r>
      <w:r w:rsidR="00682BF2" w:rsidRPr="00682BF2">
        <w:rPr>
          <w:rStyle w:val="afffffb"/>
          <w:rFonts w:hint="cs"/>
          <w:rtl/>
        </w:rPr>
        <w:t>א.</w:t>
      </w:r>
      <w:r w:rsidR="00682BF2" w:rsidRPr="000528DA">
        <w:rPr>
          <w:rFonts w:hint="cs"/>
          <w:rtl/>
        </w:rPr>
        <w:t xml:space="preserve"> </w:t>
      </w:r>
      <w:r w:rsidRPr="000528DA">
        <w:rPr>
          <w:rFonts w:hint="cs"/>
          <w:rtl/>
        </w:rPr>
        <w:t xml:space="preserve">תפילתי לפני מיטתי, </w:t>
      </w:r>
    </w:p>
    <w:p w14:paraId="43DC708A" w14:textId="77777777" w:rsidR="009C1FD8" w:rsidRPr="000528DA" w:rsidRDefault="00682BF2" w:rsidP="000528DA">
      <w:pPr>
        <w:rPr>
          <w:rtl/>
        </w:rPr>
      </w:pPr>
      <w:r w:rsidRPr="00682BF2">
        <w:rPr>
          <w:rStyle w:val="afffffb"/>
          <w:rFonts w:hint="cs"/>
          <w:rtl/>
        </w:rPr>
        <w:t>ב.</w:t>
      </w:r>
      <w:r w:rsidRPr="000528DA">
        <w:rPr>
          <w:rFonts w:hint="cs"/>
          <w:rtl/>
        </w:rPr>
        <w:t xml:space="preserve"> </w:t>
      </w:r>
      <w:r w:rsidR="009C1FD8" w:rsidRPr="000528DA">
        <w:rPr>
          <w:rFonts w:hint="cs"/>
          <w:rtl/>
        </w:rPr>
        <w:t>ומיטתי בין צפון לדרום. דהו</w:t>
      </w:r>
      <w:r w:rsidR="009C1FD8" w:rsidRPr="000528DA">
        <w:rPr>
          <w:rtl/>
        </w:rPr>
        <w:t>"</w:t>
      </w:r>
      <w:r w:rsidR="009C1FD8" w:rsidRPr="000528DA">
        <w:rPr>
          <w:rFonts w:hint="cs"/>
          <w:rtl/>
        </w:rPr>
        <w:t>ל זכרים, ואינה מפלת.</w:t>
      </w:r>
    </w:p>
    <w:p w14:paraId="7AD64588" w14:textId="77777777" w:rsidR="009C1FD8" w:rsidRPr="00E34F28" w:rsidRDefault="009C1FD8" w:rsidP="00EC0DC4">
      <w:pPr>
        <w:pStyle w:val="af2"/>
        <w:framePr w:wrap="around"/>
        <w:rPr>
          <w:rtl/>
        </w:rPr>
      </w:pPr>
      <w:r w:rsidRPr="003F33DA">
        <w:rPr>
          <w:rFonts w:hint="cs"/>
          <w:rtl/>
        </w:rPr>
        <w:t xml:space="preserve">ו. </w:t>
      </w:r>
    </w:p>
    <w:p w14:paraId="527058F7" w14:textId="5F828A5D" w:rsidR="00A24328" w:rsidRDefault="003F33DA" w:rsidP="009A59D1">
      <w:pPr>
        <w:pStyle w:val="38"/>
        <w:framePr w:wrap="notBeside"/>
        <w:rPr>
          <w:rtl/>
        </w:rPr>
      </w:pPr>
      <w:r w:rsidRPr="00660D7A">
        <w:rPr>
          <w:rFonts w:hint="cs"/>
          <w:rtl/>
        </w:rPr>
        <w:t>ב. אבא בנימין</w:t>
      </w:r>
      <w:r w:rsidR="00A24328">
        <w:rPr>
          <w:rFonts w:hint="cs"/>
          <w:rtl/>
        </w:rPr>
        <w:t>:</w:t>
      </w:r>
    </w:p>
    <w:p w14:paraId="45E66B51" w14:textId="4100B018" w:rsidR="003F33DA" w:rsidRPr="000528DA" w:rsidRDefault="009C1FD8" w:rsidP="000528DA">
      <w:pPr>
        <w:rPr>
          <w:rtl/>
        </w:rPr>
      </w:pPr>
      <w:bookmarkStart w:id="84" w:name="_Toc193635581"/>
      <w:bookmarkStart w:id="85" w:name="_Toc216184194"/>
      <w:r w:rsidRPr="003F33DA">
        <w:rPr>
          <w:rStyle w:val="afffffd"/>
          <w:rFonts w:hint="cs"/>
          <w:rtl/>
        </w:rPr>
        <w:t>ב' שנכנסו להתפלל וקדם חד ויצא</w:t>
      </w:r>
      <w:bookmarkEnd w:id="84"/>
      <w:bookmarkEnd w:id="85"/>
      <w:r w:rsidRPr="000528DA">
        <w:rPr>
          <w:rFonts w:hint="cs"/>
          <w:rtl/>
        </w:rPr>
        <w:t xml:space="preserve">, טורפין תפלתו, </w:t>
      </w:r>
    </w:p>
    <w:p w14:paraId="06C87D47" w14:textId="517BC5AB" w:rsidR="003F33DA" w:rsidRPr="000528DA" w:rsidRDefault="009C1FD8" w:rsidP="000528DA">
      <w:r w:rsidRPr="000528DA">
        <w:rPr>
          <w:rFonts w:hint="cs"/>
          <w:rtl/>
        </w:rPr>
        <w:t>וגורם לשכינה שתסתלק, ואם המתין זוכה לברכות אלו</w:t>
      </w:r>
      <w:r w:rsidR="00A00703" w:rsidRPr="000528DA">
        <w:rPr>
          <w:rFonts w:hint="cs"/>
          <w:rtl/>
        </w:rPr>
        <w:t>.</w:t>
      </w:r>
      <w:r w:rsidRPr="000528DA">
        <w:rPr>
          <w:rFonts w:hint="cs"/>
          <w:rtl/>
        </w:rPr>
        <w:t xml:space="preserve"> </w:t>
      </w:r>
    </w:p>
    <w:p w14:paraId="06E932AB" w14:textId="350E75C3" w:rsidR="00A00703" w:rsidRPr="00E34F28" w:rsidRDefault="00613857" w:rsidP="000F6DD4">
      <w:pPr>
        <w:pStyle w:val="afffffc"/>
        <w:rPr>
          <w:rtl/>
        </w:rPr>
      </w:pPr>
      <w:bookmarkStart w:id="86" w:name="_Toc193635582"/>
      <w:bookmarkStart w:id="87" w:name="_Toc216184195"/>
      <w:r w:rsidRPr="00221DA5">
        <w:rPr>
          <w:rFonts w:hint="cs"/>
          <w:rtl/>
        </w:rPr>
        <w:t>מזיקין</w:t>
      </w:r>
      <w:bookmarkEnd w:id="86"/>
      <w:bookmarkEnd w:id="87"/>
    </w:p>
    <w:p w14:paraId="50D8C35E" w14:textId="4424079F" w:rsidR="00A24328" w:rsidRDefault="003F33DA" w:rsidP="009A59D1">
      <w:pPr>
        <w:pStyle w:val="38"/>
        <w:framePr w:wrap="notBeside"/>
        <w:rPr>
          <w:rtl/>
        </w:rPr>
      </w:pPr>
      <w:r w:rsidRPr="00660D7A">
        <w:rPr>
          <w:rFonts w:hint="cs"/>
          <w:rtl/>
        </w:rPr>
        <w:t>ג. אבא בנימין</w:t>
      </w:r>
      <w:r w:rsidR="00A24328">
        <w:rPr>
          <w:rFonts w:hint="cs"/>
          <w:rtl/>
        </w:rPr>
        <w:t>:</w:t>
      </w:r>
    </w:p>
    <w:p w14:paraId="3B497009" w14:textId="56B09F36" w:rsidR="00613857" w:rsidRPr="000528DA" w:rsidRDefault="009C1FD8" w:rsidP="000528DA">
      <w:pPr>
        <w:rPr>
          <w:rtl/>
        </w:rPr>
      </w:pPr>
      <w:r w:rsidRPr="000528DA">
        <w:rPr>
          <w:rFonts w:hint="cs"/>
          <w:rtl/>
        </w:rPr>
        <w:t>אלמלא רשות לראות אין כל בריה עומדת בפני</w:t>
      </w:r>
      <w:r w:rsidR="00613857" w:rsidRPr="000528DA">
        <w:rPr>
          <w:rFonts w:hint="cs"/>
          <w:rtl/>
        </w:rPr>
        <w:t>הן</w:t>
      </w:r>
      <w:r w:rsidRPr="000528DA">
        <w:rPr>
          <w:rFonts w:hint="cs"/>
          <w:rtl/>
        </w:rPr>
        <w:t xml:space="preserve">, </w:t>
      </w:r>
      <w:r w:rsidR="00613857" w:rsidRPr="000528DA">
        <w:rPr>
          <w:rFonts w:hint="cs"/>
          <w:rtl/>
        </w:rPr>
        <w:t>ש</w:t>
      </w:r>
      <w:r w:rsidRPr="000528DA">
        <w:rPr>
          <w:rFonts w:hint="cs"/>
          <w:rtl/>
        </w:rPr>
        <w:t xml:space="preserve">רבים מאיתנו, אלף משמאל ורבבה מימין, </w:t>
      </w:r>
      <w:r w:rsidRPr="00A10336">
        <w:rPr>
          <w:rStyle w:val="30"/>
          <w:rFonts w:hint="cs"/>
          <w:rtl/>
        </w:rPr>
        <w:t>דוחק דכלה</w:t>
      </w:r>
      <w:r w:rsidRPr="000528DA">
        <w:rPr>
          <w:rFonts w:hint="cs"/>
          <w:rtl/>
        </w:rPr>
        <w:t xml:space="preserve"> מהן, </w:t>
      </w:r>
    </w:p>
    <w:p w14:paraId="0B5BDFAA" w14:textId="2FDF6F6D" w:rsidR="00613857" w:rsidRPr="00E34F28" w:rsidRDefault="009C1FD8" w:rsidP="003F33DA">
      <w:pPr>
        <w:pStyle w:val="af4"/>
        <w:rPr>
          <w:rtl/>
        </w:rPr>
      </w:pPr>
      <w:bookmarkStart w:id="88" w:name="_Toc193635583"/>
      <w:bookmarkStart w:id="89" w:name="_Toc216184196"/>
      <w:r w:rsidRPr="00A10336">
        <w:rPr>
          <w:rStyle w:val="30"/>
          <w:rFonts w:hint="cs"/>
          <w:rtl/>
        </w:rPr>
        <w:t>הרוצה לראותם</w:t>
      </w:r>
      <w:bookmarkEnd w:id="88"/>
      <w:bookmarkEnd w:id="89"/>
      <w:r w:rsidRPr="00FE3D07">
        <w:rPr>
          <w:rFonts w:hint="cs"/>
          <w:rtl/>
        </w:rPr>
        <w:t xml:space="preserve"> מה יעשה.</w:t>
      </w:r>
      <w:r w:rsidR="003F33DA">
        <w:rPr>
          <w:rFonts w:hint="cs"/>
          <w:rtl/>
        </w:rPr>
        <w:t xml:space="preserve">.. </w:t>
      </w:r>
      <w:r w:rsidR="003F33DA" w:rsidRPr="00F95182">
        <w:rPr>
          <w:rStyle w:val="affffff6"/>
          <w:rFonts w:hint="cs"/>
          <w:rtl/>
        </w:rPr>
        <w:t>שליית ולד חתול נקבה, שחורה בת שחורה בכורה בת בכורה, ישחוק באש, ולמלא עיניו ויתתום בחותם ברזל שלא יגנבו מזה, ופיה, שלא ינזק</w:t>
      </w:r>
    </w:p>
    <w:p w14:paraId="723BEDFA" w14:textId="3A460CE1" w:rsidR="00A24328" w:rsidRDefault="009C1FD8" w:rsidP="009A59D1">
      <w:pPr>
        <w:pStyle w:val="38"/>
        <w:framePr w:wrap="notBeside"/>
        <w:rPr>
          <w:rtl/>
        </w:rPr>
      </w:pPr>
      <w:r w:rsidRPr="00660D7A">
        <w:rPr>
          <w:rFonts w:hint="cs"/>
          <w:rtl/>
        </w:rPr>
        <w:t>ראבב</w:t>
      </w:r>
      <w:r w:rsidRPr="00660D7A">
        <w:rPr>
          <w:rtl/>
        </w:rPr>
        <w:t>"</w:t>
      </w:r>
      <w:r w:rsidRPr="00660D7A">
        <w:rPr>
          <w:rFonts w:hint="cs"/>
          <w:rtl/>
        </w:rPr>
        <w:t>א</w:t>
      </w:r>
      <w:r w:rsidR="00A24328">
        <w:rPr>
          <w:rFonts w:hint="cs"/>
          <w:rtl/>
        </w:rPr>
        <w:t>:</w:t>
      </w:r>
    </w:p>
    <w:p w14:paraId="5EA040CB" w14:textId="26CBC471" w:rsidR="00613857" w:rsidRPr="000528DA" w:rsidRDefault="009C1FD8" w:rsidP="000528DA">
      <w:pPr>
        <w:rPr>
          <w:rtl/>
        </w:rPr>
      </w:pPr>
      <w:r w:rsidRPr="000528DA">
        <w:rPr>
          <w:rFonts w:hint="cs"/>
          <w:rtl/>
        </w:rPr>
        <w:t xml:space="preserve">עשה וניזוק, ביקשו עליו ונתרפא, </w:t>
      </w:r>
    </w:p>
    <w:p w14:paraId="3ABDEB02" w14:textId="6B145AF8" w:rsidR="003F33DA" w:rsidRPr="00E34F28" w:rsidRDefault="003F33DA" w:rsidP="003F33DA">
      <w:pPr>
        <w:pStyle w:val="afffa"/>
        <w:rPr>
          <w:rtl/>
        </w:rPr>
      </w:pPr>
      <w:r>
        <w:rPr>
          <w:rFonts w:hint="cs"/>
          <w:rtl/>
        </w:rPr>
        <w:t>***</w:t>
      </w:r>
    </w:p>
    <w:p w14:paraId="3A021FB9" w14:textId="4E80AEAE" w:rsidR="00A24328" w:rsidRDefault="003F33DA" w:rsidP="009A59D1">
      <w:pPr>
        <w:pStyle w:val="38"/>
        <w:framePr w:wrap="notBeside"/>
        <w:rPr>
          <w:rtl/>
        </w:rPr>
      </w:pPr>
      <w:r w:rsidRPr="00660D7A">
        <w:rPr>
          <w:rFonts w:hint="cs"/>
          <w:rtl/>
        </w:rPr>
        <w:t>ד אבא בנימין</w:t>
      </w:r>
      <w:r w:rsidR="00A24328">
        <w:rPr>
          <w:rFonts w:hint="cs"/>
          <w:rtl/>
        </w:rPr>
        <w:t>:</w:t>
      </w:r>
    </w:p>
    <w:p w14:paraId="44E282E3" w14:textId="0025823D" w:rsidR="00623E48" w:rsidRPr="000528DA" w:rsidRDefault="009C1FD8" w:rsidP="000528DA">
      <w:pPr>
        <w:rPr>
          <w:rtl/>
        </w:rPr>
      </w:pPr>
      <w:bookmarkStart w:id="90" w:name="_Toc193635584"/>
      <w:bookmarkStart w:id="91" w:name="_Toc216184197"/>
      <w:r w:rsidRPr="00A10336">
        <w:rPr>
          <w:rStyle w:val="30"/>
          <w:rFonts w:hint="cs"/>
          <w:rtl/>
        </w:rPr>
        <w:t>תפלה נשמעת</w:t>
      </w:r>
      <w:bookmarkEnd w:id="90"/>
      <w:bookmarkEnd w:id="91"/>
      <w:r w:rsidRPr="000528DA">
        <w:rPr>
          <w:rFonts w:hint="cs"/>
          <w:rtl/>
        </w:rPr>
        <w:t xml:space="preserve"> בביהכנ"ס </w:t>
      </w:r>
      <w:r w:rsidRPr="00A4639B">
        <w:rPr>
          <w:rStyle w:val="ad"/>
          <w:rFonts w:hint="cs"/>
          <w:rtl/>
        </w:rPr>
        <w:t>במקום רנה</w:t>
      </w:r>
      <w:r w:rsidRPr="000528DA">
        <w:rPr>
          <w:rFonts w:hint="cs"/>
          <w:rtl/>
        </w:rPr>
        <w:t xml:space="preserve">, </w:t>
      </w:r>
    </w:p>
    <w:p w14:paraId="40C421D2" w14:textId="26776B4A" w:rsidR="00221DA5" w:rsidRPr="000528DA" w:rsidRDefault="00221DA5" w:rsidP="000528DA">
      <w:pPr>
        <w:rPr>
          <w:rtl/>
        </w:rPr>
      </w:pPr>
      <w:bookmarkStart w:id="92" w:name="_Toc193635585"/>
      <w:bookmarkStart w:id="93" w:name="_Toc216184198"/>
      <w:r w:rsidRPr="00A10336">
        <w:rPr>
          <w:rStyle w:val="30"/>
          <w:rFonts w:hint="cs"/>
          <w:rtl/>
        </w:rPr>
        <w:t xml:space="preserve">עשרה </w:t>
      </w:r>
      <w:r w:rsidR="009C1FD8" w:rsidRPr="00A10336">
        <w:rPr>
          <w:rStyle w:val="30"/>
          <w:rFonts w:hint="cs"/>
          <w:rtl/>
        </w:rPr>
        <w:t>שמתפללין-</w:t>
      </w:r>
      <w:bookmarkEnd w:id="92"/>
      <w:bookmarkEnd w:id="93"/>
      <w:r w:rsidR="009C1FD8" w:rsidRPr="000528DA">
        <w:rPr>
          <w:rFonts w:hint="cs"/>
          <w:rtl/>
        </w:rPr>
        <w:t xml:space="preserve"> </w:t>
      </w:r>
      <w:r w:rsidR="003F33DA" w:rsidRPr="000528DA">
        <w:rPr>
          <w:rFonts w:hint="cs"/>
          <w:rtl/>
        </w:rPr>
        <w:t>ה</w:t>
      </w:r>
      <w:r w:rsidR="009C1FD8" w:rsidRPr="000528DA">
        <w:rPr>
          <w:rFonts w:hint="cs"/>
          <w:rtl/>
        </w:rPr>
        <w:t>קב</w:t>
      </w:r>
      <w:r w:rsidR="00AE16FF" w:rsidRPr="000528DA">
        <w:rPr>
          <w:rtl/>
        </w:rPr>
        <w:t>"</w:t>
      </w:r>
      <w:r w:rsidR="009C1FD8" w:rsidRPr="000528DA">
        <w:rPr>
          <w:rFonts w:hint="cs"/>
          <w:rtl/>
        </w:rPr>
        <w:t>ה בביהכנ</w:t>
      </w:r>
      <w:r w:rsidR="00AE16FF" w:rsidRPr="000528DA">
        <w:rPr>
          <w:rtl/>
        </w:rPr>
        <w:t>"</w:t>
      </w:r>
      <w:r w:rsidR="009C1FD8" w:rsidRPr="000528DA">
        <w:rPr>
          <w:rFonts w:hint="cs"/>
          <w:rtl/>
        </w:rPr>
        <w:t>ס</w:t>
      </w:r>
      <w:r w:rsidR="00613857" w:rsidRPr="000528DA">
        <w:rPr>
          <w:rFonts w:hint="cs"/>
          <w:rtl/>
        </w:rPr>
        <w:t>,</w:t>
      </w:r>
      <w:r w:rsidR="009C1FD8" w:rsidRPr="000528DA">
        <w:rPr>
          <w:rFonts w:hint="cs"/>
          <w:rtl/>
        </w:rPr>
        <w:t xml:space="preserve"> </w:t>
      </w:r>
    </w:p>
    <w:p w14:paraId="3F524995" w14:textId="77777777" w:rsidR="00613857" w:rsidRPr="000528DA" w:rsidRDefault="00221DA5" w:rsidP="000528DA">
      <w:pPr>
        <w:rPr>
          <w:rtl/>
        </w:rPr>
      </w:pPr>
      <w:bookmarkStart w:id="94" w:name="_Toc193635586"/>
      <w:bookmarkStart w:id="95" w:name="_Toc216184199"/>
      <w:r w:rsidRPr="00A10336">
        <w:rPr>
          <w:rStyle w:val="30"/>
          <w:rFonts w:hint="cs"/>
          <w:rtl/>
        </w:rPr>
        <w:t>שלושה</w:t>
      </w:r>
      <w:bookmarkEnd w:id="94"/>
      <w:bookmarkEnd w:id="95"/>
      <w:r w:rsidR="009C1FD8" w:rsidRPr="000528DA">
        <w:rPr>
          <w:rFonts w:hint="cs"/>
          <w:rtl/>
        </w:rPr>
        <w:t xml:space="preserve"> בדין</w:t>
      </w:r>
      <w:r w:rsidRPr="000528DA">
        <w:rPr>
          <w:rFonts w:hint="cs"/>
          <w:rtl/>
        </w:rPr>
        <w:t>,</w:t>
      </w:r>
      <w:r w:rsidR="009C1FD8" w:rsidRPr="000528DA">
        <w:rPr>
          <w:rFonts w:hint="cs"/>
          <w:rtl/>
        </w:rPr>
        <w:t xml:space="preserve"> ב' שעוסקין בתורה, ואפי' א'- שכינה עמהן,</w:t>
      </w:r>
      <w:r w:rsidR="00622D50" w:rsidRPr="000528DA">
        <w:rPr>
          <w:rFonts w:hint="cs"/>
          <w:rtl/>
        </w:rPr>
        <w:t xml:space="preserve"> </w:t>
      </w:r>
    </w:p>
    <w:p w14:paraId="52DDC03B" w14:textId="77777777" w:rsidR="009C1FD8" w:rsidRPr="000528DA" w:rsidRDefault="009C1FD8" w:rsidP="000528DA">
      <w:pPr>
        <w:rPr>
          <w:rtl/>
        </w:rPr>
      </w:pPr>
      <w:bookmarkStart w:id="96" w:name="_Toc193635587"/>
      <w:bookmarkStart w:id="97" w:name="_Toc216184200"/>
      <w:r w:rsidRPr="00A10336">
        <w:rPr>
          <w:rStyle w:val="30"/>
          <w:rFonts w:hint="cs"/>
          <w:rtl/>
        </w:rPr>
        <w:t>בשנים</w:t>
      </w:r>
      <w:bookmarkEnd w:id="96"/>
      <w:bookmarkEnd w:id="97"/>
      <w:r w:rsidRPr="000528DA">
        <w:rPr>
          <w:rFonts w:hint="cs"/>
          <w:rtl/>
        </w:rPr>
        <w:t xml:space="preserve"> נכתבים בספר, בשלושה לדין שלם, לעשרה דשכינה קדמה, </w:t>
      </w:r>
    </w:p>
    <w:p w14:paraId="20246EE1" w14:textId="77777777" w:rsidR="00F75DF3" w:rsidRPr="00E34F28" w:rsidRDefault="009C1FD8" w:rsidP="00F75DF3">
      <w:pPr>
        <w:pStyle w:val="afffffc"/>
        <w:rPr>
          <w:rtl/>
        </w:rPr>
      </w:pPr>
      <w:bookmarkStart w:id="98" w:name="_Toc193635588"/>
      <w:bookmarkStart w:id="99" w:name="_Toc216184201"/>
      <w:r w:rsidRPr="00F75DF3">
        <w:rPr>
          <w:rFonts w:hint="cs"/>
          <w:rtl/>
        </w:rPr>
        <w:lastRenderedPageBreak/>
        <w:t>הקב</w:t>
      </w:r>
      <w:r w:rsidRPr="00F75DF3">
        <w:rPr>
          <w:rtl/>
        </w:rPr>
        <w:t>"</w:t>
      </w:r>
      <w:r w:rsidRPr="00F75DF3">
        <w:rPr>
          <w:rFonts w:hint="cs"/>
          <w:rtl/>
        </w:rPr>
        <w:t>ה מניח תפילין,</w:t>
      </w:r>
      <w:bookmarkEnd w:id="98"/>
      <w:bookmarkEnd w:id="99"/>
      <w:r w:rsidRPr="00FE3D07">
        <w:rPr>
          <w:rFonts w:hint="cs"/>
          <w:rtl/>
        </w:rPr>
        <w:t xml:space="preserve"> </w:t>
      </w:r>
    </w:p>
    <w:p w14:paraId="30BE603E" w14:textId="77777777" w:rsidR="00F75DF3" w:rsidRPr="000528DA" w:rsidRDefault="009C1FD8" w:rsidP="000528DA">
      <w:pPr>
        <w:rPr>
          <w:rtl/>
        </w:rPr>
      </w:pPr>
      <w:r w:rsidRPr="000528DA">
        <w:rPr>
          <w:rFonts w:hint="cs"/>
          <w:rtl/>
        </w:rPr>
        <w:t xml:space="preserve">עוז לישראל- וכתוב בהן </w:t>
      </w:r>
      <w:r w:rsidRPr="00A4639B">
        <w:rPr>
          <w:rStyle w:val="ad"/>
          <w:rFonts w:hint="cs"/>
          <w:rtl/>
        </w:rPr>
        <w:t>מי כעמך ישראל גוי אחד בארץ,</w:t>
      </w:r>
      <w:r w:rsidR="00E30FDC" w:rsidRPr="000528DA">
        <w:rPr>
          <w:rFonts w:hint="cs"/>
          <w:rtl/>
        </w:rPr>
        <w:t xml:space="preserve"> </w:t>
      </w:r>
    </w:p>
    <w:p w14:paraId="184BC4FE" w14:textId="77777777" w:rsidR="003F33DA" w:rsidRPr="000528DA" w:rsidRDefault="00E30FDC" w:rsidP="000528DA">
      <w:pPr>
        <w:rPr>
          <w:rtl/>
        </w:rPr>
      </w:pPr>
      <w:r w:rsidRPr="000528DA">
        <w:rPr>
          <w:rFonts w:hint="cs"/>
          <w:rtl/>
        </w:rPr>
        <w:t>ומשתבח בשבחן,</w:t>
      </w:r>
      <w:r w:rsidR="009C1FD8" w:rsidRPr="006D3CF8">
        <w:rPr>
          <w:rStyle w:val="afffffb"/>
          <w:rFonts w:hint="cs"/>
          <w:b w:val="0"/>
          <w:bCs w:val="0"/>
          <w:rtl/>
        </w:rPr>
        <w:t xml:space="preserve"> </w:t>
      </w:r>
      <w:r w:rsidRPr="00DD0C88">
        <w:rPr>
          <w:rStyle w:val="afffff9"/>
          <w:rFonts w:hint="cs"/>
          <w:rtl/>
        </w:rPr>
        <w:t>א.</w:t>
      </w:r>
      <w:r w:rsidRPr="00A4639B">
        <w:rPr>
          <w:rStyle w:val="ad"/>
          <w:rFonts w:hint="cs"/>
          <w:rtl/>
        </w:rPr>
        <w:t xml:space="preserve"> </w:t>
      </w:r>
      <w:r w:rsidR="009C1FD8" w:rsidRPr="00A4639B">
        <w:rPr>
          <w:rStyle w:val="ad"/>
          <w:rFonts w:hint="cs"/>
          <w:rtl/>
        </w:rPr>
        <w:t>כי מי ומי</w:t>
      </w:r>
      <w:r w:rsidR="00CC63CA">
        <w:rPr>
          <w:rStyle w:val="ad"/>
          <w:rtl/>
        </w:rPr>
        <w:t>'</w:t>
      </w:r>
      <w:r w:rsidR="009C1FD8" w:rsidRPr="00A4639B">
        <w:rPr>
          <w:rStyle w:val="ad"/>
          <w:rFonts w:hint="cs"/>
          <w:rtl/>
        </w:rPr>
        <w:t>,</w:t>
      </w:r>
      <w:r w:rsidR="009C1FD8" w:rsidRPr="006D3CF8">
        <w:rPr>
          <w:rStyle w:val="afffffb"/>
          <w:rFonts w:hint="cs"/>
          <w:b w:val="0"/>
          <w:bCs w:val="0"/>
          <w:rtl/>
        </w:rPr>
        <w:t xml:space="preserve"> </w:t>
      </w:r>
      <w:r w:rsidRPr="00DD0C88">
        <w:rPr>
          <w:rStyle w:val="afffff9"/>
          <w:rFonts w:hint="cs"/>
          <w:rtl/>
        </w:rPr>
        <w:t>ב.</w:t>
      </w:r>
      <w:r w:rsidRPr="00A4639B">
        <w:rPr>
          <w:rStyle w:val="ad"/>
          <w:rFonts w:hint="cs"/>
          <w:rtl/>
        </w:rPr>
        <w:t xml:space="preserve"> </w:t>
      </w:r>
      <w:r w:rsidR="009C1FD8" w:rsidRPr="00A4639B">
        <w:rPr>
          <w:rStyle w:val="ad"/>
          <w:rFonts w:hint="cs"/>
          <w:rtl/>
        </w:rPr>
        <w:t>אשריך ישראל,</w:t>
      </w:r>
      <w:r w:rsidR="009C1FD8" w:rsidRPr="006D3CF8">
        <w:rPr>
          <w:rStyle w:val="afffffb"/>
          <w:rFonts w:hint="cs"/>
          <w:b w:val="0"/>
          <w:bCs w:val="0"/>
          <w:rtl/>
        </w:rPr>
        <w:t xml:space="preserve"> </w:t>
      </w:r>
      <w:r w:rsidRPr="00DD0C88">
        <w:rPr>
          <w:rStyle w:val="afffff9"/>
          <w:rFonts w:hint="cs"/>
          <w:rtl/>
        </w:rPr>
        <w:t>ג.</w:t>
      </w:r>
      <w:r w:rsidR="007A111C" w:rsidRPr="006D3CF8">
        <w:rPr>
          <w:rStyle w:val="afffffb"/>
          <w:rFonts w:hint="cs"/>
          <w:b w:val="0"/>
          <w:bCs w:val="0"/>
          <w:rtl/>
        </w:rPr>
        <w:t xml:space="preserve"> </w:t>
      </w:r>
      <w:r w:rsidR="009C1FD8" w:rsidRPr="00A4639B">
        <w:rPr>
          <w:rStyle w:val="ad"/>
          <w:rFonts w:hint="cs"/>
          <w:rtl/>
        </w:rPr>
        <w:t>או הנסה,</w:t>
      </w:r>
      <w:r w:rsidR="009C1FD8" w:rsidRPr="006D3CF8">
        <w:rPr>
          <w:rStyle w:val="afffffb"/>
          <w:rFonts w:hint="cs"/>
          <w:b w:val="0"/>
          <w:bCs w:val="0"/>
          <w:rtl/>
        </w:rPr>
        <w:t xml:space="preserve"> </w:t>
      </w:r>
    </w:p>
    <w:p w14:paraId="127EEE56" w14:textId="2AFBC89C" w:rsidR="009C1FD8" w:rsidRPr="000528DA" w:rsidRDefault="00E30FDC" w:rsidP="000528DA">
      <w:pPr>
        <w:rPr>
          <w:rtl/>
        </w:rPr>
      </w:pPr>
      <w:r w:rsidRPr="00DD0C88">
        <w:rPr>
          <w:rStyle w:val="afffff9"/>
          <w:rFonts w:hint="cs"/>
          <w:rtl/>
        </w:rPr>
        <w:t>ד.</w:t>
      </w:r>
      <w:r w:rsidRPr="00A4639B">
        <w:rPr>
          <w:rStyle w:val="ad"/>
          <w:rFonts w:hint="cs"/>
          <w:rtl/>
        </w:rPr>
        <w:t xml:space="preserve"> </w:t>
      </w:r>
      <w:r w:rsidR="009C1FD8" w:rsidRPr="00A4639B">
        <w:rPr>
          <w:rStyle w:val="ad"/>
          <w:rFonts w:hint="cs"/>
          <w:rtl/>
        </w:rPr>
        <w:t>ולתתך עליון</w:t>
      </w:r>
      <w:r w:rsidRPr="00A4639B">
        <w:rPr>
          <w:rStyle w:val="ad"/>
          <w:rFonts w:hint="cs"/>
          <w:rtl/>
        </w:rPr>
        <w:t xml:space="preserve">, </w:t>
      </w:r>
      <w:r w:rsidRPr="000528DA">
        <w:rPr>
          <w:rFonts w:hint="cs"/>
          <w:rtl/>
        </w:rPr>
        <w:t>בשל יד כולם בבית אחד,</w:t>
      </w:r>
    </w:p>
    <w:p w14:paraId="2A8A1B7B" w14:textId="77777777" w:rsidR="00E30FDC" w:rsidRPr="00E34F28" w:rsidRDefault="00E30FDC" w:rsidP="00EC0DC4">
      <w:pPr>
        <w:pStyle w:val="af2"/>
        <w:framePr w:wrap="around"/>
        <w:rPr>
          <w:rtl/>
        </w:rPr>
      </w:pPr>
      <w:r w:rsidRPr="00A4639B">
        <w:rPr>
          <w:rFonts w:hint="cs"/>
          <w:rtl/>
        </w:rPr>
        <w:t>ו:</w:t>
      </w:r>
    </w:p>
    <w:p w14:paraId="0F4D070B" w14:textId="77777777" w:rsidR="00221DA5" w:rsidRPr="00E34F28" w:rsidRDefault="00E30FDC" w:rsidP="00682BF2">
      <w:pPr>
        <w:pStyle w:val="afffff5"/>
        <w:rPr>
          <w:rtl/>
        </w:rPr>
      </w:pPr>
      <w:bookmarkStart w:id="100" w:name="_Toc193635589"/>
      <w:bookmarkStart w:id="101" w:name="_Toc216184202"/>
      <w:r w:rsidRPr="00A10336">
        <w:rPr>
          <w:rStyle w:val="30"/>
          <w:rFonts w:hint="cs"/>
          <w:rtl/>
        </w:rPr>
        <w:t>ה</w:t>
      </w:r>
      <w:r w:rsidR="009C1FD8" w:rsidRPr="00A10336">
        <w:rPr>
          <w:rStyle w:val="30"/>
          <w:rFonts w:hint="cs"/>
          <w:rtl/>
        </w:rPr>
        <w:t>רגיל לבוא לביהכנס</w:t>
      </w:r>
      <w:bookmarkEnd w:id="100"/>
      <w:bookmarkEnd w:id="101"/>
      <w:r w:rsidR="009C1FD8" w:rsidRPr="00A10336">
        <w:rPr>
          <w:rStyle w:val="30"/>
          <w:rFonts w:hint="cs"/>
          <w:rtl/>
        </w:rPr>
        <w:t xml:space="preserve"> </w:t>
      </w:r>
      <w:r w:rsidR="009C1FD8" w:rsidRPr="00FE3D07">
        <w:rPr>
          <w:rFonts w:hint="cs"/>
          <w:rtl/>
        </w:rPr>
        <w:t>ולא בא קב</w:t>
      </w:r>
      <w:r w:rsidR="009C1FD8" w:rsidRPr="00FE3D07">
        <w:rPr>
          <w:rtl/>
        </w:rPr>
        <w:t>"</w:t>
      </w:r>
      <w:r w:rsidR="009C1FD8" w:rsidRPr="00FE3D07">
        <w:rPr>
          <w:rFonts w:hint="cs"/>
          <w:rtl/>
        </w:rPr>
        <w:t xml:space="preserve">ה משאיל בו, </w:t>
      </w:r>
    </w:p>
    <w:p w14:paraId="1913DDCE" w14:textId="77777777" w:rsidR="00221DA5" w:rsidRPr="000528DA" w:rsidRDefault="009C1FD8" w:rsidP="000528DA">
      <w:pPr>
        <w:rPr>
          <w:rtl/>
        </w:rPr>
      </w:pPr>
      <w:r w:rsidRPr="000528DA">
        <w:rPr>
          <w:rFonts w:hint="cs"/>
          <w:rtl/>
        </w:rPr>
        <w:t>לדבר מצוה נוגה לו, לרשות אין נוגה</w:t>
      </w:r>
      <w:r w:rsidR="00221DA5" w:rsidRPr="000528DA">
        <w:rPr>
          <w:rFonts w:hint="cs"/>
          <w:rtl/>
        </w:rPr>
        <w:t>,</w:t>
      </w:r>
      <w:r w:rsidRPr="000528DA">
        <w:rPr>
          <w:rFonts w:hint="cs"/>
          <w:rtl/>
        </w:rPr>
        <w:t xml:space="preserve"> </w:t>
      </w:r>
      <w:r w:rsidR="00221DA5" w:rsidRPr="000528DA">
        <w:rPr>
          <w:rFonts w:hint="cs"/>
          <w:rtl/>
        </w:rPr>
        <w:t xml:space="preserve">שהיה לו </w:t>
      </w:r>
      <w:r w:rsidRPr="000528DA">
        <w:rPr>
          <w:rFonts w:hint="cs"/>
          <w:rtl/>
        </w:rPr>
        <w:t>לבטוח</w:t>
      </w:r>
      <w:r w:rsidR="00221DA5" w:rsidRPr="000528DA">
        <w:rPr>
          <w:rFonts w:hint="cs"/>
          <w:rtl/>
        </w:rPr>
        <w:t>,</w:t>
      </w:r>
    </w:p>
    <w:p w14:paraId="2A30F324" w14:textId="77777777" w:rsidR="00613857" w:rsidRPr="000528DA" w:rsidRDefault="00E30FDC" w:rsidP="000528DA">
      <w:pPr>
        <w:rPr>
          <w:rtl/>
        </w:rPr>
      </w:pPr>
      <w:bookmarkStart w:id="102" w:name="_Toc193635590"/>
      <w:bookmarkStart w:id="103" w:name="_Toc216184203"/>
      <w:r w:rsidRPr="00A10336">
        <w:rPr>
          <w:rStyle w:val="30"/>
          <w:rFonts w:hint="cs"/>
          <w:rtl/>
        </w:rPr>
        <w:t>כש</w:t>
      </w:r>
      <w:r w:rsidR="009C1FD8" w:rsidRPr="00A10336">
        <w:rPr>
          <w:rStyle w:val="30"/>
          <w:rFonts w:hint="cs"/>
          <w:rtl/>
        </w:rPr>
        <w:t>הקב</w:t>
      </w:r>
      <w:r w:rsidR="009C1FD8" w:rsidRPr="00A10336">
        <w:rPr>
          <w:rStyle w:val="30"/>
          <w:rtl/>
        </w:rPr>
        <w:t>"</w:t>
      </w:r>
      <w:r w:rsidR="009C1FD8" w:rsidRPr="00A10336">
        <w:rPr>
          <w:rStyle w:val="30"/>
          <w:rFonts w:hint="cs"/>
          <w:rtl/>
        </w:rPr>
        <w:t>ה ב</w:t>
      </w:r>
      <w:r w:rsidRPr="00A10336">
        <w:rPr>
          <w:rStyle w:val="30"/>
          <w:rFonts w:hint="cs"/>
          <w:rtl/>
        </w:rPr>
        <w:t>א ל</w:t>
      </w:r>
      <w:r w:rsidR="009C1FD8" w:rsidRPr="00A10336">
        <w:rPr>
          <w:rStyle w:val="30"/>
          <w:rFonts w:hint="cs"/>
          <w:rtl/>
        </w:rPr>
        <w:t>ביהכנ</w:t>
      </w:r>
      <w:r w:rsidR="004427AC" w:rsidRPr="00A10336">
        <w:rPr>
          <w:rStyle w:val="30"/>
          <w:rFonts w:hint="cs"/>
          <w:rtl/>
        </w:rPr>
        <w:t>"</w:t>
      </w:r>
      <w:r w:rsidR="009C1FD8" w:rsidRPr="00A10336">
        <w:rPr>
          <w:rStyle w:val="30"/>
          <w:rFonts w:hint="cs"/>
          <w:rtl/>
        </w:rPr>
        <w:t>ס</w:t>
      </w:r>
      <w:bookmarkEnd w:id="102"/>
      <w:bookmarkEnd w:id="103"/>
      <w:r w:rsidR="009C1FD8" w:rsidRPr="00A10336">
        <w:rPr>
          <w:rStyle w:val="30"/>
          <w:rFonts w:hint="cs"/>
          <w:rtl/>
        </w:rPr>
        <w:t xml:space="preserve"> </w:t>
      </w:r>
      <w:r w:rsidR="009C1FD8" w:rsidRPr="000528DA">
        <w:rPr>
          <w:rFonts w:hint="cs"/>
          <w:rtl/>
        </w:rPr>
        <w:t>ולא מוצא עשרה כועס</w:t>
      </w:r>
      <w:r w:rsidRPr="000528DA">
        <w:rPr>
          <w:rFonts w:hint="cs"/>
          <w:rtl/>
        </w:rPr>
        <w:t xml:space="preserve"> </w:t>
      </w:r>
    </w:p>
    <w:p w14:paraId="344257EB" w14:textId="7334A6F5" w:rsidR="00623E48" w:rsidRPr="00207EDC" w:rsidRDefault="009C1FD8" w:rsidP="000528DA">
      <w:pPr>
        <w:rPr>
          <w:spacing w:val="-2"/>
          <w:rtl/>
        </w:rPr>
      </w:pPr>
      <w:bookmarkStart w:id="104" w:name="_Toc193635591"/>
      <w:bookmarkStart w:id="105" w:name="_Toc216184204"/>
      <w:r w:rsidRPr="00A10336">
        <w:rPr>
          <w:rStyle w:val="30"/>
          <w:rFonts w:hint="cs"/>
          <w:rtl/>
        </w:rPr>
        <w:t>כל הקובע מקום לתפלתו</w:t>
      </w:r>
      <w:bookmarkEnd w:id="104"/>
      <w:bookmarkEnd w:id="105"/>
      <w:r w:rsidR="004427AC" w:rsidRPr="000528DA">
        <w:rPr>
          <w:rFonts w:hint="cs"/>
          <w:rtl/>
        </w:rPr>
        <w:t xml:space="preserve"> אלהי א</w:t>
      </w:r>
      <w:r w:rsidRPr="000528DA">
        <w:rPr>
          <w:rFonts w:hint="cs"/>
          <w:rtl/>
        </w:rPr>
        <w:t>בר</w:t>
      </w:r>
      <w:r w:rsidR="004427AC" w:rsidRPr="000528DA">
        <w:rPr>
          <w:rFonts w:hint="cs"/>
          <w:rtl/>
        </w:rPr>
        <w:t>ה</w:t>
      </w:r>
      <w:r w:rsidRPr="000528DA">
        <w:rPr>
          <w:rFonts w:hint="cs"/>
          <w:rtl/>
        </w:rPr>
        <w:t xml:space="preserve">ם בעזרו </w:t>
      </w:r>
      <w:r w:rsidRPr="00207EDC">
        <w:rPr>
          <w:rFonts w:hint="cs"/>
          <w:spacing w:val="-2"/>
          <w:rtl/>
        </w:rPr>
        <w:t>מתלמידי א</w:t>
      </w:r>
      <w:r w:rsidR="007A111C" w:rsidRPr="00207EDC">
        <w:rPr>
          <w:rFonts w:hint="cs"/>
          <w:spacing w:val="-2"/>
          <w:rtl/>
        </w:rPr>
        <w:t>ברהם אבינו</w:t>
      </w:r>
    </w:p>
    <w:p w14:paraId="7033A4A4" w14:textId="6150F793" w:rsidR="009C1FD8" w:rsidRPr="000528DA" w:rsidRDefault="00E30FDC" w:rsidP="000528DA">
      <w:pPr>
        <w:rPr>
          <w:rtl/>
        </w:rPr>
      </w:pPr>
      <w:bookmarkStart w:id="106" w:name="_Toc193635592"/>
      <w:bookmarkStart w:id="107" w:name="_Toc216184205"/>
      <w:r w:rsidRPr="00A10336">
        <w:rPr>
          <w:rStyle w:val="30"/>
          <w:rFonts w:hint="cs"/>
          <w:rtl/>
        </w:rPr>
        <w:t>ה</w:t>
      </w:r>
      <w:r w:rsidR="009C1FD8" w:rsidRPr="00A10336">
        <w:rPr>
          <w:rStyle w:val="30"/>
          <w:rFonts w:hint="cs"/>
          <w:rtl/>
        </w:rPr>
        <w:t>יוצא מביהכנ</w:t>
      </w:r>
      <w:r w:rsidR="009C1FD8" w:rsidRPr="00A10336">
        <w:rPr>
          <w:rStyle w:val="30"/>
          <w:rtl/>
        </w:rPr>
        <w:t>"</w:t>
      </w:r>
      <w:r w:rsidR="009C1FD8" w:rsidRPr="00A10336">
        <w:rPr>
          <w:rStyle w:val="30"/>
          <w:rFonts w:hint="cs"/>
          <w:rtl/>
        </w:rPr>
        <w:t>ס</w:t>
      </w:r>
      <w:bookmarkEnd w:id="106"/>
      <w:bookmarkEnd w:id="107"/>
      <w:r w:rsidR="009C1FD8" w:rsidRPr="00A10336">
        <w:rPr>
          <w:rStyle w:val="30"/>
          <w:rFonts w:hint="cs"/>
          <w:rtl/>
        </w:rPr>
        <w:t xml:space="preserve"> </w:t>
      </w:r>
      <w:r w:rsidR="009C1FD8" w:rsidRPr="000528DA">
        <w:rPr>
          <w:rFonts w:hint="cs"/>
          <w:rtl/>
        </w:rPr>
        <w:t>לא יפסע פסיעה גסה, ולהכנס ירוץ</w:t>
      </w:r>
      <w:r w:rsidR="003F33DA" w:rsidRPr="000528DA">
        <w:rPr>
          <w:rFonts w:hint="cs"/>
          <w:rtl/>
        </w:rPr>
        <w:t>.</w:t>
      </w:r>
    </w:p>
    <w:p w14:paraId="72517CA3" w14:textId="77777777" w:rsidR="003F33DA" w:rsidRPr="00E34F28" w:rsidRDefault="009C1FD8" w:rsidP="00682BF2">
      <w:pPr>
        <w:pStyle w:val="af4"/>
        <w:rPr>
          <w:rtl/>
        </w:rPr>
      </w:pPr>
      <w:bookmarkStart w:id="108" w:name="_Toc193635593"/>
      <w:bookmarkStart w:id="109" w:name="_Toc216184206"/>
      <w:r w:rsidRPr="00A10336">
        <w:rPr>
          <w:rStyle w:val="30"/>
          <w:rFonts w:hint="cs"/>
          <w:rtl/>
        </w:rPr>
        <w:t>שכר דפרקא</w:t>
      </w:r>
      <w:bookmarkEnd w:id="108"/>
      <w:bookmarkEnd w:id="109"/>
      <w:r w:rsidRPr="00221DA5">
        <w:rPr>
          <w:rStyle w:val="afffffd"/>
          <w:rFonts w:hint="cs"/>
          <w:rtl/>
        </w:rPr>
        <w:t xml:space="preserve"> </w:t>
      </w:r>
      <w:r w:rsidRPr="00FE3D07">
        <w:rPr>
          <w:rFonts w:hint="cs"/>
          <w:rtl/>
        </w:rPr>
        <w:t xml:space="preserve">ריצה, דכלה דוחק, דשמעתא סברא, </w:t>
      </w:r>
    </w:p>
    <w:p w14:paraId="0840125B" w14:textId="325141AE" w:rsidR="009C1FD8" w:rsidRPr="00E34F28" w:rsidRDefault="009C1FD8" w:rsidP="00682BF2">
      <w:pPr>
        <w:pStyle w:val="af4"/>
        <w:rPr>
          <w:rtl/>
        </w:rPr>
      </w:pPr>
      <w:r w:rsidRPr="003F33DA">
        <w:rPr>
          <w:rFonts w:hint="cs"/>
          <w:rtl/>
        </w:rPr>
        <w:t>דאבל שתיקה, דתע</w:t>
      </w:r>
      <w:r w:rsidR="00E30FDC" w:rsidRPr="003F33DA">
        <w:rPr>
          <w:rFonts w:hint="cs"/>
          <w:rtl/>
        </w:rPr>
        <w:t>נית צדקה, דהספד קול, דחתן מילי.</w:t>
      </w:r>
    </w:p>
    <w:p w14:paraId="1D0CDA65" w14:textId="77777777" w:rsidR="00221DA5" w:rsidRPr="00E34F28" w:rsidRDefault="00221DA5" w:rsidP="00682BF2">
      <w:pPr>
        <w:pStyle w:val="afffff5"/>
        <w:rPr>
          <w:rtl/>
        </w:rPr>
      </w:pPr>
      <w:bookmarkStart w:id="110" w:name="_Toc193635594"/>
      <w:bookmarkStart w:id="111" w:name="_Toc216184207"/>
      <w:r w:rsidRPr="00A10336">
        <w:rPr>
          <w:rStyle w:val="30"/>
          <w:rFonts w:hint="cs"/>
          <w:rtl/>
        </w:rPr>
        <w:t>ה</w:t>
      </w:r>
      <w:r w:rsidR="009C1FD8" w:rsidRPr="00A10336">
        <w:rPr>
          <w:rStyle w:val="30"/>
          <w:rFonts w:hint="cs"/>
          <w:rtl/>
        </w:rPr>
        <w:t>מתפלל אחורי ביהכנ</w:t>
      </w:r>
      <w:r w:rsidR="009C1FD8" w:rsidRPr="00A10336">
        <w:rPr>
          <w:rStyle w:val="30"/>
          <w:rtl/>
        </w:rPr>
        <w:t>"</w:t>
      </w:r>
      <w:r w:rsidR="009C1FD8" w:rsidRPr="00A10336">
        <w:rPr>
          <w:rStyle w:val="30"/>
          <w:rFonts w:hint="cs"/>
          <w:rtl/>
        </w:rPr>
        <w:t>ס</w:t>
      </w:r>
      <w:bookmarkEnd w:id="110"/>
      <w:bookmarkEnd w:id="111"/>
      <w:r w:rsidR="009C1FD8" w:rsidRPr="00724E73">
        <w:rPr>
          <w:rStyle w:val="afffffd"/>
          <w:rFonts w:hint="cs"/>
          <w:rtl/>
        </w:rPr>
        <w:t xml:space="preserve"> </w:t>
      </w:r>
      <w:r w:rsidR="009C1FD8" w:rsidRPr="00FE3D07">
        <w:rPr>
          <w:rFonts w:hint="cs"/>
          <w:rtl/>
        </w:rPr>
        <w:t>ולא מחזיר פניו רשע</w:t>
      </w:r>
      <w:r w:rsidR="00E30FDC" w:rsidRPr="00FE3D07">
        <w:rPr>
          <w:rFonts w:hint="cs"/>
          <w:rtl/>
        </w:rPr>
        <w:t>,</w:t>
      </w:r>
    </w:p>
    <w:p w14:paraId="1123040D" w14:textId="77777777" w:rsidR="009C1FD8" w:rsidRPr="000528DA" w:rsidRDefault="00221DA5" w:rsidP="000528DA">
      <w:pPr>
        <w:rPr>
          <w:rtl/>
        </w:rPr>
      </w:pPr>
      <w:r w:rsidRPr="000528DA">
        <w:rPr>
          <w:rFonts w:hint="cs"/>
          <w:rtl/>
        </w:rPr>
        <w:t>א</w:t>
      </w:r>
      <w:r w:rsidR="009C1FD8" w:rsidRPr="000528DA">
        <w:rPr>
          <w:rFonts w:hint="cs"/>
          <w:rtl/>
        </w:rPr>
        <w:t>ליהו הרג למתפלל אחורי</w:t>
      </w:r>
      <w:r w:rsidRPr="000528DA">
        <w:rPr>
          <w:rFonts w:hint="cs"/>
          <w:rtl/>
        </w:rPr>
        <w:t xml:space="preserve"> ביהכנס, </w:t>
      </w:r>
      <w:r w:rsidRPr="000528DA">
        <w:rPr>
          <w:rStyle w:val="affffff6"/>
          <w:rFonts w:hint="cs"/>
          <w:spacing w:val="0"/>
          <w:rtl/>
        </w:rPr>
        <w:t>שנראה כמתפלל לב' רשויות</w:t>
      </w:r>
    </w:p>
    <w:p w14:paraId="075F1269" w14:textId="77777777" w:rsidR="00221DA5" w:rsidRPr="00E34F28" w:rsidRDefault="009C1FD8" w:rsidP="00682BF2">
      <w:pPr>
        <w:pStyle w:val="afffff5"/>
        <w:rPr>
          <w:rtl/>
        </w:rPr>
      </w:pPr>
      <w:r w:rsidRPr="00221DA5">
        <w:rPr>
          <w:rStyle w:val="ad"/>
          <w:rFonts w:hint="cs"/>
          <w:rtl/>
        </w:rPr>
        <w:t>'כרום זלת לבנ</w:t>
      </w:r>
      <w:r w:rsidRPr="00221DA5">
        <w:rPr>
          <w:rStyle w:val="ad"/>
          <w:rtl/>
        </w:rPr>
        <w:t>"</w:t>
      </w:r>
      <w:r w:rsidRPr="00221DA5">
        <w:rPr>
          <w:rStyle w:val="ad"/>
          <w:rFonts w:hint="cs"/>
          <w:rtl/>
        </w:rPr>
        <w:t>'א'</w:t>
      </w:r>
      <w:r w:rsidRPr="00FE3D07">
        <w:rPr>
          <w:rFonts w:hint="cs"/>
          <w:rtl/>
        </w:rPr>
        <w:t xml:space="preserve"> דברים העומדים ברום העולם ומזלזלין בהן</w:t>
      </w:r>
      <w:r w:rsidR="00E30FDC" w:rsidRPr="00FE3D07">
        <w:rPr>
          <w:rFonts w:hint="cs"/>
          <w:rtl/>
        </w:rPr>
        <w:t>,</w:t>
      </w:r>
      <w:r w:rsidR="00E30FDC" w:rsidRPr="006D3CF8">
        <w:rPr>
          <w:rStyle w:val="afffffb"/>
          <w:rFonts w:hint="cs"/>
          <w:b w:val="0"/>
          <w:bCs w:val="0"/>
          <w:rtl/>
        </w:rPr>
        <w:t xml:space="preserve"> </w:t>
      </w:r>
    </w:p>
    <w:p w14:paraId="089FB025" w14:textId="0801669F" w:rsidR="00A24328" w:rsidRDefault="009C1FD8" w:rsidP="009A59D1">
      <w:pPr>
        <w:pStyle w:val="38"/>
        <w:framePr w:wrap="notBeside"/>
        <w:rPr>
          <w:rtl/>
        </w:rPr>
      </w:pPr>
      <w:r w:rsidRPr="00660D7A">
        <w:rPr>
          <w:rFonts w:hint="cs"/>
          <w:rtl/>
        </w:rPr>
        <w:t>ב</w:t>
      </w:r>
      <w:r w:rsidR="00A24328">
        <w:rPr>
          <w:rFonts w:hint="cs"/>
          <w:rtl/>
        </w:rPr>
        <w:t>.</w:t>
      </w:r>
    </w:p>
    <w:p w14:paraId="6551F5A6" w14:textId="31EDBE06" w:rsidR="009C1FD8" w:rsidRPr="000528DA" w:rsidRDefault="009C1FD8" w:rsidP="000528DA">
      <w:pPr>
        <w:rPr>
          <w:rtl/>
        </w:rPr>
      </w:pPr>
      <w:r w:rsidRPr="000528DA">
        <w:rPr>
          <w:rFonts w:hint="cs"/>
          <w:rtl/>
        </w:rPr>
        <w:t>נצרך לבריות פניו משתנות ככרום</w:t>
      </w:r>
      <w:r w:rsidR="00E30FDC" w:rsidRPr="000528DA">
        <w:rPr>
          <w:rFonts w:hint="cs"/>
          <w:rtl/>
        </w:rPr>
        <w:t>.</w:t>
      </w:r>
      <w:r w:rsidR="00E30FDC" w:rsidRPr="006D3CF8">
        <w:rPr>
          <w:rStyle w:val="afffffb"/>
          <w:rFonts w:hint="cs"/>
          <w:b w:val="0"/>
          <w:bCs w:val="0"/>
          <w:rtl/>
        </w:rPr>
        <w:t xml:space="preserve"> </w:t>
      </w:r>
      <w:r w:rsidRPr="00E34F28">
        <w:rPr>
          <w:rStyle w:val="afffff9"/>
          <w:rFonts w:hint="cs"/>
          <w:rtl/>
        </w:rPr>
        <w:t>ג.</w:t>
      </w:r>
      <w:r w:rsidR="00C70674" w:rsidRPr="000528DA">
        <w:rPr>
          <w:rFonts w:hint="cs"/>
          <w:rtl/>
        </w:rPr>
        <w:t xml:space="preserve"> </w:t>
      </w:r>
      <w:r w:rsidRPr="000528DA">
        <w:rPr>
          <w:rFonts w:hint="cs"/>
          <w:rtl/>
        </w:rPr>
        <w:t>עוף בכרכי הים כשחמה זורחת מתהפך לכמה גוונין</w:t>
      </w:r>
      <w:r w:rsidR="00E30FDC" w:rsidRPr="000528DA">
        <w:rPr>
          <w:rFonts w:hint="cs"/>
          <w:rtl/>
        </w:rPr>
        <w:t>,</w:t>
      </w:r>
      <w:r w:rsidR="00E30FDC" w:rsidRPr="00F95182">
        <w:rPr>
          <w:rFonts w:hint="cs"/>
          <w:rtl/>
        </w:rPr>
        <w:t xml:space="preserve"> </w:t>
      </w:r>
      <w:r w:rsidR="003F33DA" w:rsidRPr="00E34F28">
        <w:rPr>
          <w:rStyle w:val="afffff9"/>
          <w:rtl/>
        </w:rPr>
        <w:tab/>
      </w:r>
      <w:r w:rsidR="003F33DA" w:rsidRPr="00E34F28">
        <w:rPr>
          <w:rStyle w:val="afffff9"/>
          <w:rtl/>
        </w:rPr>
        <w:tab/>
      </w:r>
      <w:r w:rsidR="003F33DA" w:rsidRPr="00E34F28">
        <w:rPr>
          <w:rStyle w:val="afffff9"/>
          <w:rtl/>
        </w:rPr>
        <w:tab/>
      </w:r>
      <w:r w:rsidR="003F33DA" w:rsidRPr="00E34F28">
        <w:rPr>
          <w:rStyle w:val="afffff9"/>
          <w:rtl/>
        </w:rPr>
        <w:tab/>
      </w:r>
      <w:r w:rsidRPr="00E34F28">
        <w:rPr>
          <w:rStyle w:val="afffff9"/>
          <w:rFonts w:hint="cs"/>
          <w:rtl/>
        </w:rPr>
        <w:t>ד.</w:t>
      </w:r>
      <w:r w:rsidRPr="000528DA">
        <w:rPr>
          <w:rFonts w:hint="cs"/>
          <w:rtl/>
        </w:rPr>
        <w:t xml:space="preserve"> נדון ב' דינים באש ומים</w:t>
      </w:r>
    </w:p>
    <w:p w14:paraId="1449C14A" w14:textId="77777777" w:rsidR="009C1FD8" w:rsidRPr="00E34F28" w:rsidRDefault="009C1FD8" w:rsidP="00682BF2">
      <w:pPr>
        <w:pStyle w:val="afffff5"/>
        <w:rPr>
          <w:rtl/>
        </w:rPr>
      </w:pPr>
      <w:bookmarkStart w:id="112" w:name="_Toc193635595"/>
      <w:bookmarkStart w:id="113" w:name="_Toc216184208"/>
      <w:r w:rsidRPr="00A10336">
        <w:rPr>
          <w:rStyle w:val="30"/>
          <w:rFonts w:hint="cs"/>
          <w:rtl/>
        </w:rPr>
        <w:t>יזהר במנחה</w:t>
      </w:r>
      <w:bookmarkEnd w:id="112"/>
      <w:bookmarkEnd w:id="113"/>
      <w:r w:rsidRPr="00A10336">
        <w:rPr>
          <w:rStyle w:val="30"/>
          <w:rFonts w:hint="cs"/>
          <w:rtl/>
        </w:rPr>
        <w:t xml:space="preserve"> </w:t>
      </w:r>
      <w:r w:rsidRPr="00FE3D07">
        <w:rPr>
          <w:rFonts w:hint="cs"/>
          <w:rtl/>
        </w:rPr>
        <w:t>שאליהו נענה בה, אף בערבית אף בשחרית</w:t>
      </w:r>
      <w:r w:rsidR="00E30FDC" w:rsidRPr="00FE3D07">
        <w:rPr>
          <w:rFonts w:hint="cs"/>
          <w:rtl/>
        </w:rPr>
        <w:t>.</w:t>
      </w:r>
    </w:p>
    <w:p w14:paraId="3AF6C51A" w14:textId="77777777" w:rsidR="003F33DA" w:rsidRPr="000528DA" w:rsidRDefault="009C1FD8" w:rsidP="000528DA">
      <w:pPr>
        <w:rPr>
          <w:rtl/>
        </w:rPr>
      </w:pPr>
      <w:bookmarkStart w:id="114" w:name="_Toc193635596"/>
      <w:bookmarkStart w:id="115" w:name="_Toc216184209"/>
      <w:r w:rsidRPr="00A10336">
        <w:rPr>
          <w:rStyle w:val="30"/>
          <w:rFonts w:hint="cs"/>
          <w:rtl/>
        </w:rPr>
        <w:t>הנהנה מסעודת חתן</w:t>
      </w:r>
      <w:bookmarkEnd w:id="114"/>
      <w:bookmarkEnd w:id="115"/>
      <w:r w:rsidRPr="00A10336">
        <w:rPr>
          <w:rStyle w:val="30"/>
          <w:rFonts w:hint="cs"/>
          <w:rtl/>
        </w:rPr>
        <w:t xml:space="preserve"> </w:t>
      </w:r>
      <w:r w:rsidRPr="000528DA">
        <w:rPr>
          <w:rFonts w:hint="cs"/>
          <w:rtl/>
        </w:rPr>
        <w:t>ולא משמחו עובר בה' קולות</w:t>
      </w:r>
      <w:r w:rsidR="003F33DA" w:rsidRPr="00A10336">
        <w:rPr>
          <w:rStyle w:val="30"/>
          <w:rFonts w:hint="cs"/>
          <w:rtl/>
        </w:rPr>
        <w:t xml:space="preserve">, </w:t>
      </w:r>
      <w:r w:rsidRPr="00A10336">
        <w:rPr>
          <w:rStyle w:val="30"/>
          <w:rFonts w:hint="cs"/>
          <w:rtl/>
        </w:rPr>
        <w:t>ואם משמחו</w:t>
      </w:r>
      <w:r w:rsidRPr="00724E73">
        <w:rPr>
          <w:rStyle w:val="afffffd"/>
          <w:rFonts w:hint="cs"/>
          <w:rtl/>
        </w:rPr>
        <w:t xml:space="preserve"> </w:t>
      </w:r>
      <w:r w:rsidRPr="000528DA">
        <w:rPr>
          <w:rFonts w:hint="cs"/>
          <w:rtl/>
        </w:rPr>
        <w:t>זוכה בה' קולות, כאילו הקריב תודה, כאלו בנה מחורבות ירושלים</w:t>
      </w:r>
    </w:p>
    <w:p w14:paraId="6979D708" w14:textId="75ECA04A" w:rsidR="009C1FD8" w:rsidRPr="000528DA" w:rsidRDefault="009C1FD8" w:rsidP="000528DA">
      <w:pPr>
        <w:rPr>
          <w:rtl/>
        </w:rPr>
      </w:pPr>
      <w:bookmarkStart w:id="116" w:name="_Toc193635597"/>
      <w:bookmarkStart w:id="117" w:name="_Toc216184210"/>
      <w:r>
        <w:rPr>
          <w:rStyle w:val="afffffd"/>
          <w:rFonts w:hint="cs"/>
          <w:rtl/>
        </w:rPr>
        <w:t xml:space="preserve">אדם שיש בו </w:t>
      </w:r>
      <w:r>
        <w:rPr>
          <w:rStyle w:val="afffff9"/>
          <w:rFonts w:hint="cs"/>
          <w:rtl/>
          <w:rPrChange w:id="9019" w:author="מנוע אמוראים" w:date="2026-10-05T16:40:51Z">
            <w:rPr>
              <w:rStyle w:val="afffffd"/>
              <w:rFonts w:hint="cs"/>
              <w:rtl/>
            </w:rPr>
          </w:rPrChange>
        </w:rPr>
        <w:t xml:space="preserve">ירא</w:t>
      </w:r>
      <w:r>
        <w:rPr>
          <w:rStyle w:val="afffff9"/>
          <w:rtl/>
          <w:rPrChange w:id="9020" w:author="מנוע אמוראים" w:date="2026-10-05T16:40:51Z">
            <w:rPr>
              <w:rStyle w:val="afffffd"/>
              <w:rtl/>
            </w:rPr>
          </w:rPrChange>
        </w:rPr>
        <w:t xml:space="preserve">"</w:t>
      </w:r>
      <w:r>
        <w:rPr>
          <w:rStyle w:val="afffff9"/>
          <w:rFonts w:hint="cs"/>
          <w:rtl/>
          <w:rPrChange w:id="9021" w:author="מנוע אמוראים" w:date="2026-10-05T16:40:51Z">
            <w:rPr>
              <w:rStyle w:val="afffffd"/>
              <w:rFonts w:hint="cs"/>
              <w:rtl/>
            </w:rPr>
          </w:rPrChange>
        </w:rPr>
        <w:t xml:space="preserve">ש</w:t>
      </w:r>
      <w:bookmarkEnd w:id="116"/>
      <w:bookmarkEnd w:id="117"/>
      <w:r w:rsidRPr="000528DA">
        <w:rPr>
          <w:rFonts w:hint="cs"/>
          <w:rtl/>
        </w:rPr>
        <w:t xml:space="preserve"> </w:t>
      </w:r>
      <w:r w:rsidR="003F33DA" w:rsidRPr="00E34F28">
        <w:rPr>
          <w:rStyle w:val="afffff9"/>
          <w:rFonts w:hint="cs"/>
          <w:rtl/>
        </w:rPr>
        <w:t xml:space="preserve">א. </w:t>
      </w:r>
      <w:r w:rsidRPr="000528DA">
        <w:rPr>
          <w:rFonts w:hint="cs"/>
          <w:rtl/>
        </w:rPr>
        <w:t xml:space="preserve">דבריו נשמעין, </w:t>
      </w:r>
      <w:r w:rsidR="003F33DA" w:rsidRPr="00E34F28">
        <w:rPr>
          <w:rStyle w:val="afffff9"/>
          <w:rFonts w:hint="cs"/>
          <w:rtl/>
        </w:rPr>
        <w:t>ב.</w:t>
      </w:r>
      <w:r w:rsidR="003F33DA" w:rsidRPr="000528DA">
        <w:rPr>
          <w:rFonts w:hint="cs"/>
          <w:rtl/>
        </w:rPr>
        <w:t xml:space="preserve"> </w:t>
      </w:r>
      <w:r w:rsidRPr="000528DA">
        <w:rPr>
          <w:rFonts w:hint="cs"/>
          <w:rtl/>
        </w:rPr>
        <w:t xml:space="preserve">העולם כולו נברא בשבילו, </w:t>
      </w:r>
      <w:r w:rsidR="003F33DA" w:rsidRPr="00E34F28">
        <w:rPr>
          <w:rStyle w:val="afffff9"/>
          <w:rFonts w:hint="cs"/>
          <w:rtl/>
        </w:rPr>
        <w:t>ג.</w:t>
      </w:r>
      <w:r w:rsidR="003F33DA" w:rsidRPr="000528DA">
        <w:rPr>
          <w:rFonts w:hint="cs"/>
          <w:rtl/>
        </w:rPr>
        <w:t xml:space="preserve"> </w:t>
      </w:r>
      <w:r w:rsidRPr="000528DA">
        <w:rPr>
          <w:rFonts w:hint="cs"/>
          <w:rtl/>
        </w:rPr>
        <w:t xml:space="preserve">שקול כנגד כל העולם, </w:t>
      </w:r>
      <w:r w:rsidR="003F33DA" w:rsidRPr="00E34F28">
        <w:rPr>
          <w:rStyle w:val="afffff9"/>
          <w:rFonts w:hint="cs"/>
          <w:rtl/>
        </w:rPr>
        <w:t>ד.</w:t>
      </w:r>
      <w:r w:rsidR="003F33DA" w:rsidRPr="000528DA">
        <w:rPr>
          <w:rFonts w:hint="cs"/>
          <w:rtl/>
        </w:rPr>
        <w:t xml:space="preserve"> </w:t>
      </w:r>
      <w:r w:rsidRPr="000528DA">
        <w:rPr>
          <w:rFonts w:hint="cs"/>
          <w:rtl/>
        </w:rPr>
        <w:t>העוה</w:t>
      </w:r>
      <w:r w:rsidRPr="000528DA">
        <w:rPr>
          <w:rtl/>
        </w:rPr>
        <w:t>"</w:t>
      </w:r>
      <w:r w:rsidRPr="000528DA">
        <w:rPr>
          <w:rFonts w:hint="cs"/>
          <w:rtl/>
        </w:rPr>
        <w:t xml:space="preserve">ב נברא לצוות לו. </w:t>
      </w:r>
    </w:p>
    <w:p w14:paraId="023B3A7B" w14:textId="77777777" w:rsidR="009C1FD8" w:rsidRPr="000528DA" w:rsidRDefault="009C1FD8" w:rsidP="000528DA">
      <w:pPr>
        <w:rPr>
          <w:rtl/>
        </w:rPr>
      </w:pPr>
      <w:bookmarkStart w:id="118" w:name="_Toc193635598"/>
      <w:bookmarkStart w:id="119" w:name="_Toc216184211"/>
      <w:r w:rsidRPr="00724E73">
        <w:rPr>
          <w:rStyle w:val="afffffd"/>
          <w:rFonts w:hint="cs"/>
          <w:rtl/>
        </w:rPr>
        <w:t>יקדים שלום</w:t>
      </w:r>
      <w:bookmarkEnd w:id="118"/>
      <w:bookmarkEnd w:id="119"/>
      <w:r w:rsidRPr="00724E73">
        <w:rPr>
          <w:rStyle w:val="afffffd"/>
          <w:rFonts w:hint="cs"/>
          <w:rtl/>
        </w:rPr>
        <w:t xml:space="preserve"> </w:t>
      </w:r>
      <w:r w:rsidRPr="000528DA">
        <w:rPr>
          <w:rFonts w:hint="cs"/>
          <w:rtl/>
        </w:rPr>
        <w:t>למי שרגיל לו בשלום, נתן ולא החזיר- גזלן</w:t>
      </w:r>
    </w:p>
    <w:p w14:paraId="353F3BBA" w14:textId="77777777" w:rsidR="00E30FDC" w:rsidRPr="00E34F28" w:rsidRDefault="00E30FDC" w:rsidP="00EC0DC4">
      <w:pPr>
        <w:pStyle w:val="af2"/>
        <w:framePr w:wrap="around"/>
        <w:rPr>
          <w:rtl/>
        </w:rPr>
      </w:pPr>
      <w:r w:rsidRPr="00C46045">
        <w:rPr>
          <w:rFonts w:hint="cs"/>
          <w:rtl/>
        </w:rPr>
        <w:t>ז.</w:t>
      </w:r>
    </w:p>
    <w:p w14:paraId="55E32D81" w14:textId="5431474A" w:rsidR="009C1FD8" w:rsidRPr="000528DA" w:rsidRDefault="009C1FD8" w:rsidP="000528DA">
      <w:pPr>
        <w:rPr>
          <w:rtl/>
        </w:rPr>
      </w:pPr>
      <w:bookmarkStart w:id="120" w:name="_Toc193635599"/>
      <w:bookmarkStart w:id="121" w:name="_Toc216184212"/>
      <w:r w:rsidRPr="00A10336">
        <w:rPr>
          <w:rStyle w:val="30"/>
          <w:rFonts w:hint="cs"/>
          <w:rtl/>
        </w:rPr>
        <w:t>קב</w:t>
      </w:r>
      <w:r w:rsidRPr="00A10336">
        <w:rPr>
          <w:rStyle w:val="30"/>
          <w:rtl/>
        </w:rPr>
        <w:t>"</w:t>
      </w:r>
      <w:r w:rsidRPr="00A10336">
        <w:rPr>
          <w:rStyle w:val="30"/>
          <w:rFonts w:hint="cs"/>
          <w:rtl/>
        </w:rPr>
        <w:t>ה מתפלל</w:t>
      </w:r>
      <w:bookmarkEnd w:id="120"/>
      <w:bookmarkEnd w:id="121"/>
      <w:r w:rsidRPr="000528DA">
        <w:rPr>
          <w:rFonts w:hint="cs"/>
          <w:rtl/>
        </w:rPr>
        <w:t xml:space="preserve"> שיכבשו רחמי כעסי ואתנהג ברחמים</w:t>
      </w:r>
      <w:r w:rsidR="00E30FDC" w:rsidRPr="000528DA">
        <w:rPr>
          <w:rFonts w:hint="cs"/>
          <w:rtl/>
        </w:rPr>
        <w:t xml:space="preserve">, </w:t>
      </w:r>
      <w:r w:rsidRPr="000528DA">
        <w:rPr>
          <w:rFonts w:hint="cs"/>
          <w:rtl/>
        </w:rPr>
        <w:t xml:space="preserve">וכך </w:t>
      </w:r>
      <w:r w:rsidRPr="00E34F28">
        <w:rPr>
          <w:rStyle w:val="afffff9"/>
          <w:rFonts w:hint="cs"/>
          <w:rtl/>
        </w:rPr>
        <w:t>ריב</w:t>
      </w:r>
      <w:r w:rsidRPr="00E34F28">
        <w:rPr>
          <w:rStyle w:val="afffff9"/>
          <w:rtl/>
        </w:rPr>
        <w:t>"</w:t>
      </w:r>
      <w:r w:rsidRPr="00E34F28">
        <w:rPr>
          <w:rStyle w:val="afffff9"/>
          <w:rFonts w:hint="cs"/>
          <w:rtl/>
        </w:rPr>
        <w:t>א</w:t>
      </w:r>
      <w:r w:rsidRPr="000528DA">
        <w:rPr>
          <w:rFonts w:hint="cs"/>
          <w:rtl/>
        </w:rPr>
        <w:t xml:space="preserve"> בירכו</w:t>
      </w:r>
      <w:r w:rsidR="00221DA5" w:rsidRPr="000528DA">
        <w:rPr>
          <w:rFonts w:hint="cs"/>
          <w:rtl/>
        </w:rPr>
        <w:t>.</w:t>
      </w:r>
    </w:p>
    <w:p w14:paraId="0755A407" w14:textId="77777777" w:rsidR="00221DA5" w:rsidRPr="00E34F28" w:rsidRDefault="00E30FDC" w:rsidP="003F33DA">
      <w:pPr>
        <w:pStyle w:val="afffffc"/>
        <w:rPr>
          <w:rtl/>
        </w:rPr>
      </w:pPr>
      <w:bookmarkStart w:id="122" w:name="_Toc193635600"/>
      <w:bookmarkStart w:id="123" w:name="_Toc216184213"/>
      <w:r w:rsidRPr="003F33DA">
        <w:rPr>
          <w:rFonts w:hint="cs"/>
          <w:rtl/>
        </w:rPr>
        <w:t>אין מרצין</w:t>
      </w:r>
      <w:r w:rsidR="009C1FD8" w:rsidRPr="003F33DA">
        <w:rPr>
          <w:rFonts w:hint="cs"/>
          <w:rtl/>
        </w:rPr>
        <w:t xml:space="preserve"> בשעת כעסו</w:t>
      </w:r>
      <w:r w:rsidR="00613857" w:rsidRPr="003F33DA">
        <w:rPr>
          <w:rFonts w:hint="cs"/>
          <w:rtl/>
        </w:rPr>
        <w:t>,</w:t>
      </w:r>
      <w:bookmarkEnd w:id="122"/>
      <w:bookmarkEnd w:id="123"/>
    </w:p>
    <w:p w14:paraId="7B82652D" w14:textId="77777777" w:rsidR="00C46045" w:rsidRPr="000528DA" w:rsidRDefault="009C1FD8" w:rsidP="000528DA">
      <w:pPr>
        <w:rPr>
          <w:rtl/>
        </w:rPr>
      </w:pPr>
      <w:bookmarkStart w:id="124" w:name="_Toc193635601"/>
      <w:bookmarkStart w:id="125" w:name="_Toc216184214"/>
      <w:r w:rsidRPr="00F311DD">
        <w:rPr>
          <w:rStyle w:val="afffffd"/>
          <w:rFonts w:hint="cs"/>
          <w:rtl/>
        </w:rPr>
        <w:t>זעם דקב</w:t>
      </w:r>
      <w:r w:rsidRPr="00F311DD">
        <w:rPr>
          <w:rStyle w:val="afffffd"/>
          <w:rtl/>
        </w:rPr>
        <w:t>"</w:t>
      </w:r>
      <w:r w:rsidRPr="00F311DD">
        <w:rPr>
          <w:rStyle w:val="afffffd"/>
          <w:rFonts w:hint="cs"/>
          <w:rtl/>
        </w:rPr>
        <w:t>ה</w:t>
      </w:r>
      <w:bookmarkEnd w:id="124"/>
      <w:bookmarkEnd w:id="125"/>
      <w:r w:rsidRPr="00F311DD">
        <w:rPr>
          <w:rStyle w:val="afffffd"/>
          <w:rFonts w:hint="cs"/>
          <w:rtl/>
        </w:rPr>
        <w:t xml:space="preserve"> </w:t>
      </w:r>
      <w:r w:rsidRPr="000528DA">
        <w:rPr>
          <w:rFonts w:hint="cs"/>
          <w:rtl/>
        </w:rPr>
        <w:t>רגע 58878</w:t>
      </w:r>
      <w:r w:rsidR="00E30FDC" w:rsidRPr="000528DA">
        <w:rPr>
          <w:rFonts w:hint="cs"/>
          <w:rtl/>
        </w:rPr>
        <w:t xml:space="preserve">, </w:t>
      </w:r>
      <w:r w:rsidRPr="000528DA">
        <w:rPr>
          <w:rFonts w:hint="cs"/>
          <w:rtl/>
        </w:rPr>
        <w:t>ואין כל בריה יכולה לכו</w:t>
      </w:r>
      <w:r w:rsidR="00C46045" w:rsidRPr="000528DA">
        <w:rPr>
          <w:rFonts w:hint="cs"/>
          <w:rtl/>
        </w:rPr>
        <w:t>ו</w:t>
      </w:r>
      <w:r w:rsidRPr="000528DA">
        <w:rPr>
          <w:rFonts w:hint="cs"/>
          <w:rtl/>
        </w:rPr>
        <w:t>ן חוץ מבלעם</w:t>
      </w:r>
      <w:r w:rsidR="00E30FDC" w:rsidRPr="000528DA">
        <w:rPr>
          <w:rFonts w:hint="cs"/>
          <w:rtl/>
        </w:rPr>
        <w:t xml:space="preserve">, </w:t>
      </w:r>
    </w:p>
    <w:p w14:paraId="547057DF" w14:textId="77777777" w:rsidR="00221DA5" w:rsidRPr="000528DA" w:rsidRDefault="004427AC" w:rsidP="000528DA">
      <w:pPr>
        <w:rPr>
          <w:rtl/>
        </w:rPr>
      </w:pPr>
      <w:r w:rsidRPr="003F33DA">
        <w:rPr>
          <w:rStyle w:val="ad"/>
          <w:rFonts w:hint="cs"/>
          <w:rtl/>
        </w:rPr>
        <w:t xml:space="preserve">דעת </w:t>
      </w:r>
      <w:r w:rsidR="009C1FD8" w:rsidRPr="003F33DA">
        <w:rPr>
          <w:rStyle w:val="ad"/>
          <w:rFonts w:hint="cs"/>
          <w:rtl/>
        </w:rPr>
        <w:t>צדקות ה'</w:t>
      </w:r>
      <w:r w:rsidR="00C46045" w:rsidRPr="000528DA">
        <w:rPr>
          <w:rFonts w:hint="cs"/>
          <w:rtl/>
        </w:rPr>
        <w:t xml:space="preserve"> שלא כעס</w:t>
      </w:r>
      <w:r w:rsidR="009C1FD8" w:rsidRPr="000528DA">
        <w:rPr>
          <w:rFonts w:hint="cs"/>
          <w:rtl/>
        </w:rPr>
        <w:t xml:space="preserve"> בימי בלעם.</w:t>
      </w:r>
      <w:r w:rsidR="00E30FDC" w:rsidRPr="000528DA">
        <w:rPr>
          <w:rFonts w:hint="cs"/>
          <w:rtl/>
        </w:rPr>
        <w:t xml:space="preserve"> </w:t>
      </w:r>
    </w:p>
    <w:p w14:paraId="74E7EED5" w14:textId="77777777" w:rsidR="009C1FD8" w:rsidRPr="000528DA" w:rsidRDefault="009C1FD8" w:rsidP="000528DA">
      <w:pPr>
        <w:rPr>
          <w:rtl/>
        </w:rPr>
      </w:pPr>
      <w:bookmarkStart w:id="126" w:name="_Toc193635602"/>
      <w:bookmarkStart w:id="127" w:name="_Toc216184215"/>
      <w:r w:rsidRPr="00724E73">
        <w:rPr>
          <w:rStyle w:val="afffffd"/>
          <w:rFonts w:hint="cs"/>
          <w:rtl/>
        </w:rPr>
        <w:t>רתח</w:t>
      </w:r>
      <w:bookmarkEnd w:id="126"/>
      <w:bookmarkEnd w:id="127"/>
      <w:r w:rsidRPr="00724E73">
        <w:rPr>
          <w:rStyle w:val="afffffd"/>
          <w:rFonts w:hint="cs"/>
          <w:rtl/>
        </w:rPr>
        <w:t xml:space="preserve"> </w:t>
      </w:r>
      <w:r w:rsidRPr="000528DA">
        <w:rPr>
          <w:rFonts w:hint="cs"/>
          <w:rtl/>
        </w:rPr>
        <w:t>בג' שעות ראשונות כשכרבולת תרנגול לבנה</w:t>
      </w:r>
    </w:p>
    <w:p w14:paraId="1EE2EFBA" w14:textId="378B9C9E" w:rsidR="00A24328" w:rsidRDefault="003F33DA" w:rsidP="009A59D1">
      <w:pPr>
        <w:pStyle w:val="38"/>
        <w:framePr w:wrap="notBeside"/>
        <w:rPr>
          <w:rtl/>
        </w:rPr>
      </w:pPr>
      <w:r w:rsidRPr="00660D7A">
        <w:rPr>
          <w:rFonts w:hint="cs"/>
          <w:rtl/>
        </w:rPr>
        <w:lastRenderedPageBreak/>
        <w:t>ריב''ל</w:t>
      </w:r>
      <w:r w:rsidR="00A24328">
        <w:rPr>
          <w:rFonts w:hint="cs"/>
          <w:rtl/>
        </w:rPr>
        <w:t>:</w:t>
      </w:r>
    </w:p>
    <w:p w14:paraId="00C26602" w14:textId="03E5F638" w:rsidR="002E638F" w:rsidRPr="00E34F28" w:rsidRDefault="009C1FD8" w:rsidP="003F33DA">
      <w:pPr>
        <w:pStyle w:val="af4"/>
        <w:spacing w:after="60"/>
        <w:rPr>
          <w:rtl/>
        </w:rPr>
      </w:pPr>
      <w:r w:rsidRPr="00F95182">
        <w:rPr>
          <w:rFonts w:hint="cs"/>
          <w:rtl/>
        </w:rPr>
        <w:t>כשרצה לכוון השעה לקלל</w:t>
      </w:r>
      <w:r w:rsidR="003F33DA" w:rsidRPr="00F95182">
        <w:rPr>
          <w:rStyle w:val="affffff6"/>
          <w:rFonts w:hint="cs"/>
          <w:spacing w:val="0"/>
          <w:rtl/>
        </w:rPr>
        <w:t xml:space="preserve"> מין שציערו</w:t>
      </w:r>
      <w:r w:rsidR="00E659CA">
        <w:rPr>
          <w:rStyle w:val="affffff6"/>
          <w:rFonts w:hint="cs"/>
          <w:spacing w:val="0"/>
          <w:rtl/>
        </w:rPr>
        <w:t xml:space="preserve"> </w:t>
      </w:r>
      <w:r w:rsidRPr="003F33DA">
        <w:rPr>
          <w:rFonts w:hint="cs"/>
          <w:rtl/>
        </w:rPr>
        <w:t>נרדם, ש</w:t>
      </w:r>
      <w:r w:rsidRPr="003F33DA">
        <w:rPr>
          <w:rtl/>
        </w:rPr>
        <w:t>"</w:t>
      </w:r>
      <w:r w:rsidRPr="003F33DA">
        <w:rPr>
          <w:rFonts w:hint="cs"/>
          <w:rtl/>
        </w:rPr>
        <w:t>מ א</w:t>
      </w:r>
      <w:r w:rsidRPr="003F33DA">
        <w:rPr>
          <w:rtl/>
        </w:rPr>
        <w:t>"</w:t>
      </w:r>
      <w:r w:rsidRPr="003F33DA">
        <w:rPr>
          <w:rFonts w:hint="cs"/>
          <w:rtl/>
        </w:rPr>
        <w:t>צ לנהוג כן</w:t>
      </w:r>
      <w:r w:rsidR="007A246A" w:rsidRPr="00F95182">
        <w:rPr>
          <w:rFonts w:hint="cs"/>
          <w:rtl/>
        </w:rPr>
        <w:t xml:space="preserve"> </w:t>
      </w:r>
    </w:p>
    <w:p w14:paraId="3CCFFB52" w14:textId="77777777" w:rsidR="002E638F" w:rsidRPr="000528DA" w:rsidRDefault="002E638F" w:rsidP="000528DA">
      <w:pPr>
        <w:rPr>
          <w:rtl/>
        </w:rPr>
      </w:pPr>
      <w:bookmarkStart w:id="128" w:name="_Toc193635603"/>
      <w:bookmarkStart w:id="129" w:name="_Toc216184216"/>
      <w:r w:rsidRPr="00A10336">
        <w:rPr>
          <w:rStyle w:val="30"/>
          <w:rFonts w:hint="cs"/>
          <w:rtl/>
        </w:rPr>
        <w:t>הקב</w:t>
      </w:r>
      <w:r w:rsidR="00280386" w:rsidRPr="00A10336">
        <w:rPr>
          <w:rStyle w:val="30"/>
          <w:rtl/>
        </w:rPr>
        <w:t>"</w:t>
      </w:r>
      <w:r w:rsidRPr="00A10336">
        <w:rPr>
          <w:rStyle w:val="30"/>
          <w:rFonts w:hint="cs"/>
          <w:rtl/>
        </w:rPr>
        <w:t>ה כועס</w:t>
      </w:r>
      <w:bookmarkEnd w:id="128"/>
      <w:bookmarkEnd w:id="129"/>
      <w:r w:rsidRPr="00A10336">
        <w:rPr>
          <w:rStyle w:val="30"/>
          <w:rFonts w:hint="cs"/>
          <w:rtl/>
        </w:rPr>
        <w:t xml:space="preserve"> </w:t>
      </w:r>
      <w:r w:rsidR="009C1FD8" w:rsidRPr="000528DA">
        <w:rPr>
          <w:rFonts w:hint="cs"/>
          <w:rtl/>
        </w:rPr>
        <w:t>כשחמה זורחת ומלכי אוה</w:t>
      </w:r>
      <w:r w:rsidR="009C1FD8" w:rsidRPr="000528DA">
        <w:rPr>
          <w:rtl/>
        </w:rPr>
        <w:t>"</w:t>
      </w:r>
      <w:r w:rsidR="009C1FD8" w:rsidRPr="000528DA">
        <w:rPr>
          <w:rFonts w:hint="cs"/>
          <w:rtl/>
        </w:rPr>
        <w:t xml:space="preserve">ע משתחוין לה </w:t>
      </w:r>
    </w:p>
    <w:p w14:paraId="11E95328" w14:textId="77777777" w:rsidR="009C1FD8" w:rsidRPr="00E34F28" w:rsidRDefault="009C1FD8" w:rsidP="00682BF2">
      <w:pPr>
        <w:pStyle w:val="afffff5"/>
        <w:rPr>
          <w:rtl/>
        </w:rPr>
      </w:pPr>
      <w:bookmarkStart w:id="130" w:name="_Toc193635604"/>
      <w:bookmarkStart w:id="131" w:name="_Toc216184217"/>
      <w:r w:rsidRPr="00A10336">
        <w:rPr>
          <w:rStyle w:val="30"/>
          <w:rFonts w:hint="cs"/>
          <w:rtl/>
        </w:rPr>
        <w:t>טובה מרדות בלב אדם</w:t>
      </w:r>
      <w:bookmarkEnd w:id="130"/>
      <w:bookmarkEnd w:id="131"/>
      <w:r w:rsidRPr="00F95182">
        <w:rPr>
          <w:rFonts w:hint="cs"/>
          <w:rtl/>
        </w:rPr>
        <w:t xml:space="preserve"> ממאה מלקות</w:t>
      </w:r>
    </w:p>
    <w:p w14:paraId="47D60D82" w14:textId="77777777" w:rsidR="00DD0C88" w:rsidRPr="00DD0C88" w:rsidRDefault="009C1FD8" w:rsidP="00DD0C88">
      <w:pPr>
        <w:pStyle w:val="afffffc"/>
        <w:rPr>
          <w:rtl/>
        </w:rPr>
      </w:pPr>
      <w:bookmarkStart w:id="132" w:name="_Toc193635605"/>
      <w:bookmarkStart w:id="133" w:name="_Toc216184218"/>
      <w:r w:rsidRPr="00DD0C88">
        <w:rPr>
          <w:rFonts w:hint="cs"/>
          <w:rtl/>
        </w:rPr>
        <w:t>ג' דברים ביקש משה וניתן לו,</w:t>
      </w:r>
      <w:bookmarkEnd w:id="132"/>
      <w:bookmarkEnd w:id="133"/>
      <w:r w:rsidRPr="00DD0C88">
        <w:rPr>
          <w:rFonts w:hint="cs"/>
          <w:rtl/>
        </w:rPr>
        <w:t xml:space="preserve"> </w:t>
      </w:r>
    </w:p>
    <w:p w14:paraId="1F1E33E8" w14:textId="4CD22D98" w:rsidR="00A24328" w:rsidRDefault="003F33DA" w:rsidP="009A59D1">
      <w:pPr>
        <w:pStyle w:val="38"/>
        <w:framePr w:wrap="notBeside"/>
        <w:rPr>
          <w:rtl/>
        </w:rPr>
      </w:pPr>
      <w:r w:rsidRPr="00660D7A">
        <w:rPr>
          <w:rFonts w:hint="cs"/>
          <w:rtl/>
        </w:rPr>
        <w:t>א</w:t>
      </w:r>
      <w:r w:rsidR="00A24328">
        <w:rPr>
          <w:rFonts w:hint="cs"/>
          <w:rtl/>
        </w:rPr>
        <w:t>.</w:t>
      </w:r>
    </w:p>
    <w:p w14:paraId="78CAFBBB" w14:textId="03138692" w:rsidR="00C46045" w:rsidRPr="000528DA" w:rsidRDefault="009C1FD8" w:rsidP="00DD0C88">
      <w:pPr>
        <w:pStyle w:val="afffff5"/>
        <w:spacing w:before="0"/>
        <w:rPr>
          <w:rtl/>
        </w:rPr>
      </w:pPr>
      <w:r w:rsidRPr="00FE3D07">
        <w:rPr>
          <w:rFonts w:hint="cs"/>
          <w:rtl/>
        </w:rPr>
        <w:t xml:space="preserve">שכינה על ישראל, </w:t>
      </w:r>
      <w:r w:rsidR="003F33DA" w:rsidRPr="00E34F28">
        <w:rPr>
          <w:rStyle w:val="afffff9"/>
          <w:rFonts w:hint="cs"/>
          <w:rtl/>
        </w:rPr>
        <w:t>ב.</w:t>
      </w:r>
      <w:r w:rsidR="003F33DA" w:rsidRPr="000528DA">
        <w:rPr>
          <w:rFonts w:hint="cs"/>
          <w:rtl/>
        </w:rPr>
        <w:t xml:space="preserve"> </w:t>
      </w:r>
      <w:r w:rsidRPr="000528DA">
        <w:rPr>
          <w:rFonts w:hint="cs"/>
          <w:rtl/>
        </w:rPr>
        <w:t>שלא תשרה על אוה</w:t>
      </w:r>
      <w:r w:rsidRPr="000528DA">
        <w:rPr>
          <w:rtl/>
        </w:rPr>
        <w:t>"</w:t>
      </w:r>
      <w:r w:rsidRPr="000528DA">
        <w:rPr>
          <w:rFonts w:hint="cs"/>
          <w:rtl/>
        </w:rPr>
        <w:t xml:space="preserve">ע, </w:t>
      </w:r>
      <w:r w:rsidR="003F33DA" w:rsidRPr="00E34F28">
        <w:rPr>
          <w:rStyle w:val="afffff9"/>
          <w:rFonts w:hint="cs"/>
          <w:rtl/>
        </w:rPr>
        <w:t>ג.</w:t>
      </w:r>
      <w:r w:rsidR="003F33DA" w:rsidRPr="000528DA">
        <w:rPr>
          <w:rFonts w:hint="cs"/>
          <w:rtl/>
        </w:rPr>
        <w:t xml:space="preserve"> </w:t>
      </w:r>
      <w:r w:rsidRPr="000528DA">
        <w:rPr>
          <w:rFonts w:hint="cs"/>
          <w:rtl/>
        </w:rPr>
        <w:t xml:space="preserve">להודיע </w:t>
      </w:r>
      <w:r w:rsidR="00DD0C88">
        <w:rPr>
          <w:rFonts w:hint="cs"/>
          <w:rtl/>
        </w:rPr>
        <w:t xml:space="preserve">דרכי </w:t>
      </w:r>
      <w:r w:rsidRPr="000528DA">
        <w:rPr>
          <w:rFonts w:hint="cs"/>
          <w:rtl/>
        </w:rPr>
        <w:t>הקב</w:t>
      </w:r>
      <w:r w:rsidRPr="000528DA">
        <w:rPr>
          <w:rtl/>
        </w:rPr>
        <w:t>"</w:t>
      </w:r>
      <w:r w:rsidRPr="000528DA">
        <w:rPr>
          <w:rFonts w:hint="cs"/>
          <w:rtl/>
        </w:rPr>
        <w:t>ה.</w:t>
      </w:r>
    </w:p>
    <w:p w14:paraId="03B15DC0" w14:textId="24AE0400" w:rsidR="00C46045" w:rsidRPr="000528DA" w:rsidRDefault="009C1FD8" w:rsidP="000528DA">
      <w:pPr>
        <w:rPr>
          <w:rtl/>
        </w:rPr>
      </w:pPr>
      <w:bookmarkStart w:id="134" w:name="_Toc193635606"/>
      <w:bookmarkStart w:id="135" w:name="_Toc216184219"/>
      <w:r w:rsidRPr="00A10336">
        <w:rPr>
          <w:rStyle w:val="30"/>
          <w:rFonts w:hint="cs"/>
          <w:rtl/>
        </w:rPr>
        <w:t>צדיק וטוב לו</w:t>
      </w:r>
      <w:r w:rsidR="002E638F" w:rsidRPr="00A10336">
        <w:rPr>
          <w:rStyle w:val="30"/>
          <w:rFonts w:hint="cs"/>
          <w:rtl/>
        </w:rPr>
        <w:t>-</w:t>
      </w:r>
      <w:bookmarkEnd w:id="134"/>
      <w:bookmarkEnd w:id="135"/>
      <w:r w:rsidRPr="000528DA">
        <w:rPr>
          <w:rFonts w:hint="cs"/>
          <w:rtl/>
        </w:rPr>
        <w:t xml:space="preserve"> צדיק בן צדיק, </w:t>
      </w:r>
      <w:r w:rsidR="003F33DA" w:rsidRPr="00A10336">
        <w:rPr>
          <w:rStyle w:val="30"/>
          <w:rtl/>
        </w:rPr>
        <w:tab/>
      </w:r>
      <w:r w:rsidRPr="00A10336">
        <w:rPr>
          <w:rStyle w:val="30"/>
          <w:rFonts w:hint="cs"/>
          <w:rtl/>
        </w:rPr>
        <w:t>צדיק ורע לו -</w:t>
      </w:r>
      <w:r w:rsidRPr="000528DA">
        <w:rPr>
          <w:rFonts w:hint="cs"/>
          <w:rtl/>
        </w:rPr>
        <w:t>צדיק בן רשע.</w:t>
      </w:r>
      <w:r w:rsidR="007A246A" w:rsidRPr="000528DA">
        <w:rPr>
          <w:rFonts w:hint="cs"/>
          <w:rtl/>
        </w:rPr>
        <w:t xml:space="preserve"> </w:t>
      </w:r>
    </w:p>
    <w:p w14:paraId="508BA8D6" w14:textId="72DBA31C" w:rsidR="00A24328" w:rsidRDefault="00C46045" w:rsidP="009A59D1">
      <w:pPr>
        <w:pStyle w:val="38"/>
        <w:framePr w:wrap="notBeside"/>
        <w:rPr>
          <w:rtl/>
        </w:rPr>
      </w:pPr>
      <w:r w:rsidRPr="00660D7A">
        <w:rPr>
          <w:rFonts w:hint="cs"/>
          <w:rtl/>
        </w:rPr>
        <w:t>והך</w:t>
      </w:r>
      <w:r w:rsidR="00A24328">
        <w:rPr>
          <w:rFonts w:hint="cs"/>
          <w:rtl/>
        </w:rPr>
        <w:t>:</w:t>
      </w:r>
    </w:p>
    <w:p w14:paraId="46663BDB" w14:textId="64BA0CD8" w:rsidR="009C1FD8" w:rsidRPr="000528DA" w:rsidRDefault="00C46045" w:rsidP="000528DA">
      <w:pPr>
        <w:rPr>
          <w:rtl/>
        </w:rPr>
      </w:pPr>
      <w:r>
        <w:rPr>
          <w:rStyle w:val="ad"/>
          <w:rFonts w:hint="cs"/>
          <w:rtl/>
        </w:rPr>
        <w:t>ד</w:t>
      </w:r>
      <w:r w:rsidR="009C1FD8" w:rsidRPr="00A4639B">
        <w:rPr>
          <w:rStyle w:val="ad"/>
          <w:rFonts w:hint="cs"/>
          <w:rtl/>
        </w:rPr>
        <w:t xml:space="preserve">פקד עון אבות </w:t>
      </w:r>
      <w:r w:rsidR="009C1FD8" w:rsidRPr="00D826DC">
        <w:rPr>
          <w:rStyle w:val="ad"/>
          <w:rFonts w:hint="cs"/>
          <w:rtl/>
        </w:rPr>
        <w:t>על בנים</w:t>
      </w:r>
      <w:r w:rsidR="009C1FD8" w:rsidRPr="000528DA">
        <w:rPr>
          <w:rFonts w:hint="cs"/>
          <w:rtl/>
        </w:rPr>
        <w:t xml:space="preserve"> כשאוחזים מעשה אבותיהם בידיהם</w:t>
      </w:r>
      <w:r w:rsidR="002E638F" w:rsidRPr="000528DA">
        <w:rPr>
          <w:rFonts w:hint="cs"/>
          <w:rtl/>
        </w:rPr>
        <w:t>.</w:t>
      </w:r>
    </w:p>
    <w:p w14:paraId="5938A7F1" w14:textId="6F543EC6" w:rsidR="00A24328" w:rsidRDefault="00C46045" w:rsidP="009A59D1">
      <w:pPr>
        <w:pStyle w:val="38"/>
        <w:framePr w:wrap="notBeside"/>
        <w:rPr>
          <w:rtl/>
        </w:rPr>
      </w:pPr>
      <w:r w:rsidRPr="00660D7A">
        <w:rPr>
          <w:rFonts w:hint="cs"/>
          <w:rtl/>
        </w:rPr>
        <w:t>אלא ה''ק</w:t>
      </w:r>
      <w:r w:rsidR="00A24328">
        <w:rPr>
          <w:rFonts w:hint="cs"/>
          <w:rtl/>
        </w:rPr>
        <w:t>:</w:t>
      </w:r>
    </w:p>
    <w:p w14:paraId="5B1327BC" w14:textId="18D908F0" w:rsidR="00221DA5" w:rsidRPr="000528DA" w:rsidRDefault="003F33DA" w:rsidP="000528DA">
      <w:pPr>
        <w:rPr>
          <w:rtl/>
        </w:rPr>
      </w:pPr>
      <w:bookmarkStart w:id="136" w:name="_Toc193635607"/>
      <w:bookmarkStart w:id="137" w:name="_Toc216184220"/>
      <w:r w:rsidRPr="00A10336">
        <w:rPr>
          <w:rStyle w:val="30"/>
          <w:rFonts w:hint="cs"/>
          <w:rtl/>
        </w:rPr>
        <w:t>צ</w:t>
      </w:r>
      <w:r w:rsidR="009C1FD8" w:rsidRPr="00A10336">
        <w:rPr>
          <w:rStyle w:val="30"/>
          <w:rFonts w:hint="cs"/>
          <w:rtl/>
        </w:rPr>
        <w:t>דיק וטוב לו</w:t>
      </w:r>
      <w:bookmarkEnd w:id="136"/>
      <w:bookmarkEnd w:id="137"/>
      <w:r w:rsidR="009C1FD8" w:rsidRPr="000528DA">
        <w:rPr>
          <w:rFonts w:hint="cs"/>
          <w:rtl/>
        </w:rPr>
        <w:t xml:space="preserve"> צדיק גמור, </w:t>
      </w:r>
    </w:p>
    <w:p w14:paraId="08E835B6" w14:textId="77777777" w:rsidR="00C46045" w:rsidRPr="000528DA" w:rsidRDefault="009C1FD8" w:rsidP="000528DA">
      <w:pPr>
        <w:rPr>
          <w:rtl/>
        </w:rPr>
      </w:pPr>
      <w:bookmarkStart w:id="138" w:name="_Toc193635608"/>
      <w:bookmarkStart w:id="139" w:name="_Toc216184221"/>
      <w:r w:rsidRPr="00A10336">
        <w:rPr>
          <w:rStyle w:val="30"/>
          <w:rFonts w:hint="cs"/>
          <w:rtl/>
        </w:rPr>
        <w:t>רשע ורע לו-</w:t>
      </w:r>
      <w:bookmarkEnd w:id="138"/>
      <w:bookmarkEnd w:id="139"/>
      <w:r w:rsidRPr="000528DA">
        <w:rPr>
          <w:rFonts w:hint="cs"/>
          <w:rtl/>
        </w:rPr>
        <w:t xml:space="preserve"> רשע גמור. </w:t>
      </w:r>
      <w:r w:rsidR="007A246A" w:rsidRPr="000528DA">
        <w:rPr>
          <w:rFonts w:hint="cs"/>
          <w:rtl/>
        </w:rPr>
        <w:t>ו</w:t>
      </w:r>
      <w:r w:rsidRPr="000528DA">
        <w:rPr>
          <w:rFonts w:hint="cs"/>
          <w:rtl/>
        </w:rPr>
        <w:t xml:space="preserve">לא </w:t>
      </w:r>
      <w:r w:rsidRPr="00E34F28">
        <w:rPr>
          <w:rStyle w:val="afffff9"/>
          <w:rFonts w:hint="cs"/>
          <w:rtl/>
        </w:rPr>
        <w:t>כר</w:t>
      </w:r>
      <w:r w:rsidRPr="00E34F28">
        <w:rPr>
          <w:rStyle w:val="afffff9"/>
          <w:rtl/>
        </w:rPr>
        <w:t>"</w:t>
      </w:r>
      <w:r w:rsidRPr="00E34F28">
        <w:rPr>
          <w:rStyle w:val="afffff9"/>
          <w:rFonts w:hint="cs"/>
          <w:rtl/>
        </w:rPr>
        <w:t>מ</w:t>
      </w:r>
      <w:r w:rsidRPr="000528DA">
        <w:rPr>
          <w:rFonts w:hint="cs"/>
          <w:rtl/>
        </w:rPr>
        <w:t xml:space="preserve"> </w:t>
      </w:r>
      <w:r w:rsidRPr="00A4639B">
        <w:rPr>
          <w:rStyle w:val="ad"/>
          <w:rFonts w:hint="cs"/>
          <w:rtl/>
        </w:rPr>
        <w:t>דחנותי</w:t>
      </w:r>
      <w:r w:rsidRPr="000528DA">
        <w:rPr>
          <w:rFonts w:hint="cs"/>
          <w:rtl/>
        </w:rPr>
        <w:t xml:space="preserve"> אע</w:t>
      </w:r>
      <w:r w:rsidRPr="000528DA">
        <w:rPr>
          <w:rtl/>
        </w:rPr>
        <w:t>"</w:t>
      </w:r>
      <w:r w:rsidRPr="000528DA">
        <w:rPr>
          <w:rFonts w:hint="cs"/>
          <w:rtl/>
        </w:rPr>
        <w:t>פ שאינו הגון</w:t>
      </w:r>
      <w:r w:rsidR="007A246A" w:rsidRPr="000528DA">
        <w:rPr>
          <w:rFonts w:hint="cs"/>
          <w:rtl/>
        </w:rPr>
        <w:t xml:space="preserve">, </w:t>
      </w:r>
    </w:p>
    <w:p w14:paraId="4F61357F" w14:textId="77777777" w:rsidR="009C1FD8" w:rsidRPr="000528DA" w:rsidRDefault="009C1FD8" w:rsidP="000528DA">
      <w:pPr>
        <w:rPr>
          <w:rtl/>
        </w:rPr>
      </w:pPr>
      <w:r w:rsidRPr="00A4639B">
        <w:rPr>
          <w:rStyle w:val="ad"/>
          <w:rFonts w:hint="cs"/>
          <w:rtl/>
        </w:rPr>
        <w:t>לא תוכל לראות פני</w:t>
      </w:r>
      <w:r w:rsidRPr="000528DA">
        <w:rPr>
          <w:rFonts w:hint="cs"/>
          <w:rtl/>
        </w:rPr>
        <w:t xml:space="preserve"> כשרציתי לא רצית עכשיו איני רוצה. </w:t>
      </w:r>
    </w:p>
    <w:p w14:paraId="1BB537B6" w14:textId="298CB08D" w:rsidR="00A24328" w:rsidRDefault="003F33DA" w:rsidP="009A59D1">
      <w:pPr>
        <w:pStyle w:val="38"/>
        <w:framePr w:wrap="notBeside"/>
        <w:rPr>
          <w:rtl/>
        </w:rPr>
      </w:pPr>
      <w:r w:rsidRPr="00660D7A">
        <w:rPr>
          <w:rFonts w:hint="cs"/>
          <w:rtl/>
        </w:rPr>
        <w:t>רי''נ</w:t>
      </w:r>
      <w:r w:rsidR="00A24328">
        <w:rPr>
          <w:rFonts w:hint="cs"/>
          <w:rtl/>
        </w:rPr>
        <w:t>:</w:t>
      </w:r>
    </w:p>
    <w:p w14:paraId="5F4E33AF" w14:textId="2F383E27" w:rsidR="00AE2629" w:rsidRPr="000528DA" w:rsidRDefault="003F33DA" w:rsidP="000528DA">
      <w:pPr>
        <w:rPr>
          <w:rtl/>
        </w:rPr>
      </w:pPr>
      <w:r w:rsidRPr="00DD0C88">
        <w:rPr>
          <w:rStyle w:val="afffff9"/>
          <w:rFonts w:hint="cs"/>
          <w:rtl/>
        </w:rPr>
        <w:t>וח</w:t>
      </w:r>
      <w:r w:rsidR="00A72708" w:rsidRPr="00DD0C88">
        <w:rPr>
          <w:rStyle w:val="afffff9"/>
          <w:rFonts w:hint="cs"/>
          <w:rtl/>
        </w:rPr>
        <w:t>לקו</w:t>
      </w:r>
      <w:r w:rsidR="007A246A" w:rsidRPr="00A10336">
        <w:rPr>
          <w:rStyle w:val="30"/>
          <w:rFonts w:hint="cs"/>
          <w:rtl/>
        </w:rPr>
        <w:t xml:space="preserve"> </w:t>
      </w:r>
      <w:r w:rsidR="009C1FD8" w:rsidRPr="000528DA">
        <w:rPr>
          <w:rFonts w:hint="cs"/>
          <w:rtl/>
        </w:rPr>
        <w:t>ש</w:t>
      </w:r>
      <w:r w:rsidR="00622D50" w:rsidRPr="000528DA">
        <w:rPr>
          <w:rFonts w:hint="cs"/>
          <w:rtl/>
        </w:rPr>
        <w:t xml:space="preserve">משה </w:t>
      </w:r>
      <w:r w:rsidR="009C1FD8" w:rsidRPr="00A10336">
        <w:rPr>
          <w:rStyle w:val="30"/>
          <w:rFonts w:hint="cs"/>
          <w:rtl/>
        </w:rPr>
        <w:t>זכה לקלסתר</w:t>
      </w:r>
      <w:r w:rsidR="009C1FD8" w:rsidRPr="000528DA">
        <w:rPr>
          <w:rFonts w:hint="cs"/>
          <w:rtl/>
        </w:rPr>
        <w:t xml:space="preserve"> </w:t>
      </w:r>
      <w:r w:rsidR="009C1FD8" w:rsidRPr="00A4639B">
        <w:rPr>
          <w:rStyle w:val="ad"/>
          <w:rFonts w:hint="cs"/>
          <w:rtl/>
        </w:rPr>
        <w:t>וייראו מגשת,</w:t>
      </w:r>
      <w:r w:rsidR="009C1FD8" w:rsidRPr="000528DA">
        <w:rPr>
          <w:rFonts w:hint="cs"/>
          <w:rtl/>
        </w:rPr>
        <w:t xml:space="preserve"> </w:t>
      </w:r>
      <w:r w:rsidR="009C1FD8" w:rsidRPr="00A4639B">
        <w:rPr>
          <w:rStyle w:val="ad"/>
          <w:rFonts w:hint="cs"/>
          <w:rtl/>
        </w:rPr>
        <w:t>ותמונת ה' יביט</w:t>
      </w:r>
      <w:r w:rsidR="007A246A" w:rsidRPr="00A4639B">
        <w:rPr>
          <w:rStyle w:val="ad"/>
          <w:rFonts w:hint="cs"/>
          <w:rtl/>
        </w:rPr>
        <w:t>,</w:t>
      </w:r>
      <w:r w:rsidR="009C1FD8" w:rsidRPr="00A4639B">
        <w:rPr>
          <w:rStyle w:val="ad"/>
          <w:rFonts w:hint="cs"/>
          <w:rtl/>
        </w:rPr>
        <w:t xml:space="preserve"> </w:t>
      </w:r>
    </w:p>
    <w:p w14:paraId="5621A5A7" w14:textId="77777777" w:rsidR="00A75CC1" w:rsidRPr="000528DA" w:rsidRDefault="009C1FD8" w:rsidP="000528DA">
      <w:pPr>
        <w:rPr>
          <w:rtl/>
        </w:rPr>
      </w:pPr>
      <w:r w:rsidRPr="00664A4B">
        <w:rPr>
          <w:rStyle w:val="ad"/>
          <w:rFonts w:hint="cs"/>
          <w:rtl/>
        </w:rPr>
        <w:t>וראית את אחורי</w:t>
      </w:r>
      <w:r w:rsidRPr="000528DA">
        <w:rPr>
          <w:rFonts w:hint="cs"/>
          <w:rtl/>
        </w:rPr>
        <w:t xml:space="preserve"> הראה הקב</w:t>
      </w:r>
      <w:r w:rsidRPr="000528DA">
        <w:rPr>
          <w:rtl/>
        </w:rPr>
        <w:t>"</w:t>
      </w:r>
      <w:r w:rsidRPr="000528DA">
        <w:rPr>
          <w:rFonts w:hint="cs"/>
          <w:rtl/>
        </w:rPr>
        <w:t>ה למשה קשר תפילין</w:t>
      </w:r>
      <w:r w:rsidR="007A246A" w:rsidRPr="000528DA">
        <w:rPr>
          <w:rFonts w:hint="cs"/>
          <w:rtl/>
        </w:rPr>
        <w:t>,</w:t>
      </w:r>
      <w:r w:rsidRPr="000528DA">
        <w:rPr>
          <w:rFonts w:hint="cs"/>
          <w:rtl/>
        </w:rPr>
        <w:t xml:space="preserve"> </w:t>
      </w:r>
    </w:p>
    <w:p w14:paraId="20B3CF9C" w14:textId="5B0CEE08" w:rsidR="003F33DA" w:rsidRPr="00E34F28" w:rsidRDefault="009C1FD8" w:rsidP="00682BF2">
      <w:pPr>
        <w:pStyle w:val="afffff5"/>
        <w:rPr>
          <w:rtl/>
        </w:rPr>
      </w:pPr>
      <w:bookmarkStart w:id="140" w:name="_Toc193635609"/>
      <w:bookmarkStart w:id="141" w:name="_Toc216184222"/>
      <w:r w:rsidRPr="00A10336">
        <w:rPr>
          <w:rStyle w:val="30"/>
          <w:rFonts w:hint="cs"/>
          <w:rtl/>
        </w:rPr>
        <w:t>כל דבור שיצא מהקב</w:t>
      </w:r>
      <w:r w:rsidRPr="00A10336">
        <w:rPr>
          <w:rStyle w:val="30"/>
          <w:rtl/>
        </w:rPr>
        <w:t>"</w:t>
      </w:r>
      <w:r w:rsidRPr="00A10336">
        <w:rPr>
          <w:rStyle w:val="30"/>
          <w:rFonts w:hint="cs"/>
          <w:rtl/>
        </w:rPr>
        <w:t>ה לטובה</w:t>
      </w:r>
      <w:bookmarkEnd w:id="140"/>
      <w:bookmarkEnd w:id="141"/>
      <w:r w:rsidRPr="00724E73">
        <w:rPr>
          <w:rStyle w:val="afffffd"/>
          <w:rFonts w:hint="cs"/>
          <w:rtl/>
        </w:rPr>
        <w:t xml:space="preserve"> </w:t>
      </w:r>
      <w:r w:rsidRPr="00FE3D07">
        <w:rPr>
          <w:rFonts w:hint="cs"/>
          <w:rtl/>
        </w:rPr>
        <w:t xml:space="preserve">אפי' </w:t>
      </w:r>
      <w:r w:rsidR="003F33DA">
        <w:rPr>
          <w:rFonts w:hint="cs"/>
          <w:rtl/>
        </w:rPr>
        <w:t xml:space="preserve">על </w:t>
      </w:r>
      <w:r w:rsidRPr="00FE3D07">
        <w:rPr>
          <w:rFonts w:hint="cs"/>
          <w:rtl/>
        </w:rPr>
        <w:t>תנאי, לא חזר בו</w:t>
      </w:r>
      <w:r w:rsidR="007A246A" w:rsidRPr="00FE3D07">
        <w:rPr>
          <w:rFonts w:hint="cs"/>
          <w:rtl/>
        </w:rPr>
        <w:t xml:space="preserve">, </w:t>
      </w:r>
    </w:p>
    <w:p w14:paraId="63DCD2C7" w14:textId="51B4D09C" w:rsidR="009C1FD8" w:rsidRPr="00E34F28" w:rsidRDefault="009C1FD8" w:rsidP="003F33DA">
      <w:pPr>
        <w:pStyle w:val="afffff5"/>
        <w:spacing w:before="0"/>
        <w:rPr>
          <w:rtl/>
        </w:rPr>
      </w:pPr>
      <w:r w:rsidRPr="00FE3D07">
        <w:rPr>
          <w:rFonts w:hint="cs"/>
          <w:rtl/>
        </w:rPr>
        <w:t>כך אצל משה קיים בזרעו למעלה מששים רבוא</w:t>
      </w:r>
    </w:p>
    <w:p w14:paraId="298F17B4" w14:textId="77777777" w:rsidR="007A246A" w:rsidRPr="00E34F28" w:rsidRDefault="007A246A" w:rsidP="00EC0DC4">
      <w:pPr>
        <w:pStyle w:val="af2"/>
        <w:framePr w:wrap="around"/>
        <w:rPr>
          <w:rtl/>
        </w:rPr>
      </w:pPr>
      <w:r w:rsidRPr="00A4639B">
        <w:rPr>
          <w:rFonts w:hint="cs"/>
          <w:rtl/>
        </w:rPr>
        <w:t>ז:</w:t>
      </w:r>
    </w:p>
    <w:p w14:paraId="718D0E15" w14:textId="77777777" w:rsidR="00AE2629" w:rsidRPr="00E34F28" w:rsidRDefault="009C1FD8" w:rsidP="003F33DA">
      <w:pPr>
        <w:pStyle w:val="afffff5"/>
        <w:spacing w:before="0"/>
        <w:rPr>
          <w:rtl/>
        </w:rPr>
      </w:pPr>
      <w:r w:rsidRPr="00FE3D07">
        <w:rPr>
          <w:rFonts w:hint="cs"/>
          <w:rtl/>
        </w:rPr>
        <w:t>מיום שברא הקב</w:t>
      </w:r>
      <w:r w:rsidRPr="00FE3D07">
        <w:rPr>
          <w:rtl/>
        </w:rPr>
        <w:t>"</w:t>
      </w:r>
      <w:r w:rsidRPr="00FE3D07">
        <w:rPr>
          <w:rFonts w:hint="cs"/>
          <w:rtl/>
        </w:rPr>
        <w:t xml:space="preserve">ה העולם לא קראו </w:t>
      </w:r>
      <w:r w:rsidRPr="00A10336">
        <w:rPr>
          <w:rStyle w:val="30"/>
          <w:rFonts w:hint="cs"/>
          <w:rtl/>
        </w:rPr>
        <w:t>אדון</w:t>
      </w:r>
      <w:r w:rsidR="00AE2629">
        <w:rPr>
          <w:rFonts w:hint="cs"/>
          <w:rtl/>
        </w:rPr>
        <w:t>,</w:t>
      </w:r>
      <w:r w:rsidRPr="00FE3D07">
        <w:rPr>
          <w:rFonts w:hint="cs"/>
          <w:rtl/>
        </w:rPr>
        <w:t xml:space="preserve"> </w:t>
      </w:r>
    </w:p>
    <w:p w14:paraId="4B623696" w14:textId="77777777" w:rsidR="00613857" w:rsidRPr="000528DA" w:rsidRDefault="009C1FD8" w:rsidP="000528DA">
      <w:pPr>
        <w:rPr>
          <w:rtl/>
        </w:rPr>
      </w:pPr>
      <w:r w:rsidRPr="000528DA">
        <w:rPr>
          <w:rFonts w:hint="cs"/>
          <w:rtl/>
        </w:rPr>
        <w:t>עד שבא אברהם</w:t>
      </w:r>
      <w:r w:rsidR="00AE2629" w:rsidRPr="000528DA">
        <w:rPr>
          <w:rFonts w:hint="cs"/>
          <w:rtl/>
        </w:rPr>
        <w:t>,</w:t>
      </w:r>
      <w:r w:rsidRPr="000528DA">
        <w:rPr>
          <w:rFonts w:hint="cs"/>
          <w:rtl/>
        </w:rPr>
        <w:t xml:space="preserve"> וגם דניאל בשביל אברהם, </w:t>
      </w:r>
    </w:p>
    <w:p w14:paraId="099EDA0F" w14:textId="77777777" w:rsidR="003F33DA" w:rsidRPr="00E34F28" w:rsidRDefault="009C1FD8" w:rsidP="00682BF2">
      <w:pPr>
        <w:pStyle w:val="afffff5"/>
        <w:rPr>
          <w:rtl/>
        </w:rPr>
      </w:pPr>
      <w:r w:rsidRPr="00FE3D07">
        <w:rPr>
          <w:rFonts w:hint="cs"/>
          <w:rtl/>
        </w:rPr>
        <w:t xml:space="preserve">לא היה אדם </w:t>
      </w:r>
      <w:r w:rsidRPr="00A10336">
        <w:rPr>
          <w:rStyle w:val="30"/>
          <w:rFonts w:hint="cs"/>
          <w:rtl/>
        </w:rPr>
        <w:t>שהודה</w:t>
      </w:r>
      <w:r w:rsidRPr="00FE3D07">
        <w:rPr>
          <w:rFonts w:hint="cs"/>
          <w:rtl/>
        </w:rPr>
        <w:t xml:space="preserve"> להקב</w:t>
      </w:r>
      <w:r w:rsidRPr="00FE3D07">
        <w:rPr>
          <w:rtl/>
        </w:rPr>
        <w:t>"</w:t>
      </w:r>
      <w:r w:rsidRPr="00FE3D07">
        <w:rPr>
          <w:rFonts w:hint="cs"/>
          <w:rtl/>
        </w:rPr>
        <w:t>ה עד שבאה לאה והודתו</w:t>
      </w:r>
      <w:r w:rsidR="007A246A" w:rsidRPr="00FE3D07">
        <w:rPr>
          <w:rFonts w:hint="cs"/>
          <w:rtl/>
        </w:rPr>
        <w:t xml:space="preserve">, </w:t>
      </w:r>
    </w:p>
    <w:p w14:paraId="11D4F52E" w14:textId="7C0291C3" w:rsidR="00613857" w:rsidRPr="00E34F28" w:rsidRDefault="009C1FD8" w:rsidP="003F33DA">
      <w:pPr>
        <w:pStyle w:val="afffff5"/>
        <w:spacing w:before="0"/>
        <w:rPr>
          <w:rtl/>
        </w:rPr>
      </w:pPr>
      <w:r w:rsidRPr="002C4FA2">
        <w:rPr>
          <w:rStyle w:val="ad"/>
          <w:rFonts w:hint="cs"/>
          <w:rtl/>
        </w:rPr>
        <w:t>ראובן</w:t>
      </w:r>
      <w:r w:rsidRPr="00FE3D07">
        <w:rPr>
          <w:rFonts w:hint="cs"/>
          <w:rtl/>
        </w:rPr>
        <w:t xml:space="preserve">: </w:t>
      </w:r>
      <w:r w:rsidR="007A246A" w:rsidRPr="00A10336">
        <w:rPr>
          <w:rStyle w:val="30"/>
          <w:rFonts w:hint="cs"/>
          <w:rtl/>
        </w:rPr>
        <w:t>ראו</w:t>
      </w:r>
      <w:r w:rsidR="007A246A" w:rsidRPr="00FE3D07">
        <w:rPr>
          <w:rFonts w:hint="cs"/>
          <w:rtl/>
        </w:rPr>
        <w:t xml:space="preserve"> </w:t>
      </w:r>
      <w:r w:rsidRPr="00FE3D07">
        <w:rPr>
          <w:rFonts w:hint="cs"/>
          <w:rtl/>
        </w:rPr>
        <w:t xml:space="preserve">מה </w:t>
      </w:r>
      <w:r w:rsidRPr="003521D8">
        <w:rPr>
          <w:rFonts w:hint="cs"/>
          <w:rtl/>
        </w:rPr>
        <w:t xml:space="preserve">בין בני לבין חמי </w:t>
      </w:r>
      <w:r w:rsidR="007A246A" w:rsidRPr="003521D8">
        <w:rPr>
          <w:rFonts w:hint="cs"/>
          <w:rtl/>
        </w:rPr>
        <w:t>ש</w:t>
      </w:r>
      <w:r w:rsidRPr="003521D8">
        <w:rPr>
          <w:rFonts w:hint="cs"/>
          <w:rtl/>
        </w:rPr>
        <w:t xml:space="preserve">נלקחה בכורתו </w:t>
      </w:r>
      <w:r w:rsidRPr="00A10336">
        <w:rPr>
          <w:rStyle w:val="30"/>
          <w:rFonts w:hint="cs"/>
          <w:rtl/>
        </w:rPr>
        <w:t>ולא קינא</w:t>
      </w:r>
      <w:r w:rsidR="007A246A" w:rsidRPr="00A10336">
        <w:rPr>
          <w:rStyle w:val="30"/>
          <w:rFonts w:hint="cs"/>
          <w:rtl/>
        </w:rPr>
        <w:t xml:space="preserve">, </w:t>
      </w:r>
    </w:p>
    <w:p w14:paraId="31CEB3A3" w14:textId="77777777" w:rsidR="00613857" w:rsidRPr="00E34F28" w:rsidRDefault="009C1FD8" w:rsidP="003F33DA">
      <w:pPr>
        <w:pStyle w:val="afffff5"/>
        <w:rPr>
          <w:rtl/>
        </w:rPr>
      </w:pPr>
      <w:r w:rsidRPr="003F33DA">
        <w:rPr>
          <w:rStyle w:val="ad"/>
          <w:rFonts w:hint="cs"/>
          <w:rtl/>
        </w:rPr>
        <w:t xml:space="preserve">רות </w:t>
      </w:r>
      <w:r w:rsidRPr="00FE3D07">
        <w:rPr>
          <w:rFonts w:hint="cs"/>
          <w:rtl/>
        </w:rPr>
        <w:t xml:space="preserve">יצא ממנה דוד </w:t>
      </w:r>
      <w:r w:rsidRPr="00A10336">
        <w:rPr>
          <w:rStyle w:val="30"/>
          <w:rFonts w:hint="cs"/>
          <w:rtl/>
        </w:rPr>
        <w:t>שריוה</w:t>
      </w:r>
      <w:r w:rsidRPr="00FE3D07">
        <w:rPr>
          <w:rFonts w:hint="cs"/>
          <w:rtl/>
        </w:rPr>
        <w:t xml:space="preserve"> להקב</w:t>
      </w:r>
      <w:r w:rsidRPr="00FE3D07">
        <w:rPr>
          <w:rtl/>
        </w:rPr>
        <w:t>"</w:t>
      </w:r>
      <w:r w:rsidRPr="00FE3D07">
        <w:rPr>
          <w:rFonts w:hint="cs"/>
          <w:rtl/>
        </w:rPr>
        <w:t>ה בשירות ותשבחות</w:t>
      </w:r>
      <w:r w:rsidR="007A246A" w:rsidRPr="00FE3D07">
        <w:rPr>
          <w:rFonts w:hint="cs"/>
          <w:rtl/>
        </w:rPr>
        <w:t xml:space="preserve"> </w:t>
      </w:r>
    </w:p>
    <w:p w14:paraId="61CE4A75" w14:textId="77777777" w:rsidR="009C1FD8" w:rsidRPr="00E34F28" w:rsidRDefault="009C1FD8" w:rsidP="003F33DA">
      <w:pPr>
        <w:pStyle w:val="afffff5"/>
        <w:spacing w:before="0" w:after="60"/>
        <w:rPr>
          <w:rtl/>
        </w:rPr>
      </w:pPr>
      <w:bookmarkStart w:id="142" w:name="_Toc193635610"/>
      <w:bookmarkStart w:id="143" w:name="_Toc216184223"/>
      <w:r w:rsidRPr="00A10336">
        <w:rPr>
          <w:rStyle w:val="30"/>
          <w:rFonts w:hint="cs"/>
          <w:rtl/>
        </w:rPr>
        <w:t>שם גורם:</w:t>
      </w:r>
      <w:bookmarkEnd w:id="142"/>
      <w:bookmarkEnd w:id="143"/>
      <w:r w:rsidRPr="00A500E2">
        <w:rPr>
          <w:rStyle w:val="ad"/>
          <w:rFonts w:hint="cs"/>
          <w:spacing w:val="-2"/>
          <w:rtl/>
        </w:rPr>
        <w:t xml:space="preserve"> </w:t>
      </w:r>
      <w:r w:rsidRPr="00F95182">
        <w:rPr>
          <w:rStyle w:val="ad"/>
          <w:rFonts w:hint="cs"/>
          <w:rtl/>
        </w:rPr>
        <w:t>אשר שם שמות בארץ</w:t>
      </w:r>
      <w:r w:rsidR="00613857" w:rsidRPr="00F95182">
        <w:rPr>
          <w:rStyle w:val="ad"/>
          <w:rFonts w:hint="cs"/>
          <w:rtl/>
        </w:rPr>
        <w:t>-</w:t>
      </w:r>
      <w:r w:rsidRPr="00F95182">
        <w:rPr>
          <w:rFonts w:hint="cs"/>
          <w:rtl/>
        </w:rPr>
        <w:t xml:space="preserve"> שמות</w:t>
      </w:r>
      <w:r w:rsidR="007A246A" w:rsidRPr="00F95182">
        <w:rPr>
          <w:rFonts w:hint="cs"/>
          <w:rtl/>
        </w:rPr>
        <w:t>,</w:t>
      </w:r>
    </w:p>
    <w:p w14:paraId="4AC5CBBA" w14:textId="4F82A727" w:rsidR="003F33DA" w:rsidRPr="000528DA" w:rsidRDefault="009C1FD8" w:rsidP="000528DA">
      <w:pPr>
        <w:rPr>
          <w:rtl/>
        </w:rPr>
      </w:pPr>
      <w:bookmarkStart w:id="144" w:name="_Toc193635611"/>
      <w:bookmarkStart w:id="145" w:name="_Toc216184224"/>
      <w:r w:rsidRPr="00A10336">
        <w:rPr>
          <w:rStyle w:val="30"/>
          <w:rFonts w:hint="cs"/>
          <w:rtl/>
        </w:rPr>
        <w:t>קשה תרבות רעה</w:t>
      </w:r>
      <w:bookmarkEnd w:id="144"/>
      <w:bookmarkEnd w:id="145"/>
      <w:r w:rsidRPr="00A10336">
        <w:rPr>
          <w:rStyle w:val="30"/>
          <w:rFonts w:hint="cs"/>
          <w:rtl/>
        </w:rPr>
        <w:t xml:space="preserve"> </w:t>
      </w:r>
      <w:r w:rsidRPr="000528DA">
        <w:rPr>
          <w:rFonts w:hint="cs"/>
          <w:rtl/>
        </w:rPr>
        <w:t>בבית אדם יותר ממלחמת גוג ומגו</w:t>
      </w:r>
      <w:r w:rsidR="003F33DA">
        <w:rPr>
          <w:rStyle w:val="ad"/>
          <w:rFonts w:hint="cs"/>
          <w:rtl/>
        </w:rPr>
        <w:t>ג.</w:t>
      </w:r>
    </w:p>
    <w:p w14:paraId="7BDB58E1" w14:textId="7F2B2589" w:rsidR="00A24328" w:rsidRDefault="00F95182" w:rsidP="009A59D1">
      <w:pPr>
        <w:pStyle w:val="38"/>
        <w:framePr w:wrap="notBeside"/>
        <w:rPr>
          <w:rtl/>
        </w:rPr>
      </w:pPr>
      <w:r>
        <w:rPr>
          <w:rtl/>
        </w:rPr>
        <w:t>°</w:t>
      </w:r>
    </w:p>
    <w:p w14:paraId="45AE511D" w14:textId="1226F6EB" w:rsidR="00613857" w:rsidRPr="000528DA" w:rsidRDefault="009C1FD8" w:rsidP="000528DA">
      <w:pPr>
        <w:rPr>
          <w:rtl/>
        </w:rPr>
      </w:pPr>
      <w:r w:rsidRPr="00A4639B">
        <w:rPr>
          <w:rStyle w:val="ad"/>
          <w:rFonts w:hint="cs"/>
          <w:rtl/>
        </w:rPr>
        <w:t>מזמור לדוד</w:t>
      </w:r>
      <w:r w:rsidRPr="000528DA">
        <w:rPr>
          <w:rFonts w:hint="cs"/>
          <w:rtl/>
        </w:rPr>
        <w:t xml:space="preserve"> </w:t>
      </w:r>
      <w:r w:rsidRPr="00A4639B">
        <w:rPr>
          <w:rStyle w:val="ad"/>
          <w:rFonts w:hint="cs"/>
          <w:rtl/>
        </w:rPr>
        <w:t>בברחו מפני אבשלום</w:t>
      </w:r>
      <w:r w:rsidRPr="000528DA">
        <w:rPr>
          <w:rFonts w:hint="cs"/>
          <w:rtl/>
        </w:rPr>
        <w:t>- כפורע שט</w:t>
      </w:r>
      <w:r w:rsidRPr="000528DA">
        <w:rPr>
          <w:rtl/>
        </w:rPr>
        <w:t>"</w:t>
      </w:r>
      <w:r w:rsidRPr="000528DA">
        <w:rPr>
          <w:rFonts w:hint="cs"/>
          <w:rtl/>
        </w:rPr>
        <w:t>ח</w:t>
      </w:r>
      <w:r w:rsidR="007A246A" w:rsidRPr="000528DA">
        <w:rPr>
          <w:rFonts w:hint="cs"/>
          <w:rtl/>
        </w:rPr>
        <w:t xml:space="preserve">, </w:t>
      </w:r>
    </w:p>
    <w:p w14:paraId="3F8C78DB" w14:textId="4016A922" w:rsidR="00A24328" w:rsidRDefault="00F95182" w:rsidP="009A59D1">
      <w:pPr>
        <w:pStyle w:val="38"/>
        <w:framePr w:wrap="notBeside"/>
        <w:rPr>
          <w:rtl/>
        </w:rPr>
      </w:pPr>
      <w:r>
        <w:rPr>
          <w:rtl/>
        </w:rPr>
        <w:t>°</w:t>
      </w:r>
    </w:p>
    <w:p w14:paraId="4B6AA824" w14:textId="28EDA2D4" w:rsidR="00AE2629" w:rsidRPr="000528DA" w:rsidRDefault="009C1FD8" w:rsidP="000528DA">
      <w:pPr>
        <w:rPr>
          <w:rtl/>
        </w:rPr>
      </w:pPr>
      <w:bookmarkStart w:id="146" w:name="_Toc193635612"/>
      <w:bookmarkStart w:id="147" w:name="_Toc216184225"/>
      <w:r w:rsidRPr="00A10336">
        <w:rPr>
          <w:rStyle w:val="30"/>
          <w:rFonts w:hint="cs"/>
          <w:rtl/>
        </w:rPr>
        <w:t>מותר להתגרות ברשעים</w:t>
      </w:r>
      <w:bookmarkEnd w:id="146"/>
      <w:bookmarkEnd w:id="147"/>
      <w:r w:rsidRPr="00A10336">
        <w:rPr>
          <w:rStyle w:val="30"/>
          <w:rFonts w:hint="cs"/>
          <w:rtl/>
        </w:rPr>
        <w:t xml:space="preserve"> </w:t>
      </w:r>
      <w:r w:rsidRPr="000528DA">
        <w:rPr>
          <w:rFonts w:hint="cs"/>
          <w:rtl/>
        </w:rPr>
        <w:t>בעוה</w:t>
      </w:r>
      <w:r w:rsidRPr="000528DA">
        <w:rPr>
          <w:rtl/>
        </w:rPr>
        <w:t>"</w:t>
      </w:r>
      <w:r w:rsidRPr="000528DA">
        <w:rPr>
          <w:rFonts w:hint="cs"/>
          <w:rtl/>
        </w:rPr>
        <w:t xml:space="preserve">ז, </w:t>
      </w:r>
    </w:p>
    <w:p w14:paraId="1B02ABC1" w14:textId="3E06651F" w:rsidR="00A24328" w:rsidRDefault="00F95182" w:rsidP="009A59D1">
      <w:pPr>
        <w:pStyle w:val="38"/>
        <w:framePr w:wrap="notBeside"/>
        <w:rPr>
          <w:rtl/>
        </w:rPr>
      </w:pPr>
      <w:r>
        <w:rPr>
          <w:rtl/>
        </w:rPr>
        <w:t>°</w:t>
      </w:r>
    </w:p>
    <w:p w14:paraId="55C1486A" w14:textId="1783167E" w:rsidR="00613857" w:rsidRPr="000528DA" w:rsidRDefault="009C1FD8" w:rsidP="000528DA">
      <w:pPr>
        <w:rPr>
          <w:rtl/>
        </w:rPr>
      </w:pPr>
      <w:r w:rsidRPr="00672862">
        <w:rPr>
          <w:rStyle w:val="ad"/>
          <w:rFonts w:hint="cs"/>
          <w:rtl/>
        </w:rPr>
        <w:t>אל תתחר במרעים ובעושי עוולה</w:t>
      </w:r>
      <w:r w:rsidRPr="000528DA">
        <w:rPr>
          <w:rFonts w:hint="cs"/>
          <w:rtl/>
        </w:rPr>
        <w:t xml:space="preserve"> להיות כמותם.</w:t>
      </w:r>
      <w:r w:rsidR="007A246A" w:rsidRPr="000528DA">
        <w:rPr>
          <w:rFonts w:hint="cs"/>
          <w:rtl/>
        </w:rPr>
        <w:t xml:space="preserve"> </w:t>
      </w:r>
    </w:p>
    <w:p w14:paraId="79C60032" w14:textId="15A256F4" w:rsidR="009C1FD8" w:rsidRPr="000528DA" w:rsidRDefault="009C1FD8" w:rsidP="00DD0C88">
      <w:pPr>
        <w:spacing w:after="60"/>
        <w:rPr>
          <w:rtl/>
        </w:rPr>
      </w:pPr>
      <w:bookmarkStart w:id="148" w:name="_Toc193635613"/>
      <w:bookmarkStart w:id="149" w:name="_Toc216184226"/>
      <w:r w:rsidRPr="00A10336">
        <w:rPr>
          <w:rStyle w:val="30"/>
          <w:rFonts w:hint="cs"/>
          <w:rtl/>
        </w:rPr>
        <w:t>רשע ששעה משחקת לו</w:t>
      </w:r>
      <w:bookmarkEnd w:id="148"/>
      <w:bookmarkEnd w:id="149"/>
      <w:r w:rsidRPr="00F95182">
        <w:rPr>
          <w:rFonts w:hint="cs"/>
          <w:rtl/>
        </w:rPr>
        <w:t xml:space="preserve"> </w:t>
      </w:r>
      <w:r w:rsidR="007A246A" w:rsidRPr="000528DA">
        <w:rPr>
          <w:rFonts w:hint="cs"/>
          <w:rtl/>
        </w:rPr>
        <w:t>אל תתגרה בו</w:t>
      </w:r>
      <w:r w:rsidRPr="000528DA">
        <w:rPr>
          <w:rFonts w:hint="cs"/>
          <w:rtl/>
        </w:rPr>
        <w:t>, דזוכה בדין ורואה בצריו,</w:t>
      </w:r>
      <w:r w:rsidRPr="006D3CF8">
        <w:rPr>
          <w:rStyle w:val="afffffb"/>
          <w:rFonts w:hint="cs"/>
          <w:b w:val="0"/>
          <w:bCs w:val="0"/>
          <w:rtl/>
        </w:rPr>
        <w:t xml:space="preserve"> </w:t>
      </w:r>
      <w:r w:rsidRPr="00E34F28">
        <w:rPr>
          <w:rStyle w:val="afffff9"/>
          <w:rFonts w:hint="cs"/>
          <w:rtl/>
        </w:rPr>
        <w:t>א.</w:t>
      </w:r>
      <w:r w:rsidRPr="000528DA">
        <w:rPr>
          <w:rFonts w:hint="cs"/>
          <w:rtl/>
        </w:rPr>
        <w:t xml:space="preserve"> במילי דשמיא,</w:t>
      </w:r>
      <w:r w:rsidRPr="006D3CF8">
        <w:rPr>
          <w:rStyle w:val="afffffb"/>
          <w:rFonts w:hint="cs"/>
          <w:b w:val="0"/>
          <w:bCs w:val="0"/>
          <w:rtl/>
        </w:rPr>
        <w:t xml:space="preserve"> </w:t>
      </w:r>
      <w:r w:rsidR="007A246A" w:rsidRPr="00E34F28">
        <w:rPr>
          <w:rStyle w:val="afffff9"/>
          <w:rFonts w:hint="cs"/>
          <w:rtl/>
        </w:rPr>
        <w:t>ב.</w:t>
      </w:r>
      <w:r w:rsidR="007A246A" w:rsidRPr="000528DA">
        <w:rPr>
          <w:rFonts w:hint="cs"/>
          <w:rtl/>
        </w:rPr>
        <w:t xml:space="preserve"> </w:t>
      </w:r>
      <w:r w:rsidRPr="000528DA">
        <w:rPr>
          <w:rFonts w:hint="cs"/>
          <w:rtl/>
        </w:rPr>
        <w:t>בשעה משחקת לו,</w:t>
      </w:r>
      <w:r w:rsidR="00E659CA" w:rsidRPr="00E659CA">
        <w:rPr>
          <w:rStyle w:val="afffff9"/>
          <w:rtl/>
        </w:rPr>
        <w:t xml:space="preserve"> </w:t>
      </w:r>
      <w:r w:rsidR="00E659CA">
        <w:rPr>
          <w:rStyle w:val="afffff9"/>
          <w:rtl/>
        </w:rPr>
        <w:ptab w:relativeTo="margin" w:alignment="right" w:leader="none"/>
      </w:r>
      <w:r w:rsidR="007A246A" w:rsidRPr="00E34F28">
        <w:rPr>
          <w:rStyle w:val="afffff9"/>
          <w:rFonts w:hint="cs"/>
          <w:rtl/>
        </w:rPr>
        <w:t>ג.</w:t>
      </w:r>
      <w:r w:rsidR="007A246A" w:rsidRPr="000528DA">
        <w:rPr>
          <w:rFonts w:hint="cs"/>
          <w:rtl/>
        </w:rPr>
        <w:t xml:space="preserve"> </w:t>
      </w:r>
      <w:r w:rsidRPr="000528DA">
        <w:rPr>
          <w:rFonts w:hint="cs"/>
          <w:rtl/>
        </w:rPr>
        <w:t>בצדיק שאינו גמור</w:t>
      </w:r>
      <w:r w:rsidR="007A246A" w:rsidRPr="000528DA">
        <w:rPr>
          <w:rFonts w:hint="cs"/>
          <w:rtl/>
        </w:rPr>
        <w:t>.</w:t>
      </w:r>
    </w:p>
    <w:p w14:paraId="6A41AC5E" w14:textId="4D21A68B" w:rsidR="00A24328" w:rsidRDefault="00F95182" w:rsidP="009A59D1">
      <w:pPr>
        <w:pStyle w:val="38"/>
        <w:framePr w:wrap="notBeside"/>
        <w:rPr>
          <w:rtl/>
        </w:rPr>
      </w:pPr>
      <w:r>
        <w:rPr>
          <w:rtl/>
        </w:rPr>
        <w:lastRenderedPageBreak/>
        <w:t>°</w:t>
      </w:r>
    </w:p>
    <w:p w14:paraId="3C027A52" w14:textId="5083C5A2" w:rsidR="00AE2629" w:rsidRPr="00E34F28" w:rsidRDefault="009C1FD8" w:rsidP="00672862">
      <w:pPr>
        <w:pStyle w:val="afffff5"/>
        <w:spacing w:before="0"/>
        <w:rPr>
          <w:rtl/>
        </w:rPr>
      </w:pPr>
      <w:bookmarkStart w:id="150" w:name="_Toc193635614"/>
      <w:bookmarkStart w:id="151" w:name="_Toc216184227"/>
      <w:r w:rsidRPr="00A10336">
        <w:rPr>
          <w:rStyle w:val="30"/>
          <w:rFonts w:hint="cs"/>
          <w:rtl/>
        </w:rPr>
        <w:t>כל הקובע מקום לתפלתו</w:t>
      </w:r>
      <w:bookmarkEnd w:id="150"/>
      <w:bookmarkEnd w:id="151"/>
      <w:r w:rsidRPr="00FE3D07">
        <w:rPr>
          <w:rFonts w:hint="cs"/>
          <w:rtl/>
        </w:rPr>
        <w:t xml:space="preserve"> אויביו נופלים תחתיו</w:t>
      </w:r>
      <w:r w:rsidR="007A246A" w:rsidRPr="00FE3D07">
        <w:rPr>
          <w:rFonts w:hint="cs"/>
          <w:rtl/>
        </w:rPr>
        <w:t xml:space="preserve">, </w:t>
      </w:r>
    </w:p>
    <w:p w14:paraId="461B74E1" w14:textId="77777777" w:rsidR="00AE2629" w:rsidRPr="000528DA" w:rsidRDefault="00AE2629" w:rsidP="000528DA">
      <w:pPr>
        <w:rPr>
          <w:rtl/>
        </w:rPr>
      </w:pPr>
      <w:r>
        <w:rPr>
          <w:rStyle w:val="ad"/>
          <w:rFonts w:hint="cs"/>
          <w:rtl/>
        </w:rPr>
        <w:t>- ד</w:t>
      </w:r>
      <w:r w:rsidR="003F0AD2" w:rsidRPr="003F0AD2">
        <w:rPr>
          <w:rStyle w:val="ad"/>
          <w:rFonts w:hint="cs"/>
          <w:rtl/>
        </w:rPr>
        <w:t>ונטעתיו ושכן תחתיו</w:t>
      </w:r>
      <w:r>
        <w:rPr>
          <w:rStyle w:val="ad"/>
          <w:rFonts w:hint="cs"/>
          <w:rtl/>
        </w:rPr>
        <w:t xml:space="preserve">, </w:t>
      </w:r>
      <w:r w:rsidR="003F0AD2" w:rsidRPr="00E34F28">
        <w:rPr>
          <w:rStyle w:val="afffff9"/>
          <w:rFonts w:hint="cs"/>
          <w:rtl/>
        </w:rPr>
        <w:t>ר''ה</w:t>
      </w:r>
      <w:r w:rsidR="003F0AD2" w:rsidRPr="000528DA">
        <w:rPr>
          <w:rFonts w:hint="cs"/>
          <w:rtl/>
        </w:rPr>
        <w:t xml:space="preserve"> בתחילה </w:t>
      </w:r>
      <w:r w:rsidR="003F0AD2" w:rsidRPr="003F0AD2">
        <w:rPr>
          <w:rStyle w:val="ad"/>
          <w:rFonts w:hint="cs"/>
          <w:rtl/>
        </w:rPr>
        <w:t>לענותו</w:t>
      </w:r>
      <w:r w:rsidR="003F0AD2" w:rsidRPr="000528DA">
        <w:rPr>
          <w:rFonts w:hint="cs"/>
          <w:rtl/>
        </w:rPr>
        <w:t xml:space="preserve"> ובסוף </w:t>
      </w:r>
      <w:r w:rsidR="003F0AD2" w:rsidRPr="003F0AD2">
        <w:rPr>
          <w:rStyle w:val="ad"/>
          <w:rFonts w:hint="cs"/>
          <w:rtl/>
        </w:rPr>
        <w:t>לכלותו</w:t>
      </w:r>
    </w:p>
    <w:p w14:paraId="7A29B74A" w14:textId="37AA5AD6" w:rsidR="00A24328" w:rsidRDefault="00F95182" w:rsidP="009A59D1">
      <w:pPr>
        <w:pStyle w:val="38"/>
        <w:framePr w:wrap="notBeside"/>
        <w:rPr>
          <w:rtl/>
        </w:rPr>
      </w:pPr>
      <w:r>
        <w:rPr>
          <w:rtl/>
        </w:rPr>
        <w:t>°</w:t>
      </w:r>
    </w:p>
    <w:p w14:paraId="265FB475" w14:textId="1E7E9BBF" w:rsidR="00AE2629" w:rsidRPr="00E34F28" w:rsidRDefault="00622D50" w:rsidP="00C12102">
      <w:pPr>
        <w:pStyle w:val="afffff5"/>
        <w:spacing w:before="0" w:after="60"/>
        <w:rPr>
          <w:rtl/>
        </w:rPr>
      </w:pPr>
      <w:bookmarkStart w:id="152" w:name="_Toc193635615"/>
      <w:bookmarkStart w:id="153" w:name="_Toc216184228"/>
      <w:r w:rsidRPr="00A10336">
        <w:rPr>
          <w:rStyle w:val="30"/>
          <w:rFonts w:hint="cs"/>
          <w:rtl/>
        </w:rPr>
        <w:t>גדול</w:t>
      </w:r>
      <w:r w:rsidR="009C1FD8" w:rsidRPr="00A10336">
        <w:rPr>
          <w:rStyle w:val="30"/>
          <w:rFonts w:hint="cs"/>
          <w:rtl/>
        </w:rPr>
        <w:t xml:space="preserve"> שמושה</w:t>
      </w:r>
      <w:bookmarkEnd w:id="152"/>
      <w:bookmarkEnd w:id="153"/>
      <w:r w:rsidR="009C1FD8" w:rsidRPr="00724E73">
        <w:rPr>
          <w:rStyle w:val="afffffd"/>
          <w:rFonts w:hint="cs"/>
          <w:rtl/>
        </w:rPr>
        <w:t xml:space="preserve"> </w:t>
      </w:r>
      <w:r w:rsidR="009C1FD8" w:rsidRPr="00FE3D07">
        <w:rPr>
          <w:rFonts w:hint="cs"/>
          <w:rtl/>
        </w:rPr>
        <w:t>מלימודה</w:t>
      </w:r>
      <w:r w:rsidR="007A246A" w:rsidRPr="00FE3D07">
        <w:rPr>
          <w:rFonts w:hint="cs"/>
          <w:rtl/>
        </w:rPr>
        <w:t xml:space="preserve">, </w:t>
      </w:r>
      <w:r w:rsidR="003F0AD2">
        <w:rPr>
          <w:rFonts w:hint="cs"/>
          <w:rtl/>
        </w:rPr>
        <w:t>מאלישע.</w:t>
      </w:r>
    </w:p>
    <w:p w14:paraId="0C39D9D9" w14:textId="4DED438C" w:rsidR="00A24328" w:rsidRDefault="009C1FD8" w:rsidP="009A59D1">
      <w:pPr>
        <w:pStyle w:val="38"/>
        <w:framePr w:wrap="notBeside"/>
        <w:rPr>
          <w:rtl/>
        </w:rPr>
      </w:pPr>
      <w:r w:rsidRPr="00660D7A">
        <w:rPr>
          <w:rFonts w:hint="cs"/>
          <w:rtl/>
        </w:rPr>
        <w:t>רי</w:t>
      </w:r>
      <w:r w:rsidRPr="00660D7A">
        <w:rPr>
          <w:rtl/>
        </w:rPr>
        <w:t>"</w:t>
      </w:r>
      <w:r w:rsidRPr="00660D7A">
        <w:rPr>
          <w:rFonts w:hint="cs"/>
          <w:rtl/>
        </w:rPr>
        <w:t>צ</w:t>
      </w:r>
      <w:r w:rsidR="00A24328">
        <w:rPr>
          <w:rFonts w:hint="cs"/>
          <w:rtl/>
        </w:rPr>
        <w:t>:</w:t>
      </w:r>
    </w:p>
    <w:p w14:paraId="409AA261" w14:textId="6641FAA8" w:rsidR="00613857" w:rsidRPr="000528DA" w:rsidRDefault="009C1FD8" w:rsidP="000528DA">
      <w:pPr>
        <w:rPr>
          <w:rtl/>
        </w:rPr>
      </w:pPr>
      <w:r w:rsidRPr="000528DA">
        <w:rPr>
          <w:rFonts w:hint="cs"/>
          <w:rtl/>
        </w:rPr>
        <w:t xml:space="preserve">לא הגיע להתפלל שלא יכל וגם טרחה לכנס </w:t>
      </w:r>
      <w:r w:rsidR="003F33DA" w:rsidRPr="000528DA">
        <w:rPr>
          <w:rFonts w:hint="cs"/>
          <w:rtl/>
        </w:rPr>
        <w:t>עשרה</w:t>
      </w:r>
      <w:r w:rsidR="007A246A" w:rsidRPr="000528DA">
        <w:rPr>
          <w:rFonts w:hint="cs"/>
          <w:rtl/>
        </w:rPr>
        <w:t xml:space="preserve">, </w:t>
      </w:r>
    </w:p>
    <w:p w14:paraId="6750D78A" w14:textId="443012CF" w:rsidR="00A24328" w:rsidRDefault="00F95182" w:rsidP="009A59D1">
      <w:pPr>
        <w:pStyle w:val="38"/>
        <w:framePr w:wrap="notBeside"/>
        <w:rPr>
          <w:rtl/>
        </w:rPr>
      </w:pPr>
      <w:r>
        <w:rPr>
          <w:rtl/>
        </w:rPr>
        <w:t>°</w:t>
      </w:r>
    </w:p>
    <w:p w14:paraId="07542DB9" w14:textId="22671301" w:rsidR="00E55B5C" w:rsidRPr="000528DA" w:rsidRDefault="00E55B5C" w:rsidP="000528DA">
      <w:pPr>
        <w:rPr>
          <w:rtl/>
        </w:rPr>
      </w:pPr>
      <w:bookmarkStart w:id="154" w:name="_Toc193635616"/>
      <w:bookmarkStart w:id="155" w:name="_Toc216184229"/>
      <w:r w:rsidRPr="00724E73">
        <w:rPr>
          <w:rStyle w:val="afffffd"/>
          <w:rFonts w:hint="cs"/>
          <w:rtl/>
        </w:rPr>
        <w:t>עת רצון</w:t>
      </w:r>
      <w:bookmarkEnd w:id="154"/>
      <w:bookmarkEnd w:id="155"/>
      <w:r w:rsidRPr="000528DA">
        <w:rPr>
          <w:rFonts w:hint="cs"/>
          <w:rtl/>
        </w:rPr>
        <w:t xml:space="preserve"> בשעה שציבור מתפללין, </w:t>
      </w:r>
    </w:p>
    <w:p w14:paraId="436AB473" w14:textId="77777777" w:rsidR="00E55B5C" w:rsidRPr="00E34F28" w:rsidRDefault="00E55B5C" w:rsidP="00EC0DC4">
      <w:pPr>
        <w:pStyle w:val="af2"/>
        <w:framePr w:wrap="around"/>
        <w:rPr>
          <w:rtl/>
        </w:rPr>
      </w:pPr>
      <w:r w:rsidRPr="003F0AD2">
        <w:rPr>
          <w:rFonts w:hint="cs"/>
          <w:rtl/>
        </w:rPr>
        <w:t>ח.</w:t>
      </w:r>
    </w:p>
    <w:p w14:paraId="2AE790B3" w14:textId="73F50139" w:rsidR="00A24328" w:rsidRDefault="00F95182" w:rsidP="009A59D1">
      <w:pPr>
        <w:pStyle w:val="38"/>
        <w:framePr w:wrap="notBeside"/>
        <w:rPr>
          <w:rtl/>
        </w:rPr>
      </w:pPr>
      <w:r>
        <w:rPr>
          <w:rtl/>
        </w:rPr>
        <w:t>°</w:t>
      </w:r>
    </w:p>
    <w:p w14:paraId="6F9979FD" w14:textId="7D972807" w:rsidR="005D5BE3" w:rsidRPr="000528DA" w:rsidRDefault="009C1FD8" w:rsidP="000528DA">
      <w:pPr>
        <w:rPr>
          <w:rtl/>
        </w:rPr>
      </w:pPr>
      <w:bookmarkStart w:id="156" w:name="_Toc193635617"/>
      <w:bookmarkStart w:id="157" w:name="_Toc216184230"/>
      <w:r w:rsidRPr="00A10336">
        <w:rPr>
          <w:rStyle w:val="30"/>
          <w:rFonts w:hint="cs"/>
          <w:rtl/>
        </w:rPr>
        <w:t>אין הקב</w:t>
      </w:r>
      <w:r w:rsidRPr="00A10336">
        <w:rPr>
          <w:rStyle w:val="30"/>
          <w:rtl/>
        </w:rPr>
        <w:t>"</w:t>
      </w:r>
      <w:r w:rsidRPr="00A10336">
        <w:rPr>
          <w:rStyle w:val="30"/>
          <w:rFonts w:hint="cs"/>
          <w:rtl/>
        </w:rPr>
        <w:t>ה מואס</w:t>
      </w:r>
      <w:bookmarkEnd w:id="156"/>
      <w:bookmarkEnd w:id="157"/>
      <w:r w:rsidRPr="000528DA">
        <w:rPr>
          <w:rFonts w:hint="cs"/>
          <w:rtl/>
        </w:rPr>
        <w:t xml:space="preserve"> בתפילת רבים, </w:t>
      </w:r>
    </w:p>
    <w:p w14:paraId="00E08820" w14:textId="4D9A40EC" w:rsidR="00A24328" w:rsidRDefault="00F95182" w:rsidP="009A59D1">
      <w:pPr>
        <w:pStyle w:val="38"/>
        <w:framePr w:wrap="notBeside"/>
        <w:rPr>
          <w:rtl/>
        </w:rPr>
      </w:pPr>
      <w:r>
        <w:rPr>
          <w:rtl/>
        </w:rPr>
        <w:t>°</w:t>
      </w:r>
    </w:p>
    <w:p w14:paraId="6DE9D36C" w14:textId="50FC79FC" w:rsidR="00613857" w:rsidRPr="00470C2A" w:rsidRDefault="009C1FD8" w:rsidP="000528DA">
      <w:pPr>
        <w:rPr>
          <w:spacing w:val="-2"/>
          <w:rtl/>
        </w:rPr>
      </w:pPr>
      <w:bookmarkStart w:id="158" w:name="_Toc193635618"/>
      <w:bookmarkStart w:id="159" w:name="_Toc216184231"/>
      <w:r w:rsidRPr="00470C2A">
        <w:rPr>
          <w:rStyle w:val="30"/>
          <w:rFonts w:hint="cs"/>
          <w:spacing w:val="-2"/>
          <w:rtl/>
        </w:rPr>
        <w:t>העוסק בתורה ובגמ</w:t>
      </w:r>
      <w:r w:rsidRPr="00470C2A">
        <w:rPr>
          <w:rStyle w:val="30"/>
          <w:spacing w:val="-2"/>
          <w:rtl/>
        </w:rPr>
        <w:t>"</w:t>
      </w:r>
      <w:r w:rsidRPr="00470C2A">
        <w:rPr>
          <w:rStyle w:val="30"/>
          <w:rFonts w:hint="cs"/>
          <w:spacing w:val="-2"/>
          <w:rtl/>
        </w:rPr>
        <w:t>ח</w:t>
      </w:r>
      <w:bookmarkEnd w:id="158"/>
      <w:bookmarkEnd w:id="159"/>
      <w:r w:rsidRPr="00470C2A">
        <w:rPr>
          <w:rStyle w:val="30"/>
          <w:rFonts w:hint="cs"/>
          <w:spacing w:val="-2"/>
          <w:rtl/>
        </w:rPr>
        <w:t xml:space="preserve"> </w:t>
      </w:r>
      <w:r w:rsidRPr="00470C2A">
        <w:rPr>
          <w:rFonts w:hint="cs"/>
          <w:spacing w:val="-2"/>
          <w:rtl/>
        </w:rPr>
        <w:t>ומתפלל בציבור</w:t>
      </w:r>
      <w:r w:rsidR="00DB465B" w:rsidRPr="00470C2A">
        <w:rPr>
          <w:rFonts w:hint="cs"/>
          <w:spacing w:val="-2"/>
          <w:rtl/>
        </w:rPr>
        <w:t>,</w:t>
      </w:r>
      <w:r w:rsidRPr="00470C2A">
        <w:rPr>
          <w:rFonts w:hint="cs"/>
          <w:spacing w:val="-2"/>
          <w:rtl/>
        </w:rPr>
        <w:t xml:space="preserve"> כאילו פדאני ולבני מאוה</w:t>
      </w:r>
      <w:r w:rsidRPr="00470C2A">
        <w:rPr>
          <w:spacing w:val="-2"/>
          <w:rtl/>
        </w:rPr>
        <w:t>"</w:t>
      </w:r>
      <w:r w:rsidRPr="00470C2A">
        <w:rPr>
          <w:rFonts w:hint="cs"/>
          <w:spacing w:val="-2"/>
          <w:rtl/>
        </w:rPr>
        <w:t>ע.</w:t>
      </w:r>
      <w:r w:rsidR="007A246A" w:rsidRPr="00470C2A">
        <w:rPr>
          <w:rFonts w:hint="cs"/>
          <w:spacing w:val="-2"/>
          <w:rtl/>
        </w:rPr>
        <w:t xml:space="preserve"> </w:t>
      </w:r>
    </w:p>
    <w:p w14:paraId="6469A9BF" w14:textId="36B68B56" w:rsidR="00A24328" w:rsidRDefault="00F95182" w:rsidP="009A59D1">
      <w:pPr>
        <w:pStyle w:val="38"/>
        <w:framePr w:wrap="notBeside"/>
        <w:rPr>
          <w:rtl/>
        </w:rPr>
      </w:pPr>
      <w:r>
        <w:rPr>
          <w:rtl/>
        </w:rPr>
        <w:t>°</w:t>
      </w:r>
    </w:p>
    <w:p w14:paraId="358460F2" w14:textId="6E16312E" w:rsidR="003F33DA" w:rsidRPr="000528DA" w:rsidRDefault="009C1FD8" w:rsidP="000528DA">
      <w:pPr>
        <w:rPr>
          <w:rtl/>
        </w:rPr>
      </w:pPr>
      <w:bookmarkStart w:id="160" w:name="_Toc193635619"/>
      <w:bookmarkStart w:id="161" w:name="_Toc216184232"/>
      <w:r w:rsidRPr="00A10336">
        <w:rPr>
          <w:rStyle w:val="30"/>
          <w:rFonts w:hint="cs"/>
          <w:rtl/>
        </w:rPr>
        <w:t>מי שיש לו ביהכנ"ס בעירו</w:t>
      </w:r>
      <w:r w:rsidR="00DB465B" w:rsidRPr="00A10336">
        <w:rPr>
          <w:rStyle w:val="30"/>
          <w:rFonts w:hint="cs"/>
          <w:rtl/>
        </w:rPr>
        <w:t>,</w:t>
      </w:r>
      <w:r w:rsidRPr="00A10336">
        <w:rPr>
          <w:rStyle w:val="30"/>
          <w:rFonts w:hint="cs"/>
          <w:rtl/>
        </w:rPr>
        <w:t xml:space="preserve"> ואינו נכנס להתפלל</w:t>
      </w:r>
      <w:r w:rsidR="00DB465B" w:rsidRPr="00A10336">
        <w:rPr>
          <w:rStyle w:val="30"/>
          <w:rFonts w:hint="cs"/>
          <w:rtl/>
        </w:rPr>
        <w:t>,</w:t>
      </w:r>
      <w:bookmarkEnd w:id="160"/>
      <w:bookmarkEnd w:id="161"/>
      <w:r w:rsidRPr="00A10336">
        <w:rPr>
          <w:rStyle w:val="30"/>
          <w:rFonts w:hint="cs"/>
          <w:rtl/>
        </w:rPr>
        <w:t xml:space="preserve"> </w:t>
      </w:r>
    </w:p>
    <w:p w14:paraId="3E60C175" w14:textId="72C2C820" w:rsidR="00613857" w:rsidRPr="000528DA" w:rsidRDefault="009C1FD8" w:rsidP="000528DA">
      <w:pPr>
        <w:rPr>
          <w:rtl/>
        </w:rPr>
      </w:pPr>
      <w:r w:rsidRPr="000528DA">
        <w:rPr>
          <w:rFonts w:hint="cs"/>
          <w:rtl/>
        </w:rPr>
        <w:t>נקרא שכן רע. וגורם גלות לו ולבניו.</w:t>
      </w:r>
      <w:r w:rsidR="00E55B5C" w:rsidRPr="000528DA">
        <w:rPr>
          <w:rFonts w:hint="cs"/>
          <w:rtl/>
        </w:rPr>
        <w:t xml:space="preserve"> </w:t>
      </w:r>
    </w:p>
    <w:p w14:paraId="02A0B494" w14:textId="35471958" w:rsidR="00A24328" w:rsidRDefault="00F95182" w:rsidP="009A59D1">
      <w:pPr>
        <w:pStyle w:val="38"/>
        <w:framePr w:wrap="notBeside"/>
        <w:rPr>
          <w:rtl/>
        </w:rPr>
      </w:pPr>
      <w:r>
        <w:rPr>
          <w:rtl/>
        </w:rPr>
        <w:t>°</w:t>
      </w:r>
    </w:p>
    <w:p w14:paraId="5EBCA94B" w14:textId="7790A1EB" w:rsidR="009C1FD8" w:rsidRPr="00F95182" w:rsidRDefault="00E55B5C" w:rsidP="00672862">
      <w:pPr>
        <w:pStyle w:val="afffff5"/>
        <w:spacing w:before="0"/>
        <w:rPr>
          <w:rtl/>
        </w:rPr>
      </w:pPr>
      <w:bookmarkStart w:id="162" w:name="_Toc193635620"/>
      <w:bookmarkStart w:id="163" w:name="_Toc216184233"/>
      <w:r w:rsidRPr="00F95182">
        <w:rPr>
          <w:rStyle w:val="afffffd"/>
          <w:rFonts w:hint="cs"/>
          <w:spacing w:val="0"/>
          <w:rtl/>
        </w:rPr>
        <w:t>יש</w:t>
      </w:r>
      <w:r w:rsidR="009C1FD8" w:rsidRPr="00F95182">
        <w:rPr>
          <w:rStyle w:val="afffffd"/>
          <w:rFonts w:hint="cs"/>
          <w:spacing w:val="0"/>
          <w:rtl/>
        </w:rPr>
        <w:t xml:space="preserve"> </w:t>
      </w:r>
      <w:r w:rsidRPr="00F95182">
        <w:rPr>
          <w:rStyle w:val="afffffd"/>
          <w:rFonts w:hint="cs"/>
          <w:spacing w:val="0"/>
          <w:rtl/>
        </w:rPr>
        <w:t>זקנים</w:t>
      </w:r>
      <w:r w:rsidR="009C1FD8" w:rsidRPr="00F95182">
        <w:rPr>
          <w:rStyle w:val="afffffd"/>
          <w:rFonts w:hint="cs"/>
          <w:spacing w:val="0"/>
          <w:rtl/>
        </w:rPr>
        <w:t xml:space="preserve"> גם בבבל</w:t>
      </w:r>
      <w:bookmarkEnd w:id="162"/>
      <w:bookmarkEnd w:id="163"/>
      <w:r w:rsidR="009C1FD8" w:rsidRPr="00F95182">
        <w:rPr>
          <w:rFonts w:hint="cs"/>
          <w:rtl/>
        </w:rPr>
        <w:t xml:space="preserve"> </w:t>
      </w:r>
      <w:r w:rsidRPr="00F95182">
        <w:rPr>
          <w:rFonts w:hint="cs"/>
          <w:rtl/>
        </w:rPr>
        <w:t>ומאריכין ימים</w:t>
      </w:r>
      <w:r w:rsidR="00AE2629" w:rsidRPr="00F95182">
        <w:rPr>
          <w:rFonts w:hint="cs"/>
          <w:rtl/>
        </w:rPr>
        <w:t>,</w:t>
      </w:r>
      <w:r w:rsidRPr="00F95182">
        <w:rPr>
          <w:rFonts w:hint="cs"/>
          <w:rtl/>
        </w:rPr>
        <w:t xml:space="preserve"> </w:t>
      </w:r>
      <w:r w:rsidR="009C1FD8" w:rsidRPr="00F95182">
        <w:rPr>
          <w:rFonts w:hint="cs"/>
          <w:rtl/>
        </w:rPr>
        <w:t xml:space="preserve">שמקדימים </w:t>
      </w:r>
      <w:r w:rsidRPr="00F95182">
        <w:rPr>
          <w:rFonts w:hint="cs"/>
          <w:rtl/>
        </w:rPr>
        <w:t xml:space="preserve">ומעריבין </w:t>
      </w:r>
      <w:r w:rsidR="009C1FD8" w:rsidRPr="00F95182">
        <w:rPr>
          <w:rFonts w:hint="cs"/>
          <w:rtl/>
        </w:rPr>
        <w:t>לביהכנ</w:t>
      </w:r>
      <w:r w:rsidR="009C1FD8" w:rsidRPr="00F95182">
        <w:rPr>
          <w:rtl/>
        </w:rPr>
        <w:t>"</w:t>
      </w:r>
      <w:r w:rsidRPr="00F95182">
        <w:rPr>
          <w:rFonts w:hint="cs"/>
          <w:rtl/>
        </w:rPr>
        <w:t xml:space="preserve">ס, </w:t>
      </w:r>
    </w:p>
    <w:p w14:paraId="24BAE8E6" w14:textId="489DEFA0" w:rsidR="00A24328" w:rsidRDefault="00F95182" w:rsidP="009A59D1">
      <w:pPr>
        <w:pStyle w:val="38"/>
        <w:framePr w:wrap="notBeside"/>
        <w:rPr>
          <w:rtl/>
        </w:rPr>
      </w:pPr>
      <w:r>
        <w:rPr>
          <w:rtl/>
        </w:rPr>
        <w:t>°</w:t>
      </w:r>
    </w:p>
    <w:p w14:paraId="06B79CE8" w14:textId="18CDA836" w:rsidR="009C1FD8" w:rsidRPr="000528DA" w:rsidRDefault="009C1FD8" w:rsidP="00C12102">
      <w:pPr>
        <w:spacing w:after="60"/>
        <w:rPr>
          <w:rtl/>
        </w:rPr>
      </w:pPr>
      <w:r w:rsidRPr="000528DA">
        <w:rPr>
          <w:rFonts w:hint="cs"/>
          <w:rtl/>
        </w:rPr>
        <w:t xml:space="preserve">לעולם </w:t>
      </w:r>
      <w:r w:rsidR="00622D50" w:rsidRPr="000528DA">
        <w:rPr>
          <w:rFonts w:hint="cs"/>
          <w:rtl/>
        </w:rPr>
        <w:t>יכנס</w:t>
      </w:r>
      <w:r w:rsidRPr="000528DA">
        <w:rPr>
          <w:rFonts w:hint="cs"/>
          <w:rtl/>
        </w:rPr>
        <w:t xml:space="preserve"> שיעור ב' פתחים בביהכנ</w:t>
      </w:r>
      <w:r w:rsidRPr="000528DA">
        <w:rPr>
          <w:rtl/>
        </w:rPr>
        <w:t>"</w:t>
      </w:r>
      <w:r w:rsidRPr="000528DA">
        <w:rPr>
          <w:rFonts w:hint="cs"/>
          <w:rtl/>
        </w:rPr>
        <w:t>ס. ואח</w:t>
      </w:r>
      <w:r w:rsidRPr="000528DA">
        <w:rPr>
          <w:rtl/>
        </w:rPr>
        <w:t>"</w:t>
      </w:r>
      <w:r w:rsidRPr="000528DA">
        <w:rPr>
          <w:rFonts w:hint="cs"/>
          <w:rtl/>
        </w:rPr>
        <w:t>כ יתפלל</w:t>
      </w:r>
      <w:r w:rsidR="00E55B5C" w:rsidRPr="000528DA">
        <w:rPr>
          <w:rFonts w:hint="cs"/>
          <w:rtl/>
        </w:rPr>
        <w:t>,</w:t>
      </w:r>
    </w:p>
    <w:p w14:paraId="3B82FBFA" w14:textId="4C697D64" w:rsidR="003F33DA" w:rsidRPr="000528DA" w:rsidRDefault="009C1FD8" w:rsidP="00C12102">
      <w:pPr>
        <w:pStyle w:val="afffffc"/>
        <w:rPr>
          <w:rtl/>
        </w:rPr>
      </w:pPr>
      <w:bookmarkStart w:id="164" w:name="_Toc193635621"/>
      <w:bookmarkStart w:id="165" w:name="_Toc216184234"/>
      <w:r w:rsidRPr="00A4639B">
        <w:rPr>
          <w:rStyle w:val="ad"/>
          <w:rFonts w:hint="cs"/>
          <w:rtl/>
        </w:rPr>
        <w:t>'לעת מצא'</w:t>
      </w:r>
      <w:r w:rsidR="00C12102">
        <w:rPr>
          <w:rFonts w:hint="cs"/>
          <w:rtl/>
        </w:rPr>
        <w:t xml:space="preserve"> </w:t>
      </w:r>
      <w:r w:rsidR="00C12102" w:rsidRPr="00C12102">
        <w:rPr>
          <w:rStyle w:val="affffff7"/>
          <w:rFonts w:hint="cs"/>
          <w:rtl/>
        </w:rPr>
        <w:t>[ה]</w:t>
      </w:r>
      <w:bookmarkEnd w:id="164"/>
      <w:bookmarkEnd w:id="165"/>
    </w:p>
    <w:p w14:paraId="6B4F60E6" w14:textId="4F89AA1B" w:rsidR="00A24328" w:rsidRDefault="00E55B5C" w:rsidP="009A59D1">
      <w:pPr>
        <w:pStyle w:val="38"/>
        <w:framePr w:wrap="notBeside"/>
        <w:rPr>
          <w:rtl/>
        </w:rPr>
      </w:pPr>
      <w:r w:rsidRPr="00660D7A">
        <w:rPr>
          <w:rFonts w:hint="cs"/>
          <w:rtl/>
        </w:rPr>
        <w:t>א</w:t>
      </w:r>
      <w:r w:rsidR="00A24328">
        <w:rPr>
          <w:rFonts w:hint="cs"/>
          <w:rtl/>
        </w:rPr>
        <w:t>.</w:t>
      </w:r>
    </w:p>
    <w:p w14:paraId="41646442" w14:textId="31858BC2" w:rsidR="00426253" w:rsidRPr="000528DA" w:rsidRDefault="009C1FD8" w:rsidP="000528DA">
      <w:pPr>
        <w:rPr>
          <w:rtl/>
        </w:rPr>
      </w:pPr>
      <w:r w:rsidRPr="000528DA">
        <w:rPr>
          <w:rFonts w:hint="cs"/>
          <w:rtl/>
        </w:rPr>
        <w:t xml:space="preserve">זו אשה, </w:t>
      </w:r>
      <w:r w:rsidRPr="00E34F28">
        <w:rPr>
          <w:rStyle w:val="afffff9"/>
          <w:rFonts w:hint="cs"/>
          <w:rtl/>
        </w:rPr>
        <w:t>במערבא</w:t>
      </w:r>
      <w:r w:rsidR="003F33DA" w:rsidRPr="00E34F28">
        <w:rPr>
          <w:rStyle w:val="afffff9"/>
          <w:rFonts w:hint="cs"/>
          <w:rtl/>
        </w:rPr>
        <w:t>:</w:t>
      </w:r>
      <w:r w:rsidRPr="00E34F28">
        <w:rPr>
          <w:rStyle w:val="afffff9"/>
          <w:rFonts w:hint="cs"/>
          <w:rtl/>
        </w:rPr>
        <w:t xml:space="preserve"> </w:t>
      </w:r>
      <w:r w:rsidRPr="000528DA">
        <w:rPr>
          <w:rFonts w:hint="cs"/>
          <w:rtl/>
        </w:rPr>
        <w:t>מצא או מוצא.</w:t>
      </w:r>
      <w:r w:rsidR="00DB465B" w:rsidRPr="003F33DA">
        <w:rPr>
          <w:rStyle w:val="afffffb"/>
          <w:rFonts w:hint="cs"/>
          <w:b w:val="0"/>
          <w:bCs w:val="0"/>
          <w:rtl/>
        </w:rPr>
        <w:t xml:space="preserve"> </w:t>
      </w:r>
      <w:r w:rsidR="00E55B5C" w:rsidRPr="003F33DA">
        <w:rPr>
          <w:rStyle w:val="afffffb"/>
          <w:rFonts w:hint="cs"/>
          <w:b w:val="0"/>
          <w:bCs w:val="0"/>
          <w:rtl/>
        </w:rPr>
        <w:t>ב.</w:t>
      </w:r>
      <w:r w:rsidRPr="003F33DA">
        <w:rPr>
          <w:rStyle w:val="ad"/>
          <w:rFonts w:hint="cs"/>
          <w:rtl/>
        </w:rPr>
        <w:t xml:space="preserve"> </w:t>
      </w:r>
      <w:r w:rsidRPr="000528DA">
        <w:rPr>
          <w:rFonts w:hint="cs"/>
          <w:rtl/>
        </w:rPr>
        <w:t>-זו תורה,</w:t>
      </w:r>
      <w:r w:rsidRPr="003F33DA">
        <w:rPr>
          <w:rStyle w:val="afffffb"/>
          <w:rFonts w:hint="cs"/>
          <w:b w:val="0"/>
          <w:bCs w:val="0"/>
          <w:rtl/>
        </w:rPr>
        <w:t xml:space="preserve"> </w:t>
      </w:r>
      <w:r w:rsidR="00E55B5C" w:rsidRPr="003F33DA">
        <w:rPr>
          <w:rStyle w:val="afffffb"/>
          <w:rFonts w:hint="cs"/>
          <w:b w:val="0"/>
          <w:bCs w:val="0"/>
          <w:rtl/>
        </w:rPr>
        <w:t>ג.</w:t>
      </w:r>
      <w:r w:rsidR="00E55B5C" w:rsidRPr="000528DA">
        <w:rPr>
          <w:rFonts w:hint="cs"/>
          <w:rtl/>
        </w:rPr>
        <w:t xml:space="preserve"> </w:t>
      </w:r>
      <w:r w:rsidRPr="000528DA">
        <w:rPr>
          <w:rFonts w:hint="cs"/>
          <w:rtl/>
        </w:rPr>
        <w:t>זו מיתה</w:t>
      </w:r>
      <w:r w:rsidR="00E55B5C" w:rsidRPr="000528DA">
        <w:rPr>
          <w:rFonts w:hint="cs"/>
          <w:rtl/>
        </w:rPr>
        <w:t>,</w:t>
      </w:r>
    </w:p>
    <w:p w14:paraId="436710D7" w14:textId="77777777" w:rsidR="005D5BE3" w:rsidRPr="00E34F28" w:rsidRDefault="009C1FD8" w:rsidP="003F33DA">
      <w:pPr>
        <w:pStyle w:val="afffff5"/>
        <w:spacing w:before="0"/>
        <w:rPr>
          <w:rtl/>
        </w:rPr>
      </w:pPr>
      <w:bookmarkStart w:id="166" w:name="_Toc193635622"/>
      <w:bookmarkStart w:id="167" w:name="_Toc216184235"/>
      <w:r w:rsidRPr="006D3CF8">
        <w:rPr>
          <w:rStyle w:val="afffffd"/>
          <w:rFonts w:hint="cs"/>
          <w:b w:val="0"/>
          <w:rtl/>
        </w:rPr>
        <w:t>תתק</w:t>
      </w:r>
      <w:r w:rsidRPr="006D3CF8">
        <w:rPr>
          <w:rStyle w:val="afffffd"/>
          <w:b w:val="0"/>
          <w:rtl/>
        </w:rPr>
        <w:t>"</w:t>
      </w:r>
      <w:r w:rsidRPr="006D3CF8">
        <w:rPr>
          <w:rStyle w:val="afffffd"/>
          <w:rFonts w:hint="cs"/>
          <w:b w:val="0"/>
          <w:rtl/>
        </w:rPr>
        <w:t>ג מיני מיתה</w:t>
      </w:r>
      <w:bookmarkEnd w:id="166"/>
      <w:bookmarkEnd w:id="167"/>
      <w:r w:rsidRPr="00FE3D07">
        <w:rPr>
          <w:rFonts w:hint="cs"/>
          <w:rtl/>
        </w:rPr>
        <w:t xml:space="preserve"> נבראו</w:t>
      </w:r>
      <w:r w:rsidR="00DB465B">
        <w:rPr>
          <w:rFonts w:hint="cs"/>
          <w:rtl/>
        </w:rPr>
        <w:t>,</w:t>
      </w:r>
      <w:r w:rsidRPr="00FE3D07">
        <w:rPr>
          <w:rFonts w:hint="cs"/>
          <w:rtl/>
        </w:rPr>
        <w:t xml:space="preserve"> </w:t>
      </w:r>
      <w:r w:rsidRPr="00DB465B">
        <w:rPr>
          <w:rStyle w:val="ad"/>
          <w:rFonts w:hint="cs"/>
          <w:rtl/>
        </w:rPr>
        <w:t>למות תו</w:t>
      </w:r>
      <w:r w:rsidRPr="00A4639B">
        <w:rPr>
          <w:rStyle w:val="ad"/>
          <w:rFonts w:hint="cs"/>
          <w:rtl/>
        </w:rPr>
        <w:t>צאות</w:t>
      </w:r>
      <w:r w:rsidR="00E55B5C" w:rsidRPr="00FE3D07">
        <w:rPr>
          <w:rFonts w:hint="cs"/>
          <w:rtl/>
        </w:rPr>
        <w:t xml:space="preserve">, </w:t>
      </w:r>
    </w:p>
    <w:p w14:paraId="63FDF247" w14:textId="53B8612C" w:rsidR="005D5BE3" w:rsidRPr="000528DA" w:rsidRDefault="009C1FD8" w:rsidP="00C12102">
      <w:pPr>
        <w:spacing w:after="60"/>
        <w:rPr>
          <w:rtl/>
        </w:rPr>
      </w:pPr>
      <w:bookmarkStart w:id="168" w:name="_Toc193635623"/>
      <w:bookmarkStart w:id="169" w:name="_Toc216184236"/>
      <w:r w:rsidRPr="00A10336">
        <w:rPr>
          <w:rStyle w:val="30"/>
          <w:rFonts w:hint="cs"/>
          <w:rtl/>
        </w:rPr>
        <w:t>קשה</w:t>
      </w:r>
      <w:bookmarkEnd w:id="168"/>
      <w:bookmarkEnd w:id="169"/>
      <w:r w:rsidRPr="000528DA">
        <w:rPr>
          <w:rFonts w:hint="cs"/>
          <w:rtl/>
        </w:rPr>
        <w:t xml:space="preserve"> </w:t>
      </w:r>
      <w:r w:rsidR="00672862" w:rsidRPr="000528DA">
        <w:rPr>
          <w:rFonts w:hint="cs"/>
          <w:rtl/>
        </w:rPr>
        <w:t>ש</w:t>
      </w:r>
      <w:r w:rsidRPr="000528DA">
        <w:rPr>
          <w:rFonts w:hint="cs"/>
          <w:rtl/>
        </w:rPr>
        <w:t>בכולן אסכרא, נ</w:t>
      </w:r>
      <w:r w:rsidR="00E55B5C" w:rsidRPr="000528DA">
        <w:rPr>
          <w:rFonts w:hint="cs"/>
          <w:rtl/>
        </w:rPr>
        <w:t>ו</w:t>
      </w:r>
      <w:r w:rsidRPr="000528DA">
        <w:rPr>
          <w:rFonts w:hint="cs"/>
          <w:rtl/>
        </w:rPr>
        <w:t>ח</w:t>
      </w:r>
      <w:r w:rsidR="00E55B5C" w:rsidRPr="000528DA">
        <w:rPr>
          <w:rFonts w:hint="cs"/>
          <w:rtl/>
        </w:rPr>
        <w:t>ה</w:t>
      </w:r>
      <w:r w:rsidRPr="000528DA">
        <w:rPr>
          <w:rFonts w:hint="cs"/>
          <w:rtl/>
        </w:rPr>
        <w:t xml:space="preserve"> בכולן נשיקה</w:t>
      </w:r>
      <w:r w:rsidR="00E55B5C" w:rsidRPr="000528DA">
        <w:rPr>
          <w:rFonts w:hint="cs"/>
          <w:rtl/>
        </w:rPr>
        <w:t xml:space="preserve">, </w:t>
      </w:r>
    </w:p>
    <w:p w14:paraId="7F9E1DBE" w14:textId="5AD7203E" w:rsidR="00A24328" w:rsidRDefault="00F95182" w:rsidP="009A59D1">
      <w:pPr>
        <w:pStyle w:val="38"/>
        <w:framePr w:wrap="notBeside"/>
        <w:rPr>
          <w:rtl/>
        </w:rPr>
      </w:pPr>
      <w:r>
        <w:rPr>
          <w:rtl/>
        </w:rPr>
        <w:t>°</w:t>
      </w:r>
    </w:p>
    <w:p w14:paraId="5AFB1009" w14:textId="5F454613" w:rsidR="003F33DA" w:rsidRPr="000528DA" w:rsidRDefault="009C1FD8" w:rsidP="000528DA">
      <w:pPr>
        <w:rPr>
          <w:rtl/>
        </w:rPr>
      </w:pPr>
      <w:bookmarkStart w:id="170" w:name="_Toc193635624"/>
      <w:bookmarkStart w:id="171" w:name="_Toc216184237"/>
      <w:r w:rsidRPr="00724E73">
        <w:rPr>
          <w:rStyle w:val="afffffd"/>
          <w:rFonts w:hint="cs"/>
          <w:rtl/>
        </w:rPr>
        <w:t>אסכרא</w:t>
      </w:r>
      <w:bookmarkEnd w:id="170"/>
      <w:bookmarkEnd w:id="171"/>
      <w:r w:rsidRPr="00724E73">
        <w:rPr>
          <w:rStyle w:val="afffffd"/>
          <w:rFonts w:hint="cs"/>
          <w:rtl/>
        </w:rPr>
        <w:t xml:space="preserve"> </w:t>
      </w:r>
      <w:r w:rsidRPr="000528DA">
        <w:rPr>
          <w:rFonts w:hint="cs"/>
          <w:rtl/>
        </w:rPr>
        <w:t>דומה כקוץ בגיזת צמר שנתלש עם הצמר</w:t>
      </w:r>
      <w:r w:rsidR="00E55B5C" w:rsidRPr="000528DA">
        <w:rPr>
          <w:rFonts w:hint="cs"/>
          <w:rtl/>
        </w:rPr>
        <w:t xml:space="preserve">, </w:t>
      </w:r>
    </w:p>
    <w:p w14:paraId="20447665" w14:textId="4A87E8CE" w:rsidR="00AE2629" w:rsidRPr="000528DA" w:rsidRDefault="009C1FD8" w:rsidP="000528DA">
      <w:pPr>
        <w:rPr>
          <w:rtl/>
        </w:rPr>
      </w:pPr>
      <w:r w:rsidRPr="000528DA">
        <w:rPr>
          <w:rFonts w:hint="cs"/>
          <w:rtl/>
        </w:rPr>
        <w:t xml:space="preserve">או כפיטורי בפי ושט, </w:t>
      </w:r>
      <w:r w:rsidRPr="00724E73">
        <w:rPr>
          <w:rStyle w:val="afffffd"/>
          <w:rFonts w:hint="cs"/>
          <w:rtl/>
        </w:rPr>
        <w:t xml:space="preserve">נשיקה </w:t>
      </w:r>
      <w:r w:rsidRPr="000528DA">
        <w:rPr>
          <w:rFonts w:hint="cs"/>
          <w:rtl/>
        </w:rPr>
        <w:t>כהוצאת שערה מחלב.</w:t>
      </w:r>
      <w:r w:rsidR="00E55B5C" w:rsidRPr="006D3CF8">
        <w:rPr>
          <w:rStyle w:val="afffffb"/>
          <w:rFonts w:hint="cs"/>
          <w:b w:val="0"/>
          <w:bCs w:val="0"/>
          <w:rtl/>
        </w:rPr>
        <w:t xml:space="preserve"> </w:t>
      </w:r>
    </w:p>
    <w:p w14:paraId="46D462F1" w14:textId="5CA8EAF1" w:rsidR="00A24328" w:rsidRDefault="00E55B5C" w:rsidP="009A59D1">
      <w:pPr>
        <w:pStyle w:val="38"/>
        <w:framePr w:wrap="notBeside"/>
        <w:rPr>
          <w:rtl/>
        </w:rPr>
      </w:pPr>
      <w:r w:rsidRPr="00660D7A">
        <w:rPr>
          <w:rFonts w:hint="cs"/>
          <w:rtl/>
        </w:rPr>
        <w:t>ד</w:t>
      </w:r>
      <w:r w:rsidR="00A24328">
        <w:rPr>
          <w:rFonts w:hint="cs"/>
          <w:rtl/>
        </w:rPr>
        <w:t>.</w:t>
      </w:r>
    </w:p>
    <w:p w14:paraId="7D7ECA0B" w14:textId="09C788B6" w:rsidR="00AE2629" w:rsidRPr="000528DA" w:rsidRDefault="009C1FD8" w:rsidP="000528DA">
      <w:pPr>
        <w:rPr>
          <w:rtl/>
        </w:rPr>
      </w:pPr>
      <w:r w:rsidRPr="00A4639B">
        <w:rPr>
          <w:rStyle w:val="ad"/>
          <w:rFonts w:hint="cs"/>
          <w:rtl/>
        </w:rPr>
        <w:t>לעת מצא</w:t>
      </w:r>
      <w:r w:rsidR="000C6B80" w:rsidRPr="00A4639B">
        <w:rPr>
          <w:rStyle w:val="ad"/>
          <w:rFonts w:hint="cs"/>
          <w:rtl/>
        </w:rPr>
        <w:t xml:space="preserve"> </w:t>
      </w:r>
      <w:r w:rsidRPr="000528DA">
        <w:rPr>
          <w:rFonts w:hint="cs"/>
          <w:rtl/>
        </w:rPr>
        <w:t>זו קבורה. יבקש רחמים עד זיבולא בתרייתא</w:t>
      </w:r>
      <w:r w:rsidR="003F33DA" w:rsidRPr="000528DA">
        <w:rPr>
          <w:rFonts w:hint="cs"/>
          <w:rtl/>
        </w:rPr>
        <w:t>.</w:t>
      </w:r>
    </w:p>
    <w:p w14:paraId="47FDD740" w14:textId="4F5B1BAF" w:rsidR="00A24328" w:rsidRDefault="009C1FD8" w:rsidP="009A59D1">
      <w:pPr>
        <w:pStyle w:val="38"/>
        <w:framePr w:wrap="notBeside"/>
        <w:rPr>
          <w:rtl/>
        </w:rPr>
      </w:pPr>
      <w:r w:rsidRPr="00660D7A">
        <w:rPr>
          <w:rFonts w:hint="cs"/>
          <w:rtl/>
        </w:rPr>
        <w:t>ה</w:t>
      </w:r>
      <w:r w:rsidR="00A24328">
        <w:rPr>
          <w:rFonts w:hint="cs"/>
          <w:rtl/>
        </w:rPr>
        <w:t>.</w:t>
      </w:r>
    </w:p>
    <w:p w14:paraId="041A0189" w14:textId="5CE49390" w:rsidR="00E55B5C" w:rsidRPr="000528DA" w:rsidRDefault="009C1FD8" w:rsidP="00C12102">
      <w:pPr>
        <w:spacing w:after="60"/>
        <w:rPr>
          <w:rtl/>
        </w:rPr>
      </w:pPr>
      <w:r w:rsidRPr="000528DA">
        <w:rPr>
          <w:rFonts w:hint="cs"/>
          <w:rtl/>
        </w:rPr>
        <w:t xml:space="preserve">זה בית הכסא. </w:t>
      </w:r>
      <w:r w:rsidRPr="000528DA">
        <w:rPr>
          <w:rStyle w:val="affffff7"/>
          <w:rFonts w:hint="cs"/>
          <w:rtl/>
        </w:rPr>
        <w:t>[עדיף מכולהו]</w:t>
      </w:r>
    </w:p>
    <w:p w14:paraId="1D4B4870" w14:textId="40B57914" w:rsidR="00A24328" w:rsidRDefault="00F95182" w:rsidP="009A59D1">
      <w:pPr>
        <w:pStyle w:val="38"/>
        <w:framePr w:wrap="notBeside"/>
        <w:rPr>
          <w:rtl/>
        </w:rPr>
      </w:pPr>
      <w:r>
        <w:rPr>
          <w:rtl/>
        </w:rPr>
        <w:t>°</w:t>
      </w:r>
    </w:p>
    <w:p w14:paraId="74B989DB" w14:textId="70378737" w:rsidR="00613857" w:rsidRPr="00E34F28" w:rsidRDefault="009C1FD8" w:rsidP="00672862">
      <w:pPr>
        <w:pStyle w:val="afffff5"/>
        <w:spacing w:before="0"/>
        <w:rPr>
          <w:rtl/>
        </w:rPr>
      </w:pPr>
      <w:bookmarkStart w:id="172" w:name="_Toc193635625"/>
      <w:bookmarkStart w:id="173" w:name="_Toc216184238"/>
      <w:r w:rsidRPr="00A10336">
        <w:rPr>
          <w:rStyle w:val="30"/>
          <w:rtl/>
        </w:rPr>
        <w:t>אוהב ה' שערים המצויינים בהלכה</w:t>
      </w:r>
      <w:bookmarkEnd w:id="172"/>
      <w:bookmarkEnd w:id="173"/>
      <w:r w:rsidRPr="00FE3D07">
        <w:rPr>
          <w:rtl/>
        </w:rPr>
        <w:t xml:space="preserve"> יותר </w:t>
      </w:r>
      <w:r w:rsidRPr="00FE3D07">
        <w:rPr>
          <w:rFonts w:hint="cs"/>
          <w:rtl/>
        </w:rPr>
        <w:t>מביהכנ</w:t>
      </w:r>
      <w:r w:rsidRPr="00FE3D07">
        <w:rPr>
          <w:rtl/>
        </w:rPr>
        <w:t>"</w:t>
      </w:r>
      <w:r w:rsidR="00AE2629">
        <w:rPr>
          <w:rFonts w:hint="cs"/>
          <w:rtl/>
        </w:rPr>
        <w:t>ס ובת</w:t>
      </w:r>
      <w:r w:rsidRPr="00FE3D07">
        <w:rPr>
          <w:rFonts w:hint="cs"/>
          <w:rtl/>
        </w:rPr>
        <w:t>המ</w:t>
      </w:r>
      <w:r w:rsidRPr="00FE3D07">
        <w:rPr>
          <w:rtl/>
        </w:rPr>
        <w:t>"</w:t>
      </w:r>
      <w:r w:rsidR="00E55B5C" w:rsidRPr="00FE3D07">
        <w:rPr>
          <w:rFonts w:hint="cs"/>
          <w:rtl/>
        </w:rPr>
        <w:t xml:space="preserve">ד, </w:t>
      </w:r>
    </w:p>
    <w:p w14:paraId="0CEA9365" w14:textId="77777777" w:rsidR="00613857" w:rsidRPr="000528DA" w:rsidRDefault="009C1FD8" w:rsidP="00C12102">
      <w:pPr>
        <w:spacing w:after="60"/>
        <w:rPr>
          <w:rtl/>
        </w:rPr>
      </w:pPr>
      <w:r w:rsidRPr="000528DA">
        <w:rPr>
          <w:rtl/>
        </w:rPr>
        <w:t>מיום שחרב בי</w:t>
      </w:r>
      <w:r w:rsidRPr="000528DA">
        <w:rPr>
          <w:rFonts w:hint="cs"/>
          <w:rtl/>
        </w:rPr>
        <w:t>המ"ק</w:t>
      </w:r>
      <w:r w:rsidRPr="000528DA">
        <w:rPr>
          <w:rtl/>
        </w:rPr>
        <w:t xml:space="preserve"> אין להקב"ה אלא </w:t>
      </w:r>
      <w:r w:rsidRPr="00A10336">
        <w:rPr>
          <w:rStyle w:val="30"/>
          <w:rFonts w:hint="cs"/>
          <w:rtl/>
        </w:rPr>
        <w:t xml:space="preserve">ד' </w:t>
      </w:r>
      <w:r w:rsidRPr="00A10336">
        <w:rPr>
          <w:rStyle w:val="30"/>
          <w:rtl/>
        </w:rPr>
        <w:t>אמות של הלכה</w:t>
      </w:r>
      <w:r w:rsidR="00E55B5C" w:rsidRPr="000528DA">
        <w:rPr>
          <w:rFonts w:hint="cs"/>
          <w:rtl/>
        </w:rPr>
        <w:t xml:space="preserve">, </w:t>
      </w:r>
    </w:p>
    <w:p w14:paraId="256173D3" w14:textId="51BBAE6F" w:rsidR="00A24328" w:rsidRDefault="009C1FD8" w:rsidP="009A59D1">
      <w:pPr>
        <w:pStyle w:val="38"/>
        <w:framePr w:wrap="notBeside"/>
        <w:rPr>
          <w:rtl/>
        </w:rPr>
      </w:pPr>
      <w:r w:rsidRPr="00660D7A">
        <w:rPr>
          <w:rFonts w:hint="cs"/>
          <w:rtl/>
        </w:rPr>
        <w:t>אביי</w:t>
      </w:r>
      <w:r w:rsidR="00A24328">
        <w:rPr>
          <w:rFonts w:hint="cs"/>
          <w:rtl/>
        </w:rPr>
        <w:t>:</w:t>
      </w:r>
    </w:p>
    <w:p w14:paraId="1E252E7C" w14:textId="3BA0DD95" w:rsidR="00EC44B2" w:rsidRPr="00F95182" w:rsidRDefault="009C1FD8" w:rsidP="003F33DA">
      <w:pPr>
        <w:pStyle w:val="afffff5"/>
        <w:spacing w:before="0"/>
        <w:rPr>
          <w:rtl/>
        </w:rPr>
      </w:pPr>
      <w:r w:rsidRPr="00F95182">
        <w:rPr>
          <w:rFonts w:hint="cs"/>
          <w:rtl/>
        </w:rPr>
        <w:t>בתחילה גרס בביתו והתפלל בביהכנ</w:t>
      </w:r>
      <w:r w:rsidR="00613857" w:rsidRPr="00F95182">
        <w:rPr>
          <w:rFonts w:hint="cs"/>
          <w:rtl/>
        </w:rPr>
        <w:t>"</w:t>
      </w:r>
      <w:r w:rsidRPr="00F95182">
        <w:rPr>
          <w:rFonts w:hint="cs"/>
          <w:rtl/>
        </w:rPr>
        <w:t>ס ואח</w:t>
      </w:r>
      <w:r w:rsidRPr="00F95182">
        <w:rPr>
          <w:rtl/>
        </w:rPr>
        <w:t>"</w:t>
      </w:r>
      <w:r w:rsidRPr="00F95182">
        <w:rPr>
          <w:rFonts w:hint="cs"/>
          <w:rtl/>
        </w:rPr>
        <w:t>כ התפלל היכן שגרס</w:t>
      </w:r>
    </w:p>
    <w:p w14:paraId="27AAAE30" w14:textId="6275ED44" w:rsidR="00A24328" w:rsidRDefault="009C1FD8" w:rsidP="009A59D1">
      <w:pPr>
        <w:pStyle w:val="38"/>
        <w:framePr w:wrap="notBeside"/>
        <w:rPr>
          <w:rtl/>
        </w:rPr>
      </w:pPr>
      <w:r w:rsidRPr="00660D7A">
        <w:rPr>
          <w:rFonts w:hint="cs"/>
          <w:rtl/>
        </w:rPr>
        <w:t>ר</w:t>
      </w:r>
      <w:r w:rsidRPr="00660D7A">
        <w:rPr>
          <w:rtl/>
        </w:rPr>
        <w:t>"</w:t>
      </w:r>
      <w:r w:rsidRPr="00660D7A">
        <w:rPr>
          <w:rFonts w:hint="cs"/>
          <w:rtl/>
        </w:rPr>
        <w:t>א</w:t>
      </w:r>
      <w:r w:rsidR="00A24328">
        <w:rPr>
          <w:rFonts w:hint="cs"/>
          <w:rtl/>
        </w:rPr>
        <w:t>:</w:t>
      </w:r>
    </w:p>
    <w:p w14:paraId="137505A5" w14:textId="26A51F33" w:rsidR="00A00271" w:rsidRPr="000528DA" w:rsidRDefault="009C1FD8" w:rsidP="00C12102">
      <w:pPr>
        <w:spacing w:after="60"/>
        <w:rPr>
          <w:rtl/>
        </w:rPr>
      </w:pPr>
      <w:r w:rsidRPr="000528DA">
        <w:rPr>
          <w:rFonts w:hint="cs"/>
          <w:rtl/>
        </w:rPr>
        <w:t>אפי' דהו</w:t>
      </w:r>
      <w:r w:rsidRPr="000528DA">
        <w:rPr>
          <w:rtl/>
        </w:rPr>
        <w:t>"</w:t>
      </w:r>
      <w:r w:rsidRPr="000528DA">
        <w:rPr>
          <w:rFonts w:hint="cs"/>
          <w:rtl/>
        </w:rPr>
        <w:t>ל י</w:t>
      </w:r>
      <w:r w:rsidRPr="000528DA">
        <w:rPr>
          <w:rtl/>
        </w:rPr>
        <w:t>"</w:t>
      </w:r>
      <w:r w:rsidRPr="000528DA">
        <w:rPr>
          <w:rFonts w:hint="cs"/>
          <w:rtl/>
        </w:rPr>
        <w:t>ג ביהכנ</w:t>
      </w:r>
      <w:r w:rsidRPr="000528DA">
        <w:rPr>
          <w:rtl/>
        </w:rPr>
        <w:t>"</w:t>
      </w:r>
      <w:r w:rsidRPr="000528DA">
        <w:rPr>
          <w:rFonts w:hint="cs"/>
          <w:rtl/>
        </w:rPr>
        <w:t>ס בטבריה התפללו היכן שלמדו</w:t>
      </w:r>
      <w:r w:rsidR="00E55B5C" w:rsidRPr="000528DA">
        <w:rPr>
          <w:rFonts w:hint="cs"/>
          <w:rtl/>
        </w:rPr>
        <w:t xml:space="preserve">, </w:t>
      </w:r>
    </w:p>
    <w:p w14:paraId="6060E1AB" w14:textId="59D3F3BD" w:rsidR="00A24328" w:rsidRDefault="00F95182" w:rsidP="009A59D1">
      <w:pPr>
        <w:pStyle w:val="38"/>
        <w:framePr w:wrap="notBeside"/>
        <w:rPr>
          <w:rtl/>
        </w:rPr>
      </w:pPr>
      <w:r>
        <w:rPr>
          <w:rtl/>
        </w:rPr>
        <w:t>°</w:t>
      </w:r>
    </w:p>
    <w:p w14:paraId="0B664012" w14:textId="59E925ED" w:rsidR="00E55B5C" w:rsidRPr="00E34F28" w:rsidRDefault="009C1FD8" w:rsidP="009F68B4">
      <w:pPr>
        <w:pStyle w:val="afffff5"/>
        <w:spacing w:before="0"/>
        <w:rPr>
          <w:rtl/>
        </w:rPr>
      </w:pPr>
      <w:bookmarkStart w:id="174" w:name="_Toc193635626"/>
      <w:bookmarkStart w:id="175" w:name="_Toc216184239"/>
      <w:r w:rsidRPr="00A10336">
        <w:rPr>
          <w:rStyle w:val="30"/>
          <w:rFonts w:hint="cs"/>
          <w:rtl/>
        </w:rPr>
        <w:t>גדול נהנה מיגיע כפו</w:t>
      </w:r>
      <w:bookmarkEnd w:id="174"/>
      <w:bookmarkEnd w:id="175"/>
      <w:r>
        <w:rPr>
          <w:rFonts w:hint="cs"/>
          <w:rtl/>
        </w:rPr>
        <w:t xml:space="preserve"> יותר </w:t>
      </w:r>
      <w:r>
        <w:rPr>
          <w:rStyle w:val="afffff9"/>
          <w:rFonts w:hint="cs"/>
          <w:rtl/>
          <w:rPrChange w:id="9022" w:author="מנוע אמוראים" w:date="2026-10-05T16:40:51Z">
            <w:rPr>
              <w:rFonts w:hint="cs"/>
              <w:rtl/>
            </w:rPr>
          </w:rPrChange>
        </w:rPr>
        <w:t xml:space="preserve">מיר</w:t>
      </w:r>
      <w:r>
        <w:rPr>
          <w:rStyle w:val="afffff9"/>
          <w:rtl/>
          <w:rPrChange w:id="9023" w:author="מנוע אמוראים" w:date="2026-10-05T16:40:51Z">
            <w:rPr>
              <w:rtl/>
            </w:rPr>
          </w:rPrChange>
        </w:rPr>
        <w:t xml:space="preserve">"</w:t>
      </w:r>
      <w:r>
        <w:rPr>
          <w:rStyle w:val="afffff9"/>
          <w:rFonts w:hint="cs"/>
          <w:rtl/>
          <w:rPrChange w:id="9024" w:author="מנוע אמוראים" w:date="2026-10-05T16:40:51Z">
            <w:rPr>
              <w:rFonts w:hint="cs"/>
              <w:rtl/>
            </w:rPr>
          </w:rPrChange>
        </w:rPr>
        <w:t xml:space="preserve">ש</w:t>
      </w:r>
      <w:r w:rsidR="00E55B5C" w:rsidRPr="00F95182">
        <w:rPr>
          <w:rFonts w:hint="cs"/>
          <w:rtl/>
        </w:rPr>
        <w:t xml:space="preserve">, </w:t>
      </w:r>
      <w:r w:rsidRPr="00F95182">
        <w:rPr>
          <w:rFonts w:hint="cs"/>
          <w:rtl/>
        </w:rPr>
        <w:t xml:space="preserve">לעולם </w:t>
      </w:r>
      <w:r w:rsidR="00E55B5C" w:rsidRPr="00A10336">
        <w:rPr>
          <w:rStyle w:val="30"/>
          <w:rFonts w:hint="cs"/>
          <w:rtl/>
        </w:rPr>
        <w:t xml:space="preserve">ידור </w:t>
      </w:r>
      <w:r w:rsidRPr="00A10336">
        <w:rPr>
          <w:rStyle w:val="30"/>
          <w:rFonts w:hint="cs"/>
          <w:rtl/>
        </w:rPr>
        <w:t>במקום רבו</w:t>
      </w:r>
      <w:r w:rsidRPr="00F95182">
        <w:rPr>
          <w:rFonts w:hint="cs"/>
          <w:rtl/>
        </w:rPr>
        <w:t xml:space="preserve"> משלמה. </w:t>
      </w:r>
    </w:p>
    <w:p w14:paraId="683789B1" w14:textId="6598B9B8" w:rsidR="00A24328" w:rsidRDefault="00F95182" w:rsidP="009A59D1">
      <w:pPr>
        <w:pStyle w:val="38"/>
        <w:framePr w:wrap="notBeside"/>
        <w:rPr>
          <w:rtl/>
        </w:rPr>
      </w:pPr>
      <w:r>
        <w:rPr>
          <w:rtl/>
        </w:rPr>
        <w:t>°</w:t>
      </w:r>
    </w:p>
    <w:p w14:paraId="1A9E8575" w14:textId="11B502C2" w:rsidR="003F33DA" w:rsidRPr="00E34F28" w:rsidRDefault="009C1FD8" w:rsidP="009F68B4">
      <w:pPr>
        <w:pStyle w:val="afffff5"/>
        <w:spacing w:before="0"/>
        <w:rPr>
          <w:rtl/>
        </w:rPr>
      </w:pPr>
      <w:r w:rsidRPr="00A4639B">
        <w:rPr>
          <w:rStyle w:val="ad"/>
          <w:rFonts w:hint="cs"/>
          <w:rtl/>
        </w:rPr>
        <w:t>ועוזבי ה' יכלו</w:t>
      </w:r>
      <w:r w:rsidRPr="00FE3D07">
        <w:rPr>
          <w:rFonts w:hint="cs"/>
          <w:rtl/>
        </w:rPr>
        <w:t xml:space="preserve"> </w:t>
      </w:r>
      <w:r w:rsidRPr="00A10336">
        <w:rPr>
          <w:rStyle w:val="30"/>
          <w:rFonts w:hint="cs"/>
          <w:rtl/>
        </w:rPr>
        <w:t>המניח</w:t>
      </w:r>
      <w:r w:rsidRPr="00FE3D07">
        <w:rPr>
          <w:rFonts w:hint="cs"/>
          <w:rtl/>
        </w:rPr>
        <w:t xml:space="preserve"> </w:t>
      </w:r>
      <w:r w:rsidRPr="00A10336">
        <w:rPr>
          <w:rStyle w:val="30"/>
          <w:rFonts w:hint="cs"/>
          <w:rtl/>
        </w:rPr>
        <w:t>ס</w:t>
      </w:r>
      <w:r w:rsidRPr="00A10336">
        <w:rPr>
          <w:rStyle w:val="30"/>
          <w:rtl/>
        </w:rPr>
        <w:t>"</w:t>
      </w:r>
      <w:r w:rsidRPr="00A10336">
        <w:rPr>
          <w:rStyle w:val="30"/>
          <w:rFonts w:hint="cs"/>
          <w:rtl/>
        </w:rPr>
        <w:t xml:space="preserve">ת </w:t>
      </w:r>
      <w:r w:rsidRPr="00FE3D07">
        <w:rPr>
          <w:rFonts w:hint="cs"/>
          <w:rtl/>
        </w:rPr>
        <w:t>ויוצא</w:t>
      </w:r>
      <w:r w:rsidR="00E55B5C" w:rsidRPr="00FE3D07">
        <w:rPr>
          <w:rFonts w:hint="cs"/>
          <w:rtl/>
        </w:rPr>
        <w:t>,</w:t>
      </w:r>
      <w:r w:rsidRPr="00FE3D07">
        <w:rPr>
          <w:rFonts w:hint="cs"/>
          <w:rtl/>
        </w:rPr>
        <w:t xml:space="preserve"> ומותר בין גברא לגברא. </w:t>
      </w:r>
    </w:p>
    <w:p w14:paraId="6CB49DB2" w14:textId="7B3AD230" w:rsidR="00F145C7" w:rsidRPr="00E34F28" w:rsidRDefault="009C1FD8" w:rsidP="003F33DA">
      <w:pPr>
        <w:pStyle w:val="afffff5"/>
        <w:spacing w:before="0"/>
        <w:rPr>
          <w:rtl/>
        </w:rPr>
      </w:pPr>
      <w:r w:rsidRPr="00FE3D07">
        <w:rPr>
          <w:rFonts w:hint="cs"/>
          <w:rtl/>
        </w:rPr>
        <w:t xml:space="preserve">בין פסוק לפסוק </w:t>
      </w:r>
      <w:r w:rsidRPr="00A10336">
        <w:rPr>
          <w:rStyle w:val="30"/>
          <w:rFonts w:hint="cs"/>
          <w:rtl/>
        </w:rPr>
        <w:t>תיקו</w:t>
      </w:r>
      <w:r w:rsidRPr="00FE3D07">
        <w:rPr>
          <w:rFonts w:hint="cs"/>
          <w:rtl/>
        </w:rPr>
        <w:t xml:space="preserve">. </w:t>
      </w:r>
      <w:r w:rsidR="003F33DA" w:rsidRPr="00E34F28">
        <w:rPr>
          <w:rStyle w:val="afffff9"/>
          <w:rFonts w:hint="cs"/>
          <w:rtl/>
        </w:rPr>
        <w:t>רב ששת:</w:t>
      </w:r>
      <w:r w:rsidRPr="00FE3D07">
        <w:rPr>
          <w:rFonts w:hint="cs"/>
          <w:rtl/>
        </w:rPr>
        <w:t xml:space="preserve"> החזיר פניו וגרס. </w:t>
      </w:r>
    </w:p>
    <w:p w14:paraId="6812A77A" w14:textId="77777777" w:rsidR="00F145C7" w:rsidRPr="00E34F28" w:rsidRDefault="00F145C7" w:rsidP="00EC0DC4">
      <w:pPr>
        <w:pStyle w:val="af2"/>
        <w:framePr w:wrap="around"/>
        <w:rPr>
          <w:rtl/>
        </w:rPr>
      </w:pPr>
      <w:r w:rsidRPr="00A4639B">
        <w:rPr>
          <w:rFonts w:hint="cs"/>
          <w:rtl/>
        </w:rPr>
        <w:t>ח:</w:t>
      </w:r>
    </w:p>
    <w:p w14:paraId="2EAFF03A" w14:textId="77777777" w:rsidR="00DB465B" w:rsidRPr="00E34F28" w:rsidRDefault="009C1FD8" w:rsidP="00682BF2">
      <w:pPr>
        <w:pStyle w:val="afffff5"/>
        <w:rPr>
          <w:rtl/>
        </w:rPr>
      </w:pPr>
      <w:r w:rsidRPr="00FE3D07">
        <w:rPr>
          <w:rtl/>
        </w:rPr>
        <w:lastRenderedPageBreak/>
        <w:t xml:space="preserve">לעולם ישלים פרשיותיו עם הצבור </w:t>
      </w:r>
      <w:r w:rsidRPr="00A10336">
        <w:rPr>
          <w:rStyle w:val="30"/>
          <w:rFonts w:hint="cs"/>
          <w:rtl/>
        </w:rPr>
        <w:t>שמו</w:t>
      </w:r>
      <w:r w:rsidRPr="00A10336">
        <w:rPr>
          <w:rStyle w:val="30"/>
          <w:rtl/>
        </w:rPr>
        <w:t>"</w:t>
      </w:r>
      <w:r w:rsidRPr="00A10336">
        <w:rPr>
          <w:rStyle w:val="30"/>
          <w:rFonts w:hint="cs"/>
          <w:rtl/>
        </w:rPr>
        <w:t>ת</w:t>
      </w:r>
      <w:r w:rsidR="00E55B5C" w:rsidRPr="00FE3D07">
        <w:rPr>
          <w:rFonts w:hint="cs"/>
          <w:rtl/>
        </w:rPr>
        <w:t xml:space="preserve">, </w:t>
      </w:r>
      <w:r w:rsidRPr="00FE3D07">
        <w:rPr>
          <w:rFonts w:hint="cs"/>
          <w:rtl/>
        </w:rPr>
        <w:t>ומאריכין שנותיו</w:t>
      </w:r>
      <w:r w:rsidR="00E55B5C" w:rsidRPr="00FE3D07">
        <w:rPr>
          <w:rFonts w:hint="cs"/>
          <w:rtl/>
        </w:rPr>
        <w:t xml:space="preserve">, </w:t>
      </w:r>
    </w:p>
    <w:p w14:paraId="2E9FB30B" w14:textId="26408E9A" w:rsidR="009C1FD8" w:rsidRPr="000528DA" w:rsidRDefault="009C1FD8" w:rsidP="000528DA">
      <w:pPr>
        <w:rPr>
          <w:rtl/>
        </w:rPr>
      </w:pPr>
      <w:r w:rsidRPr="000528DA">
        <w:rPr>
          <w:rFonts w:hint="cs"/>
          <w:rtl/>
        </w:rPr>
        <w:t>ולא בעיהו</w:t>
      </w:r>
      <w:r w:rsidRPr="000528DA">
        <w:rPr>
          <w:rtl/>
        </w:rPr>
        <w:t>"</w:t>
      </w:r>
      <w:r w:rsidRPr="000528DA">
        <w:rPr>
          <w:rFonts w:hint="cs"/>
          <w:rtl/>
        </w:rPr>
        <w:t>כ</w:t>
      </w:r>
      <w:r w:rsidR="003F33DA" w:rsidRPr="000528DA">
        <w:rPr>
          <w:rFonts w:hint="cs"/>
          <w:rtl/>
        </w:rPr>
        <w:t>,</w:t>
      </w:r>
      <w:r w:rsidRPr="000528DA">
        <w:rPr>
          <w:rFonts w:hint="cs"/>
          <w:rtl/>
        </w:rPr>
        <w:t xml:space="preserve"> בתשעה אין מתענין</w:t>
      </w:r>
      <w:r w:rsidR="00F145C7" w:rsidRPr="000528DA">
        <w:rPr>
          <w:rFonts w:hint="cs"/>
          <w:rtl/>
        </w:rPr>
        <w:t xml:space="preserve">, </w:t>
      </w:r>
      <w:r w:rsidRPr="000528DA">
        <w:rPr>
          <w:rFonts w:hint="cs"/>
          <w:rtl/>
        </w:rPr>
        <w:t xml:space="preserve">ולא יקדים או יאחר. </w:t>
      </w:r>
    </w:p>
    <w:p w14:paraId="5DACED3D" w14:textId="10FF2C7D" w:rsidR="00A24328" w:rsidRDefault="009C1FD8" w:rsidP="009A59D1">
      <w:pPr>
        <w:pStyle w:val="38"/>
        <w:framePr w:wrap="notBeside"/>
        <w:rPr>
          <w:rtl/>
        </w:rPr>
      </w:pPr>
      <w:r w:rsidRPr="00660D7A">
        <w:rPr>
          <w:rFonts w:hint="cs"/>
          <w:rtl/>
        </w:rPr>
        <w:t>רי</w:t>
      </w:r>
      <w:r w:rsidR="003F33DA" w:rsidRPr="00660D7A">
        <w:rPr>
          <w:rFonts w:hint="cs"/>
          <w:rtl/>
        </w:rPr>
        <w:t xml:space="preserve"> </w:t>
      </w:r>
      <w:r w:rsidRPr="00660D7A">
        <w:rPr>
          <w:rFonts w:hint="cs"/>
          <w:rtl/>
        </w:rPr>
        <w:t>ב</w:t>
      </w:r>
      <w:r w:rsidRPr="00660D7A">
        <w:rPr>
          <w:rtl/>
        </w:rPr>
        <w:t>"</w:t>
      </w:r>
      <w:r w:rsidRPr="00660D7A">
        <w:rPr>
          <w:rFonts w:hint="cs"/>
          <w:rtl/>
        </w:rPr>
        <w:t>ל לבניו</w:t>
      </w:r>
      <w:r w:rsidR="00A24328">
        <w:rPr>
          <w:rFonts w:hint="cs"/>
          <w:rtl/>
        </w:rPr>
        <w:t>:</w:t>
      </w:r>
    </w:p>
    <w:p w14:paraId="3FA47BE5" w14:textId="35AA3480" w:rsidR="00F145C7" w:rsidRPr="00E34F28" w:rsidRDefault="003F33DA" w:rsidP="003F33DA">
      <w:pPr>
        <w:pStyle w:val="afffff5"/>
        <w:spacing w:before="0" w:after="60"/>
        <w:rPr>
          <w:rtl/>
        </w:rPr>
      </w:pPr>
      <w:r w:rsidRPr="00E34F28">
        <w:rPr>
          <w:rStyle w:val="afffff9"/>
          <w:rFonts w:hint="cs"/>
          <w:rtl/>
        </w:rPr>
        <w:t>א.</w:t>
      </w:r>
      <w:r w:rsidRPr="00F95182">
        <w:rPr>
          <w:rFonts w:hint="cs"/>
          <w:rtl/>
        </w:rPr>
        <w:t xml:space="preserve"> </w:t>
      </w:r>
      <w:r w:rsidR="009C1FD8" w:rsidRPr="00F95182">
        <w:rPr>
          <w:rFonts w:hint="cs"/>
          <w:rtl/>
        </w:rPr>
        <w:t>השלימו שמו</w:t>
      </w:r>
      <w:r w:rsidR="00F145C7" w:rsidRPr="00F95182">
        <w:rPr>
          <w:rFonts w:hint="cs"/>
          <w:rtl/>
        </w:rPr>
        <w:t>"</w:t>
      </w:r>
      <w:r w:rsidR="009C1FD8" w:rsidRPr="00F95182">
        <w:rPr>
          <w:rFonts w:hint="cs"/>
          <w:rtl/>
        </w:rPr>
        <w:t xml:space="preserve">ת </w:t>
      </w:r>
      <w:r w:rsidRPr="00E34F28">
        <w:rPr>
          <w:rStyle w:val="afffff9"/>
          <w:rFonts w:hint="cs"/>
          <w:rtl/>
        </w:rPr>
        <w:t>ב.</w:t>
      </w:r>
      <w:r w:rsidRPr="00F95182">
        <w:rPr>
          <w:rFonts w:hint="cs"/>
          <w:rtl/>
        </w:rPr>
        <w:t xml:space="preserve"> </w:t>
      </w:r>
      <w:r w:rsidR="009C1FD8" w:rsidRPr="00F95182">
        <w:rPr>
          <w:rFonts w:hint="cs"/>
          <w:rtl/>
        </w:rPr>
        <w:t xml:space="preserve">הזהרו בורידין, </w:t>
      </w:r>
      <w:r w:rsidRPr="00E34F28">
        <w:rPr>
          <w:rStyle w:val="afffff9"/>
          <w:rFonts w:hint="cs"/>
          <w:rtl/>
        </w:rPr>
        <w:t xml:space="preserve">ג. </w:t>
      </w:r>
      <w:r w:rsidR="009C1FD8" w:rsidRPr="00F95182">
        <w:rPr>
          <w:rFonts w:hint="cs"/>
          <w:rtl/>
        </w:rPr>
        <w:t>והזהרו בזקן ששכח לאונסו</w:t>
      </w:r>
    </w:p>
    <w:p w14:paraId="404C4EDF" w14:textId="3083EF79" w:rsidR="00A24328" w:rsidRDefault="009C1FD8" w:rsidP="009A59D1">
      <w:pPr>
        <w:pStyle w:val="38"/>
        <w:framePr w:wrap="notBeside"/>
        <w:rPr>
          <w:rtl/>
        </w:rPr>
      </w:pPr>
      <w:r w:rsidRPr="00660D7A">
        <w:rPr>
          <w:rFonts w:hint="cs"/>
          <w:rtl/>
        </w:rPr>
        <w:t>רבא לבנ</w:t>
      </w:r>
      <w:r w:rsidR="00F145C7" w:rsidRPr="00660D7A">
        <w:rPr>
          <w:rFonts w:hint="cs"/>
          <w:rtl/>
        </w:rPr>
        <w:t>י</w:t>
      </w:r>
      <w:r w:rsidRPr="00660D7A">
        <w:rPr>
          <w:rFonts w:hint="cs"/>
          <w:rtl/>
        </w:rPr>
        <w:t>ו</w:t>
      </w:r>
      <w:r w:rsidR="00A24328">
        <w:rPr>
          <w:rFonts w:hint="cs"/>
          <w:rtl/>
        </w:rPr>
        <w:t>:</w:t>
      </w:r>
    </w:p>
    <w:p w14:paraId="2431E44C" w14:textId="4E1615BA" w:rsidR="00F50A20" w:rsidRPr="00E34F28" w:rsidRDefault="003F33DA" w:rsidP="003F33DA">
      <w:pPr>
        <w:pStyle w:val="afffff5"/>
        <w:spacing w:before="0"/>
        <w:rPr>
          <w:rtl/>
        </w:rPr>
      </w:pPr>
      <w:r w:rsidRPr="00E34F28">
        <w:rPr>
          <w:rStyle w:val="afffff9"/>
          <w:rFonts w:hint="cs"/>
          <w:rtl/>
        </w:rPr>
        <w:t>א.</w:t>
      </w:r>
      <w:r>
        <w:rPr>
          <w:rFonts w:hint="cs"/>
          <w:rtl/>
        </w:rPr>
        <w:t xml:space="preserve"> </w:t>
      </w:r>
      <w:r w:rsidR="009C1FD8" w:rsidRPr="00FE3D07">
        <w:rPr>
          <w:rFonts w:hint="cs"/>
          <w:rtl/>
        </w:rPr>
        <w:t>אל תחתכו בשר ע</w:t>
      </w:r>
      <w:r w:rsidR="009C1FD8" w:rsidRPr="00FE3D07">
        <w:rPr>
          <w:rtl/>
        </w:rPr>
        <w:t>"</w:t>
      </w:r>
      <w:r w:rsidR="009C1FD8" w:rsidRPr="00FE3D07">
        <w:rPr>
          <w:rFonts w:hint="cs"/>
          <w:rtl/>
        </w:rPr>
        <w:t xml:space="preserve">ג היד </w:t>
      </w:r>
      <w:r w:rsidR="009C1FD8" w:rsidRPr="00F93971">
        <w:rPr>
          <w:rStyle w:val="affffff7"/>
          <w:rFonts w:hint="cs"/>
          <w:rtl/>
        </w:rPr>
        <w:t>[סכנה או קלקול]</w:t>
      </w:r>
      <w:r w:rsidR="00F145C7" w:rsidRPr="00FE3D07">
        <w:rPr>
          <w:rFonts w:hint="cs"/>
          <w:rtl/>
        </w:rPr>
        <w:t xml:space="preserve"> </w:t>
      </w:r>
    </w:p>
    <w:p w14:paraId="291004DD" w14:textId="7E5086D6" w:rsidR="00F50A20" w:rsidRPr="000528DA" w:rsidRDefault="003F33DA" w:rsidP="00C12102">
      <w:pPr>
        <w:rPr>
          <w:rtl/>
        </w:rPr>
      </w:pPr>
      <w:r w:rsidRPr="00E34F28">
        <w:rPr>
          <w:rStyle w:val="afffff9"/>
          <w:rFonts w:hint="cs"/>
          <w:rtl/>
        </w:rPr>
        <w:t xml:space="preserve">ב. </w:t>
      </w:r>
      <w:r w:rsidR="009C1FD8" w:rsidRPr="00A10336">
        <w:rPr>
          <w:rStyle w:val="30"/>
          <w:rtl/>
        </w:rPr>
        <w:t>ואל תשבו על מטת ארמית</w:t>
      </w:r>
      <w:r w:rsidR="009C1FD8" w:rsidRPr="000528DA">
        <w:rPr>
          <w:rtl/>
        </w:rPr>
        <w:t xml:space="preserve"> </w:t>
      </w:r>
      <w:r w:rsidR="009C1FD8" w:rsidRPr="000528DA">
        <w:rPr>
          <w:rFonts w:hint="cs"/>
          <w:rtl/>
        </w:rPr>
        <w:t xml:space="preserve">או </w:t>
      </w:r>
      <w:r>
        <w:rPr>
          <w:rtl/>
        </w:rPr>
        <w:t xml:space="preserve">בלא </w:t>
      </w:r>
      <w:r>
        <w:rPr>
          <w:rStyle w:val="afffff9"/>
          <w:rtl/>
          <w:rPrChange w:id="9025" w:author="מנוע אמוראים" w:date="2026-10-05T16:40:51Z">
            <w:rPr>
              <w:rtl/>
            </w:rPr>
          </w:rPrChange>
        </w:rPr>
        <w:t xml:space="preserve">קר"ש</w:t>
      </w:r>
      <w:r>
        <w:rPr>
          <w:rtl/>
        </w:rPr>
        <w:t xml:space="preserve">. </w:t>
      </w:r>
    </w:p>
    <w:p w14:paraId="6697502D" w14:textId="77777777" w:rsidR="00F50A20" w:rsidRPr="000528DA" w:rsidRDefault="009C1FD8" w:rsidP="00C12102">
      <w:pPr>
        <w:rPr>
          <w:rtl/>
        </w:rPr>
      </w:pPr>
      <w:r w:rsidRPr="00E34F28">
        <w:rPr>
          <w:rStyle w:val="afffff9"/>
          <w:rtl/>
        </w:rPr>
        <w:t>וא"ד</w:t>
      </w:r>
      <w:r w:rsidRPr="000528DA">
        <w:rPr>
          <w:rtl/>
        </w:rPr>
        <w:t>: דלא ת</w:t>
      </w:r>
      <w:r w:rsidRPr="000528DA">
        <w:rPr>
          <w:rFonts w:hint="cs"/>
          <w:rtl/>
        </w:rPr>
        <w:t>שאו</w:t>
      </w:r>
      <w:r w:rsidRPr="000528DA">
        <w:rPr>
          <w:rtl/>
        </w:rPr>
        <w:t xml:space="preserve"> גיורת</w:t>
      </w:r>
      <w:r w:rsidRPr="000528DA">
        <w:rPr>
          <w:rFonts w:hint="cs"/>
          <w:rtl/>
        </w:rPr>
        <w:t xml:space="preserve">, </w:t>
      </w:r>
      <w:r w:rsidRPr="00E34F28">
        <w:rPr>
          <w:rStyle w:val="afffff9"/>
          <w:rFonts w:hint="cs"/>
          <w:rtl/>
        </w:rPr>
        <w:t>וא</w:t>
      </w:r>
      <w:r w:rsidRPr="00E34F28">
        <w:rPr>
          <w:rStyle w:val="afffff9"/>
          <w:rtl/>
        </w:rPr>
        <w:t>"</w:t>
      </w:r>
      <w:r w:rsidRPr="00E34F28">
        <w:rPr>
          <w:rStyle w:val="afffff9"/>
          <w:rFonts w:hint="cs"/>
          <w:rtl/>
        </w:rPr>
        <w:t>ד</w:t>
      </w:r>
      <w:r w:rsidRPr="000528DA">
        <w:rPr>
          <w:rFonts w:hint="cs"/>
          <w:rtl/>
        </w:rPr>
        <w:t xml:space="preserve"> ארמית ממש ממעשה </w:t>
      </w:r>
      <w:r w:rsidRPr="00E34F28">
        <w:rPr>
          <w:rStyle w:val="afffff9"/>
          <w:rFonts w:hint="cs"/>
          <w:rtl/>
        </w:rPr>
        <w:t>דר</w:t>
      </w:r>
      <w:r w:rsidRPr="00E34F28">
        <w:rPr>
          <w:rStyle w:val="afffff9"/>
          <w:rtl/>
        </w:rPr>
        <w:t>"</w:t>
      </w:r>
      <w:r w:rsidRPr="00E34F28">
        <w:rPr>
          <w:rStyle w:val="afffff9"/>
          <w:rFonts w:hint="cs"/>
          <w:rtl/>
        </w:rPr>
        <w:t>פ</w:t>
      </w:r>
      <w:r w:rsidR="00F145C7" w:rsidRPr="000528DA">
        <w:rPr>
          <w:rFonts w:hint="cs"/>
          <w:rtl/>
        </w:rPr>
        <w:t xml:space="preserve">, </w:t>
      </w:r>
    </w:p>
    <w:p w14:paraId="55EBA989" w14:textId="61F7CDDD" w:rsidR="00F50A20" w:rsidRPr="000528DA" w:rsidRDefault="003F33DA" w:rsidP="000528DA">
      <w:pPr>
        <w:rPr>
          <w:rtl/>
        </w:rPr>
      </w:pPr>
      <w:r w:rsidRPr="00E34F28">
        <w:rPr>
          <w:rStyle w:val="afffff9"/>
          <w:rFonts w:hint="cs"/>
          <w:rtl/>
        </w:rPr>
        <w:t>ג.</w:t>
      </w:r>
      <w:r w:rsidRPr="000528DA">
        <w:rPr>
          <w:rFonts w:hint="cs"/>
          <w:rtl/>
        </w:rPr>
        <w:t xml:space="preserve"> </w:t>
      </w:r>
      <w:r w:rsidR="009C1FD8" w:rsidRPr="000528DA">
        <w:rPr>
          <w:rFonts w:hint="cs"/>
          <w:rtl/>
        </w:rPr>
        <w:t>אל תעברו אחורי ביהכנ</w:t>
      </w:r>
      <w:r w:rsidR="009C1FD8" w:rsidRPr="000528DA">
        <w:rPr>
          <w:rtl/>
        </w:rPr>
        <w:t>"</w:t>
      </w:r>
      <w:r w:rsidR="009C1FD8" w:rsidRPr="000528DA">
        <w:rPr>
          <w:rFonts w:hint="cs"/>
          <w:rtl/>
        </w:rPr>
        <w:t xml:space="preserve">ס כשהציבור מתפללין </w:t>
      </w:r>
    </w:p>
    <w:p w14:paraId="4CD3C8C8" w14:textId="10619BD6" w:rsidR="009C1FD8" w:rsidRPr="000528DA" w:rsidRDefault="009C1FD8" w:rsidP="00C12102">
      <w:pPr>
        <w:spacing w:after="60"/>
        <w:rPr>
          <w:rtl/>
        </w:rPr>
      </w:pPr>
      <w:r w:rsidRPr="000528DA">
        <w:rPr>
          <w:rStyle w:val="affffff7"/>
          <w:rFonts w:hint="cs"/>
          <w:rtl/>
        </w:rPr>
        <w:t>[</w:t>
      </w:r>
      <w:r w:rsidR="003F33DA" w:rsidRPr="000528DA">
        <w:rPr>
          <w:rStyle w:val="affffff7"/>
          <w:rFonts w:hint="cs"/>
          <w:rtl/>
        </w:rPr>
        <w:t xml:space="preserve">ומותר- </w:t>
      </w:r>
      <w:r w:rsidRPr="000528DA">
        <w:rPr>
          <w:rStyle w:val="affffff7"/>
          <w:rFonts w:hint="cs"/>
          <w:rtl/>
        </w:rPr>
        <w:t>כשאין פתח, או ביהכנ</w:t>
      </w:r>
      <w:r w:rsidRPr="000528DA">
        <w:rPr>
          <w:rStyle w:val="affffff7"/>
          <w:rtl/>
        </w:rPr>
        <w:t>"</w:t>
      </w:r>
      <w:r w:rsidRPr="000528DA">
        <w:rPr>
          <w:rStyle w:val="affffff7"/>
          <w:rFonts w:hint="cs"/>
          <w:rtl/>
        </w:rPr>
        <w:t>ס אחר, רץ, משא או תפילין]</w:t>
      </w:r>
      <w:r w:rsidRPr="000528DA">
        <w:rPr>
          <w:rFonts w:hint="cs"/>
          <w:rtl/>
        </w:rPr>
        <w:t xml:space="preserve"> </w:t>
      </w:r>
    </w:p>
    <w:p w14:paraId="5B825B27" w14:textId="5D84A79E" w:rsidR="00A24328" w:rsidRDefault="003F33DA" w:rsidP="009A59D1">
      <w:pPr>
        <w:pStyle w:val="38"/>
        <w:framePr w:wrap="notBeside"/>
        <w:rPr>
          <w:rtl/>
        </w:rPr>
      </w:pPr>
      <w:r w:rsidRPr="00660D7A">
        <w:rPr>
          <w:rFonts w:hint="cs"/>
          <w:rtl/>
        </w:rPr>
        <w:t>ר"ע</w:t>
      </w:r>
      <w:r w:rsidR="00A24328">
        <w:rPr>
          <w:rFonts w:hint="cs"/>
          <w:rtl/>
        </w:rPr>
        <w:t>:</w:t>
      </w:r>
    </w:p>
    <w:p w14:paraId="73CA7C97" w14:textId="4A7A93BB" w:rsidR="009C1FD8" w:rsidRPr="00E34F28" w:rsidRDefault="003F33DA" w:rsidP="00C12102">
      <w:pPr>
        <w:pStyle w:val="afffff5"/>
        <w:spacing w:before="0" w:after="60"/>
        <w:rPr>
          <w:rtl/>
        </w:rPr>
      </w:pPr>
      <w:bookmarkStart w:id="176" w:name="_Toc193635627"/>
      <w:bookmarkStart w:id="177" w:name="_Toc216184240"/>
      <w:r w:rsidRPr="00A10336">
        <w:rPr>
          <w:rStyle w:val="30"/>
          <w:rFonts w:hint="cs"/>
          <w:rtl/>
        </w:rPr>
        <w:t xml:space="preserve">בשלושה דברים אני אוהב את </w:t>
      </w:r>
      <w:r w:rsidR="00F145C7" w:rsidRPr="00A10336">
        <w:rPr>
          <w:rStyle w:val="30"/>
          <w:rFonts w:hint="cs"/>
          <w:rtl/>
        </w:rPr>
        <w:t>המדיים</w:t>
      </w:r>
      <w:bookmarkEnd w:id="176"/>
      <w:bookmarkEnd w:id="177"/>
      <w:r w:rsidR="00F145C7" w:rsidRPr="00A10336">
        <w:rPr>
          <w:rStyle w:val="30"/>
          <w:rFonts w:hint="cs"/>
          <w:rtl/>
        </w:rPr>
        <w:t xml:space="preserve"> </w:t>
      </w:r>
      <w:r w:rsidRPr="00E34F28">
        <w:rPr>
          <w:rStyle w:val="afffff9"/>
          <w:rFonts w:hint="cs"/>
          <w:rtl/>
        </w:rPr>
        <w:t>א.</w:t>
      </w:r>
      <w:r>
        <w:rPr>
          <w:rFonts w:hint="cs"/>
          <w:rtl/>
        </w:rPr>
        <w:t xml:space="preserve"> </w:t>
      </w:r>
      <w:r w:rsidR="009C1FD8" w:rsidRPr="00FE3D07">
        <w:rPr>
          <w:rFonts w:hint="cs"/>
          <w:rtl/>
        </w:rPr>
        <w:t>חיתוך בשר ע</w:t>
      </w:r>
      <w:r w:rsidR="009C1FD8" w:rsidRPr="00FE3D07">
        <w:rPr>
          <w:rtl/>
        </w:rPr>
        <w:t>"</w:t>
      </w:r>
      <w:r w:rsidR="009C1FD8" w:rsidRPr="00FE3D07">
        <w:rPr>
          <w:rFonts w:hint="cs"/>
          <w:rtl/>
        </w:rPr>
        <w:t xml:space="preserve">ג השולחן, </w:t>
      </w:r>
      <w:r w:rsidRPr="00E34F28">
        <w:rPr>
          <w:rStyle w:val="afffff9"/>
          <w:rFonts w:hint="cs"/>
          <w:rtl/>
        </w:rPr>
        <w:t xml:space="preserve">ב. </w:t>
      </w:r>
      <w:r w:rsidR="009C1FD8" w:rsidRPr="00FE3D07">
        <w:rPr>
          <w:rFonts w:hint="cs"/>
          <w:rtl/>
        </w:rPr>
        <w:t xml:space="preserve">נושקין על גב היד, </w:t>
      </w:r>
      <w:r w:rsidRPr="00E34F28">
        <w:rPr>
          <w:rStyle w:val="afffff9"/>
          <w:rFonts w:hint="cs"/>
          <w:rtl/>
        </w:rPr>
        <w:t>ג.</w:t>
      </w:r>
      <w:r>
        <w:rPr>
          <w:rFonts w:hint="cs"/>
          <w:rtl/>
        </w:rPr>
        <w:t xml:space="preserve"> </w:t>
      </w:r>
      <w:r w:rsidR="009C1FD8" w:rsidRPr="00FE3D07">
        <w:rPr>
          <w:rFonts w:hint="cs"/>
          <w:rtl/>
        </w:rPr>
        <w:t>ויועצין בשדה.</w:t>
      </w:r>
      <w:r w:rsidR="009C1FD8" w:rsidRPr="00A10336">
        <w:rPr>
          <w:rStyle w:val="30"/>
          <w:rFonts w:hint="cs"/>
          <w:rtl/>
        </w:rPr>
        <w:t xml:space="preserve"> </w:t>
      </w:r>
      <w:r w:rsidR="0098302F">
        <w:rPr>
          <w:rFonts w:hint="cs"/>
          <w:rtl/>
        </w:rPr>
        <w:t>מרחל ולאה</w:t>
      </w:r>
    </w:p>
    <w:p w14:paraId="0E2BF8DD" w14:textId="5B9D1FE3" w:rsidR="00A24328" w:rsidRDefault="003F33DA" w:rsidP="009A59D1">
      <w:pPr>
        <w:pStyle w:val="38"/>
        <w:framePr w:wrap="notBeside"/>
        <w:rPr>
          <w:rtl/>
        </w:rPr>
      </w:pPr>
      <w:r w:rsidRPr="00660D7A">
        <w:rPr>
          <w:rFonts w:hint="cs"/>
          <w:rtl/>
        </w:rPr>
        <w:t>ר''ג</w:t>
      </w:r>
      <w:r w:rsidR="00A24328">
        <w:rPr>
          <w:rFonts w:hint="cs"/>
          <w:rtl/>
        </w:rPr>
        <w:t>:</w:t>
      </w:r>
    </w:p>
    <w:p w14:paraId="3A1AA830" w14:textId="16CE94B7" w:rsidR="002C4FA2" w:rsidRPr="000528DA" w:rsidRDefault="003F33DA" w:rsidP="000528DA">
      <w:pPr>
        <w:rPr>
          <w:rtl/>
        </w:rPr>
      </w:pPr>
      <w:bookmarkStart w:id="178" w:name="_Toc193635628"/>
      <w:bookmarkStart w:id="179" w:name="_Toc216184241"/>
      <w:r w:rsidRPr="00A10336">
        <w:rPr>
          <w:rStyle w:val="30"/>
          <w:rFonts w:hint="cs"/>
          <w:rtl/>
        </w:rPr>
        <w:t xml:space="preserve">בג' דברים אוהב את </w:t>
      </w:r>
      <w:r w:rsidR="00F145C7" w:rsidRPr="00A10336">
        <w:rPr>
          <w:rStyle w:val="30"/>
          <w:rFonts w:hint="cs"/>
          <w:rtl/>
        </w:rPr>
        <w:t>הפרסיים</w:t>
      </w:r>
      <w:bookmarkEnd w:id="178"/>
      <w:bookmarkEnd w:id="179"/>
      <w:r w:rsidR="00F145C7" w:rsidRPr="000528DA">
        <w:rPr>
          <w:rFonts w:hint="cs"/>
          <w:b/>
          <w:rtl/>
        </w:rPr>
        <w:t xml:space="preserve">: </w:t>
      </w:r>
      <w:r w:rsidR="009C1FD8" w:rsidRPr="000528DA">
        <w:rPr>
          <w:rFonts w:hint="cs"/>
          <w:rtl/>
        </w:rPr>
        <w:t>צנועין באכילה, בבין הכסא ובד</w:t>
      </w:r>
      <w:r w:rsidR="002C4FA2" w:rsidRPr="000528DA">
        <w:rPr>
          <w:rFonts w:hint="cs"/>
          <w:rtl/>
        </w:rPr>
        <w:t>"א</w:t>
      </w:r>
    </w:p>
    <w:p w14:paraId="2BB312AE" w14:textId="77777777" w:rsidR="009C1FD8" w:rsidRPr="000528DA" w:rsidRDefault="009C1FD8" w:rsidP="000528DA">
      <w:pPr>
        <w:rPr>
          <w:rtl/>
        </w:rPr>
      </w:pPr>
      <w:r w:rsidRPr="003F33DA">
        <w:rPr>
          <w:rStyle w:val="ad"/>
          <w:rFonts w:hint="cs"/>
          <w:rtl/>
        </w:rPr>
        <w:t>'</w:t>
      </w:r>
      <w:r w:rsidRPr="003F33DA">
        <w:rPr>
          <w:rStyle w:val="ad"/>
          <w:rtl/>
        </w:rPr>
        <w:t>אני צויתי למק</w:t>
      </w:r>
      <w:r w:rsidR="0098302F" w:rsidRPr="003F33DA">
        <w:rPr>
          <w:rStyle w:val="ad"/>
          <w:rFonts w:hint="cs"/>
          <w:rtl/>
        </w:rPr>
        <w:t>ו</w:t>
      </w:r>
      <w:r w:rsidRPr="003F33DA">
        <w:rPr>
          <w:rStyle w:val="ad"/>
          <w:rtl/>
        </w:rPr>
        <w:t>דשי</w:t>
      </w:r>
      <w:r w:rsidRPr="003F33DA">
        <w:rPr>
          <w:rStyle w:val="ad"/>
          <w:rFonts w:hint="cs"/>
          <w:rtl/>
        </w:rPr>
        <w:t>'-</w:t>
      </w:r>
      <w:r w:rsidRPr="000528DA">
        <w:rPr>
          <w:rFonts w:hint="cs"/>
          <w:rtl/>
        </w:rPr>
        <w:t xml:space="preserve"> </w:t>
      </w:r>
      <w:r w:rsidRPr="000528DA">
        <w:rPr>
          <w:rtl/>
        </w:rPr>
        <w:t>אלו הפרסיים המקודשין ומזומנין לגיהנם.</w:t>
      </w:r>
      <w:r w:rsidR="00F145C7" w:rsidRPr="000528DA">
        <w:rPr>
          <w:rFonts w:hint="cs"/>
          <w:rtl/>
        </w:rPr>
        <w:t xml:space="preserve"> </w:t>
      </w:r>
    </w:p>
    <w:p w14:paraId="0FE05D81" w14:textId="6EE01928" w:rsidR="002E638F" w:rsidRPr="00E34F28" w:rsidRDefault="00683C59" w:rsidP="00F50A20">
      <w:pPr>
        <w:pStyle w:val="afffa"/>
        <w:rPr>
          <w:del w:id="90010" w:author="מנוע עיצוב" w:date="2026-10-08T11:01:28Z"/>
          <w:rtl/>
        </w:rPr>
      </w:pPr>
      <w:del w:id="90009" w:author="מנוע עיצוב" w:date="2026-10-08T11:01:28Z">
        <w:r>
          <w:rPr>
            <w:rFonts w:hint="cs"/>
            <w:rtl/>
          </w:rPr>
          <w:delText xml:space="preserve">***</w:delText>
        </w:r>
      </w:del>
    </w:p>
    <w:p w14:paraId="2D6FCB7F" w14:textId="77777777" w:rsidR="00E83B92" w:rsidRPr="00E34F28" w:rsidRDefault="00F145C7" w:rsidP="00470C2A">
      <w:pPr>
        <w:pStyle w:val="afffffe"/>
        <w:rPr>
          <w:rtl/>
        </w:rPr>
      </w:pPr>
      <w:ins w:id="9805" w:author="מספור קטעי משנה" w:date="2026-10-06T06:45:16Z">
        <w:r>
          <w:rPr>
            <w:rStyle w:val="MisparKeta"/>
          </w:rPr>
          <w:t xml:space="preserve">ג. </w:t>
        </w:r>
      </w:ins>
      <w:bookmarkStart w:id="180" w:name="_Toc193635629"/>
      <w:bookmarkStart w:id="181" w:name="_Toc216184242"/>
      <w:r w:rsidRPr="00A4639B">
        <w:rPr>
          <w:rStyle w:val="a7"/>
          <w:rFonts w:hint="cs"/>
          <w:rtl/>
        </w:rPr>
        <w:t>ר</w:t>
      </w:r>
      <w:r w:rsidR="00AE16FF">
        <w:rPr>
          <w:rStyle w:val="a7"/>
          <w:rtl/>
        </w:rPr>
        <w:t>"</w:t>
      </w:r>
      <w:r w:rsidRPr="00A4639B">
        <w:rPr>
          <w:rStyle w:val="a7"/>
          <w:rFonts w:hint="cs"/>
          <w:rtl/>
        </w:rPr>
        <w:t>ג עד שיעלה עמוד השחר</w:t>
      </w:r>
      <w:bookmarkEnd w:id="180"/>
      <w:bookmarkEnd w:id="181"/>
    </w:p>
    <w:p w14:paraId="4D150F05" w14:textId="1AA1736B" w:rsidR="003F33DA" w:rsidRPr="000528DA" w:rsidRDefault="00F145C7" w:rsidP="000528DA">
      <w:pPr>
        <w:rPr>
          <w:rtl/>
        </w:rPr>
      </w:pPr>
      <w:bookmarkStart w:id="182" w:name="_Toc193635630"/>
      <w:bookmarkStart w:id="183" w:name="_Toc216184243"/>
      <w:r w:rsidRPr="00A10336">
        <w:rPr>
          <w:rStyle w:val="30"/>
          <w:rFonts w:hint="cs"/>
          <w:rtl/>
        </w:rPr>
        <w:t>ו</w:t>
      </w:r>
      <w:r w:rsidR="009C1FD8" w:rsidRPr="00A10336">
        <w:rPr>
          <w:rStyle w:val="30"/>
          <w:rtl/>
        </w:rPr>
        <w:t>הלכה</w:t>
      </w:r>
      <w:r>
        <w:rPr>
          <w:rStyle w:val="30"/>
          <w:rFonts w:hint="cs"/>
          <w:rtl/>
        </w:rPr>
        <w:t xml:space="preserve"> </w:t>
      </w:r>
      <w:r>
        <w:rPr>
          <w:rStyle w:val="afffff9"/>
          <w:rFonts w:hint="cs"/>
          <w:rtl/>
          <w:rPrChange w:id="9026" w:author="מנוע אמוראים" w:date="2026-10-05T16:40:51Z">
            <w:rPr>
              <w:rStyle w:val="30"/>
              <w:rFonts w:hint="cs"/>
              <w:rtl/>
            </w:rPr>
          </w:rPrChange>
        </w:rPr>
        <w:t xml:space="preserve">כר"ג</w:t>
      </w:r>
      <w:r>
        <w:rPr>
          <w:rStyle w:val="30"/>
          <w:rFonts w:hint="cs"/>
          <w:rtl/>
        </w:rPr>
        <w:t xml:space="preserve">,</w:t>
      </w:r>
      <w:bookmarkEnd w:id="182"/>
      <w:bookmarkEnd w:id="183"/>
    </w:p>
    <w:p w14:paraId="445ED5B8" w14:textId="01F140E1" w:rsidR="00A24328" w:rsidRDefault="009C1FD8" w:rsidP="009A59D1">
      <w:pPr>
        <w:pStyle w:val="38"/>
        <w:framePr w:wrap="notBeside"/>
        <w:rPr>
          <w:rtl/>
        </w:rPr>
      </w:pPr>
      <w:r w:rsidRPr="00660D7A">
        <w:rPr>
          <w:rFonts w:hint="cs"/>
          <w:rtl/>
        </w:rPr>
        <w:t>רשב</w:t>
      </w:r>
      <w:r w:rsidRPr="00660D7A">
        <w:rPr>
          <w:rtl/>
        </w:rPr>
        <w:t>"</w:t>
      </w:r>
      <w:r w:rsidRPr="00660D7A">
        <w:rPr>
          <w:rFonts w:hint="cs"/>
          <w:rtl/>
        </w:rPr>
        <w:t>י</w:t>
      </w:r>
      <w:r w:rsidR="00A24328">
        <w:rPr>
          <w:rFonts w:hint="cs"/>
          <w:rtl/>
        </w:rPr>
        <w:t>:</w:t>
      </w:r>
    </w:p>
    <w:p w14:paraId="59A1E1B6" w14:textId="054BB4AC" w:rsidR="00F50A20" w:rsidRPr="00E34F28" w:rsidRDefault="009C1FD8" w:rsidP="009F68B4">
      <w:pPr>
        <w:pStyle w:val="afffff5"/>
        <w:spacing w:before="0"/>
        <w:rPr>
          <w:rtl/>
        </w:rPr>
      </w:pPr>
      <w:r w:rsidRPr="00FE3D07">
        <w:rPr>
          <w:rtl/>
        </w:rPr>
        <w:t xml:space="preserve">פעמים שקורא </w:t>
      </w:r>
      <w:r>
        <w:rPr>
          <w:rStyle w:val="afffff9"/>
          <w:rtl/>
          <w:rPrChange w:id="9027" w:author="מנוע אמוראים" w:date="2026-10-05T16:40:51Z">
            <w:rPr>
              <w:rStyle w:val="30"/>
              <w:rtl/>
            </w:rPr>
          </w:rPrChange>
        </w:rPr>
        <w:t xml:space="preserve">קר"ש</w:t>
      </w:r>
      <w:r>
        <w:rPr>
          <w:rStyle w:val="30"/>
          <w:rtl/>
        </w:rPr>
        <w:t xml:space="preserve"> </w:t>
      </w:r>
      <w:r w:rsidRPr="00A10336">
        <w:rPr>
          <w:rStyle w:val="30"/>
          <w:rFonts w:hint="cs"/>
          <w:rtl/>
        </w:rPr>
        <w:t>פעמיים</w:t>
      </w:r>
      <w:r w:rsidRPr="00A10336">
        <w:rPr>
          <w:rStyle w:val="30"/>
          <w:rtl/>
        </w:rPr>
        <w:t xml:space="preserve"> בלילה</w:t>
      </w:r>
      <w:r w:rsidRPr="00FE3D07">
        <w:rPr>
          <w:rtl/>
        </w:rPr>
        <w:t xml:space="preserve">, קודם </w:t>
      </w:r>
      <w:r w:rsidRPr="00FE3D07">
        <w:rPr>
          <w:rFonts w:hint="cs"/>
          <w:rtl/>
        </w:rPr>
        <w:t xml:space="preserve">ואחר </w:t>
      </w:r>
      <w:r w:rsidRPr="00FE3D07">
        <w:rPr>
          <w:rtl/>
        </w:rPr>
        <w:t xml:space="preserve">שיעלה עמוד השחר, </w:t>
      </w:r>
      <w:r w:rsidRPr="00FE3D07">
        <w:rPr>
          <w:rFonts w:hint="cs"/>
          <w:rtl/>
        </w:rPr>
        <w:t>ויוצא יד</w:t>
      </w:r>
      <w:r w:rsidRPr="00FE3D07">
        <w:rPr>
          <w:rtl/>
        </w:rPr>
        <w:t>"</w:t>
      </w:r>
      <w:r w:rsidRPr="00FE3D07">
        <w:rPr>
          <w:rFonts w:hint="cs"/>
          <w:rtl/>
        </w:rPr>
        <w:t xml:space="preserve">ח דיום ודלילה. </w:t>
      </w:r>
    </w:p>
    <w:p w14:paraId="325CDA7C" w14:textId="77777777" w:rsidR="009C1FD8" w:rsidRPr="000528DA" w:rsidRDefault="009C1FD8" w:rsidP="000528DA">
      <w:pPr>
        <w:rPr>
          <w:rtl/>
        </w:rPr>
      </w:pPr>
      <w:r w:rsidRPr="000528DA">
        <w:rPr>
          <w:rFonts w:hint="cs"/>
          <w:rtl/>
        </w:rPr>
        <w:t xml:space="preserve">קרי ליה יום מפני הקמים באותה שעה. </w:t>
      </w:r>
      <w:r w:rsidR="00CC762A" w:rsidRPr="000528DA">
        <w:rPr>
          <w:rFonts w:hint="cs"/>
          <w:rtl/>
        </w:rPr>
        <w:t>ו</w:t>
      </w:r>
      <w:r w:rsidRPr="000528DA">
        <w:rPr>
          <w:rFonts w:hint="cs"/>
          <w:rtl/>
        </w:rPr>
        <w:t xml:space="preserve">הלכה </w:t>
      </w:r>
      <w:r w:rsidRPr="00E34F28">
        <w:rPr>
          <w:rStyle w:val="afffff9"/>
          <w:rFonts w:hint="cs"/>
          <w:rtl/>
        </w:rPr>
        <w:t>כרשב</w:t>
      </w:r>
      <w:r w:rsidRPr="00E34F28">
        <w:rPr>
          <w:rStyle w:val="afffff9"/>
          <w:rtl/>
        </w:rPr>
        <w:t>"</w:t>
      </w:r>
      <w:r w:rsidRPr="00E34F28">
        <w:rPr>
          <w:rStyle w:val="afffff9"/>
          <w:rFonts w:hint="cs"/>
          <w:rtl/>
        </w:rPr>
        <w:t>י</w:t>
      </w:r>
      <w:r w:rsidR="00622D50" w:rsidRPr="000528DA">
        <w:rPr>
          <w:rFonts w:hint="cs"/>
          <w:rtl/>
        </w:rPr>
        <w:t>.</w:t>
      </w:r>
      <w:r w:rsidRPr="000528DA">
        <w:rPr>
          <w:rFonts w:hint="cs"/>
          <w:rtl/>
        </w:rPr>
        <w:t xml:space="preserve"> </w:t>
      </w:r>
    </w:p>
    <w:p w14:paraId="2F3698F2" w14:textId="77777777" w:rsidR="00CC762A" w:rsidRPr="00E34F28" w:rsidRDefault="00CC762A" w:rsidP="00EC0DC4">
      <w:pPr>
        <w:pStyle w:val="af2"/>
        <w:framePr w:wrap="around"/>
        <w:rPr>
          <w:rtl/>
        </w:rPr>
      </w:pPr>
      <w:r w:rsidRPr="00DB465B">
        <w:rPr>
          <w:rFonts w:hint="cs"/>
          <w:rtl/>
        </w:rPr>
        <w:t>ט.</w:t>
      </w:r>
    </w:p>
    <w:p w14:paraId="1477F10D" w14:textId="4142D15F" w:rsidR="00A24328" w:rsidRDefault="009C1FD8" w:rsidP="009A59D1">
      <w:pPr>
        <w:pStyle w:val="38"/>
        <w:framePr w:wrap="notBeside"/>
        <w:rPr>
          <w:rtl/>
        </w:rPr>
      </w:pPr>
      <w:r w:rsidRPr="00660D7A">
        <w:rPr>
          <w:rFonts w:hint="cs"/>
          <w:rtl/>
        </w:rPr>
        <w:t>הלכה כר</w:t>
      </w:r>
      <w:r w:rsidRPr="00660D7A">
        <w:rPr>
          <w:rtl/>
        </w:rPr>
        <w:t>"</w:t>
      </w:r>
      <w:r w:rsidRPr="00660D7A">
        <w:rPr>
          <w:rFonts w:hint="cs"/>
          <w:rtl/>
        </w:rPr>
        <w:t>ש מר</w:t>
      </w:r>
      <w:r w:rsidRPr="00660D7A">
        <w:rPr>
          <w:rtl/>
        </w:rPr>
        <w:t>"</w:t>
      </w:r>
      <w:r w:rsidRPr="00660D7A">
        <w:rPr>
          <w:rFonts w:hint="cs"/>
          <w:rtl/>
        </w:rPr>
        <w:t>ע</w:t>
      </w:r>
      <w:r w:rsidR="00A24328">
        <w:rPr>
          <w:rFonts w:hint="cs"/>
          <w:rtl/>
        </w:rPr>
        <w:t>:</w:t>
      </w:r>
    </w:p>
    <w:p w14:paraId="59DC5D64" w14:textId="0539C645" w:rsidR="003F33DA" w:rsidRPr="00E34F28" w:rsidRDefault="009C1FD8" w:rsidP="003F33DA">
      <w:pPr>
        <w:pStyle w:val="afffff5"/>
        <w:spacing w:before="0"/>
        <w:rPr>
          <w:rtl/>
        </w:rPr>
      </w:pPr>
      <w:bookmarkStart w:id="184" w:name="_Toc193635631"/>
      <w:bookmarkStart w:id="185" w:name="_Toc216184244"/>
      <w:r w:rsidRPr="00A10336">
        <w:rPr>
          <w:rStyle w:val="30"/>
          <w:rFonts w:hint="cs"/>
          <w:rtl/>
        </w:rPr>
        <w:t>שלא יאמר השכיבנו</w:t>
      </w:r>
      <w:bookmarkEnd w:id="184"/>
      <w:bookmarkEnd w:id="185"/>
      <w:r w:rsidRPr="00A10336">
        <w:rPr>
          <w:rStyle w:val="30"/>
          <w:rFonts w:hint="cs"/>
          <w:rtl/>
        </w:rPr>
        <w:t xml:space="preserve"> </w:t>
      </w:r>
      <w:r w:rsidR="00890F60">
        <w:rPr>
          <w:rFonts w:hint="cs"/>
          <w:rtl/>
        </w:rPr>
        <w:t>ומכלל נאמר</w:t>
      </w:r>
      <w:r w:rsidRPr="00FE3D07">
        <w:rPr>
          <w:rFonts w:hint="cs"/>
          <w:rtl/>
        </w:rPr>
        <w:t xml:space="preserve"> </w:t>
      </w:r>
    </w:p>
    <w:p w14:paraId="5C7AFF0B" w14:textId="79126FB6" w:rsidR="00A24328" w:rsidRDefault="009C1FD8" w:rsidP="009A59D1">
      <w:pPr>
        <w:pStyle w:val="38"/>
        <w:framePr w:wrap="notBeside"/>
        <w:rPr>
          <w:rtl/>
        </w:rPr>
      </w:pPr>
      <w:r w:rsidRPr="00660D7A">
        <w:rPr>
          <w:rFonts w:hint="cs"/>
          <w:rtl/>
        </w:rPr>
        <w:t>דאריב</w:t>
      </w:r>
      <w:r w:rsidRPr="00660D7A">
        <w:rPr>
          <w:rtl/>
        </w:rPr>
        <w:t>"</w:t>
      </w:r>
      <w:r w:rsidRPr="00660D7A">
        <w:rPr>
          <w:rFonts w:hint="cs"/>
          <w:rtl/>
        </w:rPr>
        <w:t>ל</w:t>
      </w:r>
      <w:r w:rsidR="00A24328">
        <w:rPr>
          <w:rFonts w:hint="cs"/>
          <w:rtl/>
        </w:rPr>
        <w:t>:</w:t>
      </w:r>
    </w:p>
    <w:p w14:paraId="5C9643D8" w14:textId="63520447" w:rsidR="009C1FD8" w:rsidRPr="00E34F28" w:rsidRDefault="009C1FD8" w:rsidP="003F33DA">
      <w:pPr>
        <w:pStyle w:val="afffff5"/>
        <w:spacing w:before="0"/>
        <w:rPr>
          <w:rtl/>
        </w:rPr>
      </w:pPr>
      <w:r w:rsidRPr="00FE3D07">
        <w:rPr>
          <w:rFonts w:hint="cs"/>
          <w:rtl/>
        </w:rPr>
        <w:t xml:space="preserve">כדאי הוא </w:t>
      </w:r>
      <w:r w:rsidRPr="00E34F28">
        <w:rPr>
          <w:rStyle w:val="afffff9"/>
          <w:rFonts w:hint="cs"/>
          <w:rtl/>
        </w:rPr>
        <w:t>ר</w:t>
      </w:r>
      <w:r w:rsidRPr="00E34F28">
        <w:rPr>
          <w:rStyle w:val="afffff9"/>
          <w:rtl/>
        </w:rPr>
        <w:t>"</w:t>
      </w:r>
      <w:r w:rsidRPr="00E34F28">
        <w:rPr>
          <w:rStyle w:val="afffff9"/>
          <w:rFonts w:hint="cs"/>
          <w:rtl/>
        </w:rPr>
        <w:t xml:space="preserve">ש </w:t>
      </w:r>
      <w:r w:rsidRPr="00FE3D07">
        <w:rPr>
          <w:rFonts w:hint="cs"/>
          <w:rtl/>
        </w:rPr>
        <w:t>לסמוך עליו בשעת הדחק</w:t>
      </w:r>
      <w:r w:rsidR="00CC762A" w:rsidRPr="00FE3D07">
        <w:rPr>
          <w:rFonts w:hint="cs"/>
          <w:rtl/>
        </w:rPr>
        <w:t>.</w:t>
      </w:r>
      <w:r w:rsidRPr="00FE3D07">
        <w:rPr>
          <w:rFonts w:hint="cs"/>
          <w:rtl/>
        </w:rPr>
        <w:t xml:space="preserve"> </w:t>
      </w:r>
    </w:p>
    <w:p w14:paraId="0BB59DB3" w14:textId="77777777" w:rsidR="00F50A20" w:rsidRPr="00E34F28" w:rsidRDefault="009C1FD8" w:rsidP="00470C2A">
      <w:pPr>
        <w:pStyle w:val="afffffe"/>
        <w:rPr>
          <w:rtl/>
        </w:rPr>
      </w:pPr>
      <w:ins w:id="9806" w:author="מספור קטעי משנה" w:date="2026-10-06T06:45:16Z">
        <w:r>
          <w:rPr>
            <w:rStyle w:val="MisparKeta"/>
          </w:rPr>
          <w:t xml:space="preserve">א. </w:t>
        </w:r>
      </w:ins>
      <w:bookmarkStart w:id="186" w:name="_Toc193635632"/>
      <w:bookmarkStart w:id="187" w:name="_Toc216184245"/>
      <w:r w:rsidRPr="003F33DA">
        <w:rPr>
          <w:rFonts w:hint="cs"/>
          <w:rtl/>
        </w:rPr>
        <w:t>מעשה שבאו בניו</w:t>
      </w:r>
      <w:r w:rsidR="00CC762A" w:rsidRPr="00426253">
        <w:rPr>
          <w:rStyle w:val="a7"/>
          <w:rFonts w:hint="cs"/>
          <w:rtl/>
        </w:rPr>
        <w:t>,</w:t>
      </w:r>
      <w:bookmarkEnd w:id="186"/>
      <w:bookmarkEnd w:id="187"/>
      <w:r w:rsidRPr="00A10336">
        <w:rPr>
          <w:rStyle w:val="30"/>
          <w:rFonts w:hint="cs"/>
          <w:rtl/>
        </w:rPr>
        <w:t xml:space="preserve"> </w:t>
      </w:r>
    </w:p>
    <w:p w14:paraId="516F828A" w14:textId="77777777" w:rsidR="009C1FD8" w:rsidRPr="000528DA" w:rsidRDefault="009C1FD8" w:rsidP="000528DA">
      <w:pPr>
        <w:rPr>
          <w:rtl/>
        </w:rPr>
      </w:pPr>
      <w:bookmarkStart w:id="188" w:name="_Toc193635633"/>
      <w:bookmarkStart w:id="189" w:name="_Toc216184246"/>
      <w:r w:rsidRPr="00A10336">
        <w:rPr>
          <w:rStyle w:val="30"/>
          <w:rFonts w:hint="cs"/>
          <w:rtl/>
        </w:rPr>
        <w:t>הלכה כ</w:t>
      </w:r>
      <w:r w:rsidR="00CC762A" w:rsidRPr="00A10336">
        <w:rPr>
          <w:rStyle w:val="30"/>
          <w:rFonts w:hint="cs"/>
          <w:rtl/>
        </w:rPr>
        <w:t>רבנן</w:t>
      </w:r>
      <w:bookmarkEnd w:id="188"/>
      <w:bookmarkEnd w:id="189"/>
      <w:r w:rsidR="00CC762A" w:rsidRPr="000528DA">
        <w:rPr>
          <w:rFonts w:hint="cs"/>
          <w:rtl/>
        </w:rPr>
        <w:t xml:space="preserve"> דהלכה כרבים</w:t>
      </w:r>
      <w:r w:rsidR="005C7254" w:rsidRPr="000528DA">
        <w:rPr>
          <w:rFonts w:hint="cs"/>
          <w:rtl/>
        </w:rPr>
        <w:t xml:space="preserve">, ואמרו עד חצות רק להרחיק </w:t>
      </w:r>
      <w:r w:rsidRPr="000528DA">
        <w:rPr>
          <w:rFonts w:hint="cs"/>
          <w:rtl/>
        </w:rPr>
        <w:t xml:space="preserve">מעבירה. </w:t>
      </w:r>
    </w:p>
    <w:p w14:paraId="3DEFCFE9" w14:textId="77777777" w:rsidR="00F75DF3" w:rsidRPr="00E34F28" w:rsidRDefault="009C1FD8" w:rsidP="00470C2A">
      <w:pPr>
        <w:pStyle w:val="afffffe"/>
        <w:rPr>
          <w:rtl/>
        </w:rPr>
      </w:pPr>
      <w:ins w:id="9807" w:author="מספור קטעי משנה" w:date="2026-10-06T06:45:16Z">
        <w:r>
          <w:rPr>
            <w:rStyle w:val="MisparKeta"/>
          </w:rPr>
          <w:t xml:space="preserve">ג. </w:t>
        </w:r>
      </w:ins>
      <w:bookmarkStart w:id="190" w:name="_Toc193635634"/>
      <w:bookmarkStart w:id="191" w:name="_Toc216184247"/>
      <w:r w:rsidRPr="003F33DA">
        <w:rPr>
          <w:rFonts w:hint="cs"/>
          <w:rtl/>
        </w:rPr>
        <w:t>הקטר חלבים</w:t>
      </w:r>
      <w:bookmarkEnd w:id="190"/>
      <w:bookmarkEnd w:id="191"/>
      <w:r w:rsidRPr="003F33DA">
        <w:rPr>
          <w:rFonts w:hint="cs"/>
          <w:rtl/>
        </w:rPr>
        <w:t xml:space="preserve"> </w:t>
      </w:r>
    </w:p>
    <w:p w14:paraId="43DAE97F" w14:textId="6D238C36" w:rsidR="00A24328" w:rsidRDefault="003F33DA" w:rsidP="009A59D1">
      <w:pPr>
        <w:pStyle w:val="38"/>
        <w:framePr w:wrap="notBeside"/>
        <w:rPr>
          <w:rtl/>
        </w:rPr>
      </w:pPr>
      <w:r w:rsidRPr="00660D7A">
        <w:rPr>
          <w:rFonts w:hint="cs"/>
          <w:rtl/>
        </w:rPr>
        <w:t>חלקו ר</w:t>
      </w:r>
      <w:r w:rsidRPr="00660D7A">
        <w:rPr>
          <w:rtl/>
        </w:rPr>
        <w:t>"</w:t>
      </w:r>
      <w:r w:rsidRPr="00660D7A">
        <w:rPr>
          <w:rFonts w:hint="cs"/>
          <w:rtl/>
        </w:rPr>
        <w:t>ע וראב</w:t>
      </w:r>
      <w:r w:rsidRPr="00660D7A">
        <w:rPr>
          <w:rtl/>
        </w:rPr>
        <w:t>"</w:t>
      </w:r>
      <w:r w:rsidRPr="00660D7A">
        <w:rPr>
          <w:rFonts w:hint="cs"/>
          <w:rtl/>
        </w:rPr>
        <w:t>ע</w:t>
      </w:r>
      <w:r w:rsidR="00A24328">
        <w:rPr>
          <w:rFonts w:hint="cs"/>
          <w:rtl/>
        </w:rPr>
        <w:t>:</w:t>
      </w:r>
    </w:p>
    <w:p w14:paraId="22414A6B" w14:textId="75972E5F" w:rsidR="00C12102" w:rsidRDefault="003F33DA" w:rsidP="000528DA">
      <w:pPr>
        <w:rPr>
          <w:rtl/>
        </w:rPr>
      </w:pPr>
      <w:r w:rsidRPr="000528DA">
        <w:rPr>
          <w:rFonts w:hint="cs"/>
          <w:rtl/>
        </w:rPr>
        <w:t>ב</w:t>
      </w:r>
      <w:r w:rsidR="009C1FD8" w:rsidRPr="000528DA">
        <w:rPr>
          <w:rFonts w:hint="cs"/>
          <w:rtl/>
        </w:rPr>
        <w:t>אכילת פסחים</w:t>
      </w:r>
      <w:r w:rsidR="00DB465B" w:rsidRPr="000528DA">
        <w:rPr>
          <w:rFonts w:hint="cs"/>
          <w:rtl/>
        </w:rPr>
        <w:t>,</w:t>
      </w:r>
      <w:r w:rsidR="009C1FD8" w:rsidRPr="000528DA">
        <w:rPr>
          <w:rFonts w:hint="cs"/>
          <w:rtl/>
        </w:rPr>
        <w:t xml:space="preserve"> </w:t>
      </w:r>
    </w:p>
    <w:p w14:paraId="3407E713" w14:textId="3E8227E5" w:rsidR="00EC44B2" w:rsidRPr="000528DA" w:rsidRDefault="009C1FD8" w:rsidP="00C12102">
      <w:pPr>
        <w:spacing w:after="60"/>
        <w:rPr>
          <w:rtl/>
        </w:rPr>
      </w:pPr>
      <w:r w:rsidRPr="00C12102">
        <w:rPr>
          <w:rStyle w:val="afffff9"/>
          <w:rFonts w:hint="cs"/>
          <w:rtl/>
        </w:rPr>
        <w:t>כהני תנאי</w:t>
      </w:r>
      <w:r w:rsidRPr="000528DA">
        <w:rPr>
          <w:rFonts w:hint="cs"/>
          <w:rtl/>
        </w:rPr>
        <w:t xml:space="preserve"> ד</w:t>
      </w:r>
      <w:r w:rsidRPr="00A4639B">
        <w:rPr>
          <w:rStyle w:val="ad"/>
          <w:rFonts w:hint="cs"/>
          <w:rtl/>
        </w:rPr>
        <w:t xml:space="preserve">עד מועד </w:t>
      </w:r>
      <w:r w:rsidRPr="00D826DC">
        <w:rPr>
          <w:rStyle w:val="ad"/>
          <w:rFonts w:hint="cs"/>
          <w:rtl/>
        </w:rPr>
        <w:t>צאתך ממצרים</w:t>
      </w:r>
      <w:r w:rsidR="00CC762A" w:rsidRPr="00D826DC">
        <w:rPr>
          <w:rStyle w:val="ad"/>
          <w:rFonts w:hint="cs"/>
          <w:rtl/>
        </w:rPr>
        <w:t xml:space="preserve">, </w:t>
      </w:r>
      <w:r w:rsidR="00CC762A" w:rsidRPr="000528DA">
        <w:rPr>
          <w:rFonts w:hint="cs"/>
          <w:rtl/>
        </w:rPr>
        <w:t xml:space="preserve">מתי אתה זובח, אוכל, ושורף. </w:t>
      </w:r>
    </w:p>
    <w:p w14:paraId="6FA25901" w14:textId="0A0E1231" w:rsidR="00A24328" w:rsidRDefault="00F95182" w:rsidP="009A59D1">
      <w:pPr>
        <w:pStyle w:val="38"/>
        <w:framePr w:wrap="notBeside"/>
        <w:rPr>
          <w:rtl/>
        </w:rPr>
      </w:pPr>
      <w:r>
        <w:rPr>
          <w:rtl/>
        </w:rPr>
        <w:t>°</w:t>
      </w:r>
    </w:p>
    <w:p w14:paraId="2E389E0B" w14:textId="403C980F" w:rsidR="00F50A20" w:rsidRPr="00E34F28" w:rsidRDefault="009C1FD8" w:rsidP="003F33DA">
      <w:pPr>
        <w:pStyle w:val="afffff5"/>
        <w:spacing w:before="0"/>
        <w:rPr>
          <w:rtl/>
        </w:rPr>
      </w:pPr>
      <w:bookmarkStart w:id="192" w:name="_Toc193635635"/>
      <w:bookmarkStart w:id="193" w:name="_Toc216184248"/>
      <w:r w:rsidRPr="00A10336">
        <w:rPr>
          <w:rStyle w:val="30"/>
          <w:rFonts w:hint="cs"/>
          <w:rtl/>
        </w:rPr>
        <w:t>נגאלו בערב</w:t>
      </w:r>
      <w:r w:rsidR="003F33DA" w:rsidRPr="00A10336">
        <w:rPr>
          <w:rStyle w:val="30"/>
          <w:rFonts w:hint="cs"/>
          <w:rtl/>
        </w:rPr>
        <w:t>,</w:t>
      </w:r>
      <w:r w:rsidRPr="00A10336">
        <w:rPr>
          <w:rStyle w:val="30"/>
          <w:rFonts w:hint="cs"/>
          <w:rtl/>
        </w:rPr>
        <w:t xml:space="preserve"> </w:t>
      </w:r>
      <w:r w:rsidR="003F33DA" w:rsidRPr="00A10336">
        <w:rPr>
          <w:rStyle w:val="30"/>
          <w:rFonts w:hint="cs"/>
          <w:rtl/>
        </w:rPr>
        <w:t>ו</w:t>
      </w:r>
      <w:r w:rsidRPr="00A10336">
        <w:rPr>
          <w:rStyle w:val="30"/>
          <w:rFonts w:hint="cs"/>
          <w:rtl/>
        </w:rPr>
        <w:t>יצאו ביום</w:t>
      </w:r>
      <w:bookmarkEnd w:id="192"/>
      <w:bookmarkEnd w:id="193"/>
      <w:r w:rsidRPr="00FE3D07">
        <w:rPr>
          <w:rFonts w:hint="cs"/>
          <w:rtl/>
        </w:rPr>
        <w:t xml:space="preserve">. </w:t>
      </w:r>
      <w:r w:rsidRPr="00E34F28">
        <w:rPr>
          <w:rStyle w:val="afffff9"/>
          <w:rFonts w:hint="cs"/>
          <w:rtl/>
        </w:rPr>
        <w:t>ונחלקו</w:t>
      </w:r>
      <w:r w:rsidRPr="00FE3D07">
        <w:rPr>
          <w:rFonts w:hint="cs"/>
          <w:rtl/>
        </w:rPr>
        <w:t xml:space="preserve"> על שעת חפזון</w:t>
      </w:r>
      <w:r w:rsidR="00F50A20">
        <w:rPr>
          <w:rFonts w:hint="cs"/>
          <w:rtl/>
        </w:rPr>
        <w:t>,</w:t>
      </w:r>
      <w:r w:rsidRPr="00FE3D07">
        <w:rPr>
          <w:rFonts w:hint="cs"/>
          <w:rtl/>
        </w:rPr>
        <w:t xml:space="preserve"> </w:t>
      </w:r>
    </w:p>
    <w:p w14:paraId="4D13D32D" w14:textId="0FB2F732" w:rsidR="00EC44B2" w:rsidRPr="000528DA" w:rsidRDefault="009C1FD8" w:rsidP="00C12102">
      <w:pPr>
        <w:spacing w:after="60"/>
        <w:rPr>
          <w:rtl/>
        </w:rPr>
      </w:pPr>
      <w:r w:rsidRPr="000528DA">
        <w:rPr>
          <w:rFonts w:hint="cs"/>
          <w:rtl/>
        </w:rPr>
        <w:t>אי דמצרים או דישראל דהתחילה גאולה מבערב</w:t>
      </w:r>
      <w:r w:rsidR="003F33DA" w:rsidRPr="000528DA">
        <w:rPr>
          <w:rFonts w:hint="cs"/>
          <w:rtl/>
        </w:rPr>
        <w:t>.</w:t>
      </w:r>
      <w:r w:rsidR="00CC762A" w:rsidRPr="000528DA">
        <w:rPr>
          <w:rFonts w:hint="cs"/>
          <w:rtl/>
        </w:rPr>
        <w:t xml:space="preserve"> </w:t>
      </w:r>
    </w:p>
    <w:p w14:paraId="1910CA15" w14:textId="21D610C7" w:rsidR="00A24328" w:rsidRDefault="00F95182" w:rsidP="009A59D1">
      <w:pPr>
        <w:pStyle w:val="38"/>
        <w:framePr w:wrap="notBeside"/>
        <w:rPr>
          <w:rtl/>
        </w:rPr>
      </w:pPr>
      <w:r>
        <w:rPr>
          <w:rtl/>
        </w:rPr>
        <w:lastRenderedPageBreak/>
        <w:t>°</w:t>
      </w:r>
    </w:p>
    <w:p w14:paraId="0C99549F" w14:textId="69CA8302" w:rsidR="00CC762A" w:rsidRPr="00E34F28" w:rsidRDefault="009C1FD8" w:rsidP="009F68B4">
      <w:pPr>
        <w:pStyle w:val="afffff5"/>
        <w:spacing w:before="0"/>
        <w:rPr>
          <w:rtl/>
        </w:rPr>
      </w:pPr>
      <w:r w:rsidRPr="00A4639B">
        <w:rPr>
          <w:rStyle w:val="ad"/>
          <w:rFonts w:hint="cs"/>
          <w:rtl/>
        </w:rPr>
        <w:t>נא</w:t>
      </w:r>
      <w:r w:rsidRPr="00FE3D07">
        <w:rPr>
          <w:rFonts w:hint="cs"/>
          <w:rtl/>
        </w:rPr>
        <w:t xml:space="preserve"> לשון בקשה, בקש מהם שישאלו ממצרים כסף וזהב</w:t>
      </w:r>
      <w:r w:rsidR="00CC762A" w:rsidRPr="00FE3D07">
        <w:rPr>
          <w:rFonts w:hint="cs"/>
          <w:rtl/>
        </w:rPr>
        <w:t>,</w:t>
      </w:r>
      <w:r w:rsidRPr="00FE3D07">
        <w:rPr>
          <w:rFonts w:hint="cs"/>
          <w:rtl/>
        </w:rPr>
        <w:t xml:space="preserve"> </w:t>
      </w:r>
    </w:p>
    <w:p w14:paraId="7150011F" w14:textId="77777777" w:rsidR="00CC762A" w:rsidRPr="00E34F28" w:rsidRDefault="00CC762A" w:rsidP="00EC0DC4">
      <w:pPr>
        <w:pStyle w:val="af2"/>
        <w:framePr w:wrap="around"/>
        <w:rPr>
          <w:rtl/>
        </w:rPr>
      </w:pPr>
      <w:r w:rsidRPr="00A4639B">
        <w:rPr>
          <w:rFonts w:hint="cs"/>
          <w:rtl/>
        </w:rPr>
        <w:t>ט:</w:t>
      </w:r>
    </w:p>
    <w:p w14:paraId="2547E64B" w14:textId="77777777" w:rsidR="00F50A20" w:rsidRPr="000528DA" w:rsidRDefault="009C1FD8" w:rsidP="000528DA">
      <w:pPr>
        <w:rPr>
          <w:rtl/>
        </w:rPr>
      </w:pPr>
      <w:r w:rsidRPr="000528DA">
        <w:rPr>
          <w:rFonts w:hint="cs"/>
          <w:rtl/>
        </w:rPr>
        <w:t>שלא יאמרו קיים</w:t>
      </w:r>
      <w:r w:rsidRPr="003F33DA">
        <w:rPr>
          <w:rStyle w:val="ad"/>
          <w:rFonts w:hint="cs"/>
          <w:rtl/>
        </w:rPr>
        <w:t xml:space="preserve"> ועבדום וענו אתם</w:t>
      </w:r>
      <w:r w:rsidRPr="000528DA">
        <w:rPr>
          <w:rFonts w:hint="cs"/>
          <w:rtl/>
        </w:rPr>
        <w:t xml:space="preserve"> ולא </w:t>
      </w:r>
      <w:r w:rsidRPr="003F33DA">
        <w:rPr>
          <w:rStyle w:val="ad"/>
          <w:rFonts w:hint="cs"/>
          <w:rtl/>
        </w:rPr>
        <w:t>ואח</w:t>
      </w:r>
      <w:r w:rsidRPr="003F33DA">
        <w:rPr>
          <w:rStyle w:val="ad"/>
          <w:rtl/>
        </w:rPr>
        <w:t>"</w:t>
      </w:r>
      <w:r w:rsidRPr="003F33DA">
        <w:rPr>
          <w:rStyle w:val="ad"/>
          <w:rFonts w:hint="cs"/>
          <w:rtl/>
        </w:rPr>
        <w:t>כ יצאו ברכוש גדול</w:t>
      </w:r>
      <w:r w:rsidRPr="000528DA">
        <w:rPr>
          <w:rFonts w:hint="cs"/>
          <w:rtl/>
        </w:rPr>
        <w:t xml:space="preserve"> </w:t>
      </w:r>
    </w:p>
    <w:p w14:paraId="140B8477" w14:textId="71ADA8B3" w:rsidR="00A24328" w:rsidRDefault="009C1FD8" w:rsidP="009A59D1">
      <w:pPr>
        <w:pStyle w:val="38"/>
        <w:framePr w:wrap="notBeside"/>
        <w:rPr>
          <w:rtl/>
        </w:rPr>
      </w:pPr>
      <w:r w:rsidRPr="00660D7A">
        <w:rPr>
          <w:rFonts w:hint="cs"/>
          <w:rtl/>
        </w:rPr>
        <w:t>א</w:t>
      </w:r>
      <w:r w:rsidRPr="00660D7A">
        <w:rPr>
          <w:rtl/>
        </w:rPr>
        <w:t>"</w:t>
      </w:r>
      <w:r w:rsidRPr="00660D7A">
        <w:rPr>
          <w:rFonts w:hint="cs"/>
          <w:rtl/>
        </w:rPr>
        <w:t>ל</w:t>
      </w:r>
      <w:r w:rsidR="00A24328">
        <w:rPr>
          <w:rFonts w:hint="cs"/>
          <w:rtl/>
        </w:rPr>
        <w:t>:</w:t>
      </w:r>
    </w:p>
    <w:p w14:paraId="525A919A" w14:textId="34253FC0" w:rsidR="00F50A20" w:rsidRPr="000528DA" w:rsidRDefault="009C1FD8" w:rsidP="00C12102">
      <w:pPr>
        <w:spacing w:after="60"/>
        <w:rPr>
          <w:rtl/>
        </w:rPr>
      </w:pPr>
      <w:r w:rsidRPr="000528DA">
        <w:rPr>
          <w:rFonts w:hint="cs"/>
          <w:rtl/>
        </w:rPr>
        <w:t>ולוואי שנצא בעצמנו</w:t>
      </w:r>
      <w:r w:rsidR="00CC762A" w:rsidRPr="000528DA">
        <w:rPr>
          <w:rFonts w:hint="cs"/>
          <w:rtl/>
        </w:rPr>
        <w:t>,</w:t>
      </w:r>
      <w:r w:rsidRPr="000528DA">
        <w:rPr>
          <w:rFonts w:hint="cs"/>
          <w:rtl/>
        </w:rPr>
        <w:t xml:space="preserve"> משל לחבוש וכו'</w:t>
      </w:r>
      <w:r w:rsidR="00CC762A" w:rsidRPr="000528DA">
        <w:rPr>
          <w:rFonts w:hint="cs"/>
          <w:rtl/>
        </w:rPr>
        <w:t xml:space="preserve"> </w:t>
      </w:r>
    </w:p>
    <w:p w14:paraId="38D0E7B3" w14:textId="55BE66E8" w:rsidR="00A24328" w:rsidRDefault="00F95182" w:rsidP="009A59D1">
      <w:pPr>
        <w:pStyle w:val="38"/>
        <w:framePr w:wrap="notBeside"/>
        <w:rPr>
          <w:rtl/>
        </w:rPr>
      </w:pPr>
      <w:r>
        <w:rPr>
          <w:rtl/>
        </w:rPr>
        <w:t>°</w:t>
      </w:r>
    </w:p>
    <w:p w14:paraId="7790B049" w14:textId="18E5894C" w:rsidR="00EC44B2" w:rsidRPr="000528DA" w:rsidRDefault="003F33DA" w:rsidP="000528DA">
      <w:pPr>
        <w:rPr>
          <w:rtl/>
        </w:rPr>
      </w:pPr>
      <w:r>
        <w:rPr>
          <w:rStyle w:val="ad"/>
          <w:rFonts w:hint="cs"/>
          <w:rtl/>
        </w:rPr>
        <w:t>ו</w:t>
      </w:r>
      <w:r w:rsidR="009C1FD8" w:rsidRPr="00A4639B">
        <w:rPr>
          <w:rStyle w:val="ad"/>
          <w:rFonts w:hint="cs"/>
          <w:rtl/>
        </w:rPr>
        <w:t>ישאלום</w:t>
      </w:r>
      <w:r w:rsidR="009C1FD8" w:rsidRPr="000528DA">
        <w:rPr>
          <w:rFonts w:hint="cs"/>
          <w:rtl/>
        </w:rPr>
        <w:t xml:space="preserve">- </w:t>
      </w:r>
      <w:r w:rsidR="009C1FD8" w:rsidRPr="00A10336">
        <w:rPr>
          <w:rStyle w:val="30"/>
          <w:rFonts w:hint="cs"/>
          <w:rtl/>
        </w:rPr>
        <w:t>השאילום</w:t>
      </w:r>
      <w:r w:rsidR="009C1FD8" w:rsidRPr="000528DA">
        <w:rPr>
          <w:rFonts w:hint="cs"/>
          <w:rtl/>
        </w:rPr>
        <w:t xml:space="preserve"> </w:t>
      </w:r>
      <w:r w:rsidR="009C1FD8" w:rsidRPr="00A10336">
        <w:rPr>
          <w:rStyle w:val="30"/>
          <w:rFonts w:hint="cs"/>
          <w:rtl/>
        </w:rPr>
        <w:t>בע</w:t>
      </w:r>
      <w:r w:rsidR="009C1FD8" w:rsidRPr="00A10336">
        <w:rPr>
          <w:rStyle w:val="30"/>
          <w:rtl/>
        </w:rPr>
        <w:t>"</w:t>
      </w:r>
      <w:r w:rsidR="009C1FD8" w:rsidRPr="00A10336">
        <w:rPr>
          <w:rStyle w:val="30"/>
          <w:rFonts w:hint="cs"/>
          <w:rtl/>
        </w:rPr>
        <w:t>כ,</w:t>
      </w:r>
      <w:r w:rsidR="009C1FD8" w:rsidRPr="000528DA">
        <w:rPr>
          <w:rFonts w:hint="cs"/>
          <w:rtl/>
        </w:rPr>
        <w:t xml:space="preserve"> במצרים או דישראל</w:t>
      </w:r>
      <w:r w:rsidRPr="000528DA">
        <w:rPr>
          <w:rFonts w:hint="cs"/>
          <w:rtl/>
        </w:rPr>
        <w:t>.</w:t>
      </w:r>
      <w:r w:rsidR="009C1FD8" w:rsidRPr="000528DA">
        <w:rPr>
          <w:rFonts w:hint="cs"/>
          <w:rtl/>
        </w:rPr>
        <w:t xml:space="preserve"> </w:t>
      </w:r>
    </w:p>
    <w:p w14:paraId="0B59B534" w14:textId="0E07CB9F" w:rsidR="00A24328" w:rsidRDefault="00F95182" w:rsidP="009A59D1">
      <w:pPr>
        <w:pStyle w:val="38"/>
        <w:framePr w:wrap="notBeside"/>
        <w:rPr>
          <w:rtl/>
        </w:rPr>
      </w:pPr>
      <w:r>
        <w:rPr>
          <w:rtl/>
        </w:rPr>
        <w:t>°</w:t>
      </w:r>
    </w:p>
    <w:p w14:paraId="04C7DD94" w14:textId="4155959E" w:rsidR="00EC44B2" w:rsidRPr="000528DA" w:rsidRDefault="009C1FD8" w:rsidP="000528DA">
      <w:pPr>
        <w:rPr>
          <w:rtl/>
        </w:rPr>
      </w:pPr>
      <w:r w:rsidRPr="00A4639B">
        <w:rPr>
          <w:rStyle w:val="ad"/>
          <w:rFonts w:hint="cs"/>
          <w:rtl/>
        </w:rPr>
        <w:t>וינצלו את מצרים</w:t>
      </w:r>
      <w:r w:rsidRPr="000528DA">
        <w:rPr>
          <w:rFonts w:hint="cs"/>
          <w:rtl/>
        </w:rPr>
        <w:t xml:space="preserve"> עשאוה </w:t>
      </w:r>
      <w:r w:rsidRPr="00A10336">
        <w:rPr>
          <w:rStyle w:val="30"/>
          <w:rFonts w:hint="cs"/>
          <w:rtl/>
        </w:rPr>
        <w:t>כמצודה</w:t>
      </w:r>
      <w:r w:rsidRPr="000528DA">
        <w:rPr>
          <w:rFonts w:hint="cs"/>
          <w:rtl/>
        </w:rPr>
        <w:t xml:space="preserve"> שאין בה דגן או דגים</w:t>
      </w:r>
      <w:r w:rsidR="00DB465B" w:rsidRPr="000528DA">
        <w:rPr>
          <w:rFonts w:hint="cs"/>
          <w:rtl/>
        </w:rPr>
        <w:t>,</w:t>
      </w:r>
      <w:r w:rsidR="00CC762A" w:rsidRPr="000528DA">
        <w:rPr>
          <w:rFonts w:hint="cs"/>
          <w:rtl/>
        </w:rPr>
        <w:t xml:space="preserve"> </w:t>
      </w:r>
    </w:p>
    <w:p w14:paraId="2C873CDB" w14:textId="1F4B0DD9" w:rsidR="00A24328" w:rsidRDefault="00F95182" w:rsidP="009A59D1">
      <w:pPr>
        <w:pStyle w:val="38"/>
        <w:framePr w:wrap="notBeside"/>
        <w:rPr>
          <w:rtl/>
        </w:rPr>
      </w:pPr>
      <w:r>
        <w:rPr>
          <w:rtl/>
        </w:rPr>
        <w:t>°</w:t>
      </w:r>
    </w:p>
    <w:p w14:paraId="39B7D672" w14:textId="0336D1B3" w:rsidR="00E659CA" w:rsidRPr="007E4E8C" w:rsidRDefault="009C1FD8" w:rsidP="007E4E8C">
      <w:pPr>
        <w:rPr>
          <w:rStyle w:val="afffff9"/>
          <w:spacing w:val="-4"/>
          <w:rtl/>
        </w:rPr>
      </w:pPr>
      <w:r w:rsidRPr="007E4E8C">
        <w:rPr>
          <w:rStyle w:val="ad"/>
          <w:rFonts w:hint="cs"/>
          <w:spacing w:val="2"/>
          <w:rtl/>
        </w:rPr>
        <w:t>'</w:t>
      </w:r>
      <w:r w:rsidRPr="007E4E8C">
        <w:rPr>
          <w:rStyle w:val="ad"/>
          <w:spacing w:val="2"/>
          <w:rtl/>
        </w:rPr>
        <w:t>אהיה אשר אהיה</w:t>
      </w:r>
      <w:r w:rsidRPr="007E4E8C">
        <w:rPr>
          <w:rFonts w:hint="cs"/>
          <w:spacing w:val="2"/>
          <w:rtl/>
        </w:rPr>
        <w:t xml:space="preserve"> </w:t>
      </w:r>
      <w:r w:rsidRPr="007E4E8C">
        <w:rPr>
          <w:rFonts w:hint="cs"/>
          <w:spacing w:val="-4"/>
          <w:rtl/>
        </w:rPr>
        <w:t xml:space="preserve">הייתי עמכם בשעבוד זה </w:t>
      </w:r>
      <w:bookmarkStart w:id="194" w:name="_Toc193635636"/>
      <w:r w:rsidRPr="007E4E8C">
        <w:rPr>
          <w:rStyle w:val="30"/>
          <w:rFonts w:hint="cs"/>
          <w:spacing w:val="-4"/>
          <w:rtl/>
        </w:rPr>
        <w:t>ואהיה עמכם בשעבוד מלכויות</w:t>
      </w:r>
      <w:bookmarkEnd w:id="194"/>
    </w:p>
    <w:p w14:paraId="57291397" w14:textId="339EB021" w:rsidR="00EC44B2" w:rsidRPr="000528DA" w:rsidRDefault="009C1FD8" w:rsidP="00E659CA">
      <w:pPr>
        <w:rPr>
          <w:rtl/>
        </w:rPr>
      </w:pP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דיה לצערה בשעתה </w:t>
      </w:r>
      <w:r w:rsidR="00E659CA">
        <w:rPr>
          <w:rStyle w:val="afffff9"/>
          <w:rtl/>
        </w:rPr>
        <w:ptab w:relativeTo="margin" w:alignment="right" w:leader="none"/>
      </w:r>
      <w:r w:rsidRPr="00E34F28">
        <w:rPr>
          <w:rStyle w:val="afffff9"/>
          <w:rFonts w:hint="cs"/>
          <w:rtl/>
        </w:rPr>
        <w:t>א</w:t>
      </w:r>
      <w:r w:rsidRPr="00E34F28">
        <w:rPr>
          <w:rStyle w:val="afffff9"/>
          <w:rtl/>
        </w:rPr>
        <w:t>"</w:t>
      </w:r>
      <w:r w:rsidRPr="00E34F28">
        <w:rPr>
          <w:rStyle w:val="afffff9"/>
          <w:rFonts w:hint="cs"/>
          <w:rtl/>
        </w:rPr>
        <w:t>ל</w:t>
      </w:r>
      <w:r w:rsidR="00DB465B" w:rsidRPr="00E34F28">
        <w:rPr>
          <w:rStyle w:val="afffff9"/>
          <w:rFonts w:hint="cs"/>
          <w:rtl/>
        </w:rPr>
        <w:t>:</w:t>
      </w:r>
      <w:r w:rsidRPr="000528DA">
        <w:rPr>
          <w:rFonts w:hint="cs"/>
          <w:rtl/>
        </w:rPr>
        <w:t xml:space="preserve"> לך אמור להם </w:t>
      </w:r>
      <w:r w:rsidRPr="003F33DA">
        <w:rPr>
          <w:rStyle w:val="ad"/>
          <w:rFonts w:hint="cs"/>
          <w:rtl/>
        </w:rPr>
        <w:t>אהיה שלחני אליכם</w:t>
      </w:r>
      <w:r w:rsidR="00CC762A" w:rsidRPr="003F33DA">
        <w:rPr>
          <w:rStyle w:val="ad"/>
          <w:rFonts w:hint="cs"/>
          <w:rtl/>
        </w:rPr>
        <w:t>.</w:t>
      </w:r>
      <w:r w:rsidR="00CC762A" w:rsidRPr="000528DA">
        <w:rPr>
          <w:rFonts w:hint="cs"/>
          <w:rtl/>
        </w:rPr>
        <w:t xml:space="preserve"> </w:t>
      </w:r>
    </w:p>
    <w:p w14:paraId="4D3DBBDF" w14:textId="77777777" w:rsidR="003F33DA" w:rsidRPr="000528DA" w:rsidRDefault="009C1FD8" w:rsidP="000528DA">
      <w:pPr>
        <w:rPr>
          <w:rtl/>
        </w:rPr>
      </w:pPr>
      <w:r w:rsidRPr="00A4639B">
        <w:rPr>
          <w:rStyle w:val="ad"/>
          <w:rtl/>
        </w:rPr>
        <w:t>ענני ה' ענני</w:t>
      </w:r>
      <w:r w:rsidRPr="000528DA">
        <w:rPr>
          <w:rFonts w:hint="cs"/>
          <w:rtl/>
        </w:rPr>
        <w:t xml:space="preserve"> </w:t>
      </w:r>
      <w:r w:rsidRPr="000528DA">
        <w:rPr>
          <w:rStyle w:val="affffff6"/>
          <w:rFonts w:hint="cs"/>
          <w:spacing w:val="0"/>
          <w:rtl/>
        </w:rPr>
        <w:t>ב' פעמים,</w:t>
      </w:r>
      <w:r w:rsidRPr="000528DA">
        <w:rPr>
          <w:rFonts w:hint="cs"/>
          <w:rtl/>
        </w:rPr>
        <w:t xml:space="preserve"> שתרד אש ותאכל, </w:t>
      </w:r>
    </w:p>
    <w:p w14:paraId="07BFF36A" w14:textId="77777777" w:rsidR="00F64167" w:rsidRDefault="003F33DA" w:rsidP="000528DA">
      <w:pPr>
        <w:rPr>
          <w:rtl/>
        </w:rPr>
      </w:pPr>
      <w:r w:rsidRPr="000528DA">
        <w:rPr>
          <w:rFonts w:hint="cs"/>
          <w:rtl/>
        </w:rPr>
        <w:t>ו</w:t>
      </w:r>
      <w:r w:rsidR="009C1FD8" w:rsidRPr="000528DA">
        <w:rPr>
          <w:rFonts w:hint="cs"/>
          <w:rtl/>
        </w:rPr>
        <w:t>תסיח דעתם שלא יאמרו מעשה כשפים</w:t>
      </w:r>
      <w:r w:rsidR="00CC762A" w:rsidRPr="000528DA">
        <w:rPr>
          <w:rFonts w:hint="cs"/>
          <w:rtl/>
        </w:rPr>
        <w:t>,</w:t>
      </w:r>
    </w:p>
    <w:p w14:paraId="737931DE" w14:textId="5EA55522" w:rsidR="00EC44B2" w:rsidRPr="00E34F28" w:rsidRDefault="003F33DA" w:rsidP="00A8795D">
      <w:pPr>
        <w:pStyle w:val="afffa"/>
        <w:rPr>
          <w:rtl/>
        </w:rPr>
      </w:pPr>
      <w:r>
        <w:rPr>
          <w:rFonts w:hint="cs"/>
          <w:rtl/>
        </w:rPr>
        <w:t>****</w:t>
      </w:r>
    </w:p>
    <w:p>
      <w:pPr>
        <w:pStyle w:val="MishnaBatzad"/>
        <w:rPr>
          <w:ins w:id="20080" w:author="קלוד" w:date="2026-10-06T10:08:25Z"/>
        </w:rPr>
      </w:pPr>
      <w:ins w:id="20079" w:author="קלוד" w:date="2026-10-06T10:08:25Z">
        <w:r>
          <w:t xml:space="preserve">משנה ב</w:t>
        </w:r>
      </w:ins>
    </w:p>
    <w:p w14:paraId="0B7B032B" w14:textId="685DCE59" w:rsidR="002C4FA2" w:rsidRPr="00E34F28" w:rsidRDefault="002C4FA2" w:rsidP="00C12102">
      <w:pPr>
        <w:pStyle w:val="affffff"/>
        <w:jc w:val="center"/>
        <w:rPr>
          <w:rtl/>
        </w:rPr>
      </w:pPr>
      <w:r w:rsidRPr="006D3CF8">
        <w:rPr>
          <w:rFonts w:hint="cs"/>
          <w:rtl/>
        </w:rPr>
        <w:t xml:space="preserve">מאמתי </w:t>
      </w:r>
      <w:r w:rsidR="009C1FD8" w:rsidRPr="006D3CF8">
        <w:rPr>
          <w:rFonts w:hint="cs"/>
          <w:rtl/>
        </w:rPr>
        <w:t>זמן קר</w:t>
      </w:r>
      <w:r w:rsidR="009C1FD8" w:rsidRPr="006D3CF8">
        <w:rPr>
          <w:rtl/>
        </w:rPr>
        <w:t>"</w:t>
      </w:r>
      <w:r w:rsidR="009C1FD8" w:rsidRPr="006D3CF8">
        <w:rPr>
          <w:rFonts w:hint="cs"/>
          <w:rtl/>
        </w:rPr>
        <w:t>ש שחרית</w:t>
      </w:r>
    </w:p>
    <w:p w14:paraId="0935434B" w14:textId="56FF692B" w:rsidR="002C4FA2" w:rsidRPr="00E34F28" w:rsidRDefault="002C4FA2" w:rsidP="001619FE">
      <w:pPr>
        <w:pStyle w:val="a3"/>
        <w:spacing w:before="120"/>
        <w:rPr>
          <w:rtl/>
        </w:rPr>
        <w:pPrChange w:id="90002" w:author="קלוד" w:date="2026-10-08T12:08:16Z">
          <w:pPr>
            <w:pStyle w:val="a3"/>
          </w:pPr>
        </w:pPrChange>
      </w:pPr>
      <w:r w:rsidRPr="007A7B3E">
        <w:rPr>
          <w:rStyle w:val="affffff2"/>
          <w:rFonts w:hint="cs"/>
          <w:rtl/>
        </w:rPr>
        <w:t>ת"ק:</w:t>
      </w:r>
      <w:r>
        <w:rPr>
          <w:rFonts w:hint="cs"/>
          <w:rtl/>
        </w:rPr>
        <w:t xml:space="preserve"> </w:t>
      </w:r>
      <w:r w:rsidR="009C1FD8" w:rsidRPr="00A4639B">
        <w:rPr>
          <w:rFonts w:hint="cs"/>
          <w:rtl/>
        </w:rPr>
        <w:t>משיכיר בין תכלת ללבן</w:t>
      </w:r>
      <w:r w:rsidR="003F33DA">
        <w:rPr>
          <w:rFonts w:hint="cs"/>
          <w:rtl/>
        </w:rPr>
        <w:t>,</w:t>
      </w:r>
      <w:r w:rsidR="009C1FD8" w:rsidRPr="00A4639B">
        <w:rPr>
          <w:rFonts w:hint="cs"/>
          <w:rtl/>
        </w:rPr>
        <w:t xml:space="preserve"> </w:t>
      </w:r>
    </w:p>
    <w:p w14:paraId="5B635056" w14:textId="77777777" w:rsidR="00EC44B2" w:rsidRPr="00E34F28" w:rsidRDefault="009C1FD8" w:rsidP="001619FE">
      <w:pPr>
        <w:pStyle w:val="a3"/>
        <w:rPr>
          <w:rtl/>
        </w:rPr>
      </w:pPr>
      <w:r w:rsidRPr="007A7B3E">
        <w:rPr>
          <w:rStyle w:val="affffff2"/>
          <w:rFonts w:hint="cs"/>
          <w:rtl/>
        </w:rPr>
        <w:t>לר</w:t>
      </w:r>
      <w:r w:rsidRPr="007A7B3E">
        <w:rPr>
          <w:rStyle w:val="affffff2"/>
          <w:rtl/>
        </w:rPr>
        <w:t>"</w:t>
      </w:r>
      <w:r w:rsidRPr="007A7B3E">
        <w:rPr>
          <w:rStyle w:val="affffff2"/>
          <w:rFonts w:hint="cs"/>
          <w:rtl/>
        </w:rPr>
        <w:t>א</w:t>
      </w:r>
      <w:r w:rsidR="00054F63" w:rsidRPr="007A7B3E">
        <w:rPr>
          <w:rStyle w:val="affffff2"/>
          <w:rFonts w:hint="cs"/>
          <w:rtl/>
        </w:rPr>
        <w:t>:</w:t>
      </w:r>
      <w:r w:rsidRPr="00A4639B">
        <w:rPr>
          <w:rFonts w:hint="cs"/>
          <w:rtl/>
        </w:rPr>
        <w:t xml:space="preserve"> לכרתי.</w:t>
      </w:r>
      <w:r w:rsidR="00CC762A" w:rsidRPr="00A4639B">
        <w:rPr>
          <w:rFonts w:hint="cs"/>
          <w:rtl/>
        </w:rPr>
        <w:t xml:space="preserve"> </w:t>
      </w:r>
      <w:r w:rsidRPr="00A4639B">
        <w:rPr>
          <w:rFonts w:hint="cs"/>
          <w:rtl/>
        </w:rPr>
        <w:t>וגומרה עד הנה</w:t>
      </w:r>
      <w:r w:rsidRPr="00A4639B">
        <w:rPr>
          <w:rtl/>
        </w:rPr>
        <w:t>"</w:t>
      </w:r>
      <w:r w:rsidRPr="00A4639B">
        <w:rPr>
          <w:rFonts w:hint="cs"/>
          <w:rtl/>
        </w:rPr>
        <w:t>ח</w:t>
      </w:r>
      <w:r w:rsidR="00CC762A" w:rsidRPr="00A4639B">
        <w:rPr>
          <w:rFonts w:hint="cs"/>
          <w:rtl/>
        </w:rPr>
        <w:t xml:space="preserve">, </w:t>
      </w:r>
    </w:p>
    <w:p w14:paraId="28C8B334" w14:textId="77777777" w:rsidR="00F64167" w:rsidRDefault="009C1FD8" w:rsidP="001619FE">
      <w:pPr>
        <w:pStyle w:val="a3"/>
        <w:rPr>
          <w:rtl/>
        </w:rPr>
      </w:pPr>
      <w:r w:rsidRPr="007A7B3E">
        <w:rPr>
          <w:rStyle w:val="affffff2"/>
          <w:rFonts w:hint="cs"/>
          <w:rtl/>
        </w:rPr>
        <w:t>רי</w:t>
      </w:r>
      <w:r w:rsidRPr="007A7B3E">
        <w:rPr>
          <w:rStyle w:val="affffff2"/>
          <w:rtl/>
        </w:rPr>
        <w:t>"</w:t>
      </w:r>
      <w:r w:rsidRPr="007A7B3E">
        <w:rPr>
          <w:rStyle w:val="affffff2"/>
          <w:rFonts w:hint="cs"/>
          <w:rtl/>
        </w:rPr>
        <w:t>ה</w:t>
      </w:r>
      <w:r w:rsidR="002C4FA2" w:rsidRPr="007A7B3E">
        <w:rPr>
          <w:rStyle w:val="affffff2"/>
          <w:rFonts w:hint="cs"/>
          <w:rtl/>
        </w:rPr>
        <w:t>:</w:t>
      </w:r>
      <w:r w:rsidRPr="007A7B3E">
        <w:rPr>
          <w:rStyle w:val="affffff2"/>
          <w:rFonts w:hint="cs"/>
          <w:rtl/>
        </w:rPr>
        <w:t xml:space="preserve"> </w:t>
      </w:r>
      <w:r w:rsidRPr="00A4639B">
        <w:rPr>
          <w:rFonts w:hint="cs"/>
          <w:rtl/>
        </w:rPr>
        <w:t>עד ג' שעות כדרך מלכים</w:t>
      </w:r>
      <w:r w:rsidR="00CC762A" w:rsidRPr="00A4639B">
        <w:rPr>
          <w:rFonts w:hint="cs"/>
          <w:rtl/>
        </w:rPr>
        <w:t xml:space="preserve">, </w:t>
      </w:r>
    </w:p>
    <w:p w14:paraId="0C64038F" w14:textId="260BABC0" w:rsidR="00EC44B2" w:rsidRPr="00E34F28" w:rsidRDefault="001619FE" w:rsidP="001619FE">
      <w:pPr>
        <w:pStyle w:val="a3"/>
        <w:rPr>
          <w:rtl/>
        </w:rPr>
      </w:pPr>
      <w:r>
        <w:rPr>
          <w:rFonts w:hint="cs"/>
          <w:rtl/>
        </w:rPr>
        <w:tab/>
      </w:r>
      <w:r>
        <w:rPr>
          <w:rtl/>
        </w:rPr>
        <w:tab/>
      </w:r>
      <w:r w:rsidR="009C1FD8" w:rsidRPr="00A4639B">
        <w:rPr>
          <w:rFonts w:hint="cs"/>
          <w:rtl/>
        </w:rPr>
        <w:t>קורא מכאן ואילך לא הפסיד כאדם הקורא בתורה</w:t>
      </w:r>
      <w:r w:rsidR="00CC762A" w:rsidRPr="00A4639B">
        <w:rPr>
          <w:rFonts w:hint="cs"/>
          <w:rtl/>
        </w:rPr>
        <w:t xml:space="preserve">, </w:t>
      </w:r>
    </w:p>
    <w:p w14:paraId="035A38A9" w14:textId="5F9CCAA7" w:rsidR="003F33DA" w:rsidRPr="00E34F28" w:rsidRDefault="00054F63" w:rsidP="00470C2A">
      <w:pPr>
        <w:pStyle w:val="afffffe"/>
        <w:rPr>
          <w:rtl/>
        </w:rPr>
      </w:pPr>
      <w:ins w:id="9808" w:author="מספור קטעי משנה" w:date="2026-10-06T06:45:16Z">
        <w:r>
          <w:rPr>
            <w:rStyle w:val="MisparKeta"/>
          </w:rPr>
          <w:t xml:space="preserve">ד. </w:t>
        </w:r>
      </w:ins>
      <w:bookmarkStart w:id="195" w:name="_Toc193635637"/>
      <w:bookmarkStart w:id="196" w:name="_Toc216184249"/>
      <w:r w:rsidRPr="00054F63">
        <w:rPr>
          <w:rStyle w:val="a7"/>
          <w:rFonts w:hint="cs"/>
          <w:rtl/>
        </w:rPr>
        <w:t>משיכיר</w:t>
      </w:r>
      <w:r w:rsidRPr="006D3CF8">
        <w:rPr>
          <w:rStyle w:val="afffffb"/>
          <w:rFonts w:hint="cs"/>
          <w:b w:val="0"/>
          <w:bCs w:val="0"/>
          <w:rtl/>
        </w:rPr>
        <w:t xml:space="preserve"> </w:t>
      </w:r>
      <w:r w:rsidR="00C12102" w:rsidRPr="00C12102">
        <w:rPr>
          <w:rStyle w:val="affffff7"/>
          <w:rFonts w:hint="cs"/>
          <w:rtl/>
        </w:rPr>
        <w:t>[ד]</w:t>
      </w:r>
      <w:bookmarkEnd w:id="195"/>
      <w:bookmarkEnd w:id="196"/>
    </w:p>
    <w:p w14:paraId="5008BE56" w14:textId="7D807831" w:rsidR="00A24328" w:rsidRDefault="00F806FD" w:rsidP="009A59D1">
      <w:pPr>
        <w:pStyle w:val="38"/>
        <w:framePr w:wrap="notBeside"/>
        <w:rPr>
          <w:rtl/>
        </w:rPr>
      </w:pPr>
      <w:r w:rsidRPr="00660D7A">
        <w:rPr>
          <w:rFonts w:hint="cs"/>
          <w:rtl/>
        </w:rPr>
        <w:t>א</w:t>
      </w:r>
      <w:r w:rsidR="00A24328">
        <w:rPr>
          <w:rFonts w:hint="cs"/>
          <w:rtl/>
        </w:rPr>
        <w:t>.</w:t>
      </w:r>
    </w:p>
    <w:p w14:paraId="0D257998" w14:textId="5B365FDE" w:rsidR="00E74A0D" w:rsidRPr="00E34F28" w:rsidRDefault="009C1FD8" w:rsidP="00E74A0D">
      <w:pPr>
        <w:pStyle w:val="afffff5"/>
        <w:spacing w:before="0"/>
        <w:rPr>
          <w:rtl/>
        </w:rPr>
      </w:pPr>
      <w:r w:rsidRPr="00FE3D07">
        <w:rPr>
          <w:rtl/>
        </w:rPr>
        <w:t xml:space="preserve">בין </w:t>
      </w:r>
      <w:r w:rsidRPr="00A10336">
        <w:rPr>
          <w:rStyle w:val="30"/>
          <w:rtl/>
        </w:rPr>
        <w:t>תכלת</w:t>
      </w:r>
      <w:r w:rsidRPr="00FE3D07">
        <w:rPr>
          <w:rtl/>
        </w:rPr>
        <w:t xml:space="preserve"> שבה ללבן שבה</w:t>
      </w:r>
      <w:r w:rsidR="00CC762A" w:rsidRPr="00FE3D07">
        <w:rPr>
          <w:rFonts w:hint="cs"/>
          <w:rtl/>
        </w:rPr>
        <w:t>,</w:t>
      </w:r>
      <w:r w:rsidR="00CC762A" w:rsidRPr="006D3CF8">
        <w:rPr>
          <w:rStyle w:val="afffffb"/>
          <w:rFonts w:hint="cs"/>
          <w:b w:val="0"/>
          <w:bCs w:val="0"/>
          <w:rtl/>
        </w:rPr>
        <w:t xml:space="preserve"> </w:t>
      </w:r>
    </w:p>
    <w:p w14:paraId="50FCE0EC" w14:textId="2C270776" w:rsidR="00A24328" w:rsidRDefault="00F806FD" w:rsidP="009A59D1">
      <w:pPr>
        <w:pStyle w:val="38"/>
        <w:framePr w:wrap="notBeside"/>
        <w:rPr>
          <w:rtl/>
        </w:rPr>
      </w:pPr>
      <w:r w:rsidRPr="00660D7A">
        <w:rPr>
          <w:rFonts w:hint="cs"/>
          <w:rtl/>
        </w:rPr>
        <w:t xml:space="preserve">ב. </w:t>
      </w:r>
      <w:r w:rsidR="009C1FD8" w:rsidRPr="00660D7A">
        <w:rPr>
          <w:rtl/>
        </w:rPr>
        <w:t>ר"מ</w:t>
      </w:r>
      <w:r w:rsidR="00A24328">
        <w:rPr>
          <w:rFonts w:hint="cs"/>
          <w:rtl/>
        </w:rPr>
        <w:t>:</w:t>
      </w:r>
    </w:p>
    <w:p w14:paraId="4A9AFDF8" w14:textId="7A7AB84A" w:rsidR="003F33DA" w:rsidRPr="00E34F28" w:rsidRDefault="009C1FD8" w:rsidP="00E74A0D">
      <w:pPr>
        <w:pStyle w:val="afffff5"/>
        <w:spacing w:before="0"/>
        <w:rPr>
          <w:rtl/>
        </w:rPr>
      </w:pPr>
      <w:r w:rsidRPr="00FE3D07">
        <w:rPr>
          <w:rtl/>
        </w:rPr>
        <w:t xml:space="preserve">משיכיר בין </w:t>
      </w:r>
      <w:r w:rsidRPr="00A10336">
        <w:rPr>
          <w:rStyle w:val="30"/>
          <w:rtl/>
        </w:rPr>
        <w:t>זאב</w:t>
      </w:r>
      <w:r w:rsidRPr="00FE3D07">
        <w:rPr>
          <w:rtl/>
        </w:rPr>
        <w:t xml:space="preserve"> לכלב.</w:t>
      </w:r>
      <w:r w:rsidR="00CC762A" w:rsidRPr="006D3CF8">
        <w:rPr>
          <w:rStyle w:val="afffffb"/>
          <w:rFonts w:hint="cs"/>
          <w:b w:val="0"/>
          <w:bCs w:val="0"/>
          <w:rtl/>
        </w:rPr>
        <w:t xml:space="preserve"> </w:t>
      </w:r>
    </w:p>
    <w:p w14:paraId="0E63158E" w14:textId="2EB81587" w:rsidR="00A24328" w:rsidRDefault="00F806FD" w:rsidP="009A59D1">
      <w:pPr>
        <w:pStyle w:val="38"/>
        <w:framePr w:wrap="notBeside"/>
        <w:rPr>
          <w:rtl/>
        </w:rPr>
      </w:pPr>
      <w:r w:rsidRPr="00660D7A">
        <w:rPr>
          <w:rFonts w:hint="cs"/>
          <w:rtl/>
        </w:rPr>
        <w:t>ג.</w:t>
      </w:r>
      <w:r w:rsidR="00E74A0D" w:rsidRPr="00660D7A">
        <w:rPr>
          <w:rFonts w:hint="cs"/>
          <w:rtl/>
        </w:rPr>
        <w:t xml:space="preserve"> ר''ע</w:t>
      </w:r>
      <w:r w:rsidR="00A24328">
        <w:rPr>
          <w:rFonts w:hint="cs"/>
          <w:rtl/>
        </w:rPr>
        <w:t>:</w:t>
      </w:r>
    </w:p>
    <w:p w14:paraId="541E0B2B" w14:textId="104DA942" w:rsidR="00F50A20" w:rsidRPr="00E34F28" w:rsidRDefault="009C1FD8" w:rsidP="003F33DA">
      <w:pPr>
        <w:pStyle w:val="afffff5"/>
        <w:spacing w:before="0"/>
        <w:rPr>
          <w:rtl/>
        </w:rPr>
      </w:pPr>
      <w:r w:rsidRPr="00FE3D07">
        <w:rPr>
          <w:rtl/>
        </w:rPr>
        <w:t xml:space="preserve">בין </w:t>
      </w:r>
      <w:r w:rsidRPr="00A10336">
        <w:rPr>
          <w:rStyle w:val="30"/>
          <w:rtl/>
        </w:rPr>
        <w:t>חמור</w:t>
      </w:r>
      <w:r w:rsidRPr="00FE3D07">
        <w:rPr>
          <w:rtl/>
        </w:rPr>
        <w:t xml:space="preserve"> לערוד.</w:t>
      </w:r>
      <w:r w:rsidR="00CC762A" w:rsidRPr="006D3CF8">
        <w:rPr>
          <w:rStyle w:val="afffffb"/>
          <w:rFonts w:hint="cs"/>
          <w:b w:val="0"/>
          <w:bCs w:val="0"/>
          <w:rtl/>
        </w:rPr>
        <w:t xml:space="preserve"> </w:t>
      </w:r>
    </w:p>
    <w:p w14:paraId="229EF954" w14:textId="361AAF54" w:rsidR="00A24328" w:rsidRDefault="00F806FD" w:rsidP="009A59D1">
      <w:pPr>
        <w:pStyle w:val="38"/>
        <w:framePr w:wrap="notBeside"/>
        <w:rPr>
          <w:rtl/>
        </w:rPr>
      </w:pPr>
      <w:r w:rsidRPr="00660D7A">
        <w:rPr>
          <w:rFonts w:hint="cs"/>
          <w:rtl/>
        </w:rPr>
        <w:t>ד</w:t>
      </w:r>
      <w:r w:rsidR="009F68B4" w:rsidRPr="00660D7A">
        <w:rPr>
          <w:rFonts w:hint="cs"/>
          <w:rtl/>
        </w:rPr>
        <w:t>.</w:t>
      </w:r>
      <w:r w:rsidR="00C12102" w:rsidRPr="00660D7A">
        <w:rPr>
          <w:rFonts w:hint="cs"/>
          <w:rtl/>
        </w:rPr>
        <w:t xml:space="preserve"> אחרים</w:t>
      </w:r>
      <w:r w:rsidR="007E4E8C">
        <w:rPr>
          <w:rFonts w:hint="cs"/>
          <w:rtl/>
        </w:rPr>
        <w:t xml:space="preserve"> </w:t>
      </w:r>
    </w:p>
    <w:p w14:paraId="1F9F45AB" w14:textId="1446811B" w:rsidR="00EC44B2" w:rsidRPr="007E4E8C" w:rsidRDefault="00054F63" w:rsidP="00C12102">
      <w:pPr>
        <w:spacing w:after="60"/>
        <w:rPr>
          <w:rStyle w:val="affff2"/>
          <w:rtl/>
        </w:rPr>
      </w:pPr>
      <w:r w:rsidRPr="000528DA">
        <w:rPr>
          <w:rtl/>
        </w:rPr>
        <w:t xml:space="preserve">משיראה את </w:t>
      </w:r>
      <w:r w:rsidRPr="00A10336">
        <w:rPr>
          <w:rStyle w:val="30"/>
          <w:rtl/>
        </w:rPr>
        <w:t xml:space="preserve">חברו רחוק </w:t>
      </w:r>
      <w:r w:rsidRPr="00A10336">
        <w:rPr>
          <w:rStyle w:val="30"/>
          <w:rFonts w:hint="cs"/>
          <w:rtl/>
        </w:rPr>
        <w:t>ד'</w:t>
      </w:r>
      <w:r w:rsidR="009C1FD8" w:rsidRPr="00A10336">
        <w:rPr>
          <w:rStyle w:val="30"/>
          <w:rtl/>
        </w:rPr>
        <w:t xml:space="preserve"> אמות ויכירנו</w:t>
      </w:r>
      <w:r w:rsidR="009C1FD8" w:rsidRPr="000528DA">
        <w:rPr>
          <w:rtl/>
        </w:rPr>
        <w:t>.</w:t>
      </w:r>
      <w:r w:rsidR="00F806FD" w:rsidRPr="000528DA">
        <w:rPr>
          <w:rFonts w:hint="cs"/>
          <w:rtl/>
        </w:rPr>
        <w:t xml:space="preserve"> </w:t>
      </w:r>
      <w:r w:rsidR="007E4E8C" w:rsidRPr="007E4E8C">
        <w:rPr>
          <w:rStyle w:val="affff2"/>
          <w:rFonts w:hint="cs"/>
          <w:rtl/>
        </w:rPr>
        <w:t>וכן הלכה</w:t>
      </w:r>
    </w:p>
    <w:p w14:paraId="07B0EA05" w14:textId="1B606863" w:rsidR="00A24328" w:rsidRDefault="009C1FD8" w:rsidP="009A59D1">
      <w:pPr>
        <w:pStyle w:val="38"/>
        <w:framePr w:wrap="notBeside"/>
        <w:rPr>
          <w:rtl/>
        </w:rPr>
      </w:pPr>
      <w:r w:rsidRPr="00660D7A">
        <w:rPr>
          <w:rtl/>
        </w:rPr>
        <w:t>אביי</w:t>
      </w:r>
      <w:r w:rsidR="00A24328">
        <w:rPr>
          <w:rtl/>
        </w:rPr>
        <w:t>:</w:t>
      </w:r>
    </w:p>
    <w:p w14:paraId="3C406AD1" w14:textId="47CFBDCB" w:rsidR="00EC44B2" w:rsidRPr="00E34F28" w:rsidRDefault="00F806FD" w:rsidP="003F33DA">
      <w:pPr>
        <w:pStyle w:val="afffff5"/>
        <w:spacing w:before="0"/>
        <w:rPr>
          <w:rtl/>
        </w:rPr>
      </w:pPr>
      <w:r w:rsidRPr="003521D8">
        <w:rPr>
          <w:rFonts w:hint="cs"/>
          <w:rtl/>
        </w:rPr>
        <w:t xml:space="preserve">הלכה </w:t>
      </w:r>
      <w:r w:rsidR="00890F60" w:rsidRPr="003521D8">
        <w:rPr>
          <w:rtl/>
        </w:rPr>
        <w:t xml:space="preserve">לתפילין </w:t>
      </w:r>
      <w:r w:rsidR="009C1FD8" w:rsidRPr="00E34F28">
        <w:rPr>
          <w:rStyle w:val="afffff9"/>
          <w:rtl/>
        </w:rPr>
        <w:t>כאחרים</w:t>
      </w:r>
      <w:r w:rsidR="002C4FA2" w:rsidRPr="00E34F28">
        <w:rPr>
          <w:rStyle w:val="afffff9"/>
          <w:rFonts w:hint="cs"/>
          <w:rtl/>
        </w:rPr>
        <w:t xml:space="preserve"> </w:t>
      </w:r>
      <w:r>
        <w:rPr>
          <w:rStyle w:val="afffff9"/>
          <w:rtl/>
          <w:rPrChange w:id="9028" w:author="מנוע אמוראים" w:date="2026-10-05T16:40:51Z">
            <w:rPr>
              <w:rtl/>
            </w:rPr>
          </w:rPrChange>
        </w:rPr>
        <w:t xml:space="preserve">לקר"ש</w:t>
      </w:r>
      <w:r w:rsidR="002C4FA2">
        <w:rPr>
          <w:rtl/>
        </w:rPr>
        <w:t xml:space="preserve"> כותיקין</w:t>
      </w:r>
      <w:r w:rsidR="002C4FA2">
        <w:rPr>
          <w:rFonts w:hint="cs"/>
          <w:rtl/>
        </w:rPr>
        <w:t>,</w:t>
      </w:r>
    </w:p>
    <w:p w14:paraId="0E4EA886" w14:textId="77777777" w:rsidR="009C1FD8" w:rsidRPr="000528DA" w:rsidRDefault="009C1FD8" w:rsidP="00C12102">
      <w:pPr>
        <w:spacing w:after="60"/>
        <w:rPr>
          <w:rtl/>
        </w:rPr>
      </w:pPr>
      <w:r w:rsidRPr="000528DA">
        <w:rPr>
          <w:rFonts w:hint="cs"/>
          <w:rtl/>
        </w:rPr>
        <w:t>גמרוה עם הנה</w:t>
      </w:r>
      <w:r w:rsidRPr="000528DA">
        <w:rPr>
          <w:rtl/>
        </w:rPr>
        <w:t>"</w:t>
      </w:r>
      <w:r w:rsidRPr="000528DA">
        <w:rPr>
          <w:rFonts w:hint="cs"/>
          <w:rtl/>
        </w:rPr>
        <w:t>ח לסמוך</w:t>
      </w:r>
      <w:r w:rsidRPr="000528DA">
        <w:rPr>
          <w:rtl/>
        </w:rPr>
        <w:t xml:space="preserve"> גאולה לתפלה ונמצא מתפלל ביום.</w:t>
      </w:r>
      <w:r w:rsidR="00F806FD" w:rsidRPr="000528DA">
        <w:rPr>
          <w:rFonts w:hint="cs"/>
          <w:rtl/>
        </w:rPr>
        <w:t xml:space="preserve"> </w:t>
      </w:r>
      <w:r w:rsidRPr="000528DA">
        <w:rPr>
          <w:rFonts w:hint="cs"/>
          <w:rtl/>
        </w:rPr>
        <w:t>כ</w:t>
      </w:r>
      <w:r w:rsidRPr="000528DA">
        <w:rPr>
          <w:rtl/>
        </w:rPr>
        <w:t xml:space="preserve">קרא </w:t>
      </w:r>
      <w:r w:rsidRPr="000528DA">
        <w:rPr>
          <w:rFonts w:hint="cs"/>
          <w:rtl/>
        </w:rPr>
        <w:t>ד</w:t>
      </w:r>
      <w:r w:rsidRPr="00A4639B">
        <w:rPr>
          <w:rStyle w:val="ad"/>
          <w:rFonts w:hint="cs"/>
          <w:rtl/>
        </w:rPr>
        <w:t>'</w:t>
      </w:r>
      <w:r w:rsidRPr="00A4639B">
        <w:rPr>
          <w:rStyle w:val="ad"/>
          <w:rtl/>
        </w:rPr>
        <w:t>ייראוך עם שמש ולפני ירח דור דורים</w:t>
      </w:r>
      <w:r w:rsidRPr="00A4639B">
        <w:rPr>
          <w:rStyle w:val="ad"/>
          <w:rFonts w:hint="cs"/>
          <w:rtl/>
        </w:rPr>
        <w:t>'</w:t>
      </w:r>
      <w:r w:rsidRPr="00A4639B">
        <w:rPr>
          <w:rStyle w:val="ad"/>
          <w:rtl/>
        </w:rPr>
        <w:t>.</w:t>
      </w:r>
    </w:p>
    <w:p w14:paraId="29076352" w14:textId="62898543" w:rsidR="00A24328" w:rsidRDefault="00F95182" w:rsidP="009A59D1">
      <w:pPr>
        <w:pStyle w:val="38"/>
        <w:framePr w:wrap="notBeside"/>
        <w:rPr>
          <w:rtl/>
        </w:rPr>
      </w:pPr>
      <w:r>
        <w:rPr>
          <w:rtl/>
        </w:rPr>
        <w:t>°</w:t>
      </w:r>
    </w:p>
    <w:p w14:paraId="7AA3D2ED" w14:textId="290E6A0E" w:rsidR="009C1FD8" w:rsidRPr="00E34F28" w:rsidRDefault="00F806FD" w:rsidP="00E74A0D">
      <w:pPr>
        <w:pStyle w:val="afffff5"/>
        <w:spacing w:before="0" w:after="60"/>
        <w:rPr>
          <w:rtl/>
        </w:rPr>
      </w:pPr>
      <w:bookmarkStart w:id="197" w:name="_Toc193635638"/>
      <w:bookmarkStart w:id="198" w:name="_Toc216184250"/>
      <w:r w:rsidRPr="00A10336">
        <w:rPr>
          <w:rStyle w:val="30"/>
          <w:rFonts w:hint="cs"/>
          <w:rtl/>
        </w:rPr>
        <w:t>ה</w:t>
      </w:r>
      <w:r w:rsidR="009C1FD8" w:rsidRPr="00A10336">
        <w:rPr>
          <w:rStyle w:val="30"/>
          <w:rFonts w:hint="cs"/>
          <w:rtl/>
        </w:rPr>
        <w:t>סומך גאולה לתפלה</w:t>
      </w:r>
      <w:bookmarkEnd w:id="197"/>
      <w:bookmarkEnd w:id="198"/>
      <w:r w:rsidR="009C1FD8" w:rsidRPr="00A10336">
        <w:rPr>
          <w:rStyle w:val="30"/>
          <w:rFonts w:hint="cs"/>
          <w:rtl/>
        </w:rPr>
        <w:t xml:space="preserve"> </w:t>
      </w:r>
      <w:r w:rsidR="009C1FD8" w:rsidRPr="00FE3D07">
        <w:rPr>
          <w:rFonts w:hint="cs"/>
          <w:rtl/>
        </w:rPr>
        <w:t>אינו נזוק כל היום</w:t>
      </w:r>
      <w:r w:rsidRPr="00FE3D07">
        <w:rPr>
          <w:rFonts w:hint="cs"/>
          <w:rtl/>
        </w:rPr>
        <w:t xml:space="preserve"> </w:t>
      </w:r>
      <w:r w:rsidR="009C1FD8" w:rsidRPr="00FE3D07">
        <w:rPr>
          <w:rFonts w:hint="cs"/>
          <w:rtl/>
        </w:rPr>
        <w:t>ומה שנזוק בזה שהביא רפואה לבית המלך על שלא הביא כסף</w:t>
      </w:r>
      <w:r w:rsidR="00622D50" w:rsidRPr="00FE3D07">
        <w:rPr>
          <w:rFonts w:hint="cs"/>
          <w:rtl/>
        </w:rPr>
        <w:t>,</w:t>
      </w:r>
      <w:r w:rsidR="009C1FD8" w:rsidRPr="00FE3D07">
        <w:rPr>
          <w:rFonts w:hint="cs"/>
          <w:rtl/>
        </w:rPr>
        <w:t xml:space="preserve"> דלעולם ישתדל לרוץ </w:t>
      </w:r>
      <w:r w:rsidR="009C1FD8" w:rsidRPr="00FE3D07">
        <w:rPr>
          <w:rtl/>
        </w:rPr>
        <w:t>לקראת מלכי ישראל, ו</w:t>
      </w:r>
      <w:r w:rsidR="009C1FD8" w:rsidRPr="00FE3D07">
        <w:rPr>
          <w:rFonts w:hint="cs"/>
          <w:rtl/>
        </w:rPr>
        <w:t>אפי' למלכי אוה</w:t>
      </w:r>
      <w:r w:rsidR="009C1FD8" w:rsidRPr="00FE3D07">
        <w:rPr>
          <w:rtl/>
        </w:rPr>
        <w:t>"</w:t>
      </w:r>
      <w:r w:rsidR="009C1FD8" w:rsidRPr="00FE3D07">
        <w:rPr>
          <w:rFonts w:hint="cs"/>
          <w:rtl/>
        </w:rPr>
        <w:t xml:space="preserve">ע. </w:t>
      </w:r>
      <w:r w:rsidR="009C1FD8" w:rsidRPr="00FE3D07">
        <w:rPr>
          <w:rtl/>
        </w:rPr>
        <w:t>שאם יזכה יבחין בין מלכי ישראל למלכי או</w:t>
      </w:r>
      <w:r w:rsidR="00622D50" w:rsidRPr="00FE3D07">
        <w:rPr>
          <w:rFonts w:hint="cs"/>
          <w:rtl/>
        </w:rPr>
        <w:t>ה"ע</w:t>
      </w:r>
      <w:r w:rsidR="009C1FD8" w:rsidRPr="00FE3D07">
        <w:rPr>
          <w:rtl/>
        </w:rPr>
        <w:t>.</w:t>
      </w:r>
    </w:p>
    <w:p w14:paraId="0357D568" w14:textId="4EF6A1D3" w:rsidR="00A24328" w:rsidRDefault="00F806FD" w:rsidP="009A59D1">
      <w:pPr>
        <w:pStyle w:val="38"/>
        <w:framePr w:wrap="notBeside"/>
        <w:rPr>
          <w:rtl/>
        </w:rPr>
      </w:pPr>
      <w:r w:rsidRPr="00660D7A">
        <w:rPr>
          <w:rFonts w:hint="cs"/>
          <w:rtl/>
        </w:rPr>
        <w:lastRenderedPageBreak/>
        <w:t>ר"ב</w:t>
      </w:r>
      <w:r w:rsidR="00A24328">
        <w:rPr>
          <w:rFonts w:hint="cs"/>
          <w:rtl/>
        </w:rPr>
        <w:t>:</w:t>
      </w:r>
    </w:p>
    <w:p w14:paraId="79DFBB6A" w14:textId="55F06B79" w:rsidR="00EC44B2" w:rsidRPr="00E34F28" w:rsidRDefault="009C1FD8" w:rsidP="00E74A0D">
      <w:pPr>
        <w:pStyle w:val="afffff5"/>
        <w:spacing w:before="0"/>
        <w:rPr>
          <w:rtl/>
        </w:rPr>
      </w:pPr>
      <w:bookmarkStart w:id="199" w:name="_Toc193635639"/>
      <w:bookmarkStart w:id="200" w:name="_Toc216184251"/>
      <w:r w:rsidRPr="00A10336">
        <w:rPr>
          <w:rStyle w:val="30"/>
          <w:rFonts w:hint="cs"/>
          <w:rtl/>
        </w:rPr>
        <w:t>סמך גאולה לתפילה</w:t>
      </w:r>
      <w:bookmarkEnd w:id="199"/>
      <w:bookmarkEnd w:id="200"/>
      <w:r w:rsidR="00C31C36" w:rsidRPr="00FE3D07">
        <w:rPr>
          <w:rFonts w:hint="cs"/>
          <w:rtl/>
        </w:rPr>
        <w:t xml:space="preserve"> ולא </w:t>
      </w:r>
      <w:r w:rsidRPr="00FE3D07">
        <w:rPr>
          <w:rFonts w:hint="cs"/>
          <w:rtl/>
        </w:rPr>
        <w:t xml:space="preserve">פסק חיוך מפיו כל היום </w:t>
      </w:r>
    </w:p>
    <w:p w14:paraId="1725D250" w14:textId="77777777" w:rsidR="00EC44B2" w:rsidRPr="000528DA" w:rsidRDefault="009C1FD8" w:rsidP="000528DA">
      <w:pPr>
        <w:rPr>
          <w:rtl/>
        </w:rPr>
      </w:pPr>
      <w:r w:rsidRPr="000528DA">
        <w:rPr>
          <w:rFonts w:hint="cs"/>
          <w:rtl/>
        </w:rPr>
        <w:t xml:space="preserve">בתחילה </w:t>
      </w:r>
      <w:r w:rsidRPr="00A4639B">
        <w:rPr>
          <w:rStyle w:val="ad"/>
          <w:rFonts w:hint="cs"/>
          <w:rtl/>
        </w:rPr>
        <w:t>'</w:t>
      </w:r>
      <w:r w:rsidRPr="00A4639B">
        <w:rPr>
          <w:rStyle w:val="ad"/>
          <w:rtl/>
        </w:rPr>
        <w:t>ה' שפתי תפתח</w:t>
      </w:r>
      <w:r w:rsidRPr="00A4639B">
        <w:rPr>
          <w:rStyle w:val="ad"/>
          <w:rFonts w:hint="cs"/>
          <w:rtl/>
        </w:rPr>
        <w:t>'</w:t>
      </w:r>
      <w:r w:rsidRPr="000528DA">
        <w:rPr>
          <w:rtl/>
        </w:rPr>
        <w:t xml:space="preserve">, ולבסוף </w:t>
      </w:r>
      <w:r w:rsidRPr="00A4639B">
        <w:rPr>
          <w:rStyle w:val="ad"/>
          <w:rFonts w:hint="cs"/>
          <w:rtl/>
        </w:rPr>
        <w:t>'</w:t>
      </w:r>
      <w:r w:rsidRPr="00A4639B">
        <w:rPr>
          <w:rStyle w:val="ad"/>
          <w:rtl/>
        </w:rPr>
        <w:t>יהיו לרצון אמרי פי</w:t>
      </w:r>
      <w:r w:rsidR="00CC63CA">
        <w:rPr>
          <w:rStyle w:val="ad"/>
          <w:rtl/>
        </w:rPr>
        <w:t>'</w:t>
      </w:r>
      <w:r w:rsidR="00F806FD" w:rsidRPr="000528DA">
        <w:rPr>
          <w:rFonts w:hint="cs"/>
          <w:rtl/>
        </w:rPr>
        <w:t xml:space="preserve"> </w:t>
      </w:r>
      <w:r w:rsidRPr="000528DA">
        <w:rPr>
          <w:rFonts w:hint="cs"/>
          <w:rtl/>
        </w:rPr>
        <w:t>בכל התפילות דכיוון דתקינו רבנן דכתפיל</w:t>
      </w:r>
      <w:r w:rsidR="00F806FD" w:rsidRPr="000528DA">
        <w:rPr>
          <w:rFonts w:hint="cs"/>
          <w:rtl/>
        </w:rPr>
        <w:t>ה ארו</w:t>
      </w:r>
      <w:r w:rsidRPr="000528DA">
        <w:rPr>
          <w:rFonts w:hint="cs"/>
          <w:rtl/>
        </w:rPr>
        <w:t>כ</w:t>
      </w:r>
      <w:r w:rsidR="00F806FD" w:rsidRPr="000528DA">
        <w:rPr>
          <w:rFonts w:hint="cs"/>
          <w:rtl/>
        </w:rPr>
        <w:t>ה</w:t>
      </w:r>
      <w:r w:rsidRPr="000528DA">
        <w:rPr>
          <w:rFonts w:hint="cs"/>
          <w:rtl/>
        </w:rPr>
        <w:t xml:space="preserve"> היא</w:t>
      </w:r>
      <w:r w:rsidR="00F806FD" w:rsidRPr="000528DA">
        <w:rPr>
          <w:rFonts w:hint="cs"/>
          <w:rtl/>
        </w:rPr>
        <w:t xml:space="preserve">, </w:t>
      </w:r>
    </w:p>
    <w:p w14:paraId="2044829B" w14:textId="788F3592" w:rsidR="00A24328" w:rsidRDefault="00F95182" w:rsidP="009A59D1">
      <w:pPr>
        <w:pStyle w:val="38"/>
        <w:framePr w:wrap="notBeside"/>
        <w:rPr>
          <w:rtl/>
        </w:rPr>
      </w:pPr>
      <w:r>
        <w:rPr>
          <w:rtl/>
        </w:rPr>
        <w:t>°</w:t>
      </w:r>
    </w:p>
    <w:p w14:paraId="210203D5" w14:textId="365970AE" w:rsidR="009C1FD8" w:rsidRPr="00E34F28" w:rsidRDefault="009C1FD8" w:rsidP="009F68B4">
      <w:pPr>
        <w:pStyle w:val="afffff5"/>
        <w:spacing w:before="0"/>
        <w:rPr>
          <w:rtl/>
        </w:rPr>
      </w:pPr>
      <w:bookmarkStart w:id="201" w:name="_Toc193635640"/>
      <w:bookmarkStart w:id="202" w:name="_Toc216184252"/>
      <w:r w:rsidRPr="00A10336">
        <w:rPr>
          <w:rStyle w:val="30"/>
          <w:rFonts w:hint="cs"/>
          <w:rtl/>
        </w:rPr>
        <w:t>יהיו לרצון</w:t>
      </w:r>
      <w:bookmarkEnd w:id="201"/>
      <w:bookmarkEnd w:id="202"/>
      <w:r w:rsidRPr="00FE3D07">
        <w:rPr>
          <w:rFonts w:hint="cs"/>
          <w:rtl/>
        </w:rPr>
        <w:t xml:space="preserve"> אחר י</w:t>
      </w:r>
      <w:r w:rsidRPr="00FE3D07">
        <w:rPr>
          <w:rtl/>
        </w:rPr>
        <w:t>"</w:t>
      </w:r>
      <w:r w:rsidRPr="00FE3D07">
        <w:rPr>
          <w:rFonts w:hint="cs"/>
          <w:rtl/>
        </w:rPr>
        <w:t>ח</w:t>
      </w:r>
      <w:r w:rsidR="009F68B4">
        <w:rPr>
          <w:rFonts w:hint="cs"/>
          <w:rtl/>
        </w:rPr>
        <w:t>,</w:t>
      </w:r>
      <w:r w:rsidRPr="00FE3D07">
        <w:rPr>
          <w:rFonts w:hint="cs"/>
          <w:rtl/>
        </w:rPr>
        <w:t xml:space="preserve"> כדוד </w:t>
      </w:r>
      <w:r w:rsidR="00E74A0D" w:rsidRPr="00F95182">
        <w:rPr>
          <w:rFonts w:hint="cs"/>
          <w:rtl/>
        </w:rPr>
        <w:t>ש</w:t>
      </w:r>
      <w:r w:rsidRPr="00F95182">
        <w:rPr>
          <w:rFonts w:hint="cs"/>
          <w:rtl/>
        </w:rPr>
        <w:t xml:space="preserve">אחר </w:t>
      </w:r>
      <w:r w:rsidRPr="00E74A0D">
        <w:rPr>
          <w:rFonts w:hint="cs"/>
          <w:rtl/>
        </w:rPr>
        <w:t>ח</w:t>
      </w:r>
      <w:r w:rsidR="00E74A0D" w:rsidRPr="00E74A0D">
        <w:rPr>
          <w:rFonts w:hint="cs"/>
          <w:rtl/>
        </w:rPr>
        <w:t>"</w:t>
      </w:r>
      <w:r w:rsidRPr="00E74A0D">
        <w:rPr>
          <w:rFonts w:hint="cs"/>
          <w:rtl/>
        </w:rPr>
        <w:t xml:space="preserve">י פרשיות </w:t>
      </w:r>
      <w:r w:rsidRPr="00F93971">
        <w:rPr>
          <w:rStyle w:val="affffff7"/>
          <w:rFonts w:hint="cs"/>
          <w:rtl/>
        </w:rPr>
        <w:t>[אשרי ולמה חד הוא]</w:t>
      </w:r>
      <w:r w:rsidRPr="00F95182">
        <w:rPr>
          <w:rFonts w:hint="cs"/>
          <w:rtl/>
        </w:rPr>
        <w:t xml:space="preserve"> </w:t>
      </w:r>
    </w:p>
    <w:p w14:paraId="3833543D" w14:textId="0EC2986A" w:rsidR="00A24328" w:rsidRDefault="00F95182" w:rsidP="009A59D1">
      <w:pPr>
        <w:pStyle w:val="38"/>
        <w:framePr w:wrap="notBeside"/>
        <w:rPr>
          <w:rtl/>
        </w:rPr>
      </w:pPr>
      <w:r>
        <w:rPr>
          <w:rtl/>
        </w:rPr>
        <w:t>°</w:t>
      </w:r>
    </w:p>
    <w:p w14:paraId="60E004BE" w14:textId="4466D62D" w:rsidR="00E74A0D" w:rsidRPr="00E34F28" w:rsidRDefault="009C1FD8" w:rsidP="009F68B4">
      <w:pPr>
        <w:pStyle w:val="afffff5"/>
        <w:spacing w:before="0"/>
        <w:rPr>
          <w:rtl/>
        </w:rPr>
      </w:pPr>
      <w:bookmarkStart w:id="203" w:name="_Toc193635641"/>
      <w:bookmarkStart w:id="204" w:name="_Toc216184253"/>
      <w:r w:rsidRPr="00A10336">
        <w:rPr>
          <w:rStyle w:val="30"/>
          <w:rFonts w:hint="cs"/>
          <w:rtl/>
        </w:rPr>
        <w:t xml:space="preserve">קג' </w:t>
      </w:r>
      <w:r w:rsidRPr="00A10336">
        <w:rPr>
          <w:rStyle w:val="30"/>
          <w:rtl/>
        </w:rPr>
        <w:t>פרשיות אמר דוד</w:t>
      </w:r>
      <w:bookmarkEnd w:id="203"/>
      <w:bookmarkEnd w:id="204"/>
      <w:r w:rsidRPr="00F95182">
        <w:rPr>
          <w:rtl/>
        </w:rPr>
        <w:t xml:space="preserve">, ואמר הללויה </w:t>
      </w:r>
      <w:r w:rsidRPr="00F95182">
        <w:rPr>
          <w:rFonts w:hint="cs"/>
          <w:rtl/>
        </w:rPr>
        <w:t>רק</w:t>
      </w:r>
      <w:r w:rsidRPr="00F95182">
        <w:rPr>
          <w:rtl/>
        </w:rPr>
        <w:t xml:space="preserve"> שראה במפלתן של רשעים</w:t>
      </w:r>
      <w:r w:rsidR="00F806FD" w:rsidRPr="00F95182">
        <w:rPr>
          <w:rFonts w:hint="cs"/>
          <w:rtl/>
        </w:rPr>
        <w:t xml:space="preserve"> </w:t>
      </w:r>
    </w:p>
    <w:p w14:paraId="026B33F4" w14:textId="4833ED76" w:rsidR="00A24328" w:rsidRDefault="009C1FD8" w:rsidP="009A59D1">
      <w:pPr>
        <w:pStyle w:val="38"/>
        <w:framePr w:wrap="notBeside"/>
        <w:rPr>
          <w:rtl/>
        </w:rPr>
      </w:pPr>
      <w:r w:rsidRPr="00660D7A">
        <w:rPr>
          <w:rFonts w:hint="cs"/>
          <w:rtl/>
        </w:rPr>
        <w:t>כרי</w:t>
      </w:r>
      <w:r w:rsidRPr="00660D7A">
        <w:rPr>
          <w:rtl/>
        </w:rPr>
        <w:t>"</w:t>
      </w:r>
      <w:r w:rsidRPr="00660D7A">
        <w:rPr>
          <w:rFonts w:hint="cs"/>
          <w:rtl/>
        </w:rPr>
        <w:t>ו</w:t>
      </w:r>
      <w:r w:rsidR="00A24328">
        <w:rPr>
          <w:rtl/>
        </w:rPr>
        <w:t>:</w:t>
      </w:r>
    </w:p>
    <w:p w14:paraId="6559C1C4" w14:textId="5B951C4A" w:rsidR="009C1FD8" w:rsidRPr="00E34F28" w:rsidRDefault="009C1FD8" w:rsidP="00E74A0D">
      <w:pPr>
        <w:pStyle w:val="afffff5"/>
        <w:spacing w:before="0" w:after="60"/>
        <w:rPr>
          <w:rtl/>
        </w:rPr>
      </w:pPr>
      <w:r w:rsidRPr="00FE3D07">
        <w:rPr>
          <w:rtl/>
        </w:rPr>
        <w:t>כל פרשה שהיתה חביבה על דוד,</w:t>
      </w:r>
      <w:r w:rsidRPr="00FE3D07">
        <w:rPr>
          <w:rFonts w:hint="cs"/>
          <w:rtl/>
        </w:rPr>
        <w:t xml:space="preserve"> </w:t>
      </w:r>
      <w:r w:rsidRPr="00FE3D07">
        <w:rPr>
          <w:rtl/>
        </w:rPr>
        <w:t xml:space="preserve">פתח באשרי </w:t>
      </w:r>
      <w:r w:rsidRPr="00A4639B">
        <w:rPr>
          <w:rStyle w:val="ad"/>
          <w:rFonts w:hint="cs"/>
          <w:rtl/>
        </w:rPr>
        <w:t>ד'</w:t>
      </w:r>
      <w:r w:rsidRPr="00A4639B">
        <w:rPr>
          <w:rStyle w:val="ad"/>
          <w:rtl/>
        </w:rPr>
        <w:t>אשרי האיש</w:t>
      </w:r>
      <w:r w:rsidRPr="00A4639B">
        <w:rPr>
          <w:rStyle w:val="ad"/>
          <w:rFonts w:hint="cs"/>
          <w:rtl/>
        </w:rPr>
        <w:t>'</w:t>
      </w:r>
      <w:r w:rsidRPr="00FE3D07">
        <w:rPr>
          <w:rtl/>
        </w:rPr>
        <w:t>,</w:t>
      </w:r>
      <w:r w:rsidR="00F806FD" w:rsidRPr="00FE3D07">
        <w:rPr>
          <w:rFonts w:hint="cs"/>
          <w:rtl/>
        </w:rPr>
        <w:t xml:space="preserve"> </w:t>
      </w:r>
      <w:r w:rsidR="00F50A20">
        <w:rPr>
          <w:rtl/>
        </w:rPr>
        <w:t>וסיים באשרי</w:t>
      </w:r>
      <w:r w:rsidRPr="00FE3D07">
        <w:rPr>
          <w:rtl/>
        </w:rPr>
        <w:t xml:space="preserve"> </w:t>
      </w:r>
      <w:r w:rsidRPr="00A4639B">
        <w:rPr>
          <w:rStyle w:val="ad"/>
          <w:rtl/>
        </w:rPr>
        <w:t>ד'אשרי כל חוסי בו</w:t>
      </w:r>
      <w:r w:rsidRPr="00A4639B">
        <w:rPr>
          <w:rStyle w:val="ad"/>
          <w:rFonts w:hint="cs"/>
          <w:rtl/>
        </w:rPr>
        <w:t>'</w:t>
      </w:r>
      <w:r w:rsidRPr="00FE3D07">
        <w:rPr>
          <w:rtl/>
        </w:rPr>
        <w:t>.</w:t>
      </w:r>
    </w:p>
    <w:p w14:paraId="3F6B6FAB" w14:textId="77777777" w:rsidR="00F806FD" w:rsidRPr="00E34F28" w:rsidRDefault="00F806FD" w:rsidP="00EC0DC4">
      <w:pPr>
        <w:pStyle w:val="af2"/>
        <w:framePr w:wrap="around"/>
        <w:rPr>
          <w:rtl/>
        </w:rPr>
      </w:pPr>
      <w:r w:rsidRPr="002C4FA2">
        <w:rPr>
          <w:rFonts w:hint="cs"/>
          <w:rtl/>
        </w:rPr>
        <w:t>י.</w:t>
      </w:r>
    </w:p>
    <w:p w14:paraId="646DE93C" w14:textId="58416202" w:rsidR="00A24328" w:rsidRDefault="00E74A0D" w:rsidP="009A59D1">
      <w:pPr>
        <w:pStyle w:val="38"/>
        <w:framePr w:wrap="notBeside"/>
        <w:rPr>
          <w:rtl/>
        </w:rPr>
      </w:pPr>
      <w:r w:rsidRPr="00660D7A">
        <w:rPr>
          <w:rFonts w:hint="cs"/>
          <w:rtl/>
        </w:rPr>
        <w:t>ר''מ</w:t>
      </w:r>
      <w:r w:rsidR="00A24328">
        <w:rPr>
          <w:rFonts w:hint="cs"/>
          <w:rtl/>
        </w:rPr>
        <w:t>:</w:t>
      </w:r>
    </w:p>
    <w:p w14:paraId="5D793CF9" w14:textId="65B4CEC9" w:rsidR="00E74A0D" w:rsidRPr="00E34F28" w:rsidRDefault="00E74A0D" w:rsidP="00E74A0D">
      <w:pPr>
        <w:pStyle w:val="afffff5"/>
        <w:spacing w:before="0"/>
        <w:rPr>
          <w:rtl/>
        </w:rPr>
      </w:pPr>
      <w:bookmarkStart w:id="205" w:name="_Toc193635642"/>
      <w:bookmarkStart w:id="206" w:name="_Toc216184254"/>
      <w:r w:rsidRPr="00A10336">
        <w:rPr>
          <w:rStyle w:val="30"/>
          <w:rFonts w:hint="cs"/>
          <w:rtl/>
        </w:rPr>
        <w:t xml:space="preserve">ביקש על </w:t>
      </w:r>
      <w:r w:rsidR="00C31C36" w:rsidRPr="00A10336">
        <w:rPr>
          <w:rStyle w:val="30"/>
          <w:rFonts w:hint="cs"/>
          <w:rtl/>
        </w:rPr>
        <w:t>בריונים שבשכנות</w:t>
      </w:r>
      <w:r w:rsidRPr="00A10336">
        <w:rPr>
          <w:rStyle w:val="30"/>
          <w:rFonts w:hint="cs"/>
          <w:rtl/>
        </w:rPr>
        <w:t>ו</w:t>
      </w:r>
      <w:bookmarkEnd w:id="205"/>
      <w:bookmarkEnd w:id="206"/>
      <w:r w:rsidR="00C31C36" w:rsidRPr="00A10336">
        <w:rPr>
          <w:rStyle w:val="30"/>
          <w:rFonts w:hint="cs"/>
          <w:rtl/>
        </w:rPr>
        <w:t xml:space="preserve"> </w:t>
      </w:r>
      <w:r w:rsidRPr="00E34F28">
        <w:rPr>
          <w:rStyle w:val="afffff9"/>
          <w:rFonts w:hint="cs"/>
          <w:rtl/>
        </w:rPr>
        <w:t>ש</w:t>
      </w:r>
      <w:r w:rsidR="00C31C36" w:rsidRPr="00FE3D07">
        <w:rPr>
          <w:rFonts w:hint="cs"/>
          <w:rtl/>
        </w:rPr>
        <w:t xml:space="preserve">ציערוהו </w:t>
      </w:r>
      <w:r>
        <w:rPr>
          <w:rFonts w:hint="cs"/>
          <w:rtl/>
        </w:rPr>
        <w:t xml:space="preserve">- </w:t>
      </w:r>
      <w:r w:rsidR="00C31C36" w:rsidRPr="00FE3D07">
        <w:rPr>
          <w:rFonts w:hint="cs"/>
          <w:rtl/>
        </w:rPr>
        <w:t xml:space="preserve">שימותו </w:t>
      </w:r>
    </w:p>
    <w:p w14:paraId="6FF44C06" w14:textId="151FDF9B" w:rsidR="00A24328" w:rsidRDefault="00C31C36" w:rsidP="009A59D1">
      <w:pPr>
        <w:pStyle w:val="38"/>
        <w:framePr w:wrap="notBeside"/>
        <w:rPr>
          <w:rtl/>
        </w:rPr>
      </w:pPr>
      <w:r w:rsidRPr="00660D7A">
        <w:rPr>
          <w:rFonts w:hint="cs"/>
          <w:rtl/>
        </w:rPr>
        <w:t>א</w:t>
      </w:r>
      <w:r w:rsidRPr="00660D7A">
        <w:rPr>
          <w:rtl/>
        </w:rPr>
        <w:t>"</w:t>
      </w:r>
      <w:r w:rsidRPr="00660D7A">
        <w:rPr>
          <w:rFonts w:hint="cs"/>
          <w:rtl/>
        </w:rPr>
        <w:t>ל אשתו</w:t>
      </w:r>
      <w:r w:rsidR="00A24328">
        <w:rPr>
          <w:rFonts w:hint="cs"/>
          <w:rtl/>
        </w:rPr>
        <w:t>:</w:t>
      </w:r>
    </w:p>
    <w:p w14:paraId="17A7C971" w14:textId="47610471" w:rsidR="00EC44B2" w:rsidRPr="00E34F28" w:rsidRDefault="00C31C36" w:rsidP="00E74A0D">
      <w:pPr>
        <w:pStyle w:val="afffff5"/>
        <w:spacing w:before="0" w:after="60"/>
        <w:rPr>
          <w:rtl/>
        </w:rPr>
      </w:pPr>
      <w:r w:rsidRPr="00E74A0D">
        <w:rPr>
          <w:rStyle w:val="ad"/>
          <w:rFonts w:hint="cs"/>
          <w:rtl/>
        </w:rPr>
        <w:t>יתמו חטאים</w:t>
      </w:r>
      <w:r w:rsidRPr="00FE3D07">
        <w:rPr>
          <w:rFonts w:hint="cs"/>
          <w:rtl/>
        </w:rPr>
        <w:t xml:space="preserve"> </w:t>
      </w:r>
      <w:r w:rsidRPr="00E74A0D">
        <w:rPr>
          <w:rFonts w:hint="cs"/>
          <w:rtl/>
        </w:rPr>
        <w:t>ולא חוטאים</w:t>
      </w:r>
      <w:r w:rsidR="00F50A20" w:rsidRPr="00E74A0D">
        <w:rPr>
          <w:rFonts w:hint="cs"/>
          <w:rtl/>
        </w:rPr>
        <w:t>,</w:t>
      </w:r>
      <w:r w:rsidRPr="00E74A0D">
        <w:rPr>
          <w:rFonts w:hint="cs"/>
          <w:rtl/>
        </w:rPr>
        <w:t xml:space="preserve"> בקש שישובו בתשובה וכך היה,</w:t>
      </w:r>
      <w:r w:rsidRPr="00FE3D07">
        <w:rPr>
          <w:rFonts w:hint="cs"/>
          <w:rtl/>
        </w:rPr>
        <w:t xml:space="preserve"> </w:t>
      </w:r>
    </w:p>
    <w:p w14:paraId="73383DCD" w14:textId="4A06AC97" w:rsidR="00A24328" w:rsidRDefault="00934AF0" w:rsidP="009A59D1">
      <w:pPr>
        <w:pStyle w:val="38"/>
        <w:framePr w:wrap="notBeside"/>
        <w:rPr>
          <w:rtl/>
        </w:rPr>
      </w:pPr>
      <w:r w:rsidRPr="00660D7A">
        <w:rPr>
          <w:rFonts w:hint="cs"/>
          <w:rtl/>
        </w:rPr>
        <w:t>צדוקי לברוריה</w:t>
      </w:r>
      <w:r w:rsidR="00A24328">
        <w:rPr>
          <w:rFonts w:hint="cs"/>
          <w:rtl/>
        </w:rPr>
        <w:t>:</w:t>
      </w:r>
    </w:p>
    <w:p w14:paraId="1AE7B11F" w14:textId="0A156E61" w:rsidR="00F50A20" w:rsidRPr="00E34F28" w:rsidRDefault="00C31C36" w:rsidP="009F68B4">
      <w:pPr>
        <w:pStyle w:val="afffff5"/>
        <w:spacing w:before="0"/>
        <w:jc w:val="center"/>
        <w:rPr>
          <w:rtl/>
        </w:rPr>
      </w:pPr>
      <w:r w:rsidRPr="00A4639B">
        <w:rPr>
          <w:rStyle w:val="ad"/>
          <w:rFonts w:hint="cs"/>
          <w:rtl/>
        </w:rPr>
        <w:t>'</w:t>
      </w:r>
      <w:r w:rsidRPr="00A4639B">
        <w:rPr>
          <w:rStyle w:val="ad"/>
          <w:rtl/>
        </w:rPr>
        <w:t>רני עקרה לא ילדה</w:t>
      </w:r>
      <w:r w:rsidRPr="00A4639B">
        <w:rPr>
          <w:rStyle w:val="ad"/>
          <w:rFonts w:hint="cs"/>
          <w:rtl/>
        </w:rPr>
        <w:t>'</w:t>
      </w:r>
      <w:r w:rsidRPr="00A4639B">
        <w:rPr>
          <w:rStyle w:val="ad"/>
          <w:rtl/>
        </w:rPr>
        <w:t>,</w:t>
      </w:r>
      <w:r w:rsidR="00F50A20">
        <w:rPr>
          <w:rtl/>
        </w:rPr>
        <w:t xml:space="preserve"> משום ד</w:t>
      </w:r>
      <w:r w:rsidR="00F50A20" w:rsidRPr="00FC2311">
        <w:rPr>
          <w:rStyle w:val="ad"/>
          <w:rtl/>
        </w:rPr>
        <w:t>לא ילד</w:t>
      </w:r>
      <w:r w:rsidR="00F50A20" w:rsidRPr="00FC2311">
        <w:rPr>
          <w:rStyle w:val="ad"/>
          <w:rFonts w:hint="cs"/>
          <w:rtl/>
        </w:rPr>
        <w:t xml:space="preserve">ה </w:t>
      </w:r>
      <w:r w:rsidRPr="00FE3D07">
        <w:rPr>
          <w:rtl/>
        </w:rPr>
        <w:t>רני?</w:t>
      </w:r>
    </w:p>
    <w:p w14:paraId="74A3B186" w14:textId="1AA23BE1" w:rsidR="00A24328" w:rsidRDefault="00C31C36" w:rsidP="009A59D1">
      <w:pPr>
        <w:pStyle w:val="38"/>
        <w:framePr w:wrap="notBeside"/>
        <w:rPr>
          <w:rtl/>
        </w:rPr>
      </w:pPr>
      <w:r w:rsidRPr="00660D7A">
        <w:rPr>
          <w:rFonts w:hint="cs"/>
          <w:rtl/>
        </w:rPr>
        <w:t>וענתו</w:t>
      </w:r>
      <w:r w:rsidR="00A24328">
        <w:rPr>
          <w:rFonts w:hint="cs"/>
          <w:rtl/>
        </w:rPr>
        <w:t>:</w:t>
      </w:r>
    </w:p>
    <w:p w14:paraId="3315EFF4" w14:textId="4FA7D503" w:rsidR="00E74A0D" w:rsidRPr="000528DA" w:rsidRDefault="00934AF0" w:rsidP="000528DA">
      <w:pPr>
        <w:rPr>
          <w:rtl/>
        </w:rPr>
      </w:pPr>
      <w:r w:rsidRPr="000528DA">
        <w:rPr>
          <w:rFonts w:hint="cs"/>
          <w:rtl/>
        </w:rPr>
        <w:t>מ</w:t>
      </w:r>
      <w:r w:rsidR="00C31C36" w:rsidRPr="000528DA">
        <w:rPr>
          <w:rFonts w:hint="cs"/>
          <w:rtl/>
        </w:rPr>
        <w:t xml:space="preserve">סיפא </w:t>
      </w:r>
      <w:r w:rsidR="00C31C36" w:rsidRPr="003521D8">
        <w:rPr>
          <w:rStyle w:val="ad"/>
          <w:rFonts w:hint="cs"/>
          <w:rtl/>
        </w:rPr>
        <w:t xml:space="preserve">כי רבים בני שוממה, </w:t>
      </w:r>
      <w:r w:rsidR="00E74A0D">
        <w:rPr>
          <w:rStyle w:val="ad"/>
          <w:rtl/>
        </w:rPr>
        <w:tab/>
      </w:r>
      <w:r w:rsidR="00E74A0D">
        <w:rPr>
          <w:rStyle w:val="ad"/>
          <w:rtl/>
        </w:rPr>
        <w:tab/>
      </w:r>
      <w:r w:rsidR="00C12102">
        <w:rPr>
          <w:rStyle w:val="afffff9"/>
          <w:rtl/>
        </w:rPr>
        <w:tab/>
      </w:r>
      <w:r w:rsidR="00C31C36" w:rsidRPr="00C12102">
        <w:rPr>
          <w:rStyle w:val="afffff9"/>
          <w:rFonts w:hint="cs"/>
          <w:rtl/>
        </w:rPr>
        <w:t>והך</w:t>
      </w:r>
      <w:r w:rsidR="00E74A0D" w:rsidRPr="00C12102">
        <w:rPr>
          <w:rStyle w:val="afffff9"/>
          <w:rFonts w:hint="cs"/>
          <w:rtl/>
        </w:rPr>
        <w:t>:</w:t>
      </w:r>
      <w:r w:rsidR="00C31C36" w:rsidRPr="000528DA">
        <w:rPr>
          <w:rFonts w:hint="cs"/>
          <w:rtl/>
        </w:rPr>
        <w:t xml:space="preserve"> </w:t>
      </w:r>
      <w:r w:rsidR="00C31C36" w:rsidRPr="00F50A20">
        <w:rPr>
          <w:rStyle w:val="ad"/>
          <w:rFonts w:hint="cs"/>
          <w:rtl/>
        </w:rPr>
        <w:t>ולא ילדה</w:t>
      </w:r>
      <w:r w:rsidR="00C31C36" w:rsidRPr="000528DA">
        <w:rPr>
          <w:rFonts w:hint="cs"/>
          <w:rtl/>
        </w:rPr>
        <w:t xml:space="preserve"> היינו לגיהנום,</w:t>
      </w:r>
      <w:r w:rsidRPr="000528DA">
        <w:rPr>
          <w:rFonts w:hint="cs"/>
          <w:rtl/>
        </w:rPr>
        <w:t xml:space="preserve"> </w:t>
      </w:r>
    </w:p>
    <w:p w14:paraId="5986ADA4" w14:textId="11DD4C00" w:rsidR="00A24328" w:rsidRDefault="00C31C36" w:rsidP="009A59D1">
      <w:pPr>
        <w:pStyle w:val="38"/>
        <w:framePr w:wrap="notBeside"/>
        <w:rPr>
          <w:rtl/>
        </w:rPr>
      </w:pPr>
      <w:r w:rsidRPr="00660D7A">
        <w:rPr>
          <w:rtl/>
        </w:rPr>
        <w:t>מי</w:t>
      </w:r>
      <w:r w:rsidRPr="00660D7A">
        <w:rPr>
          <w:rFonts w:hint="cs"/>
          <w:rtl/>
        </w:rPr>
        <w:t>ן</w:t>
      </w:r>
      <w:r w:rsidRPr="00660D7A">
        <w:rPr>
          <w:rtl/>
        </w:rPr>
        <w:t xml:space="preserve"> לר</w:t>
      </w:r>
      <w:r w:rsidR="00934AF0" w:rsidRPr="00660D7A">
        <w:rPr>
          <w:rFonts w:hint="cs"/>
          <w:rtl/>
        </w:rPr>
        <w:t>"א</w:t>
      </w:r>
      <w:r w:rsidR="00A24328">
        <w:rPr>
          <w:rtl/>
        </w:rPr>
        <w:t>:</w:t>
      </w:r>
    </w:p>
    <w:p w14:paraId="78A71424" w14:textId="46DE4EED" w:rsidR="00FC2311" w:rsidRPr="00E34F28" w:rsidRDefault="00C31C36" w:rsidP="00E74A0D">
      <w:pPr>
        <w:pStyle w:val="afffff5"/>
        <w:spacing w:before="0"/>
        <w:rPr>
          <w:rtl/>
        </w:rPr>
      </w:pPr>
      <w:r w:rsidRPr="00A4639B">
        <w:rPr>
          <w:rStyle w:val="ad"/>
          <w:rFonts w:hint="cs"/>
          <w:rtl/>
        </w:rPr>
        <w:t>'</w:t>
      </w:r>
      <w:r w:rsidRPr="00A4639B">
        <w:rPr>
          <w:rStyle w:val="ad"/>
          <w:rtl/>
        </w:rPr>
        <w:t>מזמור לדוד בברחו מפני אבשלום בנו</w:t>
      </w:r>
      <w:r w:rsidRPr="00A4639B">
        <w:rPr>
          <w:rStyle w:val="ad"/>
          <w:rFonts w:hint="cs"/>
          <w:rtl/>
        </w:rPr>
        <w:t>'</w:t>
      </w:r>
      <w:r w:rsidRPr="00A4639B">
        <w:rPr>
          <w:rStyle w:val="ad"/>
          <w:rtl/>
        </w:rPr>
        <w:t>,</w:t>
      </w:r>
      <w:r w:rsidR="000C6B80" w:rsidRPr="00FE3D07">
        <w:rPr>
          <w:rFonts w:hint="cs"/>
          <w:rtl/>
        </w:rPr>
        <w:t xml:space="preserve"> </w:t>
      </w:r>
      <w:r w:rsidRPr="00E34F28">
        <w:rPr>
          <w:rStyle w:val="afffff9"/>
          <w:rtl/>
        </w:rPr>
        <w:t>וכתיב:</w:t>
      </w:r>
      <w:r w:rsidRPr="00FE3D07">
        <w:rPr>
          <w:rtl/>
        </w:rPr>
        <w:t xml:space="preserve"> </w:t>
      </w:r>
      <w:r w:rsidRPr="00A4639B">
        <w:rPr>
          <w:rStyle w:val="ad"/>
          <w:rFonts w:hint="cs"/>
          <w:rtl/>
        </w:rPr>
        <w:t>'</w:t>
      </w:r>
      <w:r w:rsidRPr="00A4639B">
        <w:rPr>
          <w:rStyle w:val="ad"/>
          <w:rtl/>
        </w:rPr>
        <w:t>לדוד מכתם בברחו</w:t>
      </w:r>
      <w:r w:rsidR="00CC63CA">
        <w:rPr>
          <w:rStyle w:val="ad"/>
          <w:rtl/>
        </w:rPr>
        <w:t>'</w:t>
      </w:r>
      <w:r w:rsidR="00934AF0" w:rsidRPr="00FE3D07">
        <w:rPr>
          <w:rFonts w:hint="cs"/>
          <w:rtl/>
        </w:rPr>
        <w:t xml:space="preserve"> ואפי' דהיה צריך ליכתב קודם</w:t>
      </w:r>
      <w:r w:rsidR="002C4FA2">
        <w:rPr>
          <w:rFonts w:hint="cs"/>
          <w:rtl/>
        </w:rPr>
        <w:t>.</w:t>
      </w:r>
      <w:r w:rsidR="00934AF0" w:rsidRPr="00FE3D07">
        <w:rPr>
          <w:rFonts w:hint="cs"/>
          <w:rtl/>
        </w:rPr>
        <w:t xml:space="preserve"> </w:t>
      </w:r>
      <w:r w:rsidR="00E74A0D" w:rsidRPr="00E34F28">
        <w:rPr>
          <w:rStyle w:val="afffff9"/>
          <w:rFonts w:hint="cs"/>
          <w:rtl/>
        </w:rPr>
        <w:t xml:space="preserve">וענהו: </w:t>
      </w:r>
      <w:r w:rsidRPr="00E74A0D">
        <w:rPr>
          <w:rFonts w:hint="cs"/>
          <w:rtl/>
        </w:rPr>
        <w:t>דרש</w:t>
      </w:r>
      <w:r w:rsidR="00934AF0" w:rsidRPr="00E74A0D">
        <w:rPr>
          <w:rFonts w:hint="cs"/>
          <w:rtl/>
        </w:rPr>
        <w:t>ינן</w:t>
      </w:r>
      <w:r w:rsidRPr="00E74A0D">
        <w:rPr>
          <w:rFonts w:hint="cs"/>
          <w:rtl/>
        </w:rPr>
        <w:t xml:space="preserve"> סמוכין</w:t>
      </w:r>
      <w:r w:rsidRPr="00FE3D07">
        <w:rPr>
          <w:rFonts w:hint="cs"/>
          <w:rtl/>
        </w:rPr>
        <w:t xml:space="preserve"> </w:t>
      </w:r>
      <w:r w:rsidR="00934AF0" w:rsidRPr="00A4639B">
        <w:rPr>
          <w:rStyle w:val="ad"/>
          <w:rFonts w:hint="cs"/>
          <w:rtl/>
        </w:rPr>
        <w:t xml:space="preserve">מקרא, </w:t>
      </w:r>
    </w:p>
    <w:p w14:paraId="3CBCA503" w14:textId="77777777" w:rsidR="00C31C36" w:rsidRPr="000528DA" w:rsidRDefault="00934AF0" w:rsidP="000528DA">
      <w:r w:rsidRPr="000528DA">
        <w:rPr>
          <w:rFonts w:hint="cs"/>
          <w:rtl/>
        </w:rPr>
        <w:t>לכך</w:t>
      </w:r>
      <w:r w:rsidRPr="00A4639B">
        <w:rPr>
          <w:rStyle w:val="ad"/>
          <w:rFonts w:hint="cs"/>
          <w:rtl/>
        </w:rPr>
        <w:t xml:space="preserve"> </w:t>
      </w:r>
      <w:r w:rsidR="00C31C36" w:rsidRPr="000528DA">
        <w:rPr>
          <w:rFonts w:hint="cs"/>
          <w:rtl/>
        </w:rPr>
        <w:t>נסמכה פרשת אבשלום לגוג ומגוג</w:t>
      </w:r>
      <w:r w:rsidR="000C6B80" w:rsidRPr="000528DA">
        <w:rPr>
          <w:rFonts w:hint="cs"/>
          <w:rtl/>
        </w:rPr>
        <w:t xml:space="preserve"> </w:t>
      </w:r>
      <w:r w:rsidR="00C31C36" w:rsidRPr="000528DA">
        <w:rPr>
          <w:rFonts w:hint="cs"/>
          <w:rtl/>
        </w:rPr>
        <w:t>שיש בן שמורד באביו</w:t>
      </w:r>
      <w:r w:rsidRPr="000528DA">
        <w:rPr>
          <w:rFonts w:hint="cs"/>
          <w:rtl/>
        </w:rPr>
        <w:t>.</w:t>
      </w:r>
    </w:p>
    <w:p w14:paraId="5465457F" w14:textId="5EBF0B2B" w:rsidR="00A24328" w:rsidRDefault="00F95182" w:rsidP="009A59D1">
      <w:pPr>
        <w:pStyle w:val="38"/>
        <w:framePr w:wrap="notBeside"/>
        <w:rPr>
          <w:rtl/>
        </w:rPr>
      </w:pPr>
      <w:r>
        <w:rPr>
          <w:rtl/>
        </w:rPr>
        <w:t>°</w:t>
      </w:r>
    </w:p>
    <w:p w14:paraId="2C13285A" w14:textId="1EC05ABA" w:rsidR="00C31C36" w:rsidRPr="00E34F28" w:rsidRDefault="00C31C36" w:rsidP="00C12102">
      <w:pPr>
        <w:pStyle w:val="afffffc"/>
        <w:rPr>
          <w:rtl/>
        </w:rPr>
      </w:pPr>
      <w:bookmarkStart w:id="207" w:name="_Toc193635643"/>
      <w:bookmarkStart w:id="208" w:name="_Toc216184255"/>
      <w:r w:rsidRPr="00A4639B">
        <w:rPr>
          <w:rStyle w:val="ad"/>
          <w:rFonts w:hint="cs"/>
          <w:rtl/>
        </w:rPr>
        <w:t>'</w:t>
      </w:r>
      <w:r w:rsidRPr="00A4639B">
        <w:rPr>
          <w:rStyle w:val="ad"/>
          <w:rtl/>
        </w:rPr>
        <w:t>פיה פתחה בחכמה ותורת חסד על לשונה</w:t>
      </w:r>
      <w:r w:rsidRPr="00A4639B">
        <w:rPr>
          <w:rStyle w:val="ad"/>
          <w:rFonts w:hint="cs"/>
          <w:rtl/>
        </w:rPr>
        <w:t>'</w:t>
      </w:r>
      <w:r w:rsidRPr="00A4639B">
        <w:rPr>
          <w:rStyle w:val="ad"/>
          <w:rtl/>
        </w:rPr>
        <w:t>,</w:t>
      </w:r>
      <w:bookmarkEnd w:id="207"/>
      <w:bookmarkEnd w:id="208"/>
    </w:p>
    <w:p w14:paraId="75FFCA60" w14:textId="77777777" w:rsidR="00FC2311" w:rsidRPr="000528DA" w:rsidRDefault="00934AF0" w:rsidP="000528DA">
      <w:pPr>
        <w:rPr>
          <w:rtl/>
        </w:rPr>
      </w:pPr>
      <w:r w:rsidRPr="000528DA">
        <w:rPr>
          <w:rFonts w:hint="cs"/>
          <w:rtl/>
        </w:rPr>
        <w:t xml:space="preserve">אמר </w:t>
      </w:r>
      <w:r w:rsidR="00C31C36" w:rsidRPr="000528DA">
        <w:rPr>
          <w:rFonts w:hint="cs"/>
          <w:rtl/>
        </w:rPr>
        <w:t xml:space="preserve">שלמה </w:t>
      </w:r>
      <w:r w:rsidR="00C31C36" w:rsidRPr="000528DA">
        <w:rPr>
          <w:rtl/>
        </w:rPr>
        <w:t>כנגד דוד אביו, שדר בחמשה עולמים ואמר שירה.</w:t>
      </w:r>
      <w:r w:rsidRPr="000528DA">
        <w:rPr>
          <w:rFonts w:hint="cs"/>
          <w:rtl/>
        </w:rPr>
        <w:t xml:space="preserve"> </w:t>
      </w:r>
    </w:p>
    <w:p w14:paraId="7103C23A" w14:textId="77777777" w:rsidR="00FC2311" w:rsidRPr="000528DA" w:rsidRDefault="00C31C36" w:rsidP="000528DA">
      <w:pPr>
        <w:rPr>
          <w:rtl/>
        </w:rPr>
      </w:pPr>
      <w:bookmarkStart w:id="209" w:name="_Toc193635644"/>
      <w:bookmarkStart w:id="210" w:name="_Toc216184256"/>
      <w:r w:rsidRPr="00A10336">
        <w:rPr>
          <w:rStyle w:val="30"/>
          <w:rtl/>
        </w:rPr>
        <w:t>דר במעי אמו</w:t>
      </w:r>
      <w:bookmarkEnd w:id="209"/>
      <w:bookmarkEnd w:id="210"/>
      <w:r w:rsidRPr="000528DA">
        <w:rPr>
          <w:rtl/>
        </w:rPr>
        <w:t xml:space="preserve">, </w:t>
      </w:r>
      <w:r w:rsidRPr="00A10336">
        <w:rPr>
          <w:rStyle w:val="30"/>
          <w:rtl/>
        </w:rPr>
        <w:t>יצא לאויר העולם</w:t>
      </w:r>
      <w:r w:rsidRPr="000528DA">
        <w:rPr>
          <w:rtl/>
        </w:rPr>
        <w:t>,</w:t>
      </w:r>
      <w:r w:rsidRPr="00A10336">
        <w:rPr>
          <w:rStyle w:val="30"/>
          <w:rFonts w:hint="cs"/>
          <w:rtl/>
        </w:rPr>
        <w:t xml:space="preserve"> </w:t>
      </w:r>
      <w:r w:rsidRPr="00A10336">
        <w:rPr>
          <w:rStyle w:val="30"/>
          <w:rtl/>
        </w:rPr>
        <w:t>ינק משדי אמו</w:t>
      </w:r>
      <w:r w:rsidRPr="000528DA">
        <w:rPr>
          <w:rFonts w:hint="cs"/>
          <w:rtl/>
        </w:rPr>
        <w:t xml:space="preserve">, </w:t>
      </w:r>
    </w:p>
    <w:p w14:paraId="383F26ED" w14:textId="77777777" w:rsidR="00EC44B2" w:rsidRPr="000528DA" w:rsidRDefault="00C31C36" w:rsidP="000528DA">
      <w:pPr>
        <w:rPr>
          <w:rtl/>
        </w:rPr>
      </w:pPr>
      <w:r w:rsidRPr="000528DA">
        <w:rPr>
          <w:rFonts w:hint="cs"/>
          <w:rtl/>
        </w:rPr>
        <w:t xml:space="preserve">דדים במקום בינה שלא </w:t>
      </w:r>
      <w:r w:rsidR="00934AF0" w:rsidRPr="000528DA">
        <w:rPr>
          <w:rFonts w:hint="cs"/>
          <w:rtl/>
        </w:rPr>
        <w:t>יראה, ו</w:t>
      </w:r>
      <w:r w:rsidRPr="000528DA">
        <w:rPr>
          <w:rFonts w:hint="cs"/>
          <w:rtl/>
        </w:rPr>
        <w:t>לא יינק ממקום הטנופת,</w:t>
      </w:r>
      <w:r w:rsidR="00934AF0" w:rsidRPr="000528DA">
        <w:rPr>
          <w:rFonts w:hint="cs"/>
          <w:rtl/>
        </w:rPr>
        <w:t xml:space="preserve"> </w:t>
      </w:r>
    </w:p>
    <w:p w14:paraId="69C535AD" w14:textId="77777777" w:rsidR="00EC44B2" w:rsidRPr="000528DA" w:rsidRDefault="00934AF0" w:rsidP="00C12102">
      <w:pPr>
        <w:spacing w:after="60"/>
        <w:rPr>
          <w:rtl/>
        </w:rPr>
      </w:pPr>
      <w:r w:rsidRPr="000528DA">
        <w:rPr>
          <w:rtl/>
        </w:rPr>
        <w:t>ראה במפלת</w:t>
      </w:r>
      <w:r w:rsidRPr="000528DA">
        <w:rPr>
          <w:rFonts w:hint="cs"/>
          <w:rtl/>
        </w:rPr>
        <w:t xml:space="preserve"> </w:t>
      </w:r>
      <w:r w:rsidR="00C31C36" w:rsidRPr="000528DA">
        <w:rPr>
          <w:rtl/>
        </w:rPr>
        <w:t>רשעים.</w:t>
      </w:r>
      <w:r w:rsidR="00C31C36" w:rsidRPr="000528DA">
        <w:rPr>
          <w:rFonts w:hint="cs"/>
          <w:rtl/>
        </w:rPr>
        <w:t xml:space="preserve"> </w:t>
      </w:r>
      <w:r w:rsidR="00C31C36" w:rsidRPr="000528DA">
        <w:rPr>
          <w:rtl/>
        </w:rPr>
        <w:t>נסתכל ביום המיתה ואמר שירה,</w:t>
      </w:r>
      <w:r w:rsidRPr="000528DA">
        <w:rPr>
          <w:rFonts w:hint="cs"/>
          <w:rtl/>
        </w:rPr>
        <w:t xml:space="preserve"> </w:t>
      </w:r>
    </w:p>
    <w:p w14:paraId="0A5F428E" w14:textId="776C0878" w:rsidR="00A24328" w:rsidRDefault="00F95182" w:rsidP="009A59D1">
      <w:pPr>
        <w:pStyle w:val="38"/>
        <w:framePr w:wrap="notBeside"/>
        <w:rPr>
          <w:rtl/>
        </w:rPr>
      </w:pPr>
      <w:r>
        <w:rPr>
          <w:rtl/>
        </w:rPr>
        <w:t>°</w:t>
      </w:r>
    </w:p>
    <w:p w14:paraId="4DA9170C" w14:textId="350E8DB6" w:rsidR="00FC2311" w:rsidRPr="000528DA" w:rsidRDefault="00C31C36" w:rsidP="000528DA">
      <w:pPr>
        <w:rPr>
          <w:rtl/>
        </w:rPr>
      </w:pPr>
      <w:r w:rsidRPr="00A4639B">
        <w:rPr>
          <w:rStyle w:val="ad"/>
          <w:rFonts w:hint="cs"/>
          <w:rtl/>
        </w:rPr>
        <w:t>ברכי נפשי</w:t>
      </w:r>
      <w:r w:rsidR="00CC63CA">
        <w:rPr>
          <w:rStyle w:val="ad"/>
          <w:rtl/>
        </w:rPr>
        <w:t>'</w:t>
      </w:r>
      <w:r w:rsidR="00934AF0" w:rsidRPr="000528DA">
        <w:rPr>
          <w:rFonts w:hint="cs"/>
          <w:rtl/>
        </w:rPr>
        <w:t xml:space="preserve"> </w:t>
      </w:r>
      <w:r w:rsidRPr="000528DA">
        <w:rPr>
          <w:rFonts w:hint="cs"/>
          <w:rtl/>
        </w:rPr>
        <w:t>הקב</w:t>
      </w:r>
      <w:r w:rsidRPr="000528DA">
        <w:rPr>
          <w:rtl/>
        </w:rPr>
        <w:t>"</w:t>
      </w:r>
      <w:r w:rsidRPr="000528DA">
        <w:rPr>
          <w:rFonts w:hint="cs"/>
          <w:rtl/>
        </w:rPr>
        <w:t>ה צר צורה בתוך צורה</w:t>
      </w:r>
      <w:r w:rsidR="00E74A0D" w:rsidRPr="000528DA">
        <w:rPr>
          <w:rFonts w:hint="cs"/>
          <w:rtl/>
        </w:rPr>
        <w:t>,</w:t>
      </w:r>
      <w:r w:rsidRPr="000528DA">
        <w:rPr>
          <w:rFonts w:hint="cs"/>
          <w:rtl/>
        </w:rPr>
        <w:t xml:space="preserve"> ומטיל בה רוח ונשמה קרבים</w:t>
      </w:r>
      <w:r w:rsidR="00FC2311" w:rsidRPr="000528DA">
        <w:rPr>
          <w:rFonts w:hint="cs"/>
          <w:rtl/>
        </w:rPr>
        <w:t>,</w:t>
      </w:r>
      <w:r w:rsidRPr="000528DA">
        <w:rPr>
          <w:rFonts w:hint="cs"/>
          <w:rtl/>
        </w:rPr>
        <w:t xml:space="preserve"> ובנ</w:t>
      </w:r>
      <w:r w:rsidR="00E74A0D" w:rsidRPr="000528DA">
        <w:rPr>
          <w:rFonts w:hint="cs"/>
          <w:rtl/>
        </w:rPr>
        <w:t>י מעיים,</w:t>
      </w:r>
      <w:r w:rsidRPr="000528DA">
        <w:rPr>
          <w:rFonts w:hint="cs"/>
          <w:rtl/>
        </w:rPr>
        <w:t xml:space="preserve"> שלא כמדת ב</w:t>
      </w:r>
      <w:r w:rsidRPr="000528DA">
        <w:rPr>
          <w:rtl/>
        </w:rPr>
        <w:t>"</w:t>
      </w:r>
      <w:r w:rsidRPr="000528DA">
        <w:rPr>
          <w:rFonts w:hint="cs"/>
          <w:rtl/>
        </w:rPr>
        <w:t>ו,</w:t>
      </w:r>
      <w:r w:rsidR="00934AF0" w:rsidRPr="000528DA">
        <w:rPr>
          <w:rFonts w:hint="cs"/>
          <w:rtl/>
        </w:rPr>
        <w:t xml:space="preserve"> </w:t>
      </w:r>
    </w:p>
    <w:p w14:paraId="3AEB98EE" w14:textId="70836673" w:rsidR="00A24328" w:rsidRDefault="00934AF0" w:rsidP="009A59D1">
      <w:pPr>
        <w:pStyle w:val="38"/>
        <w:framePr w:wrap="notBeside"/>
        <w:rPr>
          <w:rtl/>
        </w:rPr>
      </w:pPr>
      <w:r w:rsidRPr="00660D7A">
        <w:rPr>
          <w:rFonts w:hint="cs"/>
          <w:rtl/>
        </w:rPr>
        <w:t>כ</w:t>
      </w:r>
      <w:r w:rsidR="00C31C36" w:rsidRPr="00660D7A">
        <w:rPr>
          <w:rtl/>
        </w:rPr>
        <w:t>חנה</w:t>
      </w:r>
      <w:r w:rsidR="00A24328">
        <w:rPr>
          <w:rtl/>
        </w:rPr>
        <w:t>:</w:t>
      </w:r>
    </w:p>
    <w:p w14:paraId="6AE60218" w14:textId="03890759" w:rsidR="00C31C36" w:rsidRPr="000528DA" w:rsidRDefault="00934AF0" w:rsidP="000528DA">
      <w:pPr>
        <w:rPr>
          <w:rtl/>
        </w:rPr>
      </w:pPr>
      <w:r w:rsidRPr="00C12102">
        <w:rPr>
          <w:rStyle w:val="ad"/>
          <w:rFonts w:hint="cs"/>
          <w:rtl/>
        </w:rPr>
        <w:t>ד</w:t>
      </w:r>
      <w:r w:rsidR="00C31C36" w:rsidRPr="00C12102">
        <w:rPr>
          <w:rStyle w:val="ad"/>
          <w:rtl/>
        </w:rPr>
        <w:t>אין צור כאלהינו</w:t>
      </w:r>
      <w:r w:rsidR="00C31C36" w:rsidRPr="00C12102">
        <w:rPr>
          <w:rStyle w:val="ad"/>
          <w:rFonts w:hint="cs"/>
          <w:rtl/>
        </w:rPr>
        <w:t>'-</w:t>
      </w:r>
      <w:r w:rsidR="00C31C36" w:rsidRPr="000528DA">
        <w:rPr>
          <w:rFonts w:hint="cs"/>
          <w:rtl/>
        </w:rPr>
        <w:t xml:space="preserve"> צייר</w:t>
      </w:r>
      <w:r w:rsidR="00C31C36" w:rsidRPr="000528DA">
        <w:rPr>
          <w:rtl/>
        </w:rPr>
        <w:t>.</w:t>
      </w:r>
      <w:r w:rsidRPr="000528DA">
        <w:rPr>
          <w:rFonts w:hint="cs"/>
          <w:rtl/>
        </w:rPr>
        <w:t xml:space="preserve"> </w:t>
      </w:r>
      <w:r w:rsidR="00C31C36" w:rsidRPr="00E74A0D">
        <w:rPr>
          <w:rStyle w:val="ad"/>
          <w:rtl/>
        </w:rPr>
        <w:t>אין בלתך</w:t>
      </w:r>
      <w:r w:rsidR="00C31C36" w:rsidRPr="00E74A0D">
        <w:rPr>
          <w:rStyle w:val="ad"/>
          <w:rFonts w:hint="cs"/>
          <w:rtl/>
        </w:rPr>
        <w:t>'</w:t>
      </w:r>
      <w:r w:rsidR="00C31C36" w:rsidRPr="000528DA">
        <w:rPr>
          <w:rtl/>
        </w:rPr>
        <w:t xml:space="preserve"> לבלותך,</w:t>
      </w:r>
      <w:r w:rsidR="00EC44B2" w:rsidRPr="000528DA">
        <w:rPr>
          <w:rFonts w:hint="cs"/>
          <w:rtl/>
        </w:rPr>
        <w:t xml:space="preserve"> </w:t>
      </w:r>
      <w:r w:rsidR="00C31C36" w:rsidRPr="000528DA">
        <w:rPr>
          <w:rFonts w:hint="cs"/>
          <w:rtl/>
        </w:rPr>
        <w:t>שמבלה מעשיו</w:t>
      </w:r>
      <w:r w:rsidRPr="000528DA">
        <w:rPr>
          <w:rFonts w:hint="cs"/>
          <w:rtl/>
        </w:rPr>
        <w:t>.</w:t>
      </w:r>
    </w:p>
    <w:p w14:paraId="14EB51A6" w14:textId="77777777" w:rsidR="00FC2311" w:rsidRPr="00E34F28" w:rsidRDefault="00C31C36" w:rsidP="00E74A0D">
      <w:pPr>
        <w:pStyle w:val="afffffc"/>
        <w:rPr>
          <w:rtl/>
        </w:rPr>
      </w:pPr>
      <w:bookmarkStart w:id="211" w:name="_Toc193635645"/>
      <w:bookmarkStart w:id="212" w:name="_Toc216184257"/>
      <w:r w:rsidRPr="00E74A0D">
        <w:rPr>
          <w:rFonts w:hint="cs"/>
          <w:rtl/>
        </w:rPr>
        <w:t xml:space="preserve">חמשה ברכי נפשי </w:t>
      </w:r>
      <w:r w:rsidRPr="00E74A0D">
        <w:rPr>
          <w:rtl/>
        </w:rPr>
        <w:t>כנגד הקב"ה וכנגד נשמה:</w:t>
      </w:r>
      <w:bookmarkEnd w:id="211"/>
      <w:bookmarkEnd w:id="212"/>
      <w:r w:rsidR="00934AF0" w:rsidRPr="00E74A0D">
        <w:rPr>
          <w:rFonts w:hint="cs"/>
          <w:rtl/>
        </w:rPr>
        <w:t xml:space="preserve"> </w:t>
      </w:r>
    </w:p>
    <w:p w14:paraId="22A81BC2" w14:textId="77777777" w:rsidR="00EB7790" w:rsidRPr="000528DA" w:rsidRDefault="00C31C36" w:rsidP="00C12102">
      <w:pPr>
        <w:spacing w:after="60"/>
        <w:rPr>
          <w:rtl/>
        </w:rPr>
      </w:pPr>
      <w:r w:rsidRPr="000528DA">
        <w:rPr>
          <w:rFonts w:hint="cs"/>
          <w:rtl/>
        </w:rPr>
        <w:t xml:space="preserve">מה </w:t>
      </w:r>
      <w:r w:rsidRPr="000528DA">
        <w:rPr>
          <w:rtl/>
        </w:rPr>
        <w:t xml:space="preserve">הקב"ה </w:t>
      </w:r>
      <w:r w:rsidRPr="00A10336">
        <w:rPr>
          <w:rStyle w:val="30"/>
          <w:rtl/>
        </w:rPr>
        <w:t>מלא</w:t>
      </w:r>
      <w:r w:rsidRPr="000528DA">
        <w:rPr>
          <w:rtl/>
        </w:rPr>
        <w:t xml:space="preserve"> כל העולם</w:t>
      </w:r>
      <w:r w:rsidRPr="000528DA">
        <w:rPr>
          <w:rFonts w:hint="cs"/>
          <w:rtl/>
        </w:rPr>
        <w:t>, רואה ואינו ונראה, זן כל העולם, טהור,</w:t>
      </w:r>
      <w:r w:rsidR="000C6B80" w:rsidRPr="000528DA">
        <w:rPr>
          <w:rFonts w:hint="cs"/>
          <w:rtl/>
        </w:rPr>
        <w:t xml:space="preserve"> </w:t>
      </w:r>
      <w:r w:rsidRPr="000528DA">
        <w:rPr>
          <w:rFonts w:hint="cs"/>
          <w:rtl/>
        </w:rPr>
        <w:t>יושב בחדרי חדרים, אף נשמה כן</w:t>
      </w:r>
      <w:r w:rsidR="00934AF0" w:rsidRPr="000528DA">
        <w:rPr>
          <w:rFonts w:hint="cs"/>
          <w:rtl/>
        </w:rPr>
        <w:t xml:space="preserve">. </w:t>
      </w:r>
      <w:r w:rsidRPr="000528DA">
        <w:rPr>
          <w:rtl/>
        </w:rPr>
        <w:t xml:space="preserve">יבא מי שיש בו </w:t>
      </w:r>
      <w:r w:rsidRPr="000528DA">
        <w:rPr>
          <w:rFonts w:hint="cs"/>
          <w:rtl/>
        </w:rPr>
        <w:t xml:space="preserve">ה' </w:t>
      </w:r>
      <w:r w:rsidRPr="000528DA">
        <w:rPr>
          <w:rtl/>
        </w:rPr>
        <w:t xml:space="preserve">דברים הללו וישבח למי שיש בו </w:t>
      </w:r>
      <w:r w:rsidRPr="000528DA">
        <w:rPr>
          <w:rFonts w:hint="cs"/>
          <w:rtl/>
        </w:rPr>
        <w:t xml:space="preserve">ה' </w:t>
      </w:r>
      <w:r w:rsidRPr="000528DA">
        <w:rPr>
          <w:rtl/>
        </w:rPr>
        <w:t>דברים הללו.</w:t>
      </w:r>
    </w:p>
    <w:p w14:paraId="17942C08" w14:textId="37176567" w:rsidR="009F68B4" w:rsidRPr="000528DA" w:rsidRDefault="00C31C36" w:rsidP="000528DA">
      <w:pPr>
        <w:rPr>
          <w:rtl/>
        </w:rPr>
      </w:pPr>
      <w:r w:rsidRPr="00A4639B">
        <w:rPr>
          <w:rStyle w:val="ad"/>
          <w:rtl/>
        </w:rPr>
        <w:lastRenderedPageBreak/>
        <w:t>מי כהחכם ומי יודע פשר דבר</w:t>
      </w:r>
      <w:r w:rsidRPr="00A4639B">
        <w:rPr>
          <w:rStyle w:val="ad"/>
          <w:rFonts w:hint="cs"/>
          <w:rtl/>
        </w:rPr>
        <w:t>'</w:t>
      </w:r>
      <w:r w:rsidR="00934AF0" w:rsidRPr="000528DA">
        <w:rPr>
          <w:rFonts w:hint="cs"/>
          <w:rtl/>
        </w:rPr>
        <w:t>-</w:t>
      </w:r>
    </w:p>
    <w:p w14:paraId="62354DE7" w14:textId="570B2DD8" w:rsidR="00E74A0D" w:rsidRPr="000528DA" w:rsidRDefault="00C31C36" w:rsidP="000528DA">
      <w:pPr>
        <w:rPr>
          <w:rtl/>
        </w:rPr>
      </w:pPr>
      <w:r w:rsidRPr="000528DA">
        <w:rPr>
          <w:rtl/>
        </w:rPr>
        <w:t xml:space="preserve">מי כהקב"ה שיודע לעשות </w:t>
      </w:r>
      <w:r w:rsidRPr="00A10336">
        <w:rPr>
          <w:rStyle w:val="30"/>
          <w:rtl/>
        </w:rPr>
        <w:t>פשרה בין שני צדיקים</w:t>
      </w:r>
      <w:r w:rsidRPr="000528DA">
        <w:rPr>
          <w:rtl/>
        </w:rPr>
        <w:t xml:space="preserve"> חזקיהו </w:t>
      </w:r>
      <w:r w:rsidR="009F68B4" w:rsidRPr="000528DA">
        <w:rPr>
          <w:rFonts w:hint="cs"/>
          <w:rtl/>
        </w:rPr>
        <w:t>ו</w:t>
      </w:r>
      <w:r w:rsidRPr="000528DA">
        <w:rPr>
          <w:rtl/>
        </w:rPr>
        <w:t>ישעיהו</w:t>
      </w:r>
      <w:r w:rsidR="00934AF0" w:rsidRPr="000528DA">
        <w:rPr>
          <w:rFonts w:hint="cs"/>
          <w:rtl/>
        </w:rPr>
        <w:t xml:space="preserve"> </w:t>
      </w:r>
    </w:p>
    <w:p w14:paraId="51BE2356" w14:textId="77777777" w:rsidR="00207EDC" w:rsidRDefault="00C31C36" w:rsidP="00207EDC">
      <w:pPr>
        <w:pStyle w:val="38"/>
        <w:framePr w:wrap="notBeside"/>
        <w:rPr>
          <w:rtl/>
        </w:rPr>
      </w:pPr>
      <w:r w:rsidRPr="00E34F28">
        <w:rPr>
          <w:rStyle w:val="afffff9"/>
          <w:rtl/>
        </w:rPr>
        <w:t>חזקיהו</w:t>
      </w:r>
      <w:r w:rsidR="00E74A0D" w:rsidRPr="00E34F28">
        <w:rPr>
          <w:rStyle w:val="afffff9"/>
          <w:rFonts w:hint="cs"/>
          <w:rtl/>
        </w:rPr>
        <w:t xml:space="preserve"> אמר</w:t>
      </w:r>
      <w:r w:rsidRPr="00E34F28">
        <w:rPr>
          <w:rStyle w:val="afffff9"/>
          <w:rtl/>
        </w:rPr>
        <w:t>:</w:t>
      </w:r>
    </w:p>
    <w:p w14:paraId="4ECF9ADF" w14:textId="1D710228" w:rsidR="00E74A0D" w:rsidRPr="000528DA" w:rsidRDefault="00C31C36" w:rsidP="000528DA">
      <w:pPr>
        <w:rPr>
          <w:rtl/>
        </w:rPr>
      </w:pPr>
      <w:r w:rsidRPr="000528DA">
        <w:rPr>
          <w:rFonts w:hint="cs"/>
          <w:rtl/>
        </w:rPr>
        <w:t xml:space="preserve">שיבא </w:t>
      </w:r>
      <w:r w:rsidRPr="000528DA">
        <w:rPr>
          <w:rtl/>
        </w:rPr>
        <w:t xml:space="preserve">ישעיהו </w:t>
      </w:r>
      <w:r w:rsidRPr="000528DA">
        <w:rPr>
          <w:rFonts w:hint="cs"/>
          <w:rtl/>
        </w:rPr>
        <w:t>אצלי</w:t>
      </w:r>
      <w:r w:rsidRPr="000528DA">
        <w:rPr>
          <w:rtl/>
        </w:rPr>
        <w:t xml:space="preserve">, </w:t>
      </w:r>
      <w:r w:rsidR="00934AF0" w:rsidRPr="000528DA">
        <w:rPr>
          <w:rFonts w:hint="cs"/>
          <w:rtl/>
        </w:rPr>
        <w:t>שכן</w:t>
      </w:r>
      <w:r w:rsidRPr="000528DA">
        <w:rPr>
          <w:rtl/>
        </w:rPr>
        <w:t xml:space="preserve"> אליהו הלך לאחאב</w:t>
      </w:r>
      <w:r w:rsidR="00934AF0" w:rsidRPr="000528DA">
        <w:rPr>
          <w:rFonts w:hint="cs"/>
          <w:rtl/>
        </w:rPr>
        <w:t xml:space="preserve">, </w:t>
      </w:r>
    </w:p>
    <w:p w14:paraId="3EA57F2D" w14:textId="77777777" w:rsidR="00207EDC" w:rsidRDefault="00934AF0" w:rsidP="00207EDC">
      <w:pPr>
        <w:pStyle w:val="38"/>
        <w:framePr w:wrap="notBeside"/>
        <w:rPr>
          <w:rtl/>
        </w:rPr>
      </w:pPr>
      <w:r w:rsidRPr="00E34F28">
        <w:rPr>
          <w:rStyle w:val="afffff9"/>
          <w:rFonts w:hint="cs"/>
          <w:rtl/>
        </w:rPr>
        <w:t>ו</w:t>
      </w:r>
      <w:r w:rsidR="00FC2311" w:rsidRPr="00E34F28">
        <w:rPr>
          <w:rStyle w:val="afffff9"/>
          <w:rtl/>
        </w:rPr>
        <w:t>ישעיהו</w:t>
      </w:r>
      <w:r w:rsidR="00E74A0D" w:rsidRPr="00E34F28">
        <w:rPr>
          <w:rStyle w:val="afffff9"/>
          <w:rFonts w:hint="cs"/>
          <w:rtl/>
        </w:rPr>
        <w:t xml:space="preserve"> אמר</w:t>
      </w:r>
      <w:r w:rsidR="00C31C36" w:rsidRPr="00E34F28">
        <w:rPr>
          <w:rStyle w:val="afffff9"/>
          <w:rtl/>
        </w:rPr>
        <w:t>:</w:t>
      </w:r>
    </w:p>
    <w:p w14:paraId="263D9BC6" w14:textId="63B3273F" w:rsidR="00EC44B2" w:rsidRPr="000528DA" w:rsidRDefault="00C31C36" w:rsidP="000528DA">
      <w:pPr>
        <w:rPr>
          <w:rtl/>
        </w:rPr>
      </w:pPr>
      <w:r w:rsidRPr="000528DA">
        <w:rPr>
          <w:rFonts w:hint="cs"/>
          <w:rtl/>
        </w:rPr>
        <w:t>יבוא</w:t>
      </w:r>
      <w:r w:rsidRPr="000528DA">
        <w:rPr>
          <w:rtl/>
        </w:rPr>
        <w:t xml:space="preserve"> חזקיהו</w:t>
      </w:r>
      <w:r w:rsidRPr="000528DA">
        <w:rPr>
          <w:rFonts w:hint="cs"/>
          <w:rtl/>
        </w:rPr>
        <w:t xml:space="preserve"> אצלי</w:t>
      </w:r>
      <w:r w:rsidRPr="000528DA">
        <w:rPr>
          <w:rtl/>
        </w:rPr>
        <w:t>,</w:t>
      </w:r>
      <w:r w:rsidR="00934AF0" w:rsidRPr="000528DA">
        <w:rPr>
          <w:rFonts w:hint="cs"/>
          <w:rtl/>
        </w:rPr>
        <w:t xml:space="preserve"> ש</w:t>
      </w:r>
      <w:r w:rsidRPr="000528DA">
        <w:rPr>
          <w:rFonts w:hint="cs"/>
          <w:rtl/>
        </w:rPr>
        <w:t>כך היה ב</w:t>
      </w:r>
      <w:r w:rsidRPr="000528DA">
        <w:rPr>
          <w:rtl/>
        </w:rPr>
        <w:t xml:space="preserve">יהורם בן אחאב </w:t>
      </w:r>
      <w:r w:rsidRPr="000528DA">
        <w:rPr>
          <w:rFonts w:hint="cs"/>
          <w:rtl/>
        </w:rPr>
        <w:t>ש</w:t>
      </w:r>
      <w:r w:rsidR="00934AF0" w:rsidRPr="000528DA">
        <w:rPr>
          <w:rtl/>
        </w:rPr>
        <w:t>הלך לגבי אלישע</w:t>
      </w:r>
      <w:r w:rsidR="00934AF0" w:rsidRPr="000528DA">
        <w:rPr>
          <w:rFonts w:hint="cs"/>
          <w:rtl/>
        </w:rPr>
        <w:t xml:space="preserve">, </w:t>
      </w:r>
    </w:p>
    <w:p w14:paraId="12FC46D2" w14:textId="3E5793BF" w:rsidR="00C31C36" w:rsidRPr="000528DA" w:rsidRDefault="00C31C36" w:rsidP="00207EDC">
      <w:pPr>
        <w:rPr>
          <w:rtl/>
        </w:rPr>
      </w:pPr>
      <w:r w:rsidRPr="000528DA">
        <w:rPr>
          <w:rFonts w:hint="cs"/>
          <w:rtl/>
        </w:rPr>
        <w:t>ו</w:t>
      </w:r>
      <w:r w:rsidRPr="000528DA">
        <w:rPr>
          <w:rtl/>
        </w:rPr>
        <w:t xml:space="preserve">הביא </w:t>
      </w:r>
      <w:r w:rsidRPr="000528DA">
        <w:rPr>
          <w:rFonts w:hint="cs"/>
          <w:rtl/>
        </w:rPr>
        <w:t>הקב</w:t>
      </w:r>
      <w:r w:rsidRPr="000528DA">
        <w:rPr>
          <w:rtl/>
        </w:rPr>
        <w:t>"</w:t>
      </w:r>
      <w:r w:rsidRPr="000528DA">
        <w:rPr>
          <w:rFonts w:hint="cs"/>
          <w:rtl/>
        </w:rPr>
        <w:t xml:space="preserve">ה </w:t>
      </w:r>
      <w:r w:rsidRPr="000528DA">
        <w:rPr>
          <w:rtl/>
        </w:rPr>
        <w:t>יסורים על חזקיהו, ואמר לישעיהו: לך ובקר את החולה</w:t>
      </w:r>
      <w:r w:rsidR="00934AF0" w:rsidRPr="000528DA">
        <w:rPr>
          <w:rFonts w:hint="cs"/>
          <w:rtl/>
        </w:rPr>
        <w:t xml:space="preserve">, </w:t>
      </w:r>
      <w:r w:rsidRPr="000528DA">
        <w:rPr>
          <w:rFonts w:hint="cs"/>
          <w:rtl/>
        </w:rPr>
        <w:t>ו</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w:t>
      </w:r>
      <w:r w:rsidR="00934AF0" w:rsidRPr="00A4639B">
        <w:rPr>
          <w:rStyle w:val="ad"/>
          <w:rFonts w:hint="cs"/>
          <w:rtl/>
        </w:rPr>
        <w:t>כי</w:t>
      </w:r>
      <w:r w:rsidRPr="00A4639B">
        <w:rPr>
          <w:rStyle w:val="ad"/>
          <w:rtl/>
        </w:rPr>
        <w:t xml:space="preserve"> מת אתה</w:t>
      </w:r>
      <w:r w:rsidRPr="000528DA">
        <w:rPr>
          <w:rtl/>
        </w:rPr>
        <w:t xml:space="preserve"> בעולם הזה, </w:t>
      </w:r>
      <w:r w:rsidRPr="00A4639B">
        <w:rPr>
          <w:rStyle w:val="ad"/>
          <w:rtl/>
        </w:rPr>
        <w:t>ולא תחיה</w:t>
      </w:r>
      <w:r w:rsidRPr="000528DA">
        <w:rPr>
          <w:rtl/>
        </w:rPr>
        <w:t xml:space="preserve"> לעו</w:t>
      </w:r>
      <w:r w:rsidRPr="000528DA">
        <w:rPr>
          <w:rFonts w:hint="cs"/>
          <w:rtl/>
        </w:rPr>
        <w:t>ה</w:t>
      </w:r>
      <w:r w:rsidRPr="000528DA">
        <w:rPr>
          <w:rtl/>
        </w:rPr>
        <w:t>"</w:t>
      </w:r>
      <w:r w:rsidRPr="000528DA">
        <w:rPr>
          <w:rFonts w:hint="cs"/>
          <w:rtl/>
        </w:rPr>
        <w:t>ב</w:t>
      </w:r>
      <w:r w:rsidRPr="000528DA">
        <w:rPr>
          <w:rtl/>
        </w:rPr>
        <w:t>.</w:t>
      </w:r>
      <w:r w:rsidR="00934AF0" w:rsidRPr="000528DA">
        <w:rPr>
          <w:rFonts w:hint="cs"/>
          <w:rtl/>
        </w:rPr>
        <w:t xml:space="preserve"> </w:t>
      </w:r>
      <w:r w:rsidR="00207EDC">
        <w:rPr>
          <w:rFonts w:hint="cs"/>
          <w:rtl/>
        </w:rPr>
        <w:t>על ש</w:t>
      </w:r>
      <w:r w:rsidRPr="000528DA">
        <w:rPr>
          <w:rFonts w:hint="cs"/>
          <w:rtl/>
        </w:rPr>
        <w:t>לא עסק בפו</w:t>
      </w:r>
      <w:r w:rsidRPr="000528DA">
        <w:rPr>
          <w:rtl/>
        </w:rPr>
        <w:t>"</w:t>
      </w:r>
      <w:r w:rsidRPr="000528DA">
        <w:rPr>
          <w:rFonts w:hint="cs"/>
          <w:rtl/>
        </w:rPr>
        <w:t>ר, ואפי' שראה בנין דלא מעלו, בהדי כבשיה רחמנא ל</w:t>
      </w:r>
      <w:r w:rsidRPr="000528DA">
        <w:rPr>
          <w:rtl/>
        </w:rPr>
        <w:t>"</w:t>
      </w:r>
      <w:r w:rsidRPr="000528DA">
        <w:rPr>
          <w:rFonts w:hint="cs"/>
          <w:rtl/>
        </w:rPr>
        <w:t>ל, ובקש לבתו דאפשר נפיק בנין מעלו,</w:t>
      </w:r>
      <w:r w:rsidR="00E74A0D" w:rsidRPr="00E34F28">
        <w:rPr>
          <w:rStyle w:val="afffff9"/>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כבר נגזרה גזירה.</w:t>
      </w:r>
      <w:r w:rsidR="00934AF0"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00E74A0D" w:rsidRPr="00E34F28">
        <w:rPr>
          <w:rStyle w:val="afffff9"/>
          <w:rFonts w:hint="cs"/>
          <w:rtl/>
        </w:rPr>
        <w:t>:</w:t>
      </w:r>
      <w:r w:rsidRPr="000528DA">
        <w:rPr>
          <w:rFonts w:hint="cs"/>
          <w:rtl/>
        </w:rPr>
        <w:t xml:space="preserve"> בן אמוץ כלה נבואתך וצא</w:t>
      </w:r>
      <w:r w:rsidR="00207EDC">
        <w:rPr>
          <w:rFonts w:hint="cs"/>
          <w:rtl/>
        </w:rPr>
        <w:t>,</w:t>
      </w:r>
      <w:r w:rsidRPr="000528DA">
        <w:rPr>
          <w:rFonts w:hint="cs"/>
          <w:rtl/>
        </w:rPr>
        <w:t xml:space="preserve"> </w:t>
      </w:r>
      <w:r w:rsidR="00207EDC">
        <w:rPr>
          <w:rFonts w:hint="cs"/>
          <w:rtl/>
        </w:rPr>
        <w:t xml:space="preserve">כך </w:t>
      </w:r>
      <w:r w:rsidRPr="000528DA">
        <w:rPr>
          <w:rFonts w:hint="cs"/>
          <w:rtl/>
        </w:rPr>
        <w:t xml:space="preserve">מקובלני מבית אבי אבא אפי' חרב חדה </w:t>
      </w:r>
      <w:r w:rsidRPr="00207EDC">
        <w:rPr>
          <w:rFonts w:hint="cs"/>
          <w:spacing w:val="-4"/>
          <w:rtl/>
        </w:rPr>
        <w:t>מונחת על צוארו של אדם אל ימנע עצמו מן הרחמים</w:t>
      </w:r>
      <w:r w:rsidR="00934AF0" w:rsidRPr="000528DA">
        <w:rPr>
          <w:rFonts w:hint="cs"/>
          <w:rtl/>
        </w:rPr>
        <w:t xml:space="preserve"> </w:t>
      </w:r>
      <w:r w:rsidRPr="00A4639B">
        <w:rPr>
          <w:rStyle w:val="ad"/>
          <w:rFonts w:hint="cs"/>
          <w:rtl/>
        </w:rPr>
        <w:t>הן יקטלי לא אייחל</w:t>
      </w:r>
    </w:p>
    <w:p w14:paraId="7335A48D" w14:textId="77777777" w:rsidR="00C31C36" w:rsidRPr="00E34F28" w:rsidRDefault="00C31C36" w:rsidP="00EC0DC4">
      <w:pPr>
        <w:pStyle w:val="af2"/>
        <w:framePr w:wrap="around"/>
        <w:rPr>
          <w:rtl/>
        </w:rPr>
      </w:pPr>
      <w:r w:rsidRPr="00A4639B">
        <w:rPr>
          <w:rtl/>
        </w:rPr>
        <w:t>י:</w:t>
      </w:r>
    </w:p>
    <w:p w14:paraId="483AF663" w14:textId="6546757B" w:rsidR="00A24328" w:rsidRDefault="00C31C36" w:rsidP="009A59D1">
      <w:pPr>
        <w:pStyle w:val="38"/>
        <w:framePr w:wrap="notBeside"/>
        <w:rPr>
          <w:rtl/>
        </w:rPr>
      </w:pPr>
      <w:r w:rsidRPr="00660D7A">
        <w:rPr>
          <w:rtl/>
        </w:rPr>
        <w:t>ר</w:t>
      </w:r>
      <w:r w:rsidR="00E74A0D" w:rsidRPr="00660D7A">
        <w:rPr>
          <w:rFonts w:hint="cs"/>
          <w:rtl/>
        </w:rPr>
        <w:t>ב חנן</w:t>
      </w:r>
      <w:r w:rsidR="00A24328">
        <w:rPr>
          <w:rtl/>
        </w:rPr>
        <w:t>:</w:t>
      </w:r>
    </w:p>
    <w:p w14:paraId="1B74B9E7" w14:textId="7B56B3C1" w:rsidR="00E74A0D" w:rsidRPr="00E34F28" w:rsidRDefault="00C31C36" w:rsidP="00E74A0D">
      <w:pPr>
        <w:pStyle w:val="afffff5"/>
        <w:spacing w:before="0"/>
        <w:rPr>
          <w:rtl/>
        </w:rPr>
      </w:pPr>
      <w:r w:rsidRPr="00FE3D07">
        <w:rPr>
          <w:rtl/>
        </w:rPr>
        <w:t xml:space="preserve">אפילו בעל החלומות אומר לאדם </w:t>
      </w:r>
      <w:r w:rsidRPr="00FE3D07">
        <w:rPr>
          <w:rFonts w:hint="cs"/>
          <w:rtl/>
        </w:rPr>
        <w:t xml:space="preserve">שמת </w:t>
      </w:r>
      <w:r w:rsidRPr="00FE3D07">
        <w:rPr>
          <w:rtl/>
        </w:rPr>
        <w:t>למחר אל ימנע עצמו מן הרחמים,</w:t>
      </w:r>
      <w:r w:rsidR="00934AF0" w:rsidRPr="00FE3D07">
        <w:rPr>
          <w:rFonts w:hint="cs"/>
          <w:rtl/>
        </w:rPr>
        <w:t xml:space="preserve"> </w:t>
      </w:r>
      <w:r w:rsidRPr="00FE3D07">
        <w:rPr>
          <w:rtl/>
        </w:rPr>
        <w:t xml:space="preserve">מיד: </w:t>
      </w:r>
      <w:r w:rsidRPr="00A4639B">
        <w:rPr>
          <w:rStyle w:val="ad"/>
          <w:rFonts w:hint="cs"/>
          <w:rtl/>
        </w:rPr>
        <w:t>'</w:t>
      </w:r>
      <w:r w:rsidRPr="00A4639B">
        <w:rPr>
          <w:rStyle w:val="ad"/>
          <w:rtl/>
        </w:rPr>
        <w:t>ויסב חזקיהו פניו אל הקיר ויתפלל אל ה'.</w:t>
      </w:r>
      <w:r w:rsidR="00934AF0" w:rsidRPr="00FE3D07">
        <w:rPr>
          <w:rFonts w:hint="cs"/>
          <w:rtl/>
        </w:rPr>
        <w:t xml:space="preserve"> </w:t>
      </w:r>
    </w:p>
    <w:p w14:paraId="6BF6B340" w14:textId="23D24669" w:rsidR="00934AF0" w:rsidRPr="00E34F28" w:rsidRDefault="00C31C36" w:rsidP="009F68B4">
      <w:pPr>
        <w:pStyle w:val="afffff5"/>
        <w:spacing w:before="0" w:after="60"/>
        <w:rPr>
          <w:rtl/>
        </w:rPr>
      </w:pPr>
      <w:r w:rsidRPr="00E74A0D">
        <w:rPr>
          <w:rStyle w:val="ad"/>
          <w:rtl/>
        </w:rPr>
        <w:t>קיר</w:t>
      </w:r>
      <w:r w:rsidRPr="00FE3D07">
        <w:rPr>
          <w:rFonts w:hint="cs"/>
          <w:rtl/>
        </w:rPr>
        <w:t xml:space="preserve">- </w:t>
      </w:r>
      <w:r w:rsidRPr="00FE3D07">
        <w:rPr>
          <w:rtl/>
        </w:rPr>
        <w:t>מקירות לבו,</w:t>
      </w:r>
      <w:r w:rsidRPr="00FE3D07">
        <w:rPr>
          <w:rFonts w:hint="cs"/>
          <w:rtl/>
        </w:rPr>
        <w:t xml:space="preserve"> </w:t>
      </w:r>
      <w:r w:rsidR="00E74A0D">
        <w:rPr>
          <w:rtl/>
        </w:rPr>
        <w:tab/>
      </w:r>
      <w:r w:rsidR="00E74A0D">
        <w:rPr>
          <w:rtl/>
        </w:rPr>
        <w:tab/>
      </w:r>
      <w:r w:rsidRPr="00E74A0D">
        <w:rPr>
          <w:rFonts w:hint="cs"/>
          <w:rtl/>
        </w:rPr>
        <w:t xml:space="preserve">על עסקי קיר שונמית </w:t>
      </w:r>
      <w:r w:rsidR="00934AF0" w:rsidRPr="00E74A0D">
        <w:rPr>
          <w:rFonts w:hint="cs"/>
          <w:rtl/>
        </w:rPr>
        <w:t>ש</w:t>
      </w:r>
      <w:r w:rsidRPr="00E74A0D">
        <w:rPr>
          <w:rFonts w:hint="cs"/>
          <w:rtl/>
        </w:rPr>
        <w:t>החיה את בנה</w:t>
      </w:r>
      <w:r w:rsidR="00934AF0" w:rsidRPr="00E74A0D">
        <w:rPr>
          <w:rFonts w:hint="cs"/>
          <w:rtl/>
        </w:rPr>
        <w:t>,</w:t>
      </w:r>
      <w:r w:rsidR="00934AF0" w:rsidRPr="00A500E2">
        <w:rPr>
          <w:rStyle w:val="ad"/>
          <w:rFonts w:hint="cs"/>
          <w:spacing w:val="-6"/>
          <w:rtl/>
        </w:rPr>
        <w:t xml:space="preserve"> </w:t>
      </w:r>
    </w:p>
    <w:p w14:paraId="597659FD" w14:textId="0B018B1A" w:rsidR="00A24328" w:rsidRDefault="00F95182" w:rsidP="009A59D1">
      <w:pPr>
        <w:pStyle w:val="38"/>
        <w:framePr w:wrap="notBeside"/>
        <w:rPr>
          <w:rtl/>
        </w:rPr>
      </w:pPr>
      <w:r>
        <w:rPr>
          <w:rtl/>
        </w:rPr>
        <w:t>°</w:t>
      </w:r>
    </w:p>
    <w:p w14:paraId="72478C2B" w14:textId="190B16CC" w:rsidR="00FC2311" w:rsidRPr="00E34F28" w:rsidRDefault="00C31C36" w:rsidP="009F68B4">
      <w:pPr>
        <w:pStyle w:val="afffff5"/>
        <w:spacing w:before="0"/>
        <w:rPr>
          <w:rtl/>
        </w:rPr>
      </w:pPr>
      <w:r w:rsidRPr="009F68B4">
        <w:rPr>
          <w:rStyle w:val="ad"/>
          <w:rtl/>
        </w:rPr>
        <w:t>והטוב בעיניך עשיתי</w:t>
      </w:r>
      <w:r w:rsidRPr="00C369E2">
        <w:rPr>
          <w:rFonts w:hint="cs"/>
          <w:rtl/>
        </w:rPr>
        <w:t xml:space="preserve"> </w:t>
      </w:r>
      <w:r w:rsidRPr="00E34F28">
        <w:rPr>
          <w:rStyle w:val="afffff9"/>
          <w:rFonts w:hint="cs"/>
          <w:rtl/>
        </w:rPr>
        <w:t xml:space="preserve">רב: </w:t>
      </w:r>
      <w:r w:rsidRPr="00C369E2">
        <w:rPr>
          <w:rtl/>
        </w:rPr>
        <w:t>שסמך גאולה לתפלה.</w:t>
      </w:r>
      <w:r w:rsidR="00934AF0" w:rsidRPr="00C369E2">
        <w:rPr>
          <w:rFonts w:hint="cs"/>
          <w:rtl/>
        </w:rPr>
        <w:t xml:space="preserve"> </w:t>
      </w:r>
      <w:r w:rsidR="00E74A0D" w:rsidRPr="00E34F28">
        <w:rPr>
          <w:rStyle w:val="afffff9"/>
          <w:rFonts w:hint="cs"/>
          <w:rtl/>
        </w:rPr>
        <w:t>ר"ל</w:t>
      </w:r>
      <w:r w:rsidRPr="00E34F28">
        <w:rPr>
          <w:rStyle w:val="afffff9"/>
          <w:rtl/>
        </w:rPr>
        <w:t>:</w:t>
      </w:r>
      <w:r w:rsidRPr="00C369E2">
        <w:rPr>
          <w:rtl/>
        </w:rPr>
        <w:t xml:space="preserve"> שגנז ספר רפואות.</w:t>
      </w:r>
      <w:r w:rsidR="00934AF0" w:rsidRPr="00C369E2">
        <w:rPr>
          <w:rFonts w:hint="cs"/>
          <w:rtl/>
        </w:rPr>
        <w:t xml:space="preserve"> </w:t>
      </w:r>
    </w:p>
    <w:p w14:paraId="3DD93972" w14:textId="77777777" w:rsidR="00FC2311" w:rsidRPr="00E34F28" w:rsidRDefault="00934AF0" w:rsidP="00E74A0D">
      <w:pPr>
        <w:pStyle w:val="afffffc"/>
        <w:rPr>
          <w:rtl/>
        </w:rPr>
      </w:pPr>
      <w:bookmarkStart w:id="213" w:name="_Toc193635646"/>
      <w:bookmarkStart w:id="214" w:name="_Toc216184258"/>
      <w:r w:rsidRPr="00E74A0D">
        <w:rPr>
          <w:rFonts w:hint="cs"/>
          <w:rtl/>
        </w:rPr>
        <w:t>ד</w:t>
      </w:r>
      <w:r w:rsidR="00C31C36" w:rsidRPr="00E74A0D">
        <w:rPr>
          <w:rtl/>
        </w:rPr>
        <w:t>ששה דברים עשה חזקיהו המלך,</w:t>
      </w:r>
      <w:bookmarkEnd w:id="213"/>
      <w:bookmarkEnd w:id="214"/>
      <w:r w:rsidRPr="00E74A0D">
        <w:rPr>
          <w:rFonts w:hint="cs"/>
          <w:rtl/>
        </w:rPr>
        <w:t xml:space="preserve"> </w:t>
      </w:r>
    </w:p>
    <w:p w14:paraId="517D8C93" w14:textId="77777777" w:rsidR="00FC2311" w:rsidRPr="000528DA" w:rsidRDefault="00C31C36" w:rsidP="000528DA">
      <w:pPr>
        <w:rPr>
          <w:rtl/>
        </w:rPr>
      </w:pPr>
      <w:bookmarkStart w:id="215" w:name="_Toc193635647"/>
      <w:bookmarkStart w:id="216" w:name="_Toc216184259"/>
      <w:r w:rsidRPr="00A10336">
        <w:rPr>
          <w:rStyle w:val="30"/>
          <w:rtl/>
        </w:rPr>
        <w:t>על שלשה הודו לו</w:t>
      </w:r>
      <w:bookmarkEnd w:id="215"/>
      <w:bookmarkEnd w:id="216"/>
      <w:r w:rsidRPr="000528DA">
        <w:rPr>
          <w:rtl/>
        </w:rPr>
        <w:t>: גנז ספר רפואות</w:t>
      </w:r>
      <w:r w:rsidRPr="000528DA">
        <w:rPr>
          <w:rFonts w:hint="cs"/>
          <w:rtl/>
        </w:rPr>
        <w:t>,</w:t>
      </w:r>
      <w:r w:rsidRPr="000528DA">
        <w:rPr>
          <w:rtl/>
        </w:rPr>
        <w:t xml:space="preserve"> כתת נחש הנחשת</w:t>
      </w:r>
      <w:r w:rsidRPr="000528DA">
        <w:rPr>
          <w:rFonts w:hint="cs"/>
          <w:rtl/>
        </w:rPr>
        <w:t>,</w:t>
      </w:r>
      <w:r w:rsidRPr="000528DA">
        <w:rPr>
          <w:rtl/>
        </w:rPr>
        <w:t xml:space="preserve"> </w:t>
      </w:r>
    </w:p>
    <w:p w14:paraId="5886CC27" w14:textId="77777777" w:rsidR="00054F63" w:rsidRPr="000528DA" w:rsidRDefault="00C31C36" w:rsidP="000528DA">
      <w:pPr>
        <w:rPr>
          <w:rtl/>
        </w:rPr>
      </w:pPr>
      <w:r w:rsidRPr="000528DA">
        <w:rPr>
          <w:rtl/>
        </w:rPr>
        <w:t>גירר עצמות אביו על מטה של חבלים.</w:t>
      </w:r>
      <w:r w:rsidR="00934AF0" w:rsidRPr="000528DA">
        <w:rPr>
          <w:rFonts w:hint="cs"/>
          <w:rtl/>
        </w:rPr>
        <w:t xml:space="preserve"> </w:t>
      </w:r>
    </w:p>
    <w:p w14:paraId="4652CB76" w14:textId="77777777" w:rsidR="00FC2311" w:rsidRPr="000528DA" w:rsidRDefault="00C31C36" w:rsidP="000528DA">
      <w:pPr>
        <w:rPr>
          <w:rtl/>
        </w:rPr>
      </w:pPr>
      <w:bookmarkStart w:id="217" w:name="_Toc193635648"/>
      <w:bookmarkStart w:id="218" w:name="_Toc216184260"/>
      <w:r w:rsidRPr="00A10336">
        <w:rPr>
          <w:rStyle w:val="30"/>
          <w:rtl/>
        </w:rPr>
        <w:t>ועל שלשה לא הודו לו</w:t>
      </w:r>
      <w:bookmarkEnd w:id="217"/>
      <w:bookmarkEnd w:id="218"/>
      <w:r w:rsidRPr="000528DA">
        <w:rPr>
          <w:rtl/>
        </w:rPr>
        <w:t xml:space="preserve">: סתם מי גיחון, קצץ דלתות היכל </w:t>
      </w:r>
    </w:p>
    <w:p w14:paraId="715438CB" w14:textId="77777777" w:rsidR="00A75CC1" w:rsidRPr="000528DA" w:rsidRDefault="00C31C36" w:rsidP="00C12102">
      <w:pPr>
        <w:spacing w:after="60"/>
        <w:rPr>
          <w:rtl/>
        </w:rPr>
      </w:pPr>
      <w:r w:rsidRPr="000528DA">
        <w:rPr>
          <w:rtl/>
        </w:rPr>
        <w:t>ושגרם למלך אשור</w:t>
      </w:r>
      <w:r w:rsidRPr="000528DA">
        <w:rPr>
          <w:rFonts w:hint="cs"/>
          <w:rtl/>
        </w:rPr>
        <w:t>,</w:t>
      </w:r>
      <w:r w:rsidRPr="000528DA">
        <w:rPr>
          <w:rtl/>
        </w:rPr>
        <w:t xml:space="preserve"> עבר ניסן בניסן.</w:t>
      </w:r>
      <w:r w:rsidR="00934AF0" w:rsidRPr="000528DA">
        <w:rPr>
          <w:rFonts w:hint="cs"/>
          <w:rtl/>
        </w:rPr>
        <w:t xml:space="preserve"> </w:t>
      </w:r>
    </w:p>
    <w:p w14:paraId="0ABD08F6" w14:textId="6257B905" w:rsidR="00A24328" w:rsidRDefault="00F95182" w:rsidP="009A59D1">
      <w:pPr>
        <w:pStyle w:val="38"/>
        <w:framePr w:wrap="notBeside"/>
        <w:rPr>
          <w:rtl/>
        </w:rPr>
      </w:pPr>
      <w:r>
        <w:rPr>
          <w:rtl/>
        </w:rPr>
        <w:t>°</w:t>
      </w:r>
    </w:p>
    <w:p w14:paraId="4713B629" w14:textId="2C671C7F" w:rsidR="00FC2311" w:rsidRPr="00E34F28" w:rsidRDefault="00144029" w:rsidP="009F68B4">
      <w:pPr>
        <w:pStyle w:val="afffff5"/>
        <w:spacing w:before="0"/>
        <w:rPr>
          <w:rtl/>
        </w:rPr>
      </w:pPr>
      <w:bookmarkStart w:id="219" w:name="_Toc193635649"/>
      <w:bookmarkStart w:id="220" w:name="_Toc216184261"/>
      <w:r w:rsidRPr="00A10336">
        <w:rPr>
          <w:rStyle w:val="30"/>
          <w:rtl/>
        </w:rPr>
        <w:t>כל התולה בזכות עצמו</w:t>
      </w:r>
      <w:bookmarkEnd w:id="219"/>
      <w:bookmarkEnd w:id="220"/>
      <w:r w:rsidR="00C31C36" w:rsidRPr="00A10336">
        <w:rPr>
          <w:rStyle w:val="30"/>
          <w:rtl/>
        </w:rPr>
        <w:t xml:space="preserve"> </w:t>
      </w:r>
      <w:r w:rsidR="00C31C36" w:rsidRPr="00FE3D07">
        <w:rPr>
          <w:rtl/>
        </w:rPr>
        <w:t>תולין לו בזכות אחרים</w:t>
      </w:r>
      <w:r w:rsidR="00C31C36" w:rsidRPr="00FE3D07">
        <w:rPr>
          <w:rFonts w:hint="cs"/>
          <w:rtl/>
        </w:rPr>
        <w:t xml:space="preserve"> </w:t>
      </w:r>
      <w:r w:rsidR="00E74A0D">
        <w:rPr>
          <w:rFonts w:hint="cs"/>
          <w:rtl/>
        </w:rPr>
        <w:t xml:space="preserve">- </w:t>
      </w:r>
      <w:r w:rsidR="00E74A0D" w:rsidRPr="00A10336">
        <w:rPr>
          <w:rStyle w:val="30"/>
          <w:rFonts w:hint="cs"/>
          <w:rtl/>
        </w:rPr>
        <w:t>חזקיהו</w:t>
      </w:r>
    </w:p>
    <w:p w14:paraId="5A402AD2" w14:textId="4153F262" w:rsidR="00FC2311" w:rsidRPr="000528DA" w:rsidRDefault="00144029" w:rsidP="000528DA">
      <w:pPr>
        <w:rPr>
          <w:rtl/>
        </w:rPr>
      </w:pPr>
      <w:r w:rsidRPr="000528DA">
        <w:rPr>
          <w:rFonts w:hint="cs"/>
          <w:rtl/>
        </w:rPr>
        <w:t>אפי' שהקב</w:t>
      </w:r>
      <w:r w:rsidR="00AE16FF" w:rsidRPr="000528DA">
        <w:rPr>
          <w:rtl/>
        </w:rPr>
        <w:t>"</w:t>
      </w:r>
      <w:r w:rsidR="002C4FA2" w:rsidRPr="000528DA">
        <w:rPr>
          <w:rFonts w:hint="cs"/>
          <w:rtl/>
        </w:rPr>
        <w:t>ה שיגר לו שלום</w:t>
      </w:r>
      <w:r w:rsidR="00FC2311" w:rsidRPr="000528DA">
        <w:rPr>
          <w:rFonts w:hint="cs"/>
          <w:rtl/>
        </w:rPr>
        <w:t>,</w:t>
      </w:r>
      <w:r w:rsidR="002C4FA2" w:rsidRPr="000528DA">
        <w:rPr>
          <w:rFonts w:hint="cs"/>
          <w:rtl/>
        </w:rPr>
        <w:t xml:space="preserve"> רע הוא לו.</w:t>
      </w:r>
      <w:r w:rsidR="00934AF0" w:rsidRPr="000528DA">
        <w:rPr>
          <w:rFonts w:hint="cs"/>
          <w:rtl/>
        </w:rPr>
        <w:t xml:space="preserve"> </w:t>
      </w:r>
    </w:p>
    <w:p w14:paraId="6AB791A7" w14:textId="77777777" w:rsidR="00C31C36" w:rsidRPr="000528DA" w:rsidRDefault="00934AF0" w:rsidP="000528DA">
      <w:pPr>
        <w:rPr>
          <w:rtl/>
        </w:rPr>
      </w:pPr>
      <w:r w:rsidRPr="000528DA">
        <w:rPr>
          <w:rtl/>
        </w:rPr>
        <w:t>וכל התולה בזכות אחרים</w:t>
      </w:r>
      <w:r w:rsidR="00FC2311" w:rsidRPr="000528DA">
        <w:rPr>
          <w:rFonts w:hint="cs"/>
          <w:rtl/>
        </w:rPr>
        <w:t>,</w:t>
      </w:r>
      <w:r w:rsidR="00C31C36" w:rsidRPr="000528DA">
        <w:rPr>
          <w:rtl/>
        </w:rPr>
        <w:t xml:space="preserve"> תולין לו בזכות עצמו</w:t>
      </w:r>
      <w:r w:rsidR="00144029" w:rsidRPr="000528DA">
        <w:rPr>
          <w:rFonts w:hint="cs"/>
          <w:rtl/>
        </w:rPr>
        <w:t>-</w:t>
      </w:r>
      <w:r w:rsidR="00C31C36" w:rsidRPr="000528DA">
        <w:rPr>
          <w:rFonts w:hint="cs"/>
          <w:rtl/>
        </w:rPr>
        <w:t xml:space="preserve"> </w:t>
      </w:r>
      <w:r w:rsidR="00C31C36" w:rsidRPr="00A10336">
        <w:rPr>
          <w:rStyle w:val="30"/>
          <w:rFonts w:hint="cs"/>
          <w:rtl/>
        </w:rPr>
        <w:t>משה</w:t>
      </w:r>
      <w:r w:rsidR="00144029" w:rsidRPr="000528DA">
        <w:rPr>
          <w:rFonts w:hint="cs"/>
          <w:rtl/>
        </w:rPr>
        <w:t>.</w:t>
      </w:r>
    </w:p>
    <w:p w14:paraId="529CA95F" w14:textId="77777777" w:rsidR="00F64167" w:rsidRDefault="00EB7790" w:rsidP="00E74A0D">
      <w:pPr>
        <w:pStyle w:val="afffffc"/>
        <w:rPr>
          <w:rtl/>
        </w:rPr>
      </w:pPr>
      <w:bookmarkStart w:id="221" w:name="_Toc193635650"/>
      <w:bookmarkStart w:id="222" w:name="_Toc216184262"/>
      <w:r w:rsidRPr="00A10336">
        <w:rPr>
          <w:rStyle w:val="30"/>
          <w:rFonts w:hint="cs"/>
          <w:rtl/>
        </w:rPr>
        <w:t xml:space="preserve">אלישע </w:t>
      </w:r>
      <w:r w:rsidR="00C31C36" w:rsidRPr="00A4639B">
        <w:rPr>
          <w:rStyle w:val="ad"/>
          <w:rFonts w:hint="cs"/>
          <w:rtl/>
        </w:rPr>
        <w:t>'</w:t>
      </w:r>
      <w:r w:rsidR="00C31C36" w:rsidRPr="00A4639B">
        <w:rPr>
          <w:rStyle w:val="ad"/>
          <w:rtl/>
        </w:rPr>
        <w:t>עלית קיר קטנה</w:t>
      </w:r>
      <w:r w:rsidR="00C31C36" w:rsidRPr="00A4639B">
        <w:rPr>
          <w:rStyle w:val="ad"/>
          <w:rFonts w:hint="cs"/>
          <w:rtl/>
        </w:rPr>
        <w:t>'</w:t>
      </w:r>
      <w:bookmarkEnd w:id="221"/>
      <w:bookmarkEnd w:id="222"/>
    </w:p>
    <w:p w14:paraId="1ADF9165" w14:textId="5D3F9C06" w:rsidR="00EC44B2" w:rsidRPr="00E34F28" w:rsidRDefault="00EB7790" w:rsidP="00E74A0D">
      <w:pPr>
        <w:pStyle w:val="afffff5"/>
        <w:spacing w:before="0"/>
        <w:rPr>
          <w:rtl/>
        </w:rPr>
      </w:pPr>
      <w:r w:rsidRPr="00E34F28">
        <w:rPr>
          <w:rStyle w:val="afffff9"/>
          <w:rFonts w:hint="cs"/>
          <w:rtl/>
        </w:rPr>
        <w:t>אי</w:t>
      </w:r>
      <w:r w:rsidR="00C31C36" w:rsidRPr="00FE3D07">
        <w:rPr>
          <w:rFonts w:hint="cs"/>
          <w:rtl/>
        </w:rPr>
        <w:t xml:space="preserve"> פרועה </w:t>
      </w:r>
      <w:r w:rsidR="00C31C36" w:rsidRPr="00D826DC">
        <w:rPr>
          <w:rFonts w:hint="cs"/>
          <w:rtl/>
        </w:rPr>
        <w:t>וקירוה</w:t>
      </w:r>
      <w:r w:rsidRPr="00D826DC">
        <w:rPr>
          <w:rFonts w:hint="cs"/>
          <w:rtl/>
        </w:rPr>
        <w:t>,</w:t>
      </w:r>
      <w:r w:rsidR="007E4E8C">
        <w:rPr>
          <w:rStyle w:val="afffff9"/>
          <w:rtl/>
        </w:rPr>
        <w:ptab w:relativeTo="margin" w:alignment="right" w:leader="none"/>
      </w:r>
      <w:r w:rsidR="007E4E8C">
        <w:rPr>
          <w:rStyle w:val="afffff9"/>
          <w:rFonts w:hint="cs"/>
          <w:rtl/>
        </w:rPr>
        <w:t xml:space="preserve"> </w:t>
      </w:r>
      <w:r w:rsidR="00C31C36" w:rsidRPr="00E34F28">
        <w:rPr>
          <w:rStyle w:val="afffff9"/>
          <w:rFonts w:hint="cs"/>
          <w:rtl/>
        </w:rPr>
        <w:t>או</w:t>
      </w:r>
      <w:r w:rsidR="00E74A0D">
        <w:rPr>
          <w:rFonts w:hint="cs"/>
          <w:rtl/>
        </w:rPr>
        <w:t>:</w:t>
      </w:r>
      <w:r w:rsidR="00C31C36" w:rsidRPr="00D826DC">
        <w:rPr>
          <w:rFonts w:hint="cs"/>
          <w:rtl/>
        </w:rPr>
        <w:t xml:space="preserve"> אכסדרה גדולה וחלקוה לשנים,</w:t>
      </w:r>
      <w:r w:rsidRPr="00D826DC">
        <w:rPr>
          <w:rFonts w:hint="cs"/>
          <w:rtl/>
        </w:rPr>
        <w:t xml:space="preserve"> </w:t>
      </w:r>
    </w:p>
    <w:p w14:paraId="2BCDFAB8" w14:textId="70874CD4" w:rsidR="00A24328" w:rsidRDefault="00B53435" w:rsidP="009A59D1">
      <w:pPr>
        <w:pStyle w:val="38"/>
        <w:framePr w:wrap="notBeside"/>
        <w:rPr>
          <w:rtl/>
        </w:rPr>
      </w:pPr>
      <w:r w:rsidRPr="00660D7A">
        <w:rPr>
          <w:rFonts w:hint="cs"/>
          <w:rtl/>
        </w:rPr>
        <w:t>אביי</w:t>
      </w:r>
      <w:r w:rsidR="00A24328">
        <w:rPr>
          <w:rFonts w:hint="cs"/>
          <w:rtl/>
        </w:rPr>
        <w:t>:</w:t>
      </w:r>
    </w:p>
    <w:p w14:paraId="0DD9918F" w14:textId="6573F013" w:rsidR="00FC2311" w:rsidRPr="00E34F28" w:rsidRDefault="00C31C36" w:rsidP="00B53435">
      <w:pPr>
        <w:pStyle w:val="afffff5"/>
        <w:spacing w:before="0"/>
        <w:rPr>
          <w:rtl/>
        </w:rPr>
      </w:pPr>
      <w:r w:rsidRPr="00FE3D07">
        <w:rPr>
          <w:rtl/>
        </w:rPr>
        <w:t>הרוצה להנות</w:t>
      </w:r>
      <w:r w:rsidR="00B53435">
        <w:rPr>
          <w:rFonts w:hint="cs"/>
          <w:rtl/>
        </w:rPr>
        <w:t xml:space="preserve"> מאחרים</w:t>
      </w:r>
      <w:r w:rsidRPr="00FE3D07">
        <w:rPr>
          <w:rtl/>
        </w:rPr>
        <w:t xml:space="preserve"> </w:t>
      </w:r>
      <w:r w:rsidRPr="00A10336">
        <w:rPr>
          <w:rStyle w:val="30"/>
          <w:rtl/>
        </w:rPr>
        <w:t>כאלישע,</w:t>
      </w:r>
      <w:r w:rsidRPr="00FE3D07">
        <w:rPr>
          <w:rFonts w:hint="cs"/>
          <w:rtl/>
        </w:rPr>
        <w:t xml:space="preserve"> </w:t>
      </w:r>
      <w:r w:rsidRPr="00A10336">
        <w:rPr>
          <w:rStyle w:val="30"/>
          <w:rFonts w:hint="cs"/>
          <w:rtl/>
        </w:rPr>
        <w:t xml:space="preserve">ושאינו רוצה </w:t>
      </w:r>
      <w:r w:rsidRPr="00E34F28">
        <w:rPr>
          <w:rStyle w:val="afffff9"/>
          <w:rFonts w:hint="cs"/>
          <w:rtl/>
        </w:rPr>
        <w:t>כשמואל</w:t>
      </w:r>
      <w:r w:rsidR="00FC2311" w:rsidRPr="00E34F28">
        <w:rPr>
          <w:rStyle w:val="afffff9"/>
          <w:rFonts w:hint="cs"/>
          <w:rtl/>
        </w:rPr>
        <w:t>,</w:t>
      </w:r>
      <w:r w:rsidRPr="00E34F28">
        <w:rPr>
          <w:rStyle w:val="afffff9"/>
          <w:rFonts w:hint="cs"/>
          <w:rtl/>
        </w:rPr>
        <w:t xml:space="preserve"> </w:t>
      </w:r>
    </w:p>
    <w:p w14:paraId="74A83710" w14:textId="0ED6CB26" w:rsidR="00A24328" w:rsidRDefault="00B53435" w:rsidP="009A59D1">
      <w:pPr>
        <w:pStyle w:val="38"/>
        <w:framePr w:wrap="notBeside"/>
        <w:rPr>
          <w:rtl/>
        </w:rPr>
      </w:pPr>
      <w:r w:rsidRPr="00660D7A">
        <w:rPr>
          <w:rFonts w:hint="cs"/>
          <w:rtl/>
        </w:rPr>
        <w:t>כרי''ו</w:t>
      </w:r>
      <w:r w:rsidR="00A24328">
        <w:rPr>
          <w:rFonts w:hint="cs"/>
          <w:rtl/>
        </w:rPr>
        <w:t>:</w:t>
      </w:r>
    </w:p>
    <w:p w14:paraId="6EB1C176" w14:textId="18183B50" w:rsidR="00EC44B2" w:rsidRPr="000528DA" w:rsidRDefault="00C31C36" w:rsidP="000528DA">
      <w:pPr>
        <w:rPr>
          <w:rtl/>
        </w:rPr>
      </w:pPr>
      <w:r w:rsidRPr="00A4639B">
        <w:rPr>
          <w:rStyle w:val="ad"/>
          <w:rFonts w:hint="cs"/>
          <w:rtl/>
        </w:rPr>
        <w:t>כי שם בית</w:t>
      </w:r>
      <w:r w:rsidRPr="000528DA">
        <w:rPr>
          <w:rFonts w:hint="cs"/>
          <w:rtl/>
        </w:rPr>
        <w:t xml:space="preserve"> </w:t>
      </w:r>
      <w:r w:rsidRPr="000528DA">
        <w:rPr>
          <w:rtl/>
        </w:rPr>
        <w:t>שכל מקום שהלך שם - ביתו עמו.</w:t>
      </w:r>
      <w:r w:rsidR="00EB7790" w:rsidRPr="000528DA">
        <w:rPr>
          <w:rFonts w:hint="cs"/>
          <w:rtl/>
        </w:rPr>
        <w:t xml:space="preserve"> </w:t>
      </w:r>
    </w:p>
    <w:p w14:paraId="0F922B03" w14:textId="4CB064E7" w:rsidR="00E74A0D" w:rsidRPr="00E34F28" w:rsidRDefault="00E74A0D" w:rsidP="00E74A0D">
      <w:pPr>
        <w:pStyle w:val="afffffc"/>
        <w:rPr>
          <w:rtl/>
        </w:rPr>
      </w:pPr>
      <w:bookmarkStart w:id="223" w:name="_Toc193635651"/>
      <w:bookmarkStart w:id="224" w:name="_Toc216184263"/>
      <w:r>
        <w:rPr>
          <w:rFonts w:hint="cs"/>
          <w:rtl/>
        </w:rPr>
        <w:lastRenderedPageBreak/>
        <w:t>ז' דרשות מריב''ח</w:t>
      </w:r>
      <w:bookmarkEnd w:id="223"/>
      <w:bookmarkEnd w:id="224"/>
    </w:p>
    <w:p w14:paraId="097213E6" w14:textId="5C2605DE" w:rsidR="00A24328" w:rsidRDefault="00E74A0D" w:rsidP="009A59D1">
      <w:pPr>
        <w:pStyle w:val="38"/>
        <w:framePr w:wrap="notBeside"/>
        <w:rPr>
          <w:rtl/>
        </w:rPr>
      </w:pPr>
      <w:r w:rsidRPr="00660D7A">
        <w:rPr>
          <w:rFonts w:hint="cs"/>
          <w:rtl/>
        </w:rPr>
        <w:t>א. ריב''ח</w:t>
      </w:r>
      <w:r w:rsidR="00A24328">
        <w:rPr>
          <w:rFonts w:hint="cs"/>
          <w:rtl/>
        </w:rPr>
        <w:t>:</w:t>
      </w:r>
    </w:p>
    <w:p w14:paraId="3457B3A5" w14:textId="74555A32" w:rsidR="00FC2311" w:rsidRPr="00E34F28" w:rsidRDefault="00C31C36" w:rsidP="00E74A0D">
      <w:pPr>
        <w:pStyle w:val="afffff5"/>
        <w:spacing w:before="0"/>
        <w:rPr>
          <w:rtl/>
        </w:rPr>
      </w:pPr>
      <w:r w:rsidRPr="00A4639B">
        <w:rPr>
          <w:rStyle w:val="ad"/>
          <w:rtl/>
        </w:rPr>
        <w:t>הנה נא ידעתי</w:t>
      </w:r>
      <w:r w:rsidR="00EB7790" w:rsidRPr="00FE3D07">
        <w:rPr>
          <w:rtl/>
        </w:rPr>
        <w:t xml:space="preserve"> </w:t>
      </w:r>
      <w:r w:rsidR="00E74A0D" w:rsidRPr="00A10336">
        <w:rPr>
          <w:rStyle w:val="30"/>
          <w:rFonts w:hint="cs"/>
          <w:rtl/>
        </w:rPr>
        <w:t xml:space="preserve">- </w:t>
      </w:r>
      <w:r w:rsidR="00EB7790" w:rsidRPr="00A10336">
        <w:rPr>
          <w:rStyle w:val="30"/>
          <w:rtl/>
        </w:rPr>
        <w:t>שהאשה מכרת באורחין</w:t>
      </w:r>
      <w:r w:rsidR="00EB7790" w:rsidRPr="00FE3D07">
        <w:rPr>
          <w:rtl/>
        </w:rPr>
        <w:t xml:space="preserve"> יותר </w:t>
      </w:r>
      <w:r w:rsidR="00EB7790" w:rsidRPr="00FE3D07">
        <w:rPr>
          <w:rFonts w:hint="cs"/>
          <w:rtl/>
        </w:rPr>
        <w:t>מ</w:t>
      </w:r>
      <w:r w:rsidRPr="00FE3D07">
        <w:rPr>
          <w:rtl/>
        </w:rPr>
        <w:t>האיש.</w:t>
      </w:r>
      <w:r w:rsidR="00EB7790" w:rsidRPr="00FE3D07">
        <w:rPr>
          <w:rFonts w:hint="cs"/>
          <w:rtl/>
        </w:rPr>
        <w:t xml:space="preserve"> </w:t>
      </w:r>
    </w:p>
    <w:p w14:paraId="49D19E19" w14:textId="7DFE509E" w:rsidR="00A24328" w:rsidRDefault="00C31C36" w:rsidP="009A59D1">
      <w:pPr>
        <w:pStyle w:val="38"/>
        <w:framePr w:wrap="notBeside"/>
        <w:rPr>
          <w:rtl/>
        </w:rPr>
      </w:pPr>
      <w:r w:rsidRPr="00660D7A">
        <w:rPr>
          <w:rtl/>
        </w:rPr>
        <w:t>רב ושמואל</w:t>
      </w:r>
      <w:r w:rsidR="00A24328">
        <w:rPr>
          <w:rFonts w:hint="cs"/>
          <w:rtl/>
        </w:rPr>
        <w:t>:</w:t>
      </w:r>
    </w:p>
    <w:p w14:paraId="23938A73" w14:textId="78720909" w:rsidR="00FC2311" w:rsidRPr="000528DA" w:rsidRDefault="00544C16" w:rsidP="000528DA">
      <w:pPr>
        <w:rPr>
          <w:rtl/>
        </w:rPr>
      </w:pPr>
      <w:r w:rsidRPr="00E34F28">
        <w:rPr>
          <w:rStyle w:val="afffff9"/>
          <w:rFonts w:hint="cs"/>
          <w:rtl/>
        </w:rPr>
        <w:t>א.</w:t>
      </w:r>
      <w:r w:rsidR="00C31C36" w:rsidRPr="000528DA">
        <w:rPr>
          <w:rFonts w:hint="cs"/>
          <w:rtl/>
        </w:rPr>
        <w:t xml:space="preserve"> ש</w:t>
      </w:r>
      <w:r w:rsidR="00C31C36" w:rsidRPr="000528DA">
        <w:rPr>
          <w:rtl/>
        </w:rPr>
        <w:t>לא ראתה זבוב עובר על שלחנו.</w:t>
      </w:r>
      <w:r w:rsidR="00EB7790" w:rsidRPr="000528DA">
        <w:rPr>
          <w:rFonts w:hint="cs"/>
          <w:rtl/>
        </w:rPr>
        <w:t xml:space="preserve"> </w:t>
      </w:r>
    </w:p>
    <w:p w14:paraId="6E331885" w14:textId="3F46C768" w:rsidR="00054F63" w:rsidRPr="000528DA" w:rsidRDefault="00544C16" w:rsidP="000528DA">
      <w:pPr>
        <w:rPr>
          <w:rtl/>
        </w:rPr>
      </w:pPr>
      <w:r w:rsidRPr="00E34F28">
        <w:rPr>
          <w:rStyle w:val="afffff9"/>
          <w:rFonts w:hint="cs"/>
          <w:rtl/>
        </w:rPr>
        <w:t>ב.</w:t>
      </w:r>
      <w:r w:rsidR="00C31C36" w:rsidRPr="000528DA">
        <w:rPr>
          <w:rFonts w:hint="cs"/>
          <w:rtl/>
        </w:rPr>
        <w:t xml:space="preserve"> </w:t>
      </w:r>
      <w:r w:rsidR="00C31C36" w:rsidRPr="000528DA">
        <w:rPr>
          <w:rtl/>
        </w:rPr>
        <w:t>סדין פשתן הציעה ולא ראתה קרי עליו.</w:t>
      </w:r>
      <w:r w:rsidR="00EB7790" w:rsidRPr="000528DA">
        <w:rPr>
          <w:rFonts w:hint="cs"/>
          <w:rtl/>
        </w:rPr>
        <w:t xml:space="preserve"> </w:t>
      </w:r>
    </w:p>
    <w:p w14:paraId="7F55FD2A" w14:textId="44608B75" w:rsidR="00A24328" w:rsidRDefault="00E74A0D" w:rsidP="009A59D1">
      <w:pPr>
        <w:pStyle w:val="38"/>
        <w:framePr w:wrap="notBeside"/>
        <w:rPr>
          <w:rtl/>
        </w:rPr>
      </w:pPr>
      <w:r w:rsidRPr="00660D7A">
        <w:rPr>
          <w:rFonts w:hint="cs"/>
          <w:rtl/>
        </w:rPr>
        <w:t>ב. ריב</w:t>
      </w:r>
      <w:r w:rsidRPr="00660D7A">
        <w:rPr>
          <w:rtl/>
        </w:rPr>
        <w:t>"</w:t>
      </w:r>
      <w:r w:rsidRPr="00660D7A">
        <w:rPr>
          <w:rFonts w:hint="cs"/>
          <w:rtl/>
        </w:rPr>
        <w:t>ח</w:t>
      </w:r>
      <w:r w:rsidR="00A24328">
        <w:rPr>
          <w:rtl/>
        </w:rPr>
        <w:t>:</w:t>
      </w:r>
    </w:p>
    <w:p w14:paraId="7CD73560" w14:textId="09AAFA6E" w:rsidR="00EC44B2" w:rsidRPr="000528DA" w:rsidRDefault="00C31C36" w:rsidP="000528DA">
      <w:pPr>
        <w:rPr>
          <w:rtl/>
        </w:rPr>
      </w:pPr>
      <w:r w:rsidRPr="00A4639B">
        <w:rPr>
          <w:rStyle w:val="ad"/>
          <w:rFonts w:hint="cs"/>
          <w:rtl/>
        </w:rPr>
        <w:t>'</w:t>
      </w:r>
      <w:r w:rsidRPr="00A4639B">
        <w:rPr>
          <w:rStyle w:val="ad"/>
          <w:rtl/>
        </w:rPr>
        <w:t>קדוש הוא</w:t>
      </w:r>
      <w:r w:rsidRPr="00A4639B">
        <w:rPr>
          <w:rStyle w:val="ad"/>
          <w:rFonts w:hint="cs"/>
          <w:rtl/>
        </w:rPr>
        <w:t>'</w:t>
      </w:r>
      <w:r w:rsidRPr="000528DA">
        <w:rPr>
          <w:rtl/>
        </w:rPr>
        <w:t xml:space="preserve"> </w:t>
      </w:r>
      <w:r w:rsidR="00E74A0D" w:rsidRPr="000528DA">
        <w:rPr>
          <w:rFonts w:hint="cs"/>
          <w:rtl/>
        </w:rPr>
        <w:t xml:space="preserve">- </w:t>
      </w:r>
      <w:r w:rsidRPr="00A10336">
        <w:rPr>
          <w:rStyle w:val="30"/>
          <w:rtl/>
        </w:rPr>
        <w:t>ומשרתו אינו קדוש</w:t>
      </w:r>
      <w:r w:rsidRPr="000528DA">
        <w:rPr>
          <w:rtl/>
        </w:rPr>
        <w:t xml:space="preserve">, </w:t>
      </w:r>
      <w:r w:rsidRPr="000528DA">
        <w:rPr>
          <w:rFonts w:hint="cs"/>
          <w:rtl/>
        </w:rPr>
        <w:t>ד</w:t>
      </w:r>
      <w:r w:rsidRPr="00A4639B">
        <w:rPr>
          <w:rStyle w:val="ad"/>
          <w:rtl/>
        </w:rPr>
        <w:t xml:space="preserve">להדפה </w:t>
      </w:r>
      <w:r w:rsidRPr="000528DA">
        <w:rPr>
          <w:rtl/>
        </w:rPr>
        <w:t>שאחזה בהוד יפיה.</w:t>
      </w:r>
      <w:r w:rsidR="00EB7790" w:rsidRPr="000528DA">
        <w:rPr>
          <w:rFonts w:hint="cs"/>
          <w:rtl/>
        </w:rPr>
        <w:t xml:space="preserve"> </w:t>
      </w:r>
    </w:p>
    <w:p w14:paraId="044DCA1F" w14:textId="22C86265" w:rsidR="00A24328" w:rsidRDefault="00E74A0D" w:rsidP="009A59D1">
      <w:pPr>
        <w:pStyle w:val="38"/>
        <w:framePr w:wrap="notBeside"/>
        <w:rPr>
          <w:rtl/>
        </w:rPr>
      </w:pPr>
      <w:r w:rsidRPr="00660D7A">
        <w:rPr>
          <w:rFonts w:hint="cs"/>
          <w:rtl/>
        </w:rPr>
        <w:t>ג. ריב''ח</w:t>
      </w:r>
      <w:r w:rsidR="00A24328">
        <w:rPr>
          <w:rFonts w:hint="cs"/>
          <w:rtl/>
        </w:rPr>
        <w:t>:</w:t>
      </w:r>
    </w:p>
    <w:p w14:paraId="75CE9098" w14:textId="20DE1EBC" w:rsidR="00C31C36" w:rsidRPr="000528DA" w:rsidRDefault="00C31C36" w:rsidP="000528DA">
      <w:pPr>
        <w:rPr>
          <w:rtl/>
        </w:rPr>
      </w:pPr>
      <w:r w:rsidRPr="00A4639B">
        <w:rPr>
          <w:rStyle w:val="ad"/>
          <w:rtl/>
        </w:rPr>
        <w:t>עובר עלינו תמיד</w:t>
      </w:r>
      <w:r w:rsidR="00E74A0D">
        <w:rPr>
          <w:rStyle w:val="ad"/>
          <w:rFonts w:hint="cs"/>
          <w:rtl/>
        </w:rPr>
        <w:t>-</w:t>
      </w:r>
      <w:r w:rsidR="00054F63" w:rsidRPr="000528DA">
        <w:rPr>
          <w:rFonts w:hint="cs"/>
          <w:rtl/>
        </w:rPr>
        <w:t xml:space="preserve"> ש</w:t>
      </w:r>
      <w:r w:rsidRPr="000528DA">
        <w:rPr>
          <w:rtl/>
        </w:rPr>
        <w:t>כל המארח ת"ח בתוך ביתו</w:t>
      </w:r>
      <w:r w:rsidR="00544C16" w:rsidRPr="000528DA">
        <w:rPr>
          <w:rFonts w:hint="cs"/>
          <w:rtl/>
        </w:rPr>
        <w:t>,</w:t>
      </w:r>
      <w:r w:rsidRPr="000528DA">
        <w:rPr>
          <w:rtl/>
        </w:rPr>
        <w:t xml:space="preserve"> ומהנהו מנכסיו</w:t>
      </w:r>
      <w:r w:rsidR="00544C16" w:rsidRPr="000528DA">
        <w:rPr>
          <w:rFonts w:hint="cs"/>
          <w:rtl/>
        </w:rPr>
        <w:t>,</w:t>
      </w:r>
      <w:r w:rsidRPr="000528DA">
        <w:rPr>
          <w:rtl/>
        </w:rPr>
        <w:t xml:space="preserve"> כאילו מקריב </w:t>
      </w:r>
      <w:r w:rsidRPr="00A10336">
        <w:rPr>
          <w:rStyle w:val="30"/>
          <w:rtl/>
        </w:rPr>
        <w:t>תמידין</w:t>
      </w:r>
      <w:r w:rsidRPr="000528DA">
        <w:rPr>
          <w:rtl/>
        </w:rPr>
        <w:t>.</w:t>
      </w:r>
    </w:p>
    <w:p w14:paraId="0A9600FF" w14:textId="743B4C70" w:rsidR="00A24328" w:rsidRDefault="00E74A0D" w:rsidP="009A59D1">
      <w:pPr>
        <w:pStyle w:val="38"/>
        <w:framePr w:wrap="notBeside"/>
        <w:rPr>
          <w:rtl/>
        </w:rPr>
      </w:pPr>
      <w:r w:rsidRPr="00660D7A">
        <w:rPr>
          <w:rFonts w:hint="cs"/>
          <w:rtl/>
        </w:rPr>
        <w:t>ד. ריב''ח</w:t>
      </w:r>
      <w:r w:rsidR="00A24328">
        <w:rPr>
          <w:rtl/>
        </w:rPr>
        <w:t>:</w:t>
      </w:r>
    </w:p>
    <w:p w14:paraId="108E140D" w14:textId="374FC71A" w:rsidR="00544C16" w:rsidRPr="00E34F28" w:rsidRDefault="00E74A0D" w:rsidP="00E74A0D">
      <w:pPr>
        <w:pStyle w:val="afffff5"/>
        <w:spacing w:before="0"/>
        <w:rPr>
          <w:rtl/>
        </w:rPr>
      </w:pPr>
      <w:r w:rsidRPr="00A4639B">
        <w:rPr>
          <w:rStyle w:val="ad"/>
          <w:rFonts w:hint="cs"/>
          <w:rtl/>
        </w:rPr>
        <w:t xml:space="preserve">ממעמקים </w:t>
      </w:r>
      <w:r w:rsidRPr="00F95182">
        <w:rPr>
          <w:rStyle w:val="ad"/>
          <w:rFonts w:hint="cs"/>
          <w:rtl/>
        </w:rPr>
        <w:t xml:space="preserve">קראתיך ה' - </w:t>
      </w:r>
      <w:r w:rsidR="00C31C36" w:rsidRPr="00A10336">
        <w:rPr>
          <w:rStyle w:val="30"/>
          <w:rFonts w:hint="cs"/>
          <w:rtl/>
        </w:rPr>
        <w:t>יתפלל ממקום נמוך</w:t>
      </w:r>
      <w:r w:rsidRPr="00A10336">
        <w:rPr>
          <w:rStyle w:val="30"/>
          <w:rFonts w:hint="cs"/>
          <w:rtl/>
        </w:rPr>
        <w:t>,</w:t>
      </w:r>
      <w:r w:rsidR="00C31C36" w:rsidRPr="00FE3D07">
        <w:rPr>
          <w:rFonts w:hint="cs"/>
          <w:rtl/>
        </w:rPr>
        <w:t xml:space="preserve"> </w:t>
      </w:r>
      <w:r w:rsidRPr="00F95182">
        <w:rPr>
          <w:rStyle w:val="affffff6"/>
          <w:rFonts w:hint="cs"/>
          <w:spacing w:val="0"/>
          <w:rtl/>
        </w:rPr>
        <w:t>ותנ''ה אין גבהות לפני המקום</w:t>
      </w:r>
    </w:p>
    <w:p w14:paraId="1A963AC0" w14:textId="5F64BA37" w:rsidR="00A24328" w:rsidRDefault="00E74A0D" w:rsidP="009A59D1">
      <w:pPr>
        <w:pStyle w:val="38"/>
        <w:framePr w:wrap="notBeside"/>
        <w:rPr>
          <w:rtl/>
        </w:rPr>
      </w:pPr>
      <w:r w:rsidRPr="00660D7A">
        <w:rPr>
          <w:rFonts w:hint="cs"/>
          <w:rtl/>
        </w:rPr>
        <w:t>ה</w:t>
      </w:r>
      <w:r w:rsidR="00A24328">
        <w:rPr>
          <w:rFonts w:hint="cs"/>
          <w:rtl/>
        </w:rPr>
        <w:t>.</w:t>
      </w:r>
    </w:p>
    <w:p w14:paraId="6FE8CF54" w14:textId="37B0F43B" w:rsidR="002C4FA2" w:rsidRPr="000528DA" w:rsidRDefault="00E74A0D" w:rsidP="000528DA">
      <w:pPr>
        <w:rPr>
          <w:rtl/>
        </w:rPr>
      </w:pPr>
      <w:r w:rsidRPr="00E74A0D">
        <w:rPr>
          <w:rStyle w:val="ad"/>
          <w:rtl/>
        </w:rPr>
        <w:t>ורגליהם רגל ישרה.</w:t>
      </w:r>
      <w:r w:rsidRPr="000528DA">
        <w:rPr>
          <w:rFonts w:hint="cs"/>
          <w:rtl/>
        </w:rPr>
        <w:t xml:space="preserve"> - </w:t>
      </w:r>
      <w:r w:rsidR="007D31D8" w:rsidRPr="00A10336">
        <w:rPr>
          <w:rStyle w:val="30"/>
          <w:rtl/>
        </w:rPr>
        <w:t xml:space="preserve">המתפלל </w:t>
      </w:r>
      <w:r w:rsidR="00C31C36" w:rsidRPr="00A10336">
        <w:rPr>
          <w:rStyle w:val="30"/>
          <w:rtl/>
        </w:rPr>
        <w:t xml:space="preserve">יכוין </w:t>
      </w:r>
      <w:r w:rsidR="002C4FA2" w:rsidRPr="00A10336">
        <w:rPr>
          <w:rStyle w:val="30"/>
          <w:rFonts w:hint="cs"/>
          <w:rtl/>
        </w:rPr>
        <w:t>ר</w:t>
      </w:r>
      <w:r w:rsidR="00C31C36" w:rsidRPr="00A10336">
        <w:rPr>
          <w:rStyle w:val="30"/>
          <w:rtl/>
        </w:rPr>
        <w:t>גליו</w:t>
      </w:r>
      <w:r w:rsidR="00C31C36" w:rsidRPr="000528DA">
        <w:rPr>
          <w:rtl/>
        </w:rPr>
        <w:t xml:space="preserve"> </w:t>
      </w:r>
    </w:p>
    <w:p w14:paraId="32ADC18B" w14:textId="1A507F23" w:rsidR="00A24328" w:rsidRDefault="00E74A0D" w:rsidP="009A59D1">
      <w:pPr>
        <w:pStyle w:val="38"/>
        <w:framePr w:wrap="notBeside"/>
        <w:rPr>
          <w:rtl/>
        </w:rPr>
      </w:pPr>
      <w:r w:rsidRPr="00660D7A">
        <w:rPr>
          <w:rFonts w:hint="cs"/>
          <w:rtl/>
        </w:rPr>
        <w:t>ו. ריב"ח</w:t>
      </w:r>
      <w:r w:rsidR="00A24328">
        <w:rPr>
          <w:rFonts w:hint="cs"/>
          <w:rtl/>
        </w:rPr>
        <w:t>:</w:t>
      </w:r>
    </w:p>
    <w:p w14:paraId="5166CB5E" w14:textId="10589DE3" w:rsidR="00EC44B2" w:rsidRPr="000528DA" w:rsidRDefault="00C31C36" w:rsidP="000528DA">
      <w:pPr>
        <w:rPr>
          <w:rtl/>
        </w:rPr>
      </w:pPr>
      <w:r w:rsidRPr="00A4639B">
        <w:rPr>
          <w:rStyle w:val="ad"/>
          <w:rtl/>
        </w:rPr>
        <w:t>לא תאכלו על הדם</w:t>
      </w:r>
      <w:r w:rsidRPr="000528DA">
        <w:rPr>
          <w:rtl/>
        </w:rPr>
        <w:t xml:space="preserve"> </w:t>
      </w:r>
      <w:r w:rsidR="00E74A0D" w:rsidRPr="000528DA">
        <w:rPr>
          <w:rFonts w:hint="cs"/>
          <w:rtl/>
        </w:rPr>
        <w:t xml:space="preserve">- </w:t>
      </w:r>
      <w:r w:rsidRPr="000528DA">
        <w:rPr>
          <w:rtl/>
        </w:rPr>
        <w:t>לא תאכלו קודם שתתפללו על דמכם.</w:t>
      </w:r>
      <w:r w:rsidR="007D31D8" w:rsidRPr="000528DA">
        <w:rPr>
          <w:rFonts w:hint="cs"/>
          <w:rtl/>
        </w:rPr>
        <w:t xml:space="preserve"> </w:t>
      </w:r>
    </w:p>
    <w:p w14:paraId="02B5463A" w14:textId="7192F4F2" w:rsidR="00A24328" w:rsidRDefault="00E74A0D" w:rsidP="009A59D1">
      <w:pPr>
        <w:pStyle w:val="38"/>
        <w:framePr w:wrap="notBeside"/>
        <w:rPr>
          <w:rtl/>
        </w:rPr>
      </w:pPr>
      <w:r w:rsidRPr="00660D7A">
        <w:rPr>
          <w:rFonts w:hint="cs"/>
          <w:rtl/>
        </w:rPr>
        <w:t>ז. ריב''ח</w:t>
      </w:r>
      <w:r w:rsidR="00A24328">
        <w:rPr>
          <w:rFonts w:hint="cs"/>
          <w:rtl/>
        </w:rPr>
        <w:t>:</w:t>
      </w:r>
    </w:p>
    <w:p w14:paraId="3A8BC0D5" w14:textId="4EE6AE30" w:rsidR="00F64167" w:rsidRDefault="00E74A0D" w:rsidP="00E74A0D">
      <w:pPr>
        <w:pStyle w:val="afffff5"/>
        <w:spacing w:before="0"/>
        <w:rPr>
          <w:rtl/>
        </w:rPr>
      </w:pPr>
      <w:r w:rsidRPr="00E74A0D">
        <w:rPr>
          <w:rStyle w:val="ad"/>
          <w:rtl/>
        </w:rPr>
        <w:t>ואתי השלכת אחרי גוך</w:t>
      </w:r>
      <w:r>
        <w:rPr>
          <w:rStyle w:val="ad"/>
          <w:rFonts w:hint="cs"/>
          <w:rtl/>
        </w:rPr>
        <w:t xml:space="preserve">- </w:t>
      </w:r>
      <w:r w:rsidRPr="00FC2311">
        <w:rPr>
          <w:rFonts w:hint="cs"/>
          <w:spacing w:val="-6"/>
          <w:rtl/>
        </w:rPr>
        <w:t xml:space="preserve"> </w:t>
      </w:r>
      <w:r w:rsidR="00C31C36" w:rsidRPr="00A10336">
        <w:rPr>
          <w:rStyle w:val="30"/>
          <w:rFonts w:hint="cs"/>
          <w:rtl/>
        </w:rPr>
        <w:t>ה</w:t>
      </w:r>
      <w:r w:rsidR="00C31C36" w:rsidRPr="00A10336">
        <w:rPr>
          <w:rStyle w:val="30"/>
          <w:rtl/>
        </w:rPr>
        <w:t>אוכל ושותה ואח</w:t>
      </w:r>
      <w:r w:rsidR="00C31C36" w:rsidRPr="00A10336">
        <w:rPr>
          <w:rStyle w:val="30"/>
          <w:rFonts w:hint="cs"/>
          <w:rtl/>
        </w:rPr>
        <w:t>"כ</w:t>
      </w:r>
      <w:r w:rsidR="00C31C36" w:rsidRPr="00A10336">
        <w:rPr>
          <w:rStyle w:val="30"/>
          <w:rtl/>
        </w:rPr>
        <w:t xml:space="preserve"> מתפלל</w:t>
      </w:r>
      <w:r w:rsidRPr="00A10336">
        <w:rPr>
          <w:rStyle w:val="30"/>
          <w:rFonts w:hint="cs"/>
          <w:rtl/>
        </w:rPr>
        <w:t xml:space="preserve"> -</w:t>
      </w:r>
      <w:r w:rsidRPr="00F95182">
        <w:rPr>
          <w:rFonts w:hint="cs"/>
          <w:rtl/>
        </w:rPr>
        <w:t xml:space="preserve"> </w:t>
      </w:r>
      <w:r w:rsidR="00C31C36" w:rsidRPr="00E74A0D">
        <w:rPr>
          <w:rtl/>
        </w:rPr>
        <w:t>אחר שנתגאה זה קבל עליו מלכות שמים.</w:t>
      </w:r>
    </w:p>
    <w:p w14:paraId="54443A8B" w14:textId="2D1FDDC6" w:rsidR="00EC44B2" w:rsidRPr="00E34F28" w:rsidRDefault="00683C59" w:rsidP="00F50A20">
      <w:pPr>
        <w:pStyle w:val="afffa"/>
        <w:rPr>
          <w:rtl/>
        </w:rPr>
      </w:pPr>
      <w:r>
        <w:rPr>
          <w:rFonts w:hint="cs"/>
          <w:rtl/>
        </w:rPr>
        <w:t>*</w:t>
      </w:r>
      <w:r w:rsidR="00E74A0D">
        <w:rPr>
          <w:rFonts w:hint="cs"/>
          <w:rtl/>
        </w:rPr>
        <w:t>*</w:t>
      </w:r>
      <w:r>
        <w:rPr>
          <w:rFonts w:hint="cs"/>
          <w:rtl/>
        </w:rPr>
        <w:t>**</w:t>
      </w:r>
    </w:p>
    <w:p w14:paraId="5886D83C" w14:textId="77777777" w:rsidR="00C31C36" w:rsidRPr="000528DA" w:rsidRDefault="00C31C36" w:rsidP="000528DA">
      <w:pPr>
        <w:rPr>
          <w:rtl/>
        </w:rPr>
      </w:pPr>
      <w:r w:rsidRPr="00F75DF3">
        <w:rPr>
          <w:rStyle w:val="a7"/>
          <w:rtl/>
        </w:rPr>
        <w:t xml:space="preserve">רבי יהושע </w:t>
      </w:r>
      <w:r w:rsidR="007D31D8" w:rsidRPr="00F75DF3">
        <w:rPr>
          <w:rStyle w:val="a7"/>
          <w:rFonts w:hint="cs"/>
          <w:rtl/>
        </w:rPr>
        <w:t>עד ג' שעות</w:t>
      </w:r>
      <w:r w:rsidR="007D31D8" w:rsidRPr="000528DA">
        <w:rPr>
          <w:rFonts w:hint="cs"/>
          <w:rtl/>
        </w:rPr>
        <w:t xml:space="preserve"> הלכה </w:t>
      </w:r>
      <w:r w:rsidR="007D31D8" w:rsidRPr="00E34F28">
        <w:rPr>
          <w:rStyle w:val="afffff9"/>
          <w:rFonts w:hint="cs"/>
          <w:rtl/>
        </w:rPr>
        <w:t>כריה</w:t>
      </w:r>
      <w:r w:rsidR="00AE16FF" w:rsidRPr="00E34F28">
        <w:rPr>
          <w:rStyle w:val="afffff9"/>
          <w:rtl/>
        </w:rPr>
        <w:t>"</w:t>
      </w:r>
      <w:r w:rsidR="007D31D8" w:rsidRPr="00E34F28">
        <w:rPr>
          <w:rStyle w:val="afffff9"/>
          <w:rFonts w:hint="cs"/>
          <w:rtl/>
        </w:rPr>
        <w:t xml:space="preserve">ש, </w:t>
      </w:r>
    </w:p>
    <w:p w14:paraId="3901FCDA" w14:textId="0E6D2F21" w:rsidR="00E74A0D" w:rsidRPr="000528DA" w:rsidRDefault="00C31C36" w:rsidP="000528DA">
      <w:pPr>
        <w:rPr>
          <w:rtl/>
        </w:rPr>
      </w:pPr>
      <w:r w:rsidRPr="00F75DF3">
        <w:rPr>
          <w:rStyle w:val="a7"/>
          <w:rtl/>
        </w:rPr>
        <w:t>הקורא מכאן ואילך לא הפסיד.</w:t>
      </w:r>
      <w:r w:rsidRPr="000528DA">
        <w:rPr>
          <w:rFonts w:hint="cs"/>
          <w:rtl/>
        </w:rPr>
        <w:t xml:space="preserve"> </w:t>
      </w:r>
      <w:r w:rsidRPr="000528DA">
        <w:rPr>
          <w:rtl/>
        </w:rPr>
        <w:t>ובלבד שלא יאמר יוצר אור.</w:t>
      </w:r>
    </w:p>
    <w:p w14:paraId="4C768568" w14:textId="00CB8D23" w:rsidR="00A24328" w:rsidRDefault="00C31C36" w:rsidP="009A59D1">
      <w:pPr>
        <w:pStyle w:val="38"/>
        <w:framePr w:wrap="notBeside"/>
        <w:rPr>
          <w:rtl/>
        </w:rPr>
      </w:pPr>
      <w:r w:rsidRPr="00660D7A">
        <w:rPr>
          <w:rFonts w:hint="cs"/>
          <w:rtl/>
        </w:rPr>
        <w:t>תיובתא דר</w:t>
      </w:r>
      <w:r w:rsidRPr="00660D7A">
        <w:rPr>
          <w:rtl/>
        </w:rPr>
        <w:t>"</w:t>
      </w:r>
      <w:r w:rsidRPr="00660D7A">
        <w:rPr>
          <w:rFonts w:hint="cs"/>
          <w:rtl/>
        </w:rPr>
        <w:t>ח</w:t>
      </w:r>
      <w:r w:rsidR="00A24328">
        <w:rPr>
          <w:rFonts w:hint="cs"/>
          <w:rtl/>
        </w:rPr>
        <w:t>:</w:t>
      </w:r>
    </w:p>
    <w:p w14:paraId="7727F030" w14:textId="7F53C9ED" w:rsidR="00B53435" w:rsidRPr="000528DA" w:rsidRDefault="00C31C36" w:rsidP="000528DA">
      <w:pPr>
        <w:rPr>
          <w:rtl/>
        </w:rPr>
      </w:pPr>
      <w:r w:rsidRPr="000528DA">
        <w:rPr>
          <w:rFonts w:hint="cs"/>
          <w:rtl/>
        </w:rPr>
        <w:t>מהך דמברך ב' לפניה וא' לאחריה,</w:t>
      </w:r>
      <w:r w:rsidR="007D31D8" w:rsidRPr="000528DA">
        <w:rPr>
          <w:rFonts w:hint="cs"/>
          <w:rtl/>
        </w:rPr>
        <w:t xml:space="preserve"> </w:t>
      </w:r>
      <w:r w:rsidR="00E74A0D" w:rsidRPr="000528DA">
        <w:rPr>
          <w:rFonts w:hint="cs"/>
          <w:rtl/>
        </w:rPr>
        <w:t>א''ד שלא הפסיד ברכות</w:t>
      </w:r>
    </w:p>
    <w:p w14:paraId="70DC2950" w14:textId="34D463F3" w:rsidR="00A24328" w:rsidRDefault="00B53435" w:rsidP="009A59D1">
      <w:pPr>
        <w:pStyle w:val="38"/>
        <w:framePr w:wrap="notBeside"/>
        <w:rPr>
          <w:rtl/>
        </w:rPr>
      </w:pPr>
      <w:r w:rsidRPr="00660D7A">
        <w:rPr>
          <w:rFonts w:hint="cs"/>
          <w:rtl/>
        </w:rPr>
        <w:t>רב מני</w:t>
      </w:r>
      <w:r w:rsidR="00A24328">
        <w:rPr>
          <w:rFonts w:hint="cs"/>
          <w:rtl/>
        </w:rPr>
        <w:t>:</w:t>
      </w:r>
    </w:p>
    <w:p w14:paraId="74850F7D" w14:textId="79E8BE5F" w:rsidR="00F64167" w:rsidRDefault="00C31C36" w:rsidP="00682BF2">
      <w:pPr>
        <w:pStyle w:val="afffff5"/>
        <w:rPr>
          <w:rtl/>
        </w:rPr>
      </w:pPr>
      <w:bookmarkStart w:id="225" w:name="_Toc193635652"/>
      <w:bookmarkStart w:id="226" w:name="_Toc216184264"/>
      <w:r>
        <w:rPr>
          <w:rStyle w:val="30"/>
          <w:rtl/>
        </w:rPr>
        <w:t xml:space="preserve">גדול הקורא </w:t>
      </w:r>
      <w:r>
        <w:rPr>
          <w:rStyle w:val="afffff9"/>
          <w:rtl/>
          <w:rPrChange w:id="9029" w:author="מנוע אמוראים" w:date="2026-10-05T16:40:51Z">
            <w:rPr>
              <w:rStyle w:val="30"/>
              <w:rtl/>
            </w:rPr>
          </w:rPrChange>
        </w:rPr>
        <w:t xml:space="preserve">קר"ש</w:t>
      </w:r>
      <w:r>
        <w:rPr>
          <w:rStyle w:val="30"/>
          <w:rtl/>
        </w:rPr>
        <w:t xml:space="preserve"> בעונתה</w:t>
      </w:r>
      <w:bookmarkEnd w:id="225"/>
      <w:bookmarkEnd w:id="226"/>
      <w:r w:rsidRPr="00A10336">
        <w:rPr>
          <w:rStyle w:val="30"/>
          <w:rtl/>
        </w:rPr>
        <w:t xml:space="preserve"> </w:t>
      </w:r>
      <w:r w:rsidRPr="00FE3D07">
        <w:rPr>
          <w:rtl/>
        </w:rPr>
        <w:t>יותר מהעוסק בתורה,</w:t>
      </w:r>
      <w:r w:rsidR="007D31D8" w:rsidRPr="00FE3D07">
        <w:rPr>
          <w:rFonts w:hint="cs"/>
          <w:rtl/>
        </w:rPr>
        <w:t xml:space="preserve"> </w:t>
      </w:r>
    </w:p>
    <w:p w14:paraId="0F3F6BA7" w14:textId="00B32AFE" w:rsidR="00EC44B2" w:rsidRPr="00E34F28" w:rsidRDefault="00683C59" w:rsidP="00F50A20">
      <w:pPr>
        <w:pStyle w:val="afffa"/>
        <w:rPr>
          <w:rtl/>
        </w:rPr>
      </w:pPr>
      <w:r>
        <w:rPr>
          <w:rFonts w:hint="cs"/>
          <w:rtl/>
        </w:rPr>
        <w:t>**</w:t>
      </w:r>
      <w:r w:rsidR="009F68B4">
        <w:rPr>
          <w:rFonts w:hint="cs"/>
          <w:rtl/>
        </w:rPr>
        <w:t>*</w:t>
      </w:r>
      <w:r>
        <w:rPr>
          <w:rFonts w:hint="cs"/>
          <w:rtl/>
        </w:rPr>
        <w:t>*</w:t>
      </w:r>
    </w:p>
    <w:p>
      <w:pPr>
        <w:pStyle w:val="MishnaBatzad"/>
        <w:rPr>
          <w:ins w:id="20082" w:author="קלוד" w:date="2026-10-06T10:08:25Z"/>
        </w:rPr>
      </w:pPr>
      <w:ins w:id="20081" w:author="קלוד" w:date="2026-10-06T10:08:25Z">
        <w:r>
          <w:t xml:space="preserve">משנה ג</w:t>
        </w:r>
      </w:ins>
    </w:p>
    <w:p w14:paraId="0F11A2D0" w14:textId="77777777" w:rsidR="009162D1" w:rsidRPr="00E34F28" w:rsidRDefault="00C31C36" w:rsidP="001619FE">
      <w:pPr>
        <w:pStyle w:val="a3"/>
        <w:spacing w:before="120"/>
        <w:rPr>
          <w:rtl/>
        </w:rPr>
        <w:pPrChange w:id="90003" w:author="קלוד" w:date="2026-10-08T12:08:16Z">
          <w:pPr>
            <w:pStyle w:val="a3"/>
          </w:pPr>
        </w:pPrChange>
      </w:pPr>
      <w:r w:rsidRPr="007A7B3E">
        <w:rPr>
          <w:rStyle w:val="affffff2"/>
          <w:rFonts w:hint="cs"/>
          <w:rtl/>
        </w:rPr>
        <w:t>ב</w:t>
      </w:r>
      <w:r w:rsidRPr="007A7B3E">
        <w:rPr>
          <w:rStyle w:val="affffff2"/>
          <w:rtl/>
        </w:rPr>
        <w:t>"</w:t>
      </w:r>
      <w:r w:rsidRPr="007A7B3E">
        <w:rPr>
          <w:rStyle w:val="affffff2"/>
          <w:rFonts w:hint="cs"/>
          <w:rtl/>
        </w:rPr>
        <w:t>ש:</w:t>
      </w:r>
      <w:r w:rsidRPr="007F58B7">
        <w:rPr>
          <w:rFonts w:hint="cs"/>
          <w:rtl/>
        </w:rPr>
        <w:t xml:space="preserve"> בערב כל אדם יטה ויקרא </w:t>
      </w:r>
      <w:r w:rsidRPr="00A4639B">
        <w:rPr>
          <w:rFonts w:hint="cs"/>
          <w:rtl/>
        </w:rPr>
        <w:t>בבוקר יעמוד</w:t>
      </w:r>
      <w:r w:rsidR="007D31D8" w:rsidRPr="00A4639B">
        <w:rPr>
          <w:rFonts w:hint="cs"/>
          <w:rtl/>
        </w:rPr>
        <w:t xml:space="preserve">, </w:t>
      </w:r>
    </w:p>
    <w:p w14:paraId="78CE5FD5" w14:textId="77777777" w:rsidR="00F64167" w:rsidRDefault="00C31C36" w:rsidP="001619FE">
      <w:pPr>
        <w:pStyle w:val="a3"/>
        <w:rPr>
          <w:rtl/>
        </w:rPr>
      </w:pPr>
      <w:r w:rsidRPr="007A7B3E">
        <w:rPr>
          <w:rStyle w:val="affffff2"/>
          <w:rFonts w:hint="cs"/>
          <w:rtl/>
        </w:rPr>
        <w:t>ב</w:t>
      </w:r>
      <w:r w:rsidRPr="007A7B3E">
        <w:rPr>
          <w:rStyle w:val="affffff2"/>
          <w:rtl/>
        </w:rPr>
        <w:t>"</w:t>
      </w:r>
      <w:r w:rsidR="007D31D8" w:rsidRPr="007A7B3E">
        <w:rPr>
          <w:rStyle w:val="affffff2"/>
          <w:rFonts w:hint="cs"/>
          <w:rtl/>
        </w:rPr>
        <w:t>ה</w:t>
      </w:r>
      <w:r w:rsidR="002F0032" w:rsidRPr="007A7B3E">
        <w:rPr>
          <w:rStyle w:val="affffff2"/>
          <w:rFonts w:hint="cs"/>
          <w:rtl/>
        </w:rPr>
        <w:t>:</w:t>
      </w:r>
      <w:r w:rsidR="007D31D8" w:rsidRPr="00A4639B">
        <w:rPr>
          <w:rFonts w:hint="cs"/>
          <w:rtl/>
        </w:rPr>
        <w:t xml:space="preserve"> כל אדם קורא כדרכו</w:t>
      </w:r>
      <w:r w:rsidRPr="00A4639B">
        <w:rPr>
          <w:rFonts w:hint="cs"/>
          <w:rtl/>
        </w:rPr>
        <w:t xml:space="preserve">, </w:t>
      </w:r>
    </w:p>
    <w:p w14:paraId="329FC16E" w14:textId="0C0361DF" w:rsidR="00EC44B2" w:rsidRPr="00E34F28" w:rsidRDefault="00B53435" w:rsidP="00B53435">
      <w:pPr>
        <w:pStyle w:val="a3"/>
        <w:rPr>
          <w:rtl/>
        </w:rPr>
      </w:pPr>
      <w:r>
        <w:rPr>
          <w:rtl/>
        </w:rPr>
        <w:tab/>
      </w:r>
      <w:r>
        <w:rPr>
          <w:rtl/>
        </w:rPr>
        <w:tab/>
      </w:r>
      <w:r>
        <w:rPr>
          <w:rFonts w:hint="cs"/>
          <w:rtl/>
        </w:rPr>
        <w:t xml:space="preserve">- </w:t>
      </w:r>
      <w:r w:rsidR="00C31C36" w:rsidRPr="00B53435">
        <w:rPr>
          <w:rFonts w:hint="cs"/>
          <w:rtl/>
        </w:rPr>
        <w:t>בשכבך ובקומך בשעה שבנ</w:t>
      </w:r>
      <w:r w:rsidR="00C31C36" w:rsidRPr="00B53435">
        <w:rPr>
          <w:rtl/>
        </w:rPr>
        <w:t>"</w:t>
      </w:r>
      <w:r w:rsidR="00C31C36" w:rsidRPr="00B53435">
        <w:rPr>
          <w:rFonts w:hint="cs"/>
          <w:rtl/>
        </w:rPr>
        <w:t>א שוכבים או עומדים,</w:t>
      </w:r>
      <w:r w:rsidR="007D31D8" w:rsidRPr="00B53435">
        <w:rPr>
          <w:rFonts w:hint="cs"/>
          <w:rtl/>
        </w:rPr>
        <w:t xml:space="preserve"> </w:t>
      </w:r>
    </w:p>
    <w:p w14:paraId="35CC77D2" w14:textId="77777777" w:rsidR="002F0032" w:rsidRPr="00E34F28" w:rsidRDefault="00C31C36" w:rsidP="001619FE">
      <w:pPr>
        <w:pStyle w:val="a3"/>
        <w:rPr>
          <w:rtl/>
        </w:rPr>
      </w:pPr>
      <w:r w:rsidRPr="007A7B3E">
        <w:rPr>
          <w:rStyle w:val="affffff2"/>
          <w:rFonts w:hint="cs"/>
          <w:rtl/>
        </w:rPr>
        <w:t>ר</w:t>
      </w:r>
      <w:r w:rsidRPr="007A7B3E">
        <w:rPr>
          <w:rStyle w:val="affffff2"/>
          <w:rtl/>
        </w:rPr>
        <w:t>"</w:t>
      </w:r>
      <w:r w:rsidRPr="007A7B3E">
        <w:rPr>
          <w:rStyle w:val="affffff2"/>
          <w:rFonts w:hint="cs"/>
          <w:rtl/>
        </w:rPr>
        <w:t>ט</w:t>
      </w:r>
      <w:r w:rsidR="002F0032" w:rsidRPr="007A7B3E">
        <w:rPr>
          <w:rStyle w:val="affffff2"/>
          <w:rFonts w:hint="cs"/>
          <w:rtl/>
        </w:rPr>
        <w:t>:</w:t>
      </w:r>
      <w:r w:rsidR="002F0032" w:rsidRPr="002F0032">
        <w:rPr>
          <w:rFonts w:hint="cs"/>
          <w:rtl/>
        </w:rPr>
        <w:t xml:space="preserve"> </w:t>
      </w:r>
      <w:r w:rsidRPr="002F0032">
        <w:rPr>
          <w:rFonts w:hint="cs"/>
          <w:rtl/>
        </w:rPr>
        <w:t xml:space="preserve">הטה </w:t>
      </w:r>
      <w:r w:rsidRPr="007A7B3E">
        <w:rPr>
          <w:rStyle w:val="affffff2"/>
          <w:rFonts w:hint="cs"/>
          <w:rtl/>
        </w:rPr>
        <w:t>כב</w:t>
      </w:r>
      <w:r w:rsidRPr="007A7B3E">
        <w:rPr>
          <w:rStyle w:val="affffff2"/>
          <w:rtl/>
        </w:rPr>
        <w:t>"</w:t>
      </w:r>
      <w:r w:rsidRPr="007A7B3E">
        <w:rPr>
          <w:rStyle w:val="affffff2"/>
          <w:rFonts w:hint="cs"/>
          <w:rtl/>
        </w:rPr>
        <w:t>ש</w:t>
      </w:r>
      <w:r w:rsidRPr="002F0032">
        <w:rPr>
          <w:rFonts w:hint="cs"/>
          <w:rtl/>
        </w:rPr>
        <w:t xml:space="preserve"> וסיכן עצמו בליסטי</w:t>
      </w:r>
      <w:r w:rsidRPr="00F95182">
        <w:rPr>
          <w:rFonts w:hint="cs"/>
          <w:rtl/>
        </w:rPr>
        <w:t>ם,</w:t>
      </w:r>
      <w:r w:rsidR="007D31D8" w:rsidRPr="00F95182">
        <w:rPr>
          <w:rFonts w:hint="cs"/>
          <w:rtl/>
        </w:rPr>
        <w:t xml:space="preserve"> </w:t>
      </w:r>
    </w:p>
    <w:p w14:paraId="001D8B7C" w14:textId="7C6E1BAE" w:rsidR="00C31C36" w:rsidRPr="00E34F28" w:rsidRDefault="00C31C36" w:rsidP="00B53435">
      <w:pPr>
        <w:pStyle w:val="a3"/>
        <w:spacing w:after="60"/>
        <w:rPr>
          <w:rtl/>
        </w:rPr>
      </w:pPr>
      <w:r w:rsidRPr="007A7B3E">
        <w:rPr>
          <w:rStyle w:val="affffff2"/>
          <w:rFonts w:hint="cs"/>
          <w:rtl/>
        </w:rPr>
        <w:t>אמרו לו</w:t>
      </w:r>
      <w:r w:rsidR="00B53435">
        <w:rPr>
          <w:rStyle w:val="affffff2"/>
          <w:rFonts w:hint="cs"/>
          <w:rtl/>
        </w:rPr>
        <w:t>:</w:t>
      </w:r>
      <w:r w:rsidRPr="00A4639B">
        <w:rPr>
          <w:rFonts w:hint="cs"/>
          <w:rtl/>
        </w:rPr>
        <w:t xml:space="preserve"> כדי היית </w:t>
      </w:r>
      <w:r w:rsidR="004427AC">
        <w:rPr>
          <w:rFonts w:hint="cs"/>
          <w:rtl/>
        </w:rPr>
        <w:t>לחוב ב</w:t>
      </w:r>
      <w:r w:rsidRPr="00D826DC">
        <w:rPr>
          <w:rFonts w:hint="cs"/>
          <w:rtl/>
        </w:rPr>
        <w:t>ע</w:t>
      </w:r>
      <w:r w:rsidR="004427AC">
        <w:rPr>
          <w:rFonts w:hint="cs"/>
          <w:rtl/>
        </w:rPr>
        <w:t>צ</w:t>
      </w:r>
      <w:r w:rsidRPr="00D826DC">
        <w:rPr>
          <w:rFonts w:hint="cs"/>
          <w:rtl/>
        </w:rPr>
        <w:t xml:space="preserve">מך שעברת על דברי </w:t>
      </w:r>
      <w:r w:rsidRPr="007A7B3E">
        <w:rPr>
          <w:rStyle w:val="affffff2"/>
          <w:rFonts w:hint="cs"/>
          <w:rtl/>
        </w:rPr>
        <w:t>ב</w:t>
      </w:r>
      <w:r w:rsidRPr="007A7B3E">
        <w:rPr>
          <w:rStyle w:val="affffff2"/>
          <w:rtl/>
        </w:rPr>
        <w:t>"</w:t>
      </w:r>
      <w:r w:rsidR="00E117A7" w:rsidRPr="007A7B3E">
        <w:rPr>
          <w:rStyle w:val="affffff2"/>
          <w:rFonts w:hint="cs"/>
          <w:rtl/>
        </w:rPr>
        <w:t>ה.</w:t>
      </w:r>
    </w:p>
    <w:p w14:paraId="087CBF82" w14:textId="77777777" w:rsidR="00C31C36" w:rsidRPr="00E34F28" w:rsidRDefault="00C31C36" w:rsidP="00EC0DC4">
      <w:pPr>
        <w:pStyle w:val="af2"/>
        <w:framePr w:wrap="around"/>
        <w:rPr>
          <w:rtl/>
        </w:rPr>
      </w:pPr>
      <w:r w:rsidRPr="00A4639B">
        <w:rPr>
          <w:rFonts w:hint="cs"/>
          <w:rtl/>
        </w:rPr>
        <w:t>יא.</w:t>
      </w:r>
    </w:p>
    <w:p w14:paraId="0D87D358" w14:textId="6E318ECD" w:rsidR="00A24328" w:rsidRDefault="00C31C36" w:rsidP="009A59D1">
      <w:pPr>
        <w:pStyle w:val="38"/>
        <w:framePr w:wrap="notBeside"/>
        <w:rPr>
          <w:rtl/>
        </w:rPr>
      </w:pPr>
      <w:r w:rsidRPr="00660D7A">
        <w:rPr>
          <w:rFonts w:hint="cs"/>
          <w:rtl/>
        </w:rPr>
        <w:t>ב</w:t>
      </w:r>
      <w:r w:rsidRPr="00660D7A">
        <w:rPr>
          <w:rtl/>
        </w:rPr>
        <w:t>"</w:t>
      </w:r>
      <w:r w:rsidRPr="00660D7A">
        <w:rPr>
          <w:rFonts w:hint="cs"/>
          <w:rtl/>
        </w:rPr>
        <w:t>ש לא כב</w:t>
      </w:r>
      <w:r w:rsidRPr="00660D7A">
        <w:rPr>
          <w:rtl/>
        </w:rPr>
        <w:t>"</w:t>
      </w:r>
      <w:r w:rsidRPr="00660D7A">
        <w:rPr>
          <w:rFonts w:hint="cs"/>
          <w:rtl/>
        </w:rPr>
        <w:t>ה</w:t>
      </w:r>
      <w:r w:rsidR="00A24328">
        <w:rPr>
          <w:rFonts w:hint="cs"/>
          <w:rtl/>
        </w:rPr>
        <w:t>:</w:t>
      </w:r>
    </w:p>
    <w:p w14:paraId="02A6EF2A" w14:textId="64A79EE6" w:rsidR="00EC44B2" w:rsidRPr="000528DA" w:rsidRDefault="00C31C36" w:rsidP="000528DA">
      <w:pPr>
        <w:rPr>
          <w:rtl/>
        </w:rPr>
      </w:pPr>
      <w:r w:rsidRPr="000528DA">
        <w:rPr>
          <w:rFonts w:hint="cs"/>
          <w:rtl/>
        </w:rPr>
        <w:t>דא</w:t>
      </w:r>
      <w:r w:rsidRPr="000528DA">
        <w:rPr>
          <w:rtl/>
        </w:rPr>
        <w:t>"</w:t>
      </w:r>
      <w:r w:rsidRPr="000528DA">
        <w:rPr>
          <w:rFonts w:hint="cs"/>
          <w:rtl/>
        </w:rPr>
        <w:t>כ נימא בבוקר ובערב</w:t>
      </w:r>
      <w:r w:rsidR="007D31D8" w:rsidRPr="000528DA">
        <w:rPr>
          <w:rFonts w:hint="cs"/>
          <w:rtl/>
        </w:rPr>
        <w:t xml:space="preserve">, </w:t>
      </w:r>
      <w:r w:rsidR="00A75CC1" w:rsidRPr="00E34F28">
        <w:rPr>
          <w:rStyle w:val="afffff9"/>
          <w:rFonts w:hint="cs"/>
          <w:rtl/>
        </w:rPr>
        <w:t>ב"ש</w:t>
      </w:r>
      <w:r w:rsidR="009F68B4" w:rsidRPr="00E34F28">
        <w:rPr>
          <w:rStyle w:val="afffff9"/>
          <w:rFonts w:hint="cs"/>
          <w:rtl/>
        </w:rPr>
        <w:t>:</w:t>
      </w:r>
      <w:r w:rsidR="009F68B4" w:rsidRPr="009F68B4">
        <w:rPr>
          <w:rStyle w:val="ad"/>
          <w:rFonts w:hint="cs"/>
          <w:spacing w:val="-4"/>
          <w:rtl/>
        </w:rPr>
        <w:t xml:space="preserve"> </w:t>
      </w:r>
      <w:r w:rsidRPr="009F68B4">
        <w:rPr>
          <w:rStyle w:val="ad"/>
          <w:rFonts w:hint="cs"/>
          <w:rtl/>
        </w:rPr>
        <w:t>בשכבך ובקומך</w:t>
      </w:r>
      <w:r w:rsidRPr="000528DA">
        <w:rPr>
          <w:rFonts w:hint="cs"/>
          <w:rtl/>
        </w:rPr>
        <w:t xml:space="preserve"> שכיבה וקימה ממש,</w:t>
      </w:r>
      <w:r w:rsidR="007D31D8" w:rsidRPr="000528DA">
        <w:rPr>
          <w:rFonts w:hint="cs"/>
          <w:rtl/>
        </w:rPr>
        <w:t xml:space="preserve"> </w:t>
      </w:r>
    </w:p>
    <w:p w14:paraId="5931D6B7" w14:textId="77777777" w:rsidR="00EC44B2" w:rsidRPr="000528DA" w:rsidRDefault="00C31C36" w:rsidP="00C12102">
      <w:pPr>
        <w:spacing w:after="60"/>
        <w:rPr>
          <w:rtl/>
        </w:rPr>
      </w:pPr>
      <w:r w:rsidRPr="00A4639B">
        <w:rPr>
          <w:rStyle w:val="ad"/>
          <w:rFonts w:hint="cs"/>
          <w:rtl/>
        </w:rPr>
        <w:t xml:space="preserve">בלכתך בדרך </w:t>
      </w:r>
      <w:r w:rsidRPr="000528DA">
        <w:rPr>
          <w:rFonts w:hint="cs"/>
          <w:rtl/>
        </w:rPr>
        <w:t>פרט לעוסק במצווה, ולחתן,</w:t>
      </w:r>
      <w:r w:rsidR="007D31D8" w:rsidRPr="000528DA">
        <w:rPr>
          <w:rFonts w:hint="cs"/>
          <w:rtl/>
        </w:rPr>
        <w:t xml:space="preserve"> </w:t>
      </w:r>
      <w:r w:rsidRPr="000528DA">
        <w:rPr>
          <w:rFonts w:hint="cs"/>
          <w:rtl/>
        </w:rPr>
        <w:t>מכאן שהכונס הבתולה פטור והאלמנה חייב</w:t>
      </w:r>
      <w:r w:rsidR="007D31D8" w:rsidRPr="000528DA">
        <w:rPr>
          <w:rFonts w:hint="cs"/>
          <w:rtl/>
        </w:rPr>
        <w:t xml:space="preserve">, </w:t>
      </w:r>
    </w:p>
    <w:p w14:paraId="21BC6565" w14:textId="00D29A28" w:rsidR="00A24328" w:rsidRDefault="00C31C36" w:rsidP="009A59D1">
      <w:pPr>
        <w:pStyle w:val="38"/>
        <w:framePr w:wrap="notBeside"/>
        <w:rPr>
          <w:rtl/>
        </w:rPr>
      </w:pPr>
      <w:r w:rsidRPr="00660D7A">
        <w:rPr>
          <w:rFonts w:hint="cs"/>
          <w:rtl/>
        </w:rPr>
        <w:t>ר</w:t>
      </w:r>
      <w:r w:rsidRPr="00660D7A">
        <w:rPr>
          <w:rtl/>
        </w:rPr>
        <w:t>"</w:t>
      </w:r>
      <w:r w:rsidRPr="00660D7A">
        <w:rPr>
          <w:rFonts w:hint="cs"/>
          <w:rtl/>
        </w:rPr>
        <w:t>פ</w:t>
      </w:r>
      <w:r w:rsidR="00A24328">
        <w:rPr>
          <w:rFonts w:hint="cs"/>
          <w:rtl/>
        </w:rPr>
        <w:t>:</w:t>
      </w:r>
    </w:p>
    <w:p w14:paraId="6807125E" w14:textId="2EC39F20" w:rsidR="00EC44B2" w:rsidRPr="000528DA" w:rsidRDefault="00C31C36" w:rsidP="000528DA">
      <w:pPr>
        <w:rPr>
          <w:rtl/>
        </w:rPr>
      </w:pPr>
      <w:r w:rsidRPr="000528DA">
        <w:rPr>
          <w:rFonts w:hint="cs"/>
          <w:rtl/>
        </w:rPr>
        <w:t>כ</w:t>
      </w:r>
      <w:r w:rsidRPr="00A4639B">
        <w:rPr>
          <w:rStyle w:val="ad"/>
          <w:rFonts w:hint="cs"/>
          <w:rtl/>
        </w:rPr>
        <w:t>דרך</w:t>
      </w:r>
      <w:r w:rsidRPr="000528DA">
        <w:rPr>
          <w:rFonts w:hint="cs"/>
          <w:rtl/>
        </w:rPr>
        <w:t xml:space="preserve"> דרשות אף כל רשות</w:t>
      </w:r>
      <w:r w:rsidR="007D31D8" w:rsidRPr="000528DA">
        <w:rPr>
          <w:rFonts w:hint="cs"/>
          <w:rtl/>
        </w:rPr>
        <w:t xml:space="preserve">, </w:t>
      </w:r>
    </w:p>
    <w:p w14:paraId="7C7F991A" w14:textId="77777777" w:rsidR="00F64167" w:rsidRDefault="00C31C36" w:rsidP="000528DA">
      <w:pPr>
        <w:rPr>
          <w:rtl/>
        </w:rPr>
      </w:pPr>
      <w:r w:rsidRPr="00A4639B">
        <w:rPr>
          <w:rStyle w:val="ad"/>
          <w:rFonts w:hint="cs"/>
          <w:rtl/>
        </w:rPr>
        <w:t>בשבתך ובלכתך</w:t>
      </w:r>
      <w:r w:rsidR="00B53435" w:rsidRPr="000528DA">
        <w:rPr>
          <w:rFonts w:hint="cs"/>
          <w:rtl/>
        </w:rPr>
        <w:t xml:space="preserve"> </w:t>
      </w:r>
      <w:r w:rsidRPr="000528DA">
        <w:rPr>
          <w:rFonts w:hint="cs"/>
          <w:rtl/>
        </w:rPr>
        <w:t>דידך מחייבת ודמצווה פטרת</w:t>
      </w:r>
      <w:r w:rsidR="007D31D8" w:rsidRPr="000528DA">
        <w:rPr>
          <w:rFonts w:hint="cs"/>
          <w:rtl/>
        </w:rPr>
        <w:t xml:space="preserve">, </w:t>
      </w:r>
    </w:p>
    <w:p w14:paraId="4CB9121E" w14:textId="6D3745D9" w:rsidR="00C31C36" w:rsidRPr="000528DA" w:rsidRDefault="00544C16" w:rsidP="000528DA">
      <w:pPr>
        <w:rPr>
          <w:rtl/>
        </w:rPr>
      </w:pPr>
      <w:r w:rsidRPr="000528DA">
        <w:rPr>
          <w:rFonts w:hint="cs"/>
          <w:rtl/>
        </w:rPr>
        <w:lastRenderedPageBreak/>
        <w:tab/>
      </w:r>
      <w:r w:rsidRPr="000528DA">
        <w:rPr>
          <w:rtl/>
        </w:rPr>
        <w:tab/>
      </w:r>
      <w:r w:rsidRPr="000528DA">
        <w:rPr>
          <w:rtl/>
        </w:rPr>
        <w:tab/>
      </w:r>
      <w:r w:rsidRPr="000528DA">
        <w:rPr>
          <w:rtl/>
        </w:rPr>
        <w:tab/>
      </w:r>
      <w:r w:rsidRPr="000528DA">
        <w:rPr>
          <w:rtl/>
        </w:rPr>
        <w:tab/>
      </w:r>
      <w:r w:rsidRPr="000528DA">
        <w:rPr>
          <w:rtl/>
        </w:rPr>
        <w:tab/>
      </w:r>
      <w:r w:rsidRPr="000528DA">
        <w:rPr>
          <w:rtl/>
        </w:rPr>
        <w:tab/>
      </w:r>
      <w:r w:rsidR="00C31C36" w:rsidRPr="000528DA">
        <w:rPr>
          <w:rFonts w:hint="cs"/>
          <w:rtl/>
        </w:rPr>
        <w:t>משא</w:t>
      </w:r>
      <w:r w:rsidR="00C31C36" w:rsidRPr="000528DA">
        <w:rPr>
          <w:rtl/>
        </w:rPr>
        <w:t>"</w:t>
      </w:r>
      <w:r w:rsidR="00EC44B2" w:rsidRPr="000528DA">
        <w:rPr>
          <w:rFonts w:hint="cs"/>
          <w:rtl/>
        </w:rPr>
        <w:t>כ כונס האלמנה שלא טרו</w:t>
      </w:r>
      <w:r w:rsidR="00C31C36" w:rsidRPr="000528DA">
        <w:rPr>
          <w:rFonts w:hint="cs"/>
          <w:rtl/>
        </w:rPr>
        <w:t>ד.</w:t>
      </w:r>
    </w:p>
    <w:p w14:paraId="72F8E6C8" w14:textId="41376983" w:rsidR="00EC44B2" w:rsidRPr="000528DA" w:rsidRDefault="00C31C36" w:rsidP="000528DA">
      <w:pPr>
        <w:rPr>
          <w:rtl/>
        </w:rPr>
      </w:pPr>
      <w:bookmarkStart w:id="227" w:name="_Toc193635653"/>
      <w:bookmarkStart w:id="228" w:name="_Toc216184265"/>
      <w:r w:rsidRPr="00A10336">
        <w:rPr>
          <w:rStyle w:val="30"/>
          <w:rFonts w:hint="cs"/>
          <w:rtl/>
        </w:rPr>
        <w:t>טרדה דמצווה</w:t>
      </w:r>
      <w:bookmarkEnd w:id="227"/>
      <w:bookmarkEnd w:id="228"/>
      <w:r w:rsidRPr="000528DA">
        <w:rPr>
          <w:rFonts w:hint="cs"/>
          <w:rtl/>
        </w:rPr>
        <w:t xml:space="preserve"> </w:t>
      </w:r>
      <w:r w:rsidR="00B53435" w:rsidRPr="000528DA">
        <w:rPr>
          <w:rFonts w:hint="cs"/>
          <w:rtl/>
        </w:rPr>
        <w:t xml:space="preserve">- </w:t>
      </w:r>
      <w:r w:rsidRPr="000528DA">
        <w:rPr>
          <w:rFonts w:hint="cs"/>
          <w:rtl/>
        </w:rPr>
        <w:t>ולא טרדה דרשות כטבעה ספינתו</w:t>
      </w:r>
      <w:r w:rsidR="007D31D8" w:rsidRPr="000528DA">
        <w:rPr>
          <w:rFonts w:hint="cs"/>
          <w:rtl/>
        </w:rPr>
        <w:t xml:space="preserve">, </w:t>
      </w:r>
    </w:p>
    <w:p w14:paraId="066477CB" w14:textId="3FC0A1D9" w:rsidR="00A24328" w:rsidRDefault="00B53435" w:rsidP="009A59D1">
      <w:pPr>
        <w:pStyle w:val="38"/>
        <w:framePr w:wrap="notBeside"/>
        <w:rPr>
          <w:rtl/>
        </w:rPr>
      </w:pPr>
      <w:r w:rsidRPr="00660D7A">
        <w:rPr>
          <w:rFonts w:hint="cs"/>
          <w:rtl/>
        </w:rPr>
        <w:t>רב</w:t>
      </w:r>
      <w:r w:rsidR="00A24328">
        <w:rPr>
          <w:rFonts w:hint="cs"/>
          <w:rtl/>
        </w:rPr>
        <w:t>:</w:t>
      </w:r>
    </w:p>
    <w:p w14:paraId="51BA7759" w14:textId="538A9434" w:rsidR="00EC44B2" w:rsidRPr="000528DA" w:rsidRDefault="00C31C36" w:rsidP="000528DA">
      <w:pPr>
        <w:rPr>
          <w:rtl/>
        </w:rPr>
      </w:pPr>
      <w:bookmarkStart w:id="229" w:name="_Toc193635654"/>
      <w:bookmarkStart w:id="230" w:name="_Toc216184266"/>
      <w:r w:rsidRPr="00A10336">
        <w:rPr>
          <w:rStyle w:val="30"/>
          <w:rFonts w:hint="cs"/>
          <w:rtl/>
        </w:rPr>
        <w:t>אבל</w:t>
      </w:r>
      <w:bookmarkEnd w:id="229"/>
      <w:bookmarkEnd w:id="230"/>
      <w:r w:rsidRPr="000528DA">
        <w:rPr>
          <w:rFonts w:hint="cs"/>
          <w:rtl/>
        </w:rPr>
        <w:t xml:space="preserve"> חייב בכל המצוות חוץ מתפילין </w:t>
      </w:r>
      <w:r w:rsidRPr="00A4639B">
        <w:rPr>
          <w:rStyle w:val="ad"/>
          <w:rFonts w:hint="cs"/>
          <w:rtl/>
        </w:rPr>
        <w:t>ד'פארך'</w:t>
      </w:r>
      <w:r w:rsidR="007D31D8" w:rsidRPr="00A4639B">
        <w:rPr>
          <w:rStyle w:val="ad"/>
          <w:rFonts w:hint="cs"/>
          <w:rtl/>
        </w:rPr>
        <w:t xml:space="preserve"> ,</w:t>
      </w:r>
      <w:r w:rsidR="000C6B80" w:rsidRPr="00A4639B">
        <w:rPr>
          <w:rStyle w:val="ad"/>
          <w:rFonts w:hint="cs"/>
          <w:rtl/>
        </w:rPr>
        <w:t xml:space="preserve"> </w:t>
      </w:r>
    </w:p>
    <w:p w14:paraId="079EC653" w14:textId="180955C8" w:rsidR="00A24328" w:rsidRDefault="00C31C36" w:rsidP="009A59D1">
      <w:pPr>
        <w:pStyle w:val="38"/>
        <w:framePr w:wrap="notBeside"/>
        <w:rPr>
          <w:rtl/>
        </w:rPr>
      </w:pPr>
      <w:r w:rsidRPr="00660D7A">
        <w:rPr>
          <w:rFonts w:hint="cs"/>
          <w:rtl/>
        </w:rPr>
        <w:t>ב</w:t>
      </w:r>
      <w:r w:rsidRPr="00660D7A">
        <w:rPr>
          <w:rtl/>
        </w:rPr>
        <w:t>"</w:t>
      </w:r>
      <w:r w:rsidRPr="00660D7A">
        <w:rPr>
          <w:rFonts w:hint="cs"/>
          <w:rtl/>
        </w:rPr>
        <w:t>ש</w:t>
      </w:r>
      <w:r w:rsidR="00A24328">
        <w:rPr>
          <w:rFonts w:hint="cs"/>
          <w:rtl/>
        </w:rPr>
        <w:t>:</w:t>
      </w:r>
    </w:p>
    <w:p w14:paraId="7981725C" w14:textId="6F9A2588" w:rsidR="00544C16" w:rsidRPr="000528DA" w:rsidRDefault="00C31C36" w:rsidP="000528DA">
      <w:pPr>
        <w:rPr>
          <w:rtl/>
        </w:rPr>
      </w:pPr>
      <w:r w:rsidRPr="000528DA">
        <w:rPr>
          <w:rFonts w:hint="cs"/>
          <w:rtl/>
        </w:rPr>
        <w:t>מיבעי פרט לשלוחי מצווה,</w:t>
      </w:r>
      <w:r w:rsidR="007D31D8" w:rsidRPr="000528DA">
        <w:rPr>
          <w:rFonts w:hint="cs"/>
          <w:rtl/>
        </w:rPr>
        <w:t xml:space="preserve"> </w:t>
      </w:r>
    </w:p>
    <w:p w14:paraId="1C501F2A" w14:textId="7FF802F2" w:rsidR="00A24328" w:rsidRDefault="00C31C36" w:rsidP="009A59D1">
      <w:pPr>
        <w:pStyle w:val="38"/>
        <w:framePr w:wrap="notBeside"/>
        <w:rPr>
          <w:rtl/>
        </w:rPr>
      </w:pPr>
      <w:r w:rsidRPr="00660D7A">
        <w:rPr>
          <w:rFonts w:hint="cs"/>
          <w:rtl/>
        </w:rPr>
        <w:t>ב</w:t>
      </w:r>
      <w:r w:rsidRPr="00660D7A">
        <w:rPr>
          <w:rtl/>
        </w:rPr>
        <w:t>"</w:t>
      </w:r>
      <w:r w:rsidRPr="00660D7A">
        <w:rPr>
          <w:rFonts w:hint="cs"/>
          <w:rtl/>
        </w:rPr>
        <w:t>ה</w:t>
      </w:r>
      <w:r w:rsidR="00A24328">
        <w:rPr>
          <w:rFonts w:hint="cs"/>
          <w:rtl/>
        </w:rPr>
        <w:t>:</w:t>
      </w:r>
    </w:p>
    <w:p w14:paraId="760D3C3D" w14:textId="712B11A0" w:rsidR="00C31C36" w:rsidRPr="000528DA" w:rsidRDefault="00C31C36" w:rsidP="000528DA">
      <w:pPr>
        <w:rPr>
          <w:rtl/>
        </w:rPr>
      </w:pPr>
      <w:r w:rsidRPr="000528DA">
        <w:rPr>
          <w:rFonts w:hint="cs"/>
          <w:rtl/>
        </w:rPr>
        <w:t>ש</w:t>
      </w:r>
      <w:r w:rsidRPr="000528DA">
        <w:rPr>
          <w:rtl/>
        </w:rPr>
        <w:t>"</w:t>
      </w:r>
      <w:r w:rsidRPr="000528DA">
        <w:rPr>
          <w:rFonts w:hint="cs"/>
          <w:rtl/>
        </w:rPr>
        <w:t>מ דאפי' בדרך נמי קרי.</w:t>
      </w:r>
    </w:p>
    <w:p w14:paraId="45831B7C" w14:textId="5F423FA0" w:rsidR="00A24328" w:rsidRDefault="007D31D8" w:rsidP="009A59D1">
      <w:pPr>
        <w:pStyle w:val="38"/>
        <w:framePr w:wrap="notBeside"/>
        <w:rPr>
          <w:rtl/>
        </w:rPr>
      </w:pPr>
      <w:r w:rsidRPr="00660D7A">
        <w:rPr>
          <w:rFonts w:hint="cs"/>
          <w:rtl/>
        </w:rPr>
        <w:t>ל</w:t>
      </w:r>
      <w:r w:rsidR="00C31C36" w:rsidRPr="00660D7A">
        <w:rPr>
          <w:rFonts w:hint="cs"/>
          <w:rtl/>
        </w:rPr>
        <w:t>ב</w:t>
      </w:r>
      <w:r w:rsidR="00C31C36" w:rsidRPr="00660D7A">
        <w:rPr>
          <w:rtl/>
        </w:rPr>
        <w:t>"</w:t>
      </w:r>
      <w:r w:rsidR="00C31C36" w:rsidRPr="00660D7A">
        <w:rPr>
          <w:rFonts w:hint="cs"/>
          <w:rtl/>
        </w:rPr>
        <w:t>ה</w:t>
      </w:r>
      <w:r w:rsidR="00A24328">
        <w:rPr>
          <w:rFonts w:hint="cs"/>
          <w:rtl/>
        </w:rPr>
        <w:t>:</w:t>
      </w:r>
    </w:p>
    <w:p w14:paraId="74CCE412" w14:textId="48C8416F" w:rsidR="00EC44B2" w:rsidRPr="000528DA" w:rsidRDefault="00C31C36" w:rsidP="000528DA">
      <w:pPr>
        <w:rPr>
          <w:rtl/>
        </w:rPr>
      </w:pPr>
      <w:r w:rsidRPr="000528DA">
        <w:rPr>
          <w:rFonts w:hint="cs"/>
          <w:rtl/>
        </w:rPr>
        <w:t>עומדין וקורין יושבין ומטין והולכין ועוסקין וקורין</w:t>
      </w:r>
      <w:r w:rsidR="007D31D8" w:rsidRPr="000528DA">
        <w:rPr>
          <w:rFonts w:hint="cs"/>
          <w:rtl/>
        </w:rPr>
        <w:t xml:space="preserve">, </w:t>
      </w:r>
    </w:p>
    <w:p w14:paraId="26342376" w14:textId="23B2D02C" w:rsidR="00A24328" w:rsidRDefault="00C31C36" w:rsidP="009A59D1">
      <w:pPr>
        <w:pStyle w:val="38"/>
        <w:framePr w:wrap="notBeside"/>
        <w:rPr>
          <w:rtl/>
        </w:rPr>
      </w:pPr>
      <w:r w:rsidRPr="00660D7A">
        <w:rPr>
          <w:rFonts w:hint="cs"/>
          <w:rtl/>
        </w:rPr>
        <w:t>מעשה שהסבו</w:t>
      </w:r>
      <w:r w:rsidR="00A24328">
        <w:rPr>
          <w:rFonts w:hint="cs"/>
          <w:rtl/>
        </w:rPr>
        <w:t>:</w:t>
      </w:r>
    </w:p>
    <w:p w14:paraId="597BF8C5" w14:textId="5B695720" w:rsidR="00054F63" w:rsidRPr="00E34F28" w:rsidRDefault="00C31C36" w:rsidP="00B53435">
      <w:pPr>
        <w:pStyle w:val="afffff5"/>
        <w:spacing w:before="0"/>
        <w:rPr>
          <w:rtl/>
        </w:rPr>
      </w:pPr>
      <w:r w:rsidRPr="00E34F28">
        <w:rPr>
          <w:rStyle w:val="afffff9"/>
          <w:rFonts w:hint="cs"/>
          <w:rtl/>
        </w:rPr>
        <w:t>ורי</w:t>
      </w:r>
      <w:r w:rsidRPr="00E34F28">
        <w:rPr>
          <w:rStyle w:val="afffff9"/>
          <w:rtl/>
        </w:rPr>
        <w:t>"</w:t>
      </w:r>
      <w:r w:rsidRPr="00E34F28">
        <w:rPr>
          <w:rStyle w:val="afffff9"/>
          <w:rFonts w:hint="cs"/>
          <w:rtl/>
        </w:rPr>
        <w:t>ש</w:t>
      </w:r>
      <w:r w:rsidR="00B53435" w:rsidRPr="00E34F28">
        <w:rPr>
          <w:rStyle w:val="afffff9"/>
          <w:rFonts w:hint="cs"/>
          <w:rtl/>
        </w:rPr>
        <w:t>:</w:t>
      </w:r>
      <w:r w:rsidRPr="00FE3D07">
        <w:rPr>
          <w:rFonts w:hint="cs"/>
          <w:rtl/>
        </w:rPr>
        <w:t xml:space="preserve"> </w:t>
      </w:r>
      <w:r w:rsidR="00544C16">
        <w:rPr>
          <w:rFonts w:hint="cs"/>
          <w:rtl/>
        </w:rPr>
        <w:t>הטה</w:t>
      </w:r>
      <w:r w:rsidRPr="00FE3D07">
        <w:rPr>
          <w:rFonts w:hint="cs"/>
          <w:rtl/>
        </w:rPr>
        <w:t xml:space="preserve">, </w:t>
      </w:r>
      <w:r w:rsidRPr="00E34F28">
        <w:rPr>
          <w:rStyle w:val="afffff9"/>
          <w:rFonts w:hint="cs"/>
          <w:rtl/>
        </w:rPr>
        <w:t>וראב</w:t>
      </w:r>
      <w:r w:rsidRPr="00E34F28">
        <w:rPr>
          <w:rStyle w:val="afffff9"/>
          <w:rtl/>
        </w:rPr>
        <w:t>"</w:t>
      </w:r>
      <w:r w:rsidRPr="00E34F28">
        <w:rPr>
          <w:rStyle w:val="afffff9"/>
          <w:rFonts w:hint="cs"/>
          <w:rtl/>
        </w:rPr>
        <w:t>ע</w:t>
      </w:r>
      <w:r w:rsidR="00B53435" w:rsidRPr="00E34F28">
        <w:rPr>
          <w:rStyle w:val="afffff9"/>
          <w:rFonts w:hint="cs"/>
          <w:rtl/>
        </w:rPr>
        <w:t>:</w:t>
      </w:r>
      <w:r w:rsidRPr="00FE3D07">
        <w:rPr>
          <w:rFonts w:hint="cs"/>
          <w:rtl/>
        </w:rPr>
        <w:t xml:space="preserve"> זקף,</w:t>
      </w:r>
      <w:r w:rsidR="007E4E8C" w:rsidRPr="007E4E8C">
        <w:rPr>
          <w:rStyle w:val="afffff9"/>
          <w:rtl/>
        </w:rPr>
        <w:t xml:space="preserve"> </w:t>
      </w:r>
      <w:r w:rsidR="007E4E8C">
        <w:rPr>
          <w:rStyle w:val="afffff9"/>
          <w:rtl/>
        </w:rPr>
        <w:ptab w:relativeTo="margin" w:alignment="right" w:leader="none"/>
      </w:r>
      <w:r>
        <w:rPr>
          <w:rStyle w:val="afffff9"/>
          <w:rFonts w:hint="cs"/>
          <w:rtl/>
          <w:rPrChange w:id="9030" w:author="מנוע אמוראים" w:date="2026-10-05T16:40:51Z">
            <w:rPr>
              <w:rStyle w:val="30"/>
              <w:rFonts w:hint="cs"/>
              <w:rtl/>
            </w:rPr>
          </w:rPrChange>
        </w:rPr>
        <w:t xml:space="preserve">ובקר</w:t>
      </w:r>
      <w:r>
        <w:rPr>
          <w:rStyle w:val="afffff9"/>
          <w:rtl/>
          <w:rPrChange w:id="9031" w:author="מנוע אמוראים" w:date="2026-10-05T16:40:51Z">
            <w:rPr>
              <w:rStyle w:val="30"/>
              <w:rtl/>
            </w:rPr>
          </w:rPrChange>
        </w:rPr>
        <w:t xml:space="preserve">"</w:t>
      </w:r>
      <w:r>
        <w:rPr>
          <w:rStyle w:val="afffff9"/>
          <w:rFonts w:hint="cs"/>
          <w:rtl/>
          <w:rPrChange w:id="9032" w:author="מנוע אמוראים" w:date="2026-10-05T16:40:51Z">
            <w:rPr>
              <w:rStyle w:val="30"/>
              <w:rFonts w:hint="cs"/>
              <w:rtl/>
            </w:rPr>
          </w:rPrChange>
        </w:rPr>
        <w:t xml:space="preserve">ש</w:t>
      </w:r>
      <w:r w:rsidRPr="00FE3D07">
        <w:rPr>
          <w:rFonts w:hint="cs"/>
          <w:rtl/>
        </w:rPr>
        <w:t xml:space="preserve"> הטה </w:t>
      </w:r>
      <w:r w:rsidRPr="00E34F28">
        <w:rPr>
          <w:rStyle w:val="afffff9"/>
          <w:rFonts w:hint="cs"/>
          <w:rtl/>
        </w:rPr>
        <w:t>ר</w:t>
      </w:r>
      <w:r w:rsidRPr="00E34F28">
        <w:rPr>
          <w:rStyle w:val="afffff9"/>
          <w:rtl/>
        </w:rPr>
        <w:t>"</w:t>
      </w:r>
      <w:r w:rsidRPr="00E34F28">
        <w:rPr>
          <w:rStyle w:val="afffff9"/>
          <w:rFonts w:hint="cs"/>
          <w:rtl/>
        </w:rPr>
        <w:t>א</w:t>
      </w:r>
      <w:r w:rsidR="00544C16" w:rsidRPr="00E34F28">
        <w:rPr>
          <w:rStyle w:val="afffff9"/>
          <w:rFonts w:hint="cs"/>
          <w:rtl/>
        </w:rPr>
        <w:t>,</w:t>
      </w:r>
      <w:r w:rsidRPr="00E34F28">
        <w:rPr>
          <w:rStyle w:val="afffff9"/>
          <w:rFonts w:hint="cs"/>
          <w:rtl/>
        </w:rPr>
        <w:t xml:space="preserve"> </w:t>
      </w:r>
      <w:r w:rsidRPr="00FE3D07">
        <w:rPr>
          <w:rFonts w:hint="cs"/>
          <w:rtl/>
        </w:rPr>
        <w:t xml:space="preserve">וזקף </w:t>
      </w:r>
      <w:r w:rsidRPr="00E34F28">
        <w:rPr>
          <w:rStyle w:val="afffff9"/>
          <w:rFonts w:hint="cs"/>
          <w:rtl/>
        </w:rPr>
        <w:t>רי</w:t>
      </w:r>
      <w:r w:rsidRPr="00E34F28">
        <w:rPr>
          <w:rStyle w:val="afffff9"/>
          <w:rtl/>
        </w:rPr>
        <w:t>"</w:t>
      </w:r>
      <w:r w:rsidRPr="00E34F28">
        <w:rPr>
          <w:rStyle w:val="afffff9"/>
          <w:rFonts w:hint="cs"/>
          <w:rtl/>
        </w:rPr>
        <w:t>ש</w:t>
      </w:r>
      <w:r w:rsidRPr="00FE3D07">
        <w:rPr>
          <w:rFonts w:hint="cs"/>
          <w:rtl/>
        </w:rPr>
        <w:t xml:space="preserve">, </w:t>
      </w:r>
    </w:p>
    <w:p w14:paraId="1735D46E" w14:textId="0AF59B7F" w:rsidR="00A24328" w:rsidRDefault="00C31C36" w:rsidP="009A59D1">
      <w:pPr>
        <w:pStyle w:val="38"/>
        <w:framePr w:wrap="notBeside"/>
        <w:rPr>
          <w:rtl/>
        </w:rPr>
      </w:pPr>
      <w:r w:rsidRPr="00660D7A">
        <w:rPr>
          <w:rFonts w:hint="cs"/>
          <w:rtl/>
        </w:rPr>
        <w:t>א</w:t>
      </w:r>
      <w:r w:rsidRPr="00660D7A">
        <w:rPr>
          <w:rtl/>
        </w:rPr>
        <w:t>"</w:t>
      </w:r>
      <w:r w:rsidRPr="00660D7A">
        <w:rPr>
          <w:rFonts w:hint="cs"/>
          <w:rtl/>
        </w:rPr>
        <w:t>ל ראב</w:t>
      </w:r>
      <w:r w:rsidRPr="00660D7A">
        <w:rPr>
          <w:rtl/>
        </w:rPr>
        <w:t>"</w:t>
      </w:r>
      <w:r w:rsidRPr="00660D7A">
        <w:rPr>
          <w:rFonts w:hint="cs"/>
          <w:rtl/>
        </w:rPr>
        <w:t>ע</w:t>
      </w:r>
      <w:r w:rsidR="00A24328">
        <w:rPr>
          <w:rFonts w:hint="cs"/>
          <w:rtl/>
        </w:rPr>
        <w:t>:</w:t>
      </w:r>
    </w:p>
    <w:p w14:paraId="15059713" w14:textId="39413FB5" w:rsidR="007C58F7" w:rsidRPr="000528DA" w:rsidRDefault="00C31C36" w:rsidP="000528DA">
      <w:pPr>
        <w:rPr>
          <w:rtl/>
        </w:rPr>
      </w:pPr>
      <w:r w:rsidRPr="000528DA">
        <w:rPr>
          <w:rFonts w:hint="cs"/>
          <w:rtl/>
        </w:rPr>
        <w:t>מ</w:t>
      </w:r>
      <w:r w:rsidR="00B53435" w:rsidRPr="000528DA">
        <w:rPr>
          <w:rFonts w:hint="cs"/>
          <w:rtl/>
        </w:rPr>
        <w:t>של</w:t>
      </w:r>
      <w:r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w:t>
      </w:r>
      <w:r w:rsidRPr="00E34F28">
        <w:rPr>
          <w:rStyle w:val="afffff9"/>
          <w:rFonts w:hint="cs"/>
          <w:rtl/>
        </w:rPr>
        <w:t>רי</w:t>
      </w:r>
      <w:r w:rsidRPr="00E34F28">
        <w:rPr>
          <w:rStyle w:val="afffff9"/>
          <w:rtl/>
        </w:rPr>
        <w:t>"</w:t>
      </w:r>
      <w:r w:rsidRPr="00E34F28">
        <w:rPr>
          <w:rStyle w:val="afffff9"/>
          <w:rFonts w:hint="cs"/>
          <w:rtl/>
        </w:rPr>
        <w:t>ש כב</w:t>
      </w:r>
      <w:r w:rsidRPr="00E34F28">
        <w:rPr>
          <w:rStyle w:val="afffff9"/>
          <w:rtl/>
        </w:rPr>
        <w:t>"</w:t>
      </w:r>
      <w:r w:rsidRPr="00E34F28">
        <w:rPr>
          <w:rStyle w:val="afffff9"/>
          <w:rFonts w:hint="cs"/>
          <w:rtl/>
        </w:rPr>
        <w:t>ה וראב</w:t>
      </w:r>
      <w:r w:rsidRPr="00E34F28">
        <w:rPr>
          <w:rStyle w:val="afffff9"/>
          <w:rtl/>
        </w:rPr>
        <w:t>"</w:t>
      </w:r>
      <w:r w:rsidRPr="00E34F28">
        <w:rPr>
          <w:rStyle w:val="afffff9"/>
          <w:rFonts w:hint="cs"/>
          <w:rtl/>
        </w:rPr>
        <w:t>ע</w:t>
      </w:r>
      <w:r w:rsidRPr="000528DA">
        <w:rPr>
          <w:rFonts w:hint="cs"/>
          <w:rtl/>
        </w:rPr>
        <w:t xml:space="preserve"> </w:t>
      </w:r>
      <w:r w:rsidRPr="00E34F28">
        <w:rPr>
          <w:rStyle w:val="afffff9"/>
          <w:rFonts w:hint="cs"/>
          <w:rtl/>
        </w:rPr>
        <w:t>כב</w:t>
      </w:r>
      <w:r w:rsidRPr="00E34F28">
        <w:rPr>
          <w:rStyle w:val="afffff9"/>
          <w:rtl/>
        </w:rPr>
        <w:t>"</w:t>
      </w:r>
      <w:r w:rsidRPr="00E34F28">
        <w:rPr>
          <w:rStyle w:val="afffff9"/>
          <w:rFonts w:hint="cs"/>
          <w:rtl/>
        </w:rPr>
        <w:t>ש</w:t>
      </w:r>
      <w:r w:rsidR="00B53435" w:rsidRPr="000528DA">
        <w:rPr>
          <w:rFonts w:hint="cs"/>
          <w:rtl/>
        </w:rPr>
        <w:t xml:space="preserve"> </w:t>
      </w:r>
      <w:r w:rsidRPr="000528DA">
        <w:rPr>
          <w:rFonts w:hint="cs"/>
          <w:rtl/>
        </w:rPr>
        <w:t>וחשש שיקבעו התלמידים לדורות</w:t>
      </w:r>
      <w:r w:rsidR="00DF49D2" w:rsidRPr="000528DA">
        <w:rPr>
          <w:rFonts w:hint="cs"/>
          <w:rtl/>
        </w:rPr>
        <w:t>.</w:t>
      </w:r>
      <w:r w:rsidR="00ED1FE9" w:rsidRPr="000528DA">
        <w:rPr>
          <w:rFonts w:hint="cs"/>
          <w:rtl/>
        </w:rPr>
        <w:t xml:space="preserve"> </w:t>
      </w:r>
    </w:p>
    <w:p w14:paraId="12817BE9" w14:textId="2E702600" w:rsidR="007C58F7" w:rsidRPr="00E34F28" w:rsidRDefault="00ED1FE9" w:rsidP="00682BF2">
      <w:pPr>
        <w:pStyle w:val="afffff5"/>
        <w:rPr>
          <w:rtl/>
        </w:rPr>
      </w:pPr>
      <w:bookmarkStart w:id="231" w:name="_Toc193635655"/>
      <w:bookmarkStart w:id="232" w:name="_Toc216184267"/>
      <w:r w:rsidRPr="00A10336">
        <w:rPr>
          <w:rStyle w:val="30"/>
          <w:rFonts w:hint="cs"/>
          <w:rtl/>
        </w:rPr>
        <w:t>עשה</w:t>
      </w:r>
      <w:bookmarkEnd w:id="231"/>
      <w:bookmarkEnd w:id="232"/>
      <w:r w:rsidRPr="00A10336">
        <w:rPr>
          <w:rStyle w:val="30"/>
          <w:rFonts w:hint="cs"/>
          <w:rtl/>
        </w:rPr>
        <w:t xml:space="preserve"> </w:t>
      </w:r>
      <w:r w:rsidRPr="00E34F28">
        <w:rPr>
          <w:rStyle w:val="afffff9"/>
          <w:rFonts w:hint="cs"/>
          <w:rtl/>
        </w:rPr>
        <w:t>כב</w:t>
      </w:r>
      <w:r w:rsidR="00AE16FF" w:rsidRPr="00E34F28">
        <w:rPr>
          <w:rStyle w:val="afffff9"/>
          <w:rtl/>
        </w:rPr>
        <w:t>"</w:t>
      </w:r>
      <w:r w:rsidRPr="00E34F28">
        <w:rPr>
          <w:rStyle w:val="afffff9"/>
          <w:rFonts w:hint="cs"/>
          <w:rtl/>
        </w:rPr>
        <w:t>ש</w:t>
      </w:r>
      <w:r w:rsidRPr="00FE3D07">
        <w:rPr>
          <w:rFonts w:hint="cs"/>
          <w:rtl/>
        </w:rPr>
        <w:t xml:space="preserve"> </w:t>
      </w:r>
      <w:r w:rsidR="00A72708" w:rsidRPr="00A10336">
        <w:rPr>
          <w:rStyle w:val="30"/>
          <w:rFonts w:hint="cs"/>
          <w:rtl/>
        </w:rPr>
        <w:t>חלקו</w:t>
      </w:r>
      <w:r w:rsidRPr="00A10336">
        <w:rPr>
          <w:rStyle w:val="30"/>
          <w:rFonts w:hint="cs"/>
          <w:rtl/>
        </w:rPr>
        <w:t xml:space="preserve"> אי עשה</w:t>
      </w:r>
      <w:r w:rsidRPr="00FE3D07">
        <w:rPr>
          <w:rFonts w:hint="cs"/>
          <w:rtl/>
        </w:rPr>
        <w:t xml:space="preserve"> </w:t>
      </w:r>
      <w:r w:rsidRPr="00E34F28">
        <w:rPr>
          <w:rStyle w:val="afffff9"/>
          <w:rFonts w:hint="cs"/>
          <w:rtl/>
        </w:rPr>
        <w:t>לרב יוסף</w:t>
      </w:r>
      <w:r w:rsidR="00B53435">
        <w:rPr>
          <w:rFonts w:hint="cs"/>
          <w:rtl/>
        </w:rPr>
        <w:t>:</w:t>
      </w:r>
      <w:r w:rsidRPr="00FE3D07">
        <w:rPr>
          <w:rFonts w:hint="cs"/>
          <w:rtl/>
        </w:rPr>
        <w:t xml:space="preserve"> דלא עשה כלום </w:t>
      </w:r>
      <w:r w:rsidR="00C31C36" w:rsidRPr="00A10336">
        <w:rPr>
          <w:rStyle w:val="30"/>
          <w:rFonts w:hint="cs"/>
          <w:rtl/>
        </w:rPr>
        <w:t xml:space="preserve">כמעשה דראשו ורובו בסוכה </w:t>
      </w:r>
      <w:r w:rsidR="00C31C36" w:rsidRPr="00FE3D07">
        <w:rPr>
          <w:rFonts w:hint="cs"/>
          <w:rtl/>
        </w:rPr>
        <w:t xml:space="preserve">ושלחנו בתוך הבית </w:t>
      </w:r>
      <w:r w:rsidR="00C31C36" w:rsidRPr="00E34F28">
        <w:rPr>
          <w:rStyle w:val="afffff9"/>
          <w:rFonts w:hint="cs"/>
          <w:rtl/>
        </w:rPr>
        <w:t>דב</w:t>
      </w:r>
      <w:r w:rsidR="00C31C36" w:rsidRPr="00E34F28">
        <w:rPr>
          <w:rStyle w:val="afffff9"/>
          <w:rtl/>
        </w:rPr>
        <w:t>"</w:t>
      </w:r>
      <w:r w:rsidR="00C31C36" w:rsidRPr="00E34F28">
        <w:rPr>
          <w:rStyle w:val="afffff9"/>
          <w:rFonts w:hint="cs"/>
          <w:rtl/>
        </w:rPr>
        <w:t>ש</w:t>
      </w:r>
      <w:r w:rsidR="00C31C36" w:rsidRPr="00FE3D07">
        <w:rPr>
          <w:rFonts w:hint="cs"/>
          <w:rtl/>
        </w:rPr>
        <w:t xml:space="preserve"> פוסלין </w:t>
      </w:r>
      <w:r w:rsidR="00C31C36" w:rsidRPr="00E34F28">
        <w:rPr>
          <w:rStyle w:val="afffff9"/>
          <w:rFonts w:hint="cs"/>
          <w:rtl/>
        </w:rPr>
        <w:t>וב</w:t>
      </w:r>
      <w:r w:rsidR="00C31C36" w:rsidRPr="00E34F28">
        <w:rPr>
          <w:rStyle w:val="afffff9"/>
          <w:rtl/>
        </w:rPr>
        <w:t>"</w:t>
      </w:r>
      <w:r w:rsidR="00C31C36" w:rsidRPr="00E34F28">
        <w:rPr>
          <w:rStyle w:val="afffff9"/>
          <w:rFonts w:hint="cs"/>
          <w:rtl/>
        </w:rPr>
        <w:t xml:space="preserve">ה </w:t>
      </w:r>
      <w:r w:rsidR="00C31C36" w:rsidRPr="00FE3D07">
        <w:rPr>
          <w:rFonts w:hint="cs"/>
          <w:rtl/>
        </w:rPr>
        <w:t>מכשירין</w:t>
      </w:r>
      <w:r w:rsidR="00544C16">
        <w:rPr>
          <w:rFonts w:hint="cs"/>
          <w:rtl/>
        </w:rPr>
        <w:t>,</w:t>
      </w:r>
      <w:r w:rsidR="00C31C36" w:rsidRPr="00FE3D07">
        <w:rPr>
          <w:rFonts w:hint="cs"/>
          <w:rtl/>
        </w:rPr>
        <w:t xml:space="preserve"> </w:t>
      </w:r>
      <w:r w:rsidR="00C31C36" w:rsidRPr="00207EDC">
        <w:rPr>
          <w:rFonts w:hint="cs"/>
          <w:spacing w:val="-4"/>
          <w:rtl/>
        </w:rPr>
        <w:t xml:space="preserve">ושהלכו </w:t>
      </w:r>
      <w:r w:rsidR="00C31C36" w:rsidRPr="00470C2A">
        <w:rPr>
          <w:rFonts w:hint="cs"/>
          <w:spacing w:val="-6"/>
          <w:rtl/>
        </w:rPr>
        <w:t xml:space="preserve">לבקר את </w:t>
      </w:r>
      <w:r w:rsidR="00C31C36" w:rsidRPr="00470C2A">
        <w:rPr>
          <w:rStyle w:val="afffff9"/>
          <w:rFonts w:hint="cs"/>
          <w:spacing w:val="-6"/>
          <w:rtl/>
        </w:rPr>
        <w:t>רי</w:t>
      </w:r>
      <w:r w:rsidR="00C31C36" w:rsidRPr="00470C2A">
        <w:rPr>
          <w:rStyle w:val="afffff9"/>
          <w:spacing w:val="-6"/>
          <w:rtl/>
        </w:rPr>
        <w:t>"</w:t>
      </w:r>
      <w:r w:rsidR="00C31C36" w:rsidRPr="00470C2A">
        <w:rPr>
          <w:rStyle w:val="afffff9"/>
          <w:rFonts w:hint="cs"/>
          <w:spacing w:val="-6"/>
          <w:rtl/>
        </w:rPr>
        <w:t xml:space="preserve">ו בן החורנית </w:t>
      </w:r>
      <w:r w:rsidR="00C31C36" w:rsidRPr="00470C2A">
        <w:rPr>
          <w:rFonts w:hint="cs"/>
          <w:spacing w:val="-6"/>
          <w:rtl/>
        </w:rPr>
        <w:t xml:space="preserve">וישב כן </w:t>
      </w:r>
      <w:r w:rsidRPr="00470C2A">
        <w:rPr>
          <w:rFonts w:hint="cs"/>
          <w:spacing w:val="-6"/>
          <w:rtl/>
        </w:rPr>
        <w:t>ו</w:t>
      </w:r>
      <w:r w:rsidR="00C31C36" w:rsidRPr="00470C2A">
        <w:rPr>
          <w:rFonts w:hint="cs"/>
          <w:spacing w:val="-6"/>
          <w:rtl/>
        </w:rPr>
        <w:t>לא אמרו דא</w:t>
      </w:r>
      <w:r w:rsidR="00C31C36" w:rsidRPr="00470C2A">
        <w:rPr>
          <w:spacing w:val="-6"/>
          <w:rtl/>
        </w:rPr>
        <w:t>"</w:t>
      </w:r>
      <w:r w:rsidR="00C31C36" w:rsidRPr="00470C2A">
        <w:rPr>
          <w:rFonts w:hint="cs"/>
          <w:spacing w:val="-6"/>
          <w:rtl/>
        </w:rPr>
        <w:t>כ נהגת לא קיימת מצוות סוכה</w:t>
      </w:r>
    </w:p>
    <w:p w14:paraId="6C67E222" w14:textId="40A44455" w:rsidR="00A24328" w:rsidRDefault="00C31C36" w:rsidP="009A59D1">
      <w:pPr>
        <w:pStyle w:val="38"/>
        <w:framePr w:wrap="notBeside"/>
        <w:rPr>
          <w:rtl/>
        </w:rPr>
      </w:pPr>
      <w:r w:rsidRPr="00660D7A">
        <w:rPr>
          <w:rFonts w:hint="cs"/>
          <w:rtl/>
        </w:rPr>
        <w:t>רנב</w:t>
      </w:r>
      <w:r w:rsidRPr="00660D7A">
        <w:rPr>
          <w:rtl/>
        </w:rPr>
        <w:t>"</w:t>
      </w:r>
      <w:r w:rsidRPr="00660D7A">
        <w:rPr>
          <w:rFonts w:hint="cs"/>
          <w:rtl/>
        </w:rPr>
        <w:t>י</w:t>
      </w:r>
      <w:r w:rsidR="00A24328">
        <w:rPr>
          <w:rFonts w:hint="cs"/>
          <w:rtl/>
        </w:rPr>
        <w:t>:</w:t>
      </w:r>
    </w:p>
    <w:p w14:paraId="0C7B627A" w14:textId="072332FE" w:rsidR="00C31C36" w:rsidRPr="000528DA" w:rsidRDefault="00C31C36" w:rsidP="000528DA">
      <w:pPr>
        <w:rPr>
          <w:rtl/>
        </w:rPr>
      </w:pPr>
      <w:r w:rsidRPr="000528DA">
        <w:rPr>
          <w:rFonts w:hint="cs"/>
          <w:rtl/>
        </w:rPr>
        <w:t xml:space="preserve">עשה </w:t>
      </w:r>
      <w:r w:rsidRPr="00E34F28">
        <w:rPr>
          <w:rStyle w:val="afffff9"/>
          <w:rFonts w:hint="cs"/>
          <w:rtl/>
        </w:rPr>
        <w:t>כב</w:t>
      </w:r>
      <w:r w:rsidRPr="00E34F28">
        <w:rPr>
          <w:rStyle w:val="afffff9"/>
          <w:rtl/>
        </w:rPr>
        <w:t>"</w:t>
      </w:r>
      <w:r w:rsidRPr="00E34F28">
        <w:rPr>
          <w:rStyle w:val="afffff9"/>
          <w:rFonts w:hint="cs"/>
          <w:rtl/>
        </w:rPr>
        <w:t>ש</w:t>
      </w:r>
      <w:r>
        <w:rPr>
          <w:rFonts w:hint="cs"/>
          <w:rtl/>
        </w:rPr>
        <w:t xml:space="preserve"> חייב מיתה מהך </w:t>
      </w:r>
      <w:r>
        <w:rPr>
          <w:rStyle w:val="afffff9"/>
          <w:rFonts w:hint="cs"/>
          <w:rtl/>
          <w:rPrChange w:id="9033" w:author="מנוע אמוראים" w:date="2026-10-05T16:40:51Z">
            <w:rPr>
              <w:rFonts w:hint="cs"/>
              <w:rtl/>
            </w:rPr>
          </w:rPrChange>
        </w:rPr>
        <w:t xml:space="preserve">דר</w:t>
      </w:r>
      <w:r>
        <w:rPr>
          <w:rStyle w:val="afffff9"/>
          <w:rtl/>
          <w:rPrChange w:id="9034" w:author="מנוע אמוראים" w:date="2026-10-05T16:40:51Z">
            <w:rPr>
              <w:rtl/>
            </w:rPr>
          </w:rPrChange>
        </w:rPr>
        <w:t xml:space="preserve">"</w:t>
      </w:r>
      <w:r>
        <w:rPr>
          <w:rStyle w:val="afffff9"/>
          <w:rFonts w:hint="cs"/>
          <w:rtl/>
          <w:rPrChange w:id="9035" w:author="מנוע אמוראים" w:date="2026-10-05T16:40:51Z">
            <w:rPr>
              <w:rFonts w:hint="cs"/>
              <w:rtl/>
            </w:rPr>
          </w:rPrChange>
        </w:rPr>
        <w:t xml:space="preserve">ט</w:t>
      </w:r>
      <w:r>
        <w:rPr>
          <w:rFonts w:hint="cs"/>
          <w:rtl/>
        </w:rPr>
        <w:t xml:space="preserve"> דמתני</w:t>
      </w:r>
      <w:r w:rsidR="00ED1FE9" w:rsidRPr="000528DA">
        <w:rPr>
          <w:rFonts w:hint="cs"/>
          <w:rtl/>
        </w:rPr>
        <w:t>'.</w:t>
      </w:r>
    </w:p>
    <w:p w14:paraId="3915F723" w14:textId="1201D4DA" w:rsidR="00B53435" w:rsidRPr="00E34F28" w:rsidRDefault="00B53435" w:rsidP="00B53435">
      <w:pPr>
        <w:pStyle w:val="afffa"/>
        <w:rPr>
          <w:rtl/>
        </w:rPr>
      </w:pPr>
      <w:r>
        <w:rPr>
          <w:rFonts w:hint="cs"/>
          <w:rtl/>
        </w:rPr>
        <w:t>***</w:t>
      </w:r>
    </w:p>
    <w:p>
      <w:pPr>
        <w:pStyle w:val="MishnaBatzad"/>
        <w:rPr>
          <w:ins w:id="20084" w:author="קלוד" w:date="2026-10-06T10:08:25Z"/>
        </w:rPr>
      </w:pPr>
      <w:ins w:id="20083" w:author="קלוד" w:date="2026-10-06T10:08:25Z">
        <w:r>
          <w:t xml:space="preserve">משנה ד</w:t>
        </w:r>
      </w:ins>
    </w:p>
    <w:p w14:paraId="747DAB13" w14:textId="77777777" w:rsidR="005513AE" w:rsidRPr="00E34F28" w:rsidRDefault="00C31C36" w:rsidP="00B53435">
      <w:pPr>
        <w:pStyle w:val="a3"/>
        <w:spacing w:before="120"/>
        <w:rPr>
          <w:rtl/>
        </w:rPr>
        <w:pPrChange w:id="90004" w:author="קלוד" w:date="2026-10-08T12:08:16Z">
          <w:pPr>
            <w:pStyle w:val="a3"/>
          </w:pPr>
        </w:pPrChange>
      </w:pPr>
      <w:r w:rsidRPr="005C085C">
        <w:rPr>
          <w:rFonts w:hint="cs"/>
          <w:rtl/>
        </w:rPr>
        <w:t>בשחר מברך ב' לפניה וא' לאחריה</w:t>
      </w:r>
      <w:r w:rsidR="00ED1FE9" w:rsidRPr="005C085C">
        <w:rPr>
          <w:rFonts w:hint="cs"/>
          <w:rtl/>
        </w:rPr>
        <w:t xml:space="preserve">, </w:t>
      </w:r>
    </w:p>
    <w:p w14:paraId="1418E00E" w14:textId="6644E581" w:rsidR="00C31C36" w:rsidRPr="00E34F28" w:rsidRDefault="00C31C36" w:rsidP="00B53435">
      <w:pPr>
        <w:pStyle w:val="a3"/>
        <w:rPr>
          <w:rtl/>
        </w:rPr>
      </w:pPr>
      <w:r w:rsidRPr="005C085C">
        <w:rPr>
          <w:rFonts w:hint="cs"/>
          <w:rtl/>
        </w:rPr>
        <w:t>בערב ב'</w:t>
      </w:r>
      <w:r w:rsidRPr="00FE3D07">
        <w:rPr>
          <w:rFonts w:hint="cs"/>
          <w:rtl/>
        </w:rPr>
        <w:t xml:space="preserve"> לפניה וב' לאחריה א' ארוכה וא' קצרה,</w:t>
      </w:r>
    </w:p>
    <w:p w14:paraId="69DCD576" w14:textId="77777777" w:rsidR="00F64167" w:rsidRDefault="00081DCC" w:rsidP="00B53435">
      <w:pPr>
        <w:pStyle w:val="a3"/>
        <w:rPr>
          <w:rtl/>
        </w:rPr>
      </w:pPr>
      <w:r w:rsidRPr="005C085C">
        <w:rPr>
          <w:rFonts w:hint="cs"/>
          <w:rtl/>
        </w:rPr>
        <w:t xml:space="preserve">מקום </w:t>
      </w:r>
      <w:r w:rsidR="00C31C36" w:rsidRPr="005C085C">
        <w:rPr>
          <w:rFonts w:hint="cs"/>
          <w:rtl/>
        </w:rPr>
        <w:t xml:space="preserve">שאמרו </w:t>
      </w:r>
      <w:r w:rsidR="005C085C">
        <w:rPr>
          <w:rtl/>
        </w:rPr>
        <w:tab/>
      </w:r>
      <w:r w:rsidR="00C31C36" w:rsidRPr="005C085C">
        <w:rPr>
          <w:rFonts w:hint="cs"/>
          <w:rtl/>
        </w:rPr>
        <w:t xml:space="preserve">להאריך אינו רשאי לקצר, </w:t>
      </w:r>
    </w:p>
    <w:p w14:paraId="24A12972" w14:textId="77777777" w:rsidR="00F64167" w:rsidRDefault="005C085C" w:rsidP="00B53435">
      <w:pPr>
        <w:pStyle w:val="a3"/>
        <w:rPr>
          <w:rtl/>
        </w:rPr>
      </w:pPr>
      <w:r>
        <w:rPr>
          <w:rtl/>
        </w:rPr>
        <w:tab/>
      </w:r>
      <w:r>
        <w:rPr>
          <w:rtl/>
        </w:rPr>
        <w:tab/>
      </w:r>
      <w:r>
        <w:rPr>
          <w:rtl/>
        </w:rPr>
        <w:tab/>
      </w:r>
      <w:r>
        <w:rPr>
          <w:rtl/>
        </w:rPr>
        <w:tab/>
      </w:r>
      <w:r>
        <w:rPr>
          <w:rtl/>
        </w:rPr>
        <w:tab/>
      </w:r>
      <w:r>
        <w:rPr>
          <w:rtl/>
        </w:rPr>
        <w:tab/>
      </w:r>
      <w:r>
        <w:rPr>
          <w:rtl/>
        </w:rPr>
        <w:tab/>
      </w:r>
      <w:r w:rsidR="00C31C36" w:rsidRPr="00FE3D07">
        <w:rPr>
          <w:rFonts w:hint="cs"/>
          <w:rtl/>
        </w:rPr>
        <w:t>לקצר- אינו רשאי להאריך</w:t>
      </w:r>
      <w:r w:rsidR="005513AE">
        <w:rPr>
          <w:rFonts w:hint="cs"/>
          <w:rtl/>
        </w:rPr>
        <w:t>,</w:t>
      </w:r>
      <w:r w:rsidR="00081DCC" w:rsidRPr="00FE3D07">
        <w:rPr>
          <w:rFonts w:hint="cs"/>
          <w:rtl/>
        </w:rPr>
        <w:t xml:space="preserve"> </w:t>
      </w:r>
    </w:p>
    <w:p w14:paraId="389C6ED2" w14:textId="4080B4B4" w:rsidR="00C31C36" w:rsidRPr="00E34F28" w:rsidRDefault="005C085C" w:rsidP="005C085C">
      <w:pPr>
        <w:pStyle w:val="a3"/>
        <w:spacing w:after="60"/>
        <w:rPr>
          <w:rtl/>
        </w:rPr>
      </w:pPr>
      <w:r>
        <w:rPr>
          <w:rtl/>
        </w:rPr>
        <w:tab/>
      </w:r>
      <w:r>
        <w:rPr>
          <w:rtl/>
        </w:rPr>
        <w:tab/>
      </w:r>
      <w:r>
        <w:rPr>
          <w:rtl/>
        </w:rPr>
        <w:tab/>
      </w:r>
      <w:r>
        <w:rPr>
          <w:rtl/>
        </w:rPr>
        <w:tab/>
      </w:r>
      <w:r>
        <w:rPr>
          <w:rtl/>
        </w:rPr>
        <w:tab/>
      </w:r>
      <w:r>
        <w:rPr>
          <w:rtl/>
        </w:rPr>
        <w:tab/>
      </w:r>
      <w:r w:rsidR="00C12102">
        <w:rPr>
          <w:rFonts w:hint="cs"/>
          <w:rtl/>
        </w:rPr>
        <w:t xml:space="preserve">   </w:t>
      </w:r>
      <w:r w:rsidR="00C31C36" w:rsidRPr="00FE3D07">
        <w:rPr>
          <w:rFonts w:hint="cs"/>
          <w:rtl/>
        </w:rPr>
        <w:t>לחתום א</w:t>
      </w:r>
      <w:r w:rsidR="00C31C36" w:rsidRPr="00FE3D07">
        <w:rPr>
          <w:rtl/>
        </w:rPr>
        <w:t>"</w:t>
      </w:r>
      <w:r w:rsidR="00C31C36" w:rsidRPr="00FE3D07">
        <w:rPr>
          <w:rFonts w:hint="cs"/>
          <w:rtl/>
        </w:rPr>
        <w:t>י שלא לחתום, שלא לחתום א</w:t>
      </w:r>
      <w:r w:rsidR="00C31C36" w:rsidRPr="00FE3D07">
        <w:rPr>
          <w:rtl/>
        </w:rPr>
        <w:t>"</w:t>
      </w:r>
      <w:r w:rsidR="00C31C36" w:rsidRPr="00FE3D07">
        <w:rPr>
          <w:rFonts w:hint="cs"/>
          <w:rtl/>
        </w:rPr>
        <w:t>י לחתום.</w:t>
      </w:r>
    </w:p>
    <w:p w14:paraId="0B92DBA6" w14:textId="05384BC0" w:rsidR="00A24328" w:rsidRDefault="005C085C" w:rsidP="009A59D1">
      <w:pPr>
        <w:pStyle w:val="38"/>
        <w:framePr w:wrap="notBeside"/>
        <w:rPr>
          <w:rtl/>
        </w:rPr>
      </w:pPr>
      <w:r w:rsidRPr="00660D7A">
        <w:rPr>
          <w:rFonts w:hint="cs"/>
          <w:rtl/>
        </w:rPr>
        <w:t xml:space="preserve">מה </w:t>
      </w:r>
      <w:r w:rsidR="00C31C36" w:rsidRPr="00660D7A">
        <w:rPr>
          <w:rFonts w:hint="cs"/>
          <w:rtl/>
        </w:rPr>
        <w:t>מברך</w:t>
      </w:r>
      <w:r w:rsidR="00A24328">
        <w:rPr>
          <w:rFonts w:hint="cs"/>
          <w:rtl/>
        </w:rPr>
        <w:t>:</w:t>
      </w:r>
    </w:p>
    <w:p w14:paraId="7F482544" w14:textId="685B2477" w:rsidR="005C085C" w:rsidRPr="00E34F28" w:rsidRDefault="00C31C36" w:rsidP="005C085C">
      <w:pPr>
        <w:pStyle w:val="afffff5"/>
        <w:spacing w:before="0"/>
        <w:rPr>
          <w:rtl/>
        </w:rPr>
      </w:pPr>
      <w:r w:rsidRPr="00C12102">
        <w:rPr>
          <w:rStyle w:val="ad"/>
          <w:rFonts w:hint="cs"/>
          <w:rtl/>
        </w:rPr>
        <w:t xml:space="preserve">'יוצר </w:t>
      </w:r>
      <w:r w:rsidRPr="00C12102">
        <w:rPr>
          <w:rStyle w:val="ad"/>
          <w:rFonts w:hint="cs"/>
          <w:b/>
          <w:bCs/>
          <w:rtl/>
        </w:rPr>
        <w:t>אור</w:t>
      </w:r>
      <w:r w:rsidRPr="00C12102">
        <w:rPr>
          <w:rStyle w:val="ad"/>
          <w:rFonts w:hint="cs"/>
          <w:rtl/>
        </w:rPr>
        <w:t xml:space="preserve"> ובו</w:t>
      </w:r>
      <w:r w:rsidR="00081DCC" w:rsidRPr="00C12102">
        <w:rPr>
          <w:rStyle w:val="ad"/>
          <w:rFonts w:hint="cs"/>
          <w:rtl/>
        </w:rPr>
        <w:t>רא חושך'</w:t>
      </w:r>
      <w:r w:rsidR="00081DCC" w:rsidRPr="00FE3D07">
        <w:rPr>
          <w:rFonts w:hint="cs"/>
          <w:rtl/>
        </w:rPr>
        <w:t xml:space="preserve"> ולא נוגה, להזכיר מידת </w:t>
      </w:r>
      <w:r w:rsidRPr="00FE3D07">
        <w:rPr>
          <w:rFonts w:hint="cs"/>
          <w:rtl/>
        </w:rPr>
        <w:t>לילה ביום,</w:t>
      </w:r>
    </w:p>
    <w:p w14:paraId="64544CB2" w14:textId="7B460309" w:rsidR="005513AE" w:rsidRPr="00E34F28" w:rsidRDefault="00C31C36" w:rsidP="005C085C">
      <w:pPr>
        <w:pStyle w:val="afffff5"/>
        <w:spacing w:before="0"/>
        <w:rPr>
          <w:rtl/>
        </w:rPr>
      </w:pPr>
      <w:r w:rsidRPr="00FE3D07">
        <w:rPr>
          <w:rFonts w:hint="cs"/>
          <w:rtl/>
        </w:rPr>
        <w:t>ומדת יום בלילה גולל אור מפני חושך</w:t>
      </w:r>
      <w:r w:rsidR="00081DCC" w:rsidRPr="00FE3D07">
        <w:rPr>
          <w:rFonts w:hint="cs"/>
          <w:rtl/>
        </w:rPr>
        <w:t>,</w:t>
      </w:r>
      <w:r w:rsidRPr="00FE3D07">
        <w:rPr>
          <w:rFonts w:hint="cs"/>
          <w:rtl/>
        </w:rPr>
        <w:t xml:space="preserve"> וחשך מפני אור.</w:t>
      </w:r>
      <w:r w:rsidR="00081DCC" w:rsidRPr="00FE3D07">
        <w:rPr>
          <w:rFonts w:hint="cs"/>
          <w:rtl/>
        </w:rPr>
        <w:t xml:space="preserve"> </w:t>
      </w:r>
    </w:p>
    <w:p w14:paraId="74B9AC24" w14:textId="3D442B0A" w:rsidR="00A24328" w:rsidRDefault="00C31C36" w:rsidP="009A59D1">
      <w:pPr>
        <w:pStyle w:val="38"/>
        <w:framePr w:wrap="notBeside"/>
        <w:rPr>
          <w:rtl/>
        </w:rPr>
      </w:pPr>
      <w:r w:rsidRPr="00660D7A">
        <w:rPr>
          <w:rFonts w:hint="cs"/>
          <w:rtl/>
        </w:rPr>
        <w:t>ואידך</w:t>
      </w:r>
      <w:r w:rsidR="00A24328">
        <w:rPr>
          <w:rFonts w:hint="cs"/>
          <w:rtl/>
        </w:rPr>
        <w:t>:</w:t>
      </w:r>
    </w:p>
    <w:p w14:paraId="2390CEBB" w14:textId="02EB715F" w:rsidR="00470C2A" w:rsidRPr="008D1254" w:rsidRDefault="00C31C36" w:rsidP="008D1254">
      <w:r w:rsidRPr="000528DA">
        <w:rPr>
          <w:rFonts w:hint="cs"/>
          <w:rtl/>
        </w:rPr>
        <w:t>אהבה רבה, ותנ</w:t>
      </w:r>
      <w:r w:rsidRPr="000528DA">
        <w:rPr>
          <w:rtl/>
        </w:rPr>
        <w:t>"</w:t>
      </w:r>
      <w:r w:rsidRPr="000528DA">
        <w:rPr>
          <w:rFonts w:hint="cs"/>
          <w:rtl/>
        </w:rPr>
        <w:t>ה. ורבנן אהבת עולם, וכקרא.</w:t>
      </w:r>
      <w:r w:rsidR="00081DCC" w:rsidRPr="000528DA">
        <w:rPr>
          <w:rFonts w:hint="cs"/>
          <w:rtl/>
        </w:rPr>
        <w:t xml:space="preserve"> </w:t>
      </w:r>
      <w:bookmarkStart w:id="233" w:name="_Toc193635656"/>
      <w:bookmarkStart w:id="234" w:name="_Toc216184268"/>
    </w:p>
    <w:p w14:paraId="11A7C71E" w14:textId="310B8F9A" w:rsidR="003A73A7" w:rsidRPr="00E34F28" w:rsidRDefault="00C31C36" w:rsidP="005C085C">
      <w:pPr>
        <w:pStyle w:val="afffffc"/>
        <w:rPr>
          <w:rtl/>
        </w:rPr>
      </w:pPr>
      <w:r w:rsidRPr="00724E73">
        <w:rPr>
          <w:rFonts w:hint="cs"/>
          <w:rtl/>
        </w:rPr>
        <w:t>השכים לשנות</w:t>
      </w:r>
      <w:bookmarkEnd w:id="233"/>
      <w:bookmarkEnd w:id="234"/>
    </w:p>
    <w:p w14:paraId="38F5BF6D" w14:textId="1112AB30" w:rsidR="00A24328" w:rsidRDefault="00E117A7" w:rsidP="009A59D1">
      <w:pPr>
        <w:pStyle w:val="38"/>
        <w:framePr w:wrap="notBeside"/>
        <w:rPr>
          <w:rtl/>
        </w:rPr>
      </w:pPr>
      <w:r w:rsidRPr="00660D7A">
        <w:rPr>
          <w:rFonts w:hint="cs"/>
          <w:rtl/>
        </w:rPr>
        <w:t>שמואל</w:t>
      </w:r>
      <w:r w:rsidR="00A24328">
        <w:rPr>
          <w:rFonts w:hint="cs"/>
          <w:rtl/>
        </w:rPr>
        <w:t>:</w:t>
      </w:r>
    </w:p>
    <w:p w14:paraId="6C8E889C" w14:textId="120DDD76" w:rsidR="005513AE" w:rsidRPr="000528DA" w:rsidRDefault="00C31C36" w:rsidP="000528DA">
      <w:pPr>
        <w:rPr>
          <w:rtl/>
        </w:rPr>
      </w:pPr>
      <w:r>
        <w:rPr>
          <w:rFonts w:hint="cs"/>
          <w:rtl/>
        </w:rPr>
        <w:t xml:space="preserve">מברך, ואם קרא </w:t>
      </w:r>
      <w:r>
        <w:rPr>
          <w:rStyle w:val="afffff9"/>
          <w:rFonts w:hint="cs"/>
          <w:rtl/>
          <w:rPrChange w:id="9036" w:author="מנוע אמוראים" w:date="2026-10-05T16:40:51Z">
            <w:rPr>
              <w:rFonts w:hint="cs"/>
              <w:rtl/>
            </w:rPr>
          </w:rPrChange>
        </w:rPr>
        <w:t xml:space="preserve">קר</w:t>
      </w:r>
      <w:r>
        <w:rPr>
          <w:rStyle w:val="afffff9"/>
          <w:rtl/>
          <w:rPrChange w:id="9037" w:author="מנוע אמוראים" w:date="2026-10-05T16:40:51Z">
            <w:rPr>
              <w:rtl/>
            </w:rPr>
          </w:rPrChange>
        </w:rPr>
        <w:t xml:space="preserve">"</w:t>
      </w:r>
      <w:r>
        <w:rPr>
          <w:rStyle w:val="afffff9"/>
          <w:rFonts w:hint="cs"/>
          <w:rtl/>
          <w:rPrChange w:id="9038" w:author="מנוע אמוראים" w:date="2026-10-05T16:40:51Z">
            <w:rPr>
              <w:rFonts w:hint="cs"/>
              <w:rtl/>
            </w:rPr>
          </w:rPrChange>
        </w:rPr>
        <w:t xml:space="preserve">ש</w:t>
      </w:r>
      <w:r w:rsidRPr="000528DA">
        <w:rPr>
          <w:rFonts w:hint="cs"/>
          <w:rtl/>
        </w:rPr>
        <w:t xml:space="preserve"> נפטר באה</w:t>
      </w:r>
      <w:r w:rsidRPr="000528DA">
        <w:rPr>
          <w:rtl/>
        </w:rPr>
        <w:t>"</w:t>
      </w:r>
      <w:r w:rsidRPr="000528DA">
        <w:rPr>
          <w:rFonts w:hint="cs"/>
          <w:rtl/>
        </w:rPr>
        <w:t>ר</w:t>
      </w:r>
      <w:r w:rsidR="003A73A7" w:rsidRPr="000528DA">
        <w:rPr>
          <w:rFonts w:hint="cs"/>
          <w:rtl/>
        </w:rPr>
        <w:t>,</w:t>
      </w:r>
    </w:p>
    <w:p w14:paraId="6E96E7AA" w14:textId="2B53EC3B" w:rsidR="00A24328" w:rsidRDefault="00C31C36" w:rsidP="009A59D1">
      <w:pPr>
        <w:pStyle w:val="38"/>
        <w:framePr w:wrap="notBeside"/>
        <w:rPr>
          <w:rtl/>
        </w:rPr>
      </w:pPr>
      <w:r w:rsidRPr="00660D7A">
        <w:rPr>
          <w:rFonts w:hint="cs"/>
          <w:rtl/>
        </w:rPr>
        <w:t>ר</w:t>
      </w:r>
      <w:r w:rsidRPr="00660D7A">
        <w:rPr>
          <w:rtl/>
        </w:rPr>
        <w:t>"</w:t>
      </w:r>
      <w:r w:rsidRPr="00660D7A">
        <w:rPr>
          <w:rFonts w:hint="cs"/>
          <w:rtl/>
        </w:rPr>
        <w:t>ה</w:t>
      </w:r>
      <w:r w:rsidR="00A24328">
        <w:rPr>
          <w:rFonts w:hint="cs"/>
          <w:rtl/>
        </w:rPr>
        <w:t>:</w:t>
      </w:r>
    </w:p>
    <w:p w14:paraId="331BCA26" w14:textId="46BD7DFB" w:rsidR="005513AE" w:rsidRPr="000528DA" w:rsidRDefault="00C31C36" w:rsidP="000528DA">
      <w:pPr>
        <w:rPr>
          <w:rtl/>
        </w:rPr>
      </w:pPr>
      <w:r w:rsidRPr="000528DA">
        <w:rPr>
          <w:rFonts w:hint="cs"/>
          <w:rtl/>
        </w:rPr>
        <w:t>למקרא צריך לברך, למדרש א</w:t>
      </w:r>
      <w:r w:rsidRPr="000528DA">
        <w:rPr>
          <w:rtl/>
        </w:rPr>
        <w:t>"</w:t>
      </w:r>
      <w:r w:rsidRPr="000528DA">
        <w:rPr>
          <w:rFonts w:hint="cs"/>
          <w:rtl/>
        </w:rPr>
        <w:t>צ</w:t>
      </w:r>
      <w:r w:rsidR="00081DCC" w:rsidRPr="000528DA">
        <w:rPr>
          <w:rFonts w:hint="cs"/>
          <w:rtl/>
        </w:rPr>
        <w:t>,</w:t>
      </w:r>
      <w:r w:rsidR="00291D7F" w:rsidRPr="000528DA">
        <w:rPr>
          <w:rFonts w:hint="cs"/>
          <w:rtl/>
        </w:rPr>
        <w:t xml:space="preserve"> </w:t>
      </w:r>
    </w:p>
    <w:p w14:paraId="4037106F" w14:textId="3750B442" w:rsidR="00A24328" w:rsidRDefault="00C31C36" w:rsidP="009A59D1">
      <w:pPr>
        <w:pStyle w:val="38"/>
        <w:framePr w:wrap="notBeside"/>
        <w:rPr>
          <w:rtl/>
        </w:rPr>
      </w:pPr>
      <w:r w:rsidRPr="00660D7A">
        <w:rPr>
          <w:rFonts w:hint="cs"/>
          <w:rtl/>
        </w:rPr>
        <w:t>רי</w:t>
      </w:r>
      <w:r w:rsidRPr="00660D7A">
        <w:rPr>
          <w:rtl/>
        </w:rPr>
        <w:t>"</w:t>
      </w:r>
      <w:r w:rsidR="00081DCC" w:rsidRPr="00660D7A">
        <w:rPr>
          <w:rFonts w:hint="cs"/>
          <w:rtl/>
        </w:rPr>
        <w:t>ו</w:t>
      </w:r>
      <w:r w:rsidR="00A24328">
        <w:rPr>
          <w:rFonts w:hint="cs"/>
          <w:rtl/>
        </w:rPr>
        <w:t>:</w:t>
      </w:r>
    </w:p>
    <w:p w14:paraId="3573D1A3" w14:textId="385D84B2" w:rsidR="005C085C" w:rsidRPr="000528DA" w:rsidRDefault="00081DCC" w:rsidP="000528DA">
      <w:pPr>
        <w:rPr>
          <w:rtl/>
        </w:rPr>
      </w:pPr>
      <w:r w:rsidRPr="000528DA">
        <w:rPr>
          <w:rFonts w:hint="cs"/>
          <w:rtl/>
        </w:rPr>
        <w:t>אף למשנה צריך לברך</w:t>
      </w:r>
      <w:r w:rsidR="00C31C36" w:rsidRPr="000528DA">
        <w:rPr>
          <w:rFonts w:hint="cs"/>
          <w:rtl/>
        </w:rPr>
        <w:t>, ולא לתלמוד</w:t>
      </w:r>
      <w:r w:rsidRPr="000528DA">
        <w:rPr>
          <w:rFonts w:hint="cs"/>
          <w:rtl/>
        </w:rPr>
        <w:t>,</w:t>
      </w:r>
      <w:r w:rsidR="007E4E8C">
        <w:rPr>
          <w:rFonts w:hint="cs"/>
          <w:rtl/>
        </w:rPr>
        <w:t xml:space="preserve"> </w:t>
      </w:r>
    </w:p>
    <w:p w14:paraId="55796D3C" w14:textId="223C9AE9" w:rsidR="00A24328" w:rsidRDefault="00C31C36" w:rsidP="009A59D1">
      <w:pPr>
        <w:pStyle w:val="38"/>
        <w:framePr w:wrap="notBeside"/>
        <w:rPr>
          <w:rtl/>
        </w:rPr>
      </w:pPr>
      <w:r w:rsidRPr="00660D7A">
        <w:rPr>
          <w:rFonts w:hint="cs"/>
          <w:rtl/>
        </w:rPr>
        <w:t>רבא</w:t>
      </w:r>
      <w:r w:rsidR="00A24328">
        <w:rPr>
          <w:rFonts w:hint="cs"/>
          <w:rtl/>
        </w:rPr>
        <w:t>:</w:t>
      </w:r>
    </w:p>
    <w:p w14:paraId="4C26E8D9" w14:textId="1B7E4067" w:rsidR="00E117A7" w:rsidRPr="000528DA" w:rsidRDefault="00C31C36" w:rsidP="000528DA">
      <w:pPr>
        <w:rPr>
          <w:rtl/>
        </w:rPr>
      </w:pPr>
      <w:r w:rsidRPr="000528DA">
        <w:rPr>
          <w:rFonts w:hint="cs"/>
          <w:rtl/>
        </w:rPr>
        <w:t xml:space="preserve">אף לתלמוד </w:t>
      </w:r>
      <w:r w:rsidRPr="00E34F28">
        <w:rPr>
          <w:rStyle w:val="afffff9"/>
          <w:rFonts w:hint="cs"/>
          <w:rtl/>
        </w:rPr>
        <w:t>כרב:</w:t>
      </w:r>
      <w:r w:rsidRPr="000528DA">
        <w:rPr>
          <w:rFonts w:hint="cs"/>
          <w:rtl/>
        </w:rPr>
        <w:t xml:space="preserve"> מקדים ונוטל ומברך ושונה</w:t>
      </w:r>
      <w:r w:rsidR="00081DCC" w:rsidRPr="000528DA">
        <w:rPr>
          <w:rFonts w:hint="cs"/>
          <w:rtl/>
        </w:rPr>
        <w:t xml:space="preserve">, </w:t>
      </w:r>
    </w:p>
    <w:p w14:paraId="0BBFACE5" w14:textId="368CB929" w:rsidR="005513AE" w:rsidRPr="00E34F28" w:rsidRDefault="00C31C36" w:rsidP="00682BF2">
      <w:pPr>
        <w:pStyle w:val="afffff5"/>
        <w:rPr>
          <w:rtl/>
        </w:rPr>
      </w:pPr>
      <w:bookmarkStart w:id="235" w:name="_Toc193635657"/>
      <w:bookmarkStart w:id="236" w:name="_Toc216184269"/>
      <w:r w:rsidRPr="00A10336">
        <w:rPr>
          <w:rStyle w:val="30"/>
          <w:rFonts w:hint="cs"/>
          <w:rtl/>
        </w:rPr>
        <w:t>מברך</w:t>
      </w:r>
      <w:bookmarkEnd w:id="235"/>
      <w:bookmarkEnd w:id="236"/>
      <w:r w:rsidRPr="00FE3D07">
        <w:rPr>
          <w:rFonts w:hint="cs"/>
          <w:rtl/>
        </w:rPr>
        <w:t xml:space="preserve"> </w:t>
      </w:r>
      <w:r w:rsidRPr="00A10336">
        <w:rPr>
          <w:rStyle w:val="30"/>
          <w:rFonts w:hint="cs"/>
          <w:rtl/>
        </w:rPr>
        <w:t>אקב</w:t>
      </w:r>
      <w:r w:rsidRPr="00A10336">
        <w:rPr>
          <w:rStyle w:val="30"/>
          <w:rtl/>
        </w:rPr>
        <w:t>"</w:t>
      </w:r>
      <w:r w:rsidRPr="00A10336">
        <w:rPr>
          <w:rStyle w:val="30"/>
          <w:rFonts w:hint="cs"/>
          <w:rtl/>
        </w:rPr>
        <w:t>ו לעסוק בד</w:t>
      </w:r>
      <w:r w:rsidRPr="00A10336">
        <w:rPr>
          <w:rStyle w:val="30"/>
          <w:rtl/>
        </w:rPr>
        <w:t>"</w:t>
      </w:r>
      <w:r w:rsidRPr="00A10336">
        <w:rPr>
          <w:rStyle w:val="30"/>
          <w:rFonts w:hint="cs"/>
          <w:rtl/>
        </w:rPr>
        <w:t>ת</w:t>
      </w:r>
      <w:r w:rsidR="00081DCC" w:rsidRPr="00FE3D07">
        <w:rPr>
          <w:rFonts w:hint="cs"/>
          <w:rtl/>
        </w:rPr>
        <w:t xml:space="preserve">, </w:t>
      </w:r>
      <w:r w:rsidRPr="00E34F28">
        <w:rPr>
          <w:rStyle w:val="afffff9"/>
          <w:rFonts w:hint="cs"/>
          <w:rtl/>
        </w:rPr>
        <w:t>ורי</w:t>
      </w:r>
      <w:r w:rsidRPr="00E34F28">
        <w:rPr>
          <w:rStyle w:val="afffff9"/>
          <w:rtl/>
        </w:rPr>
        <w:t>"</w:t>
      </w:r>
      <w:r w:rsidRPr="00E34F28">
        <w:rPr>
          <w:rStyle w:val="afffff9"/>
          <w:rFonts w:hint="cs"/>
          <w:rtl/>
        </w:rPr>
        <w:t>ו</w:t>
      </w:r>
      <w:r w:rsidR="005C085C" w:rsidRPr="00E34F28">
        <w:rPr>
          <w:rStyle w:val="afffff9"/>
          <w:rFonts w:hint="cs"/>
          <w:rtl/>
        </w:rPr>
        <w:t>:</w:t>
      </w:r>
      <w:r w:rsidRPr="00FE3D07">
        <w:rPr>
          <w:rFonts w:hint="cs"/>
          <w:rtl/>
        </w:rPr>
        <w:t xml:space="preserve"> מסיים הערב נא</w:t>
      </w:r>
      <w:r w:rsidR="00CC63CA">
        <w:rPr>
          <w:rtl/>
        </w:rPr>
        <w:t>'</w:t>
      </w:r>
      <w:r w:rsidRPr="00FE3D07">
        <w:rPr>
          <w:rFonts w:hint="cs"/>
          <w:rtl/>
        </w:rPr>
        <w:t>.</w:t>
      </w:r>
      <w:r w:rsidR="007C58F7" w:rsidRPr="00E34F28">
        <w:rPr>
          <w:rStyle w:val="afffff9"/>
          <w:rFonts w:hint="cs"/>
          <w:rtl/>
        </w:rPr>
        <w:t xml:space="preserve"> </w:t>
      </w:r>
    </w:p>
    <w:p w14:paraId="43F65896" w14:textId="1399F59B" w:rsidR="00A24328" w:rsidRDefault="00C31C36" w:rsidP="009A59D1">
      <w:pPr>
        <w:pStyle w:val="38"/>
        <w:framePr w:wrap="notBeside"/>
        <w:rPr>
          <w:rtl/>
        </w:rPr>
      </w:pPr>
      <w:r w:rsidRPr="00660D7A">
        <w:rPr>
          <w:rFonts w:hint="cs"/>
          <w:rtl/>
        </w:rPr>
        <w:lastRenderedPageBreak/>
        <w:t>רה</w:t>
      </w:r>
      <w:r w:rsidRPr="00660D7A">
        <w:rPr>
          <w:rtl/>
        </w:rPr>
        <w:t>"</w:t>
      </w:r>
      <w:r w:rsidRPr="00660D7A">
        <w:rPr>
          <w:rFonts w:hint="cs"/>
          <w:rtl/>
        </w:rPr>
        <w:t>מ</w:t>
      </w:r>
      <w:r w:rsidR="00A24328">
        <w:rPr>
          <w:rFonts w:hint="cs"/>
          <w:rtl/>
        </w:rPr>
        <w:t>:</w:t>
      </w:r>
    </w:p>
    <w:p w14:paraId="53587B6C" w14:textId="2E606B05" w:rsidR="00C31C36" w:rsidRPr="00207EDC" w:rsidRDefault="00C31C36" w:rsidP="000528DA">
      <w:pPr>
        <w:rPr>
          <w:spacing w:val="-4"/>
          <w:rtl/>
        </w:rPr>
      </w:pPr>
      <w:r w:rsidRPr="00207EDC">
        <w:rPr>
          <w:rFonts w:hint="cs"/>
          <w:spacing w:val="-2"/>
          <w:rtl/>
        </w:rPr>
        <w:t xml:space="preserve">אשר </w:t>
      </w:r>
      <w:r w:rsidRPr="00207EDC">
        <w:rPr>
          <w:rStyle w:val="30"/>
          <w:rFonts w:hint="cs"/>
          <w:spacing w:val="-2"/>
          <w:rtl/>
        </w:rPr>
        <w:t>בחר</w:t>
      </w:r>
      <w:r w:rsidRPr="00207EDC">
        <w:rPr>
          <w:rFonts w:hint="cs"/>
          <w:spacing w:val="-2"/>
          <w:rtl/>
        </w:rPr>
        <w:t xml:space="preserve"> בנו מכל העמים</w:t>
      </w:r>
      <w:r w:rsidR="00CC63CA" w:rsidRPr="00207EDC">
        <w:rPr>
          <w:spacing w:val="-2"/>
          <w:rtl/>
        </w:rPr>
        <w:t>'</w:t>
      </w:r>
      <w:r w:rsidRPr="00207EDC">
        <w:rPr>
          <w:rFonts w:hint="cs"/>
          <w:spacing w:val="-2"/>
          <w:rtl/>
        </w:rPr>
        <w:t>,</w:t>
      </w:r>
      <w:r w:rsidR="00081DCC" w:rsidRPr="00207EDC">
        <w:rPr>
          <w:rFonts w:hint="cs"/>
          <w:spacing w:val="-2"/>
          <w:rtl/>
        </w:rPr>
        <w:t xml:space="preserve"> </w:t>
      </w:r>
      <w:r w:rsidR="00E117A7" w:rsidRPr="00207EDC">
        <w:rPr>
          <w:rFonts w:hint="cs"/>
          <w:spacing w:val="-4"/>
          <w:rtl/>
        </w:rPr>
        <w:t>ו</w:t>
      </w:r>
      <w:r w:rsidRPr="00207EDC">
        <w:rPr>
          <w:spacing w:val="-4"/>
          <w:rtl/>
        </w:rPr>
        <w:t>זו מעולה שבברכות.</w:t>
      </w:r>
      <w:r w:rsidRPr="00207EDC">
        <w:rPr>
          <w:rFonts w:hint="cs"/>
          <w:spacing w:val="-4"/>
          <w:rtl/>
        </w:rPr>
        <w:t xml:space="preserve"> </w:t>
      </w:r>
      <w:r w:rsidRPr="00207EDC">
        <w:rPr>
          <w:spacing w:val="-4"/>
          <w:rtl/>
        </w:rPr>
        <w:t xml:space="preserve">הלכך </w:t>
      </w:r>
      <w:r w:rsidR="00081DCC" w:rsidRPr="00207EDC">
        <w:rPr>
          <w:rFonts w:hint="cs"/>
          <w:spacing w:val="-4"/>
          <w:rtl/>
        </w:rPr>
        <w:t>שיאמר לכולם</w:t>
      </w:r>
      <w:r w:rsidRPr="00207EDC">
        <w:rPr>
          <w:spacing w:val="-4"/>
          <w:rtl/>
        </w:rPr>
        <w:t>.</w:t>
      </w:r>
    </w:p>
    <w:p w14:paraId="190C4794" w14:textId="0EA92B25" w:rsidR="00A24328" w:rsidRDefault="005C085C" w:rsidP="009A59D1">
      <w:pPr>
        <w:pStyle w:val="38"/>
        <w:framePr w:wrap="notBeside"/>
        <w:rPr>
          <w:rtl/>
        </w:rPr>
      </w:pPr>
      <w:r w:rsidRPr="00660D7A">
        <w:rPr>
          <w:rFonts w:hint="cs"/>
          <w:rtl/>
        </w:rPr>
        <w:t>תנן:</w:t>
      </w:r>
      <w:r w:rsidR="007E4E8C">
        <w:rPr>
          <w:rFonts w:hint="cs"/>
          <w:rtl/>
        </w:rPr>
        <w:t xml:space="preserve"> </w:t>
      </w:r>
      <w:r w:rsidR="00C31C36" w:rsidRPr="00660D7A">
        <w:rPr>
          <w:rFonts w:hint="cs"/>
          <w:rtl/>
        </w:rPr>
        <w:t>הממונה</w:t>
      </w:r>
      <w:r w:rsidR="00A24328">
        <w:rPr>
          <w:rFonts w:hint="cs"/>
          <w:rtl/>
        </w:rPr>
        <w:t>:</w:t>
      </w:r>
    </w:p>
    <w:p w14:paraId="0483BADA" w14:textId="5CB14E0E" w:rsidR="007C58F7" w:rsidRPr="00F95182" w:rsidRDefault="005C085C" w:rsidP="005C085C">
      <w:pPr>
        <w:pStyle w:val="afffff5"/>
        <w:spacing w:before="0"/>
        <w:rPr>
          <w:rtl/>
        </w:rPr>
      </w:pPr>
      <w:r w:rsidRPr="00F95182">
        <w:rPr>
          <w:rFonts w:hint="cs"/>
          <w:rtl/>
        </w:rPr>
        <w:t>ב</w:t>
      </w:r>
      <w:r w:rsidR="00C31C36" w:rsidRPr="00F95182">
        <w:rPr>
          <w:rFonts w:hint="cs"/>
          <w:rtl/>
        </w:rPr>
        <w:t>רכו ברכה אחת וברכו וקראו עשרת הדברות שמע, והיה, ויאמר.</w:t>
      </w:r>
      <w:r w:rsidR="00081DCC" w:rsidRPr="00F95182">
        <w:rPr>
          <w:rFonts w:hint="cs"/>
          <w:rtl/>
        </w:rPr>
        <w:t xml:space="preserve"> </w:t>
      </w:r>
    </w:p>
    <w:p w14:paraId="4CA3DDCA" w14:textId="77777777" w:rsidR="00081DCC" w:rsidRPr="000528DA" w:rsidRDefault="00C31C36" w:rsidP="000528DA">
      <w:pPr>
        <w:rPr>
          <w:rtl/>
        </w:rPr>
      </w:pPr>
      <w:bookmarkStart w:id="237" w:name="_Toc193635658"/>
      <w:bookmarkStart w:id="238" w:name="_Toc216184270"/>
      <w:r w:rsidRPr="00A10336">
        <w:rPr>
          <w:rStyle w:val="30"/>
          <w:rtl/>
        </w:rPr>
        <w:t xml:space="preserve">וברכו את העם </w:t>
      </w:r>
      <w:r w:rsidRPr="00A10336">
        <w:rPr>
          <w:rStyle w:val="30"/>
          <w:rFonts w:hint="cs"/>
          <w:rtl/>
        </w:rPr>
        <w:t xml:space="preserve">ג' </w:t>
      </w:r>
      <w:r w:rsidRPr="00A10336">
        <w:rPr>
          <w:rStyle w:val="30"/>
          <w:rtl/>
        </w:rPr>
        <w:t>ברכות</w:t>
      </w:r>
      <w:bookmarkEnd w:id="237"/>
      <w:bookmarkEnd w:id="238"/>
      <w:r w:rsidRPr="000528DA">
        <w:rPr>
          <w:rtl/>
        </w:rPr>
        <w:t>: אמת ויציב, ועבודה, וברכת כהנים, ובשבת מוסיפין ברכה אחת למשמר היוצא.</w:t>
      </w:r>
    </w:p>
    <w:p w14:paraId="458068BF" w14:textId="77777777" w:rsidR="005513AE" w:rsidRPr="00E34F28" w:rsidRDefault="00C31C36" w:rsidP="00682BF2">
      <w:pPr>
        <w:pStyle w:val="afffff5"/>
        <w:rPr>
          <w:rtl/>
        </w:rPr>
      </w:pPr>
      <w:bookmarkStart w:id="239" w:name="_Toc193635659"/>
      <w:bookmarkStart w:id="240" w:name="_Toc216184271"/>
      <w:r w:rsidRPr="00A10336">
        <w:rPr>
          <w:rStyle w:val="30"/>
          <w:rFonts w:hint="cs"/>
          <w:rtl/>
        </w:rPr>
        <w:t>ברכה אחת</w:t>
      </w:r>
      <w:bookmarkEnd w:id="239"/>
      <w:bookmarkEnd w:id="240"/>
      <w:r w:rsidRPr="00FE3D07">
        <w:rPr>
          <w:rFonts w:hint="cs"/>
          <w:rtl/>
        </w:rPr>
        <w:t xml:space="preserve"> היינו אה</w:t>
      </w:r>
      <w:r w:rsidRPr="00FE3D07">
        <w:rPr>
          <w:rtl/>
        </w:rPr>
        <w:t>"</w:t>
      </w:r>
      <w:r w:rsidR="005513AE">
        <w:rPr>
          <w:rFonts w:hint="cs"/>
          <w:rtl/>
        </w:rPr>
        <w:t xml:space="preserve">ר </w:t>
      </w:r>
      <w:r w:rsidR="005513AE" w:rsidRPr="005513AE">
        <w:rPr>
          <w:rFonts w:hint="cs"/>
          <w:sz w:val="14"/>
          <w:rtl/>
        </w:rPr>
        <w:t>דמכלל</w:t>
      </w:r>
      <w:r w:rsidRPr="005513AE">
        <w:rPr>
          <w:rFonts w:hint="cs"/>
          <w:sz w:val="14"/>
          <w:rtl/>
        </w:rPr>
        <w:t xml:space="preserve"> דאין ברכות מעכבות זא</w:t>
      </w:r>
      <w:r w:rsidRPr="005513AE">
        <w:rPr>
          <w:sz w:val="14"/>
          <w:rtl/>
        </w:rPr>
        <w:t>"</w:t>
      </w:r>
      <w:r w:rsidRPr="005513AE">
        <w:rPr>
          <w:rFonts w:hint="cs"/>
          <w:sz w:val="14"/>
          <w:rtl/>
        </w:rPr>
        <w:t>ז</w:t>
      </w:r>
      <w:r w:rsidR="00081DCC" w:rsidRPr="00FE3D07">
        <w:rPr>
          <w:rFonts w:hint="cs"/>
          <w:rtl/>
        </w:rPr>
        <w:t xml:space="preserve"> </w:t>
      </w:r>
    </w:p>
    <w:p w14:paraId="6A3F4379" w14:textId="77777777" w:rsidR="005513AE" w:rsidRPr="000528DA" w:rsidRDefault="00C31C36" w:rsidP="000528DA">
      <w:pPr>
        <w:rPr>
          <w:rtl/>
        </w:rPr>
      </w:pPr>
      <w:r w:rsidRPr="000528DA">
        <w:rPr>
          <w:rtl/>
        </w:rPr>
        <w:t>וכ</w:t>
      </w:r>
      <w:r w:rsidRPr="000528DA">
        <w:rPr>
          <w:rFonts w:hint="cs"/>
          <w:rtl/>
        </w:rPr>
        <w:t xml:space="preserve">שמגיע </w:t>
      </w:r>
      <w:r w:rsidRPr="000528DA">
        <w:rPr>
          <w:rtl/>
        </w:rPr>
        <w:t xml:space="preserve">זמן יוצר אור </w:t>
      </w:r>
      <w:r w:rsidRPr="000528DA">
        <w:rPr>
          <w:rFonts w:hint="cs"/>
          <w:rtl/>
        </w:rPr>
        <w:t>אומר</w:t>
      </w:r>
      <w:r w:rsidR="00081DCC" w:rsidRPr="000528DA">
        <w:rPr>
          <w:rFonts w:hint="cs"/>
          <w:rtl/>
        </w:rPr>
        <w:t xml:space="preserve">, </w:t>
      </w:r>
    </w:p>
    <w:p w14:paraId="5B3055EC" w14:textId="55342B2A" w:rsidR="00A24328" w:rsidRDefault="00C31C36" w:rsidP="009A59D1">
      <w:pPr>
        <w:pStyle w:val="38"/>
        <w:framePr w:wrap="notBeside"/>
        <w:rPr>
          <w:rtl/>
        </w:rPr>
      </w:pPr>
      <w:r w:rsidRPr="00660D7A">
        <w:rPr>
          <w:rFonts w:hint="cs"/>
          <w:rtl/>
        </w:rPr>
        <w:t>והך</w:t>
      </w:r>
      <w:r w:rsidR="00A24328">
        <w:rPr>
          <w:rFonts w:hint="cs"/>
          <w:rtl/>
        </w:rPr>
        <w:t>:</w:t>
      </w:r>
    </w:p>
    <w:p w14:paraId="180C5BDD" w14:textId="0722C01A" w:rsidR="00C31C36" w:rsidRPr="000528DA" w:rsidRDefault="002F0032" w:rsidP="000528DA">
      <w:pPr>
        <w:rPr>
          <w:rtl/>
        </w:rPr>
      </w:pPr>
      <w:r w:rsidRPr="000528DA">
        <w:rPr>
          <w:rFonts w:hint="cs"/>
          <w:rtl/>
        </w:rPr>
        <w:t>ד</w:t>
      </w:r>
      <w:r w:rsidR="00C31C36" w:rsidRPr="000528DA">
        <w:rPr>
          <w:rtl/>
        </w:rPr>
        <w:t>ברכות אין מעכבות זו את זו</w:t>
      </w:r>
      <w:r w:rsidRPr="000528DA">
        <w:rPr>
          <w:rFonts w:hint="cs"/>
          <w:rtl/>
        </w:rPr>
        <w:t xml:space="preserve"> </w:t>
      </w:r>
      <w:r w:rsidR="00C31C36" w:rsidRPr="000528DA">
        <w:rPr>
          <w:rFonts w:hint="cs"/>
          <w:rtl/>
        </w:rPr>
        <w:t>היינו</w:t>
      </w:r>
      <w:r w:rsidR="00C31C36" w:rsidRPr="000528DA">
        <w:rPr>
          <w:rtl/>
        </w:rPr>
        <w:t xml:space="preserve"> - סדר ברכות.</w:t>
      </w:r>
    </w:p>
    <w:p w14:paraId="2D2CFE22" w14:textId="77777777" w:rsidR="00C31C36" w:rsidRPr="00E34F28" w:rsidRDefault="00C31C36" w:rsidP="00EC0DC4">
      <w:pPr>
        <w:pStyle w:val="af2"/>
        <w:framePr w:wrap="around"/>
        <w:rPr>
          <w:rtl/>
        </w:rPr>
      </w:pPr>
      <w:r w:rsidRPr="00A4639B">
        <w:rPr>
          <w:rtl/>
        </w:rPr>
        <w:t>יב.</w:t>
      </w:r>
    </w:p>
    <w:p w14:paraId="4EE93022" w14:textId="77777777" w:rsidR="005C085C" w:rsidRPr="000528DA" w:rsidRDefault="00C31C36" w:rsidP="000528DA">
      <w:pPr>
        <w:rPr>
          <w:rtl/>
        </w:rPr>
      </w:pPr>
      <w:bookmarkStart w:id="241" w:name="_Toc193635660"/>
      <w:bookmarkStart w:id="242" w:name="_Toc216184272"/>
      <w:r w:rsidRPr="00A10336">
        <w:rPr>
          <w:rStyle w:val="30"/>
          <w:rtl/>
        </w:rPr>
        <w:t>וקורין</w:t>
      </w:r>
      <w:bookmarkEnd w:id="241"/>
      <w:bookmarkEnd w:id="242"/>
      <w:r w:rsidRPr="000528DA">
        <w:rPr>
          <w:rtl/>
        </w:rPr>
        <w:t xml:space="preserve"> עשרת הדברות שמע והיה אם שמוע</w:t>
      </w:r>
      <w:r w:rsidR="00081DCC" w:rsidRPr="000528DA">
        <w:rPr>
          <w:rFonts w:hint="cs"/>
          <w:rtl/>
        </w:rPr>
        <w:t>,</w:t>
      </w:r>
      <w:r w:rsidRPr="000528DA">
        <w:rPr>
          <w:rtl/>
        </w:rPr>
        <w:t xml:space="preserve"> ויאמר</w:t>
      </w:r>
      <w:r w:rsidR="00081DCC" w:rsidRPr="000528DA">
        <w:rPr>
          <w:rFonts w:hint="cs"/>
          <w:rtl/>
        </w:rPr>
        <w:t>,</w:t>
      </w:r>
      <w:r w:rsidRPr="000528DA">
        <w:rPr>
          <w:rtl/>
        </w:rPr>
        <w:t xml:space="preserve"> אמת ויציב</w:t>
      </w:r>
      <w:r w:rsidR="00081DCC" w:rsidRPr="000528DA">
        <w:rPr>
          <w:rFonts w:hint="cs"/>
          <w:rtl/>
        </w:rPr>
        <w:t>,</w:t>
      </w:r>
      <w:r w:rsidRPr="000528DA">
        <w:rPr>
          <w:rtl/>
        </w:rPr>
        <w:t xml:space="preserve"> ועבודה וברכת כהנים.</w:t>
      </w:r>
      <w:r w:rsidR="00081DCC" w:rsidRPr="000528DA">
        <w:rPr>
          <w:rFonts w:hint="cs"/>
          <w:rtl/>
        </w:rPr>
        <w:t xml:space="preserve"> </w:t>
      </w:r>
    </w:p>
    <w:p w14:paraId="321E37D1" w14:textId="5469DCD6" w:rsidR="007C58F7" w:rsidRPr="000528DA" w:rsidRDefault="00C31C36" w:rsidP="000528DA">
      <w:pPr>
        <w:rPr>
          <w:rtl/>
        </w:rPr>
      </w:pPr>
      <w:r w:rsidRPr="00E34F28">
        <w:rPr>
          <w:rStyle w:val="afffff9"/>
          <w:rFonts w:hint="cs"/>
          <w:rtl/>
        </w:rPr>
        <w:t>בגבולין ובסורא ונהרדעא</w:t>
      </w:r>
      <w:r w:rsidR="005C085C" w:rsidRPr="000528DA">
        <w:rPr>
          <w:rFonts w:hint="cs"/>
          <w:rtl/>
        </w:rPr>
        <w:t>:</w:t>
      </w:r>
      <w:r w:rsidR="005C085C" w:rsidRPr="000528DA">
        <w:rPr>
          <w:rtl/>
        </w:rPr>
        <w:tab/>
      </w:r>
      <w:r w:rsidRPr="000528DA">
        <w:rPr>
          <w:rFonts w:hint="cs"/>
          <w:rtl/>
        </w:rPr>
        <w:t xml:space="preserve"> בטלום מפני תרעומת המינין ותנ</w:t>
      </w:r>
      <w:r w:rsidRPr="000528DA">
        <w:rPr>
          <w:rtl/>
        </w:rPr>
        <w:t>"</w:t>
      </w:r>
      <w:r w:rsidRPr="000528DA">
        <w:rPr>
          <w:rFonts w:hint="cs"/>
          <w:rtl/>
        </w:rPr>
        <w:t>ה,</w:t>
      </w:r>
      <w:r w:rsidR="00E117A7" w:rsidRPr="000528DA">
        <w:rPr>
          <w:rFonts w:hint="cs"/>
          <w:rtl/>
        </w:rPr>
        <w:t xml:space="preserve"> </w:t>
      </w:r>
    </w:p>
    <w:p w14:paraId="4C50221E" w14:textId="77777777" w:rsidR="00C31C36" w:rsidRPr="000528DA" w:rsidRDefault="00C31C36" w:rsidP="000528DA">
      <w:pPr>
        <w:rPr>
          <w:rtl/>
        </w:rPr>
      </w:pPr>
      <w:bookmarkStart w:id="243" w:name="_Toc193635661"/>
      <w:bookmarkStart w:id="244" w:name="_Toc216184273"/>
      <w:r w:rsidRPr="00A10336">
        <w:rPr>
          <w:rStyle w:val="30"/>
          <w:rtl/>
        </w:rPr>
        <w:t>משמר היוצא אומר</w:t>
      </w:r>
      <w:bookmarkEnd w:id="243"/>
      <w:bookmarkEnd w:id="244"/>
      <w:r w:rsidRPr="000528DA">
        <w:rPr>
          <w:rtl/>
        </w:rPr>
        <w:t xml:space="preserve"> למשמר הנכנס מי ששכן את שמו בבית הזה</w:t>
      </w:r>
      <w:r w:rsidR="00524A76" w:rsidRPr="000528DA">
        <w:rPr>
          <w:rFonts w:hint="cs"/>
          <w:rtl/>
        </w:rPr>
        <w:t>,</w:t>
      </w:r>
      <w:r w:rsidRPr="000528DA">
        <w:rPr>
          <w:rtl/>
        </w:rPr>
        <w:t xml:space="preserve"> ישכין ביניכם אהבה ואחוה ושלום וריעות.</w:t>
      </w:r>
    </w:p>
    <w:p w14:paraId="6421C44B" w14:textId="4CAC87C8" w:rsidR="005C085C" w:rsidRPr="00E34F28" w:rsidRDefault="005C085C" w:rsidP="005C085C">
      <w:pPr>
        <w:pStyle w:val="afffa"/>
        <w:rPr>
          <w:del w:id="90012" w:author="מנוע עיצוב" w:date="2026-10-08T11:01:28Z"/>
          <w:rtl/>
        </w:rPr>
      </w:pPr>
      <w:del w:id="90011" w:author="מנוע עיצוב" w:date="2026-10-08T11:01:28Z">
        <w:r>
          <w:rPr>
            <w:rFonts w:hint="cs"/>
            <w:rtl/>
          </w:rPr>
          <w:delText xml:space="preserve">***</w:delText>
        </w:r>
      </w:del>
    </w:p>
    <w:p w14:paraId="3939C6E5" w14:textId="77777777" w:rsidR="00C31C36" w:rsidRDefault="00C31C36" w:rsidP="00470C2A">
      <w:pPr>
        <w:pStyle w:val="afffffe"/>
        <w:rPr>
          <w:rtl/>
        </w:rPr>
      </w:pPr>
      <w:ins w:id="9809" w:author="מספור קטעי משנה" w:date="2026-10-06T06:45:16Z">
        <w:r>
          <w:rPr>
            <w:rStyle w:val="MisparKeta"/>
          </w:rPr>
          <w:t xml:space="preserve">ב. </w:t>
        </w:r>
      </w:ins>
      <w:bookmarkStart w:id="245" w:name="_Toc193635662"/>
      <w:bookmarkStart w:id="246" w:name="_Toc216184274"/>
      <w:r w:rsidRPr="00724E73">
        <w:rPr>
          <w:rtl/>
        </w:rPr>
        <w:t>מקום שאמרו להאריך.</w:t>
      </w:r>
      <w:bookmarkEnd w:id="245"/>
      <w:bookmarkEnd w:id="246"/>
    </w:p>
    <w:p w14:paraId="2D4AADB5" w14:textId="406424EC" w:rsidR="00AC34F5" w:rsidRPr="00AC34F5" w:rsidRDefault="00333C73" w:rsidP="00333C73">
      <w:pPr>
        <w:pStyle w:val="afffffc"/>
        <w:spacing w:before="0"/>
        <w:outlineLvl w:val="9"/>
        <w:rPr>
          <w:rtl/>
        </w:rPr>
      </w:pPr>
      <w:r>
        <w:rPr>
          <w:rFonts w:hint="cs"/>
          <w:rtl/>
        </w:rPr>
        <w:t xml:space="preserve">י'ב </w:t>
      </w:r>
      <w:r w:rsidR="00AC34F5">
        <w:rPr>
          <w:rFonts w:hint="cs"/>
          <w:rtl/>
        </w:rPr>
        <w:t xml:space="preserve">הנהגות </w:t>
      </w:r>
      <w:r>
        <w:rPr>
          <w:rFonts w:hint="cs"/>
          <w:rtl/>
        </w:rPr>
        <w:t>ודרשות</w:t>
      </w:r>
    </w:p>
    <w:p w14:paraId="78900B8A" w14:textId="77777777" w:rsidR="005513AE" w:rsidRPr="000528DA" w:rsidRDefault="00081DCC" w:rsidP="000528DA">
      <w:pPr>
        <w:rPr>
          <w:rtl/>
        </w:rPr>
      </w:pPr>
      <w:bookmarkStart w:id="247" w:name="_Toc193635663"/>
      <w:bookmarkStart w:id="248" w:name="_Toc216184275"/>
      <w:r w:rsidRPr="00A10336">
        <w:rPr>
          <w:rStyle w:val="30"/>
          <w:rFonts w:hint="cs"/>
          <w:rtl/>
        </w:rPr>
        <w:t>לקח יין וסבר ד</w:t>
      </w:r>
      <w:r w:rsidR="00C31C36" w:rsidRPr="00A10336">
        <w:rPr>
          <w:rStyle w:val="30"/>
          <w:rFonts w:hint="cs"/>
          <w:rtl/>
        </w:rPr>
        <w:t>שכר</w:t>
      </w:r>
      <w:bookmarkEnd w:id="247"/>
      <w:bookmarkEnd w:id="248"/>
      <w:r w:rsidR="00C31C36" w:rsidRPr="000528DA">
        <w:rPr>
          <w:rFonts w:hint="cs"/>
          <w:rtl/>
        </w:rPr>
        <w:t xml:space="preserve"> ובירך ע</w:t>
      </w:r>
      <w:r w:rsidR="00C31C36" w:rsidRPr="000528DA">
        <w:rPr>
          <w:rtl/>
        </w:rPr>
        <w:t>"</w:t>
      </w:r>
      <w:r w:rsidR="00C31C36" w:rsidRPr="000528DA">
        <w:rPr>
          <w:rFonts w:hint="cs"/>
          <w:rtl/>
        </w:rPr>
        <w:t xml:space="preserve">ד שכר, וסיים ביין, </w:t>
      </w:r>
    </w:p>
    <w:p w14:paraId="4917B0DB" w14:textId="7D9216F9" w:rsidR="007C58F7" w:rsidRPr="000528DA" w:rsidRDefault="00AC34F5" w:rsidP="000528DA">
      <w:pPr>
        <w:rPr>
          <w:rtl/>
        </w:rPr>
      </w:pPr>
      <w:r>
        <w:rPr>
          <w:rFonts w:hint="cs"/>
          <w:rtl/>
        </w:rPr>
        <w:t xml:space="preserve">- </w:t>
      </w:r>
      <w:r w:rsidR="00C31C36" w:rsidRPr="000528DA">
        <w:rPr>
          <w:rFonts w:hint="cs"/>
          <w:rtl/>
        </w:rPr>
        <w:t>יצא דלא גרע מכל שהכל נהיה בדברו שיצא</w:t>
      </w:r>
      <w:r w:rsidR="00E117A7" w:rsidRPr="000528DA">
        <w:rPr>
          <w:rFonts w:hint="cs"/>
          <w:rtl/>
        </w:rPr>
        <w:t>,</w:t>
      </w:r>
      <w:r w:rsidR="00E117A7" w:rsidRPr="00A10336">
        <w:rPr>
          <w:rStyle w:val="30"/>
          <w:rFonts w:hint="cs"/>
          <w:rtl/>
        </w:rPr>
        <w:t xml:space="preserve"> </w:t>
      </w:r>
    </w:p>
    <w:p w14:paraId="59840E8B" w14:textId="4B6514A5" w:rsidR="00A24328" w:rsidRDefault="005C085C" w:rsidP="009A59D1">
      <w:pPr>
        <w:pStyle w:val="38"/>
        <w:framePr w:wrap="notBeside"/>
        <w:rPr>
          <w:rtl/>
        </w:rPr>
      </w:pPr>
      <w:r w:rsidRPr="00660D7A">
        <w:rPr>
          <w:rFonts w:hint="cs"/>
          <w:rtl/>
        </w:rPr>
        <w:t>ספק</w:t>
      </w:r>
      <w:r w:rsidR="00A24328">
        <w:rPr>
          <w:rFonts w:hint="cs"/>
          <w:rtl/>
        </w:rPr>
        <w:t>:</w:t>
      </w:r>
    </w:p>
    <w:p w14:paraId="2CE8A7FD" w14:textId="685D2C94" w:rsidR="005513AE" w:rsidRPr="000528DA" w:rsidRDefault="00C31C36" w:rsidP="000528DA">
      <w:pPr>
        <w:rPr>
          <w:rtl/>
        </w:rPr>
      </w:pPr>
      <w:bookmarkStart w:id="249" w:name="_Toc193635664"/>
      <w:bookmarkStart w:id="250" w:name="_Toc216184276"/>
      <w:r w:rsidRPr="00A10336">
        <w:rPr>
          <w:rStyle w:val="30"/>
          <w:rFonts w:hint="cs"/>
          <w:rtl/>
        </w:rPr>
        <w:t>לקח שכר</w:t>
      </w:r>
      <w:bookmarkEnd w:id="249"/>
      <w:bookmarkEnd w:id="250"/>
      <w:r w:rsidRPr="000528DA">
        <w:rPr>
          <w:rFonts w:hint="cs"/>
          <w:rtl/>
        </w:rPr>
        <w:t xml:space="preserve"> </w:t>
      </w:r>
      <w:r w:rsidRPr="00A10336">
        <w:rPr>
          <w:rStyle w:val="30"/>
          <w:rFonts w:hint="cs"/>
          <w:rtl/>
        </w:rPr>
        <w:t>וחשב שהוא יין</w:t>
      </w:r>
      <w:r w:rsidRPr="000528DA">
        <w:rPr>
          <w:rFonts w:hint="cs"/>
          <w:rtl/>
        </w:rPr>
        <w:t xml:space="preserve"> ובירך ע</w:t>
      </w:r>
      <w:r w:rsidRPr="000528DA">
        <w:rPr>
          <w:rtl/>
        </w:rPr>
        <w:t>"</w:t>
      </w:r>
      <w:r w:rsidRPr="000528DA">
        <w:rPr>
          <w:rFonts w:hint="cs"/>
          <w:rtl/>
        </w:rPr>
        <w:t>ד יין וסיים בשכר</w:t>
      </w:r>
      <w:r w:rsidR="00081DCC" w:rsidRPr="000528DA">
        <w:rPr>
          <w:rFonts w:hint="cs"/>
          <w:rtl/>
        </w:rPr>
        <w:t>,</w:t>
      </w:r>
      <w:r w:rsidR="00081DCC" w:rsidRPr="00E34F28">
        <w:rPr>
          <w:rStyle w:val="afffff9"/>
          <w:rFonts w:hint="cs"/>
          <w:rtl/>
        </w:rPr>
        <w:t xml:space="preserve"> </w:t>
      </w:r>
    </w:p>
    <w:p w14:paraId="081C8A93" w14:textId="6EAC1D43" w:rsidR="005C085C" w:rsidRPr="000528DA" w:rsidRDefault="00C31C36" w:rsidP="000528DA">
      <w:pPr>
        <w:rPr>
          <w:rtl/>
        </w:rPr>
      </w:pPr>
      <w:r w:rsidRPr="00E34F28">
        <w:rPr>
          <w:rStyle w:val="afffff9"/>
          <w:rFonts w:hint="cs"/>
          <w:rtl/>
        </w:rPr>
        <w:t xml:space="preserve">אי </w:t>
      </w:r>
      <w:r w:rsidRPr="000528DA">
        <w:rPr>
          <w:rFonts w:hint="cs"/>
          <w:rtl/>
        </w:rPr>
        <w:t>בתר עיקר ברכה או חתימה אזל</w:t>
      </w:r>
      <w:r w:rsidR="005C085C" w:rsidRPr="000528DA">
        <w:rPr>
          <w:rFonts w:hint="cs"/>
          <w:rtl/>
        </w:rPr>
        <w:t>י.</w:t>
      </w:r>
      <w:r w:rsidR="007E4E8C">
        <w:rPr>
          <w:rFonts w:hint="cs"/>
          <w:rtl/>
        </w:rPr>
        <w:t xml:space="preserve"> </w:t>
      </w:r>
    </w:p>
    <w:p w14:paraId="47E547D7" w14:textId="49EC2384" w:rsidR="00A24328" w:rsidRDefault="00C31C36" w:rsidP="009A59D1">
      <w:pPr>
        <w:pStyle w:val="38"/>
        <w:framePr w:wrap="notBeside"/>
        <w:rPr>
          <w:rtl/>
        </w:rPr>
      </w:pPr>
      <w:r w:rsidRPr="00660D7A">
        <w:rPr>
          <w:rFonts w:hint="cs"/>
          <w:rtl/>
        </w:rPr>
        <w:t>אין להוכיח</w:t>
      </w:r>
      <w:r w:rsidR="00A24328">
        <w:rPr>
          <w:rFonts w:hint="cs"/>
          <w:rtl/>
        </w:rPr>
        <w:t>:</w:t>
      </w:r>
    </w:p>
    <w:p w14:paraId="7390DC08" w14:textId="6329711D" w:rsidR="00333C73" w:rsidRDefault="00C31C36" w:rsidP="000528DA">
      <w:pPr>
        <w:rPr>
          <w:rtl/>
        </w:rPr>
      </w:pPr>
      <w:r w:rsidRPr="000528DA">
        <w:rPr>
          <w:rFonts w:hint="cs"/>
          <w:rtl/>
        </w:rPr>
        <w:t xml:space="preserve">דהכל הולך אחר החיתום </w:t>
      </w:r>
      <w:r w:rsidRPr="00333C73">
        <w:rPr>
          <w:rStyle w:val="afffff9"/>
          <w:rFonts w:hint="cs"/>
          <w:rtl/>
        </w:rPr>
        <w:t>מהך</w:t>
      </w:r>
      <w:r w:rsidRPr="000528DA">
        <w:rPr>
          <w:rFonts w:hint="cs"/>
          <w:rtl/>
        </w:rPr>
        <w:t xml:space="preserve"> דפתח ביוצר אור וסיים במעריב וכו' </w:t>
      </w:r>
    </w:p>
    <w:p w14:paraId="5E51ECE4" w14:textId="75404E18" w:rsidR="00A24328" w:rsidRDefault="00F95182" w:rsidP="009A59D1">
      <w:pPr>
        <w:pStyle w:val="38"/>
        <w:framePr w:wrap="notBeside"/>
        <w:rPr>
          <w:rtl/>
        </w:rPr>
      </w:pPr>
      <w:r>
        <w:rPr>
          <w:rFonts w:hint="cs"/>
          <w:rtl/>
        </w:rPr>
        <w:t>-</w:t>
      </w:r>
    </w:p>
    <w:p w14:paraId="748153FF" w14:textId="4201E8EF" w:rsidR="003A73A7" w:rsidRPr="000528DA" w:rsidRDefault="00C31C36" w:rsidP="000528DA">
      <w:pPr>
        <w:rPr>
          <w:rtl/>
        </w:rPr>
      </w:pPr>
      <w:r w:rsidRPr="000528DA">
        <w:rPr>
          <w:rFonts w:hint="cs"/>
          <w:rtl/>
        </w:rPr>
        <w:t>דשאני שאמר ברוך יוצר המאורות,</w:t>
      </w:r>
      <w:r w:rsidR="00081DCC" w:rsidRPr="000528DA">
        <w:rPr>
          <w:rFonts w:hint="cs"/>
          <w:rtl/>
        </w:rPr>
        <w:t xml:space="preserve"> </w:t>
      </w:r>
    </w:p>
    <w:p w14:paraId="17FBBCC6" w14:textId="4DF31558" w:rsidR="00A24328" w:rsidRDefault="00C31C36" w:rsidP="009A59D1">
      <w:pPr>
        <w:pStyle w:val="38"/>
        <w:framePr w:wrap="notBeside"/>
        <w:rPr>
          <w:rtl/>
        </w:rPr>
      </w:pPr>
      <w:r w:rsidRPr="00660D7A">
        <w:rPr>
          <w:rFonts w:hint="cs"/>
          <w:rtl/>
        </w:rPr>
        <w:t>ואפי</w:t>
      </w:r>
      <w:r w:rsidRPr="00660D7A">
        <w:rPr>
          <w:rtl/>
        </w:rPr>
        <w:t>'</w:t>
      </w:r>
      <w:r w:rsidRPr="00660D7A">
        <w:rPr>
          <w:rFonts w:hint="cs"/>
          <w:rtl/>
        </w:rPr>
        <w:t xml:space="preserve"> לרי"ו</w:t>
      </w:r>
      <w:r w:rsidR="00A24328">
        <w:rPr>
          <w:rtl/>
        </w:rPr>
        <w:t>:</w:t>
      </w:r>
    </w:p>
    <w:p w14:paraId="20805B98" w14:textId="4C4518BE" w:rsidR="00C31C36" w:rsidRPr="000528DA" w:rsidRDefault="00C31C36" w:rsidP="000528DA">
      <w:pPr>
        <w:rPr>
          <w:rtl/>
        </w:rPr>
      </w:pPr>
      <w:r w:rsidRPr="000528DA">
        <w:rPr>
          <w:rFonts w:hint="cs"/>
          <w:rtl/>
        </w:rPr>
        <w:t>ד</w:t>
      </w:r>
      <w:r w:rsidRPr="000528DA">
        <w:rPr>
          <w:rtl/>
        </w:rPr>
        <w:t>כל ברכה שאין בה מלכות אינה ברכה,</w:t>
      </w:r>
      <w:r w:rsidR="00081DCC" w:rsidRPr="000528DA">
        <w:rPr>
          <w:rFonts w:hint="cs"/>
          <w:rtl/>
        </w:rPr>
        <w:t xml:space="preserve"> </w:t>
      </w:r>
      <w:r w:rsidRPr="000528DA">
        <w:rPr>
          <w:rFonts w:hint="cs"/>
          <w:rtl/>
        </w:rPr>
        <w:t xml:space="preserve">העיקר </w:t>
      </w:r>
      <w:r w:rsidRPr="00E34F28">
        <w:rPr>
          <w:rStyle w:val="afffff9"/>
          <w:rFonts w:hint="cs"/>
          <w:rtl/>
        </w:rPr>
        <w:t>כרב</w:t>
      </w:r>
      <w:r w:rsidRPr="00E34F28">
        <w:rPr>
          <w:rStyle w:val="afffff9"/>
          <w:rtl/>
        </w:rPr>
        <w:t>"</w:t>
      </w:r>
      <w:r w:rsidRPr="00E34F28">
        <w:rPr>
          <w:rStyle w:val="afffff9"/>
          <w:rFonts w:hint="cs"/>
          <w:rtl/>
        </w:rPr>
        <w:t xml:space="preserve">ע </w:t>
      </w:r>
      <w:r w:rsidRPr="000528DA">
        <w:rPr>
          <w:rtl/>
        </w:rPr>
        <w:t xml:space="preserve">להזכיר מדת </w:t>
      </w:r>
      <w:r w:rsidRPr="00207EDC">
        <w:rPr>
          <w:spacing w:val="-2"/>
          <w:rtl/>
        </w:rPr>
        <w:t>יום בלילה ומדת לילה ביום,</w:t>
      </w:r>
      <w:r w:rsidR="00081DCC" w:rsidRPr="00207EDC">
        <w:rPr>
          <w:rFonts w:hint="cs"/>
          <w:spacing w:val="-2"/>
          <w:rtl/>
        </w:rPr>
        <w:t xml:space="preserve"> </w:t>
      </w:r>
      <w:r w:rsidRPr="00207EDC">
        <w:rPr>
          <w:rFonts w:hint="cs"/>
          <w:spacing w:val="-2"/>
          <w:rtl/>
        </w:rPr>
        <w:t>ו</w:t>
      </w:r>
      <w:r w:rsidR="00207EDC" w:rsidRPr="00207EDC">
        <w:rPr>
          <w:rFonts w:hint="cs"/>
          <w:spacing w:val="-2"/>
          <w:rtl/>
        </w:rPr>
        <w:t xml:space="preserve">מעיקרא </w:t>
      </w:r>
      <w:r w:rsidRPr="00207EDC">
        <w:rPr>
          <w:rFonts w:hint="cs"/>
          <w:spacing w:val="-2"/>
          <w:rtl/>
        </w:rPr>
        <w:t>אמר ברכה ומלכות על שניהם</w:t>
      </w:r>
      <w:r w:rsidR="004F0FD4" w:rsidRPr="00207EDC">
        <w:rPr>
          <w:rFonts w:hint="cs"/>
          <w:spacing w:val="-2"/>
          <w:rtl/>
        </w:rPr>
        <w:t>.</w:t>
      </w:r>
    </w:p>
    <w:p w14:paraId="35BD0A13" w14:textId="285358DB" w:rsidR="00A24328" w:rsidRDefault="005C085C" w:rsidP="009A59D1">
      <w:pPr>
        <w:pStyle w:val="38"/>
        <w:framePr w:wrap="notBeside"/>
        <w:rPr>
          <w:rtl/>
        </w:rPr>
      </w:pPr>
      <w:r w:rsidRPr="00660D7A">
        <w:rPr>
          <w:rFonts w:hint="cs"/>
          <w:rtl/>
        </w:rPr>
        <w:t>לכן</w:t>
      </w:r>
      <w:r w:rsidR="00A24328">
        <w:rPr>
          <w:rFonts w:hint="cs"/>
          <w:rtl/>
        </w:rPr>
        <w:t>:</w:t>
      </w:r>
    </w:p>
    <w:p w14:paraId="6A116CD5" w14:textId="2F85A94F" w:rsidR="00C31C36" w:rsidRPr="00E34F28" w:rsidRDefault="00081DCC" w:rsidP="00333C73">
      <w:pPr>
        <w:pStyle w:val="afffff5"/>
        <w:spacing w:before="0" w:after="60"/>
        <w:rPr>
          <w:rtl/>
        </w:rPr>
      </w:pPr>
      <w:bookmarkStart w:id="251" w:name="_Toc193635665"/>
      <w:bookmarkStart w:id="252" w:name="_Toc216184277"/>
      <w:r w:rsidRPr="00A10336">
        <w:rPr>
          <w:rStyle w:val="30"/>
          <w:rFonts w:hint="cs"/>
          <w:rtl/>
        </w:rPr>
        <w:t>אכל תמרי וסבר דלחם</w:t>
      </w:r>
      <w:r w:rsidR="00C31C36" w:rsidRPr="00A10336">
        <w:rPr>
          <w:rStyle w:val="30"/>
          <w:rFonts w:hint="cs"/>
          <w:rtl/>
        </w:rPr>
        <w:t>,</w:t>
      </w:r>
      <w:bookmarkEnd w:id="251"/>
      <w:bookmarkEnd w:id="252"/>
      <w:r w:rsidR="00333C73">
        <w:rPr>
          <w:rFonts w:hint="cs"/>
          <w:rtl/>
        </w:rPr>
        <w:t xml:space="preserve"> </w:t>
      </w:r>
      <w:r w:rsidR="00C31C36" w:rsidRPr="00FE3D07">
        <w:rPr>
          <w:rFonts w:hint="cs"/>
          <w:rtl/>
        </w:rPr>
        <w:t>פתח ב</w:t>
      </w:r>
      <w:r w:rsidRPr="00FE3D07">
        <w:rPr>
          <w:rFonts w:hint="cs"/>
          <w:rtl/>
        </w:rPr>
        <w:t>לחם</w:t>
      </w:r>
      <w:r w:rsidR="007C58F7" w:rsidRPr="00FE3D07">
        <w:rPr>
          <w:rFonts w:hint="cs"/>
          <w:rtl/>
        </w:rPr>
        <w:t xml:space="preserve"> וסיים בתמרי</w:t>
      </w:r>
      <w:r w:rsidR="005513AE">
        <w:rPr>
          <w:rFonts w:hint="cs"/>
          <w:rtl/>
        </w:rPr>
        <w:t>,</w:t>
      </w:r>
      <w:r w:rsidR="007C58F7" w:rsidRPr="00FE3D07">
        <w:rPr>
          <w:rFonts w:hint="cs"/>
          <w:rtl/>
        </w:rPr>
        <w:t xml:space="preserve"> אפי' סיים בלחם</w:t>
      </w:r>
      <w:r w:rsidR="00C31C36" w:rsidRPr="00FE3D07">
        <w:rPr>
          <w:rFonts w:hint="cs"/>
          <w:rtl/>
        </w:rPr>
        <w:t xml:space="preserve"> יצא</w:t>
      </w:r>
      <w:r w:rsidR="005C085C">
        <w:rPr>
          <w:rFonts w:hint="cs"/>
          <w:rtl/>
        </w:rPr>
        <w:t>,</w:t>
      </w:r>
      <w:r w:rsidR="00C31C36" w:rsidRPr="00FE3D07">
        <w:rPr>
          <w:rFonts w:hint="cs"/>
          <w:rtl/>
        </w:rPr>
        <w:t xml:space="preserve"> דתמרי זייני.</w:t>
      </w:r>
    </w:p>
    <w:p w14:paraId="61EB20F2" w14:textId="195E15AC" w:rsidR="00A24328" w:rsidRDefault="00AC34F5" w:rsidP="009A59D1">
      <w:pPr>
        <w:pStyle w:val="38"/>
        <w:framePr w:wrap="notBeside"/>
      </w:pPr>
      <w:r w:rsidRPr="00660D7A">
        <w:rPr>
          <w:rFonts w:hint="cs"/>
          <w:rtl/>
        </w:rPr>
        <w:t xml:space="preserve">ב. </w:t>
      </w:r>
      <w:r w:rsidR="005C085C" w:rsidRPr="00660D7A">
        <w:rPr>
          <w:rFonts w:hint="cs"/>
          <w:rtl/>
        </w:rPr>
        <w:t>רב</w:t>
      </w:r>
      <w:r w:rsidR="00A24328">
        <w:rPr>
          <w:rFonts w:hint="cs"/>
          <w:rtl/>
        </w:rPr>
        <w:t>:</w:t>
      </w:r>
    </w:p>
    <w:p w14:paraId="39890C9C" w14:textId="037CB2FC" w:rsidR="007C58F7" w:rsidRPr="000528DA" w:rsidRDefault="00C31C36" w:rsidP="000528DA">
      <w:pPr>
        <w:rPr>
          <w:rtl/>
        </w:rPr>
      </w:pPr>
      <w:bookmarkStart w:id="253" w:name="_Toc193635666"/>
      <w:bookmarkStart w:id="254" w:name="_Toc216184278"/>
      <w:r w:rsidRPr="00A10336">
        <w:rPr>
          <w:rStyle w:val="30"/>
          <w:rtl/>
        </w:rPr>
        <w:t>לא אמר אמת ויציב שחרית</w:t>
      </w:r>
      <w:bookmarkEnd w:id="253"/>
      <w:bookmarkEnd w:id="254"/>
      <w:r w:rsidRPr="000528DA">
        <w:rPr>
          <w:rtl/>
        </w:rPr>
        <w:t xml:space="preserve"> ואמת ואמונה ערבית לא יצא,</w:t>
      </w:r>
      <w:r w:rsidR="00081DCC" w:rsidRPr="000528DA">
        <w:rPr>
          <w:rFonts w:hint="cs"/>
          <w:rtl/>
        </w:rPr>
        <w:t xml:space="preserve"> </w:t>
      </w:r>
    </w:p>
    <w:p w14:paraId="5FF7ACCD" w14:textId="3D5F647D" w:rsidR="00A24328" w:rsidRDefault="00AC34F5" w:rsidP="009A59D1">
      <w:pPr>
        <w:pStyle w:val="38"/>
        <w:framePr w:wrap="notBeside"/>
        <w:rPr>
          <w:rtl/>
        </w:rPr>
      </w:pPr>
      <w:r w:rsidRPr="00660D7A">
        <w:rPr>
          <w:rFonts w:hint="cs"/>
          <w:rtl/>
        </w:rPr>
        <w:t xml:space="preserve">ג. </w:t>
      </w:r>
      <w:r w:rsidR="00C31C36" w:rsidRPr="00660D7A">
        <w:rPr>
          <w:rtl/>
        </w:rPr>
        <w:t>רב</w:t>
      </w:r>
      <w:r w:rsidR="00A24328">
        <w:rPr>
          <w:rtl/>
        </w:rPr>
        <w:t>:</w:t>
      </w:r>
    </w:p>
    <w:p w14:paraId="59B57F5B" w14:textId="58B2D73A" w:rsidR="005513AE" w:rsidRPr="000528DA" w:rsidRDefault="00C31C36" w:rsidP="000528DA">
      <w:pPr>
        <w:rPr>
          <w:rtl/>
        </w:rPr>
      </w:pPr>
      <w:bookmarkStart w:id="255" w:name="_Toc193635667"/>
      <w:bookmarkStart w:id="256" w:name="_Toc216184279"/>
      <w:r w:rsidRPr="00A10336">
        <w:rPr>
          <w:rStyle w:val="30"/>
          <w:rtl/>
        </w:rPr>
        <w:t>כורע בברוך</w:t>
      </w:r>
      <w:r w:rsidRPr="00A10336">
        <w:rPr>
          <w:rStyle w:val="30"/>
          <w:rFonts w:hint="cs"/>
          <w:rtl/>
        </w:rPr>
        <w:t>,</w:t>
      </w:r>
      <w:bookmarkEnd w:id="255"/>
      <w:bookmarkEnd w:id="256"/>
      <w:r w:rsidRPr="000528DA">
        <w:rPr>
          <w:rtl/>
        </w:rPr>
        <w:t xml:space="preserve"> וזוקף </w:t>
      </w:r>
      <w:r w:rsidRPr="000528DA">
        <w:rPr>
          <w:rFonts w:hint="cs"/>
          <w:rtl/>
        </w:rPr>
        <w:t>ב</w:t>
      </w:r>
      <w:r w:rsidRPr="000528DA">
        <w:rPr>
          <w:rtl/>
        </w:rPr>
        <w:t>שם</w:t>
      </w:r>
      <w:r w:rsidR="00291D7F" w:rsidRPr="000528DA">
        <w:rPr>
          <w:rFonts w:hint="cs"/>
          <w:rtl/>
        </w:rPr>
        <w:t xml:space="preserve"> </w:t>
      </w:r>
      <w:r w:rsidRPr="000528DA">
        <w:rPr>
          <w:rFonts w:hint="cs"/>
          <w:rtl/>
        </w:rPr>
        <w:t>דזוקף כפופים</w:t>
      </w:r>
      <w:r w:rsidR="00081DCC" w:rsidRPr="000528DA">
        <w:rPr>
          <w:rFonts w:hint="cs"/>
          <w:rtl/>
        </w:rPr>
        <w:t xml:space="preserve">, </w:t>
      </w:r>
    </w:p>
    <w:p w14:paraId="0595B51C" w14:textId="5B6D5031" w:rsidR="00A24328" w:rsidRDefault="00AC34F5" w:rsidP="009A59D1">
      <w:pPr>
        <w:pStyle w:val="38"/>
        <w:framePr w:wrap="notBeside"/>
        <w:rPr>
          <w:rtl/>
        </w:rPr>
      </w:pPr>
      <w:r w:rsidRPr="00660D7A">
        <w:rPr>
          <w:rFonts w:hint="cs"/>
          <w:rtl/>
        </w:rPr>
        <w:t xml:space="preserve">ד. </w:t>
      </w:r>
      <w:r w:rsidR="00C31C36" w:rsidRPr="00660D7A">
        <w:rPr>
          <w:rFonts w:hint="cs"/>
          <w:rtl/>
        </w:rPr>
        <w:t>ר</w:t>
      </w:r>
      <w:r w:rsidR="00C31C36" w:rsidRPr="00660D7A">
        <w:rPr>
          <w:rtl/>
        </w:rPr>
        <w:t>"</w:t>
      </w:r>
      <w:r w:rsidR="00C31C36" w:rsidRPr="00660D7A">
        <w:rPr>
          <w:rFonts w:hint="cs"/>
          <w:rtl/>
        </w:rPr>
        <w:t>ש</w:t>
      </w:r>
      <w:r w:rsidR="00A24328">
        <w:rPr>
          <w:rFonts w:hint="cs"/>
          <w:rtl/>
        </w:rPr>
        <w:t>:</w:t>
      </w:r>
    </w:p>
    <w:p w14:paraId="22E3B93A" w14:textId="08B0E6DF" w:rsidR="00C31C36" w:rsidRPr="000528DA" w:rsidRDefault="00C31C36" w:rsidP="000528DA">
      <w:pPr>
        <w:rPr>
          <w:rtl/>
        </w:rPr>
      </w:pPr>
      <w:r w:rsidRPr="000528DA">
        <w:rPr>
          <w:rtl/>
        </w:rPr>
        <w:t xml:space="preserve">כרע </w:t>
      </w:r>
      <w:r w:rsidRPr="000528DA">
        <w:rPr>
          <w:rFonts w:hint="cs"/>
          <w:rtl/>
        </w:rPr>
        <w:t>כמקל</w:t>
      </w:r>
      <w:r w:rsidR="00081DCC" w:rsidRPr="000528DA">
        <w:rPr>
          <w:rFonts w:hint="cs"/>
          <w:rtl/>
        </w:rPr>
        <w:t>,</w:t>
      </w:r>
      <w:r w:rsidRPr="000528DA">
        <w:rPr>
          <w:rFonts w:hint="cs"/>
          <w:rtl/>
        </w:rPr>
        <w:t xml:space="preserve"> זקף כנחש </w:t>
      </w:r>
      <w:r w:rsidR="00081DCC" w:rsidRPr="000528DA">
        <w:rPr>
          <w:rFonts w:hint="cs"/>
          <w:rtl/>
        </w:rPr>
        <w:t>ד</w:t>
      </w:r>
      <w:r w:rsidRPr="000528DA">
        <w:rPr>
          <w:rFonts w:hint="cs"/>
          <w:rtl/>
        </w:rPr>
        <w:t>ראש תחילה,</w:t>
      </w:r>
    </w:p>
    <w:p w14:paraId="1545A084" w14:textId="77777777" w:rsidR="00C31C36" w:rsidRPr="00E34F28" w:rsidRDefault="00C31C36" w:rsidP="00EC0DC4">
      <w:pPr>
        <w:pStyle w:val="af2"/>
        <w:framePr w:wrap="around"/>
        <w:rPr>
          <w:rtl/>
        </w:rPr>
      </w:pPr>
      <w:r w:rsidRPr="00A4639B">
        <w:rPr>
          <w:rtl/>
        </w:rPr>
        <w:lastRenderedPageBreak/>
        <w:t>יב:</w:t>
      </w:r>
    </w:p>
    <w:p w14:paraId="6495D571" w14:textId="2042C41F" w:rsidR="00A24328" w:rsidRDefault="00AC34F5" w:rsidP="009A59D1">
      <w:pPr>
        <w:pStyle w:val="38"/>
        <w:framePr w:wrap="notBeside"/>
        <w:rPr>
          <w:rtl/>
        </w:rPr>
      </w:pPr>
      <w:r w:rsidRPr="00660D7A">
        <w:rPr>
          <w:rFonts w:hint="cs"/>
          <w:rtl/>
        </w:rPr>
        <w:t xml:space="preserve">ה. </w:t>
      </w:r>
      <w:r w:rsidR="00C31C36" w:rsidRPr="00660D7A">
        <w:rPr>
          <w:rtl/>
        </w:rPr>
        <w:t>רב</w:t>
      </w:r>
      <w:r w:rsidR="00A24328">
        <w:rPr>
          <w:rtl/>
        </w:rPr>
        <w:t>:</w:t>
      </w:r>
    </w:p>
    <w:p w14:paraId="2B2BB581" w14:textId="5B519A35" w:rsidR="007C58F7" w:rsidRPr="00E34F28" w:rsidRDefault="00C31C36" w:rsidP="005C085C">
      <w:pPr>
        <w:pStyle w:val="afffff5"/>
        <w:spacing w:before="0"/>
        <w:rPr>
          <w:rtl/>
        </w:rPr>
      </w:pPr>
      <w:bookmarkStart w:id="257" w:name="_Toc193635668"/>
      <w:bookmarkStart w:id="258" w:name="_Toc216184280"/>
      <w:r w:rsidRPr="00A10336">
        <w:rPr>
          <w:rStyle w:val="30"/>
          <w:rtl/>
        </w:rPr>
        <w:t>כל השנה</w:t>
      </w:r>
      <w:bookmarkEnd w:id="257"/>
      <w:bookmarkEnd w:id="258"/>
      <w:r w:rsidRPr="00F95182">
        <w:rPr>
          <w:rtl/>
        </w:rPr>
        <w:t xml:space="preserve"> מתפלל האל הקדוש, מלך אוהב </w:t>
      </w:r>
      <w:r w:rsidRPr="00F95182">
        <w:rPr>
          <w:rStyle w:val="affffff6"/>
          <w:spacing w:val="0"/>
          <w:rtl/>
        </w:rPr>
        <w:t>צדקה ומשפט,</w:t>
      </w:r>
      <w:r w:rsidRPr="00F95182">
        <w:rPr>
          <w:rFonts w:hint="cs"/>
          <w:rtl/>
        </w:rPr>
        <w:t xml:space="preserve"> חוץ מעשי</w:t>
      </w:r>
      <w:r w:rsidR="005C085C" w:rsidRPr="00F95182">
        <w:rPr>
          <w:rFonts w:hint="cs"/>
          <w:rtl/>
        </w:rPr>
        <w:t>"</w:t>
      </w:r>
      <w:r w:rsidRPr="00F95182">
        <w:rPr>
          <w:rFonts w:hint="cs"/>
          <w:rtl/>
        </w:rPr>
        <w:t>ת</w:t>
      </w:r>
    </w:p>
    <w:p w14:paraId="7AFC94D0" w14:textId="5E69A30C" w:rsidR="00A24328" w:rsidRDefault="00C31C36" w:rsidP="009A59D1">
      <w:pPr>
        <w:pStyle w:val="38"/>
        <w:framePr w:wrap="notBeside"/>
        <w:rPr>
          <w:rtl/>
        </w:rPr>
      </w:pPr>
      <w:r w:rsidRPr="00660D7A">
        <w:rPr>
          <w:rFonts w:hint="cs"/>
          <w:rtl/>
        </w:rPr>
        <w:t>ר</w:t>
      </w:r>
      <w:r w:rsidRPr="00660D7A">
        <w:rPr>
          <w:rtl/>
        </w:rPr>
        <w:t>"</w:t>
      </w:r>
      <w:r w:rsidR="00A5192E" w:rsidRPr="00660D7A">
        <w:rPr>
          <w:rFonts w:hint="cs"/>
          <w:rtl/>
        </w:rPr>
        <w:t>א</w:t>
      </w:r>
      <w:r w:rsidR="00A24328">
        <w:rPr>
          <w:rFonts w:hint="cs"/>
          <w:rtl/>
        </w:rPr>
        <w:t>:</w:t>
      </w:r>
    </w:p>
    <w:p w14:paraId="46DEEFA1" w14:textId="56D9C237" w:rsidR="002F0032" w:rsidRPr="000528DA" w:rsidRDefault="00A5192E" w:rsidP="000528DA">
      <w:pPr>
        <w:rPr>
          <w:rtl/>
        </w:rPr>
      </w:pPr>
      <w:r w:rsidRPr="000528DA">
        <w:rPr>
          <w:rFonts w:hint="cs"/>
          <w:rtl/>
        </w:rPr>
        <w:t xml:space="preserve">אפי' </w:t>
      </w:r>
      <w:r w:rsidR="00C31C36" w:rsidRPr="000528DA">
        <w:rPr>
          <w:rFonts w:hint="cs"/>
          <w:rtl/>
        </w:rPr>
        <w:t>האל הקדוש יצא</w:t>
      </w:r>
      <w:r w:rsidR="005C085C" w:rsidRPr="000528DA">
        <w:rPr>
          <w:rFonts w:hint="cs"/>
          <w:rtl/>
        </w:rPr>
        <w:t>,</w:t>
      </w:r>
      <w:r w:rsidR="00C31C36" w:rsidRPr="000528DA">
        <w:rPr>
          <w:rFonts w:hint="cs"/>
          <w:rtl/>
        </w:rPr>
        <w:t xml:space="preserve"> דהאל הקדוש נקדש בצדקה</w:t>
      </w:r>
      <w:r w:rsidR="00081DCC" w:rsidRPr="000528DA">
        <w:rPr>
          <w:rFonts w:hint="cs"/>
          <w:rtl/>
        </w:rPr>
        <w:t xml:space="preserve">, </w:t>
      </w:r>
    </w:p>
    <w:p w14:paraId="7E79A088" w14:textId="58BA0F08" w:rsidR="00A24328" w:rsidRDefault="00C545E6" w:rsidP="009A59D1">
      <w:pPr>
        <w:pStyle w:val="38"/>
        <w:framePr w:wrap="notBeside"/>
        <w:rPr>
          <w:rtl/>
        </w:rPr>
      </w:pPr>
      <w:r w:rsidRPr="00660D7A">
        <w:rPr>
          <w:rFonts w:hint="cs"/>
          <w:rtl/>
        </w:rPr>
        <w:t>הלכה</w:t>
      </w:r>
      <w:r w:rsidR="00C31C36" w:rsidRPr="00660D7A">
        <w:rPr>
          <w:rFonts w:hint="cs"/>
          <w:rtl/>
        </w:rPr>
        <w:t xml:space="preserve"> כרבה</w:t>
      </w:r>
      <w:r w:rsidR="00A24328">
        <w:rPr>
          <w:rFonts w:hint="cs"/>
          <w:rtl/>
        </w:rPr>
        <w:t>:</w:t>
      </w:r>
    </w:p>
    <w:p w14:paraId="719BBE30" w14:textId="46E5F1CA" w:rsidR="00C31C36" w:rsidRPr="000528DA" w:rsidRDefault="00C31C36" w:rsidP="00AC34F5">
      <w:pPr>
        <w:spacing w:after="60"/>
        <w:rPr>
          <w:rtl/>
        </w:rPr>
      </w:pPr>
      <w:bookmarkStart w:id="259" w:name="_Toc193635669"/>
      <w:bookmarkStart w:id="260" w:name="_Toc216184281"/>
      <w:r w:rsidRPr="00A10336">
        <w:rPr>
          <w:rStyle w:val="30"/>
          <w:rFonts w:hint="cs"/>
          <w:rtl/>
        </w:rPr>
        <w:t>ד</w:t>
      </w:r>
      <w:r w:rsidRPr="00A10336">
        <w:rPr>
          <w:rStyle w:val="30"/>
          <w:rtl/>
        </w:rPr>
        <w:t>המלך</w:t>
      </w:r>
      <w:bookmarkEnd w:id="259"/>
      <w:bookmarkEnd w:id="260"/>
      <w:r w:rsidRPr="000528DA">
        <w:rPr>
          <w:rtl/>
        </w:rPr>
        <w:t xml:space="preserve"> הקדוש </w:t>
      </w:r>
      <w:r w:rsidRPr="00A10336">
        <w:rPr>
          <w:rStyle w:val="30"/>
          <w:rtl/>
        </w:rPr>
        <w:t>והמלך</w:t>
      </w:r>
      <w:r w:rsidRPr="000528DA">
        <w:rPr>
          <w:rtl/>
        </w:rPr>
        <w:t xml:space="preserve"> המשפט.</w:t>
      </w:r>
    </w:p>
    <w:p w14:paraId="3E801CDA" w14:textId="406D8EF1" w:rsidR="00A24328" w:rsidRDefault="00AC34F5" w:rsidP="009A59D1">
      <w:pPr>
        <w:pStyle w:val="38"/>
        <w:framePr w:wrap="notBeside"/>
        <w:rPr>
          <w:rtl/>
        </w:rPr>
      </w:pPr>
      <w:r w:rsidRPr="00660D7A">
        <w:rPr>
          <w:rFonts w:hint="cs"/>
          <w:rtl/>
        </w:rPr>
        <w:t xml:space="preserve">ו. </w:t>
      </w:r>
      <w:r w:rsidR="00C31C36" w:rsidRPr="00660D7A">
        <w:rPr>
          <w:rFonts w:hint="cs"/>
          <w:rtl/>
        </w:rPr>
        <w:t>ר</w:t>
      </w:r>
      <w:r w:rsidR="00C31C36" w:rsidRPr="00660D7A">
        <w:rPr>
          <w:rtl/>
        </w:rPr>
        <w:t>ב</w:t>
      </w:r>
      <w:r w:rsidR="00A24328">
        <w:rPr>
          <w:rtl/>
        </w:rPr>
        <w:t>:</w:t>
      </w:r>
    </w:p>
    <w:p w14:paraId="7EDC3B4F" w14:textId="241E6E74" w:rsidR="005513AE" w:rsidRPr="00E34F28" w:rsidRDefault="00C31C36" w:rsidP="005C085C">
      <w:pPr>
        <w:pStyle w:val="afffff5"/>
        <w:spacing w:before="0"/>
        <w:rPr>
          <w:rtl/>
        </w:rPr>
      </w:pPr>
      <w:bookmarkStart w:id="261" w:name="_Toc193635670"/>
      <w:bookmarkStart w:id="262" w:name="_Toc216184282"/>
      <w:r w:rsidRPr="00A10336">
        <w:rPr>
          <w:rStyle w:val="30"/>
          <w:rtl/>
        </w:rPr>
        <w:t>כל שאפשר לבקש רחמים</w:t>
      </w:r>
      <w:bookmarkEnd w:id="261"/>
      <w:bookmarkEnd w:id="262"/>
      <w:r w:rsidRPr="00A10336">
        <w:rPr>
          <w:rStyle w:val="30"/>
          <w:rtl/>
        </w:rPr>
        <w:t xml:space="preserve"> </w:t>
      </w:r>
      <w:r w:rsidRPr="00FE3D07">
        <w:rPr>
          <w:rtl/>
        </w:rPr>
        <w:t xml:space="preserve">על חבירו ואינו מבקש - נקרא </w:t>
      </w:r>
      <w:r w:rsidRPr="00A10336">
        <w:rPr>
          <w:rStyle w:val="30"/>
          <w:rtl/>
        </w:rPr>
        <w:t>חוטא</w:t>
      </w:r>
      <w:r w:rsidRPr="00FE3D07">
        <w:rPr>
          <w:rtl/>
        </w:rPr>
        <w:t>.</w:t>
      </w:r>
      <w:r w:rsidRPr="00FE3D07">
        <w:rPr>
          <w:rFonts w:hint="cs"/>
          <w:rtl/>
        </w:rPr>
        <w:t xml:space="preserve"> </w:t>
      </w:r>
      <w:r w:rsidRPr="00A4639B">
        <w:rPr>
          <w:rStyle w:val="ad"/>
          <w:rFonts w:hint="cs"/>
          <w:rtl/>
        </w:rPr>
        <w:t>דגם אנוכי</w:t>
      </w:r>
      <w:r w:rsidR="00CC63CA">
        <w:rPr>
          <w:rStyle w:val="ad"/>
          <w:rtl/>
        </w:rPr>
        <w:t>'</w:t>
      </w:r>
      <w:r w:rsidR="000C6B80" w:rsidRPr="00A4639B">
        <w:rPr>
          <w:rStyle w:val="ad"/>
          <w:rFonts w:hint="cs"/>
          <w:rtl/>
        </w:rPr>
        <w:t xml:space="preserve"> </w:t>
      </w:r>
    </w:p>
    <w:p w14:paraId="51B2DAC2" w14:textId="2B55BC66" w:rsidR="00A24328" w:rsidRDefault="00AC34F5" w:rsidP="009A59D1">
      <w:pPr>
        <w:pStyle w:val="38"/>
        <w:framePr w:wrap="notBeside"/>
        <w:rPr>
          <w:rtl/>
        </w:rPr>
      </w:pPr>
      <w:r w:rsidRPr="00660D7A">
        <w:rPr>
          <w:rFonts w:hint="cs"/>
          <w:rtl/>
        </w:rPr>
        <w:t xml:space="preserve">ז. </w:t>
      </w:r>
      <w:r w:rsidR="00C31C36" w:rsidRPr="00660D7A">
        <w:rPr>
          <w:rtl/>
        </w:rPr>
        <w:t>רבא</w:t>
      </w:r>
      <w:r w:rsidR="00A24328">
        <w:rPr>
          <w:rtl/>
        </w:rPr>
        <w:t>:</w:t>
      </w:r>
    </w:p>
    <w:p w14:paraId="61DC39E9" w14:textId="32CBDB8F" w:rsidR="00890F60" w:rsidRPr="000528DA" w:rsidRDefault="00C31C36" w:rsidP="000528DA">
      <w:pPr>
        <w:rPr>
          <w:rtl/>
        </w:rPr>
      </w:pPr>
      <w:r w:rsidRPr="000528DA">
        <w:rPr>
          <w:rtl/>
        </w:rPr>
        <w:t xml:space="preserve">אם ת"ח הוא צריך </w:t>
      </w:r>
      <w:r w:rsidRPr="00A10336">
        <w:rPr>
          <w:rStyle w:val="30"/>
          <w:rtl/>
        </w:rPr>
        <w:t>שיחלה</w:t>
      </w:r>
      <w:r w:rsidRPr="000528DA">
        <w:rPr>
          <w:rtl/>
        </w:rPr>
        <w:t xml:space="preserve"> עצמו עליו.</w:t>
      </w:r>
      <w:r w:rsidR="00A5192E" w:rsidRPr="000528DA">
        <w:rPr>
          <w:rFonts w:hint="cs"/>
          <w:rtl/>
        </w:rPr>
        <w:t xml:space="preserve"> ד</w:t>
      </w:r>
      <w:r w:rsidRPr="005C085C">
        <w:rPr>
          <w:rStyle w:val="ad"/>
          <w:rFonts w:hint="cs"/>
          <w:rtl/>
        </w:rPr>
        <w:t>'</w:t>
      </w:r>
      <w:r w:rsidRPr="005C085C">
        <w:rPr>
          <w:rStyle w:val="ad"/>
          <w:rtl/>
        </w:rPr>
        <w:t>ואני בחלותם לבושי</w:t>
      </w:r>
      <w:r w:rsidR="00CC63CA" w:rsidRPr="005C085C">
        <w:rPr>
          <w:rStyle w:val="ad"/>
          <w:rtl/>
        </w:rPr>
        <w:t>'</w:t>
      </w:r>
      <w:r w:rsidRPr="005C085C">
        <w:rPr>
          <w:rStyle w:val="ad"/>
          <w:rtl/>
        </w:rPr>
        <w:t>.</w:t>
      </w:r>
    </w:p>
    <w:p w14:paraId="0B1C3FAF" w14:textId="32D8CF2E" w:rsidR="00A24328" w:rsidRDefault="00AC34F5" w:rsidP="009A59D1">
      <w:pPr>
        <w:pStyle w:val="38"/>
        <w:framePr w:wrap="notBeside"/>
        <w:rPr>
          <w:rtl/>
        </w:rPr>
      </w:pPr>
      <w:r w:rsidRPr="00660D7A">
        <w:rPr>
          <w:rFonts w:hint="cs"/>
          <w:rtl/>
        </w:rPr>
        <w:t xml:space="preserve">ח. </w:t>
      </w:r>
      <w:r w:rsidR="00C31C36" w:rsidRPr="00660D7A">
        <w:rPr>
          <w:rtl/>
        </w:rPr>
        <w:t>ר</w:t>
      </w:r>
      <w:r w:rsidR="00A5192E" w:rsidRPr="00660D7A">
        <w:rPr>
          <w:rtl/>
        </w:rPr>
        <w:t>ב</w:t>
      </w:r>
      <w:r w:rsidR="00A24328">
        <w:rPr>
          <w:rtl/>
        </w:rPr>
        <w:t>:</w:t>
      </w:r>
    </w:p>
    <w:p w14:paraId="58A6955B" w14:textId="557F2E33" w:rsidR="007C58F7" w:rsidRPr="000528DA" w:rsidRDefault="00A5192E" w:rsidP="000528DA">
      <w:pPr>
        <w:rPr>
          <w:rtl/>
        </w:rPr>
      </w:pPr>
      <w:bookmarkStart w:id="263" w:name="_Toc193635671"/>
      <w:bookmarkStart w:id="264" w:name="_Toc216184283"/>
      <w:r w:rsidRPr="00A10336">
        <w:rPr>
          <w:rStyle w:val="30"/>
          <w:rtl/>
        </w:rPr>
        <w:t>העושה דבר עבירה ומתבייש בו</w:t>
      </w:r>
      <w:bookmarkEnd w:id="263"/>
      <w:bookmarkEnd w:id="264"/>
      <w:r w:rsidRPr="00A10336">
        <w:rPr>
          <w:rStyle w:val="30"/>
          <w:rtl/>
        </w:rPr>
        <w:t xml:space="preserve"> </w:t>
      </w:r>
      <w:r w:rsidR="00C31C36" w:rsidRPr="000528DA">
        <w:rPr>
          <w:rtl/>
        </w:rPr>
        <w:t>מוחלין כל עונותיו,</w:t>
      </w:r>
      <w:r w:rsidRPr="000528DA">
        <w:rPr>
          <w:rFonts w:hint="cs"/>
          <w:rtl/>
        </w:rPr>
        <w:t xml:space="preserve"> </w:t>
      </w:r>
      <w:r w:rsidR="00C31C36" w:rsidRPr="000528DA">
        <w:rPr>
          <w:rFonts w:hint="cs"/>
          <w:rtl/>
        </w:rPr>
        <w:t xml:space="preserve">לאו מבפרי </w:t>
      </w:r>
      <w:r w:rsidR="00C31C36" w:rsidRPr="00A4639B">
        <w:rPr>
          <w:rStyle w:val="ad"/>
          <w:rFonts w:hint="cs"/>
          <w:rtl/>
        </w:rPr>
        <w:t>לך אשר עשית</w:t>
      </w:r>
      <w:r w:rsidR="00D758C9">
        <w:rPr>
          <w:rStyle w:val="ad"/>
          <w:rFonts w:hint="cs"/>
          <w:rtl/>
        </w:rPr>
        <w:t>,</w:t>
      </w:r>
      <w:r w:rsidR="000C6B80" w:rsidRPr="000528DA">
        <w:rPr>
          <w:rFonts w:hint="cs"/>
          <w:rtl/>
        </w:rPr>
        <w:t xml:space="preserve"> </w:t>
      </w:r>
      <w:r w:rsidR="004F75F2" w:rsidRPr="000528DA">
        <w:rPr>
          <w:rFonts w:hint="cs"/>
          <w:rtl/>
        </w:rPr>
        <w:t>ש</w:t>
      </w:r>
      <w:r w:rsidR="00C31C36" w:rsidRPr="000528DA">
        <w:rPr>
          <w:rFonts w:hint="cs"/>
          <w:rtl/>
        </w:rPr>
        <w:t xml:space="preserve">מא </w:t>
      </w:r>
      <w:r w:rsidR="00C31C36" w:rsidRPr="000528DA">
        <w:rPr>
          <w:rtl/>
        </w:rPr>
        <w:t>צבור שאני</w:t>
      </w:r>
      <w:r w:rsidR="00C31C36" w:rsidRPr="000528DA">
        <w:rPr>
          <w:rFonts w:hint="cs"/>
          <w:rtl/>
        </w:rPr>
        <w:t>.</w:t>
      </w:r>
      <w:r w:rsidRPr="000528DA">
        <w:rPr>
          <w:rFonts w:hint="cs"/>
          <w:rtl/>
        </w:rPr>
        <w:t xml:space="preserve"> </w:t>
      </w:r>
    </w:p>
    <w:p w14:paraId="6C21802C" w14:textId="77777777" w:rsidR="005C085C" w:rsidRPr="000528DA" w:rsidRDefault="00C31C36" w:rsidP="000528DA">
      <w:pPr>
        <w:rPr>
          <w:rtl/>
        </w:rPr>
      </w:pPr>
      <w:bookmarkStart w:id="265" w:name="_Toc193635672"/>
      <w:bookmarkStart w:id="266" w:name="_Toc216184284"/>
      <w:r w:rsidRPr="00A10336">
        <w:rPr>
          <w:rStyle w:val="30"/>
          <w:rFonts w:hint="cs"/>
          <w:rtl/>
        </w:rPr>
        <w:t>משאול</w:t>
      </w:r>
      <w:bookmarkEnd w:id="265"/>
      <w:bookmarkEnd w:id="266"/>
      <w:r w:rsidR="00E117A7" w:rsidRPr="000528DA">
        <w:rPr>
          <w:rFonts w:hint="cs"/>
          <w:rtl/>
        </w:rPr>
        <w:t xml:space="preserve"> דהרג</w:t>
      </w:r>
      <w:r w:rsidRPr="000528DA">
        <w:rPr>
          <w:rFonts w:hint="cs"/>
          <w:rtl/>
        </w:rPr>
        <w:t xml:space="preserve"> עיר הכהנים</w:t>
      </w:r>
      <w:r w:rsidR="000C6B80" w:rsidRPr="000528DA">
        <w:rPr>
          <w:rFonts w:hint="cs"/>
          <w:rtl/>
        </w:rPr>
        <w:t xml:space="preserve"> </w:t>
      </w:r>
      <w:r w:rsidR="007C58F7" w:rsidRPr="000528DA">
        <w:rPr>
          <w:rFonts w:hint="cs"/>
          <w:rtl/>
        </w:rPr>
        <w:t>ד</w:t>
      </w:r>
      <w:r w:rsidRPr="00A4639B">
        <w:rPr>
          <w:rStyle w:val="ad"/>
          <w:rFonts w:hint="cs"/>
          <w:rtl/>
        </w:rPr>
        <w:t>'</w:t>
      </w:r>
      <w:r w:rsidRPr="00A4639B">
        <w:rPr>
          <w:rStyle w:val="ad"/>
          <w:rtl/>
        </w:rPr>
        <w:t>ומחר אתה ובניך עמי</w:t>
      </w:r>
      <w:r w:rsidRPr="00A4639B">
        <w:rPr>
          <w:rStyle w:val="ad"/>
          <w:rFonts w:hint="cs"/>
          <w:rtl/>
        </w:rPr>
        <w:t>'</w:t>
      </w:r>
      <w:r w:rsidR="007C58F7">
        <w:rPr>
          <w:rStyle w:val="ad"/>
          <w:rFonts w:hint="cs"/>
          <w:rtl/>
        </w:rPr>
        <w:t xml:space="preserve"> </w:t>
      </w:r>
      <w:r w:rsidRPr="00A4639B">
        <w:rPr>
          <w:rStyle w:val="ad"/>
          <w:rtl/>
        </w:rPr>
        <w:t>במחיצתי.</w:t>
      </w:r>
    </w:p>
    <w:p w14:paraId="0722EEE8" w14:textId="4E2AB8E9" w:rsidR="00A24328" w:rsidRDefault="00C31C36" w:rsidP="009A59D1">
      <w:pPr>
        <w:pStyle w:val="38"/>
        <w:framePr w:wrap="notBeside"/>
        <w:rPr>
          <w:rtl/>
        </w:rPr>
      </w:pPr>
      <w:r w:rsidRPr="00660D7A">
        <w:rPr>
          <w:rtl/>
        </w:rPr>
        <w:t>ו</w:t>
      </w:r>
      <w:r w:rsidRPr="00660D7A">
        <w:rPr>
          <w:rFonts w:hint="cs"/>
          <w:rtl/>
        </w:rPr>
        <w:t>ל</w:t>
      </w:r>
      <w:r w:rsidRPr="00660D7A">
        <w:rPr>
          <w:rtl/>
        </w:rPr>
        <w:t>רבנן</w:t>
      </w:r>
      <w:r w:rsidR="00A24328">
        <w:rPr>
          <w:rFonts w:hint="cs"/>
          <w:rtl/>
        </w:rPr>
        <w:t>:</w:t>
      </w:r>
    </w:p>
    <w:p w14:paraId="09BCAB9D" w14:textId="7F0BEA28" w:rsidR="00C31C36" w:rsidRPr="000528DA" w:rsidRDefault="00C31C36" w:rsidP="00AC34F5">
      <w:pPr>
        <w:spacing w:after="60"/>
        <w:rPr>
          <w:rtl/>
        </w:rPr>
      </w:pPr>
      <w:r w:rsidRPr="000528DA">
        <w:rPr>
          <w:rFonts w:hint="cs"/>
          <w:rtl/>
        </w:rPr>
        <w:t>מ</w:t>
      </w:r>
      <w:r w:rsidRPr="005C085C">
        <w:rPr>
          <w:rStyle w:val="ad"/>
          <w:rFonts w:hint="cs"/>
          <w:rtl/>
        </w:rPr>
        <w:t>'ו</w:t>
      </w:r>
      <w:r w:rsidRPr="005C085C">
        <w:rPr>
          <w:rStyle w:val="ad"/>
          <w:rtl/>
        </w:rPr>
        <w:t>הוקענום לה' בגבעת שאול</w:t>
      </w:r>
      <w:r w:rsidR="004F75F2">
        <w:rPr>
          <w:rStyle w:val="ad"/>
          <w:rFonts w:hint="cs"/>
          <w:rtl/>
        </w:rPr>
        <w:t>,</w:t>
      </w:r>
      <w:r w:rsidRPr="00A4639B">
        <w:rPr>
          <w:rStyle w:val="ad"/>
          <w:rtl/>
        </w:rPr>
        <w:t xml:space="preserve"> </w:t>
      </w:r>
      <w:r w:rsidRPr="00E34F28">
        <w:rPr>
          <w:rStyle w:val="afffff9"/>
          <w:rtl/>
        </w:rPr>
        <w:t>יצתה ב"</w:t>
      </w:r>
      <w:r w:rsidRPr="00E34F28">
        <w:rPr>
          <w:rStyle w:val="afffff9"/>
          <w:rFonts w:hint="cs"/>
          <w:rtl/>
        </w:rPr>
        <w:t>ק</w:t>
      </w:r>
      <w:r w:rsidRPr="00E34F28">
        <w:rPr>
          <w:rStyle w:val="afffff9"/>
          <w:rtl/>
        </w:rPr>
        <w:t xml:space="preserve"> ואמרה:</w:t>
      </w:r>
      <w:r w:rsidRPr="000528DA">
        <w:rPr>
          <w:rtl/>
        </w:rPr>
        <w:t xml:space="preserve"> </w:t>
      </w:r>
      <w:r w:rsidRPr="00A4639B">
        <w:rPr>
          <w:rStyle w:val="ad"/>
          <w:rtl/>
        </w:rPr>
        <w:t>בחיר ה'.</w:t>
      </w:r>
    </w:p>
    <w:p w14:paraId="7AAB5A5F" w14:textId="4508064E" w:rsidR="00A24328" w:rsidRDefault="00AC34F5" w:rsidP="009A59D1">
      <w:pPr>
        <w:pStyle w:val="38"/>
        <w:framePr w:wrap="notBeside"/>
        <w:rPr>
          <w:rtl/>
        </w:rPr>
      </w:pPr>
      <w:r w:rsidRPr="00660D7A">
        <w:rPr>
          <w:rFonts w:hint="cs"/>
          <w:rtl/>
        </w:rPr>
        <w:t xml:space="preserve">ט. </w:t>
      </w:r>
      <w:r w:rsidR="005C085C" w:rsidRPr="00660D7A">
        <w:rPr>
          <w:rFonts w:hint="cs"/>
          <w:rtl/>
        </w:rPr>
        <w:t>ראב''ז</w:t>
      </w:r>
      <w:r w:rsidR="00A24328">
        <w:rPr>
          <w:rFonts w:hint="cs"/>
          <w:rtl/>
        </w:rPr>
        <w:t>:</w:t>
      </w:r>
    </w:p>
    <w:p w14:paraId="26105A90" w14:textId="6233DCD2" w:rsidR="007C58F7" w:rsidRPr="00E34F28" w:rsidRDefault="00C31C36" w:rsidP="005C085C">
      <w:pPr>
        <w:pStyle w:val="afffff5"/>
        <w:spacing w:before="0"/>
        <w:rPr>
          <w:rtl/>
        </w:rPr>
      </w:pPr>
      <w:bookmarkStart w:id="267" w:name="_Toc193635673"/>
      <w:bookmarkStart w:id="268" w:name="_Toc216184285"/>
      <w:r>
        <w:rPr>
          <w:rStyle w:val="30"/>
          <w:rFonts w:hint="cs"/>
          <w:rtl/>
        </w:rPr>
        <w:t xml:space="preserve">לא קבעו בלק </w:t>
      </w:r>
      <w:r>
        <w:rPr>
          <w:rStyle w:val="afffff9"/>
          <w:rFonts w:hint="cs"/>
          <w:rtl/>
          <w:rPrChange w:id="9039" w:author="מנוע אמוראים" w:date="2026-10-05T16:40:51Z">
            <w:rPr>
              <w:rStyle w:val="30"/>
              <w:rFonts w:hint="cs"/>
              <w:rtl/>
            </w:rPr>
          </w:rPrChange>
        </w:rPr>
        <w:t xml:space="preserve">בקר</w:t>
      </w:r>
      <w:r>
        <w:rPr>
          <w:rStyle w:val="afffff9"/>
          <w:rtl/>
          <w:rPrChange w:id="9040" w:author="מנוע אמוראים" w:date="2026-10-05T16:40:51Z">
            <w:rPr>
              <w:rStyle w:val="30"/>
              <w:rtl/>
            </w:rPr>
          </w:rPrChange>
        </w:rPr>
        <w:t xml:space="preserve">"</w:t>
      </w:r>
      <w:r>
        <w:rPr>
          <w:rStyle w:val="afffff9"/>
          <w:rFonts w:hint="cs"/>
          <w:rtl/>
          <w:rPrChange w:id="9041" w:author="מנוע אמוראים" w:date="2026-10-05T16:40:51Z">
            <w:rPr>
              <w:rStyle w:val="30"/>
              <w:rFonts w:hint="cs"/>
              <w:rtl/>
            </w:rPr>
          </w:rPrChange>
        </w:rPr>
        <w:t xml:space="preserve">ש</w:t>
      </w:r>
      <w:bookmarkEnd w:id="267"/>
      <w:bookmarkEnd w:id="268"/>
      <w:r w:rsidRPr="00FE3D07">
        <w:rPr>
          <w:rFonts w:hint="cs"/>
          <w:rtl/>
        </w:rPr>
        <w:t xml:space="preserve"> מפני טורח הציבור ד</w:t>
      </w:r>
      <w:r w:rsidRPr="00A4639B">
        <w:rPr>
          <w:rStyle w:val="ad"/>
          <w:rFonts w:hint="cs"/>
          <w:rtl/>
        </w:rPr>
        <w:t>כרע שכב</w:t>
      </w:r>
      <w:r w:rsidR="00CC63CA">
        <w:rPr>
          <w:rStyle w:val="ad"/>
          <w:rtl/>
        </w:rPr>
        <w:t>'</w:t>
      </w:r>
      <w:r w:rsidRPr="00FE3D07">
        <w:rPr>
          <w:rFonts w:hint="cs"/>
          <w:rtl/>
        </w:rPr>
        <w:t xml:space="preserve"> ולא אומרים רק לזה דכל פרשה שמשה לא פסקה לא פסקי'</w:t>
      </w:r>
      <w:r w:rsidR="00A5192E" w:rsidRPr="00FE3D07">
        <w:rPr>
          <w:rFonts w:hint="cs"/>
          <w:rtl/>
        </w:rPr>
        <w:t>.</w:t>
      </w:r>
      <w:r w:rsidRPr="00FE3D07">
        <w:rPr>
          <w:rFonts w:hint="cs"/>
          <w:rtl/>
        </w:rPr>
        <w:t xml:space="preserve"> </w:t>
      </w:r>
    </w:p>
    <w:p w14:paraId="2404648E" w14:textId="4B571B37" w:rsidR="005C085C" w:rsidRPr="00E34F28" w:rsidRDefault="00AC34F5" w:rsidP="005C085C">
      <w:pPr>
        <w:pStyle w:val="afffffc"/>
        <w:rPr>
          <w:rtl/>
        </w:rPr>
      </w:pPr>
      <w:bookmarkStart w:id="269" w:name="_Toc193635674"/>
      <w:bookmarkStart w:id="270" w:name="_Toc216184286"/>
      <w:r w:rsidRPr="00A10336">
        <w:rPr>
          <w:rStyle w:val="30"/>
          <w:rFonts w:hint="cs"/>
          <w:rtl/>
        </w:rPr>
        <w:t xml:space="preserve">י. </w:t>
      </w:r>
      <w:r w:rsidR="00C31C36" w:rsidRPr="00A10336">
        <w:rPr>
          <w:rStyle w:val="30"/>
          <w:rFonts w:hint="cs"/>
          <w:rtl/>
        </w:rPr>
        <w:t>פרשת ציצית קבעוה</w:t>
      </w:r>
      <w:r w:rsidR="00C31C36" w:rsidRPr="00FE3D07">
        <w:rPr>
          <w:rFonts w:hint="cs"/>
          <w:rtl/>
        </w:rPr>
        <w:t xml:space="preserve"> מפני </w:t>
      </w:r>
      <w:r w:rsidR="00C31C36" w:rsidRPr="00FE3D07">
        <w:rPr>
          <w:rtl/>
        </w:rPr>
        <w:t>חמשה דברים:</w:t>
      </w:r>
      <w:bookmarkEnd w:id="269"/>
      <w:bookmarkEnd w:id="270"/>
      <w:r w:rsidR="00C31C36" w:rsidRPr="00FE3D07">
        <w:rPr>
          <w:rFonts w:hint="cs"/>
          <w:rtl/>
        </w:rPr>
        <w:t xml:space="preserve"> </w:t>
      </w:r>
    </w:p>
    <w:p w14:paraId="5C6F0673" w14:textId="704100A1" w:rsidR="00C31C36" w:rsidRPr="00E34F28" w:rsidRDefault="005C085C" w:rsidP="00682BF2">
      <w:pPr>
        <w:pStyle w:val="afffff5"/>
        <w:rPr>
          <w:rtl/>
        </w:rPr>
      </w:pPr>
      <w:r>
        <w:rPr>
          <w:rFonts w:hint="cs"/>
          <w:rtl/>
        </w:rPr>
        <w:t xml:space="preserve">ציצית, </w:t>
      </w:r>
      <w:r w:rsidR="00C31C36" w:rsidRPr="00FE3D07">
        <w:rPr>
          <w:rFonts w:hint="cs"/>
          <w:rtl/>
        </w:rPr>
        <w:t>יצא</w:t>
      </w:r>
      <w:r w:rsidR="00C31C36" w:rsidRPr="00FE3D07">
        <w:rPr>
          <w:rtl/>
        </w:rPr>
        <w:t>"</w:t>
      </w:r>
      <w:r w:rsidR="00C31C36" w:rsidRPr="00FE3D07">
        <w:rPr>
          <w:rFonts w:hint="cs"/>
          <w:rtl/>
        </w:rPr>
        <w:t xml:space="preserve">מ, </w:t>
      </w:r>
      <w:r>
        <w:rPr>
          <w:rFonts w:hint="cs"/>
          <w:rtl/>
        </w:rPr>
        <w:t xml:space="preserve">עול מצוות, </w:t>
      </w:r>
      <w:r w:rsidR="00C31C36" w:rsidRPr="00FE3D07">
        <w:rPr>
          <w:rFonts w:hint="cs"/>
          <w:rtl/>
        </w:rPr>
        <w:t>מינות, הרהור עבירה</w:t>
      </w:r>
      <w:r>
        <w:rPr>
          <w:rFonts w:hint="cs"/>
          <w:rtl/>
        </w:rPr>
        <w:t>,</w:t>
      </w:r>
      <w:r w:rsidR="00C31C36" w:rsidRPr="00FE3D07">
        <w:rPr>
          <w:rFonts w:hint="cs"/>
          <w:rtl/>
        </w:rPr>
        <w:t xml:space="preserve"> והרהור ע</w:t>
      </w:r>
      <w:r w:rsidR="00C31C36" w:rsidRPr="00FE3D07">
        <w:rPr>
          <w:rtl/>
        </w:rPr>
        <w:t>"</w:t>
      </w:r>
      <w:r w:rsidR="00C31C36" w:rsidRPr="00FE3D07">
        <w:rPr>
          <w:rFonts w:hint="cs"/>
          <w:rtl/>
        </w:rPr>
        <w:t>ז</w:t>
      </w:r>
      <w:r w:rsidR="00A5192E" w:rsidRPr="00FE3D07">
        <w:rPr>
          <w:rFonts w:ascii="Fb Fontext" w:hAnsi="Fb Fontext" w:hint="cs"/>
          <w:sz w:val="14"/>
          <w:rtl/>
        </w:rPr>
        <w:t>.</w:t>
      </w:r>
    </w:p>
    <w:p w14:paraId="1297B965" w14:textId="77777777" w:rsidR="0063303F" w:rsidRDefault="00333C73" w:rsidP="00EC0DC4">
      <w:pPr>
        <w:pStyle w:val="af2"/>
        <w:framePr w:wrap="around"/>
        <w:rPr>
          <w:rtl/>
        </w:rPr>
      </w:pPr>
      <w:bookmarkStart w:id="271" w:name="_Toc193635675"/>
      <w:bookmarkStart w:id="272" w:name="_Toc216184287"/>
      <w:r>
        <w:rPr>
          <w:rFonts w:hint="cs"/>
          <w:rtl/>
        </w:rPr>
        <w:t xml:space="preserve">יא. </w:t>
      </w:r>
    </w:p>
    <w:p>
      <w:pPr>
        <w:pStyle w:val="MishnaBatzad"/>
        <w:rPr>
          <w:ins w:id="20086" w:author="קלוד" w:date="2026-10-06T10:08:25Z"/>
        </w:rPr>
      </w:pPr>
      <w:ins w:id="20085" w:author="קלוד" w:date="2026-10-06T10:08:25Z">
        <w:r>
          <w:t xml:space="preserve">משנה ה</w:t>
        </w:r>
      </w:ins>
    </w:p>
    <w:p w14:paraId="2A575633" w14:textId="64DD2315" w:rsidR="00D758C9" w:rsidRPr="00E34F28" w:rsidRDefault="00C31C36" w:rsidP="0063303F">
      <w:pPr>
        <w:pStyle w:val="a3"/>
        <w:spacing w:before="120"/>
        <w:rPr>
          <w:rtl/>
        </w:rPr>
        <w:pPrChange w:id="90005" w:author="קלוד" w:date="2026-10-08T12:08:16Z">
          <w:pPr>
            <w:pStyle w:val="a3"/>
          </w:pPr>
        </w:pPrChange>
      </w:pPr>
      <w:r w:rsidRPr="007D462B">
        <w:rPr>
          <w:rFonts w:hint="cs"/>
          <w:rtl/>
        </w:rPr>
        <w:t>מזכירין יצא</w:t>
      </w:r>
      <w:r w:rsidRPr="007D462B">
        <w:rPr>
          <w:rtl/>
        </w:rPr>
        <w:t>"</w:t>
      </w:r>
      <w:r w:rsidRPr="007D462B">
        <w:rPr>
          <w:rFonts w:hint="cs"/>
          <w:rtl/>
        </w:rPr>
        <w:t>מ בלילות</w:t>
      </w:r>
      <w:r w:rsidRPr="00FE3D07">
        <w:rPr>
          <w:rFonts w:hint="cs"/>
          <w:rtl/>
        </w:rPr>
        <w:t>,</w:t>
      </w:r>
      <w:bookmarkEnd w:id="271"/>
      <w:bookmarkEnd w:id="272"/>
      <w:r w:rsidR="004F0FD4" w:rsidRPr="00FE3D07">
        <w:rPr>
          <w:rFonts w:hint="cs"/>
          <w:rtl/>
        </w:rPr>
        <w:t xml:space="preserve"> </w:t>
      </w:r>
    </w:p>
    <w:p w14:paraId="7392B5FF" w14:textId="27730B72" w:rsidR="00D758C9" w:rsidRPr="000528DA" w:rsidRDefault="00C31C36" w:rsidP="0063303F">
      <w:pPr>
        <w:pStyle w:val="a3"/>
        <w:rPr>
          <w:rtl/>
        </w:rPr>
      </w:pPr>
      <w:r w:rsidRPr="00660D7A">
        <w:rPr>
          <w:rFonts w:hint="cs"/>
          <w:rtl/>
        </w:rPr>
        <w:t>ראב</w:t>
      </w:r>
      <w:r w:rsidRPr="00660D7A">
        <w:rPr>
          <w:rtl/>
        </w:rPr>
        <w:t>"</w:t>
      </w:r>
      <w:r w:rsidRPr="00660D7A">
        <w:rPr>
          <w:rFonts w:hint="cs"/>
          <w:rtl/>
        </w:rPr>
        <w:t>ע</w:t>
      </w:r>
      <w:r w:rsidR="00A24328">
        <w:rPr>
          <w:rFonts w:hint="cs"/>
          <w:rtl/>
        </w:rPr>
        <w:t>:</w:t>
      </w:r>
      <w:r w:rsidR="0063303F">
        <w:rPr>
          <w:rFonts w:hint="cs"/>
          <w:rtl/>
        </w:rPr>
        <w:t xml:space="preserve"> </w:t>
      </w:r>
      <w:r w:rsidRPr="000528DA">
        <w:rPr>
          <w:rFonts w:hint="cs"/>
          <w:rtl/>
        </w:rPr>
        <w:t>הרי אני כבן ע' שנה ולא זכיתי שתאמר בלילות,</w:t>
      </w:r>
      <w:r w:rsidR="004F0FD4" w:rsidRPr="000528DA">
        <w:rPr>
          <w:rFonts w:hint="cs"/>
          <w:rtl/>
        </w:rPr>
        <w:t xml:space="preserve"> </w:t>
      </w:r>
    </w:p>
    <w:p w14:paraId="316F827E" w14:textId="589D310D" w:rsidR="005C085C" w:rsidRPr="000528DA" w:rsidRDefault="00C31C36" w:rsidP="0063303F">
      <w:pPr>
        <w:pStyle w:val="a3"/>
        <w:rPr>
          <w:rtl/>
        </w:rPr>
      </w:pPr>
      <w:r w:rsidRPr="00660D7A">
        <w:rPr>
          <w:rFonts w:hint="cs"/>
          <w:rtl/>
        </w:rPr>
        <w:t>עד שדרשה בן זומא</w:t>
      </w:r>
      <w:r w:rsidR="00A24328">
        <w:rPr>
          <w:rFonts w:hint="cs"/>
          <w:rtl/>
        </w:rPr>
        <w:t>:</w:t>
      </w:r>
      <w:r w:rsidR="0063303F">
        <w:rPr>
          <w:rStyle w:val="ad"/>
          <w:rFonts w:hint="cs"/>
          <w:rtl/>
        </w:rPr>
        <w:t xml:space="preserve"> </w:t>
      </w:r>
      <w:r w:rsidRPr="00A4639B">
        <w:rPr>
          <w:rStyle w:val="ad"/>
          <w:rFonts w:hint="cs"/>
          <w:rtl/>
        </w:rPr>
        <w:t>ימי חייך</w:t>
      </w:r>
      <w:r w:rsidRPr="000528DA">
        <w:rPr>
          <w:rFonts w:hint="cs"/>
          <w:rtl/>
        </w:rPr>
        <w:t xml:space="preserve"> הימים </w:t>
      </w:r>
      <w:r w:rsidR="004F0FD4" w:rsidRPr="00A4639B">
        <w:rPr>
          <w:rStyle w:val="ad"/>
          <w:rFonts w:hint="cs"/>
          <w:rtl/>
        </w:rPr>
        <w:t>'כל</w:t>
      </w:r>
      <w:r w:rsidRPr="00A4639B">
        <w:rPr>
          <w:rStyle w:val="ad"/>
          <w:rFonts w:hint="cs"/>
          <w:rtl/>
        </w:rPr>
        <w:t>'</w:t>
      </w:r>
      <w:r w:rsidRPr="000528DA">
        <w:rPr>
          <w:rFonts w:hint="cs"/>
          <w:rtl/>
        </w:rPr>
        <w:t xml:space="preserve"> הלילות,</w:t>
      </w:r>
      <w:r w:rsidR="004F0FD4" w:rsidRPr="000528DA">
        <w:rPr>
          <w:rFonts w:hint="cs"/>
          <w:rtl/>
        </w:rPr>
        <w:t xml:space="preserve"> </w:t>
      </w:r>
    </w:p>
    <w:p w14:paraId="2BDCB00C" w14:textId="5D4CA694" w:rsidR="004F75F2" w:rsidRPr="000528DA" w:rsidRDefault="00C31C36" w:rsidP="0063303F">
      <w:pPr>
        <w:pStyle w:val="a3"/>
        <w:spacing w:after="120"/>
        <w:rPr>
          <w:rtl/>
        </w:rPr>
      </w:pPr>
      <w:r w:rsidRPr="00660D7A">
        <w:rPr>
          <w:rFonts w:hint="cs"/>
          <w:rtl/>
        </w:rPr>
        <w:t>וחכ</w:t>
      </w:r>
      <w:r w:rsidRPr="00660D7A">
        <w:rPr>
          <w:rtl/>
        </w:rPr>
        <w:t>"</w:t>
      </w:r>
      <w:r w:rsidRPr="00660D7A">
        <w:rPr>
          <w:rFonts w:hint="cs"/>
          <w:rtl/>
        </w:rPr>
        <w:t>א</w:t>
      </w:r>
      <w:r w:rsidR="00A24328">
        <w:rPr>
          <w:rFonts w:hint="cs"/>
          <w:rtl/>
        </w:rPr>
        <w:t>:</w:t>
      </w:r>
      <w:r w:rsidR="0063303F">
        <w:rPr>
          <w:rStyle w:val="ad"/>
          <w:rFonts w:hint="cs"/>
          <w:rtl/>
        </w:rPr>
        <w:t xml:space="preserve"> </w:t>
      </w:r>
      <w:r w:rsidRPr="00A4639B">
        <w:rPr>
          <w:rStyle w:val="ad"/>
          <w:rFonts w:hint="cs"/>
          <w:rtl/>
        </w:rPr>
        <w:t xml:space="preserve">'ימי חייך </w:t>
      </w:r>
      <w:r w:rsidRPr="000528DA">
        <w:rPr>
          <w:rFonts w:hint="cs"/>
          <w:rtl/>
        </w:rPr>
        <w:t>עוה</w:t>
      </w:r>
      <w:r w:rsidRPr="000528DA">
        <w:rPr>
          <w:rtl/>
        </w:rPr>
        <w:t>"</w:t>
      </w:r>
      <w:r w:rsidRPr="000528DA">
        <w:rPr>
          <w:rFonts w:hint="cs"/>
          <w:rtl/>
        </w:rPr>
        <w:t xml:space="preserve">ז. </w:t>
      </w:r>
      <w:r w:rsidRPr="00A4639B">
        <w:rPr>
          <w:rStyle w:val="ad"/>
          <w:rFonts w:hint="cs"/>
          <w:rtl/>
        </w:rPr>
        <w:t>'כל'</w:t>
      </w:r>
      <w:r w:rsidRPr="000528DA">
        <w:rPr>
          <w:rFonts w:hint="cs"/>
          <w:rtl/>
        </w:rPr>
        <w:t xml:space="preserve"> להביא לימות המשיח.</w:t>
      </w:r>
      <w:r w:rsidR="004F0FD4" w:rsidRPr="000528DA">
        <w:rPr>
          <w:rFonts w:hint="cs"/>
          <w:rtl/>
        </w:rPr>
        <w:t xml:space="preserve"> </w:t>
      </w:r>
    </w:p>
    <w:p w14:paraId="4C5A9812" w14:textId="77777777" w:rsidR="0061567C" w:rsidRPr="000528DA" w:rsidRDefault="00C31C36" w:rsidP="000528DA">
      <w:pPr>
        <w:rPr>
          <w:rtl/>
        </w:rPr>
      </w:pPr>
      <w:r w:rsidRPr="000528DA">
        <w:rPr>
          <w:rFonts w:hint="cs"/>
          <w:rtl/>
        </w:rPr>
        <w:t>לא שתעקר יצא</w:t>
      </w:r>
      <w:r w:rsidRPr="000528DA">
        <w:rPr>
          <w:rtl/>
        </w:rPr>
        <w:t>"</w:t>
      </w:r>
      <w:r w:rsidRPr="000528DA">
        <w:rPr>
          <w:rFonts w:hint="cs"/>
          <w:rtl/>
        </w:rPr>
        <w:t>מ ממקומה אלא שתהא טפלה לשעבוד מלכויות.</w:t>
      </w:r>
      <w:r w:rsidR="004F0FD4" w:rsidRPr="000528DA">
        <w:rPr>
          <w:rFonts w:hint="cs"/>
          <w:rtl/>
        </w:rPr>
        <w:t xml:space="preserve"> </w:t>
      </w:r>
    </w:p>
    <w:p w14:paraId="6E29E295" w14:textId="0A090ADE" w:rsidR="00A24328" w:rsidRDefault="00C31C36" w:rsidP="009A59D1">
      <w:pPr>
        <w:pStyle w:val="38"/>
        <w:framePr w:wrap="notBeside"/>
        <w:rPr>
          <w:rtl/>
        </w:rPr>
      </w:pPr>
      <w:r w:rsidRPr="00660D7A">
        <w:rPr>
          <w:rFonts w:hint="cs"/>
          <w:rtl/>
        </w:rPr>
        <w:t>כיוצ</w:t>
      </w:r>
      <w:r w:rsidRPr="00660D7A">
        <w:rPr>
          <w:rtl/>
        </w:rPr>
        <w:t>"</w:t>
      </w:r>
      <w:r w:rsidRPr="00660D7A">
        <w:rPr>
          <w:rFonts w:hint="cs"/>
          <w:rtl/>
        </w:rPr>
        <w:t>ב</w:t>
      </w:r>
      <w:r w:rsidR="00A24328">
        <w:rPr>
          <w:rFonts w:hint="cs"/>
          <w:rtl/>
        </w:rPr>
        <w:t>:</w:t>
      </w:r>
    </w:p>
    <w:p w14:paraId="4A88D0F7" w14:textId="019C8F16" w:rsidR="004F75F2" w:rsidRPr="000528DA" w:rsidRDefault="00C31C36" w:rsidP="000528DA">
      <w:pPr>
        <w:rPr>
          <w:rtl/>
        </w:rPr>
      </w:pPr>
      <w:r w:rsidRPr="00A4639B">
        <w:rPr>
          <w:rStyle w:val="ad"/>
          <w:rFonts w:hint="cs"/>
          <w:rtl/>
        </w:rPr>
        <w:t>לא יקרא שמך יעקב</w:t>
      </w:r>
      <w:r w:rsidRPr="000528DA">
        <w:rPr>
          <w:rFonts w:hint="cs"/>
          <w:rtl/>
        </w:rPr>
        <w:t>. לא שיעקר אלא שיטפל לשם ישראל,</w:t>
      </w:r>
      <w:r w:rsidR="004F0FD4" w:rsidRPr="000528DA">
        <w:rPr>
          <w:rFonts w:hint="cs"/>
          <w:rtl/>
        </w:rPr>
        <w:t xml:space="preserve"> </w:t>
      </w:r>
    </w:p>
    <w:p w14:paraId="39FEDFD0" w14:textId="4F4963BB" w:rsidR="00A24328" w:rsidRDefault="00C31C36" w:rsidP="009A59D1">
      <w:pPr>
        <w:pStyle w:val="38"/>
        <w:framePr w:wrap="notBeside"/>
        <w:rPr>
          <w:rtl/>
        </w:rPr>
      </w:pPr>
      <w:r w:rsidRPr="00660D7A">
        <w:rPr>
          <w:rFonts w:hint="cs"/>
          <w:rtl/>
        </w:rPr>
        <w:t>וכן</w:t>
      </w:r>
      <w:r w:rsidR="00A24328">
        <w:rPr>
          <w:rFonts w:hint="cs"/>
          <w:rtl/>
        </w:rPr>
        <w:t>:</w:t>
      </w:r>
    </w:p>
    <w:p w14:paraId="7DC5792E" w14:textId="57E652AF" w:rsidR="007C58F7" w:rsidRPr="000528DA" w:rsidRDefault="005C085C" w:rsidP="00AC34F5">
      <w:pPr>
        <w:spacing w:after="60"/>
        <w:rPr>
          <w:rtl/>
        </w:rPr>
      </w:pPr>
      <w:r w:rsidRPr="005C085C">
        <w:rPr>
          <w:rStyle w:val="ad"/>
          <w:rFonts w:hint="cs"/>
          <w:rtl/>
        </w:rPr>
        <w:t>א</w:t>
      </w:r>
      <w:r w:rsidR="00C31C36" w:rsidRPr="005C085C">
        <w:rPr>
          <w:rStyle w:val="ad"/>
          <w:rFonts w:hint="cs"/>
          <w:rtl/>
        </w:rPr>
        <w:t>ל תזכרו ראשונות</w:t>
      </w:r>
      <w:r w:rsidR="00C31C36" w:rsidRPr="000528DA">
        <w:rPr>
          <w:rFonts w:hint="cs"/>
          <w:rtl/>
        </w:rPr>
        <w:t xml:space="preserve"> שעבוד מלכויות </w:t>
      </w:r>
      <w:r w:rsidR="00C31C36" w:rsidRPr="00F95182">
        <w:rPr>
          <w:rStyle w:val="ad"/>
          <w:rFonts w:hint="cs"/>
          <w:rtl/>
        </w:rPr>
        <w:t>וקדמוניות אל תתבוננו</w:t>
      </w:r>
      <w:r w:rsidR="00C31C36" w:rsidRPr="000528DA">
        <w:rPr>
          <w:rFonts w:hint="cs"/>
          <w:rtl/>
        </w:rPr>
        <w:t xml:space="preserve"> זו יצא</w:t>
      </w:r>
      <w:r w:rsidR="00C31C36" w:rsidRPr="000528DA">
        <w:rPr>
          <w:rtl/>
        </w:rPr>
        <w:t>"</w:t>
      </w:r>
      <w:r w:rsidR="00C31C36" w:rsidRPr="000528DA">
        <w:rPr>
          <w:rFonts w:hint="cs"/>
          <w:rtl/>
        </w:rPr>
        <w:t>צ,</w:t>
      </w:r>
      <w:r w:rsidR="004F0FD4" w:rsidRPr="000528DA">
        <w:rPr>
          <w:rFonts w:hint="cs"/>
          <w:rtl/>
        </w:rPr>
        <w:t xml:space="preserve"> </w:t>
      </w:r>
    </w:p>
    <w:p w14:paraId="154AE39B" w14:textId="5599BE30" w:rsidR="00A24328" w:rsidRDefault="00C31C36" w:rsidP="009A59D1">
      <w:pPr>
        <w:pStyle w:val="38"/>
        <w:framePr w:wrap="notBeside"/>
        <w:rPr>
          <w:rtl/>
        </w:rPr>
      </w:pPr>
      <w:r w:rsidRPr="00660D7A">
        <w:rPr>
          <w:rtl/>
        </w:rPr>
        <w:t>רב יוסף</w:t>
      </w:r>
      <w:r w:rsidR="00A24328">
        <w:rPr>
          <w:rtl/>
        </w:rPr>
        <w:t>:</w:t>
      </w:r>
    </w:p>
    <w:p w14:paraId="364C7BA3" w14:textId="4384922C" w:rsidR="00C31C36" w:rsidRPr="000528DA" w:rsidRDefault="00C31C36" w:rsidP="000528DA">
      <w:pPr>
        <w:rPr>
          <w:rtl/>
        </w:rPr>
      </w:pPr>
      <w:r w:rsidRPr="005C085C">
        <w:rPr>
          <w:rStyle w:val="ad"/>
          <w:rFonts w:hint="cs"/>
          <w:rtl/>
        </w:rPr>
        <w:t>'עושה חדשה'</w:t>
      </w:r>
      <w:r w:rsidRPr="000528DA">
        <w:rPr>
          <w:rFonts w:hint="cs"/>
          <w:rtl/>
        </w:rPr>
        <w:t xml:space="preserve"> </w:t>
      </w:r>
      <w:r w:rsidRPr="000528DA">
        <w:rPr>
          <w:rtl/>
        </w:rPr>
        <w:t>זו מלחמת גוג ומגוג.</w:t>
      </w:r>
      <w:r w:rsidR="004F0FD4" w:rsidRPr="000528DA">
        <w:rPr>
          <w:rFonts w:hint="cs"/>
          <w:rtl/>
        </w:rPr>
        <w:t xml:space="preserve"> </w:t>
      </w:r>
      <w:r w:rsidRPr="000528DA">
        <w:rPr>
          <w:rFonts w:hint="cs"/>
          <w:rtl/>
        </w:rPr>
        <w:t>משל לפגע בו זאב וניצל ואח</w:t>
      </w:r>
      <w:r w:rsidRPr="000528DA">
        <w:rPr>
          <w:rtl/>
        </w:rPr>
        <w:t>"</w:t>
      </w:r>
      <w:r w:rsidRPr="000528DA">
        <w:rPr>
          <w:rFonts w:hint="cs"/>
          <w:rtl/>
        </w:rPr>
        <w:t xml:space="preserve">כ </w:t>
      </w:r>
      <w:r w:rsidRPr="00207EDC">
        <w:rPr>
          <w:rFonts w:hint="cs"/>
          <w:spacing w:val="-2"/>
          <w:rtl/>
        </w:rPr>
        <w:t>ארי נחש.</w:t>
      </w:r>
      <w:r w:rsidR="004F0FD4" w:rsidRPr="00207EDC">
        <w:rPr>
          <w:rFonts w:hint="cs"/>
          <w:spacing w:val="-2"/>
          <w:rtl/>
        </w:rPr>
        <w:t xml:space="preserve"> </w:t>
      </w:r>
      <w:r w:rsidRPr="00207EDC">
        <w:rPr>
          <w:rFonts w:hint="cs"/>
          <w:spacing w:val="-2"/>
          <w:rtl/>
        </w:rPr>
        <w:t>מספר מעשה נחש.</w:t>
      </w:r>
      <w:r w:rsidR="005C085C" w:rsidRPr="00207EDC">
        <w:rPr>
          <w:rFonts w:hint="cs"/>
          <w:spacing w:val="-2"/>
          <w:rtl/>
        </w:rPr>
        <w:t xml:space="preserve"> </w:t>
      </w:r>
      <w:r w:rsidRPr="00207EDC">
        <w:rPr>
          <w:rFonts w:hint="cs"/>
          <w:spacing w:val="-2"/>
          <w:rtl/>
        </w:rPr>
        <w:t>כך ישראל אחרונות משכחות הראשונות</w:t>
      </w:r>
    </w:p>
    <w:p w14:paraId="76981431" w14:textId="2A86D055" w:rsidR="005C085C" w:rsidRPr="00E34F28" w:rsidRDefault="00333C73" w:rsidP="00333C73">
      <w:pPr>
        <w:pStyle w:val="afffffc"/>
        <w:rPr>
          <w:rtl/>
        </w:rPr>
      </w:pPr>
      <w:bookmarkStart w:id="273" w:name="_Toc193635676"/>
      <w:bookmarkStart w:id="274" w:name="_Toc216184288"/>
      <w:r w:rsidRPr="00333C73">
        <w:rPr>
          <w:rStyle w:val="affffff7"/>
          <w:rFonts w:hint="cs"/>
          <w:rtl/>
        </w:rPr>
        <w:t>יב.</w:t>
      </w:r>
      <w:r>
        <w:rPr>
          <w:rFonts w:hint="cs"/>
          <w:rtl/>
        </w:rPr>
        <w:t xml:space="preserve"> אברם ואברהם</w:t>
      </w:r>
      <w:bookmarkEnd w:id="273"/>
      <w:bookmarkEnd w:id="274"/>
    </w:p>
    <w:p w14:paraId="2F2FDEC1" w14:textId="77777777" w:rsidR="00C31C36" w:rsidRPr="00E34F28" w:rsidRDefault="00C31C36" w:rsidP="00EC0DC4">
      <w:pPr>
        <w:pStyle w:val="af2"/>
        <w:framePr w:wrap="around"/>
        <w:rPr>
          <w:rtl/>
        </w:rPr>
      </w:pPr>
      <w:r w:rsidRPr="00A4639B">
        <w:rPr>
          <w:rtl/>
        </w:rPr>
        <w:t>יג.</w:t>
      </w:r>
    </w:p>
    <w:p w14:paraId="5A8150FA" w14:textId="77777777" w:rsidR="00D758C9" w:rsidRPr="00E34F28" w:rsidRDefault="00C31C36" w:rsidP="005C085C">
      <w:pPr>
        <w:pStyle w:val="afffff5"/>
        <w:spacing w:before="0"/>
        <w:rPr>
          <w:rtl/>
        </w:rPr>
      </w:pPr>
      <w:bookmarkStart w:id="275" w:name="_Toc193635677"/>
      <w:bookmarkStart w:id="276" w:name="_Toc216184289"/>
      <w:r w:rsidRPr="00A10336">
        <w:rPr>
          <w:rStyle w:val="30"/>
          <w:rFonts w:hint="cs"/>
          <w:rtl/>
        </w:rPr>
        <w:t>בתחילה</w:t>
      </w:r>
      <w:bookmarkEnd w:id="275"/>
      <w:bookmarkEnd w:id="276"/>
      <w:r w:rsidRPr="00FE3D07">
        <w:rPr>
          <w:rFonts w:hint="cs"/>
          <w:rtl/>
        </w:rPr>
        <w:t xml:space="preserve"> </w:t>
      </w:r>
      <w:r w:rsidRPr="00A10336">
        <w:rPr>
          <w:rStyle w:val="30"/>
          <w:rtl/>
        </w:rPr>
        <w:t>אברם</w:t>
      </w:r>
      <w:r w:rsidRPr="00FE3D07">
        <w:rPr>
          <w:rtl/>
        </w:rPr>
        <w:t xml:space="preserve"> </w:t>
      </w:r>
      <w:r w:rsidRPr="00FE3D07">
        <w:rPr>
          <w:rFonts w:hint="cs"/>
          <w:rtl/>
        </w:rPr>
        <w:t>-</w:t>
      </w:r>
      <w:r w:rsidRPr="00FE3D07">
        <w:rPr>
          <w:rtl/>
        </w:rPr>
        <w:t xml:space="preserve">אב לארם, </w:t>
      </w:r>
    </w:p>
    <w:p w14:paraId="2E0C6FDF" w14:textId="77777777" w:rsidR="00D758C9" w:rsidRPr="000528DA" w:rsidRDefault="00C31C36" w:rsidP="000528DA">
      <w:pPr>
        <w:rPr>
          <w:rtl/>
        </w:rPr>
      </w:pPr>
      <w:bookmarkStart w:id="277" w:name="_Toc193635678"/>
      <w:bookmarkStart w:id="278" w:name="_Toc216184290"/>
      <w:r w:rsidRPr="00A10336">
        <w:rPr>
          <w:rStyle w:val="30"/>
          <w:rtl/>
        </w:rPr>
        <w:t xml:space="preserve">ולבסוף </w:t>
      </w:r>
      <w:r w:rsidRPr="00A10336">
        <w:rPr>
          <w:rStyle w:val="30"/>
          <w:rFonts w:hint="cs"/>
          <w:rtl/>
        </w:rPr>
        <w:t>אברהם</w:t>
      </w:r>
      <w:bookmarkEnd w:id="277"/>
      <w:bookmarkEnd w:id="278"/>
      <w:r w:rsidRPr="000528DA">
        <w:rPr>
          <w:rFonts w:hint="cs"/>
          <w:rtl/>
        </w:rPr>
        <w:t xml:space="preserve"> </w:t>
      </w:r>
      <w:r w:rsidRPr="000528DA">
        <w:rPr>
          <w:rtl/>
        </w:rPr>
        <w:t>נעשה אב לכל העולם כולו.</w:t>
      </w:r>
      <w:r w:rsidR="004F0FD4" w:rsidRPr="000528DA">
        <w:rPr>
          <w:rFonts w:hint="cs"/>
          <w:rtl/>
        </w:rPr>
        <w:t xml:space="preserve"> </w:t>
      </w:r>
    </w:p>
    <w:p w14:paraId="2E2C8AD1" w14:textId="77777777" w:rsidR="007C58F7" w:rsidRPr="000528DA" w:rsidRDefault="00C31C36" w:rsidP="000528DA">
      <w:pPr>
        <w:rPr>
          <w:rtl/>
        </w:rPr>
      </w:pPr>
      <w:bookmarkStart w:id="279" w:name="_Toc193635679"/>
      <w:bookmarkStart w:id="280" w:name="_Toc216184291"/>
      <w:r w:rsidRPr="00A10336">
        <w:rPr>
          <w:rStyle w:val="30"/>
          <w:rFonts w:hint="cs"/>
          <w:rtl/>
        </w:rPr>
        <w:lastRenderedPageBreak/>
        <w:t xml:space="preserve">בתחילה </w:t>
      </w:r>
      <w:r w:rsidRPr="00A10336">
        <w:rPr>
          <w:rStyle w:val="30"/>
          <w:rtl/>
        </w:rPr>
        <w:t>שרי</w:t>
      </w:r>
      <w:bookmarkEnd w:id="279"/>
      <w:bookmarkEnd w:id="280"/>
      <w:r w:rsidRPr="000528DA">
        <w:rPr>
          <w:rtl/>
        </w:rPr>
        <w:t xml:space="preserve"> לאומתה, ולבסוף </w:t>
      </w:r>
      <w:r w:rsidRPr="00A10336">
        <w:rPr>
          <w:rStyle w:val="30"/>
          <w:rtl/>
        </w:rPr>
        <w:t>שרה</w:t>
      </w:r>
      <w:r w:rsidRPr="000528DA">
        <w:rPr>
          <w:rtl/>
        </w:rPr>
        <w:t xml:space="preserve"> לכל העולם כולו.</w:t>
      </w:r>
      <w:r w:rsidR="004F0FD4" w:rsidRPr="000528DA">
        <w:rPr>
          <w:rFonts w:hint="cs"/>
          <w:rtl/>
        </w:rPr>
        <w:t xml:space="preserve"> </w:t>
      </w:r>
    </w:p>
    <w:p w14:paraId="2AD7BB0D" w14:textId="64C6D969" w:rsidR="00A24328" w:rsidRDefault="005C085C" w:rsidP="009A59D1">
      <w:pPr>
        <w:pStyle w:val="38"/>
        <w:framePr w:wrap="notBeside"/>
        <w:rPr>
          <w:rtl/>
        </w:rPr>
      </w:pPr>
      <w:r w:rsidRPr="00660D7A">
        <w:rPr>
          <w:rFonts w:hint="cs"/>
          <w:rtl/>
        </w:rPr>
        <w:t>ב''ק</w:t>
      </w:r>
      <w:r w:rsidR="00A24328">
        <w:rPr>
          <w:rFonts w:hint="cs"/>
          <w:rtl/>
        </w:rPr>
        <w:t>:</w:t>
      </w:r>
    </w:p>
    <w:p w14:paraId="3A52C794" w14:textId="750A6529" w:rsidR="005C085C" w:rsidRPr="00E34F28" w:rsidRDefault="00C31C36" w:rsidP="005C085C">
      <w:pPr>
        <w:pStyle w:val="afffff5"/>
        <w:spacing w:before="0"/>
        <w:rPr>
          <w:rtl/>
        </w:rPr>
      </w:pPr>
      <w:bookmarkStart w:id="281" w:name="_Toc193635680"/>
      <w:bookmarkStart w:id="282" w:name="_Toc216184292"/>
      <w:r w:rsidRPr="00A10336">
        <w:rPr>
          <w:rStyle w:val="30"/>
          <w:rFonts w:hint="cs"/>
          <w:rtl/>
        </w:rPr>
        <w:t>ה</w:t>
      </w:r>
      <w:r w:rsidRPr="00A10336">
        <w:rPr>
          <w:rStyle w:val="30"/>
          <w:rtl/>
        </w:rPr>
        <w:t>קורא לאברהם אברם</w:t>
      </w:r>
      <w:bookmarkEnd w:id="281"/>
      <w:bookmarkEnd w:id="282"/>
      <w:r w:rsidR="007C58F7" w:rsidRPr="00FE3D07">
        <w:rPr>
          <w:rFonts w:hint="cs"/>
          <w:rtl/>
        </w:rPr>
        <w:t xml:space="preserve"> </w:t>
      </w:r>
      <w:r w:rsidRPr="00FE3D07">
        <w:rPr>
          <w:rtl/>
        </w:rPr>
        <w:t xml:space="preserve">עובר </w:t>
      </w:r>
      <w:r w:rsidRPr="00A10336">
        <w:rPr>
          <w:rStyle w:val="30"/>
          <w:rtl/>
        </w:rPr>
        <w:t>בעשה</w:t>
      </w:r>
      <w:r w:rsidRPr="00FE3D07">
        <w:rPr>
          <w:rtl/>
        </w:rPr>
        <w:t xml:space="preserve">, </w:t>
      </w:r>
      <w:r w:rsidR="004F0FD4" w:rsidRPr="00A4639B">
        <w:rPr>
          <w:rStyle w:val="ad"/>
          <w:rFonts w:hint="cs"/>
          <w:rtl/>
        </w:rPr>
        <w:t>ד'</w:t>
      </w:r>
      <w:r w:rsidRPr="00A4639B">
        <w:rPr>
          <w:rStyle w:val="ad"/>
          <w:rtl/>
        </w:rPr>
        <w:t>והיה שמך אברהם</w:t>
      </w:r>
      <w:r w:rsidRPr="00A4639B">
        <w:rPr>
          <w:rStyle w:val="ad"/>
          <w:rFonts w:hint="cs"/>
          <w:rtl/>
        </w:rPr>
        <w:t>'</w:t>
      </w:r>
      <w:r w:rsidRPr="00FE3D07">
        <w:rPr>
          <w:rtl/>
        </w:rPr>
        <w:t>.</w:t>
      </w:r>
      <w:r w:rsidR="004F0FD4" w:rsidRPr="00FE3D07">
        <w:rPr>
          <w:rFonts w:hint="cs"/>
          <w:rtl/>
        </w:rPr>
        <w:t xml:space="preserve"> </w:t>
      </w:r>
    </w:p>
    <w:p w14:paraId="5B72DBA9" w14:textId="0AB9F82F" w:rsidR="00A24328" w:rsidRDefault="00C31C36" w:rsidP="009A59D1">
      <w:pPr>
        <w:pStyle w:val="38"/>
        <w:framePr w:wrap="notBeside"/>
        <w:rPr>
          <w:rtl/>
        </w:rPr>
      </w:pPr>
      <w:r w:rsidRPr="00660D7A">
        <w:rPr>
          <w:rFonts w:hint="cs"/>
          <w:rtl/>
        </w:rPr>
        <w:t>לר</w:t>
      </w:r>
      <w:r w:rsidRPr="00660D7A">
        <w:rPr>
          <w:rtl/>
        </w:rPr>
        <w:t>"</w:t>
      </w:r>
      <w:r w:rsidRPr="00660D7A">
        <w:rPr>
          <w:rFonts w:hint="cs"/>
          <w:rtl/>
        </w:rPr>
        <w:t>א</w:t>
      </w:r>
      <w:r w:rsidR="00A24328">
        <w:rPr>
          <w:rtl/>
        </w:rPr>
        <w:t>:</w:t>
      </w:r>
    </w:p>
    <w:p w14:paraId="7DD62E5E" w14:textId="4717144E" w:rsidR="00D758C9" w:rsidRPr="00E34F28" w:rsidRDefault="00C31C36" w:rsidP="005C085C">
      <w:pPr>
        <w:pStyle w:val="afffff5"/>
        <w:spacing w:before="0"/>
        <w:rPr>
          <w:rtl/>
        </w:rPr>
      </w:pPr>
      <w:r w:rsidRPr="00FE3D07">
        <w:rPr>
          <w:rtl/>
        </w:rPr>
        <w:t xml:space="preserve">עובר </w:t>
      </w:r>
      <w:r w:rsidRPr="00A10336">
        <w:rPr>
          <w:rStyle w:val="30"/>
          <w:rtl/>
        </w:rPr>
        <w:t>בלאו</w:t>
      </w:r>
      <w:r w:rsidRPr="00FE3D07">
        <w:rPr>
          <w:rtl/>
        </w:rPr>
        <w:t xml:space="preserve">, </w:t>
      </w:r>
      <w:r w:rsidR="004F0FD4" w:rsidRPr="00FE3D07">
        <w:rPr>
          <w:rFonts w:hint="cs"/>
          <w:rtl/>
        </w:rPr>
        <w:t>ד</w:t>
      </w:r>
      <w:r w:rsidRPr="00A4639B">
        <w:rPr>
          <w:rStyle w:val="ad"/>
          <w:rtl/>
        </w:rPr>
        <w:t>'ולא יקרא עוד שמך אברם</w:t>
      </w:r>
      <w:r w:rsidRPr="00A4639B">
        <w:rPr>
          <w:rStyle w:val="ad"/>
          <w:rFonts w:hint="cs"/>
          <w:rtl/>
        </w:rPr>
        <w:t>'</w:t>
      </w:r>
      <w:r w:rsidRPr="00A4639B">
        <w:rPr>
          <w:rStyle w:val="ad"/>
          <w:rtl/>
        </w:rPr>
        <w:t>.</w:t>
      </w:r>
      <w:r w:rsidR="004F0FD4" w:rsidRPr="00FE3D07">
        <w:rPr>
          <w:rFonts w:hint="cs"/>
          <w:rtl/>
        </w:rPr>
        <w:t xml:space="preserve"> </w:t>
      </w:r>
    </w:p>
    <w:p w14:paraId="1CBDC011" w14:textId="77777777" w:rsidR="007C58F7" w:rsidRPr="000528DA" w:rsidRDefault="00C31C36" w:rsidP="000528DA">
      <w:pPr>
        <w:rPr>
          <w:rtl/>
        </w:rPr>
      </w:pPr>
      <w:r w:rsidRPr="000528DA">
        <w:rPr>
          <w:rFonts w:hint="cs"/>
          <w:rtl/>
        </w:rPr>
        <w:t>משא</w:t>
      </w:r>
      <w:r w:rsidRPr="000528DA">
        <w:rPr>
          <w:rtl/>
        </w:rPr>
        <w:t>"</w:t>
      </w:r>
      <w:r w:rsidRPr="000528DA">
        <w:rPr>
          <w:rFonts w:hint="cs"/>
          <w:rtl/>
        </w:rPr>
        <w:t>כ אצל שרה, אבל אצל יעקב אהדריה קרא יעקב,</w:t>
      </w:r>
      <w:r w:rsidR="004F0FD4" w:rsidRPr="000528DA">
        <w:rPr>
          <w:rFonts w:hint="cs"/>
          <w:rtl/>
        </w:rPr>
        <w:t xml:space="preserve"> </w:t>
      </w:r>
    </w:p>
    <w:p w14:paraId="23451B87" w14:textId="20CE6330" w:rsidR="00A24328" w:rsidRDefault="00C31C36" w:rsidP="009A59D1">
      <w:pPr>
        <w:pStyle w:val="38"/>
        <w:framePr w:wrap="notBeside"/>
        <w:rPr>
          <w:rtl/>
        </w:rPr>
      </w:pPr>
      <w:r w:rsidRPr="00660D7A">
        <w:rPr>
          <w:rFonts w:hint="cs"/>
          <w:rtl/>
        </w:rPr>
        <w:t>והך</w:t>
      </w:r>
      <w:r w:rsidR="00A24328">
        <w:rPr>
          <w:rFonts w:hint="cs"/>
          <w:rtl/>
        </w:rPr>
        <w:t>:</w:t>
      </w:r>
    </w:p>
    <w:p w14:paraId="367DFFA7" w14:textId="6061CEBD" w:rsidR="00C31C36" w:rsidRPr="000528DA" w:rsidRDefault="00C31C36" w:rsidP="000528DA">
      <w:pPr>
        <w:rPr>
          <w:rtl/>
        </w:rPr>
      </w:pPr>
      <w:r w:rsidRPr="000528DA">
        <w:rPr>
          <w:rFonts w:hint="cs"/>
          <w:rtl/>
        </w:rPr>
        <w:t>ד</w:t>
      </w:r>
      <w:r w:rsidRPr="00A4639B">
        <w:rPr>
          <w:rStyle w:val="ad"/>
          <w:rFonts w:hint="cs"/>
          <w:rtl/>
        </w:rPr>
        <w:t>'</w:t>
      </w:r>
      <w:r w:rsidRPr="00A4639B">
        <w:rPr>
          <w:rStyle w:val="ad"/>
          <w:rtl/>
        </w:rPr>
        <w:t>אשר בחרת באברם</w:t>
      </w:r>
      <w:r w:rsidRPr="000528DA">
        <w:rPr>
          <w:rtl/>
        </w:rPr>
        <w:t>'</w:t>
      </w:r>
      <w:r w:rsidR="004F0FD4" w:rsidRPr="000528DA">
        <w:rPr>
          <w:rFonts w:hint="cs"/>
          <w:rtl/>
        </w:rPr>
        <w:t xml:space="preserve"> נביא מסדר לשבח</w:t>
      </w:r>
      <w:r w:rsidRPr="000528DA">
        <w:rPr>
          <w:rFonts w:hint="cs"/>
          <w:rtl/>
        </w:rPr>
        <w:t xml:space="preserve"> </w:t>
      </w:r>
      <w:r w:rsidR="00C954B0" w:rsidRPr="000528DA">
        <w:rPr>
          <w:rFonts w:hint="cs"/>
          <w:rtl/>
        </w:rPr>
        <w:t xml:space="preserve">ה' </w:t>
      </w:r>
      <w:r w:rsidRPr="000528DA">
        <w:rPr>
          <w:rFonts w:hint="cs"/>
          <w:rtl/>
        </w:rPr>
        <w:t>מה שבתחילה.</w:t>
      </w:r>
    </w:p>
    <w:p w14:paraId="378576C4" w14:textId="77777777" w:rsidR="00664A4B" w:rsidRDefault="00664A4B" w:rsidP="009F68B4">
      <w:pPr>
        <w:jc w:val="center"/>
        <w:rPr>
          <w:rStyle w:val="30"/>
          <w:rtl/>
        </w:rPr>
        <w:sectPr w:rsidR="00664A4B" w:rsidSect="00F95182">
          <w:headerReference w:type="even" r:id="rId8"/>
          <w:headerReference w:type="default" r:id="rId9"/>
          <w:footerReference w:type="even" r:id="rId10"/>
          <w:footerReference w:type="default" r:id="rId11"/>
          <w:type w:val="continuous"/>
          <w:pgSz w:w="5103" w:h="7371" w:code="221"/>
          <w:pgMar w:top="284" w:right="851" w:bottom="340" w:left="567" w:header="284" w:footer="170" w:gutter="0"/>
          <w:cols w:space="1134"/>
          <w:bidi/>
          <w:rtlGutter/>
          <w:docGrid w:linePitch="360"/>
        </w:sectPr>
      </w:pPr>
      <w:bookmarkStart w:id="283" w:name="_Toc193635681"/>
    </w:p>
    <w:p w14:paraId="1AC57B58" w14:textId="42841CC5" w:rsidR="0029048C" w:rsidRDefault="00C31C36" w:rsidP="009F68B4">
      <w:pPr>
        <w:pStyle w:val="Hadran"/>
        <w:jc w:val="center"/>
        <w:rPr>
          <w:rStyle w:val="30"/>
          <w:rtl/>
        </w:rPr>
        <w:pPrChange w:id="91041" w:author="Claude" w:date="2026-10-08T08:34:46Z">
          <w:pPr>
            <w:jc w:val="center"/>
            <w:rPr>
              <w:rStyle w:val="30"/>
              <w:rtl/>
            </w:rPr>
          </w:pPr>
        </w:pPrChange>
      </w:pPr>
      <w:bookmarkStart w:id="284" w:name="_Toc216184293"/>
      <w:r w:rsidRPr="00A10336">
        <w:rPr>
          <w:rStyle w:val="30"/>
          <w:rtl/>
        </w:rPr>
        <w:t>הדרן עלך מאימתי</w:t>
      </w:r>
      <w:bookmarkEnd w:id="283"/>
      <w:bookmarkEnd w:id="284"/>
    </w:p>
    <w:p w14:paraId="6150802A" w14:textId="77777777" w:rsidR="0029048C" w:rsidRDefault="0029048C">
      <w:pPr>
        <w:bidi w:val="0"/>
        <w:spacing w:after="160" w:line="259" w:lineRule="auto"/>
        <w:jc w:val="left"/>
        <w:rPr>
          <w:rStyle w:val="30"/>
          <w:rtl/>
        </w:rPr>
      </w:pPr>
      <w:r>
        <w:rPr>
          <w:rStyle w:val="30"/>
          <w:rtl/>
        </w:rPr>
        <w:br w:type="page"/>
      </w:r>
    </w:p>
    <w:p w14:paraId="7236FC90" w14:textId="77777777" w:rsidR="00876C11" w:rsidRPr="00A10336" w:rsidRDefault="00876C11" w:rsidP="009F68B4">
      <w:pPr>
        <w:jc w:val="center"/>
        <w:rPr>
          <w:rStyle w:val="30"/>
          <w:rtl/>
        </w:rPr>
        <w:sectPr w:rsidR="00876C11" w:rsidRPr="00A10336" w:rsidSect="00F95182">
          <w:type w:val="continuous"/>
          <w:pgSz w:w="5103" w:h="7371" w:code="221"/>
          <w:pgMar w:top="284" w:right="851" w:bottom="340" w:left="567" w:header="283" w:footer="170" w:gutter="0"/>
          <w:cols w:space="1134"/>
          <w:bidi/>
          <w:rtlGutter/>
          <w:docGrid w:linePitch="360"/>
        </w:sectPr>
      </w:pPr>
    </w:p>
    <w:p w14:paraId="251991FF" w14:textId="77777777" w:rsidR="00E749A1" w:rsidRPr="00E34F28" w:rsidRDefault="00E749A1" w:rsidP="009E62D4">
      <w:pPr>
        <w:pStyle w:val="afffc"/>
        <w:framePr w:wrap="around"/>
        <w:rPr>
          <w:del w:id="21152" w:author="Claude" w:date="2026-10-07T09:24:28Z"/>
          <w:rtl/>
        </w:rPr>
      </w:pPr>
      <w:del w:id="21151" w:author="Claude" w:date="2026-10-07T09:24:28Z">
        <w:r w:rsidRPr="00140733">
          <w:rPr>
            <w:rFonts w:hint="cs"/>
            <w:rtl/>
          </w:rPr>
          <w:delText xml:space="preserve">פרק שני </w:delText>
        </w:r>
      </w:del>
    </w:p>
    <w:p w14:paraId="6102B1DC" w14:textId="77777777" w:rsidR="00E749A1" w:rsidRPr="00E34F28" w:rsidRDefault="00E749A1" w:rsidP="009E62D4">
      <w:pPr>
        <w:pStyle w:val="afffe"/>
        <w:framePr w:wrap="around"/>
        <w:rPr>
          <w:rtl/>
        </w:rPr>
      </w:pPr>
      <w:r>
        <w:rPr>
          <w:rFonts w:hint="cs"/>
          <w:rtl/>
        </w:rPr>
        <w:t>(יג. יז: )</w:t>
      </w:r>
    </w:p>
    <w:p w14:paraId="3F6E370A" w14:textId="77777777" w:rsidR="007E1E66" w:rsidRPr="00CF550F" w:rsidRDefault="007E1E66" w:rsidP="004B375F">
      <w:pPr>
        <w:pStyle w:val="afffd"/>
        <w:framePr w:wrap="around"/>
        <w:rPr>
          <w:del w:id="21154" w:author="Claude" w:date="2026-10-07T09:24:28Z"/>
          <w:rStyle w:val="affffff0"/>
          <w:rtl/>
        </w:rPr>
      </w:pPr>
      <w:del w:id="21153" w:author="Claude" w:date="2026-10-07T09:24:28Z">
        <w:r w:rsidRPr="00CF550F">
          <w:rPr>
            <w:rStyle w:val="affffff0"/>
            <w:rFonts w:hint="cs"/>
            <w:rtl/>
          </w:rPr>
          <w:delText xml:space="preserve">היה קורא</w:delText>
        </w:r>
      </w:del>
    </w:p>
    <w:p>
      <w:pPr>
        <w:pStyle w:val="PetichatPerek"/>
        <w:rPr>
          <w:ins w:id="21150" w:author="Claude" w:date="2026-10-07T09:24:28Z"/>
        </w:rPr>
      </w:pPr>
      <w:ins w:id="21149" w:author="Claude" w:date="2026-10-07T09:24:28Z">
        <w:r>
          <w:rPr>
            <w:rFonts w:hint="cs"/>
            <w:rtl/>
          </w:rPr>
          <w:t xml:space="preserve">פרק שני</w:t>
        </w:r>
        <w:r>
          <w:rPr>
            <w:rFonts w:hint="cs"/>
            <w:rtl/>
          </w:rPr>
          <w:t xml:space="preserve"> - </w:t>
        </w:r>
        <w:r>
          <w:rPr>
            <w:rStyle w:val="affffff0"/>
            <w:rFonts w:hint="cs"/>
            <w:rtl/>
          </w:rPr>
          <w:t xml:space="preserve">היה קורא</w:t>
        </w:r>
      </w:ins>
    </w:p>
    <w:p>
      <w:pPr>
        <w:pStyle w:val="MishnaBatzad"/>
        <w:rPr>
          <w:ins w:id="20088" w:author="קלוד" w:date="2026-10-06T10:08:25Z"/>
        </w:rPr>
      </w:pPr>
      <w:ins w:id="20087" w:author="קלוד" w:date="2026-10-06T10:08:25Z">
        <w:r>
          <w:t xml:space="preserve">משנה א</w:t>
        </w:r>
      </w:ins>
    </w:p>
    <w:p w14:paraId="0242469D" w14:textId="4F62E169" w:rsidR="007C58F7" w:rsidRPr="00E34F28" w:rsidRDefault="00F56BDC" w:rsidP="00140733">
      <w:pPr>
        <w:pStyle w:val="a3"/>
        <w:spacing w:before="120"/>
        <w:jc w:val="center"/>
        <w:rPr>
          <w:rtl/>
        </w:rPr>
        <w:pPrChange w:id="90006" w:author="קלוד" w:date="2026-10-08T12:08:16Z">
          <w:pPr>
            <w:pStyle w:val="a3"/>
            <w:jc w:val="center"/>
          </w:pPr>
        </w:pPrChange>
      </w:pPr>
      <w:r w:rsidRPr="00333C73">
        <w:rPr>
          <w:rStyle w:val="affffff0"/>
          <w:rFonts w:hint="cs"/>
          <w:rtl/>
        </w:rPr>
        <w:t>ה</w:t>
      </w:r>
      <w:r w:rsidR="00C31C36" w:rsidRPr="00333C73">
        <w:rPr>
          <w:rStyle w:val="affffff0"/>
          <w:rFonts w:hint="cs"/>
          <w:rtl/>
        </w:rPr>
        <w:t>ק</w:t>
      </w:r>
      <w:r w:rsidRPr="00333C73">
        <w:rPr>
          <w:rStyle w:val="affffff0"/>
          <w:rFonts w:hint="cs"/>
          <w:rtl/>
        </w:rPr>
        <w:t>ו</w:t>
      </w:r>
      <w:r w:rsidR="00C31C36" w:rsidRPr="00333C73">
        <w:rPr>
          <w:rStyle w:val="affffff0"/>
          <w:rFonts w:hint="cs"/>
          <w:rtl/>
        </w:rPr>
        <w:t>רא בתורה והגיע זמן קר</w:t>
      </w:r>
      <w:r w:rsidR="00C31C36" w:rsidRPr="00333C73">
        <w:rPr>
          <w:rStyle w:val="affffff0"/>
          <w:rtl/>
        </w:rPr>
        <w:t>"</w:t>
      </w:r>
      <w:r w:rsidR="00C31C36" w:rsidRPr="00333C73">
        <w:rPr>
          <w:rStyle w:val="affffff0"/>
          <w:rFonts w:hint="cs"/>
          <w:rtl/>
        </w:rPr>
        <w:t xml:space="preserve">ש </w:t>
      </w:r>
      <w:r w:rsidRPr="00333C73">
        <w:rPr>
          <w:rStyle w:val="affffff0"/>
          <w:rFonts w:hint="cs"/>
          <w:rtl/>
        </w:rPr>
        <w:t xml:space="preserve">אם </w:t>
      </w:r>
      <w:r w:rsidR="00C31C36" w:rsidRPr="00333C73">
        <w:rPr>
          <w:rStyle w:val="affffff0"/>
          <w:rFonts w:hint="cs"/>
          <w:rtl/>
        </w:rPr>
        <w:t>כוון לבו יצ</w:t>
      </w:r>
      <w:r w:rsidR="00C31C36" w:rsidRPr="00A4639B">
        <w:rPr>
          <w:rFonts w:hint="cs"/>
          <w:rtl/>
        </w:rPr>
        <w:t>א,</w:t>
      </w:r>
    </w:p>
    <w:p w14:paraId="418CA5E7" w14:textId="77777777" w:rsidR="00F64167" w:rsidRDefault="00C31C36" w:rsidP="001619FE">
      <w:pPr>
        <w:pStyle w:val="a3"/>
        <w:rPr>
          <w:rtl/>
        </w:rPr>
      </w:pPr>
      <w:r w:rsidRPr="007A7B3E">
        <w:rPr>
          <w:rStyle w:val="affffff2"/>
          <w:rFonts w:hint="cs"/>
          <w:rtl/>
        </w:rPr>
        <w:t>ר</w:t>
      </w:r>
      <w:r w:rsidRPr="007A7B3E">
        <w:rPr>
          <w:rStyle w:val="affffff2"/>
          <w:rtl/>
        </w:rPr>
        <w:t>"</w:t>
      </w:r>
      <w:r w:rsidRPr="007A7B3E">
        <w:rPr>
          <w:rStyle w:val="affffff2"/>
          <w:rFonts w:hint="cs"/>
          <w:rtl/>
        </w:rPr>
        <w:t xml:space="preserve">מ: </w:t>
      </w:r>
      <w:r w:rsidRPr="00A10336">
        <w:rPr>
          <w:rStyle w:val="affffff0"/>
          <w:rFonts w:hint="cs"/>
          <w:rtl/>
        </w:rPr>
        <w:t>בפרקים</w:t>
      </w:r>
      <w:r w:rsidRPr="00A4639B">
        <w:rPr>
          <w:rFonts w:hint="cs"/>
          <w:rtl/>
        </w:rPr>
        <w:t xml:space="preserve"> שואל מפני הכבוד </w:t>
      </w:r>
      <w:r w:rsidRPr="003521D8">
        <w:rPr>
          <w:rFonts w:hint="cs"/>
          <w:rtl/>
        </w:rPr>
        <w:t xml:space="preserve">ומשיב. </w:t>
      </w:r>
    </w:p>
    <w:p w14:paraId="46AAAF1B" w14:textId="2FED66C7" w:rsidR="007C58F7" w:rsidRPr="00E34F28" w:rsidRDefault="00D758C9" w:rsidP="001619FE">
      <w:pPr>
        <w:pStyle w:val="a3"/>
        <w:rPr>
          <w:rtl/>
        </w:rPr>
      </w:pPr>
      <w:r w:rsidRPr="00A10336">
        <w:rPr>
          <w:rStyle w:val="affffff0"/>
          <w:rFonts w:hint="cs"/>
          <w:rtl/>
        </w:rPr>
        <w:t xml:space="preserve"> </w:t>
      </w:r>
      <w:r w:rsidR="00C31C36" w:rsidRPr="00A10336">
        <w:rPr>
          <w:rStyle w:val="affffff0"/>
          <w:rFonts w:hint="cs"/>
          <w:rtl/>
        </w:rPr>
        <w:t>ובאמצע</w:t>
      </w:r>
      <w:r w:rsidR="00C31C36" w:rsidRPr="003521D8">
        <w:rPr>
          <w:rFonts w:hint="cs"/>
          <w:rtl/>
        </w:rPr>
        <w:t xml:space="preserve"> מפני יראה ומשיב.</w:t>
      </w:r>
      <w:r w:rsidR="00C954B0" w:rsidRPr="003521D8">
        <w:rPr>
          <w:rFonts w:hint="cs"/>
          <w:rtl/>
        </w:rPr>
        <w:t xml:space="preserve"> </w:t>
      </w:r>
    </w:p>
    <w:p w14:paraId="44760005" w14:textId="77777777" w:rsidR="00F64167" w:rsidRDefault="00C31C36" w:rsidP="001619FE">
      <w:pPr>
        <w:pStyle w:val="a3"/>
        <w:rPr>
          <w:rtl/>
        </w:rPr>
      </w:pPr>
      <w:r w:rsidRPr="007A7B3E">
        <w:rPr>
          <w:rStyle w:val="affffff2"/>
          <w:rFonts w:hint="cs"/>
          <w:rtl/>
        </w:rPr>
        <w:t>ר</w:t>
      </w:r>
      <w:r w:rsidRPr="007A7B3E">
        <w:rPr>
          <w:rStyle w:val="affffff2"/>
          <w:rtl/>
        </w:rPr>
        <w:t>"</w:t>
      </w:r>
      <w:r w:rsidRPr="007A7B3E">
        <w:rPr>
          <w:rStyle w:val="affffff2"/>
          <w:rFonts w:hint="cs"/>
          <w:rtl/>
        </w:rPr>
        <w:t>י:</w:t>
      </w:r>
      <w:r w:rsidRPr="007C58F7">
        <w:rPr>
          <w:rFonts w:hint="cs"/>
          <w:rtl/>
        </w:rPr>
        <w:t xml:space="preserve"> </w:t>
      </w:r>
      <w:r w:rsidRPr="00A10336">
        <w:rPr>
          <w:rStyle w:val="affffff0"/>
          <w:rFonts w:hint="cs"/>
          <w:rtl/>
        </w:rPr>
        <w:t>באמצע</w:t>
      </w:r>
      <w:r w:rsidRPr="007C58F7">
        <w:rPr>
          <w:rFonts w:hint="cs"/>
          <w:rtl/>
        </w:rPr>
        <w:t xml:space="preserve"> מפני יראה </w:t>
      </w:r>
      <w:r w:rsidRPr="00A10336">
        <w:rPr>
          <w:rStyle w:val="affffff0"/>
          <w:rFonts w:hint="cs"/>
          <w:rtl/>
        </w:rPr>
        <w:t>ומשיב</w:t>
      </w:r>
      <w:r w:rsidRPr="007C58F7">
        <w:rPr>
          <w:rFonts w:hint="cs"/>
          <w:rtl/>
        </w:rPr>
        <w:t xml:space="preserve"> מפני הכבוד,</w:t>
      </w:r>
      <w:r w:rsidR="00C954B0" w:rsidRPr="007C58F7">
        <w:rPr>
          <w:rFonts w:hint="cs"/>
          <w:rtl/>
        </w:rPr>
        <w:t xml:space="preserve"> </w:t>
      </w:r>
    </w:p>
    <w:p w14:paraId="054EC985" w14:textId="5F2E7FB9" w:rsidR="00C31C36" w:rsidRPr="00E34F28" w:rsidRDefault="00C31C36" w:rsidP="007E4E8C">
      <w:pPr>
        <w:pStyle w:val="a3"/>
        <w:spacing w:after="60"/>
        <w:ind w:firstLine="113"/>
        <w:rPr>
          <w:rtl/>
        </w:rPr>
      </w:pPr>
      <w:r w:rsidRPr="00A10336">
        <w:rPr>
          <w:rStyle w:val="affffff0"/>
          <w:rFonts w:hint="cs"/>
          <w:rtl/>
        </w:rPr>
        <w:t>ובפרקים</w:t>
      </w:r>
      <w:r w:rsidRPr="00935FFE">
        <w:rPr>
          <w:rFonts w:hint="cs"/>
          <w:rtl/>
        </w:rPr>
        <w:t xml:space="preserve"> שואל מפני כבוד ומשיב של</w:t>
      </w:r>
      <w:r w:rsidRPr="00A4639B">
        <w:rPr>
          <w:rFonts w:hint="cs"/>
          <w:rtl/>
        </w:rPr>
        <w:t>ום לכל אדם</w:t>
      </w:r>
      <w:r w:rsidR="00C954B0" w:rsidRPr="00A4639B">
        <w:rPr>
          <w:rFonts w:hint="cs"/>
          <w:rtl/>
        </w:rPr>
        <w:t>.</w:t>
      </w:r>
    </w:p>
    <w:p w14:paraId="3A95A7C4" w14:textId="77777777" w:rsidR="00D758C9" w:rsidRPr="00E34F28" w:rsidRDefault="00C31C36" w:rsidP="001619FE">
      <w:pPr>
        <w:pStyle w:val="a3"/>
        <w:rPr>
          <w:rtl/>
        </w:rPr>
      </w:pPr>
      <w:r w:rsidRPr="00A10336">
        <w:rPr>
          <w:rStyle w:val="affffff0"/>
          <w:rFonts w:hint="cs"/>
          <w:rtl/>
        </w:rPr>
        <w:t>בין הפרקים:</w:t>
      </w:r>
      <w:r w:rsidRPr="00A4639B">
        <w:rPr>
          <w:rFonts w:hint="cs"/>
          <w:rtl/>
        </w:rPr>
        <w:t xml:space="preserve"> בין ראשונה לשניה, </w:t>
      </w:r>
    </w:p>
    <w:p w14:paraId="1A51E9BD" w14:textId="13823C96" w:rsidR="007C58F7" w:rsidRPr="00E34F28" w:rsidRDefault="00D758C9" w:rsidP="001619FE">
      <w:pPr>
        <w:pStyle w:val="a3"/>
        <w:rPr>
          <w:rtl/>
        </w:rPr>
      </w:pPr>
      <w:r>
        <w:rPr>
          <w:rStyle w:val="ad"/>
          <w:rFonts w:hint="cs"/>
          <w:rtl/>
        </w:rPr>
        <w:tab/>
      </w:r>
      <w:r>
        <w:rPr>
          <w:rStyle w:val="ad"/>
          <w:rtl/>
        </w:rPr>
        <w:tab/>
      </w:r>
      <w:r>
        <w:rPr>
          <w:rStyle w:val="ad"/>
          <w:rtl/>
        </w:rPr>
        <w:tab/>
      </w:r>
      <w:r>
        <w:rPr>
          <w:rStyle w:val="ad"/>
          <w:rtl/>
        </w:rPr>
        <w:tab/>
      </w:r>
      <w:r>
        <w:rPr>
          <w:rStyle w:val="ad"/>
          <w:rtl/>
        </w:rPr>
        <w:tab/>
      </w:r>
      <w:r>
        <w:rPr>
          <w:rStyle w:val="ad"/>
          <w:rtl/>
        </w:rPr>
        <w:tab/>
      </w:r>
      <w:r>
        <w:rPr>
          <w:rStyle w:val="ad"/>
          <w:rtl/>
        </w:rPr>
        <w:tab/>
      </w:r>
      <w:r w:rsidR="00C31C36" w:rsidRPr="00A4639B">
        <w:rPr>
          <w:rStyle w:val="ad"/>
          <w:rFonts w:hint="cs"/>
          <w:rtl/>
        </w:rPr>
        <w:t>לשמע. לוהיה, לויאמר, לאמת ויציב.</w:t>
      </w:r>
    </w:p>
    <w:p w14:paraId="5380C1D7" w14:textId="77777777" w:rsidR="00C31C36" w:rsidRPr="00E34F28" w:rsidRDefault="00C31C36" w:rsidP="001619FE">
      <w:pPr>
        <w:pStyle w:val="a3"/>
        <w:rPr>
          <w:rtl/>
        </w:rPr>
      </w:pPr>
      <w:r w:rsidRPr="007A7B3E">
        <w:rPr>
          <w:rStyle w:val="affffff2"/>
          <w:rFonts w:hint="cs"/>
          <w:rtl/>
        </w:rPr>
        <w:t>ר</w:t>
      </w:r>
      <w:r w:rsidRPr="007A7B3E">
        <w:rPr>
          <w:rStyle w:val="affffff2"/>
          <w:rtl/>
        </w:rPr>
        <w:t>"</w:t>
      </w:r>
      <w:r w:rsidRPr="007A7B3E">
        <w:rPr>
          <w:rStyle w:val="affffff2"/>
          <w:rFonts w:hint="cs"/>
          <w:rtl/>
        </w:rPr>
        <w:t>י:</w:t>
      </w:r>
      <w:r w:rsidRPr="003521D8">
        <w:rPr>
          <w:rFonts w:hint="cs"/>
          <w:rtl/>
        </w:rPr>
        <w:t xml:space="preserve"> בין </w:t>
      </w:r>
      <w:r w:rsidRPr="00333C73">
        <w:rPr>
          <w:rStyle w:val="ad"/>
          <w:rFonts w:hint="cs"/>
          <w:rtl/>
        </w:rPr>
        <w:t>ויאמר, לאמת ויציב</w:t>
      </w:r>
      <w:r w:rsidRPr="003521D8">
        <w:rPr>
          <w:rFonts w:hint="cs"/>
          <w:rtl/>
        </w:rPr>
        <w:t xml:space="preserve"> לא יפסיק.</w:t>
      </w:r>
    </w:p>
    <w:p w14:paraId="5102A442" w14:textId="77777777" w:rsidR="00F64167" w:rsidRDefault="00C31C36" w:rsidP="001619FE">
      <w:pPr>
        <w:pStyle w:val="a3"/>
        <w:rPr>
          <w:rtl/>
        </w:rPr>
      </w:pPr>
      <w:r w:rsidRPr="007A7B3E">
        <w:rPr>
          <w:rStyle w:val="affffff2"/>
          <w:rFonts w:hint="cs"/>
          <w:rtl/>
        </w:rPr>
        <w:t>ריב</w:t>
      </w:r>
      <w:r w:rsidRPr="007A7B3E">
        <w:rPr>
          <w:rStyle w:val="affffff2"/>
          <w:rtl/>
        </w:rPr>
        <w:t>"</w:t>
      </w:r>
      <w:r w:rsidRPr="007A7B3E">
        <w:rPr>
          <w:rStyle w:val="affffff2"/>
          <w:rFonts w:hint="cs"/>
          <w:rtl/>
        </w:rPr>
        <w:t xml:space="preserve">ק: </w:t>
      </w:r>
      <w:r w:rsidR="00140733" w:rsidRPr="00140733">
        <w:rPr>
          <w:rFonts w:hint="cs"/>
          <w:rtl/>
        </w:rPr>
        <w:t>מפני מה</w:t>
      </w:r>
      <w:r w:rsidR="00140733">
        <w:rPr>
          <w:rStyle w:val="affffff2"/>
          <w:rFonts w:hint="cs"/>
          <w:rtl/>
        </w:rPr>
        <w:t xml:space="preserve"> </w:t>
      </w:r>
      <w:r w:rsidRPr="00A4639B">
        <w:rPr>
          <w:rFonts w:hint="cs"/>
          <w:rtl/>
        </w:rPr>
        <w:t xml:space="preserve">קדמה </w:t>
      </w:r>
      <w:r w:rsidRPr="00A4639B">
        <w:rPr>
          <w:rStyle w:val="ad"/>
          <w:rFonts w:hint="cs"/>
          <w:rtl/>
        </w:rPr>
        <w:t xml:space="preserve">שמע, לוהיה אם שמוע </w:t>
      </w:r>
    </w:p>
    <w:p w14:paraId="47A8173A" w14:textId="7DEB9010" w:rsidR="00AE16FF" w:rsidRPr="00E34F28" w:rsidRDefault="00935FFE" w:rsidP="001619FE">
      <w:pPr>
        <w:pStyle w:val="a3"/>
        <w:rPr>
          <w:rtl/>
        </w:rPr>
      </w:pPr>
      <w:r>
        <w:rPr>
          <w:rStyle w:val="ad"/>
          <w:rFonts w:hint="cs"/>
          <w:rtl/>
        </w:rPr>
        <w:t xml:space="preserve">        </w:t>
      </w:r>
      <w:r w:rsidR="00C31C36" w:rsidRPr="00A4639B">
        <w:rPr>
          <w:rFonts w:hint="cs"/>
          <w:rtl/>
        </w:rPr>
        <w:t>שיקבל עול מלכות שמים. ואח</w:t>
      </w:r>
      <w:r w:rsidR="00C31C36" w:rsidRPr="00A4639B">
        <w:rPr>
          <w:rtl/>
        </w:rPr>
        <w:t>"</w:t>
      </w:r>
      <w:r w:rsidR="00C954B0" w:rsidRPr="00A4639B">
        <w:rPr>
          <w:rFonts w:hint="cs"/>
          <w:rtl/>
        </w:rPr>
        <w:t>כ עול מצות</w:t>
      </w:r>
      <w:r w:rsidR="00C31C36" w:rsidRPr="00A4639B">
        <w:rPr>
          <w:rFonts w:hint="cs"/>
          <w:rtl/>
        </w:rPr>
        <w:t>.</w:t>
      </w:r>
    </w:p>
    <w:p w14:paraId="168FD8BA" w14:textId="77777777" w:rsidR="00C31C36" w:rsidRPr="00E34F28" w:rsidRDefault="00C31C36" w:rsidP="001619FE">
      <w:pPr>
        <w:pStyle w:val="a3"/>
        <w:rPr>
          <w:rtl/>
        </w:rPr>
      </w:pPr>
      <w:r w:rsidRPr="00A4639B">
        <w:rPr>
          <w:rStyle w:val="ad"/>
          <w:rFonts w:hint="cs"/>
          <w:rtl/>
        </w:rPr>
        <w:t>והיה לויאמר</w:t>
      </w:r>
      <w:r w:rsidRPr="00A4639B">
        <w:rPr>
          <w:rFonts w:hint="cs"/>
          <w:rtl/>
        </w:rPr>
        <w:t xml:space="preserve"> דנוהג בין ביום ובין בלילה, </w:t>
      </w:r>
      <w:r w:rsidRPr="00A4639B">
        <w:rPr>
          <w:rStyle w:val="ad"/>
          <w:rFonts w:hint="cs"/>
          <w:rtl/>
        </w:rPr>
        <w:t xml:space="preserve">ויאמר </w:t>
      </w:r>
      <w:r w:rsidRPr="00A4639B">
        <w:rPr>
          <w:rFonts w:hint="cs"/>
          <w:rtl/>
        </w:rPr>
        <w:t>נוהג רק ביום</w:t>
      </w:r>
      <w:r w:rsidR="00C954B0" w:rsidRPr="00A4639B">
        <w:rPr>
          <w:rFonts w:hint="cs"/>
          <w:rtl/>
        </w:rPr>
        <w:t xml:space="preserve">. </w:t>
      </w:r>
    </w:p>
    <w:p w14:paraId="277A0414" w14:textId="77777777" w:rsidR="00935FFE" w:rsidRPr="00E34F28" w:rsidRDefault="00C31C36" w:rsidP="00682BF2">
      <w:pPr>
        <w:pStyle w:val="afffff5"/>
        <w:rPr>
          <w:rtl/>
        </w:rPr>
      </w:pPr>
      <w:bookmarkStart w:id="285" w:name="_Toc193635682"/>
      <w:bookmarkStart w:id="286" w:name="_Toc216184294"/>
      <w:r w:rsidRPr="00A10336">
        <w:rPr>
          <w:rStyle w:val="30"/>
          <w:rFonts w:hint="cs"/>
          <w:rtl/>
        </w:rPr>
        <w:t>קורא להגיה,</w:t>
      </w:r>
      <w:bookmarkEnd w:id="285"/>
      <w:bookmarkEnd w:id="286"/>
      <w:r w:rsidRPr="00FE3D07">
        <w:rPr>
          <w:rFonts w:hint="cs"/>
          <w:rtl/>
        </w:rPr>
        <w:t xml:space="preserve"> מתכוון היינו לקרות,</w:t>
      </w:r>
      <w:r w:rsidR="00C954B0" w:rsidRPr="00FE3D07">
        <w:rPr>
          <w:rFonts w:hint="cs"/>
          <w:rtl/>
        </w:rPr>
        <w:t xml:space="preserve"> </w:t>
      </w:r>
    </w:p>
    <w:p w14:paraId="6585D671" w14:textId="77777777" w:rsidR="00A24328" w:rsidRDefault="00C31C36" w:rsidP="009A59D1">
      <w:pPr>
        <w:pStyle w:val="38"/>
        <w:framePr w:wrap="notBeside"/>
        <w:rPr>
          <w:rtl/>
        </w:rPr>
      </w:pPr>
      <w:r w:rsidRPr="00660D7A">
        <w:rPr>
          <w:rFonts w:hint="cs"/>
          <w:rtl/>
        </w:rPr>
        <w:t>ואין להוכיח</w:t>
      </w:r>
      <w:r w:rsidR="00A24328">
        <w:rPr>
          <w:rtl/>
        </w:rPr>
        <w:t>:</w:t>
      </w:r>
    </w:p>
    <w:p w14:paraId="0EFB4910" w14:textId="4D8AEBD3" w:rsidR="00C31C36" w:rsidRPr="000528DA" w:rsidRDefault="00C31C36" w:rsidP="000528DA">
      <w:pPr>
        <w:rPr>
          <w:rtl/>
        </w:rPr>
      </w:pPr>
      <w:r w:rsidRPr="000528DA">
        <w:rPr>
          <w:rFonts w:hint="cs"/>
          <w:rtl/>
        </w:rPr>
        <w:t>דמצוות צריכות כוונה.</w:t>
      </w:r>
      <w:r w:rsidR="00C954B0" w:rsidRPr="000528DA">
        <w:rPr>
          <w:rFonts w:hint="cs"/>
          <w:rtl/>
        </w:rPr>
        <w:t xml:space="preserve"> </w:t>
      </w:r>
    </w:p>
    <w:p w14:paraId="112AFA56" w14:textId="3769D5A0" w:rsidR="00A24328" w:rsidRDefault="00C31C36" w:rsidP="009A59D1">
      <w:pPr>
        <w:pStyle w:val="38"/>
        <w:framePr w:wrap="notBeside"/>
        <w:rPr>
          <w:rtl/>
        </w:rPr>
      </w:pPr>
      <w:r w:rsidRPr="00660D7A">
        <w:rPr>
          <w:rFonts w:hint="cs"/>
          <w:rtl/>
        </w:rPr>
        <w:t>רבי</w:t>
      </w:r>
      <w:r w:rsidR="00A24328">
        <w:rPr>
          <w:rFonts w:hint="cs"/>
          <w:rtl/>
        </w:rPr>
        <w:t>:</w:t>
      </w:r>
    </w:p>
    <w:p w14:paraId="592E9D76" w14:textId="5A809041" w:rsidR="005B1F92" w:rsidRPr="000528DA" w:rsidRDefault="00C31C36" w:rsidP="000528DA">
      <w:pPr>
        <w:rPr>
          <w:rtl/>
        </w:rPr>
      </w:pPr>
      <w:r>
        <w:rPr>
          <w:rStyle w:val="afffff9"/>
          <w:rFonts w:hint="cs"/>
          <w:rtl/>
          <w:rPrChange w:id="9042" w:author="מנוע אמוראים" w:date="2026-10-05T16:40:51Z">
            <w:rPr>
              <w:rFonts w:hint="cs"/>
              <w:rtl/>
            </w:rPr>
          </w:rPrChange>
        </w:rPr>
        <w:t xml:space="preserve">קר</w:t>
      </w:r>
      <w:r>
        <w:rPr>
          <w:rStyle w:val="afffff9"/>
          <w:rtl/>
          <w:rPrChange w:id="9043" w:author="מנוע אמוראים" w:date="2026-10-05T16:40:51Z">
            <w:rPr>
              <w:rtl/>
            </w:rPr>
          </w:rPrChange>
        </w:rPr>
        <w:t xml:space="preserve">"</w:t>
      </w:r>
      <w:r>
        <w:rPr>
          <w:rStyle w:val="afffff9"/>
          <w:rFonts w:hint="cs"/>
          <w:rtl/>
          <w:rPrChange w:id="9044" w:author="מנוע אמוראים" w:date="2026-10-05T16:40:51Z">
            <w:rPr>
              <w:rFonts w:hint="cs"/>
              <w:rtl/>
            </w:rPr>
          </w:rPrChange>
        </w:rPr>
        <w:t xml:space="preserve">ש</w:t>
      </w:r>
      <w:r>
        <w:rPr>
          <w:rFonts w:hint="cs"/>
          <w:rtl/>
        </w:rPr>
        <w:t xml:space="preserve"> ככתבה </w:t>
      </w:r>
      <w:r w:rsidR="00C954B0" w:rsidRPr="00A4639B">
        <w:rPr>
          <w:rStyle w:val="ad"/>
          <w:rFonts w:hint="cs"/>
          <w:rtl/>
        </w:rPr>
        <w:t>וה</w:t>
      </w:r>
      <w:r w:rsidRPr="00A4639B">
        <w:rPr>
          <w:rStyle w:val="ad"/>
          <w:rFonts w:hint="cs"/>
          <w:rtl/>
        </w:rPr>
        <w:t>יו</w:t>
      </w:r>
      <w:r w:rsidRPr="000528DA">
        <w:rPr>
          <w:rFonts w:hint="cs"/>
          <w:rtl/>
        </w:rPr>
        <w:t xml:space="preserve"> בהוויתן </w:t>
      </w:r>
    </w:p>
    <w:p w14:paraId="7E412765" w14:textId="7A8EE3D1" w:rsidR="00A24328" w:rsidRDefault="00C31C36" w:rsidP="009A59D1">
      <w:pPr>
        <w:pStyle w:val="38"/>
        <w:framePr w:wrap="notBeside"/>
        <w:rPr>
          <w:rtl/>
        </w:rPr>
      </w:pPr>
      <w:r w:rsidRPr="00660D7A">
        <w:rPr>
          <w:rFonts w:hint="cs"/>
          <w:rtl/>
        </w:rPr>
        <w:t>חכ</w:t>
      </w:r>
      <w:r w:rsidRPr="00660D7A">
        <w:rPr>
          <w:rtl/>
        </w:rPr>
        <w:t>"</w:t>
      </w:r>
      <w:r w:rsidRPr="00660D7A">
        <w:rPr>
          <w:rFonts w:hint="cs"/>
          <w:rtl/>
        </w:rPr>
        <w:t>א</w:t>
      </w:r>
      <w:r w:rsidR="00A24328">
        <w:rPr>
          <w:rFonts w:hint="cs"/>
          <w:rtl/>
        </w:rPr>
        <w:t>:</w:t>
      </w:r>
    </w:p>
    <w:p w14:paraId="6C5BAFFA" w14:textId="38D27E39" w:rsidR="00AE16FF" w:rsidRPr="000528DA" w:rsidRDefault="00C954B0" w:rsidP="000528DA">
      <w:pPr>
        <w:rPr>
          <w:rtl/>
        </w:rPr>
      </w:pPr>
      <w:r w:rsidRPr="00A4639B">
        <w:rPr>
          <w:rStyle w:val="ad"/>
          <w:rFonts w:hint="cs"/>
          <w:rtl/>
        </w:rPr>
        <w:t>שמע</w:t>
      </w:r>
      <w:r w:rsidR="00C31C36" w:rsidRPr="00A4639B">
        <w:rPr>
          <w:rStyle w:val="ad"/>
          <w:rFonts w:hint="cs"/>
          <w:rtl/>
        </w:rPr>
        <w:t xml:space="preserve"> </w:t>
      </w:r>
      <w:r w:rsidR="00C31C36" w:rsidRPr="000528DA">
        <w:rPr>
          <w:rFonts w:hint="cs"/>
          <w:rtl/>
        </w:rPr>
        <w:t>בכל לשון ששומע</w:t>
      </w:r>
      <w:r w:rsidRPr="000528DA">
        <w:rPr>
          <w:rFonts w:hint="cs"/>
          <w:rtl/>
        </w:rPr>
        <w:t xml:space="preserve"> </w:t>
      </w:r>
    </w:p>
    <w:p w14:paraId="764EF163" w14:textId="246C39BC" w:rsidR="00A24328" w:rsidRDefault="00C31C36" w:rsidP="009A59D1">
      <w:pPr>
        <w:pStyle w:val="38"/>
        <w:framePr w:wrap="notBeside"/>
        <w:rPr>
          <w:rtl/>
        </w:rPr>
      </w:pPr>
      <w:r w:rsidRPr="00660D7A">
        <w:rPr>
          <w:rFonts w:hint="cs"/>
          <w:rtl/>
        </w:rPr>
        <w:t>לרבי</w:t>
      </w:r>
      <w:r w:rsidR="00A24328">
        <w:rPr>
          <w:rFonts w:hint="cs"/>
          <w:rtl/>
        </w:rPr>
        <w:t>:</w:t>
      </w:r>
    </w:p>
    <w:p w14:paraId="147AEA2E" w14:textId="249153F7" w:rsidR="00AE16FF" w:rsidRPr="000528DA" w:rsidRDefault="00C31C36" w:rsidP="000528DA">
      <w:pPr>
        <w:rPr>
          <w:rtl/>
        </w:rPr>
      </w:pPr>
      <w:r w:rsidRPr="00A4639B">
        <w:rPr>
          <w:rStyle w:val="ad"/>
          <w:rFonts w:hint="cs"/>
          <w:rtl/>
        </w:rPr>
        <w:t>שמע</w:t>
      </w:r>
      <w:r w:rsidRPr="000528DA">
        <w:rPr>
          <w:rFonts w:hint="cs"/>
          <w:rtl/>
        </w:rPr>
        <w:t xml:space="preserve"> </w:t>
      </w:r>
      <w:r w:rsidRPr="00A10336">
        <w:rPr>
          <w:rStyle w:val="30"/>
          <w:rFonts w:hint="cs"/>
          <w:rtl/>
        </w:rPr>
        <w:t>לאזניך</w:t>
      </w:r>
      <w:r w:rsidRPr="000528DA">
        <w:rPr>
          <w:rFonts w:hint="cs"/>
          <w:rtl/>
        </w:rPr>
        <w:t xml:space="preserve"> מה שמוציא מפיך,</w:t>
      </w:r>
      <w:r w:rsidR="005B1F92">
        <w:rPr>
          <w:rStyle w:val="ad"/>
          <w:rFonts w:hint="cs"/>
          <w:rtl/>
        </w:rPr>
        <w:t xml:space="preserve"> </w:t>
      </w:r>
      <w:r w:rsidRPr="00A4639B">
        <w:rPr>
          <w:rStyle w:val="ad"/>
          <w:rFonts w:hint="cs"/>
          <w:rtl/>
        </w:rPr>
        <w:t>'ה'דברים'</w:t>
      </w:r>
      <w:r w:rsidRPr="000528DA">
        <w:rPr>
          <w:rFonts w:hint="cs"/>
          <w:rtl/>
        </w:rPr>
        <w:t xml:space="preserve"> שלא למפרע</w:t>
      </w:r>
      <w:r w:rsidR="00C954B0" w:rsidRPr="000528DA">
        <w:rPr>
          <w:rFonts w:hint="cs"/>
          <w:rtl/>
        </w:rPr>
        <w:t xml:space="preserve"> </w:t>
      </w:r>
    </w:p>
    <w:p w14:paraId="0CC309A6" w14:textId="143EB2A9" w:rsidR="00A24328" w:rsidRDefault="00C31C36" w:rsidP="009A59D1">
      <w:pPr>
        <w:pStyle w:val="38"/>
        <w:framePr w:wrap="notBeside"/>
        <w:rPr>
          <w:rtl/>
        </w:rPr>
      </w:pPr>
      <w:r w:rsidRPr="00660D7A">
        <w:rPr>
          <w:rFonts w:hint="cs"/>
          <w:rtl/>
        </w:rPr>
        <w:t>רבנן</w:t>
      </w:r>
      <w:r w:rsidR="00A24328">
        <w:rPr>
          <w:rFonts w:hint="cs"/>
          <w:rtl/>
        </w:rPr>
        <w:t>:</w:t>
      </w:r>
    </w:p>
    <w:p w14:paraId="4A76B0F7" w14:textId="4D8F47D1" w:rsidR="00C31C36" w:rsidRPr="000528DA" w:rsidRDefault="00C31C36" w:rsidP="000528DA">
      <w:pPr>
        <w:rPr>
          <w:rtl/>
        </w:rPr>
      </w:pPr>
      <w:r w:rsidRPr="000528DA">
        <w:rPr>
          <w:rFonts w:hint="cs"/>
          <w:rtl/>
        </w:rPr>
        <w:t xml:space="preserve">לא השמיע לאזנו יצא, </w:t>
      </w:r>
      <w:r w:rsidR="00935FFE" w:rsidRPr="000528DA">
        <w:rPr>
          <w:rtl/>
        </w:rPr>
        <w:tab/>
      </w:r>
      <w:r w:rsidR="00935FFE" w:rsidRPr="000528DA">
        <w:rPr>
          <w:rtl/>
        </w:rPr>
        <w:tab/>
      </w:r>
      <w:r w:rsidRPr="00A4639B">
        <w:rPr>
          <w:rStyle w:val="ad"/>
          <w:rFonts w:hint="cs"/>
          <w:rtl/>
        </w:rPr>
        <w:t>והיו</w:t>
      </w:r>
      <w:r w:rsidR="00D758C9">
        <w:rPr>
          <w:rStyle w:val="ad"/>
          <w:rFonts w:hint="cs"/>
          <w:rtl/>
        </w:rPr>
        <w:t>-</w:t>
      </w:r>
      <w:r w:rsidRPr="00A4639B">
        <w:rPr>
          <w:rStyle w:val="ad"/>
          <w:rFonts w:hint="cs"/>
          <w:rtl/>
        </w:rPr>
        <w:t xml:space="preserve"> </w:t>
      </w:r>
      <w:r w:rsidRPr="000528DA">
        <w:rPr>
          <w:rFonts w:hint="cs"/>
          <w:rtl/>
        </w:rPr>
        <w:t>שלא יקרא למפרע.</w:t>
      </w:r>
    </w:p>
    <w:p w14:paraId="466FCDCB" w14:textId="77777777" w:rsidR="00D758C9" w:rsidRPr="00E34F28" w:rsidRDefault="00C31C36" w:rsidP="00140733">
      <w:pPr>
        <w:pStyle w:val="afffffc"/>
        <w:rPr>
          <w:rtl/>
        </w:rPr>
      </w:pPr>
      <w:bookmarkStart w:id="287" w:name="_Toc193635683"/>
      <w:bookmarkStart w:id="288" w:name="_Toc216184295"/>
      <w:r w:rsidRPr="00140733">
        <w:rPr>
          <w:rFonts w:hint="cs"/>
          <w:rtl/>
        </w:rPr>
        <w:t xml:space="preserve">כל התורה </w:t>
      </w:r>
      <w:r w:rsidR="005B4DFB" w:rsidRPr="00140733">
        <w:rPr>
          <w:rFonts w:hint="cs"/>
          <w:rtl/>
        </w:rPr>
        <w:t>בלה</w:t>
      </w:r>
      <w:r w:rsidR="00AE16FF" w:rsidRPr="00140733">
        <w:rPr>
          <w:rtl/>
        </w:rPr>
        <w:t>"</w:t>
      </w:r>
      <w:r w:rsidR="005B4DFB" w:rsidRPr="00140733">
        <w:rPr>
          <w:rFonts w:hint="cs"/>
          <w:rtl/>
        </w:rPr>
        <w:t>ק נאמרה</w:t>
      </w:r>
      <w:r w:rsidR="005B4DFB" w:rsidRPr="00FE3D07">
        <w:rPr>
          <w:rFonts w:hint="cs"/>
          <w:rtl/>
        </w:rPr>
        <w:t xml:space="preserve"> או בכל לשון</w:t>
      </w:r>
      <w:bookmarkEnd w:id="287"/>
      <w:bookmarkEnd w:id="288"/>
      <w:r w:rsidR="005B4DFB" w:rsidRPr="00FE3D07">
        <w:rPr>
          <w:rFonts w:hint="cs"/>
          <w:rtl/>
        </w:rPr>
        <w:t xml:space="preserve"> </w:t>
      </w:r>
    </w:p>
    <w:p w14:paraId="4A36CB53" w14:textId="77777777" w:rsidR="00C31C36" w:rsidRPr="000528DA" w:rsidRDefault="00C31C36" w:rsidP="000528DA">
      <w:pPr>
        <w:rPr>
          <w:rtl/>
        </w:rPr>
      </w:pPr>
      <w:r w:rsidRPr="00E34F28">
        <w:rPr>
          <w:rStyle w:val="afffff9"/>
          <w:rFonts w:hint="cs"/>
          <w:rtl/>
        </w:rPr>
        <w:t>לרבי:</w:t>
      </w:r>
      <w:r w:rsidRPr="000528DA">
        <w:rPr>
          <w:rFonts w:hint="cs"/>
          <w:rtl/>
        </w:rPr>
        <w:t xml:space="preserve"> </w:t>
      </w:r>
      <w:r w:rsidRPr="00A4639B">
        <w:rPr>
          <w:rStyle w:val="ad"/>
          <w:rFonts w:hint="cs"/>
          <w:rtl/>
        </w:rPr>
        <w:t>והיו</w:t>
      </w:r>
      <w:r w:rsidRPr="000528DA">
        <w:rPr>
          <w:rFonts w:hint="cs"/>
          <w:rtl/>
        </w:rPr>
        <w:t xml:space="preserve"> משום </w:t>
      </w:r>
      <w:r w:rsidRPr="00A4639B">
        <w:rPr>
          <w:rStyle w:val="ad"/>
          <w:rFonts w:hint="cs"/>
          <w:rtl/>
        </w:rPr>
        <w:t>'שמע'</w:t>
      </w:r>
      <w:r w:rsidRPr="000528DA">
        <w:rPr>
          <w:rFonts w:hint="cs"/>
          <w:rtl/>
        </w:rPr>
        <w:t xml:space="preserve">, </w:t>
      </w:r>
      <w:r w:rsidRPr="00E34F28">
        <w:rPr>
          <w:rStyle w:val="afffff9"/>
          <w:rFonts w:hint="cs"/>
          <w:rtl/>
        </w:rPr>
        <w:t>לרבנן</w:t>
      </w:r>
      <w:r w:rsidR="005B4DFB" w:rsidRPr="00E34F28">
        <w:rPr>
          <w:rStyle w:val="afffff9"/>
          <w:rFonts w:hint="cs"/>
          <w:rtl/>
        </w:rPr>
        <w:t>:</w:t>
      </w:r>
      <w:r w:rsidRPr="000528DA">
        <w:rPr>
          <w:rFonts w:hint="cs"/>
          <w:rtl/>
        </w:rPr>
        <w:t xml:space="preserve"> </w:t>
      </w:r>
      <w:r w:rsidRPr="00A4639B">
        <w:rPr>
          <w:rStyle w:val="ad"/>
          <w:rFonts w:hint="cs"/>
          <w:rtl/>
        </w:rPr>
        <w:t xml:space="preserve">שמע </w:t>
      </w:r>
      <w:r w:rsidRPr="000528DA">
        <w:rPr>
          <w:rFonts w:hint="cs"/>
          <w:rtl/>
        </w:rPr>
        <w:t xml:space="preserve">משום </w:t>
      </w:r>
      <w:r w:rsidRPr="00A4639B">
        <w:rPr>
          <w:rStyle w:val="ad"/>
          <w:rFonts w:hint="cs"/>
          <w:rtl/>
        </w:rPr>
        <w:t>והיו</w:t>
      </w:r>
      <w:r w:rsidR="005B4DFB" w:rsidRPr="000528DA">
        <w:rPr>
          <w:rFonts w:hint="cs"/>
          <w:rtl/>
        </w:rPr>
        <w:t xml:space="preserve"> שלא יקרא למפרע</w:t>
      </w:r>
    </w:p>
    <w:p w14:paraId="3322FC2E" w14:textId="77777777" w:rsidR="00C31C36" w:rsidRPr="00E34F28" w:rsidRDefault="00C31C36" w:rsidP="00EC0DC4">
      <w:pPr>
        <w:pStyle w:val="af2"/>
        <w:framePr w:wrap="around"/>
        <w:rPr>
          <w:rtl/>
        </w:rPr>
      </w:pPr>
      <w:r w:rsidRPr="00A4639B">
        <w:rPr>
          <w:rtl/>
        </w:rPr>
        <w:t>יג:</w:t>
      </w:r>
    </w:p>
    <w:p w14:paraId="6031400F" w14:textId="77777777" w:rsidR="00AE16FF" w:rsidRPr="00E34F28" w:rsidRDefault="005B4DFB" w:rsidP="00140733">
      <w:pPr>
        <w:pStyle w:val="afffffc"/>
        <w:rPr>
          <w:rtl/>
        </w:rPr>
      </w:pPr>
      <w:bookmarkStart w:id="289" w:name="_Toc193635684"/>
      <w:bookmarkStart w:id="290" w:name="_Toc216184296"/>
      <w:r w:rsidRPr="00140733">
        <w:rPr>
          <w:rFonts w:hint="cs"/>
          <w:rtl/>
        </w:rPr>
        <w:lastRenderedPageBreak/>
        <w:t>אי כל הפרשה צריכה כוונה</w:t>
      </w:r>
      <w:bookmarkEnd w:id="289"/>
      <w:bookmarkEnd w:id="290"/>
      <w:r w:rsidRPr="00140733">
        <w:rPr>
          <w:rFonts w:hint="cs"/>
          <w:rtl/>
        </w:rPr>
        <w:t xml:space="preserve"> </w:t>
      </w:r>
    </w:p>
    <w:p w14:paraId="48A33D36" w14:textId="197D8D13" w:rsidR="00A24328" w:rsidRDefault="005B4DFB" w:rsidP="009A59D1">
      <w:pPr>
        <w:pStyle w:val="38"/>
        <w:framePr w:wrap="notBeside"/>
        <w:rPr>
          <w:rtl/>
        </w:rPr>
      </w:pPr>
      <w:r w:rsidRPr="00660D7A">
        <w:rPr>
          <w:rFonts w:hint="cs"/>
          <w:rtl/>
        </w:rPr>
        <w:t>ל</w:t>
      </w:r>
      <w:r w:rsidR="00C31C36" w:rsidRPr="00660D7A">
        <w:rPr>
          <w:rFonts w:hint="cs"/>
          <w:rtl/>
        </w:rPr>
        <w:t>ר</w:t>
      </w:r>
      <w:r w:rsidR="00C31C36" w:rsidRPr="00660D7A">
        <w:rPr>
          <w:rtl/>
        </w:rPr>
        <w:t>"</w:t>
      </w:r>
      <w:r w:rsidR="00C31C36" w:rsidRPr="00660D7A">
        <w:rPr>
          <w:rFonts w:hint="cs"/>
          <w:rtl/>
        </w:rPr>
        <w:t>א</w:t>
      </w:r>
      <w:r w:rsidR="00A24328">
        <w:rPr>
          <w:rFonts w:hint="cs"/>
          <w:rtl/>
        </w:rPr>
        <w:t>:</w:t>
      </w:r>
    </w:p>
    <w:p w14:paraId="5C736700" w14:textId="3155EE49" w:rsidR="00AE16FF" w:rsidRPr="000528DA" w:rsidRDefault="00C31C36" w:rsidP="000528DA">
      <w:pPr>
        <w:rPr>
          <w:rtl/>
        </w:rPr>
      </w:pPr>
      <w:r w:rsidRPr="00140733">
        <w:rPr>
          <w:rStyle w:val="ad"/>
          <w:rFonts w:hint="cs"/>
          <w:rtl/>
        </w:rPr>
        <w:t>'</w:t>
      </w:r>
      <w:r w:rsidRPr="00140733">
        <w:rPr>
          <w:rStyle w:val="ad"/>
          <w:rtl/>
        </w:rPr>
        <w:t>הדברים על לבבך</w:t>
      </w:r>
      <w:r w:rsidRPr="00140733">
        <w:rPr>
          <w:rStyle w:val="ad"/>
          <w:rFonts w:hint="cs"/>
          <w:rtl/>
        </w:rPr>
        <w:t>'</w:t>
      </w:r>
      <w:r w:rsidRPr="000528DA">
        <w:rPr>
          <w:rFonts w:hint="cs"/>
          <w:rtl/>
        </w:rPr>
        <w:t xml:space="preserve"> ולא </w:t>
      </w:r>
      <w:r w:rsidRPr="000528DA">
        <w:rPr>
          <w:rtl/>
        </w:rPr>
        <w:t>כל הפרשה</w:t>
      </w:r>
      <w:r w:rsidR="005B4DFB" w:rsidRPr="000528DA">
        <w:rPr>
          <w:rFonts w:hint="cs"/>
          <w:rtl/>
        </w:rPr>
        <w:t>,</w:t>
      </w:r>
      <w:r w:rsidRPr="000528DA">
        <w:rPr>
          <w:rtl/>
        </w:rPr>
        <w:t xml:space="preserve"> </w:t>
      </w:r>
    </w:p>
    <w:p w14:paraId="1D9CA1B4" w14:textId="27FEF759" w:rsidR="00A24328" w:rsidRDefault="00C31C36" w:rsidP="009A59D1">
      <w:pPr>
        <w:pStyle w:val="38"/>
        <w:framePr w:wrap="notBeside"/>
        <w:rPr>
          <w:rtl/>
        </w:rPr>
      </w:pPr>
      <w:r w:rsidRPr="00660D7A">
        <w:rPr>
          <w:rtl/>
        </w:rPr>
        <w:t>ר</w:t>
      </w:r>
      <w:r w:rsidRPr="00660D7A">
        <w:rPr>
          <w:rFonts w:hint="cs"/>
          <w:rtl/>
        </w:rPr>
        <w:t>"ע</w:t>
      </w:r>
      <w:r w:rsidR="00A24328">
        <w:rPr>
          <w:rtl/>
        </w:rPr>
        <w:t>:</w:t>
      </w:r>
    </w:p>
    <w:p w14:paraId="524345E3" w14:textId="39702087" w:rsidR="00C31C36" w:rsidRPr="000528DA" w:rsidRDefault="00C31C36" w:rsidP="000528DA">
      <w:pPr>
        <w:rPr>
          <w:rtl/>
        </w:rPr>
      </w:pPr>
      <w:r w:rsidRPr="00140733">
        <w:rPr>
          <w:rStyle w:val="ad"/>
          <w:rFonts w:hint="cs"/>
          <w:rtl/>
        </w:rPr>
        <w:t>'</w:t>
      </w:r>
      <w:r w:rsidRPr="00140733">
        <w:rPr>
          <w:rStyle w:val="ad"/>
          <w:rtl/>
        </w:rPr>
        <w:t>היום על לבבך</w:t>
      </w:r>
      <w:r w:rsidRPr="00140733">
        <w:rPr>
          <w:rStyle w:val="ad"/>
          <w:rFonts w:hint="cs"/>
          <w:rtl/>
        </w:rPr>
        <w:t>'</w:t>
      </w:r>
      <w:r w:rsidRPr="00A4639B">
        <w:rPr>
          <w:rStyle w:val="ad"/>
          <w:rtl/>
        </w:rPr>
        <w:t xml:space="preserve"> </w:t>
      </w:r>
      <w:r w:rsidRPr="000528DA">
        <w:rPr>
          <w:rtl/>
        </w:rPr>
        <w:t>כל הפרשה כולה צריכה כוונה.</w:t>
      </w:r>
      <w:r w:rsidRPr="00A10336">
        <w:rPr>
          <w:rStyle w:val="30"/>
          <w:rFonts w:hint="cs"/>
          <w:rtl/>
        </w:rPr>
        <w:t xml:space="preserve"> ו</w:t>
      </w:r>
      <w:r w:rsidR="009A2435" w:rsidRPr="00A10336">
        <w:rPr>
          <w:rStyle w:val="30"/>
          <w:rFonts w:hint="cs"/>
          <w:rtl/>
        </w:rPr>
        <w:t>כך</w:t>
      </w:r>
      <w:r w:rsidRPr="00A10336">
        <w:rPr>
          <w:rStyle w:val="30"/>
          <w:rFonts w:hint="cs"/>
          <w:rtl/>
        </w:rPr>
        <w:t xml:space="preserve"> הלכה.</w:t>
      </w:r>
    </w:p>
    <w:p w14:paraId="79DCFBF7" w14:textId="77777777" w:rsidR="00F56BDC" w:rsidRPr="00E34F28" w:rsidRDefault="00C31C36" w:rsidP="00140733">
      <w:pPr>
        <w:pStyle w:val="afffffc"/>
        <w:rPr>
          <w:rtl/>
        </w:rPr>
      </w:pPr>
      <w:bookmarkStart w:id="291" w:name="_Toc193635685"/>
      <w:bookmarkStart w:id="292" w:name="_Toc216184297"/>
      <w:r w:rsidRPr="00140733">
        <w:rPr>
          <w:rtl/>
        </w:rPr>
        <w:t xml:space="preserve">קורא את שמע צריך </w:t>
      </w:r>
      <w:r w:rsidRPr="00140733">
        <w:rPr>
          <w:rFonts w:hint="cs"/>
          <w:rtl/>
        </w:rPr>
        <w:t>לכון ליבו,</w:t>
      </w:r>
      <w:bookmarkEnd w:id="291"/>
      <w:bookmarkEnd w:id="292"/>
      <w:r w:rsidRPr="00140733">
        <w:rPr>
          <w:rFonts w:hint="cs"/>
          <w:rtl/>
        </w:rPr>
        <w:t xml:space="preserve"> </w:t>
      </w:r>
    </w:p>
    <w:p w14:paraId="5F9D884F" w14:textId="7B602E07" w:rsidR="00A24328" w:rsidRDefault="00C31C36" w:rsidP="009A59D1">
      <w:pPr>
        <w:pStyle w:val="38"/>
        <w:framePr w:wrap="notBeside"/>
        <w:rPr>
          <w:rtl/>
        </w:rPr>
      </w:pPr>
      <w:r w:rsidRPr="00660D7A">
        <w:rPr>
          <w:rFonts w:hint="cs"/>
          <w:rtl/>
        </w:rPr>
        <w:t>ר</w:t>
      </w:r>
      <w:r w:rsidRPr="00660D7A">
        <w:rPr>
          <w:rtl/>
        </w:rPr>
        <w:t>"</w:t>
      </w:r>
      <w:r w:rsidRPr="00660D7A">
        <w:rPr>
          <w:rFonts w:hint="cs"/>
          <w:rtl/>
        </w:rPr>
        <w:t>י</w:t>
      </w:r>
      <w:r w:rsidR="009B14FE">
        <w:rPr>
          <w:rFonts w:hint="cs"/>
          <w:rtl/>
        </w:rPr>
        <w:t>:</w:t>
      </w:r>
    </w:p>
    <w:p w14:paraId="2DBB1F27" w14:textId="1CF434E2" w:rsidR="00AE16FF" w:rsidRPr="000528DA" w:rsidRDefault="00140733" w:rsidP="000528DA">
      <w:pPr>
        <w:rPr>
          <w:rtl/>
        </w:rPr>
      </w:pPr>
      <w:r w:rsidRPr="000528DA">
        <w:rPr>
          <w:rFonts w:hint="cs"/>
          <w:rtl/>
        </w:rPr>
        <w:t>כ</w:t>
      </w:r>
      <w:r w:rsidR="00C31C36" w:rsidRPr="000528DA">
        <w:rPr>
          <w:rFonts w:hint="cs"/>
          <w:rtl/>
        </w:rPr>
        <w:t>יון בפרק ראשון שוב א</w:t>
      </w:r>
      <w:r w:rsidR="00C31C36" w:rsidRPr="000528DA">
        <w:rPr>
          <w:rtl/>
        </w:rPr>
        <w:t>"</w:t>
      </w:r>
      <w:r w:rsidR="00C31C36" w:rsidRPr="000528DA">
        <w:rPr>
          <w:rFonts w:hint="cs"/>
          <w:rtl/>
        </w:rPr>
        <w:t xml:space="preserve">צ. </w:t>
      </w:r>
      <w:r w:rsidR="00C31C36" w:rsidRPr="00A10336">
        <w:rPr>
          <w:rStyle w:val="30"/>
          <w:rFonts w:hint="cs"/>
          <w:rtl/>
        </w:rPr>
        <w:t>ו</w:t>
      </w:r>
      <w:r w:rsidR="009A2435" w:rsidRPr="00A10336">
        <w:rPr>
          <w:rStyle w:val="30"/>
          <w:rFonts w:hint="cs"/>
          <w:rtl/>
        </w:rPr>
        <w:t>כך</w:t>
      </w:r>
      <w:r w:rsidR="00C31C36" w:rsidRPr="00A10336">
        <w:rPr>
          <w:rStyle w:val="30"/>
          <w:rFonts w:hint="cs"/>
          <w:rtl/>
        </w:rPr>
        <w:t xml:space="preserve"> הלכה.</w:t>
      </w:r>
      <w:r w:rsidR="005B4DFB" w:rsidRPr="000528DA">
        <w:rPr>
          <w:rFonts w:hint="cs"/>
          <w:rtl/>
        </w:rPr>
        <w:t xml:space="preserve"> </w:t>
      </w:r>
    </w:p>
    <w:p w14:paraId="7EA6EEB6" w14:textId="77777777" w:rsidR="00AE16FF" w:rsidRPr="000528DA" w:rsidRDefault="00C31C36" w:rsidP="000528DA">
      <w:pPr>
        <w:rPr>
          <w:rtl/>
        </w:rPr>
      </w:pPr>
      <w:r w:rsidRPr="00A4639B">
        <w:rPr>
          <w:rStyle w:val="ad"/>
          <w:rtl/>
        </w:rPr>
        <w:t>והיו</w:t>
      </w:r>
      <w:r w:rsidRPr="000528DA">
        <w:rPr>
          <w:rtl/>
        </w:rPr>
        <w:t xml:space="preserve"> שלא יקרא למפרע,</w:t>
      </w:r>
      <w:r w:rsidR="000E303A" w:rsidRPr="000528DA">
        <w:rPr>
          <w:rFonts w:hint="cs"/>
          <w:rtl/>
        </w:rPr>
        <w:t xml:space="preserve"> </w:t>
      </w:r>
    </w:p>
    <w:p w14:paraId="76738ABD" w14:textId="42BABA3C" w:rsidR="00A24328" w:rsidRDefault="00140733" w:rsidP="009A59D1">
      <w:pPr>
        <w:pStyle w:val="38"/>
        <w:framePr w:wrap="notBeside"/>
        <w:rPr>
          <w:rtl/>
        </w:rPr>
      </w:pPr>
      <w:r w:rsidRPr="00660D7A">
        <w:rPr>
          <w:rFonts w:hint="cs"/>
          <w:rtl/>
        </w:rPr>
        <w:t>ר"ז</w:t>
      </w:r>
      <w:r w:rsidR="00A24328">
        <w:rPr>
          <w:rFonts w:hint="cs"/>
          <w:rtl/>
        </w:rPr>
        <w:t>:</w:t>
      </w:r>
    </w:p>
    <w:p w14:paraId="6520AA43" w14:textId="3983201B" w:rsidR="00D758C9" w:rsidRPr="000528DA" w:rsidRDefault="00C31C36" w:rsidP="000528DA">
      <w:pPr>
        <w:rPr>
          <w:rtl/>
        </w:rPr>
      </w:pPr>
      <w:r w:rsidRPr="00F95182">
        <w:rPr>
          <w:rStyle w:val="ad"/>
          <w:rtl/>
        </w:rPr>
        <w:t>על לבבך</w:t>
      </w:r>
      <w:r w:rsidRPr="000528DA">
        <w:rPr>
          <w:rtl/>
        </w:rPr>
        <w:t xml:space="preserve"> </w:t>
      </w:r>
      <w:r w:rsidRPr="000528DA">
        <w:rPr>
          <w:rFonts w:hint="cs"/>
          <w:rtl/>
        </w:rPr>
        <w:t xml:space="preserve">ע"כ כוונה וקריאה, מכאן קריאה בכל כוונה </w:t>
      </w:r>
      <w:r w:rsidRPr="00F95182">
        <w:rPr>
          <w:rStyle w:val="ad"/>
          <w:rFonts w:hint="cs"/>
          <w:rtl/>
        </w:rPr>
        <w:t>דלדבר בם</w:t>
      </w:r>
      <w:r w:rsidR="000E303A" w:rsidRPr="000528DA">
        <w:rPr>
          <w:rFonts w:hint="cs"/>
          <w:rtl/>
        </w:rPr>
        <w:t xml:space="preserve">, </w:t>
      </w:r>
    </w:p>
    <w:p w14:paraId="5FC22AEC" w14:textId="77777777" w:rsidR="00A24328" w:rsidRDefault="00140733" w:rsidP="009A59D1">
      <w:pPr>
        <w:pStyle w:val="38"/>
        <w:framePr w:wrap="notBeside"/>
        <w:rPr>
          <w:rtl/>
        </w:rPr>
      </w:pPr>
      <w:r w:rsidRPr="00660D7A">
        <w:rPr>
          <w:rFonts w:hint="cs"/>
          <w:rtl/>
        </w:rPr>
        <w:t>לכדרי</w:t>
      </w:r>
      <w:r w:rsidRPr="00660D7A">
        <w:rPr>
          <w:rtl/>
        </w:rPr>
        <w:t>"</w:t>
      </w:r>
      <w:r w:rsidRPr="00660D7A">
        <w:rPr>
          <w:rFonts w:hint="cs"/>
          <w:rtl/>
        </w:rPr>
        <w:t>צ</w:t>
      </w:r>
      <w:r w:rsidR="00A24328">
        <w:rPr>
          <w:rtl/>
        </w:rPr>
        <w:t>:</w:t>
      </w:r>
    </w:p>
    <w:p w14:paraId="311164EF" w14:textId="499E7A2F" w:rsidR="00845FF6" w:rsidRDefault="00C31C36" w:rsidP="000528DA">
      <w:pPr>
        <w:rPr>
          <w:rtl/>
        </w:rPr>
      </w:pPr>
      <w:r w:rsidRPr="00A4639B">
        <w:rPr>
          <w:rStyle w:val="ad"/>
          <w:rFonts w:hint="cs"/>
          <w:rtl/>
        </w:rPr>
        <w:t>'על לבבכם'</w:t>
      </w:r>
      <w:r w:rsidRPr="000528DA">
        <w:rPr>
          <w:rFonts w:hint="cs"/>
          <w:rtl/>
        </w:rPr>
        <w:t xml:space="preserve"> </w:t>
      </w:r>
      <w:r w:rsidR="00140733" w:rsidRPr="000528DA">
        <w:rPr>
          <w:rFonts w:hint="cs"/>
          <w:rtl/>
        </w:rPr>
        <w:t xml:space="preserve">- </w:t>
      </w:r>
      <w:r w:rsidRPr="000528DA">
        <w:rPr>
          <w:rFonts w:hint="cs"/>
          <w:rtl/>
        </w:rPr>
        <w:t>ד</w:t>
      </w:r>
      <w:r w:rsidRPr="00A4639B">
        <w:rPr>
          <w:rStyle w:val="ad"/>
          <w:rFonts w:hint="cs"/>
          <w:rtl/>
        </w:rPr>
        <w:t xml:space="preserve">ושמתם </w:t>
      </w:r>
      <w:r w:rsidRPr="000528DA">
        <w:rPr>
          <w:rFonts w:hint="cs"/>
          <w:rtl/>
        </w:rPr>
        <w:t>שתהא שימה כנגד הלב</w:t>
      </w:r>
      <w:r w:rsidR="000E303A" w:rsidRPr="000528DA">
        <w:rPr>
          <w:rFonts w:hint="cs"/>
          <w:rtl/>
        </w:rPr>
        <w:t xml:space="preserve">, </w:t>
      </w:r>
    </w:p>
    <w:p w14:paraId="06703E19" w14:textId="385947F4" w:rsidR="00A24328" w:rsidRDefault="00C31C36" w:rsidP="009A59D1">
      <w:pPr>
        <w:pStyle w:val="38"/>
        <w:framePr w:wrap="notBeside"/>
        <w:rPr>
          <w:rtl/>
        </w:rPr>
      </w:pPr>
      <w:r w:rsidRPr="00660D7A">
        <w:rPr>
          <w:rFonts w:hint="cs"/>
          <w:rtl/>
        </w:rPr>
        <w:t>ר</w:t>
      </w:r>
      <w:r w:rsidRPr="00660D7A">
        <w:rPr>
          <w:rtl/>
        </w:rPr>
        <w:t>"</w:t>
      </w:r>
      <w:r w:rsidRPr="00660D7A">
        <w:rPr>
          <w:rFonts w:hint="cs"/>
          <w:rtl/>
        </w:rPr>
        <w:t>א</w:t>
      </w:r>
      <w:r w:rsidR="00A24328">
        <w:rPr>
          <w:rFonts w:hint="cs"/>
          <w:rtl/>
        </w:rPr>
        <w:t>:</w:t>
      </w:r>
    </w:p>
    <w:p w14:paraId="4E206D8F" w14:textId="36F5955F" w:rsidR="00140733" w:rsidRPr="000528DA" w:rsidRDefault="00C31C36" w:rsidP="000528DA">
      <w:pPr>
        <w:rPr>
          <w:rtl/>
        </w:rPr>
      </w:pPr>
      <w:r w:rsidRPr="000528DA">
        <w:rPr>
          <w:rFonts w:hint="cs"/>
          <w:rtl/>
        </w:rPr>
        <w:t>ע</w:t>
      </w:r>
      <w:r w:rsidRPr="000528DA">
        <w:rPr>
          <w:rtl/>
        </w:rPr>
        <w:t>"</w:t>
      </w:r>
      <w:r w:rsidRPr="000528DA">
        <w:rPr>
          <w:rFonts w:hint="cs"/>
          <w:rtl/>
        </w:rPr>
        <w:t>כ מצות כוונה וקריאה, מכאן בלא כוונה ד</w:t>
      </w:r>
      <w:r w:rsidRPr="00A4639B">
        <w:rPr>
          <w:rStyle w:val="ad"/>
          <w:rFonts w:hint="cs"/>
          <w:rtl/>
        </w:rPr>
        <w:t xml:space="preserve">לדבר בם </w:t>
      </w:r>
      <w:r w:rsidRPr="000528DA">
        <w:rPr>
          <w:rFonts w:hint="cs"/>
          <w:rtl/>
        </w:rPr>
        <w:t>בד</w:t>
      </w:r>
      <w:r w:rsidRPr="000528DA">
        <w:rPr>
          <w:rtl/>
        </w:rPr>
        <w:t>"</w:t>
      </w:r>
      <w:r w:rsidRPr="000528DA">
        <w:rPr>
          <w:rFonts w:hint="cs"/>
          <w:rtl/>
        </w:rPr>
        <w:t>ת.</w:t>
      </w:r>
      <w:r w:rsidR="000E303A" w:rsidRPr="000528DA">
        <w:rPr>
          <w:rFonts w:hint="cs"/>
          <w:rtl/>
        </w:rPr>
        <w:t xml:space="preserve"> </w:t>
      </w:r>
    </w:p>
    <w:p w14:paraId="0FB4AEB3" w14:textId="77777777" w:rsidR="00A24328" w:rsidRDefault="00C31C36" w:rsidP="009A59D1">
      <w:pPr>
        <w:pStyle w:val="38"/>
        <w:framePr w:wrap="notBeside"/>
        <w:rPr>
          <w:rtl/>
        </w:rPr>
      </w:pPr>
      <w:r w:rsidRPr="00660D7A">
        <w:rPr>
          <w:rFonts w:hint="cs"/>
          <w:rtl/>
        </w:rPr>
        <w:t>וה</w:t>
      </w:r>
      <w:r w:rsidRPr="00660D7A">
        <w:rPr>
          <w:rtl/>
        </w:rPr>
        <w:t>"</w:t>
      </w:r>
      <w:r w:rsidRPr="00660D7A">
        <w:rPr>
          <w:rFonts w:hint="cs"/>
          <w:rtl/>
        </w:rPr>
        <w:t>ק</w:t>
      </w:r>
      <w:r w:rsidR="00A24328">
        <w:rPr>
          <w:rtl/>
        </w:rPr>
        <w:t>:</w:t>
      </w:r>
    </w:p>
    <w:p w14:paraId="327B0359" w14:textId="1B0AFDBB" w:rsidR="00C31C36" w:rsidRPr="000528DA" w:rsidRDefault="00C31C36" w:rsidP="000528DA">
      <w:pPr>
        <w:rPr>
          <w:rtl/>
        </w:rPr>
      </w:pPr>
      <w:r w:rsidRPr="000528DA">
        <w:rPr>
          <w:rFonts w:hint="cs"/>
          <w:rtl/>
        </w:rPr>
        <w:t>למדום תורה שידברו בם,</w:t>
      </w:r>
      <w:r w:rsidR="00A409D7" w:rsidRPr="000528DA">
        <w:rPr>
          <w:rFonts w:hint="cs"/>
          <w:rtl/>
        </w:rPr>
        <w:t xml:space="preserve"> ש</w:t>
      </w:r>
      <w:r w:rsidR="00870CA9" w:rsidRPr="000528DA">
        <w:rPr>
          <w:rFonts w:hint="cs"/>
          <w:rtl/>
        </w:rPr>
        <w:t>יגרסו בם.</w:t>
      </w:r>
    </w:p>
    <w:p w14:paraId="65026C62" w14:textId="71164F94" w:rsidR="00A24328" w:rsidRDefault="00140733" w:rsidP="009A59D1">
      <w:pPr>
        <w:pStyle w:val="38"/>
        <w:framePr w:wrap="notBeside"/>
        <w:rPr>
          <w:rtl/>
        </w:rPr>
      </w:pPr>
      <w:r w:rsidRPr="00660D7A">
        <w:rPr>
          <w:rFonts w:hint="cs"/>
          <w:rtl/>
        </w:rPr>
        <w:t>ר"מ</w:t>
      </w:r>
      <w:r w:rsidR="00A24328">
        <w:rPr>
          <w:rFonts w:hint="cs"/>
          <w:rtl/>
        </w:rPr>
        <w:t>:</w:t>
      </w:r>
    </w:p>
    <w:p w14:paraId="343C4C1E" w14:textId="219ED29C" w:rsidR="00C31C36" w:rsidRPr="000528DA" w:rsidRDefault="00C31C36" w:rsidP="000528DA">
      <w:pPr>
        <w:rPr>
          <w:rtl/>
        </w:rPr>
      </w:pPr>
      <w:r w:rsidRPr="00140733">
        <w:rPr>
          <w:rStyle w:val="ad"/>
          <w:rtl/>
        </w:rPr>
        <w:t>שמע ישראל ה' אלהינו ה' אחד</w:t>
      </w:r>
      <w:r w:rsidRPr="000528DA">
        <w:rPr>
          <w:rtl/>
        </w:rPr>
        <w:t xml:space="preserve"> </w:t>
      </w:r>
      <w:r w:rsidRPr="000528DA">
        <w:rPr>
          <w:rFonts w:hint="cs"/>
          <w:rtl/>
        </w:rPr>
        <w:t>ע</w:t>
      </w:r>
      <w:r w:rsidRPr="000528DA">
        <w:rPr>
          <w:rtl/>
        </w:rPr>
        <w:t>"</w:t>
      </w:r>
      <w:r w:rsidRPr="000528DA">
        <w:rPr>
          <w:rFonts w:hint="cs"/>
          <w:rtl/>
        </w:rPr>
        <w:t>כ</w:t>
      </w:r>
      <w:r w:rsidR="000C6B80" w:rsidRPr="000528DA">
        <w:rPr>
          <w:rFonts w:hint="cs"/>
          <w:rtl/>
        </w:rPr>
        <w:t xml:space="preserve"> </w:t>
      </w:r>
      <w:r w:rsidRPr="00A10336">
        <w:rPr>
          <w:rStyle w:val="30"/>
          <w:rtl/>
        </w:rPr>
        <w:t>צריכה</w:t>
      </w:r>
      <w:r w:rsidRPr="000528DA">
        <w:rPr>
          <w:rtl/>
        </w:rPr>
        <w:t xml:space="preserve"> </w:t>
      </w:r>
      <w:r w:rsidRPr="00A10336">
        <w:rPr>
          <w:rStyle w:val="30"/>
          <w:rtl/>
        </w:rPr>
        <w:t>כוונת</w:t>
      </w:r>
      <w:r w:rsidRPr="000528DA">
        <w:rPr>
          <w:rtl/>
        </w:rPr>
        <w:t xml:space="preserve"> </w:t>
      </w:r>
      <w:r w:rsidRPr="00A10336">
        <w:rPr>
          <w:rStyle w:val="30"/>
          <w:rtl/>
        </w:rPr>
        <w:t>הלב</w:t>
      </w:r>
      <w:r w:rsidRPr="000528DA">
        <w:rPr>
          <w:rtl/>
        </w:rPr>
        <w:t xml:space="preserve">, </w:t>
      </w:r>
      <w:r w:rsidR="00870CA9" w:rsidRPr="00A10336">
        <w:rPr>
          <w:rStyle w:val="30"/>
          <w:rFonts w:hint="cs"/>
          <w:rtl/>
        </w:rPr>
        <w:t>ו</w:t>
      </w:r>
      <w:r w:rsidRPr="00A10336">
        <w:rPr>
          <w:rStyle w:val="30"/>
          <w:rFonts w:hint="cs"/>
          <w:rtl/>
        </w:rPr>
        <w:t xml:space="preserve">הלכה </w:t>
      </w:r>
      <w:r w:rsidRPr="00E34F28">
        <w:rPr>
          <w:rStyle w:val="afffff9"/>
          <w:rFonts w:hint="cs"/>
          <w:rtl/>
        </w:rPr>
        <w:t>כר"מ</w:t>
      </w:r>
    </w:p>
    <w:p w14:paraId="0840EC20" w14:textId="77777777" w:rsidR="00D758C9" w:rsidRPr="00333C73" w:rsidRDefault="00C31C36" w:rsidP="00333C73">
      <w:pPr>
        <w:pStyle w:val="afffffc"/>
        <w:rPr>
          <w:rtl/>
        </w:rPr>
      </w:pPr>
      <w:bookmarkStart w:id="293" w:name="_Toc193635686"/>
      <w:bookmarkStart w:id="294" w:name="_Toc216184298"/>
      <w:r w:rsidRPr="00333C73">
        <w:rPr>
          <w:rtl/>
        </w:rPr>
        <w:t>כל המאריך באחד מאריכין לו ימיו ושנותיו.</w:t>
      </w:r>
      <w:bookmarkEnd w:id="293"/>
      <w:bookmarkEnd w:id="294"/>
      <w:r w:rsidR="00870CA9" w:rsidRPr="00333C73">
        <w:rPr>
          <w:rFonts w:hint="cs"/>
          <w:rtl/>
        </w:rPr>
        <w:t xml:space="preserve"> </w:t>
      </w:r>
    </w:p>
    <w:p w14:paraId="38CF1DF0" w14:textId="625EE8C5" w:rsidR="00A24328" w:rsidRDefault="00C31C36" w:rsidP="009A59D1">
      <w:pPr>
        <w:pStyle w:val="38"/>
        <w:framePr w:wrap="notBeside"/>
        <w:rPr>
          <w:rtl/>
        </w:rPr>
      </w:pPr>
      <w:r w:rsidRPr="00660D7A">
        <w:rPr>
          <w:rFonts w:hint="cs"/>
          <w:rtl/>
        </w:rPr>
        <w:t>ראב</w:t>
      </w:r>
      <w:r w:rsidRPr="00660D7A">
        <w:rPr>
          <w:rtl/>
        </w:rPr>
        <w:t>"</w:t>
      </w:r>
      <w:r w:rsidRPr="00660D7A">
        <w:rPr>
          <w:rFonts w:hint="cs"/>
          <w:rtl/>
        </w:rPr>
        <w:t>י</w:t>
      </w:r>
      <w:r w:rsidR="00A24328">
        <w:rPr>
          <w:rtl/>
        </w:rPr>
        <w:t>:</w:t>
      </w:r>
    </w:p>
    <w:p w14:paraId="3DAF3734" w14:textId="2904D0E8" w:rsidR="00C31C36" w:rsidRPr="000528DA" w:rsidRDefault="00C31C36" w:rsidP="000528DA">
      <w:pPr>
        <w:rPr>
          <w:rtl/>
        </w:rPr>
      </w:pPr>
      <w:r w:rsidRPr="000528DA">
        <w:rPr>
          <w:rtl/>
        </w:rPr>
        <w:t>ובד</w:t>
      </w:r>
      <w:r w:rsidR="00E24DCC" w:rsidRPr="000528DA">
        <w:rPr>
          <w:rFonts w:hint="cs"/>
          <w:rtl/>
        </w:rPr>
        <w:t>'.</w:t>
      </w:r>
      <w:r w:rsidRPr="000528DA">
        <w:rPr>
          <w:rFonts w:hint="cs"/>
          <w:rtl/>
        </w:rPr>
        <w:t xml:space="preserve"> </w:t>
      </w:r>
      <w:r w:rsidRPr="00E34F28">
        <w:rPr>
          <w:rStyle w:val="afffff9"/>
          <w:rFonts w:hint="cs"/>
          <w:rtl/>
        </w:rPr>
        <w:t>רב:</w:t>
      </w:r>
      <w:r w:rsidRPr="000528DA">
        <w:rPr>
          <w:rtl/>
        </w:rPr>
        <w:t xml:space="preserve"> ובלבד שלא יחטוף בח</w:t>
      </w:r>
      <w:r w:rsidR="00E24DCC" w:rsidRPr="000528DA">
        <w:rPr>
          <w:rFonts w:hint="cs"/>
          <w:rtl/>
        </w:rPr>
        <w:t>'</w:t>
      </w:r>
      <w:r w:rsidRPr="000528DA">
        <w:rPr>
          <w:rtl/>
        </w:rPr>
        <w:t>.</w:t>
      </w:r>
    </w:p>
    <w:p w14:paraId="5E444DD4" w14:textId="77777777" w:rsidR="00A24328" w:rsidRDefault="00C31C36" w:rsidP="009A59D1">
      <w:pPr>
        <w:pStyle w:val="38"/>
        <w:framePr w:wrap="notBeside"/>
        <w:rPr>
          <w:rtl/>
        </w:rPr>
      </w:pPr>
      <w:r w:rsidRPr="00660D7A">
        <w:rPr>
          <w:rFonts w:hint="cs"/>
          <w:rtl/>
        </w:rPr>
        <w:t>רחב</w:t>
      </w:r>
      <w:r w:rsidRPr="00660D7A">
        <w:rPr>
          <w:rtl/>
        </w:rPr>
        <w:t>"</w:t>
      </w:r>
      <w:r w:rsidRPr="00660D7A">
        <w:rPr>
          <w:rFonts w:hint="cs"/>
          <w:rtl/>
        </w:rPr>
        <w:t>א</w:t>
      </w:r>
      <w:r w:rsidR="00A24328">
        <w:rPr>
          <w:rtl/>
        </w:rPr>
        <w:t>:</w:t>
      </w:r>
    </w:p>
    <w:p w14:paraId="05E5ACD9" w14:textId="7CBC48DD" w:rsidR="00935FFE" w:rsidRPr="000528DA" w:rsidRDefault="00C31C36" w:rsidP="000528DA">
      <w:pPr>
        <w:rPr>
          <w:rtl/>
        </w:rPr>
      </w:pPr>
      <w:r w:rsidRPr="000528DA">
        <w:rPr>
          <w:rFonts w:hint="cs"/>
          <w:rtl/>
        </w:rPr>
        <w:t xml:space="preserve">האריך </w:t>
      </w:r>
      <w:r w:rsidR="00E24DCC" w:rsidRPr="000528DA">
        <w:rPr>
          <w:rFonts w:hint="cs"/>
          <w:rtl/>
        </w:rPr>
        <w:t>הרבה</w:t>
      </w:r>
      <w:r w:rsidRPr="000528DA">
        <w:rPr>
          <w:rFonts w:hint="cs"/>
          <w:rtl/>
        </w:rPr>
        <w:t xml:space="preserve">, </w:t>
      </w:r>
    </w:p>
    <w:p w14:paraId="00B4972E" w14:textId="77777777" w:rsidR="00A24328" w:rsidRDefault="00C31C36" w:rsidP="009A59D1">
      <w:pPr>
        <w:pStyle w:val="38"/>
        <w:framePr w:wrap="notBeside"/>
        <w:rPr>
          <w:rtl/>
        </w:rPr>
      </w:pPr>
      <w:r w:rsidRPr="00660D7A">
        <w:rPr>
          <w:rFonts w:hint="cs"/>
          <w:rtl/>
        </w:rPr>
        <w:t>א</w:t>
      </w:r>
      <w:r w:rsidRPr="00660D7A">
        <w:rPr>
          <w:rtl/>
        </w:rPr>
        <w:t>"</w:t>
      </w:r>
      <w:r w:rsidRPr="00660D7A">
        <w:rPr>
          <w:rFonts w:hint="cs"/>
          <w:rtl/>
        </w:rPr>
        <w:t xml:space="preserve">ל </w:t>
      </w:r>
      <w:r w:rsidRPr="00660D7A">
        <w:rPr>
          <w:rtl/>
        </w:rPr>
        <w:t>ר</w:t>
      </w:r>
      <w:r w:rsidRPr="00660D7A">
        <w:rPr>
          <w:rFonts w:hint="cs"/>
          <w:rtl/>
        </w:rPr>
        <w:t>י"ר</w:t>
      </w:r>
      <w:r w:rsidR="00A24328">
        <w:rPr>
          <w:rtl/>
        </w:rPr>
        <w:t>:</w:t>
      </w:r>
    </w:p>
    <w:p w14:paraId="5724A3F9" w14:textId="7D6AAE7B" w:rsidR="00C31C36" w:rsidRPr="000528DA" w:rsidRDefault="00C31C36" w:rsidP="00333C73">
      <w:pPr>
        <w:spacing w:after="60"/>
        <w:rPr>
          <w:rtl/>
        </w:rPr>
      </w:pPr>
      <w:r w:rsidRPr="000528DA">
        <w:rPr>
          <w:rtl/>
        </w:rPr>
        <w:t>כיון ד</w:t>
      </w:r>
      <w:r w:rsidRPr="000528DA">
        <w:rPr>
          <w:rFonts w:hint="cs"/>
          <w:rtl/>
        </w:rPr>
        <w:t xml:space="preserve">המלכתו </w:t>
      </w:r>
      <w:r w:rsidRPr="000528DA">
        <w:rPr>
          <w:rtl/>
        </w:rPr>
        <w:t>למעלה ולמטה ול</w:t>
      </w:r>
      <w:r w:rsidRPr="000528DA">
        <w:rPr>
          <w:rFonts w:hint="cs"/>
          <w:rtl/>
        </w:rPr>
        <w:t>ד'</w:t>
      </w:r>
      <w:r w:rsidRPr="000528DA">
        <w:rPr>
          <w:rtl/>
        </w:rPr>
        <w:t xml:space="preserve"> רוחות השמים, </w:t>
      </w:r>
      <w:r w:rsidR="00870CA9" w:rsidRPr="000528DA">
        <w:rPr>
          <w:rFonts w:hint="cs"/>
          <w:rtl/>
        </w:rPr>
        <w:t>א</w:t>
      </w:r>
      <w:r w:rsidR="00AE16FF" w:rsidRPr="000528DA">
        <w:rPr>
          <w:rtl/>
        </w:rPr>
        <w:t>"</w:t>
      </w:r>
      <w:r w:rsidR="00870CA9" w:rsidRPr="000528DA">
        <w:rPr>
          <w:rFonts w:hint="cs"/>
          <w:rtl/>
        </w:rPr>
        <w:t>צ יותר</w:t>
      </w:r>
      <w:r w:rsidRPr="000528DA">
        <w:rPr>
          <w:rtl/>
        </w:rPr>
        <w:t>.</w:t>
      </w:r>
    </w:p>
    <w:p w14:paraId="616CE81D" w14:textId="2EA855EE" w:rsidR="00A24328" w:rsidRDefault="00C31C36" w:rsidP="009A59D1">
      <w:pPr>
        <w:pStyle w:val="38"/>
        <w:framePr w:wrap="notBeside"/>
        <w:rPr>
          <w:rtl/>
        </w:rPr>
      </w:pPr>
      <w:r w:rsidRPr="00660D7A">
        <w:rPr>
          <w:rFonts w:hint="cs"/>
          <w:rtl/>
        </w:rPr>
        <w:t>ר</w:t>
      </w:r>
      <w:r w:rsidRPr="00660D7A">
        <w:rPr>
          <w:rtl/>
        </w:rPr>
        <w:t>"</w:t>
      </w:r>
      <w:r w:rsidRPr="00660D7A">
        <w:rPr>
          <w:rFonts w:hint="cs"/>
          <w:rtl/>
        </w:rPr>
        <w:t>י</w:t>
      </w:r>
      <w:r w:rsidR="00A24328">
        <w:rPr>
          <w:rtl/>
        </w:rPr>
        <w:t>:</w:t>
      </w:r>
    </w:p>
    <w:p w14:paraId="33B36891" w14:textId="2B1861CE" w:rsidR="007915DF" w:rsidRPr="000528DA" w:rsidRDefault="00C31C36" w:rsidP="000528DA">
      <w:pPr>
        <w:rPr>
          <w:rtl/>
        </w:rPr>
      </w:pPr>
      <w:r w:rsidRPr="000528DA">
        <w:rPr>
          <w:rFonts w:hint="cs"/>
          <w:rtl/>
        </w:rPr>
        <w:t xml:space="preserve">עד </w:t>
      </w:r>
      <w:r w:rsidRPr="00A4639B">
        <w:rPr>
          <w:rStyle w:val="ad"/>
          <w:rFonts w:hint="cs"/>
          <w:rtl/>
        </w:rPr>
        <w:t>'</w:t>
      </w:r>
      <w:r w:rsidRPr="00A4639B">
        <w:rPr>
          <w:rStyle w:val="ad"/>
          <w:rtl/>
        </w:rPr>
        <w:t>על לבבך</w:t>
      </w:r>
      <w:r w:rsidRPr="00A4639B">
        <w:rPr>
          <w:rStyle w:val="ad"/>
          <w:rFonts w:hint="cs"/>
          <w:rtl/>
        </w:rPr>
        <w:t>'</w:t>
      </w:r>
      <w:r w:rsidRPr="000528DA">
        <w:rPr>
          <w:rtl/>
        </w:rPr>
        <w:t xml:space="preserve"> בעמידה</w:t>
      </w:r>
      <w:r w:rsidRPr="000528DA">
        <w:rPr>
          <w:rFonts w:hint="cs"/>
          <w:rtl/>
        </w:rPr>
        <w:t xml:space="preserve"> מכאן ואילך לא</w:t>
      </w:r>
    </w:p>
    <w:p w14:paraId="7CC588AE" w14:textId="019E1F46" w:rsidR="00A24328" w:rsidRDefault="00C31C36" w:rsidP="009A59D1">
      <w:pPr>
        <w:pStyle w:val="38"/>
        <w:framePr w:wrap="notBeside"/>
        <w:rPr>
          <w:rtl/>
        </w:rPr>
      </w:pPr>
      <w:r w:rsidRPr="00660D7A">
        <w:rPr>
          <w:rtl/>
        </w:rPr>
        <w:t>ורי"ו</w:t>
      </w:r>
      <w:r w:rsidR="00A24328">
        <w:rPr>
          <w:rtl/>
        </w:rPr>
        <w:t>:</w:t>
      </w:r>
    </w:p>
    <w:p w14:paraId="04BF45BE" w14:textId="2A11826E" w:rsidR="00C31C36" w:rsidRPr="000528DA" w:rsidRDefault="00C31C36" w:rsidP="000528DA">
      <w:pPr>
        <w:rPr>
          <w:rtl/>
        </w:rPr>
      </w:pPr>
      <w:r w:rsidRPr="000528DA">
        <w:rPr>
          <w:rtl/>
        </w:rPr>
        <w:t>כל הפרשה כולה בעמידה.</w:t>
      </w:r>
      <w:r w:rsidRPr="000528DA">
        <w:rPr>
          <w:rFonts w:hint="cs"/>
          <w:rtl/>
        </w:rPr>
        <w:t xml:space="preserve"> ולטעמיה ד</w:t>
      </w:r>
      <w:r w:rsidRPr="000528DA">
        <w:rPr>
          <w:rtl/>
        </w:rPr>
        <w:t xml:space="preserve">הלכה </w:t>
      </w:r>
      <w:r w:rsidR="00870CA9" w:rsidRPr="00E34F28">
        <w:rPr>
          <w:rStyle w:val="afffff9"/>
          <w:rFonts w:hint="cs"/>
          <w:rtl/>
        </w:rPr>
        <w:t>כ</w:t>
      </w:r>
      <w:r w:rsidRPr="00E34F28">
        <w:rPr>
          <w:rStyle w:val="afffff9"/>
          <w:rFonts w:hint="cs"/>
          <w:rtl/>
        </w:rPr>
        <w:t>ר</w:t>
      </w:r>
      <w:r w:rsidRPr="00E34F28">
        <w:rPr>
          <w:rStyle w:val="afffff9"/>
          <w:rtl/>
        </w:rPr>
        <w:t>"</w:t>
      </w:r>
      <w:r w:rsidR="00870CA9" w:rsidRPr="00E34F28">
        <w:rPr>
          <w:rStyle w:val="afffff9"/>
          <w:rFonts w:hint="cs"/>
          <w:rtl/>
        </w:rPr>
        <w:t>י</w:t>
      </w:r>
      <w:r w:rsidR="00870CA9" w:rsidRPr="000528DA">
        <w:rPr>
          <w:rFonts w:hint="cs"/>
          <w:rtl/>
        </w:rPr>
        <w:t>.</w:t>
      </w:r>
    </w:p>
    <w:p w14:paraId="38E32CF1" w14:textId="77777777" w:rsidR="00AE16FF" w:rsidRPr="00E34F28" w:rsidRDefault="00C31C36" w:rsidP="00682BF2">
      <w:pPr>
        <w:pStyle w:val="afffff5"/>
        <w:rPr>
          <w:rtl/>
        </w:rPr>
      </w:pPr>
      <w:r w:rsidRPr="00A4639B">
        <w:rPr>
          <w:rStyle w:val="ad"/>
          <w:rFonts w:hint="cs"/>
          <w:rtl/>
        </w:rPr>
        <w:t>'</w:t>
      </w:r>
      <w:r w:rsidRPr="00A4639B">
        <w:rPr>
          <w:rStyle w:val="ad"/>
          <w:rtl/>
        </w:rPr>
        <w:t>שמע ישראל ה' אלהינו ה' אחד</w:t>
      </w:r>
      <w:r>
        <w:rPr>
          <w:rtl/>
        </w:rPr>
        <w:t xml:space="preserve"> - זו </w:t>
      </w:r>
      <w:r>
        <w:rPr>
          <w:rStyle w:val="afffff9"/>
          <w:rtl/>
          <w:rPrChange w:id="9045" w:author="מנוע אמוראים" w:date="2026-10-05T16:40:51Z">
            <w:rPr>
              <w:rtl/>
            </w:rPr>
          </w:rPrChange>
        </w:rPr>
        <w:t xml:space="preserve">קר"ש</w:t>
      </w:r>
      <w:r>
        <w:rPr>
          <w:rtl/>
        </w:rPr>
        <w:t xml:space="preserve"> של </w:t>
      </w:r>
      <w:r>
        <w:rPr>
          <w:rStyle w:val="afffff9"/>
          <w:rtl/>
          <w:rPrChange w:id="9046" w:author="מנוע אמוראים" w:date="2026-10-05T16:40:51Z">
            <w:rPr>
              <w:rtl/>
            </w:rPr>
          </w:rPrChange>
        </w:rPr>
        <w:t xml:space="preserve">ר"י</w:t>
      </w:r>
      <w:r>
        <w:rPr>
          <w:rtl/>
        </w:rPr>
        <w:t xml:space="preserve"> הנשיא.</w:t>
      </w:r>
      <w:r w:rsidR="00870CA9" w:rsidRPr="00FE3D07">
        <w:rPr>
          <w:rtl/>
        </w:rPr>
        <w:t xml:space="preserve"> </w:t>
      </w:r>
    </w:p>
    <w:p w14:paraId="06EE824C" w14:textId="663E3B6F" w:rsidR="00A24328" w:rsidRDefault="00C31C36" w:rsidP="009A59D1">
      <w:pPr>
        <w:pStyle w:val="38"/>
        <w:framePr w:wrap="notBeside"/>
        <w:rPr>
          <w:rtl/>
        </w:rPr>
      </w:pPr>
      <w:r w:rsidRPr="00660D7A">
        <w:rPr>
          <w:rFonts w:hint="cs"/>
          <w:rtl/>
        </w:rPr>
        <w:t>רבי</w:t>
      </w:r>
      <w:r w:rsidR="009B14FE">
        <w:rPr>
          <w:rFonts w:hint="cs"/>
          <w:rtl/>
        </w:rPr>
        <w:t>:</w:t>
      </w:r>
    </w:p>
    <w:p w14:paraId="7E3FE5C0" w14:textId="4119696E" w:rsidR="00AE16FF" w:rsidRPr="000528DA" w:rsidRDefault="00C31C36" w:rsidP="000528DA">
      <w:pPr>
        <w:rPr>
          <w:rtl/>
        </w:rPr>
      </w:pPr>
      <w:bookmarkStart w:id="295" w:name="_Toc193635687"/>
      <w:bookmarkStart w:id="296" w:name="_Toc216184299"/>
      <w:r w:rsidRPr="00A10336">
        <w:rPr>
          <w:rStyle w:val="30"/>
          <w:rtl/>
        </w:rPr>
        <w:t>שעה שמעביר ידיו על פניו</w:t>
      </w:r>
      <w:bookmarkEnd w:id="295"/>
      <w:bookmarkEnd w:id="296"/>
      <w:r w:rsidRPr="000528DA">
        <w:rPr>
          <w:rtl/>
        </w:rPr>
        <w:t xml:space="preserve"> מקבל עליו עול מלכות שמים.</w:t>
      </w:r>
      <w:r w:rsidR="00870CA9" w:rsidRPr="000528DA">
        <w:rPr>
          <w:rFonts w:hint="cs"/>
          <w:rtl/>
        </w:rPr>
        <w:t xml:space="preserve"> </w:t>
      </w:r>
    </w:p>
    <w:p w14:paraId="745DEC89" w14:textId="77777777" w:rsidR="00D758C9" w:rsidRPr="000528DA" w:rsidRDefault="00870CA9" w:rsidP="000528DA">
      <w:pPr>
        <w:rPr>
          <w:rtl/>
        </w:rPr>
      </w:pPr>
      <w:bookmarkStart w:id="297" w:name="_Toc193635688"/>
      <w:bookmarkStart w:id="298" w:name="_Toc216184300"/>
      <w:r w:rsidRPr="00A10336">
        <w:rPr>
          <w:rStyle w:val="30"/>
          <w:rFonts w:hint="cs"/>
          <w:rtl/>
        </w:rPr>
        <w:t>אי חוזר וגומרה</w:t>
      </w:r>
      <w:bookmarkEnd w:id="297"/>
      <w:bookmarkEnd w:id="298"/>
      <w:r w:rsidRPr="000528DA">
        <w:rPr>
          <w:rFonts w:hint="cs"/>
          <w:rtl/>
        </w:rPr>
        <w:t xml:space="preserve"> </w:t>
      </w:r>
      <w:r w:rsidRPr="00E34F28">
        <w:rPr>
          <w:rStyle w:val="afffff9"/>
          <w:rFonts w:hint="cs"/>
          <w:rtl/>
        </w:rPr>
        <w:t>לב</w:t>
      </w:r>
      <w:r w:rsidR="00AE16FF" w:rsidRPr="00E34F28">
        <w:rPr>
          <w:rStyle w:val="afffff9"/>
          <w:rtl/>
        </w:rPr>
        <w:t>"</w:t>
      </w:r>
      <w:r w:rsidRPr="00E34F28">
        <w:rPr>
          <w:rStyle w:val="afffff9"/>
          <w:rFonts w:hint="cs"/>
          <w:rtl/>
        </w:rPr>
        <w:t xml:space="preserve">ק </w:t>
      </w:r>
      <w:r w:rsidRPr="000528DA">
        <w:rPr>
          <w:rFonts w:hint="cs"/>
          <w:rtl/>
        </w:rPr>
        <w:t>לא</w:t>
      </w:r>
      <w:r w:rsidR="00C31C36" w:rsidRPr="000528DA">
        <w:rPr>
          <w:rtl/>
        </w:rPr>
        <w:t>,</w:t>
      </w:r>
      <w:r w:rsidR="00890F60" w:rsidRPr="000528DA">
        <w:rPr>
          <w:rFonts w:hint="cs"/>
          <w:rtl/>
        </w:rPr>
        <w:t xml:space="preserve"> </w:t>
      </w:r>
      <w:r w:rsidR="00824D1F" w:rsidRPr="00E34F28">
        <w:rPr>
          <w:rStyle w:val="afffff9"/>
          <w:rtl/>
        </w:rPr>
        <w:tab/>
      </w:r>
      <w:r w:rsidR="00824D1F" w:rsidRPr="00E34F28">
        <w:rPr>
          <w:rStyle w:val="afffff9"/>
          <w:rtl/>
        </w:rPr>
        <w:tab/>
      </w:r>
      <w:r w:rsidR="00824D1F" w:rsidRPr="00E34F28">
        <w:rPr>
          <w:rStyle w:val="afffff9"/>
          <w:rtl/>
        </w:rPr>
        <w:tab/>
      </w:r>
      <w:r w:rsidR="00824D1F" w:rsidRPr="00E34F28">
        <w:rPr>
          <w:rStyle w:val="afffff9"/>
          <w:rtl/>
        </w:rPr>
        <w:tab/>
      </w:r>
      <w:r w:rsidR="00824D1F" w:rsidRPr="00E34F28">
        <w:rPr>
          <w:rStyle w:val="afffff9"/>
          <w:rtl/>
        </w:rPr>
        <w:tab/>
      </w:r>
      <w:r w:rsidR="00824D1F" w:rsidRPr="00E34F28">
        <w:rPr>
          <w:rStyle w:val="afffff9"/>
          <w:rtl/>
        </w:rPr>
        <w:tab/>
      </w:r>
      <w:r w:rsidRPr="00E34F28">
        <w:rPr>
          <w:rStyle w:val="afffff9"/>
          <w:rFonts w:hint="cs"/>
          <w:rtl/>
        </w:rPr>
        <w:t>ל</w:t>
      </w:r>
      <w:r w:rsidR="00C31C36" w:rsidRPr="00E34F28">
        <w:rPr>
          <w:rStyle w:val="afffff9"/>
          <w:rtl/>
        </w:rPr>
        <w:t>ר</w:t>
      </w:r>
      <w:r w:rsidR="00C31C36" w:rsidRPr="00E34F28">
        <w:rPr>
          <w:rStyle w:val="afffff9"/>
          <w:rFonts w:hint="cs"/>
          <w:rtl/>
        </w:rPr>
        <w:t>ש</w:t>
      </w:r>
      <w:r w:rsidR="00C31C36" w:rsidRPr="00E34F28">
        <w:rPr>
          <w:rStyle w:val="afffff9"/>
          <w:rtl/>
        </w:rPr>
        <w:t>"</w:t>
      </w:r>
      <w:r w:rsidR="00C31C36" w:rsidRPr="00E34F28">
        <w:rPr>
          <w:rStyle w:val="afffff9"/>
          <w:rFonts w:hint="cs"/>
          <w:rtl/>
        </w:rPr>
        <w:t>ב</w:t>
      </w:r>
      <w:r w:rsidRPr="00E34F28">
        <w:rPr>
          <w:rStyle w:val="afffff9"/>
          <w:rtl/>
        </w:rPr>
        <w:t>:</w:t>
      </w:r>
      <w:r w:rsidRPr="000528DA">
        <w:rPr>
          <w:rtl/>
        </w:rPr>
        <w:t xml:space="preserve"> חוזר וגומרה</w:t>
      </w:r>
      <w:r w:rsidR="00A409D7" w:rsidRPr="000528DA">
        <w:rPr>
          <w:rFonts w:hint="cs"/>
          <w:rtl/>
        </w:rPr>
        <w:t xml:space="preserve">, </w:t>
      </w:r>
    </w:p>
    <w:p w14:paraId="5248324A" w14:textId="77777777" w:rsidR="00C31C36" w:rsidRPr="000528DA" w:rsidRDefault="00C31C36" w:rsidP="000528DA">
      <w:pPr>
        <w:rPr>
          <w:rtl/>
        </w:rPr>
      </w:pPr>
      <w:bookmarkStart w:id="299" w:name="_Toc193635689"/>
      <w:bookmarkStart w:id="300" w:name="_Toc216184301"/>
      <w:r w:rsidRPr="00A10336">
        <w:rPr>
          <w:rStyle w:val="30"/>
          <w:rFonts w:hint="cs"/>
          <w:rtl/>
        </w:rPr>
        <w:t>מה שחזר</w:t>
      </w:r>
      <w:bookmarkEnd w:id="299"/>
      <w:bookmarkEnd w:id="300"/>
      <w:r w:rsidRPr="00A10336">
        <w:rPr>
          <w:rStyle w:val="30"/>
          <w:rFonts w:hint="cs"/>
          <w:rtl/>
        </w:rPr>
        <w:t xml:space="preserve"> </w:t>
      </w:r>
      <w:r w:rsidRPr="00E34F28">
        <w:rPr>
          <w:rStyle w:val="afffff9"/>
          <w:rFonts w:hint="cs"/>
          <w:rtl/>
        </w:rPr>
        <w:t>רבי</w:t>
      </w:r>
      <w:r w:rsidRPr="000528DA">
        <w:rPr>
          <w:rFonts w:hint="cs"/>
          <w:rtl/>
        </w:rPr>
        <w:t xml:space="preserve"> או שמועה דיצ</w:t>
      </w:r>
      <w:r w:rsidRPr="000528DA">
        <w:rPr>
          <w:rtl/>
        </w:rPr>
        <w:t>"</w:t>
      </w:r>
      <w:r w:rsidRPr="000528DA">
        <w:rPr>
          <w:rFonts w:hint="cs"/>
          <w:rtl/>
        </w:rPr>
        <w:t>מ או להזכיר יצ</w:t>
      </w:r>
      <w:r w:rsidRPr="000528DA">
        <w:rPr>
          <w:rtl/>
        </w:rPr>
        <w:t>"</w:t>
      </w:r>
      <w:r w:rsidR="00870CA9" w:rsidRPr="000528DA">
        <w:rPr>
          <w:rFonts w:hint="cs"/>
          <w:rtl/>
        </w:rPr>
        <w:t>מ</w:t>
      </w:r>
      <w:r w:rsidRPr="000528DA">
        <w:rPr>
          <w:rFonts w:hint="cs"/>
          <w:rtl/>
        </w:rPr>
        <w:t xml:space="preserve"> בזמנה.</w:t>
      </w:r>
    </w:p>
    <w:p w14:paraId="36BE17BA" w14:textId="77777777" w:rsidR="00AE16FF" w:rsidRPr="00E34F28" w:rsidRDefault="00C31C36" w:rsidP="00682BF2">
      <w:pPr>
        <w:pStyle w:val="afffff5"/>
        <w:rPr>
          <w:rtl/>
        </w:rPr>
      </w:pPr>
      <w:r w:rsidRPr="00A4639B">
        <w:rPr>
          <w:rStyle w:val="ad"/>
          <w:rtl/>
        </w:rPr>
        <w:t>שמע ישראל ה' אלהינו ה' אחד</w:t>
      </w:r>
      <w:r w:rsidRPr="00FE3D07">
        <w:rPr>
          <w:rtl/>
        </w:rPr>
        <w:t xml:space="preserve"> </w:t>
      </w:r>
      <w:r w:rsidRPr="00A10336">
        <w:rPr>
          <w:rStyle w:val="30"/>
          <w:rtl/>
        </w:rPr>
        <w:t>ונאנס</w:t>
      </w:r>
      <w:r w:rsidRPr="00FE3D07">
        <w:rPr>
          <w:rtl/>
        </w:rPr>
        <w:t xml:space="preserve"> </w:t>
      </w:r>
      <w:r w:rsidRPr="00A10336">
        <w:rPr>
          <w:rStyle w:val="30"/>
          <w:rtl/>
        </w:rPr>
        <w:t>בשינה</w:t>
      </w:r>
      <w:r w:rsidRPr="00FE3D07">
        <w:rPr>
          <w:rtl/>
        </w:rPr>
        <w:t xml:space="preserve"> - יצא.</w:t>
      </w:r>
      <w:r w:rsidR="00870CA9" w:rsidRPr="00FE3D07">
        <w:rPr>
          <w:rFonts w:hint="cs"/>
          <w:rtl/>
        </w:rPr>
        <w:t xml:space="preserve"> </w:t>
      </w:r>
    </w:p>
    <w:p w14:paraId="0A31BB23" w14:textId="03A640E9" w:rsidR="00A24328" w:rsidRDefault="00C31C36" w:rsidP="009A59D1">
      <w:pPr>
        <w:pStyle w:val="38"/>
        <w:framePr w:wrap="notBeside"/>
        <w:rPr>
          <w:rtl/>
        </w:rPr>
      </w:pPr>
      <w:r w:rsidRPr="00660D7A">
        <w:rPr>
          <w:rFonts w:hint="cs"/>
          <w:rtl/>
        </w:rPr>
        <w:t>ר</w:t>
      </w:r>
      <w:r w:rsidRPr="00660D7A">
        <w:rPr>
          <w:rtl/>
        </w:rPr>
        <w:t>"</w:t>
      </w:r>
      <w:r w:rsidRPr="00660D7A">
        <w:rPr>
          <w:rFonts w:hint="cs"/>
          <w:rtl/>
        </w:rPr>
        <w:t>נ</w:t>
      </w:r>
      <w:r w:rsidR="00870CA9" w:rsidRPr="00660D7A">
        <w:rPr>
          <w:rFonts w:hint="cs"/>
          <w:rtl/>
        </w:rPr>
        <w:t xml:space="preserve"> [ורבה]</w:t>
      </w:r>
      <w:r w:rsidRPr="00660D7A">
        <w:rPr>
          <w:rFonts w:hint="cs"/>
          <w:rtl/>
        </w:rPr>
        <w:t xml:space="preserve"> לעבדו</w:t>
      </w:r>
      <w:r w:rsidR="00A24328">
        <w:rPr>
          <w:rFonts w:hint="cs"/>
          <w:rtl/>
        </w:rPr>
        <w:t>:</w:t>
      </w:r>
    </w:p>
    <w:p w14:paraId="35A1020E" w14:textId="11050F89" w:rsidR="00C31C36" w:rsidRPr="000528DA" w:rsidRDefault="00C31C36" w:rsidP="000528DA">
      <w:pPr>
        <w:rPr>
          <w:rtl/>
        </w:rPr>
      </w:pPr>
      <w:r w:rsidRPr="000528DA">
        <w:rPr>
          <w:rFonts w:hint="cs"/>
          <w:rtl/>
        </w:rPr>
        <w:t>שיצער</w:t>
      </w:r>
      <w:r w:rsidR="005B1F92" w:rsidRPr="000528DA">
        <w:rPr>
          <w:rFonts w:hint="cs"/>
          <w:rtl/>
        </w:rPr>
        <w:t>ו בפסוק ראשון ולא יותר,</w:t>
      </w:r>
    </w:p>
    <w:p w14:paraId="7CD8917F" w14:textId="77777777" w:rsidR="00D758C9" w:rsidRPr="00E34F28" w:rsidRDefault="00C31C36" w:rsidP="00682BF2">
      <w:pPr>
        <w:pStyle w:val="afffff5"/>
        <w:rPr>
          <w:rtl/>
        </w:rPr>
      </w:pPr>
      <w:bookmarkStart w:id="301" w:name="_Toc193635690"/>
      <w:bookmarkStart w:id="302" w:name="_Toc216184302"/>
      <w:r w:rsidRPr="00724E73">
        <w:rPr>
          <w:rStyle w:val="afffffd"/>
          <w:rtl/>
        </w:rPr>
        <w:t>פרקדן</w:t>
      </w:r>
      <w:bookmarkEnd w:id="301"/>
      <w:bookmarkEnd w:id="302"/>
      <w:r w:rsidRPr="00724E73">
        <w:rPr>
          <w:rStyle w:val="afffffd"/>
          <w:rtl/>
        </w:rPr>
        <w:t xml:space="preserve"> </w:t>
      </w:r>
      <w:r>
        <w:rPr>
          <w:rtl/>
        </w:rPr>
        <w:t xml:space="preserve">לא יקרא </w:t>
      </w:r>
      <w:r>
        <w:rPr>
          <w:rStyle w:val="afffff9"/>
          <w:rtl/>
          <w:rPrChange w:id="9047" w:author="מנוע אמוראים" w:date="2026-10-05T16:40:51Z">
            <w:rPr>
              <w:rtl/>
            </w:rPr>
          </w:rPrChange>
        </w:rPr>
        <w:t xml:space="preserve">קר"ש</w:t>
      </w:r>
      <w:r>
        <w:rPr>
          <w:rtl/>
        </w:rPr>
        <w:t xml:space="preserve">.</w:t>
      </w:r>
      <w:r w:rsidRPr="00FE3D07">
        <w:rPr>
          <w:rFonts w:hint="cs"/>
          <w:rtl/>
        </w:rPr>
        <w:t xml:space="preserve"> ואפי' במעט הטייה.</w:t>
      </w:r>
      <w:r w:rsidR="00870CA9" w:rsidRPr="00FE3D07">
        <w:rPr>
          <w:rFonts w:hint="cs"/>
          <w:rtl/>
        </w:rPr>
        <w:t xml:space="preserve"> </w:t>
      </w:r>
    </w:p>
    <w:p w14:paraId="3B2821AB" w14:textId="77777777" w:rsidR="00F64167" w:rsidRDefault="00C31C36" w:rsidP="000528DA">
      <w:pPr>
        <w:rPr>
          <w:rtl/>
        </w:rPr>
      </w:pPr>
      <w:r w:rsidRPr="00E34F28">
        <w:rPr>
          <w:rStyle w:val="afffff9"/>
          <w:rFonts w:hint="cs"/>
          <w:rtl/>
        </w:rPr>
        <w:t>ריב</w:t>
      </w:r>
      <w:r w:rsidRPr="00E34F28">
        <w:rPr>
          <w:rStyle w:val="afffff9"/>
          <w:rtl/>
        </w:rPr>
        <w:t>"</w:t>
      </w:r>
      <w:r w:rsidRPr="00E34F28">
        <w:rPr>
          <w:rStyle w:val="afffff9"/>
          <w:rFonts w:hint="cs"/>
          <w:rtl/>
        </w:rPr>
        <w:t>ל:</w:t>
      </w:r>
      <w:r w:rsidRPr="000528DA">
        <w:rPr>
          <w:rFonts w:hint="cs"/>
          <w:rtl/>
        </w:rPr>
        <w:t xml:space="preserve"> </w:t>
      </w:r>
      <w:r w:rsidRPr="00A10336">
        <w:rPr>
          <w:rStyle w:val="30"/>
          <w:rFonts w:hint="cs"/>
          <w:rtl/>
        </w:rPr>
        <w:t>קילל</w:t>
      </w:r>
      <w:r w:rsidRPr="000528DA">
        <w:rPr>
          <w:rFonts w:hint="cs"/>
          <w:rtl/>
        </w:rPr>
        <w:t xml:space="preserve"> הישן אפרקדן ובהטיה.</w:t>
      </w:r>
      <w:r w:rsidR="00870CA9" w:rsidRPr="000528DA">
        <w:rPr>
          <w:rFonts w:hint="cs"/>
          <w:rtl/>
        </w:rPr>
        <w:t xml:space="preserve"> </w:t>
      </w:r>
      <w:r w:rsidRPr="00E34F28">
        <w:rPr>
          <w:rStyle w:val="afffff9"/>
          <w:rFonts w:hint="cs"/>
          <w:rtl/>
        </w:rPr>
        <w:t>רי</w:t>
      </w:r>
      <w:r w:rsidRPr="00E34F28">
        <w:rPr>
          <w:rStyle w:val="afffff9"/>
          <w:rtl/>
        </w:rPr>
        <w:t>"</w:t>
      </w:r>
      <w:r w:rsidRPr="00E34F28">
        <w:rPr>
          <w:rStyle w:val="afffff9"/>
          <w:rFonts w:hint="cs"/>
          <w:rtl/>
        </w:rPr>
        <w:t>ו</w:t>
      </w:r>
      <w:r w:rsidRPr="000528DA">
        <w:rPr>
          <w:rFonts w:hint="cs"/>
          <w:rtl/>
        </w:rPr>
        <w:t xml:space="preserve"> </w:t>
      </w:r>
      <w:r w:rsidR="005B1F92" w:rsidRPr="000528DA">
        <w:rPr>
          <w:rFonts w:hint="cs"/>
          <w:rtl/>
        </w:rPr>
        <w:t>ש</w:t>
      </w:r>
      <w:r w:rsidR="00D758C9" w:rsidRPr="000528DA">
        <w:rPr>
          <w:rFonts w:hint="cs"/>
          <w:rtl/>
        </w:rPr>
        <w:t>הטה</w:t>
      </w:r>
      <w:r w:rsidRPr="000528DA">
        <w:rPr>
          <w:rFonts w:hint="cs"/>
          <w:rtl/>
        </w:rPr>
        <w:t xml:space="preserve"> </w:t>
      </w:r>
      <w:r w:rsidR="00D758C9" w:rsidRPr="000528DA">
        <w:rPr>
          <w:rFonts w:hint="cs"/>
          <w:rtl/>
        </w:rPr>
        <w:t>-</w:t>
      </w:r>
      <w:r w:rsidR="00824D1F" w:rsidRPr="00A10336">
        <w:rPr>
          <w:rStyle w:val="30"/>
          <w:rFonts w:hint="cs"/>
          <w:rtl/>
        </w:rPr>
        <w:t>ד</w:t>
      </w:r>
      <w:r w:rsidRPr="00A10336">
        <w:rPr>
          <w:rStyle w:val="30"/>
          <w:rFonts w:hint="cs"/>
          <w:rtl/>
        </w:rPr>
        <w:t>בעל</w:t>
      </w:r>
      <w:r w:rsidRPr="000528DA">
        <w:rPr>
          <w:rFonts w:hint="cs"/>
          <w:rtl/>
        </w:rPr>
        <w:t xml:space="preserve"> </w:t>
      </w:r>
      <w:r w:rsidRPr="00A10336">
        <w:rPr>
          <w:rStyle w:val="30"/>
          <w:rFonts w:hint="cs"/>
          <w:rtl/>
        </w:rPr>
        <w:t>בשר</w:t>
      </w:r>
      <w:r w:rsidRPr="000528DA">
        <w:rPr>
          <w:rFonts w:hint="cs"/>
          <w:rtl/>
        </w:rPr>
        <w:t>.</w:t>
      </w:r>
    </w:p>
    <w:p w14:paraId="50C6E7F9" w14:textId="6D6447EC" w:rsidR="00AE16FF" w:rsidRPr="00E34F28" w:rsidRDefault="00683C59" w:rsidP="00F50A20">
      <w:pPr>
        <w:pStyle w:val="afffa"/>
        <w:rPr>
          <w:rtl/>
        </w:rPr>
      </w:pPr>
      <w:r w:rsidRPr="00140733">
        <w:rPr>
          <w:rFonts w:hint="cs"/>
          <w:rtl/>
        </w:rPr>
        <w:t>***</w:t>
      </w:r>
      <w:r w:rsidR="00140733">
        <w:rPr>
          <w:rFonts w:hint="cs"/>
          <w:rtl/>
        </w:rPr>
        <w:t>*</w:t>
      </w:r>
    </w:p>
    <w:p w14:paraId="79BE1A03" w14:textId="77777777" w:rsidR="00D758C9" w:rsidRPr="000528DA" w:rsidRDefault="00C31C36" w:rsidP="000528DA">
      <w:pPr>
        <w:rPr>
          <w:rtl/>
        </w:rPr>
      </w:pPr>
      <w:r w:rsidRPr="00824D1F">
        <w:rPr>
          <w:rStyle w:val="a7"/>
          <w:rtl/>
        </w:rPr>
        <w:lastRenderedPageBreak/>
        <w:t xml:space="preserve">בפרקים </w:t>
      </w:r>
      <w:r>
        <w:rPr>
          <w:rStyle w:val="afffff9"/>
          <w:rFonts w:hint="cs"/>
          <w:rtl/>
          <w:rPrChange w:id="9048" w:author="מנוע אמוראים" w:date="2026-10-05T16:40:51Z">
            <w:rPr>
              <w:rStyle w:val="a7"/>
              <w:rFonts w:hint="cs"/>
              <w:rtl/>
            </w:rPr>
          </w:rPrChange>
        </w:rPr>
        <w:t xml:space="preserve">לר</w:t>
      </w:r>
      <w:r>
        <w:rPr>
          <w:rStyle w:val="afffff9"/>
          <w:rtl/>
          <w:rPrChange w:id="9049" w:author="מנוע אמוראים" w:date="2026-10-05T16:40:51Z">
            <w:rPr>
              <w:rStyle w:val="a7"/>
              <w:rtl/>
            </w:rPr>
          </w:rPrChange>
        </w:rPr>
        <w:t xml:space="preserve">"</w:t>
      </w:r>
      <w:r>
        <w:rPr>
          <w:rStyle w:val="afffff9"/>
          <w:rFonts w:hint="cs"/>
          <w:rtl/>
          <w:rPrChange w:id="9050" w:author="מנוע אמוראים" w:date="2026-10-05T16:40:51Z">
            <w:rPr>
              <w:rStyle w:val="a7"/>
              <w:rFonts w:hint="cs"/>
              <w:rtl/>
            </w:rPr>
          </w:rPrChange>
        </w:rPr>
        <w:t xml:space="preserve">מ</w:t>
      </w:r>
      <w:r>
        <w:rPr>
          <w:rStyle w:val="a7"/>
          <w:rFonts w:hint="cs"/>
          <w:rtl/>
        </w:rPr>
        <w:t xml:space="preserve"> </w:t>
      </w:r>
      <w:r w:rsidRPr="00824D1F">
        <w:rPr>
          <w:rStyle w:val="a7"/>
          <w:rtl/>
        </w:rPr>
        <w:t>שואל מפני הכבוד</w:t>
      </w:r>
      <w:r w:rsidRPr="00824D1F">
        <w:rPr>
          <w:rStyle w:val="a7"/>
          <w:rFonts w:hint="cs"/>
          <w:rtl/>
        </w:rPr>
        <w:t>,</w:t>
      </w:r>
      <w:r w:rsidRPr="000528DA">
        <w:rPr>
          <w:rFonts w:hint="cs"/>
          <w:rtl/>
        </w:rPr>
        <w:t xml:space="preserve"> ואצ</w:t>
      </w:r>
      <w:r w:rsidRPr="000528DA">
        <w:rPr>
          <w:rtl/>
        </w:rPr>
        <w:t>"</w:t>
      </w:r>
      <w:r w:rsidRPr="000528DA">
        <w:rPr>
          <w:rFonts w:hint="cs"/>
          <w:rtl/>
        </w:rPr>
        <w:t>ל משיב.</w:t>
      </w:r>
      <w:r w:rsidR="00870CA9" w:rsidRPr="000528DA">
        <w:rPr>
          <w:rFonts w:hint="cs"/>
          <w:rtl/>
        </w:rPr>
        <w:t xml:space="preserve"> </w:t>
      </w:r>
    </w:p>
    <w:p w14:paraId="0CF8EE23" w14:textId="77777777" w:rsidR="00C31C36" w:rsidRPr="000528DA" w:rsidRDefault="00C31C36" w:rsidP="000528DA">
      <w:pPr>
        <w:rPr>
          <w:rtl/>
        </w:rPr>
      </w:pPr>
      <w:bookmarkStart w:id="303" w:name="_Toc193635691"/>
      <w:bookmarkStart w:id="304" w:name="_Toc216184303"/>
      <w:r w:rsidRPr="00A10336">
        <w:rPr>
          <w:rStyle w:val="30"/>
          <w:rFonts w:hint="cs"/>
          <w:rtl/>
        </w:rPr>
        <w:t>באמצע</w:t>
      </w:r>
      <w:bookmarkEnd w:id="303"/>
      <w:bookmarkEnd w:id="304"/>
      <w:r w:rsidRPr="000528DA">
        <w:rPr>
          <w:rFonts w:hint="cs"/>
          <w:rtl/>
        </w:rPr>
        <w:t xml:space="preserve"> שואל מפני היראה ואצ</w:t>
      </w:r>
      <w:r w:rsidRPr="000528DA">
        <w:rPr>
          <w:rtl/>
        </w:rPr>
        <w:t>"</w:t>
      </w:r>
      <w:r w:rsidRPr="000528DA">
        <w:rPr>
          <w:rFonts w:hint="cs"/>
          <w:rtl/>
        </w:rPr>
        <w:t>ל משיב.</w:t>
      </w:r>
    </w:p>
    <w:p w14:paraId="57CB0488" w14:textId="6878E2E9" w:rsidR="00A24328" w:rsidRDefault="00C31C36" w:rsidP="009A59D1">
      <w:pPr>
        <w:pStyle w:val="38"/>
        <w:framePr w:wrap="notBeside"/>
        <w:rPr>
          <w:rtl/>
        </w:rPr>
      </w:pPr>
      <w:r w:rsidRPr="00660D7A">
        <w:rPr>
          <w:rFonts w:hint="cs"/>
          <w:rtl/>
        </w:rPr>
        <w:t>ר</w:t>
      </w:r>
      <w:r w:rsidRPr="00660D7A">
        <w:rPr>
          <w:rtl/>
        </w:rPr>
        <w:t>"</w:t>
      </w:r>
      <w:r w:rsidRPr="00660D7A">
        <w:rPr>
          <w:rFonts w:hint="cs"/>
          <w:rtl/>
        </w:rPr>
        <w:t>י</w:t>
      </w:r>
      <w:r w:rsidR="00A24328">
        <w:rPr>
          <w:rFonts w:hint="cs"/>
          <w:rtl/>
        </w:rPr>
        <w:t>:</w:t>
      </w:r>
    </w:p>
    <w:p w14:paraId="44D470BC" w14:textId="458BBE83" w:rsidR="00824D1F" w:rsidRPr="000528DA" w:rsidRDefault="00C31C36" w:rsidP="000528DA">
      <w:pPr>
        <w:rPr>
          <w:rtl/>
        </w:rPr>
      </w:pPr>
      <w:r w:rsidRPr="000528DA">
        <w:rPr>
          <w:rFonts w:hint="cs"/>
          <w:rtl/>
        </w:rPr>
        <w:t xml:space="preserve">באמצע </w:t>
      </w:r>
      <w:r w:rsidRPr="000528DA">
        <w:rPr>
          <w:rtl/>
        </w:rPr>
        <w:t>שואל מפני היראה ומשיב מפני הכבוד,</w:t>
      </w:r>
      <w:r w:rsidR="007E4E8C">
        <w:rPr>
          <w:rFonts w:hint="cs"/>
          <w:rtl/>
        </w:rPr>
        <w:t xml:space="preserve"> </w:t>
      </w:r>
      <w:r w:rsidR="00824D1F" w:rsidRPr="000528DA">
        <w:rPr>
          <w:rFonts w:hint="cs"/>
          <w:rtl/>
        </w:rPr>
        <w:t xml:space="preserve"> </w:t>
      </w:r>
    </w:p>
    <w:p w14:paraId="24F5A2BB" w14:textId="7CDC636F" w:rsidR="00C31C36" w:rsidRPr="000528DA" w:rsidRDefault="00C31C36" w:rsidP="00333C73">
      <w:pPr>
        <w:spacing w:after="120"/>
        <w:rPr>
          <w:rtl/>
        </w:rPr>
      </w:pPr>
      <w:r w:rsidRPr="000528DA">
        <w:rPr>
          <w:rtl/>
        </w:rPr>
        <w:t>ובפרקים שואל מפני הכבוד ומשיב שלום לכל אדם.</w:t>
      </w:r>
      <w:r w:rsidRPr="000528DA">
        <w:rPr>
          <w:rFonts w:hint="cs"/>
          <w:rtl/>
        </w:rPr>
        <w:t xml:space="preserve"> ותנ</w:t>
      </w:r>
      <w:r w:rsidRPr="000528DA">
        <w:rPr>
          <w:rtl/>
        </w:rPr>
        <w:t>"</w:t>
      </w:r>
      <w:r w:rsidRPr="000528DA">
        <w:rPr>
          <w:rFonts w:hint="cs"/>
          <w:rtl/>
        </w:rPr>
        <w:t>ה</w:t>
      </w:r>
    </w:p>
    <w:p w14:paraId="7E70AFE1" w14:textId="77777777" w:rsidR="00C31C36" w:rsidRPr="00E34F28" w:rsidRDefault="00C31C36" w:rsidP="00EC0DC4">
      <w:pPr>
        <w:pStyle w:val="af2"/>
        <w:framePr w:wrap="around"/>
        <w:rPr>
          <w:rtl/>
        </w:rPr>
      </w:pPr>
      <w:r w:rsidRPr="00A4639B">
        <w:rPr>
          <w:rtl/>
        </w:rPr>
        <w:t>יד.</w:t>
      </w:r>
    </w:p>
    <w:p w14:paraId="441843AC" w14:textId="77777777" w:rsidR="00AE16FF" w:rsidRPr="000528DA" w:rsidRDefault="00C31C36" w:rsidP="00333C73">
      <w:pPr>
        <w:spacing w:after="60"/>
        <w:rPr>
          <w:rtl/>
        </w:rPr>
      </w:pPr>
      <w:bookmarkStart w:id="305" w:name="_Toc193635692"/>
      <w:bookmarkStart w:id="306" w:name="_Toc216184304"/>
      <w:r w:rsidRPr="00724E73">
        <w:rPr>
          <w:rStyle w:val="afffffd"/>
          <w:rFonts w:hint="cs"/>
          <w:rtl/>
        </w:rPr>
        <w:t>הלל ומגילה</w:t>
      </w:r>
      <w:bookmarkEnd w:id="305"/>
      <w:bookmarkEnd w:id="306"/>
      <w:r w:rsidRPr="00A10336">
        <w:rPr>
          <w:rStyle w:val="30"/>
          <w:rFonts w:hint="cs"/>
          <w:rtl/>
        </w:rPr>
        <w:t xml:space="preserve"> </w:t>
      </w:r>
      <w:r w:rsidRPr="000528DA">
        <w:rPr>
          <w:rFonts w:hint="cs"/>
          <w:rtl/>
        </w:rPr>
        <w:t>פוסק כ</w:t>
      </w:r>
      <w:r w:rsidRPr="000528DA">
        <w:rPr>
          <w:rtl/>
        </w:rPr>
        <w:t>"</w:t>
      </w:r>
      <w:r>
        <w:rPr>
          <w:rFonts w:hint="cs"/>
          <w:rtl/>
        </w:rPr>
        <w:t xml:space="preserve">ש </w:t>
      </w:r>
      <w:r>
        <w:rPr>
          <w:rStyle w:val="afffff9"/>
          <w:rFonts w:hint="cs"/>
          <w:rtl/>
          <w:rPrChange w:id="9051" w:author="מנוע אמוראים" w:date="2026-10-05T16:40:51Z">
            <w:rPr>
              <w:rFonts w:hint="cs"/>
              <w:rtl/>
            </w:rPr>
          </w:rPrChange>
        </w:rPr>
        <w:t xml:space="preserve">מקר</w:t>
      </w:r>
      <w:r>
        <w:rPr>
          <w:rStyle w:val="afffff9"/>
          <w:rtl/>
          <w:rPrChange w:id="9052" w:author="מנוע אמוראים" w:date="2026-10-05T16:40:51Z">
            <w:rPr>
              <w:rtl/>
            </w:rPr>
          </w:rPrChange>
        </w:rPr>
        <w:t xml:space="preserve">"</w:t>
      </w:r>
      <w:r>
        <w:rPr>
          <w:rStyle w:val="afffff9"/>
          <w:rFonts w:hint="cs"/>
          <w:rtl/>
          <w:rPrChange w:id="9053" w:author="מנוע אמוראים" w:date="2026-10-05T16:40:51Z">
            <w:rPr>
              <w:rFonts w:hint="cs"/>
              <w:rtl/>
            </w:rPr>
          </w:rPrChange>
        </w:rPr>
        <w:t xml:space="preserve">ש</w:t>
      </w:r>
      <w:r>
        <w:rPr>
          <w:rFonts w:hint="cs"/>
          <w:rtl/>
        </w:rPr>
        <w:t xml:space="preserve"> דדאוריתא.</w:t>
      </w:r>
      <w:r w:rsidR="000C6B80" w:rsidRPr="000528DA">
        <w:rPr>
          <w:rFonts w:hint="cs"/>
          <w:rtl/>
        </w:rPr>
        <w:t xml:space="preserve"> </w:t>
      </w:r>
    </w:p>
    <w:p w14:paraId="336F9C9A" w14:textId="774511F4" w:rsidR="00A24328" w:rsidRDefault="00C31C36" w:rsidP="009A59D1">
      <w:pPr>
        <w:pStyle w:val="38"/>
        <w:framePr w:wrap="notBeside"/>
        <w:rPr>
          <w:rtl/>
        </w:rPr>
      </w:pPr>
      <w:r w:rsidRPr="00660D7A">
        <w:rPr>
          <w:rtl/>
        </w:rPr>
        <w:t>רבה</w:t>
      </w:r>
      <w:r w:rsidR="00A24328">
        <w:rPr>
          <w:rtl/>
        </w:rPr>
        <w:t>:</w:t>
      </w:r>
    </w:p>
    <w:p w14:paraId="71E8FDEA" w14:textId="2279BDB5" w:rsidR="00824D1F" w:rsidRPr="000528DA" w:rsidRDefault="00C31C36" w:rsidP="000528DA">
      <w:pPr>
        <w:rPr>
          <w:rtl/>
        </w:rPr>
      </w:pPr>
      <w:bookmarkStart w:id="307" w:name="_Toc193635693"/>
      <w:bookmarkStart w:id="308" w:name="_Toc216184305"/>
      <w:r w:rsidRPr="00A10336">
        <w:rPr>
          <w:rStyle w:val="30"/>
          <w:rtl/>
        </w:rPr>
        <w:t>ימים שהיחיד גומר בהן את ההלל</w:t>
      </w:r>
      <w:bookmarkEnd w:id="307"/>
      <w:bookmarkEnd w:id="308"/>
      <w:r w:rsidRPr="000528DA">
        <w:rPr>
          <w:rtl/>
        </w:rPr>
        <w:t xml:space="preserve"> </w:t>
      </w:r>
      <w:r w:rsidRPr="000528DA">
        <w:rPr>
          <w:rFonts w:hint="cs"/>
          <w:rtl/>
        </w:rPr>
        <w:t xml:space="preserve">רק </w:t>
      </w:r>
      <w:r w:rsidR="00DA682D" w:rsidRPr="000528DA">
        <w:rPr>
          <w:rtl/>
        </w:rPr>
        <w:t>בין פרק לפרק פוסק</w:t>
      </w:r>
      <w:r w:rsidR="00DA682D" w:rsidRPr="000528DA">
        <w:rPr>
          <w:rFonts w:hint="cs"/>
          <w:rtl/>
        </w:rPr>
        <w:t xml:space="preserve">, </w:t>
      </w:r>
    </w:p>
    <w:p w14:paraId="1261F172" w14:textId="77777777" w:rsidR="007915DF" w:rsidRPr="000528DA" w:rsidRDefault="00C31C36" w:rsidP="000528DA">
      <w:pPr>
        <w:rPr>
          <w:rtl/>
        </w:rPr>
      </w:pPr>
      <w:bookmarkStart w:id="309" w:name="_Toc193635694"/>
      <w:bookmarkStart w:id="310" w:name="_Toc216184306"/>
      <w:r w:rsidRPr="00A10336">
        <w:rPr>
          <w:rStyle w:val="30"/>
          <w:rFonts w:hint="cs"/>
          <w:rtl/>
        </w:rPr>
        <w:t>ובשאין גומר הלל</w:t>
      </w:r>
      <w:bookmarkEnd w:id="309"/>
      <w:bookmarkEnd w:id="310"/>
      <w:r w:rsidRPr="000528DA">
        <w:rPr>
          <w:rFonts w:hint="cs"/>
          <w:rtl/>
        </w:rPr>
        <w:t xml:space="preserve"> אפי' באמצע הפרק פוסק.</w:t>
      </w:r>
      <w:r w:rsidR="000C6B80" w:rsidRPr="000528DA">
        <w:rPr>
          <w:rFonts w:hint="cs"/>
          <w:rtl/>
        </w:rPr>
        <w:t xml:space="preserve"> </w:t>
      </w:r>
    </w:p>
    <w:p w14:paraId="4A435610" w14:textId="095AD259" w:rsidR="00A24328" w:rsidRDefault="00C31C36" w:rsidP="009A59D1">
      <w:pPr>
        <w:pStyle w:val="38"/>
        <w:framePr w:wrap="notBeside"/>
        <w:rPr>
          <w:rtl/>
        </w:rPr>
      </w:pPr>
      <w:r w:rsidRPr="00660D7A">
        <w:rPr>
          <w:rFonts w:hint="cs"/>
          <w:rtl/>
        </w:rPr>
        <w:t>רבינא</w:t>
      </w:r>
      <w:r w:rsidR="009B14FE">
        <w:rPr>
          <w:rFonts w:hint="cs"/>
          <w:rtl/>
        </w:rPr>
        <w:t>:</w:t>
      </w:r>
    </w:p>
    <w:p w14:paraId="52786A92" w14:textId="345F621A" w:rsidR="00AE16FF" w:rsidRPr="000528DA" w:rsidRDefault="00140733" w:rsidP="000528DA">
      <w:pPr>
        <w:rPr>
          <w:rtl/>
        </w:rPr>
      </w:pPr>
      <w:r w:rsidRPr="000528DA">
        <w:rPr>
          <w:rFonts w:hint="cs"/>
          <w:rtl/>
        </w:rPr>
        <w:t>ל</w:t>
      </w:r>
      <w:r w:rsidR="00C31C36" w:rsidRPr="000528DA">
        <w:rPr>
          <w:rFonts w:hint="cs"/>
          <w:rtl/>
        </w:rPr>
        <w:t xml:space="preserve">א הפסיק </w:t>
      </w:r>
      <w:r w:rsidR="00C31C36" w:rsidRPr="00E34F28">
        <w:rPr>
          <w:rStyle w:val="afffff9"/>
          <w:rFonts w:hint="cs"/>
          <w:rtl/>
        </w:rPr>
        <w:t>לרב</w:t>
      </w:r>
      <w:r w:rsidR="00C31C36" w:rsidRPr="00E34F28">
        <w:rPr>
          <w:rStyle w:val="afffff9"/>
          <w:rtl/>
        </w:rPr>
        <w:t>"</w:t>
      </w:r>
      <w:r w:rsidR="00C31C36" w:rsidRPr="00E34F28">
        <w:rPr>
          <w:rStyle w:val="afffff9"/>
          <w:rFonts w:hint="cs"/>
          <w:rtl/>
        </w:rPr>
        <w:t>ש</w:t>
      </w:r>
      <w:r w:rsidRPr="00E34F28">
        <w:rPr>
          <w:rStyle w:val="afffff9"/>
          <w:rFonts w:hint="cs"/>
          <w:rtl/>
        </w:rPr>
        <w:t>:</w:t>
      </w:r>
      <w:r w:rsidR="00C31C36" w:rsidRPr="000528DA">
        <w:rPr>
          <w:rFonts w:hint="cs"/>
          <w:rtl/>
        </w:rPr>
        <w:t xml:space="preserve"> דלא חשוב עליו.</w:t>
      </w:r>
      <w:r w:rsidR="000C6B80" w:rsidRPr="000528DA">
        <w:rPr>
          <w:rFonts w:hint="cs"/>
          <w:rtl/>
        </w:rPr>
        <w:t xml:space="preserve"> </w:t>
      </w:r>
    </w:p>
    <w:p w14:paraId="194EA2D9" w14:textId="546DB86D" w:rsidR="00140733" w:rsidRPr="000528DA" w:rsidRDefault="00C31C36" w:rsidP="000528DA">
      <w:pPr>
        <w:rPr>
          <w:rtl/>
        </w:rPr>
      </w:pPr>
      <w:bookmarkStart w:id="311" w:name="_Toc193635695"/>
      <w:bookmarkStart w:id="312" w:name="_Toc216184307"/>
      <w:r w:rsidRPr="00A10336">
        <w:rPr>
          <w:rStyle w:val="30"/>
          <w:rtl/>
        </w:rPr>
        <w:t>השרוי בתענית</w:t>
      </w:r>
      <w:r w:rsidRPr="00A10336">
        <w:rPr>
          <w:rStyle w:val="30"/>
          <w:rFonts w:hint="cs"/>
          <w:rtl/>
        </w:rPr>
        <w:t>,</w:t>
      </w:r>
      <w:bookmarkEnd w:id="311"/>
      <w:bookmarkEnd w:id="312"/>
      <w:r w:rsidRPr="000528DA">
        <w:rPr>
          <w:rtl/>
        </w:rPr>
        <w:t xml:space="preserve"> </w:t>
      </w:r>
      <w:r w:rsidRPr="000528DA">
        <w:rPr>
          <w:rFonts w:hint="cs"/>
          <w:rtl/>
        </w:rPr>
        <w:t>טועם, דאינו אכילה. ותנ</w:t>
      </w:r>
      <w:r w:rsidRPr="000528DA">
        <w:rPr>
          <w:rtl/>
        </w:rPr>
        <w:t>"</w:t>
      </w:r>
      <w:r w:rsidRPr="000528DA">
        <w:rPr>
          <w:rFonts w:hint="cs"/>
          <w:rtl/>
        </w:rPr>
        <w:t>ה.</w:t>
      </w:r>
    </w:p>
    <w:p w14:paraId="6243C2E4" w14:textId="29F6DD84" w:rsidR="00A24328" w:rsidRDefault="00C31C36" w:rsidP="009A59D1">
      <w:pPr>
        <w:pStyle w:val="38"/>
        <w:framePr w:wrap="notBeside"/>
        <w:rPr>
          <w:rtl/>
        </w:rPr>
      </w:pPr>
      <w:r w:rsidRPr="00660D7A">
        <w:rPr>
          <w:rtl/>
        </w:rPr>
        <w:t>רב</w:t>
      </w:r>
      <w:r w:rsidR="00A24328">
        <w:rPr>
          <w:rtl/>
        </w:rPr>
        <w:t>:</w:t>
      </w:r>
    </w:p>
    <w:p w14:paraId="5ABF7AB6" w14:textId="14497CC1" w:rsidR="00AE16FF" w:rsidRPr="000528DA" w:rsidRDefault="00C31C36" w:rsidP="000528DA">
      <w:pPr>
        <w:rPr>
          <w:rtl/>
        </w:rPr>
      </w:pPr>
      <w:bookmarkStart w:id="313" w:name="_Toc193635696"/>
      <w:bookmarkStart w:id="314" w:name="_Toc216184308"/>
      <w:r w:rsidRPr="00A10336">
        <w:rPr>
          <w:rStyle w:val="30"/>
          <w:rtl/>
        </w:rPr>
        <w:t>הנותן שלום לחבירו קודם שיתפלל</w:t>
      </w:r>
      <w:bookmarkEnd w:id="313"/>
      <w:bookmarkEnd w:id="314"/>
      <w:r w:rsidRPr="000528DA">
        <w:rPr>
          <w:rtl/>
        </w:rPr>
        <w:t xml:space="preserve"> כאילו עשאו במה</w:t>
      </w:r>
      <w:r w:rsidRPr="000528DA">
        <w:rPr>
          <w:rFonts w:hint="cs"/>
          <w:rtl/>
        </w:rPr>
        <w:t>, מקרא</w:t>
      </w:r>
      <w:r w:rsidR="000C6B80" w:rsidRPr="000528DA">
        <w:rPr>
          <w:rFonts w:hint="cs"/>
          <w:rtl/>
        </w:rPr>
        <w:t xml:space="preserve"> </w:t>
      </w:r>
    </w:p>
    <w:p w14:paraId="5CBB4183" w14:textId="5FE3593A" w:rsidR="00A24328" w:rsidRDefault="00C31C36" w:rsidP="009A59D1">
      <w:pPr>
        <w:pStyle w:val="38"/>
        <w:framePr w:wrap="notBeside"/>
        <w:rPr>
          <w:rtl/>
        </w:rPr>
      </w:pPr>
      <w:r w:rsidRPr="00660D7A">
        <w:rPr>
          <w:rtl/>
        </w:rPr>
        <w:t>ושמואל</w:t>
      </w:r>
      <w:r w:rsidR="00A24328">
        <w:rPr>
          <w:rtl/>
        </w:rPr>
        <w:t>:</w:t>
      </w:r>
    </w:p>
    <w:p w14:paraId="7ED38117" w14:textId="75FBECE0" w:rsidR="00AE16FF" w:rsidRPr="000528DA" w:rsidRDefault="00C31C36" w:rsidP="000528DA">
      <w:pPr>
        <w:rPr>
          <w:rtl/>
        </w:rPr>
      </w:pPr>
      <w:r w:rsidRPr="000528DA">
        <w:rPr>
          <w:rtl/>
        </w:rPr>
        <w:t>במה חשבתו לזה ולא לאלוה.</w:t>
      </w:r>
      <w:r w:rsidRPr="000528DA">
        <w:rPr>
          <w:rFonts w:hint="cs"/>
          <w:rtl/>
        </w:rPr>
        <w:t xml:space="preserve"> ו</w:t>
      </w:r>
      <w:r w:rsidRPr="00A10336">
        <w:rPr>
          <w:rStyle w:val="30"/>
          <w:rFonts w:hint="cs"/>
          <w:rtl/>
        </w:rPr>
        <w:t>דווקא משכים לפתחו</w:t>
      </w:r>
      <w:r w:rsidRPr="000528DA">
        <w:rPr>
          <w:rFonts w:hint="cs"/>
          <w:rtl/>
        </w:rPr>
        <w:t>.</w:t>
      </w:r>
    </w:p>
    <w:p w14:paraId="5853E16C" w14:textId="1653F120" w:rsidR="00A24328" w:rsidRDefault="00C31C36" w:rsidP="009A59D1">
      <w:pPr>
        <w:pStyle w:val="38"/>
        <w:framePr w:wrap="notBeside"/>
        <w:rPr>
          <w:rtl/>
        </w:rPr>
      </w:pPr>
      <w:r w:rsidRPr="00660D7A">
        <w:rPr>
          <w:rFonts w:hint="cs"/>
          <w:rtl/>
        </w:rPr>
        <w:t>ר"ז</w:t>
      </w:r>
      <w:r w:rsidR="009B14FE">
        <w:rPr>
          <w:rtl/>
        </w:rPr>
        <w:t>:</w:t>
      </w:r>
    </w:p>
    <w:p w14:paraId="130C3B8E" w14:textId="16CD2D69" w:rsidR="00B228FF" w:rsidRPr="000528DA" w:rsidRDefault="00C31C36" w:rsidP="000528DA">
      <w:pPr>
        <w:rPr>
          <w:rtl/>
        </w:rPr>
      </w:pPr>
      <w:bookmarkStart w:id="315" w:name="_Toc193635697"/>
      <w:bookmarkStart w:id="316" w:name="_Toc216184309"/>
      <w:r w:rsidRPr="00A10336">
        <w:rPr>
          <w:rStyle w:val="30"/>
          <w:rtl/>
        </w:rPr>
        <w:t>עושה חפציו</w:t>
      </w:r>
      <w:bookmarkEnd w:id="315"/>
      <w:bookmarkEnd w:id="316"/>
      <w:r w:rsidR="00C36C1A" w:rsidRPr="000528DA">
        <w:rPr>
          <w:rtl/>
        </w:rPr>
        <w:t xml:space="preserve"> קודם שיתפלל</w:t>
      </w:r>
      <w:r w:rsidRPr="000528DA">
        <w:rPr>
          <w:rtl/>
        </w:rPr>
        <w:t xml:space="preserve"> כאלו בנה במה.</w:t>
      </w:r>
      <w:r w:rsidRPr="000528DA">
        <w:rPr>
          <w:rFonts w:hint="cs"/>
          <w:rtl/>
        </w:rPr>
        <w:t xml:space="preserve"> ב' קראי.</w:t>
      </w:r>
      <w:r w:rsidR="00C36C1A" w:rsidRPr="000528DA">
        <w:rPr>
          <w:rFonts w:hint="cs"/>
          <w:rtl/>
        </w:rPr>
        <w:t xml:space="preserve"> </w:t>
      </w:r>
    </w:p>
    <w:p w14:paraId="2C66431E" w14:textId="5B993668" w:rsidR="00A24328" w:rsidRDefault="00C31C36" w:rsidP="009A59D1">
      <w:pPr>
        <w:pStyle w:val="38"/>
        <w:framePr w:wrap="notBeside"/>
        <w:rPr>
          <w:rtl/>
        </w:rPr>
      </w:pPr>
      <w:r w:rsidRPr="00660D7A">
        <w:rPr>
          <w:rFonts w:hint="cs"/>
          <w:rtl/>
        </w:rPr>
        <w:t>רי</w:t>
      </w:r>
      <w:r w:rsidRPr="00660D7A">
        <w:rPr>
          <w:rtl/>
        </w:rPr>
        <w:t>"</w:t>
      </w:r>
      <w:r w:rsidRPr="00660D7A">
        <w:rPr>
          <w:rFonts w:hint="cs"/>
          <w:rtl/>
        </w:rPr>
        <w:t>צ</w:t>
      </w:r>
      <w:r w:rsidR="009B14FE">
        <w:rPr>
          <w:rtl/>
        </w:rPr>
        <w:t>:</w:t>
      </w:r>
    </w:p>
    <w:p w14:paraId="57557526" w14:textId="477D48FF" w:rsidR="00B228FF" w:rsidRPr="000528DA" w:rsidRDefault="00C31C36" w:rsidP="000528DA">
      <w:pPr>
        <w:rPr>
          <w:rtl/>
        </w:rPr>
      </w:pPr>
      <w:bookmarkStart w:id="317" w:name="_Toc193635698"/>
      <w:bookmarkStart w:id="318" w:name="_Toc216184310"/>
      <w:r w:rsidRPr="00A10336">
        <w:rPr>
          <w:rStyle w:val="30"/>
          <w:rtl/>
        </w:rPr>
        <w:t>מתפלל ואח</w:t>
      </w:r>
      <w:r w:rsidRPr="00A10336">
        <w:rPr>
          <w:rStyle w:val="30"/>
          <w:rFonts w:hint="cs"/>
          <w:rtl/>
        </w:rPr>
        <w:t>"כ</w:t>
      </w:r>
      <w:r w:rsidRPr="00A10336">
        <w:rPr>
          <w:rStyle w:val="30"/>
          <w:rtl/>
        </w:rPr>
        <w:t xml:space="preserve"> יוצא לדרך</w:t>
      </w:r>
      <w:bookmarkEnd w:id="317"/>
      <w:bookmarkEnd w:id="318"/>
      <w:r w:rsidRPr="000528DA">
        <w:rPr>
          <w:rtl/>
        </w:rPr>
        <w:t xml:space="preserve"> הקב"ה עושה לו חפציו,</w:t>
      </w:r>
      <w:r w:rsidRPr="000528DA">
        <w:rPr>
          <w:rFonts w:hint="cs"/>
          <w:rtl/>
        </w:rPr>
        <w:t xml:space="preserve"> מקרא</w:t>
      </w:r>
      <w:r w:rsidR="00C36C1A" w:rsidRPr="000528DA">
        <w:rPr>
          <w:rFonts w:hint="cs"/>
          <w:rtl/>
        </w:rPr>
        <w:t xml:space="preserve"> </w:t>
      </w:r>
    </w:p>
    <w:p w14:paraId="05ECB072" w14:textId="2DC03ECD" w:rsidR="00A24328" w:rsidRDefault="00C31C36" w:rsidP="009A59D1">
      <w:pPr>
        <w:pStyle w:val="38"/>
        <w:framePr w:wrap="notBeside"/>
        <w:rPr>
          <w:rtl/>
        </w:rPr>
      </w:pPr>
      <w:r w:rsidRPr="00660D7A">
        <w:rPr>
          <w:rFonts w:hint="cs"/>
          <w:rtl/>
        </w:rPr>
        <w:t>ר</w:t>
      </w:r>
      <w:r w:rsidRPr="00660D7A">
        <w:rPr>
          <w:rtl/>
        </w:rPr>
        <w:t>"</w:t>
      </w:r>
      <w:r w:rsidRPr="00660D7A">
        <w:rPr>
          <w:rFonts w:hint="cs"/>
          <w:rtl/>
        </w:rPr>
        <w:t>ז</w:t>
      </w:r>
      <w:r w:rsidR="00A24328">
        <w:rPr>
          <w:rtl/>
        </w:rPr>
        <w:t>:</w:t>
      </w:r>
    </w:p>
    <w:p w14:paraId="047C2659" w14:textId="7372607E" w:rsidR="00B228FF" w:rsidRPr="00E34F28" w:rsidRDefault="00C31C36" w:rsidP="00333C73">
      <w:pPr>
        <w:pStyle w:val="afffff5"/>
        <w:spacing w:before="0" w:after="60"/>
        <w:rPr>
          <w:rtl/>
        </w:rPr>
      </w:pPr>
      <w:bookmarkStart w:id="319" w:name="_Toc193635699"/>
      <w:bookmarkStart w:id="320" w:name="_Toc216184311"/>
      <w:r w:rsidRPr="00A10336">
        <w:rPr>
          <w:rStyle w:val="30"/>
          <w:rtl/>
        </w:rPr>
        <w:t xml:space="preserve">הלן </w:t>
      </w:r>
      <w:r w:rsidRPr="00A10336">
        <w:rPr>
          <w:rStyle w:val="30"/>
          <w:rFonts w:hint="cs"/>
          <w:rtl/>
        </w:rPr>
        <w:t xml:space="preserve">ז' </w:t>
      </w:r>
      <w:r w:rsidRPr="00A10336">
        <w:rPr>
          <w:rStyle w:val="30"/>
          <w:rtl/>
        </w:rPr>
        <w:t>ימים בלא חלום</w:t>
      </w:r>
      <w:bookmarkEnd w:id="319"/>
      <w:bookmarkEnd w:id="320"/>
      <w:r w:rsidRPr="003521D8">
        <w:rPr>
          <w:rtl/>
        </w:rPr>
        <w:t xml:space="preserve"> נקרא רע, </w:t>
      </w:r>
      <w:r w:rsidRPr="003521D8">
        <w:rPr>
          <w:rFonts w:hint="cs"/>
          <w:rtl/>
        </w:rPr>
        <w:t>מקרא,</w:t>
      </w:r>
      <w:r w:rsidR="00C36C1A" w:rsidRPr="003521D8">
        <w:rPr>
          <w:rFonts w:hint="cs"/>
          <w:rtl/>
        </w:rPr>
        <w:t xml:space="preserve"> </w:t>
      </w:r>
    </w:p>
    <w:p w14:paraId="2E43F34A" w14:textId="0AC5E3F7" w:rsidR="00A24328" w:rsidRDefault="00C31C36" w:rsidP="009A59D1">
      <w:pPr>
        <w:pStyle w:val="38"/>
        <w:framePr w:wrap="notBeside"/>
        <w:rPr>
          <w:rtl/>
        </w:rPr>
      </w:pPr>
      <w:r w:rsidRPr="00660D7A">
        <w:rPr>
          <w:rtl/>
        </w:rPr>
        <w:t>רי"ו</w:t>
      </w:r>
      <w:r w:rsidR="00A24328">
        <w:rPr>
          <w:rtl/>
        </w:rPr>
        <w:t>:</w:t>
      </w:r>
    </w:p>
    <w:p w14:paraId="7AC0D579" w14:textId="2885C0D8" w:rsidR="00E61F82" w:rsidRPr="00E34F28" w:rsidRDefault="00C36C1A" w:rsidP="00333C73">
      <w:pPr>
        <w:pStyle w:val="afffff5"/>
        <w:spacing w:before="0" w:after="60"/>
        <w:rPr>
          <w:rtl/>
        </w:rPr>
      </w:pPr>
      <w:bookmarkStart w:id="321" w:name="_Toc193635700"/>
      <w:bookmarkStart w:id="322" w:name="_Toc216184312"/>
      <w:r w:rsidRPr="00A10336">
        <w:rPr>
          <w:rStyle w:val="30"/>
          <w:rFonts w:hint="cs"/>
          <w:rtl/>
        </w:rPr>
        <w:t>ה</w:t>
      </w:r>
      <w:r w:rsidR="00C31C36" w:rsidRPr="00A10336">
        <w:rPr>
          <w:rStyle w:val="30"/>
          <w:rtl/>
        </w:rPr>
        <w:t>משביע עצמו מד</w:t>
      </w:r>
      <w:r w:rsidR="00C31C36" w:rsidRPr="00A10336">
        <w:rPr>
          <w:rStyle w:val="30"/>
          <w:rFonts w:hint="cs"/>
          <w:rtl/>
        </w:rPr>
        <w:t>"ת</w:t>
      </w:r>
      <w:r w:rsidR="00C31C36" w:rsidRPr="00A10336">
        <w:rPr>
          <w:rStyle w:val="30"/>
          <w:rtl/>
        </w:rPr>
        <w:t xml:space="preserve"> ולן</w:t>
      </w:r>
      <w:bookmarkEnd w:id="321"/>
      <w:bookmarkEnd w:id="322"/>
      <w:r w:rsidR="00C31C36" w:rsidRPr="00140733">
        <w:rPr>
          <w:rtl/>
        </w:rPr>
        <w:t xml:space="preserve"> אין מבשרין אותו בשורות רעות,</w:t>
      </w:r>
      <w:r w:rsidR="00C31C36" w:rsidRPr="00140733">
        <w:rPr>
          <w:rFonts w:hint="cs"/>
          <w:rtl/>
        </w:rPr>
        <w:t xml:space="preserve"> מקרא</w:t>
      </w:r>
      <w:r w:rsidRPr="00140733">
        <w:rPr>
          <w:rFonts w:hint="cs"/>
          <w:rtl/>
        </w:rPr>
        <w:t xml:space="preserve">. </w:t>
      </w:r>
      <w:r w:rsidR="00B228FF" w:rsidRPr="00E61F82">
        <w:rPr>
          <w:rStyle w:val="ad"/>
          <w:rFonts w:hint="cs"/>
          <w:rtl/>
        </w:rPr>
        <w:t>דוה' אלהים אמת'</w:t>
      </w:r>
      <w:r w:rsidR="00B228FF" w:rsidRPr="00F95182">
        <w:rPr>
          <w:rFonts w:hint="cs"/>
          <w:rtl/>
        </w:rPr>
        <w:t xml:space="preserve"> </w:t>
      </w:r>
    </w:p>
    <w:p w14:paraId="753FF777" w14:textId="49CB6756" w:rsidR="00A24328" w:rsidRDefault="00C31C36" w:rsidP="009A59D1">
      <w:pPr>
        <w:pStyle w:val="38"/>
        <w:framePr w:wrap="notBeside"/>
        <w:rPr>
          <w:rtl/>
        </w:rPr>
      </w:pPr>
      <w:r w:rsidRPr="00660D7A">
        <w:rPr>
          <w:rtl/>
        </w:rPr>
        <w:t>רי"ו</w:t>
      </w:r>
      <w:r w:rsidR="00A24328">
        <w:rPr>
          <w:rtl/>
        </w:rPr>
        <w:t>:</w:t>
      </w:r>
    </w:p>
    <w:p w14:paraId="59032BEC" w14:textId="55CB59C6" w:rsidR="00B228FF" w:rsidRPr="00E34F28" w:rsidRDefault="00C31C36" w:rsidP="00E61F82">
      <w:pPr>
        <w:pStyle w:val="afffff5"/>
        <w:spacing w:before="0"/>
        <w:rPr>
          <w:rtl/>
        </w:rPr>
      </w:pPr>
      <w:bookmarkStart w:id="323" w:name="_Toc193635701"/>
      <w:bookmarkStart w:id="324" w:name="_Toc216184313"/>
      <w:r w:rsidRPr="00A10336">
        <w:rPr>
          <w:rStyle w:val="30"/>
          <w:rtl/>
        </w:rPr>
        <w:t>הלכה</w:t>
      </w:r>
      <w:bookmarkEnd w:id="323"/>
      <w:bookmarkEnd w:id="324"/>
      <w:r w:rsidRPr="00A10336">
        <w:rPr>
          <w:rStyle w:val="30"/>
          <w:rtl/>
        </w:rPr>
        <w:t xml:space="preserve"> </w:t>
      </w:r>
      <w:r w:rsidRPr="00E34F28">
        <w:rPr>
          <w:rStyle w:val="afffff9"/>
          <w:rtl/>
        </w:rPr>
        <w:t>כר"י</w:t>
      </w:r>
      <w:r w:rsidRPr="00F95182">
        <w:rPr>
          <w:rtl/>
        </w:rPr>
        <w:t xml:space="preserve"> דבין אלהיכם לאמת ויציב </w:t>
      </w:r>
      <w:r w:rsidRPr="00A10336">
        <w:rPr>
          <w:rStyle w:val="30"/>
          <w:rtl/>
        </w:rPr>
        <w:t>לא יפסיק</w:t>
      </w:r>
      <w:r w:rsidRPr="00F95182">
        <w:rPr>
          <w:rtl/>
        </w:rPr>
        <w:t>.</w:t>
      </w:r>
      <w:r w:rsidRPr="00F95182">
        <w:rPr>
          <w:rFonts w:hint="cs"/>
          <w:rtl/>
        </w:rPr>
        <w:t xml:space="preserve"> </w:t>
      </w:r>
    </w:p>
    <w:p w14:paraId="66A36F3E" w14:textId="3C642636" w:rsidR="00A24328" w:rsidRDefault="00C36C1A" w:rsidP="009A59D1">
      <w:pPr>
        <w:pStyle w:val="38"/>
        <w:framePr w:wrap="notBeside"/>
        <w:rPr>
          <w:rtl/>
        </w:rPr>
      </w:pPr>
      <w:r w:rsidRPr="00660D7A">
        <w:rPr>
          <w:rFonts w:hint="cs"/>
          <w:rtl/>
        </w:rPr>
        <w:t>רי</w:t>
      </w:r>
      <w:r w:rsidRPr="00660D7A">
        <w:rPr>
          <w:rtl/>
        </w:rPr>
        <w:t>"</w:t>
      </w:r>
      <w:r w:rsidRPr="00660D7A">
        <w:rPr>
          <w:rFonts w:hint="cs"/>
          <w:rtl/>
        </w:rPr>
        <w:t>ו</w:t>
      </w:r>
      <w:r w:rsidR="00A24328">
        <w:rPr>
          <w:rFonts w:hint="cs"/>
          <w:rtl/>
        </w:rPr>
        <w:t>:</w:t>
      </w:r>
    </w:p>
    <w:p w14:paraId="69B8D85F" w14:textId="1F504CEA" w:rsidR="00C31C36" w:rsidRPr="000528DA" w:rsidRDefault="00C36C1A" w:rsidP="000528DA">
      <w:pPr>
        <w:rPr>
          <w:rtl/>
        </w:rPr>
      </w:pPr>
      <w:r w:rsidRPr="000528DA">
        <w:rPr>
          <w:rFonts w:hint="cs"/>
          <w:rtl/>
        </w:rPr>
        <w:t xml:space="preserve">חוזר ואומר אמת, </w:t>
      </w:r>
      <w:r w:rsidRPr="00E34F28">
        <w:rPr>
          <w:rStyle w:val="afffff9"/>
          <w:rFonts w:hint="cs"/>
          <w:rtl/>
        </w:rPr>
        <w:t>רבה</w:t>
      </w:r>
      <w:r w:rsidR="00E61F82" w:rsidRPr="000528DA">
        <w:rPr>
          <w:rFonts w:hint="cs"/>
          <w:rtl/>
        </w:rPr>
        <w:t>:</w:t>
      </w:r>
      <w:r w:rsidRPr="000528DA">
        <w:rPr>
          <w:rFonts w:hint="cs"/>
          <w:rtl/>
        </w:rPr>
        <w:t xml:space="preserve"> אינו חוזר,</w:t>
      </w:r>
    </w:p>
    <w:p w14:paraId="735193F8" w14:textId="77777777" w:rsidR="00C31C36" w:rsidRPr="00E34F28" w:rsidRDefault="00C31C36" w:rsidP="00EC0DC4">
      <w:pPr>
        <w:pStyle w:val="af2"/>
        <w:framePr w:wrap="around"/>
        <w:rPr>
          <w:rtl/>
        </w:rPr>
      </w:pPr>
      <w:r w:rsidRPr="00A4639B">
        <w:rPr>
          <w:rtl/>
        </w:rPr>
        <w:t>יד:</w:t>
      </w:r>
    </w:p>
    <w:p w14:paraId="4F0A56B1" w14:textId="430A3359" w:rsidR="00A24328" w:rsidRDefault="00C36C1A" w:rsidP="009A59D1">
      <w:pPr>
        <w:pStyle w:val="38"/>
        <w:framePr w:wrap="notBeside"/>
        <w:rPr>
          <w:rtl/>
        </w:rPr>
      </w:pPr>
      <w:r w:rsidRPr="00660D7A">
        <w:rPr>
          <w:rFonts w:hint="cs"/>
          <w:rtl/>
        </w:rPr>
        <w:t>רבה</w:t>
      </w:r>
      <w:r w:rsidR="00A24328">
        <w:rPr>
          <w:rFonts w:hint="cs"/>
          <w:rtl/>
        </w:rPr>
        <w:t>:</w:t>
      </w:r>
    </w:p>
    <w:p w14:paraId="1BA67AAC" w14:textId="26EF8D3E" w:rsidR="00B228FF" w:rsidRPr="000528DA" w:rsidRDefault="00C36C1A" w:rsidP="00333C73">
      <w:pPr>
        <w:spacing w:after="60"/>
        <w:rPr>
          <w:rtl/>
        </w:rPr>
      </w:pPr>
      <w:r w:rsidRPr="000528DA">
        <w:rPr>
          <w:rFonts w:ascii="Fb Fontext" w:hAnsi="Fb Fontext" w:hint="cs"/>
          <w:rtl/>
        </w:rPr>
        <w:t>באחד ש</w:t>
      </w:r>
      <w:r w:rsidRPr="00A10336">
        <w:rPr>
          <w:rStyle w:val="30"/>
          <w:rFonts w:hint="cs"/>
          <w:rtl/>
        </w:rPr>
        <w:t>הזכיר פעמיים אמת</w:t>
      </w:r>
      <w:r w:rsidRPr="000528DA">
        <w:rPr>
          <w:rFonts w:ascii="Fb Fontext" w:hAnsi="Fb Fontext" w:hint="cs"/>
          <w:rtl/>
        </w:rPr>
        <w:t xml:space="preserve"> </w:t>
      </w:r>
      <w:r w:rsidRPr="000528DA">
        <w:rPr>
          <w:rFonts w:hint="cs"/>
          <w:rtl/>
        </w:rPr>
        <w:t xml:space="preserve">אמר </w:t>
      </w:r>
      <w:r w:rsidR="00C31C36" w:rsidRPr="000528DA">
        <w:rPr>
          <w:rFonts w:hint="cs"/>
          <w:rtl/>
        </w:rPr>
        <w:t>ריהטא דאמת תפסתו לזה,</w:t>
      </w:r>
      <w:r w:rsidRPr="000528DA">
        <w:rPr>
          <w:rtl/>
        </w:rPr>
        <w:t xml:space="preserve"> </w:t>
      </w:r>
    </w:p>
    <w:p w14:paraId="2ECDB3A0" w14:textId="0D5D304D" w:rsidR="00A24328" w:rsidRDefault="00C31C36" w:rsidP="009A59D1">
      <w:pPr>
        <w:pStyle w:val="38"/>
        <w:framePr w:wrap="notBeside"/>
        <w:rPr>
          <w:rtl/>
        </w:rPr>
      </w:pPr>
      <w:r w:rsidRPr="00660D7A">
        <w:rPr>
          <w:rtl/>
        </w:rPr>
        <w:t>ר</w:t>
      </w:r>
      <w:r w:rsidR="00C36C1A" w:rsidRPr="00660D7A">
        <w:rPr>
          <w:rFonts w:hint="cs"/>
          <w:rtl/>
        </w:rPr>
        <w:t>יו"ס</w:t>
      </w:r>
      <w:r w:rsidR="00A24328">
        <w:rPr>
          <w:rtl/>
        </w:rPr>
        <w:t>:</w:t>
      </w:r>
    </w:p>
    <w:p w14:paraId="5CBCC969" w14:textId="5AACB5F7" w:rsidR="00B228FF" w:rsidRPr="00E34F28" w:rsidRDefault="0061567C" w:rsidP="00E61F82">
      <w:pPr>
        <w:pStyle w:val="afffff5"/>
        <w:spacing w:before="0"/>
        <w:rPr>
          <w:rtl/>
        </w:rPr>
      </w:pPr>
      <w:r>
        <w:rPr>
          <w:rFonts w:ascii="Fb Fontext" w:hAnsi="Fb Fontext" w:hint="cs"/>
          <w:rtl/>
        </w:rPr>
        <w:t xml:space="preserve">טובה שמועה </w:t>
      </w:r>
      <w:r w:rsidR="00C31C36" w:rsidRPr="00E34F28">
        <w:rPr>
          <w:rStyle w:val="afffff9"/>
          <w:rtl/>
        </w:rPr>
        <w:t>דר</w:t>
      </w:r>
      <w:r w:rsidR="00C31C36" w:rsidRPr="00E34F28">
        <w:rPr>
          <w:rStyle w:val="afffff9"/>
          <w:rFonts w:hint="cs"/>
          <w:rtl/>
        </w:rPr>
        <w:t>שב"י</w:t>
      </w:r>
      <w:r w:rsidR="00C31C36" w:rsidRPr="00FE3D07">
        <w:rPr>
          <w:rFonts w:hint="cs"/>
          <w:rtl/>
        </w:rPr>
        <w:t xml:space="preserve"> </w:t>
      </w:r>
      <w:r w:rsidR="00C36C1A" w:rsidRPr="00FE3D07">
        <w:rPr>
          <w:rFonts w:hint="cs"/>
          <w:rtl/>
        </w:rPr>
        <w:t>דבא"י ב</w:t>
      </w:r>
      <w:r w:rsidR="00C31C36" w:rsidRPr="00FE3D07">
        <w:rPr>
          <w:rtl/>
        </w:rPr>
        <w:t xml:space="preserve">ערבית </w:t>
      </w:r>
      <w:r w:rsidR="00C36C1A" w:rsidRPr="00FE3D07">
        <w:rPr>
          <w:rFonts w:hint="cs"/>
          <w:rtl/>
        </w:rPr>
        <w:t xml:space="preserve">אומרים רק </w:t>
      </w:r>
      <w:r w:rsidR="00C31C36" w:rsidRPr="00A4639B">
        <w:rPr>
          <w:rStyle w:val="ad"/>
          <w:rFonts w:hint="cs"/>
          <w:rtl/>
        </w:rPr>
        <w:t>'</w:t>
      </w:r>
      <w:r w:rsidR="00C36C1A" w:rsidRPr="00A4639B">
        <w:rPr>
          <w:rStyle w:val="ad"/>
          <w:rFonts w:hint="cs"/>
          <w:rtl/>
        </w:rPr>
        <w:t xml:space="preserve">דבר אל בני ישראל ואמרת אליהם </w:t>
      </w:r>
      <w:r w:rsidR="00C31C36" w:rsidRPr="00A4639B">
        <w:rPr>
          <w:rStyle w:val="ad"/>
          <w:rtl/>
        </w:rPr>
        <w:t>אני</w:t>
      </w:r>
      <w:r w:rsidR="00C31C36" w:rsidRPr="00A4639B">
        <w:rPr>
          <w:rStyle w:val="ad"/>
          <w:rFonts w:hint="cs"/>
          <w:rtl/>
        </w:rPr>
        <w:t xml:space="preserve"> </w:t>
      </w:r>
      <w:r w:rsidR="00C31C36" w:rsidRPr="00A4639B">
        <w:rPr>
          <w:rStyle w:val="ad"/>
          <w:rtl/>
        </w:rPr>
        <w:t>ה'</w:t>
      </w:r>
      <w:r w:rsidR="00C31C36" w:rsidRPr="00FE3D07">
        <w:rPr>
          <w:rtl/>
        </w:rPr>
        <w:t xml:space="preserve"> </w:t>
      </w:r>
      <w:r w:rsidR="00C31C36" w:rsidRPr="00A4639B">
        <w:rPr>
          <w:rStyle w:val="ad"/>
          <w:sz w:val="14"/>
          <w:rtl/>
        </w:rPr>
        <w:t>אלהיכם אמת</w:t>
      </w:r>
      <w:r w:rsidR="00C31C36" w:rsidRPr="00A4639B">
        <w:rPr>
          <w:rStyle w:val="ad"/>
          <w:rFonts w:hint="cs"/>
          <w:sz w:val="14"/>
          <w:rtl/>
        </w:rPr>
        <w:t>'</w:t>
      </w:r>
      <w:r w:rsidR="00C31C36" w:rsidRPr="00A4639B">
        <w:rPr>
          <w:rStyle w:val="ad"/>
          <w:sz w:val="14"/>
          <w:rtl/>
        </w:rPr>
        <w:t>.</w:t>
      </w:r>
      <w:r w:rsidR="00C36C1A" w:rsidRPr="00FE3D07">
        <w:rPr>
          <w:rFonts w:ascii="Fb Fontext" w:hAnsi="Fb Fontext" w:hint="cs"/>
          <w:rtl/>
        </w:rPr>
        <w:t xml:space="preserve"> </w:t>
      </w:r>
      <w:r w:rsidR="00C31C36" w:rsidRPr="00FE3D07">
        <w:rPr>
          <w:rFonts w:ascii="Fb Fontext" w:hAnsi="Fb Fontext" w:hint="cs"/>
          <w:rtl/>
        </w:rPr>
        <w:t>ד</w:t>
      </w:r>
      <w:r w:rsidR="00C31C36" w:rsidRPr="00FE3D07">
        <w:rPr>
          <w:rtl/>
        </w:rPr>
        <w:t>סברי</w:t>
      </w:r>
      <w:r w:rsidR="000C6B80" w:rsidRPr="00FE3D07">
        <w:rPr>
          <w:rtl/>
        </w:rPr>
        <w:t xml:space="preserve"> </w:t>
      </w:r>
      <w:r w:rsidR="00C31C36" w:rsidRPr="00A4639B">
        <w:rPr>
          <w:rStyle w:val="ad"/>
          <w:rFonts w:hint="cs"/>
          <w:sz w:val="14"/>
          <w:rtl/>
        </w:rPr>
        <w:t>'</w:t>
      </w:r>
      <w:r w:rsidR="00C31C36" w:rsidRPr="00A4639B">
        <w:rPr>
          <w:rStyle w:val="ad"/>
          <w:sz w:val="14"/>
          <w:rtl/>
        </w:rPr>
        <w:t>ואמרת אליהם</w:t>
      </w:r>
      <w:r w:rsidR="00C31C36" w:rsidRPr="00A4639B">
        <w:rPr>
          <w:rStyle w:val="ad"/>
          <w:rFonts w:hint="cs"/>
          <w:sz w:val="14"/>
          <w:rtl/>
        </w:rPr>
        <w:t>'</w:t>
      </w:r>
      <w:r w:rsidR="00C31C36" w:rsidRPr="00A4639B">
        <w:rPr>
          <w:rStyle w:val="ad"/>
          <w:sz w:val="14"/>
          <w:rtl/>
        </w:rPr>
        <w:t xml:space="preserve"> </w:t>
      </w:r>
      <w:r w:rsidR="00C31C36" w:rsidRPr="00FE3D07">
        <w:rPr>
          <w:rFonts w:hint="cs"/>
          <w:rtl/>
        </w:rPr>
        <w:t>לא התחלה עד שאומר</w:t>
      </w:r>
      <w:r w:rsidR="00C31C36" w:rsidRPr="00A4639B">
        <w:rPr>
          <w:rStyle w:val="ad"/>
          <w:rFonts w:hint="cs"/>
          <w:sz w:val="14"/>
          <w:rtl/>
        </w:rPr>
        <w:t xml:space="preserve"> '</w:t>
      </w:r>
      <w:r w:rsidR="00C31C36" w:rsidRPr="00A4639B">
        <w:rPr>
          <w:rStyle w:val="ad"/>
          <w:sz w:val="14"/>
          <w:rtl/>
        </w:rPr>
        <w:t>ועשו להם ציצית</w:t>
      </w:r>
      <w:r w:rsidR="00C31C36" w:rsidRPr="00A4639B">
        <w:rPr>
          <w:rStyle w:val="ad"/>
          <w:rFonts w:hint="cs"/>
          <w:sz w:val="14"/>
          <w:rtl/>
        </w:rPr>
        <w:t>'</w:t>
      </w:r>
      <w:r w:rsidR="00C31C36" w:rsidRPr="00A4639B">
        <w:rPr>
          <w:rStyle w:val="ad"/>
          <w:sz w:val="14"/>
          <w:rtl/>
        </w:rPr>
        <w:t>.</w:t>
      </w:r>
      <w:r w:rsidR="00C36C1A" w:rsidRPr="00A10336">
        <w:rPr>
          <w:rStyle w:val="30"/>
          <w:rFonts w:hint="cs"/>
          <w:rtl/>
        </w:rPr>
        <w:t xml:space="preserve"> </w:t>
      </w:r>
    </w:p>
    <w:p w14:paraId="179012C9" w14:textId="249AFD36" w:rsidR="00A24328" w:rsidRDefault="00C31C36" w:rsidP="009A59D1">
      <w:pPr>
        <w:pStyle w:val="38"/>
        <w:framePr w:wrap="notBeside"/>
        <w:rPr>
          <w:rtl/>
        </w:rPr>
      </w:pPr>
      <w:r w:rsidRPr="00660D7A">
        <w:rPr>
          <w:rtl/>
        </w:rPr>
        <w:t>אביי</w:t>
      </w:r>
      <w:r w:rsidR="00A24328">
        <w:rPr>
          <w:rtl/>
        </w:rPr>
        <w:t>:</w:t>
      </w:r>
    </w:p>
    <w:p w14:paraId="5187B26F" w14:textId="2470D45F" w:rsidR="00B228FF" w:rsidRPr="000528DA" w:rsidRDefault="00C31C36" w:rsidP="000528DA">
      <w:pPr>
        <w:rPr>
          <w:rtl/>
        </w:rPr>
      </w:pPr>
      <w:r w:rsidRPr="000528DA">
        <w:rPr>
          <w:rtl/>
        </w:rPr>
        <w:t>אנן מתחלינן</w:t>
      </w:r>
      <w:r w:rsidRPr="000528DA">
        <w:rPr>
          <w:rFonts w:hint="cs"/>
          <w:rtl/>
        </w:rPr>
        <w:t>, וגמרינן.</w:t>
      </w:r>
      <w:r w:rsidR="00C36C1A" w:rsidRPr="000528DA">
        <w:rPr>
          <w:rFonts w:hint="cs"/>
          <w:rtl/>
        </w:rPr>
        <w:t xml:space="preserve"> </w:t>
      </w:r>
    </w:p>
    <w:p w14:paraId="22CBE895" w14:textId="7A5E5328" w:rsidR="00A24328" w:rsidRDefault="00C31C36" w:rsidP="009A59D1">
      <w:pPr>
        <w:pStyle w:val="38"/>
        <w:framePr w:wrap="notBeside"/>
        <w:rPr>
          <w:rtl/>
        </w:rPr>
      </w:pPr>
      <w:r w:rsidRPr="00660D7A">
        <w:rPr>
          <w:rtl/>
        </w:rPr>
        <w:t>ח</w:t>
      </w:r>
      <w:r w:rsidRPr="00660D7A">
        <w:rPr>
          <w:rFonts w:hint="cs"/>
          <w:rtl/>
        </w:rPr>
        <w:t>ב"ר</w:t>
      </w:r>
      <w:r w:rsidR="00A24328">
        <w:rPr>
          <w:rtl/>
        </w:rPr>
        <w:t>:</w:t>
      </w:r>
    </w:p>
    <w:p w14:paraId="5DD53EBD" w14:textId="0D2D6D6F" w:rsidR="007C2811" w:rsidRPr="000528DA" w:rsidRDefault="00C31C36" w:rsidP="000528DA">
      <w:pPr>
        <w:rPr>
          <w:rtl/>
        </w:rPr>
      </w:pPr>
      <w:r w:rsidRPr="000528DA">
        <w:rPr>
          <w:rFonts w:ascii="Fb Fontext" w:hAnsi="Fb Fontext"/>
          <w:rtl/>
        </w:rPr>
        <w:t xml:space="preserve">אמר </w:t>
      </w:r>
      <w:r w:rsidRPr="00A4639B">
        <w:rPr>
          <w:rStyle w:val="ad"/>
          <w:rtl/>
        </w:rPr>
        <w:t>אני ה' אלהיכם</w:t>
      </w:r>
      <w:r w:rsidRPr="000528DA">
        <w:rPr>
          <w:rFonts w:ascii="Fb Fontext" w:hAnsi="Fb Fontext"/>
          <w:rtl/>
        </w:rPr>
        <w:t xml:space="preserve"> </w:t>
      </w:r>
      <w:r w:rsidRPr="000528DA">
        <w:rPr>
          <w:rFonts w:ascii="Fb Fontext" w:hAnsi="Fb Fontext" w:hint="cs"/>
          <w:rtl/>
        </w:rPr>
        <w:t>צ</w:t>
      </w:r>
      <w:r w:rsidRPr="000528DA">
        <w:rPr>
          <w:rFonts w:ascii="Fb Fontext" w:hAnsi="Fb Fontext"/>
          <w:rtl/>
        </w:rPr>
        <w:t>"</w:t>
      </w:r>
      <w:r w:rsidRPr="000528DA">
        <w:rPr>
          <w:rFonts w:ascii="Fb Fontext" w:hAnsi="Fb Fontext" w:hint="cs"/>
          <w:rtl/>
        </w:rPr>
        <w:t>ל</w:t>
      </w:r>
      <w:r w:rsidRPr="000528DA">
        <w:rPr>
          <w:rFonts w:ascii="Fb Fontext" w:hAnsi="Fb Fontext"/>
          <w:rtl/>
        </w:rPr>
        <w:t xml:space="preserve"> </w:t>
      </w:r>
      <w:r w:rsidRPr="00A4639B">
        <w:rPr>
          <w:rStyle w:val="ad"/>
          <w:rtl/>
        </w:rPr>
        <w:t>אמת</w:t>
      </w:r>
      <w:r w:rsidRPr="000528DA">
        <w:rPr>
          <w:rFonts w:ascii="Fb Fontext" w:hAnsi="Fb Fontext"/>
          <w:rtl/>
        </w:rPr>
        <w:t xml:space="preserve">, </w:t>
      </w:r>
      <w:r w:rsidRPr="000528DA">
        <w:rPr>
          <w:rFonts w:ascii="Fb Fontext" w:hAnsi="Fb Fontext" w:hint="cs"/>
          <w:rtl/>
        </w:rPr>
        <w:t>לא אמר א</w:t>
      </w:r>
      <w:r w:rsidRPr="000528DA">
        <w:rPr>
          <w:rFonts w:ascii="Fb Fontext" w:hAnsi="Fb Fontext"/>
          <w:rtl/>
        </w:rPr>
        <w:t>"</w:t>
      </w:r>
      <w:r w:rsidRPr="000528DA">
        <w:rPr>
          <w:rFonts w:ascii="Fb Fontext" w:hAnsi="Fb Fontext" w:hint="cs"/>
          <w:rtl/>
        </w:rPr>
        <w:t>צ</w:t>
      </w:r>
      <w:r w:rsidR="00C36C1A" w:rsidRPr="000528DA">
        <w:rPr>
          <w:rFonts w:ascii="Fb Fontext" w:hAnsi="Fb Fontext" w:hint="cs"/>
          <w:rtl/>
        </w:rPr>
        <w:t xml:space="preserve">, </w:t>
      </w:r>
    </w:p>
    <w:p w14:paraId="225F0FE8" w14:textId="77777777" w:rsidR="00A24328" w:rsidRDefault="00332D29" w:rsidP="009A59D1">
      <w:pPr>
        <w:pStyle w:val="38"/>
        <w:framePr w:wrap="notBeside"/>
        <w:rPr>
          <w:rtl/>
        </w:rPr>
      </w:pPr>
      <w:r w:rsidRPr="00660D7A">
        <w:rPr>
          <w:rFonts w:hint="cs"/>
          <w:rtl/>
        </w:rPr>
        <w:t>והך</w:t>
      </w:r>
      <w:r w:rsidR="00A24328">
        <w:rPr>
          <w:rtl/>
        </w:rPr>
        <w:t>:</w:t>
      </w:r>
    </w:p>
    <w:p w14:paraId="58D4C082" w14:textId="03A66AE2" w:rsidR="00C31C36" w:rsidRPr="000528DA" w:rsidRDefault="00C31C36" w:rsidP="00333C73">
      <w:pPr>
        <w:spacing w:after="60"/>
        <w:rPr>
          <w:rtl/>
        </w:rPr>
      </w:pPr>
      <w:r w:rsidRPr="000528DA">
        <w:rPr>
          <w:rFonts w:ascii="Fb Fontext" w:hAnsi="Fb Fontext" w:hint="cs"/>
          <w:rtl/>
        </w:rPr>
        <w:t>דבעי להזכיר יצ</w:t>
      </w:r>
      <w:r w:rsidRPr="000528DA">
        <w:rPr>
          <w:rFonts w:ascii="Fb Fontext" w:hAnsi="Fb Fontext"/>
          <w:rtl/>
        </w:rPr>
        <w:t>"</w:t>
      </w:r>
      <w:r w:rsidRPr="000528DA">
        <w:rPr>
          <w:rFonts w:ascii="Fb Fontext" w:hAnsi="Fb Fontext" w:hint="cs"/>
          <w:rtl/>
        </w:rPr>
        <w:t xml:space="preserve">מ </w:t>
      </w:r>
      <w:r w:rsidR="00333C73">
        <w:rPr>
          <w:rStyle w:val="afffff9"/>
          <w:rFonts w:hint="cs"/>
          <w:rtl/>
        </w:rPr>
        <w:t xml:space="preserve">- </w:t>
      </w:r>
      <w:r w:rsidRPr="00333C73">
        <w:rPr>
          <w:rStyle w:val="afffff9"/>
          <w:rFonts w:hint="cs"/>
          <w:rtl/>
        </w:rPr>
        <w:t>מיירי</w:t>
      </w:r>
      <w:r w:rsidRPr="000528DA">
        <w:rPr>
          <w:rFonts w:ascii="Fb Fontext" w:hAnsi="Fb Fontext" w:hint="cs"/>
          <w:rtl/>
        </w:rPr>
        <w:t xml:space="preserve"> דהזכיר יצ</w:t>
      </w:r>
      <w:r w:rsidRPr="000528DA">
        <w:rPr>
          <w:rFonts w:ascii="Fb Fontext" w:hAnsi="Fb Fontext"/>
          <w:rtl/>
        </w:rPr>
        <w:t>"</w:t>
      </w:r>
      <w:r w:rsidR="0079679F" w:rsidRPr="000528DA">
        <w:rPr>
          <w:rFonts w:ascii="Fb Fontext" w:hAnsi="Fb Fontext" w:hint="cs"/>
          <w:rtl/>
        </w:rPr>
        <w:t>מ.</w:t>
      </w:r>
    </w:p>
    <w:p w14:paraId="67E0EB6F" w14:textId="65E2FD02" w:rsidR="00A24328" w:rsidRDefault="00C31C36" w:rsidP="009A59D1">
      <w:pPr>
        <w:pStyle w:val="38"/>
        <w:framePr w:wrap="notBeside"/>
        <w:rPr>
          <w:rtl/>
        </w:rPr>
      </w:pPr>
      <w:r w:rsidRPr="00660D7A">
        <w:rPr>
          <w:rtl/>
        </w:rPr>
        <w:t>רשב"י</w:t>
      </w:r>
      <w:r w:rsidR="00A24328">
        <w:rPr>
          <w:rFonts w:hint="cs"/>
          <w:rtl/>
        </w:rPr>
        <w:t>:</w:t>
      </w:r>
    </w:p>
    <w:p w14:paraId="74EA31FC" w14:textId="33F20CC7" w:rsidR="00C31C36" w:rsidRPr="00E34F28" w:rsidRDefault="00C31C36" w:rsidP="00E61F82">
      <w:pPr>
        <w:pStyle w:val="afffff5"/>
        <w:spacing w:before="0"/>
        <w:rPr>
          <w:rtl/>
        </w:rPr>
      </w:pPr>
      <w:r w:rsidRPr="00E61F82">
        <w:rPr>
          <w:rtl/>
        </w:rPr>
        <w:t>בדין</w:t>
      </w:r>
      <w:r w:rsidRPr="00E61F82">
        <w:rPr>
          <w:rFonts w:hint="cs"/>
          <w:rtl/>
        </w:rPr>
        <w:t xml:space="preserve"> </w:t>
      </w:r>
      <w:r w:rsidRPr="00E61F82">
        <w:rPr>
          <w:rtl/>
        </w:rPr>
        <w:t>שתקדם</w:t>
      </w:r>
      <w:r w:rsidRPr="00F95182">
        <w:rPr>
          <w:rtl/>
        </w:rPr>
        <w:t xml:space="preserve"> </w:t>
      </w:r>
      <w:r w:rsidRPr="00E61F82">
        <w:rPr>
          <w:rStyle w:val="ad"/>
          <w:rtl/>
        </w:rPr>
        <w:t>שמע לוהיה אם שמוע</w:t>
      </w:r>
      <w:r w:rsidRPr="00F95182">
        <w:rPr>
          <w:rtl/>
        </w:rPr>
        <w:t xml:space="preserve"> </w:t>
      </w:r>
      <w:r w:rsidRPr="00E61F82">
        <w:rPr>
          <w:rtl/>
        </w:rPr>
        <w:t>שזה ללמוד וללמד ולעשות,</w:t>
      </w:r>
    </w:p>
    <w:p w14:paraId="46074E04" w14:textId="3F6203A3" w:rsidR="007C2811" w:rsidRPr="000528DA" w:rsidRDefault="00C31C36" w:rsidP="000528DA">
      <w:pPr>
        <w:rPr>
          <w:rtl/>
        </w:rPr>
      </w:pPr>
      <w:r w:rsidRPr="00E61F82">
        <w:rPr>
          <w:rStyle w:val="ad"/>
          <w:rFonts w:hint="cs"/>
          <w:rtl/>
        </w:rPr>
        <w:t>'</w:t>
      </w:r>
      <w:r w:rsidRPr="00E61F82">
        <w:rPr>
          <w:rStyle w:val="ad"/>
          <w:rtl/>
        </w:rPr>
        <w:t>והיה אם שמוע</w:t>
      </w:r>
      <w:r w:rsidRPr="00E61F82">
        <w:rPr>
          <w:rStyle w:val="ad"/>
          <w:rFonts w:hint="cs"/>
          <w:rtl/>
        </w:rPr>
        <w:t>'</w:t>
      </w:r>
      <w:r w:rsidRPr="00E61F82">
        <w:rPr>
          <w:rStyle w:val="ad"/>
          <w:rtl/>
        </w:rPr>
        <w:t xml:space="preserve"> לויאמר</w:t>
      </w:r>
      <w:r w:rsidR="00E61F82" w:rsidRPr="00F95182">
        <w:rPr>
          <w:rFonts w:hint="cs"/>
          <w:rtl/>
        </w:rPr>
        <w:t xml:space="preserve"> </w:t>
      </w:r>
      <w:r w:rsidRPr="000528DA">
        <w:rPr>
          <w:rtl/>
        </w:rPr>
        <w:t xml:space="preserve">שיש בה ללמד ולעשות, </w:t>
      </w:r>
      <w:r w:rsidRPr="00F95182">
        <w:rPr>
          <w:rStyle w:val="ad"/>
          <w:rtl/>
        </w:rPr>
        <w:t>ויאמר</w:t>
      </w:r>
      <w:r w:rsidRPr="000528DA">
        <w:rPr>
          <w:rtl/>
        </w:rPr>
        <w:t xml:space="preserve"> </w:t>
      </w:r>
      <w:r w:rsidRPr="000528DA">
        <w:rPr>
          <w:rFonts w:hint="cs"/>
          <w:rtl/>
        </w:rPr>
        <w:t>רק</w:t>
      </w:r>
      <w:r w:rsidRPr="000528DA">
        <w:rPr>
          <w:rtl/>
        </w:rPr>
        <w:t xml:space="preserve"> לעשות.</w:t>
      </w:r>
      <w:r w:rsidR="0079679F" w:rsidRPr="00A10336">
        <w:rPr>
          <w:rStyle w:val="30"/>
          <w:rFonts w:hint="cs"/>
          <w:rtl/>
        </w:rPr>
        <w:t xml:space="preserve"> </w:t>
      </w:r>
    </w:p>
    <w:p w14:paraId="488A9D72" w14:textId="77777777" w:rsidR="00A24328" w:rsidRDefault="00C31C36" w:rsidP="009A59D1">
      <w:pPr>
        <w:pStyle w:val="38"/>
        <w:framePr w:wrap="notBeside"/>
        <w:rPr>
          <w:rtl/>
        </w:rPr>
      </w:pPr>
      <w:r w:rsidRPr="00660D7A">
        <w:rPr>
          <w:rtl/>
        </w:rPr>
        <w:lastRenderedPageBreak/>
        <w:t>חד</w:t>
      </w:r>
      <w:r w:rsidR="00A24328">
        <w:rPr>
          <w:rtl/>
        </w:rPr>
        <w:t>:</w:t>
      </w:r>
    </w:p>
    <w:p w14:paraId="030E1503" w14:textId="3AB4E38E" w:rsidR="007C2811" w:rsidRPr="000528DA" w:rsidRDefault="00C31C36" w:rsidP="000528DA">
      <w:pPr>
        <w:rPr>
          <w:rtl/>
        </w:rPr>
      </w:pPr>
      <w:r w:rsidRPr="000528DA">
        <w:rPr>
          <w:rFonts w:ascii="Fb Fontext" w:hAnsi="Fb Fontext"/>
          <w:rtl/>
        </w:rPr>
        <w:t>כדי שיקבל עליו עול מלכות שמים תחלה</w:t>
      </w:r>
      <w:r w:rsidR="00824D1F" w:rsidRPr="000528DA">
        <w:rPr>
          <w:rFonts w:ascii="Fb Fontext" w:hAnsi="Fb Fontext" w:hint="cs"/>
          <w:rtl/>
        </w:rPr>
        <w:t>,</w:t>
      </w:r>
      <w:r w:rsidRPr="000528DA">
        <w:rPr>
          <w:rFonts w:ascii="Fb Fontext" w:hAnsi="Fb Fontext"/>
          <w:rtl/>
        </w:rPr>
        <w:t xml:space="preserve"> </w:t>
      </w:r>
      <w:r w:rsidRPr="00E34F28">
        <w:rPr>
          <w:rStyle w:val="afffff9"/>
          <w:rtl/>
        </w:rPr>
        <w:t>ו</w:t>
      </w:r>
      <w:r w:rsidRPr="00E34F28">
        <w:rPr>
          <w:rStyle w:val="afffff9"/>
          <w:rFonts w:hint="cs"/>
          <w:rtl/>
        </w:rPr>
        <w:t>אח</w:t>
      </w:r>
      <w:r w:rsidRPr="00E34F28">
        <w:rPr>
          <w:rStyle w:val="afffff9"/>
          <w:rtl/>
        </w:rPr>
        <w:t>"</w:t>
      </w:r>
      <w:r w:rsidRPr="00E34F28">
        <w:rPr>
          <w:rStyle w:val="afffff9"/>
          <w:rFonts w:hint="cs"/>
          <w:rtl/>
        </w:rPr>
        <w:t>כ</w:t>
      </w:r>
      <w:r w:rsidRPr="000528DA">
        <w:rPr>
          <w:rFonts w:ascii="Fb Fontext" w:hAnsi="Fb Fontext"/>
          <w:rtl/>
        </w:rPr>
        <w:t xml:space="preserve"> יקבל עליו עול מצות</w:t>
      </w:r>
      <w:r w:rsidR="0079679F" w:rsidRPr="000528DA">
        <w:rPr>
          <w:rFonts w:ascii="Fb Fontext" w:hAnsi="Fb Fontext" w:hint="cs"/>
          <w:rtl/>
        </w:rPr>
        <w:t xml:space="preserve"> </w:t>
      </w:r>
    </w:p>
    <w:p w14:paraId="53EF6A21" w14:textId="77777777" w:rsidR="00A24328" w:rsidRDefault="00C31C36" w:rsidP="009A59D1">
      <w:pPr>
        <w:pStyle w:val="38"/>
        <w:framePr w:wrap="notBeside"/>
        <w:rPr>
          <w:rtl/>
        </w:rPr>
      </w:pPr>
      <w:r w:rsidRPr="00660D7A">
        <w:rPr>
          <w:rtl/>
        </w:rPr>
        <w:t>ועוד</w:t>
      </w:r>
      <w:r w:rsidR="00A24328">
        <w:rPr>
          <w:rtl/>
        </w:rPr>
        <w:t>:</w:t>
      </w:r>
    </w:p>
    <w:p w14:paraId="4E48D3A1" w14:textId="08C6F69C" w:rsidR="00C31C36" w:rsidRPr="000528DA" w:rsidRDefault="00C31C36" w:rsidP="000528DA">
      <w:pPr>
        <w:rPr>
          <w:rtl/>
        </w:rPr>
      </w:pPr>
      <w:r w:rsidRPr="000528DA">
        <w:rPr>
          <w:rtl/>
        </w:rPr>
        <w:t>משום ד</w:t>
      </w:r>
      <w:r w:rsidR="0079679F" w:rsidRPr="000528DA">
        <w:rPr>
          <w:rFonts w:hint="cs"/>
          <w:rtl/>
        </w:rPr>
        <w:t>יש</w:t>
      </w:r>
      <w:r w:rsidRPr="000528DA">
        <w:rPr>
          <w:rtl/>
        </w:rPr>
        <w:t xml:space="preserve"> בה ה"מ אחרנייתא.</w:t>
      </w:r>
    </w:p>
    <w:p w14:paraId="5506F868" w14:textId="3DFE6C44" w:rsidR="00A24328" w:rsidRDefault="0079679F" w:rsidP="009A59D1">
      <w:pPr>
        <w:pStyle w:val="38"/>
        <w:framePr w:wrap="notBeside"/>
        <w:rPr>
          <w:rtl/>
        </w:rPr>
      </w:pPr>
      <w:r w:rsidRPr="00660D7A">
        <w:rPr>
          <w:rtl/>
        </w:rPr>
        <w:t>רב</w:t>
      </w:r>
      <w:r w:rsidR="00A24328">
        <w:rPr>
          <w:rFonts w:hint="cs"/>
          <w:rtl/>
        </w:rPr>
        <w:t>:</w:t>
      </w:r>
    </w:p>
    <w:p w14:paraId="5AEBA287" w14:textId="22C75B51" w:rsidR="007C2811" w:rsidRPr="000528DA" w:rsidRDefault="0079679F" w:rsidP="000528DA">
      <w:pPr>
        <w:rPr>
          <w:rtl/>
        </w:rPr>
      </w:pPr>
      <w:r w:rsidRPr="000528DA">
        <w:rPr>
          <w:rFonts w:ascii="Fb Fontext" w:hAnsi="Fb Fontext" w:hint="cs"/>
          <w:rtl/>
        </w:rPr>
        <w:t xml:space="preserve">נטל ידיו </w:t>
      </w:r>
      <w:r>
        <w:rPr>
          <w:rFonts w:ascii="Fb Fontext" w:hAnsi="Fb Fontext"/>
          <w:rtl/>
        </w:rPr>
        <w:t xml:space="preserve">וקרא </w:t>
      </w:r>
      <w:r>
        <w:rPr>
          <w:rStyle w:val="afffff9"/>
          <w:rFonts w:ascii="Fb Fontext" w:hAnsi="Fb Fontext"/>
          <w:rtl/>
          <w:rPrChange w:id="9054" w:author="מנוע אמוראים" w:date="2026-10-05T16:40:51Z">
            <w:rPr>
              <w:rFonts w:ascii="Fb Fontext" w:hAnsi="Fb Fontext"/>
              <w:rtl/>
            </w:rPr>
          </w:rPrChange>
        </w:rPr>
        <w:t xml:space="preserve">קר"ש</w:t>
      </w:r>
      <w:r>
        <w:rPr>
          <w:rFonts w:ascii="Fb Fontext" w:hAnsi="Fb Fontext"/>
          <w:rtl/>
        </w:rPr>
        <w:t xml:space="preserve">, ו</w:t>
      </w:r>
      <w:r w:rsidRPr="000528DA">
        <w:rPr>
          <w:rFonts w:ascii="Fb Fontext" w:hAnsi="Fb Fontext" w:hint="cs"/>
          <w:rtl/>
        </w:rPr>
        <w:t>ה</w:t>
      </w:r>
      <w:r w:rsidR="00C31C36" w:rsidRPr="000528DA">
        <w:rPr>
          <w:rFonts w:ascii="Fb Fontext" w:hAnsi="Fb Fontext"/>
          <w:rtl/>
        </w:rPr>
        <w:t>נ</w:t>
      </w:r>
      <w:r w:rsidRPr="000528DA">
        <w:rPr>
          <w:rFonts w:ascii="Fb Fontext" w:hAnsi="Fb Fontext" w:hint="cs"/>
          <w:rtl/>
        </w:rPr>
        <w:t>י</w:t>
      </w:r>
      <w:r w:rsidR="00C31C36" w:rsidRPr="000528DA">
        <w:rPr>
          <w:rFonts w:ascii="Fb Fontext" w:hAnsi="Fb Fontext"/>
          <w:rtl/>
        </w:rPr>
        <w:t>ח תפילין, וצלי.</w:t>
      </w:r>
      <w:r w:rsidR="00C31C36" w:rsidRPr="000528DA">
        <w:rPr>
          <w:rFonts w:hint="cs"/>
          <w:rtl/>
        </w:rPr>
        <w:t xml:space="preserve"> </w:t>
      </w:r>
    </w:p>
    <w:p w14:paraId="1CC6FA20" w14:textId="2AFC7AA7" w:rsidR="00B228FF" w:rsidRPr="000528DA" w:rsidRDefault="00C31C36" w:rsidP="00333C73">
      <w:pPr>
        <w:spacing w:after="60"/>
        <w:rPr>
          <w:rtl/>
        </w:rPr>
      </w:pPr>
      <w:r w:rsidRPr="000528DA">
        <w:rPr>
          <w:rFonts w:hint="cs"/>
          <w:rtl/>
        </w:rPr>
        <w:t>דקודם עול מלכות שמים ואח</w:t>
      </w:r>
      <w:r w:rsidRPr="000528DA">
        <w:rPr>
          <w:rtl/>
        </w:rPr>
        <w:t>"</w:t>
      </w:r>
      <w:r w:rsidRPr="000528DA">
        <w:rPr>
          <w:rFonts w:hint="cs"/>
          <w:rtl/>
        </w:rPr>
        <w:t>כ עול מצות</w:t>
      </w:r>
      <w:r w:rsidR="0079679F" w:rsidRPr="000528DA">
        <w:rPr>
          <w:rFonts w:hint="cs"/>
          <w:rtl/>
        </w:rPr>
        <w:t>,</w:t>
      </w:r>
      <w:r w:rsidR="0079679F" w:rsidRPr="000528DA">
        <w:rPr>
          <w:rtl/>
        </w:rPr>
        <w:t xml:space="preserve"> </w:t>
      </w:r>
    </w:p>
    <w:p w14:paraId="2043C53E" w14:textId="77777777" w:rsidR="00A24328" w:rsidRDefault="00C31C36" w:rsidP="009A59D1">
      <w:pPr>
        <w:pStyle w:val="38"/>
        <w:framePr w:wrap="notBeside"/>
        <w:rPr>
          <w:rtl/>
        </w:rPr>
      </w:pPr>
      <w:r w:rsidRPr="00660D7A">
        <w:rPr>
          <w:rFonts w:hint="cs"/>
          <w:rtl/>
        </w:rPr>
        <w:t>הך</w:t>
      </w:r>
      <w:r w:rsidR="00A24328">
        <w:rPr>
          <w:rtl/>
        </w:rPr>
        <w:t>:</w:t>
      </w:r>
    </w:p>
    <w:p w14:paraId="0E4301EC" w14:textId="0774A0A6" w:rsidR="00B228FF" w:rsidRPr="000528DA" w:rsidRDefault="00C31C36" w:rsidP="000528DA">
      <w:pPr>
        <w:rPr>
          <w:rtl/>
        </w:rPr>
      </w:pPr>
      <w:r w:rsidRPr="000528DA">
        <w:rPr>
          <w:rFonts w:hint="cs"/>
          <w:rtl/>
        </w:rPr>
        <w:t>ד</w:t>
      </w:r>
      <w:r w:rsidR="0079679F" w:rsidRPr="000528DA">
        <w:rPr>
          <w:rtl/>
        </w:rPr>
        <w:t>חופר כוך למת בקבר</w:t>
      </w:r>
      <w:r>
        <w:rPr>
          <w:rtl/>
        </w:rPr>
        <w:t xml:space="preserve"> פטור </w:t>
      </w:r>
      <w:r>
        <w:rPr>
          <w:rStyle w:val="afffff9"/>
          <w:rtl/>
          <w:rPrChange w:id="9055" w:author="מנוע אמוראים" w:date="2026-10-05T16:40:51Z">
            <w:rPr>
              <w:rtl/>
            </w:rPr>
          </w:rPrChange>
        </w:rPr>
        <w:t xml:space="preserve">מקר"ש</w:t>
      </w:r>
      <w:r>
        <w:rPr>
          <w:rtl/>
        </w:rPr>
        <w:t xml:space="preserve"> </w:t>
      </w:r>
      <w:r w:rsidRPr="000528DA">
        <w:rPr>
          <w:rFonts w:hint="cs"/>
          <w:rtl/>
        </w:rPr>
        <w:t xml:space="preserve">וכל מצוות </w:t>
      </w:r>
      <w:r w:rsidR="00E61F82" w:rsidRPr="000528DA">
        <w:rPr>
          <w:rFonts w:hint="cs"/>
          <w:rtl/>
        </w:rPr>
        <w:t>-</w:t>
      </w:r>
      <w:r w:rsidRPr="000528DA">
        <w:rPr>
          <w:rFonts w:hint="cs"/>
          <w:rtl/>
        </w:rPr>
        <w:t>ב</w:t>
      </w:r>
      <w:r w:rsidR="0079679F" w:rsidRPr="000528DA">
        <w:rPr>
          <w:rFonts w:hint="cs"/>
          <w:rtl/>
        </w:rPr>
        <w:t>א</w:t>
      </w:r>
      <w:r w:rsidRPr="000528DA">
        <w:rPr>
          <w:rFonts w:hint="cs"/>
          <w:rtl/>
        </w:rPr>
        <w:t>חד</w:t>
      </w:r>
      <w:r w:rsidR="0079679F" w:rsidRPr="000528DA">
        <w:rPr>
          <w:rFonts w:hint="cs"/>
          <w:rtl/>
        </w:rPr>
        <w:t xml:space="preserve"> העוסק</w:t>
      </w:r>
      <w:r w:rsidRPr="000528DA">
        <w:rPr>
          <w:rFonts w:hint="cs"/>
          <w:rtl/>
        </w:rPr>
        <w:t>.</w:t>
      </w:r>
      <w:r w:rsidR="0079679F" w:rsidRPr="000528DA">
        <w:rPr>
          <w:rtl/>
        </w:rPr>
        <w:t xml:space="preserve"> </w:t>
      </w:r>
    </w:p>
    <w:p w14:paraId="3BAD746E" w14:textId="77777777" w:rsidR="00B228FF" w:rsidRPr="000528DA" w:rsidRDefault="00C31C36" w:rsidP="000528DA">
      <w:pPr>
        <w:rPr>
          <w:rtl/>
        </w:rPr>
      </w:pPr>
      <w:r>
        <w:rPr>
          <w:rtl/>
        </w:rPr>
        <w:t xml:space="preserve">הגיע זמן </w:t>
      </w:r>
      <w:r>
        <w:rPr>
          <w:rStyle w:val="afffff9"/>
          <w:rtl/>
          <w:rPrChange w:id="9056" w:author="מנוע אמוראים" w:date="2026-10-05T16:40:51Z">
            <w:rPr>
              <w:rtl/>
            </w:rPr>
          </w:rPrChange>
        </w:rPr>
        <w:t xml:space="preserve">קר"ש</w:t>
      </w:r>
      <w:r w:rsidR="00824D1F" w:rsidRPr="000528DA">
        <w:rPr>
          <w:rFonts w:hint="cs"/>
          <w:rtl/>
        </w:rPr>
        <w:t>,</w:t>
      </w:r>
      <w:r>
        <w:rPr>
          <w:rtl/>
        </w:rPr>
        <w:t xml:space="preserve"> עולה ונוטל ידיו ומניח תפילין וקורא </w:t>
      </w:r>
      <w:r>
        <w:rPr>
          <w:rStyle w:val="afffff9"/>
          <w:rtl/>
          <w:rPrChange w:id="9057" w:author="מנוע אמוראים" w:date="2026-10-05T16:40:51Z">
            <w:rPr>
              <w:rtl/>
            </w:rPr>
          </w:rPrChange>
        </w:rPr>
        <w:t xml:space="preserve">קר"ש</w:t>
      </w:r>
      <w:r>
        <w:rPr>
          <w:rtl/>
        </w:rPr>
        <w:t xml:space="preserve"> ומתפלל</w:t>
      </w:r>
      <w:r w:rsidRPr="000528DA">
        <w:rPr>
          <w:rFonts w:hint="cs"/>
          <w:rtl/>
        </w:rPr>
        <w:t>- ב</w:t>
      </w:r>
      <w:r w:rsidR="00E117A7" w:rsidRPr="000528DA">
        <w:rPr>
          <w:rFonts w:hint="cs"/>
          <w:rtl/>
        </w:rPr>
        <w:t>שנים,</w:t>
      </w:r>
      <w:r w:rsidR="0079679F" w:rsidRPr="000528DA">
        <w:rPr>
          <w:rFonts w:hint="cs"/>
          <w:rtl/>
        </w:rPr>
        <w:t xml:space="preserve"> </w:t>
      </w:r>
    </w:p>
    <w:p w14:paraId="0F05BD6F" w14:textId="71EE9186" w:rsidR="00A24328" w:rsidRDefault="00C31C36" w:rsidP="009A59D1">
      <w:pPr>
        <w:pStyle w:val="38"/>
        <w:framePr w:wrap="notBeside"/>
        <w:rPr>
          <w:rtl/>
        </w:rPr>
      </w:pPr>
      <w:r w:rsidRPr="00660D7A">
        <w:rPr>
          <w:rFonts w:hint="cs"/>
          <w:rtl/>
        </w:rPr>
        <w:t>ריב"ק</w:t>
      </w:r>
      <w:r w:rsidR="00A24328">
        <w:rPr>
          <w:rFonts w:hint="cs"/>
          <w:rtl/>
        </w:rPr>
        <w:t>:</w:t>
      </w:r>
    </w:p>
    <w:p w14:paraId="47C1793F" w14:textId="62F29331" w:rsidR="00E61F82" w:rsidRPr="000528DA" w:rsidRDefault="00C31C36" w:rsidP="000528DA">
      <w:pPr>
        <w:rPr>
          <w:rtl/>
        </w:rPr>
      </w:pPr>
      <w:r w:rsidRPr="000528DA">
        <w:rPr>
          <w:rtl/>
        </w:rPr>
        <w:t xml:space="preserve">להקדים קריאה לקריאה, </w:t>
      </w:r>
      <w:r w:rsidRPr="000528DA">
        <w:rPr>
          <w:rFonts w:hint="cs"/>
          <w:rtl/>
        </w:rPr>
        <w:t>ולא לעשייה.</w:t>
      </w:r>
      <w:r w:rsidR="0079679F" w:rsidRPr="000528DA">
        <w:rPr>
          <w:rFonts w:hint="cs"/>
          <w:rtl/>
        </w:rPr>
        <w:t xml:space="preserve"> </w:t>
      </w:r>
    </w:p>
    <w:p w14:paraId="5A5391F4" w14:textId="77777777" w:rsidR="00A24328" w:rsidRDefault="00E61F82" w:rsidP="009A59D1">
      <w:pPr>
        <w:pStyle w:val="38"/>
        <w:framePr w:wrap="notBeside"/>
        <w:rPr>
          <w:rtl/>
        </w:rPr>
      </w:pPr>
      <w:r w:rsidRPr="00660D7A">
        <w:rPr>
          <w:rFonts w:hint="cs"/>
          <w:rtl/>
        </w:rPr>
        <w:t>רחב</w:t>
      </w:r>
      <w:r w:rsidRPr="00660D7A">
        <w:rPr>
          <w:rtl/>
        </w:rPr>
        <w:t>"</w:t>
      </w:r>
      <w:r w:rsidRPr="00660D7A">
        <w:rPr>
          <w:rFonts w:hint="cs"/>
          <w:rtl/>
        </w:rPr>
        <w:t>א</w:t>
      </w:r>
      <w:r w:rsidR="00A24328">
        <w:rPr>
          <w:rtl/>
        </w:rPr>
        <w:t>:</w:t>
      </w:r>
    </w:p>
    <w:p w14:paraId="476DB32C" w14:textId="6A40FDC0" w:rsidR="00845FF6" w:rsidRPr="00F95182" w:rsidRDefault="007C2811" w:rsidP="00E61F82">
      <w:pPr>
        <w:pStyle w:val="afffff5"/>
        <w:spacing w:before="0"/>
        <w:rPr>
          <w:rtl/>
        </w:rPr>
      </w:pPr>
      <w:r w:rsidRPr="00F95182">
        <w:rPr>
          <w:rFonts w:hint="cs"/>
          <w:rtl/>
        </w:rPr>
        <w:t>עדות</w:t>
      </w:r>
      <w:r w:rsidR="00C31C36" w:rsidRPr="00F95182">
        <w:rPr>
          <w:rFonts w:hint="cs"/>
          <w:rtl/>
        </w:rPr>
        <w:t xml:space="preserve"> דאף למשנה צריך לברך ודלא כחד מ</w:t>
      </w:r>
      <w:r w:rsidR="00C31C36" w:rsidRPr="00F95182">
        <w:rPr>
          <w:rtl/>
        </w:rPr>
        <w:t>"</w:t>
      </w:r>
      <w:r w:rsidR="00C31C36" w:rsidRPr="00F95182">
        <w:rPr>
          <w:rFonts w:hint="cs"/>
          <w:rtl/>
        </w:rPr>
        <w:t>ד</w:t>
      </w:r>
      <w:r w:rsidR="0079679F" w:rsidRPr="00F95182">
        <w:rPr>
          <w:rFonts w:hint="cs"/>
          <w:rtl/>
        </w:rPr>
        <w:t xml:space="preserve"> </w:t>
      </w:r>
      <w:r w:rsidR="0079679F" w:rsidRPr="00F95182">
        <w:rPr>
          <w:rStyle w:val="affffff6"/>
          <w:rFonts w:hint="cs"/>
          <w:spacing w:val="0"/>
          <w:rtl/>
        </w:rPr>
        <w:t>ותמיד הניח קודם שקרא</w:t>
      </w:r>
    </w:p>
    <w:p w14:paraId="6EEA937B" w14:textId="252B62DF" w:rsidR="00B228FF" w:rsidRPr="00E34F28" w:rsidRDefault="00C31C36" w:rsidP="00E61F82">
      <w:pPr>
        <w:pStyle w:val="afffffc"/>
        <w:rPr>
          <w:rtl/>
        </w:rPr>
      </w:pPr>
      <w:bookmarkStart w:id="325" w:name="_Toc193635702"/>
      <w:bookmarkStart w:id="326" w:name="_Toc216184314"/>
      <w:r w:rsidRPr="00724E73">
        <w:rPr>
          <w:rtl/>
        </w:rPr>
        <w:t>הקורא קר"ש בלא תפילין</w:t>
      </w:r>
      <w:r w:rsidRPr="00FE3D07">
        <w:rPr>
          <w:rtl/>
        </w:rPr>
        <w:t xml:space="preserve"> </w:t>
      </w:r>
      <w:r w:rsidR="00333C73">
        <w:rPr>
          <w:rFonts w:hint="cs"/>
          <w:rtl/>
        </w:rPr>
        <w:t>[ב]</w:t>
      </w:r>
      <w:bookmarkEnd w:id="325"/>
      <w:bookmarkEnd w:id="326"/>
    </w:p>
    <w:p w14:paraId="214CFAC4" w14:textId="1FED1670" w:rsidR="00A24328" w:rsidRDefault="00C31C36" w:rsidP="009A59D1">
      <w:pPr>
        <w:pStyle w:val="38"/>
        <w:framePr w:wrap="notBeside"/>
        <w:rPr>
          <w:rtl/>
        </w:rPr>
      </w:pPr>
      <w:r w:rsidRPr="00660D7A">
        <w:rPr>
          <w:rFonts w:hint="cs"/>
          <w:rtl/>
        </w:rPr>
        <w:t>עולא</w:t>
      </w:r>
      <w:r w:rsidR="00A24328">
        <w:rPr>
          <w:rFonts w:hint="cs"/>
          <w:rtl/>
        </w:rPr>
        <w:t>:</w:t>
      </w:r>
    </w:p>
    <w:p w14:paraId="3828D669" w14:textId="53132A5C" w:rsidR="007C2811" w:rsidRPr="000528DA" w:rsidRDefault="00C31C36" w:rsidP="000528DA">
      <w:pPr>
        <w:rPr>
          <w:rtl/>
        </w:rPr>
      </w:pPr>
      <w:r w:rsidRPr="000528DA">
        <w:rPr>
          <w:rtl/>
        </w:rPr>
        <w:t xml:space="preserve">כאילו מעיד </w:t>
      </w:r>
      <w:r w:rsidRPr="00A10336">
        <w:rPr>
          <w:rStyle w:val="30"/>
          <w:rtl/>
        </w:rPr>
        <w:t>עדות שקר</w:t>
      </w:r>
      <w:r w:rsidRPr="000528DA">
        <w:rPr>
          <w:rtl/>
        </w:rPr>
        <w:t xml:space="preserve"> בעצמו.</w:t>
      </w:r>
      <w:r w:rsidR="0079679F" w:rsidRPr="000528DA">
        <w:rPr>
          <w:rFonts w:hint="cs"/>
          <w:rtl/>
        </w:rPr>
        <w:t xml:space="preserve"> </w:t>
      </w:r>
    </w:p>
    <w:p w14:paraId="3D64BC1A" w14:textId="5E60D7B5" w:rsidR="00A24328" w:rsidRDefault="00C31C36" w:rsidP="009A59D1">
      <w:pPr>
        <w:pStyle w:val="38"/>
        <w:framePr w:wrap="notBeside"/>
        <w:rPr>
          <w:rtl/>
        </w:rPr>
      </w:pPr>
      <w:r w:rsidRPr="00660D7A">
        <w:rPr>
          <w:rtl/>
        </w:rPr>
        <w:t>רי"ו</w:t>
      </w:r>
      <w:r w:rsidR="00A24328">
        <w:rPr>
          <w:rtl/>
        </w:rPr>
        <w:t>:</w:t>
      </w:r>
    </w:p>
    <w:p w14:paraId="11B65662" w14:textId="213D07E6" w:rsidR="00C31C36" w:rsidRPr="000528DA" w:rsidRDefault="00C31C36" w:rsidP="00333C73">
      <w:pPr>
        <w:spacing w:after="60"/>
        <w:rPr>
          <w:rtl/>
        </w:rPr>
      </w:pPr>
      <w:r w:rsidRPr="000528DA">
        <w:rPr>
          <w:rtl/>
        </w:rPr>
        <w:t xml:space="preserve">כאילו הקריב </w:t>
      </w:r>
      <w:r w:rsidRPr="00A10336">
        <w:rPr>
          <w:rStyle w:val="30"/>
          <w:rtl/>
        </w:rPr>
        <w:t>עולה בלא מנחה</w:t>
      </w:r>
      <w:r w:rsidRPr="000528DA">
        <w:rPr>
          <w:rtl/>
        </w:rPr>
        <w:t xml:space="preserve"> וזבח בלא נסכים.</w:t>
      </w:r>
    </w:p>
    <w:p w14:paraId="1B1CB815" w14:textId="77777777" w:rsidR="00C31C36" w:rsidRPr="00E34F28" w:rsidRDefault="00C31C36" w:rsidP="00EC0DC4">
      <w:pPr>
        <w:pStyle w:val="af2"/>
        <w:framePr w:wrap="around"/>
        <w:rPr>
          <w:rtl/>
        </w:rPr>
      </w:pPr>
      <w:r w:rsidRPr="00A4639B">
        <w:rPr>
          <w:rtl/>
        </w:rPr>
        <w:t>טו.</w:t>
      </w:r>
    </w:p>
    <w:p w14:paraId="408AE24D" w14:textId="6A123500" w:rsidR="00A24328" w:rsidRDefault="00C31C36" w:rsidP="009A59D1">
      <w:pPr>
        <w:pStyle w:val="38"/>
        <w:framePr w:wrap="notBeside"/>
        <w:rPr>
          <w:rtl/>
        </w:rPr>
      </w:pPr>
      <w:r w:rsidRPr="00660D7A">
        <w:rPr>
          <w:rtl/>
        </w:rPr>
        <w:t>רי"ו</w:t>
      </w:r>
      <w:r w:rsidR="00A24328">
        <w:rPr>
          <w:rtl/>
        </w:rPr>
        <w:t>:</w:t>
      </w:r>
    </w:p>
    <w:p w14:paraId="37CEC63C" w14:textId="5C90F81A" w:rsidR="00B228FF" w:rsidRPr="00333C73" w:rsidRDefault="00C31C36" w:rsidP="00A93C9A">
      <w:pPr>
        <w:pStyle w:val="afffff5"/>
        <w:spacing w:before="0" w:after="60"/>
        <w:rPr>
          <w:rtl/>
        </w:rPr>
      </w:pPr>
      <w:bookmarkStart w:id="327" w:name="_Toc193635703"/>
      <w:bookmarkStart w:id="328" w:name="_Toc216184315"/>
      <w:r w:rsidRPr="00A10336">
        <w:rPr>
          <w:rStyle w:val="30"/>
          <w:rtl/>
        </w:rPr>
        <w:t>הרוצה שיקבל עליו עול מלכות שמים שלמה</w:t>
      </w:r>
      <w:bookmarkEnd w:id="327"/>
      <w:bookmarkEnd w:id="328"/>
      <w:r w:rsidRPr="00FE3D07">
        <w:rPr>
          <w:rFonts w:ascii="Fb Fontext" w:hAnsi="Fb Fontext"/>
          <w:rtl/>
        </w:rPr>
        <w:t xml:space="preserve"> יפנה ויטול </w:t>
      </w:r>
      <w:r w:rsidRPr="00F95182">
        <w:rPr>
          <w:rtl/>
        </w:rPr>
        <w:t>ידיו,</w:t>
      </w:r>
      <w:r w:rsidR="0079679F" w:rsidRPr="00F95182">
        <w:rPr>
          <w:rtl/>
        </w:rPr>
        <w:t xml:space="preserve"> </w:t>
      </w:r>
      <w:r>
        <w:rPr>
          <w:rtl/>
        </w:rPr>
        <w:t xml:space="preserve">ויניח תפילין ויקרא </w:t>
      </w:r>
      <w:r>
        <w:rPr>
          <w:rStyle w:val="afffff9"/>
          <w:rtl/>
          <w:rPrChange w:id="9058" w:author="מנוע אמוראים" w:date="2026-10-05T16:40:51Z">
            <w:rPr>
              <w:rtl/>
            </w:rPr>
          </w:rPrChange>
        </w:rPr>
        <w:t xml:space="preserve">קר"ש</w:t>
      </w:r>
      <w:r>
        <w:rPr>
          <w:rtl/>
        </w:rPr>
        <w:t xml:space="preserve"> ויתפלל</w:t>
      </w:r>
      <w:r w:rsidR="0079679F" w:rsidRPr="00333C73">
        <w:rPr>
          <w:rFonts w:hint="cs"/>
          <w:rtl/>
        </w:rPr>
        <w:t>,</w:t>
      </w:r>
      <w:r w:rsidR="00291D7F" w:rsidRPr="00333C73">
        <w:rPr>
          <w:rFonts w:hint="cs"/>
          <w:rtl/>
        </w:rPr>
        <w:t xml:space="preserve"> </w:t>
      </w:r>
    </w:p>
    <w:p w14:paraId="57BACC9E" w14:textId="1DFB7EF1" w:rsidR="00A24328" w:rsidRDefault="00C31C36" w:rsidP="009A59D1">
      <w:pPr>
        <w:pStyle w:val="38"/>
        <w:framePr w:wrap="notBeside"/>
        <w:rPr>
          <w:rtl/>
        </w:rPr>
      </w:pPr>
      <w:r w:rsidRPr="00660D7A">
        <w:rPr>
          <w:rtl/>
        </w:rPr>
        <w:t>רי"ו</w:t>
      </w:r>
      <w:r w:rsidR="00A24328">
        <w:rPr>
          <w:rtl/>
        </w:rPr>
        <w:t>:</w:t>
      </w:r>
    </w:p>
    <w:p w14:paraId="1297C603" w14:textId="6D43A917" w:rsidR="007C2811" w:rsidRPr="00E34F28" w:rsidRDefault="009E64A6" w:rsidP="00A93C9A">
      <w:pPr>
        <w:pStyle w:val="afffff5"/>
        <w:spacing w:before="0"/>
        <w:rPr>
          <w:rtl/>
        </w:rPr>
      </w:pPr>
      <w:bookmarkStart w:id="329" w:name="_Toc193635704"/>
      <w:bookmarkStart w:id="330" w:name="_Toc216184316"/>
      <w:r w:rsidRPr="00A10336">
        <w:rPr>
          <w:rStyle w:val="30"/>
          <w:rFonts w:hint="cs"/>
          <w:rtl/>
        </w:rPr>
        <w:t>ה</w:t>
      </w:r>
      <w:r>
        <w:rPr>
          <w:rStyle w:val="30"/>
          <w:rtl/>
        </w:rPr>
        <w:t xml:space="preserve">נפנה ונוטל ידיו ומניח תפילין וקורא </w:t>
      </w:r>
      <w:r>
        <w:rPr>
          <w:rStyle w:val="afffff9"/>
          <w:rtl/>
          <w:rPrChange w:id="9059" w:author="מנוע אמוראים" w:date="2026-10-05T16:40:51Z">
            <w:rPr>
              <w:rStyle w:val="30"/>
              <w:rtl/>
            </w:rPr>
          </w:rPrChange>
        </w:rPr>
        <w:t xml:space="preserve">קר"ש</w:t>
      </w:r>
      <w:r>
        <w:rPr>
          <w:rStyle w:val="30"/>
          <w:rtl/>
        </w:rPr>
        <w:t xml:space="preserve"> ומתפלל</w:t>
      </w:r>
      <w:bookmarkEnd w:id="329"/>
      <w:bookmarkEnd w:id="330"/>
      <w:r w:rsidR="00C31C36" w:rsidRPr="00A10336">
        <w:rPr>
          <w:rStyle w:val="30"/>
          <w:rtl/>
        </w:rPr>
        <w:t xml:space="preserve"> </w:t>
      </w:r>
      <w:r w:rsidR="00C31C36" w:rsidRPr="00FE3D07">
        <w:rPr>
          <w:rtl/>
        </w:rPr>
        <w:t>כאלו בנה מזבח והקריב עליו קרבן,</w:t>
      </w:r>
      <w:r w:rsidR="0079679F" w:rsidRPr="00FE3D07">
        <w:rPr>
          <w:rFonts w:hint="cs"/>
          <w:rtl/>
        </w:rPr>
        <w:t xml:space="preserve"> </w:t>
      </w:r>
      <w:r w:rsidR="00C31C36" w:rsidRPr="00FE3D07">
        <w:rPr>
          <w:rFonts w:hint="cs"/>
          <w:rtl/>
        </w:rPr>
        <w:t xml:space="preserve">מקרא, </w:t>
      </w:r>
    </w:p>
    <w:p w14:paraId="6ED13C33" w14:textId="4AB52284" w:rsidR="00A24328" w:rsidRDefault="00C31C36" w:rsidP="009A59D1">
      <w:pPr>
        <w:pStyle w:val="38"/>
        <w:framePr w:wrap="notBeside"/>
        <w:rPr>
          <w:rtl/>
        </w:rPr>
      </w:pPr>
      <w:r w:rsidRPr="00660D7A">
        <w:rPr>
          <w:rFonts w:hint="cs"/>
          <w:rtl/>
        </w:rPr>
        <w:t>רבא</w:t>
      </w:r>
      <w:r w:rsidR="009B14FE">
        <w:rPr>
          <w:rFonts w:hint="cs"/>
          <w:rtl/>
        </w:rPr>
        <w:t>:</w:t>
      </w:r>
    </w:p>
    <w:p w14:paraId="63942F3D" w14:textId="6BF9F24C" w:rsidR="009E64A6" w:rsidRPr="000528DA" w:rsidRDefault="00C31C36" w:rsidP="000528DA">
      <w:pPr>
        <w:rPr>
          <w:rtl/>
        </w:rPr>
      </w:pPr>
      <w:r w:rsidRPr="000528DA">
        <w:rPr>
          <w:rFonts w:hint="cs"/>
          <w:rtl/>
        </w:rPr>
        <w:t xml:space="preserve">אילו טבל </w:t>
      </w:r>
      <w:r w:rsidR="0079679F" w:rsidRPr="00A4639B">
        <w:rPr>
          <w:rStyle w:val="ad"/>
          <w:rFonts w:hint="cs"/>
          <w:rtl/>
        </w:rPr>
        <w:t>ד</w:t>
      </w:r>
      <w:r w:rsidRPr="00A4639B">
        <w:rPr>
          <w:rStyle w:val="ad"/>
          <w:rFonts w:hint="cs"/>
          <w:rtl/>
        </w:rPr>
        <w:t>'ארחץ'</w:t>
      </w:r>
      <w:r w:rsidR="0079679F" w:rsidRPr="000528DA">
        <w:rPr>
          <w:rFonts w:hint="cs"/>
          <w:rtl/>
        </w:rPr>
        <w:t xml:space="preserve"> </w:t>
      </w:r>
    </w:p>
    <w:p w14:paraId="422A00F5" w14:textId="737C9703" w:rsidR="00A24328" w:rsidRDefault="00C31C36" w:rsidP="009A59D1">
      <w:pPr>
        <w:pStyle w:val="38"/>
        <w:framePr w:wrap="notBeside"/>
        <w:rPr>
          <w:rtl/>
        </w:rPr>
      </w:pPr>
      <w:r w:rsidRPr="00660D7A">
        <w:rPr>
          <w:rFonts w:hint="cs"/>
          <w:rtl/>
        </w:rPr>
        <w:t>רבינא</w:t>
      </w:r>
      <w:r w:rsidR="00A24328">
        <w:rPr>
          <w:rtl/>
        </w:rPr>
        <w:t>:</w:t>
      </w:r>
    </w:p>
    <w:p w14:paraId="11D08DC7" w14:textId="6BFF74A0" w:rsidR="00A93C9A" w:rsidRPr="000528DA" w:rsidRDefault="00C31C36" w:rsidP="000528DA">
      <w:pPr>
        <w:rPr>
          <w:rtl/>
        </w:rPr>
      </w:pPr>
      <w:r w:rsidRPr="000528DA">
        <w:rPr>
          <w:rtl/>
        </w:rPr>
        <w:t>מי ש</w:t>
      </w:r>
      <w:r w:rsidRPr="00A10336">
        <w:rPr>
          <w:rStyle w:val="30"/>
          <w:rtl/>
        </w:rPr>
        <w:t>אין לו מים לרחוץ ידיו</w:t>
      </w:r>
      <w:r w:rsidRPr="000528DA">
        <w:rPr>
          <w:rtl/>
        </w:rPr>
        <w:t xml:space="preserve"> מקנח ידיו בעפר</w:t>
      </w:r>
      <w:r w:rsidRPr="000528DA">
        <w:rPr>
          <w:rFonts w:hint="cs"/>
          <w:rtl/>
        </w:rPr>
        <w:t xml:space="preserve"> וכו' </w:t>
      </w:r>
    </w:p>
    <w:p w14:paraId="4A271B8F" w14:textId="77777777" w:rsidR="00A24328" w:rsidRDefault="00C31C36" w:rsidP="009A59D1">
      <w:pPr>
        <w:pStyle w:val="38"/>
        <w:framePr w:wrap="notBeside"/>
        <w:rPr>
          <w:rtl/>
        </w:rPr>
      </w:pPr>
      <w:r w:rsidRPr="00660D7A">
        <w:rPr>
          <w:rFonts w:hint="cs"/>
          <w:rtl/>
        </w:rPr>
        <w:t>וענהו</w:t>
      </w:r>
      <w:r w:rsidR="00A24328">
        <w:rPr>
          <w:rtl/>
        </w:rPr>
        <w:t>:</w:t>
      </w:r>
    </w:p>
    <w:p w14:paraId="46E5224F" w14:textId="607380F5" w:rsidR="009E64A6" w:rsidRPr="000528DA" w:rsidRDefault="00C31C36" w:rsidP="000528DA">
      <w:pPr>
        <w:rPr>
          <w:rtl/>
        </w:rPr>
      </w:pPr>
      <w:r w:rsidRPr="00A4639B">
        <w:rPr>
          <w:rStyle w:val="ad"/>
          <w:rFonts w:hint="cs"/>
          <w:rtl/>
        </w:rPr>
        <w:t>דארחץ בניקיון</w:t>
      </w:r>
      <w:r w:rsidRPr="000528DA">
        <w:rPr>
          <w:rFonts w:hint="cs"/>
          <w:rtl/>
        </w:rPr>
        <w:t xml:space="preserve"> כתיב.</w:t>
      </w:r>
      <w:r w:rsidR="0079679F" w:rsidRPr="000528DA">
        <w:rPr>
          <w:rFonts w:hint="cs"/>
          <w:rtl/>
        </w:rPr>
        <w:t xml:space="preserve"> </w:t>
      </w:r>
    </w:p>
    <w:p w14:paraId="486D64D5" w14:textId="4048FA56" w:rsidR="00A24328" w:rsidRDefault="00C31C36" w:rsidP="009A59D1">
      <w:pPr>
        <w:pStyle w:val="38"/>
        <w:framePr w:wrap="notBeside"/>
        <w:rPr>
          <w:rtl/>
        </w:rPr>
      </w:pPr>
      <w:r w:rsidRPr="00660D7A">
        <w:rPr>
          <w:rtl/>
        </w:rPr>
        <w:t>ר"</w:t>
      </w:r>
      <w:r w:rsidRPr="00660D7A">
        <w:rPr>
          <w:rFonts w:hint="cs"/>
          <w:rtl/>
        </w:rPr>
        <w:t>ח</w:t>
      </w:r>
      <w:r w:rsidR="00A24328">
        <w:rPr>
          <w:rFonts w:hint="cs"/>
          <w:rtl/>
        </w:rPr>
        <w:t>:</w:t>
      </w:r>
    </w:p>
    <w:p w14:paraId="5F6200CC" w14:textId="59590DA5" w:rsidR="00931F0F" w:rsidRPr="00E34F28" w:rsidRDefault="00C31C36" w:rsidP="00A93C9A">
      <w:pPr>
        <w:pStyle w:val="afffff5"/>
        <w:spacing w:before="0"/>
        <w:rPr>
          <w:rtl/>
        </w:rPr>
      </w:pPr>
      <w:r w:rsidRPr="00FE3D07">
        <w:rPr>
          <w:rFonts w:hint="cs"/>
          <w:rtl/>
        </w:rPr>
        <w:t xml:space="preserve">קילל </w:t>
      </w:r>
      <w:r w:rsidRPr="00A10336">
        <w:rPr>
          <w:rStyle w:val="30"/>
          <w:rFonts w:hint="cs"/>
          <w:rtl/>
        </w:rPr>
        <w:t>למי שמחזר אחר מים בזמן תפילה</w:t>
      </w:r>
      <w:r w:rsidR="00931F0F" w:rsidRPr="00A10336">
        <w:rPr>
          <w:rStyle w:val="30"/>
          <w:rFonts w:hint="cs"/>
          <w:rtl/>
        </w:rPr>
        <w:t>,</w:t>
      </w:r>
      <w:r w:rsidRPr="00FE3D07">
        <w:rPr>
          <w:rFonts w:hint="cs"/>
          <w:rtl/>
        </w:rPr>
        <w:t xml:space="preserve"> </w:t>
      </w:r>
    </w:p>
    <w:p w14:paraId="5CD844CE" w14:textId="77777777" w:rsidR="00A24328" w:rsidRDefault="00C31C36" w:rsidP="009A59D1">
      <w:pPr>
        <w:pStyle w:val="38"/>
        <w:framePr w:wrap="notBeside"/>
        <w:rPr>
          <w:rtl/>
        </w:rPr>
      </w:pPr>
      <w:r w:rsidRPr="00660D7A">
        <w:rPr>
          <w:rtl/>
        </w:rPr>
        <w:t>וה"מ</w:t>
      </w:r>
      <w:r w:rsidR="00A24328">
        <w:rPr>
          <w:rtl/>
        </w:rPr>
        <w:t>:</w:t>
      </w:r>
    </w:p>
    <w:p w14:paraId="4DC5729E" w14:textId="27C21CD1" w:rsidR="00931F0F" w:rsidRPr="000528DA" w:rsidRDefault="00C31C36" w:rsidP="000528DA">
      <w:pPr>
        <w:rPr>
          <w:rtl/>
        </w:rPr>
      </w:pPr>
      <w:r>
        <w:rPr>
          <w:rStyle w:val="afffff9"/>
          <w:rtl/>
          <w:rPrChange w:id="9060" w:author="מנוע אמוראים" w:date="2026-10-05T16:40:51Z">
            <w:rPr>
              <w:rtl/>
            </w:rPr>
          </w:rPrChange>
        </w:rPr>
        <w:t xml:space="preserve">לקר"ש</w:t>
      </w:r>
      <w:r>
        <w:rPr>
          <w:rtl/>
        </w:rPr>
        <w:t xml:space="preserve">, אבל לתפלה </w:t>
      </w:r>
      <w:r w:rsidRPr="000528DA">
        <w:rPr>
          <w:rFonts w:hint="cs"/>
          <w:rtl/>
        </w:rPr>
        <w:t xml:space="preserve">חוזר </w:t>
      </w:r>
      <w:r w:rsidRPr="000528DA">
        <w:rPr>
          <w:rtl/>
        </w:rPr>
        <w:t>עד פרסה.</w:t>
      </w:r>
      <w:r w:rsidRPr="000528DA">
        <w:rPr>
          <w:rFonts w:hint="cs"/>
          <w:rtl/>
        </w:rPr>
        <w:t xml:space="preserve"> </w:t>
      </w:r>
    </w:p>
    <w:p w14:paraId="2ACAEF71" w14:textId="3BAD469B" w:rsidR="00C31C36" w:rsidRPr="000528DA" w:rsidRDefault="00C31C36" w:rsidP="000528DA">
      <w:pPr>
        <w:rPr>
          <w:rtl/>
        </w:rPr>
      </w:pPr>
      <w:r w:rsidRPr="000528DA">
        <w:rPr>
          <w:rFonts w:hint="cs"/>
          <w:rtl/>
        </w:rPr>
        <w:t>לאחוריו אפי' מיל אין חוזר</w:t>
      </w:r>
      <w:r w:rsidR="00A93C9A" w:rsidRPr="000528DA">
        <w:rPr>
          <w:rFonts w:hint="cs"/>
          <w:rtl/>
        </w:rPr>
        <w:t>,</w:t>
      </w:r>
      <w:r w:rsidRPr="000528DA">
        <w:rPr>
          <w:rFonts w:hint="cs"/>
          <w:rtl/>
        </w:rPr>
        <w:t xml:space="preserve"> </w:t>
      </w:r>
      <w:r w:rsidR="00A93C9A" w:rsidRPr="000528DA">
        <w:rPr>
          <w:rStyle w:val="affffff6"/>
          <w:rFonts w:hint="cs"/>
          <w:spacing w:val="0"/>
          <w:rtl/>
        </w:rPr>
        <w:t xml:space="preserve">אבל </w:t>
      </w:r>
      <w:r w:rsidRPr="000528DA">
        <w:rPr>
          <w:rStyle w:val="affffff6"/>
          <w:rFonts w:hint="cs"/>
          <w:spacing w:val="0"/>
          <w:rtl/>
        </w:rPr>
        <w:t xml:space="preserve">פחות </w:t>
      </w:r>
      <w:r w:rsidR="00A93C9A" w:rsidRPr="000528DA">
        <w:rPr>
          <w:rStyle w:val="affffff6"/>
          <w:rFonts w:hint="cs"/>
          <w:spacing w:val="0"/>
          <w:rtl/>
        </w:rPr>
        <w:t>ממיל חוזר</w:t>
      </w:r>
      <w:r w:rsidRPr="000528DA">
        <w:rPr>
          <w:rStyle w:val="affffff6"/>
          <w:rFonts w:hint="cs"/>
          <w:spacing w:val="0"/>
          <w:rtl/>
        </w:rPr>
        <w:t>.</w:t>
      </w:r>
    </w:p>
    <w:p w14:paraId="465085F0" w14:textId="0C2DCFC7" w:rsidR="009E64A6" w:rsidRPr="00E34F28" w:rsidRDefault="00A93C9A" w:rsidP="00F50A20">
      <w:pPr>
        <w:pStyle w:val="afffa"/>
        <w:rPr>
          <w:rtl/>
        </w:rPr>
      </w:pPr>
      <w:r>
        <w:rPr>
          <w:rFonts w:hint="cs"/>
          <w:rtl/>
        </w:rPr>
        <w:t>*</w:t>
      </w:r>
      <w:r w:rsidR="00683C59">
        <w:rPr>
          <w:rFonts w:hint="cs"/>
          <w:rtl/>
        </w:rPr>
        <w:t>***</w:t>
      </w:r>
    </w:p>
    <w:p>
      <w:pPr>
        <w:pStyle w:val="MishnaBatzad"/>
        <w:rPr>
          <w:ins w:id="20090" w:author="קלוד" w:date="2026-10-06T10:08:25Z"/>
        </w:rPr>
      </w:pPr>
      <w:ins w:id="20089" w:author="קלוד" w:date="2026-10-06T10:08:25Z">
        <w:r>
          <w:t xml:space="preserve">משנה ג</w:t>
        </w:r>
      </w:ins>
    </w:p>
    <w:p w14:paraId="1A2F1165" w14:textId="394B4443" w:rsidR="0075543C" w:rsidRPr="00E34F28" w:rsidRDefault="00C31C36" w:rsidP="001619FE">
      <w:pPr>
        <w:pStyle w:val="a3"/>
        <w:spacing w:before="120"/>
        <w:rPr>
          <w:rtl/>
        </w:rPr>
        <w:pPrChange w:id="90007" w:author="קלוד" w:date="2026-10-08T12:08:16Z">
          <w:pPr>
            <w:pStyle w:val="a3"/>
          </w:pPr>
        </w:pPrChange>
      </w:pPr>
      <w:r w:rsidRPr="007A7B3E">
        <w:rPr>
          <w:rStyle w:val="affffff0"/>
          <w:rFonts w:hint="cs"/>
          <w:rtl/>
        </w:rPr>
        <w:t>קורא את שמע ולא השמיע</w:t>
      </w:r>
      <w:r w:rsidR="000C6B80" w:rsidRPr="007A7B3E">
        <w:rPr>
          <w:rStyle w:val="affffff0"/>
          <w:rFonts w:hint="cs"/>
          <w:rtl/>
        </w:rPr>
        <w:t xml:space="preserve"> </w:t>
      </w:r>
      <w:r w:rsidRPr="007A7B3E">
        <w:rPr>
          <w:rStyle w:val="affffff0"/>
          <w:rFonts w:hint="cs"/>
          <w:rtl/>
        </w:rPr>
        <w:t>לאזנו</w:t>
      </w:r>
      <w:r w:rsidR="00A93C9A">
        <w:rPr>
          <w:rStyle w:val="affffff0"/>
          <w:rFonts w:hint="cs"/>
          <w:rtl/>
        </w:rPr>
        <w:t>-</w:t>
      </w:r>
      <w:r w:rsidRPr="00A4639B">
        <w:rPr>
          <w:rFonts w:hint="cs"/>
          <w:rtl/>
        </w:rPr>
        <w:t xml:space="preserve"> יצא</w:t>
      </w:r>
      <w:r w:rsidR="0079679F" w:rsidRPr="00A4639B">
        <w:rPr>
          <w:rFonts w:hint="cs"/>
          <w:rtl/>
        </w:rPr>
        <w:t>,</w:t>
      </w:r>
      <w:r w:rsidRPr="00A4639B">
        <w:rPr>
          <w:rFonts w:hint="cs"/>
          <w:rtl/>
        </w:rPr>
        <w:t xml:space="preserve"> </w:t>
      </w:r>
      <w:r w:rsidRPr="007A7B3E">
        <w:rPr>
          <w:rStyle w:val="affffff2"/>
          <w:rFonts w:hint="cs"/>
          <w:rtl/>
        </w:rPr>
        <w:t>לרבי יוסי</w:t>
      </w:r>
      <w:r w:rsidRPr="00A4639B">
        <w:rPr>
          <w:rFonts w:hint="cs"/>
          <w:rtl/>
        </w:rPr>
        <w:t xml:space="preserve"> לא יצא,</w:t>
      </w:r>
      <w:r w:rsidR="0079679F" w:rsidRPr="00A4639B">
        <w:rPr>
          <w:rFonts w:hint="cs"/>
          <w:rtl/>
        </w:rPr>
        <w:t xml:space="preserve"> </w:t>
      </w:r>
    </w:p>
    <w:p w14:paraId="1ABB14EE" w14:textId="77777777" w:rsidR="0075543C" w:rsidRPr="00E34F28" w:rsidRDefault="00C31C36" w:rsidP="001619FE">
      <w:pPr>
        <w:pStyle w:val="a3"/>
        <w:rPr>
          <w:rtl/>
        </w:rPr>
      </w:pPr>
      <w:r w:rsidRPr="00A10336">
        <w:rPr>
          <w:rStyle w:val="affffff0"/>
          <w:rFonts w:hint="cs"/>
          <w:rtl/>
        </w:rPr>
        <w:t>קרא ולא דקדק</w:t>
      </w:r>
      <w:r w:rsidRPr="007F58B7">
        <w:rPr>
          <w:rFonts w:hint="cs"/>
          <w:rtl/>
        </w:rPr>
        <w:t xml:space="preserve"> </w:t>
      </w:r>
      <w:r w:rsidR="007A7B3E">
        <w:rPr>
          <w:rStyle w:val="affffff2"/>
          <w:rFonts w:hint="cs"/>
          <w:rtl/>
        </w:rPr>
        <w:t xml:space="preserve">- </w:t>
      </w:r>
      <w:r w:rsidRPr="007A7B3E">
        <w:rPr>
          <w:rStyle w:val="affffff2"/>
          <w:rFonts w:hint="cs"/>
          <w:rtl/>
        </w:rPr>
        <w:t>רבי יוסי</w:t>
      </w:r>
      <w:r w:rsidRPr="00A4639B">
        <w:rPr>
          <w:rFonts w:hint="cs"/>
          <w:rtl/>
        </w:rPr>
        <w:t xml:space="preserve"> יצא</w:t>
      </w:r>
      <w:r w:rsidR="0079679F" w:rsidRPr="00A4639B">
        <w:rPr>
          <w:rFonts w:hint="cs"/>
          <w:rtl/>
        </w:rPr>
        <w:t>,</w:t>
      </w:r>
      <w:r w:rsidR="000C6B80" w:rsidRPr="00A4639B">
        <w:rPr>
          <w:rFonts w:hint="cs"/>
          <w:rtl/>
        </w:rPr>
        <w:t xml:space="preserve"> </w:t>
      </w:r>
      <w:r w:rsidR="00824D1F">
        <w:rPr>
          <w:rFonts w:hint="cs"/>
          <w:rtl/>
        </w:rPr>
        <w:t xml:space="preserve"> </w:t>
      </w:r>
      <w:r w:rsidR="00824D1F">
        <w:rPr>
          <w:rStyle w:val="affffff2"/>
          <w:rFonts w:hint="cs"/>
          <w:rtl/>
        </w:rPr>
        <w:t xml:space="preserve">               </w:t>
      </w:r>
      <w:r w:rsidR="0079679F" w:rsidRPr="007A7B3E">
        <w:rPr>
          <w:rStyle w:val="affffff2"/>
          <w:rFonts w:hint="cs"/>
          <w:rtl/>
        </w:rPr>
        <w:t>לר"</w:t>
      </w:r>
      <w:r w:rsidRPr="007A7B3E">
        <w:rPr>
          <w:rStyle w:val="affffff2"/>
          <w:rFonts w:hint="cs"/>
          <w:rtl/>
        </w:rPr>
        <w:t>י</w:t>
      </w:r>
      <w:r w:rsidR="007F58B7" w:rsidRPr="007A7B3E">
        <w:rPr>
          <w:rStyle w:val="affffff2"/>
          <w:rFonts w:hint="cs"/>
          <w:rtl/>
        </w:rPr>
        <w:t>:</w:t>
      </w:r>
      <w:r w:rsidR="007F58B7">
        <w:rPr>
          <w:rFonts w:hint="cs"/>
          <w:rtl/>
        </w:rPr>
        <w:t xml:space="preserve"> </w:t>
      </w:r>
      <w:r w:rsidRPr="00A4639B">
        <w:rPr>
          <w:rFonts w:hint="cs"/>
          <w:rtl/>
        </w:rPr>
        <w:t>לא יצא</w:t>
      </w:r>
      <w:r w:rsidR="0079679F" w:rsidRPr="00A4639B">
        <w:rPr>
          <w:rFonts w:hint="cs"/>
          <w:rtl/>
        </w:rPr>
        <w:t>.</w:t>
      </w:r>
      <w:r w:rsidR="00CC498B" w:rsidRPr="00A4639B">
        <w:rPr>
          <w:rFonts w:hint="cs"/>
          <w:rtl/>
        </w:rPr>
        <w:t xml:space="preserve"> </w:t>
      </w:r>
    </w:p>
    <w:p w14:paraId="161E9BA5" w14:textId="77777777" w:rsidR="009E64A6" w:rsidRPr="00E34F28" w:rsidRDefault="00C31C36" w:rsidP="00A93C9A">
      <w:pPr>
        <w:pStyle w:val="a3"/>
        <w:spacing w:after="60"/>
        <w:rPr>
          <w:rtl/>
        </w:rPr>
      </w:pPr>
      <w:r w:rsidRPr="00A10336">
        <w:rPr>
          <w:rStyle w:val="affffff0"/>
          <w:rFonts w:hint="cs"/>
          <w:rtl/>
        </w:rPr>
        <w:t>קרא למפרע</w:t>
      </w:r>
      <w:r w:rsidRPr="00824D1F">
        <w:rPr>
          <w:rFonts w:hint="cs"/>
          <w:rtl/>
        </w:rPr>
        <w:t xml:space="preserve"> ל</w:t>
      </w:r>
      <w:r w:rsidRPr="00A4639B">
        <w:rPr>
          <w:rFonts w:hint="cs"/>
          <w:rtl/>
        </w:rPr>
        <w:t xml:space="preserve">א יצא, </w:t>
      </w:r>
      <w:r w:rsidR="00824D1F">
        <w:rPr>
          <w:rFonts w:hint="cs"/>
          <w:rtl/>
        </w:rPr>
        <w:t xml:space="preserve">     </w:t>
      </w:r>
      <w:r w:rsidRPr="00A10336">
        <w:rPr>
          <w:rStyle w:val="affffff0"/>
          <w:rFonts w:hint="cs"/>
          <w:rtl/>
        </w:rPr>
        <w:t xml:space="preserve">קרא וטעה </w:t>
      </w:r>
      <w:r w:rsidRPr="00A4639B">
        <w:rPr>
          <w:rFonts w:hint="cs"/>
          <w:rtl/>
        </w:rPr>
        <w:t>יחזור למקום שטעה.</w:t>
      </w:r>
      <w:r w:rsidR="00CC498B" w:rsidRPr="00A4639B">
        <w:rPr>
          <w:rFonts w:hint="cs"/>
          <w:rtl/>
        </w:rPr>
        <w:t xml:space="preserve"> </w:t>
      </w:r>
    </w:p>
    <w:p w14:paraId="2F45D0B9" w14:textId="77777777" w:rsidR="00CC498B" w:rsidRPr="000528DA" w:rsidRDefault="00824D1F" w:rsidP="000528DA">
      <w:pPr>
        <w:rPr>
          <w:rtl/>
        </w:rPr>
      </w:pPr>
      <w:r>
        <w:rPr>
          <w:rStyle w:val="ad"/>
          <w:rFonts w:hint="cs"/>
          <w:sz w:val="14"/>
          <w:rtl/>
        </w:rPr>
        <w:t>'</w:t>
      </w:r>
      <w:r w:rsidR="00C31C36" w:rsidRPr="00A4639B">
        <w:rPr>
          <w:rStyle w:val="ad"/>
          <w:sz w:val="14"/>
          <w:rtl/>
        </w:rPr>
        <w:t>שמע</w:t>
      </w:r>
      <w:r w:rsidR="00C31C36" w:rsidRPr="00A4639B">
        <w:rPr>
          <w:rStyle w:val="ad"/>
          <w:rFonts w:hint="cs"/>
          <w:sz w:val="14"/>
          <w:rtl/>
        </w:rPr>
        <w:t>'</w:t>
      </w:r>
      <w:r w:rsidR="00C31C36" w:rsidRPr="000528DA">
        <w:rPr>
          <w:rFonts w:ascii="Fb Fontext" w:hAnsi="Fb Fontext"/>
          <w:rtl/>
        </w:rPr>
        <w:t xml:space="preserve"> </w:t>
      </w:r>
      <w:r w:rsidRPr="00E34F28">
        <w:rPr>
          <w:rStyle w:val="afffff9"/>
          <w:rFonts w:hint="cs"/>
          <w:rtl/>
        </w:rPr>
        <w:t>רבי יוסי</w:t>
      </w:r>
      <w:r w:rsidRPr="000528DA">
        <w:rPr>
          <w:rFonts w:ascii="Fb Fontext" w:hAnsi="Fb Fontext" w:hint="cs"/>
          <w:rtl/>
        </w:rPr>
        <w:t xml:space="preserve"> </w:t>
      </w:r>
      <w:r w:rsidR="00C31C36" w:rsidRPr="000528DA">
        <w:rPr>
          <w:rFonts w:ascii="Fb Fontext" w:hAnsi="Fb Fontext"/>
          <w:rtl/>
        </w:rPr>
        <w:t>השמע לאזנך</w:t>
      </w:r>
      <w:r w:rsidR="00C31C36" w:rsidRPr="000528DA">
        <w:rPr>
          <w:rFonts w:ascii="Fb Fontext" w:hAnsi="Fb Fontext" w:hint="cs"/>
          <w:rtl/>
        </w:rPr>
        <w:t xml:space="preserve">, </w:t>
      </w:r>
      <w:r w:rsidRPr="000528DA">
        <w:rPr>
          <w:rFonts w:ascii="Fb Fontext" w:hAnsi="Fb Fontext"/>
          <w:rtl/>
        </w:rPr>
        <w:tab/>
      </w:r>
      <w:r w:rsidRPr="00E34F28">
        <w:rPr>
          <w:rStyle w:val="afffff9"/>
          <w:rtl/>
        </w:rPr>
        <w:tab/>
      </w:r>
      <w:r w:rsidRPr="00E34F28">
        <w:rPr>
          <w:rStyle w:val="afffff9"/>
          <w:rtl/>
        </w:rPr>
        <w:tab/>
      </w:r>
      <w:r w:rsidRPr="00E34F28">
        <w:rPr>
          <w:rStyle w:val="afffff9"/>
          <w:rtl/>
        </w:rPr>
        <w:tab/>
      </w:r>
      <w:r w:rsidRPr="00E34F28">
        <w:rPr>
          <w:rStyle w:val="afffff9"/>
          <w:rtl/>
        </w:rPr>
        <w:tab/>
      </w:r>
      <w:r w:rsidRPr="00E34F28">
        <w:rPr>
          <w:rStyle w:val="afffff9"/>
          <w:rtl/>
        </w:rPr>
        <w:tab/>
      </w:r>
      <w:r w:rsidRPr="00E34F28">
        <w:rPr>
          <w:rStyle w:val="afffff9"/>
          <w:rtl/>
        </w:rPr>
        <w:tab/>
      </w:r>
      <w:r w:rsidR="00C31C36" w:rsidRPr="00E34F28">
        <w:rPr>
          <w:rStyle w:val="afffff9"/>
          <w:rFonts w:hint="cs"/>
          <w:rtl/>
        </w:rPr>
        <w:t>ת</w:t>
      </w:r>
      <w:r w:rsidR="00C31C36" w:rsidRPr="00E34F28">
        <w:rPr>
          <w:rStyle w:val="afffff9"/>
          <w:rtl/>
        </w:rPr>
        <w:t>"</w:t>
      </w:r>
      <w:r w:rsidR="00C31C36" w:rsidRPr="00E34F28">
        <w:rPr>
          <w:rStyle w:val="afffff9"/>
          <w:rFonts w:hint="cs"/>
          <w:rtl/>
        </w:rPr>
        <w:t>ק</w:t>
      </w:r>
      <w:r w:rsidRPr="000528DA">
        <w:rPr>
          <w:rFonts w:ascii="Fb Fontext" w:hAnsi="Fb Fontext" w:hint="cs"/>
          <w:rtl/>
        </w:rPr>
        <w:t>:</w:t>
      </w:r>
      <w:r w:rsidR="00C31C36" w:rsidRPr="000528DA">
        <w:rPr>
          <w:rFonts w:ascii="Fb Fontext" w:hAnsi="Fb Fontext" w:hint="cs"/>
          <w:rtl/>
        </w:rPr>
        <w:t>בכל לשון,</w:t>
      </w:r>
      <w:r w:rsidR="00CC498B" w:rsidRPr="000528DA">
        <w:rPr>
          <w:rFonts w:ascii="Fb Fontext" w:hAnsi="Fb Fontext" w:hint="cs"/>
          <w:rtl/>
        </w:rPr>
        <w:t xml:space="preserve"> </w:t>
      </w:r>
    </w:p>
    <w:p w14:paraId="2465237F" w14:textId="77777777" w:rsidR="00824D1F" w:rsidRPr="00E34F28" w:rsidRDefault="00C31C36" w:rsidP="00682BF2">
      <w:pPr>
        <w:pStyle w:val="afffff5"/>
        <w:rPr>
          <w:rtl/>
        </w:rPr>
      </w:pPr>
      <w:bookmarkStart w:id="331" w:name="_Toc193635705"/>
      <w:bookmarkStart w:id="332" w:name="_Toc216184317"/>
      <w:r w:rsidRPr="00724E73">
        <w:rPr>
          <w:rStyle w:val="afffffd"/>
          <w:rtl/>
        </w:rPr>
        <w:lastRenderedPageBreak/>
        <w:t>חרש המדבר ואינו שומע</w:t>
      </w:r>
      <w:bookmarkEnd w:id="331"/>
      <w:bookmarkEnd w:id="332"/>
      <w:r w:rsidR="00042F29">
        <w:rPr>
          <w:rtl/>
        </w:rPr>
        <w:t xml:space="preserve"> </w:t>
      </w:r>
      <w:r w:rsidR="00042F29" w:rsidRPr="00F95182">
        <w:rPr>
          <w:rtl/>
        </w:rPr>
        <w:t>לא יתרום, ואם תרם</w:t>
      </w:r>
      <w:r w:rsidRPr="00F95182">
        <w:rPr>
          <w:rtl/>
        </w:rPr>
        <w:t xml:space="preserve"> תרומתו תרומה.</w:t>
      </w:r>
      <w:r w:rsidR="00CC498B" w:rsidRPr="00F95182">
        <w:rPr>
          <w:rFonts w:hint="cs"/>
          <w:rtl/>
        </w:rPr>
        <w:t xml:space="preserve"> </w:t>
      </w:r>
    </w:p>
    <w:p w14:paraId="4822836D" w14:textId="22172FAE" w:rsidR="00A24328" w:rsidRDefault="00C31C36" w:rsidP="009A59D1">
      <w:pPr>
        <w:pStyle w:val="38"/>
        <w:framePr w:wrap="notBeside"/>
        <w:rPr>
          <w:rtl/>
        </w:rPr>
      </w:pPr>
      <w:r w:rsidRPr="00660D7A">
        <w:rPr>
          <w:rFonts w:hint="cs"/>
          <w:rtl/>
        </w:rPr>
        <w:t>לרבי יוסי</w:t>
      </w:r>
      <w:r w:rsidR="00A24328">
        <w:rPr>
          <w:rFonts w:hint="cs"/>
          <w:rtl/>
        </w:rPr>
        <w:t>:</w:t>
      </w:r>
    </w:p>
    <w:p w14:paraId="570F9441" w14:textId="6FD48C98" w:rsidR="009E64A6" w:rsidRPr="000528DA" w:rsidRDefault="00C31C36" w:rsidP="000528DA">
      <w:pPr>
        <w:rPr>
          <w:rtl/>
        </w:rPr>
      </w:pPr>
      <w:r w:rsidRPr="000528DA">
        <w:rPr>
          <w:rFonts w:hint="cs"/>
          <w:rtl/>
        </w:rPr>
        <w:t>אפשר דבתרומה דברכה דרבנן יצא,</w:t>
      </w:r>
      <w:r w:rsidR="00CC498B" w:rsidRPr="000528DA">
        <w:rPr>
          <w:rFonts w:hint="cs"/>
          <w:rtl/>
        </w:rPr>
        <w:t xml:space="preserve"> </w:t>
      </w:r>
    </w:p>
    <w:p w14:paraId="0BB768A5" w14:textId="77777777" w:rsidR="00824D1F" w:rsidRPr="00E34F28" w:rsidRDefault="00C31C36" w:rsidP="00682BF2">
      <w:pPr>
        <w:pStyle w:val="afffff5"/>
        <w:rPr>
          <w:rtl/>
        </w:rPr>
      </w:pPr>
      <w:bookmarkStart w:id="333" w:name="_Toc193635706"/>
      <w:bookmarkStart w:id="334" w:name="_Toc216184318"/>
      <w:r w:rsidRPr="00A10336">
        <w:rPr>
          <w:rStyle w:val="30"/>
          <w:rFonts w:hint="cs"/>
          <w:rtl/>
        </w:rPr>
        <w:t>ל</w:t>
      </w:r>
      <w:r w:rsidRPr="00A10336">
        <w:rPr>
          <w:rStyle w:val="30"/>
          <w:rtl/>
        </w:rPr>
        <w:t>א יברך ברכת המזון בלבו</w:t>
      </w:r>
      <w:bookmarkEnd w:id="333"/>
      <w:bookmarkEnd w:id="334"/>
      <w:r w:rsidR="009E64A6" w:rsidRPr="00FE3D07">
        <w:rPr>
          <w:rtl/>
        </w:rPr>
        <w:t xml:space="preserve">, ואם בירך </w:t>
      </w:r>
      <w:r w:rsidRPr="00FE3D07">
        <w:rPr>
          <w:rtl/>
        </w:rPr>
        <w:t>יצא,</w:t>
      </w:r>
      <w:r w:rsidR="00CC498B" w:rsidRPr="00FE3D07">
        <w:rPr>
          <w:rFonts w:hint="cs"/>
          <w:rtl/>
        </w:rPr>
        <w:t xml:space="preserve"> </w:t>
      </w:r>
    </w:p>
    <w:p w14:paraId="25CEF95C" w14:textId="77777777" w:rsidR="00A24328" w:rsidRDefault="00C31C36" w:rsidP="009A59D1">
      <w:pPr>
        <w:pStyle w:val="38"/>
        <w:framePr w:wrap="notBeside"/>
        <w:rPr>
          <w:rtl/>
        </w:rPr>
      </w:pPr>
      <w:r w:rsidRPr="00660D7A">
        <w:rPr>
          <w:rFonts w:hint="cs"/>
          <w:rtl/>
        </w:rPr>
        <w:t>אפי' כר</w:t>
      </w:r>
      <w:r w:rsidRPr="00660D7A">
        <w:rPr>
          <w:rtl/>
        </w:rPr>
        <w:t>"</w:t>
      </w:r>
      <w:r w:rsidR="009E64A6" w:rsidRPr="00660D7A">
        <w:rPr>
          <w:rFonts w:hint="cs"/>
          <w:rtl/>
        </w:rPr>
        <w:t>י</w:t>
      </w:r>
      <w:r w:rsidR="00A24328">
        <w:rPr>
          <w:rtl/>
        </w:rPr>
        <w:t>:</w:t>
      </w:r>
    </w:p>
    <w:p w14:paraId="16362C0E" w14:textId="6F18CF20" w:rsidR="009E64A6" w:rsidRPr="000528DA" w:rsidRDefault="009E64A6" w:rsidP="000528DA">
      <w:pPr>
        <w:rPr>
          <w:rtl/>
        </w:rPr>
      </w:pPr>
      <w:r w:rsidRPr="000528DA">
        <w:rPr>
          <w:rFonts w:hint="cs"/>
          <w:rtl/>
        </w:rPr>
        <w:t>ולכתחילה לא</w:t>
      </w:r>
      <w:r w:rsidR="00824D1F" w:rsidRPr="000528DA">
        <w:rPr>
          <w:rFonts w:hint="cs"/>
          <w:rtl/>
        </w:rPr>
        <w:t>,</w:t>
      </w:r>
      <w:r w:rsidRPr="000528DA">
        <w:rPr>
          <w:rFonts w:hint="cs"/>
          <w:rtl/>
        </w:rPr>
        <w:t xml:space="preserve"> מרבו</w:t>
      </w:r>
      <w:r w:rsidR="00C31C36" w:rsidRPr="000528DA">
        <w:rPr>
          <w:rFonts w:hint="cs"/>
          <w:rtl/>
        </w:rPr>
        <w:t xml:space="preserve"> </w:t>
      </w:r>
      <w:r w:rsidR="00C31C36" w:rsidRPr="00E34F28">
        <w:rPr>
          <w:rStyle w:val="afffff9"/>
          <w:rFonts w:hint="cs"/>
          <w:rtl/>
        </w:rPr>
        <w:t>ראב</w:t>
      </w:r>
      <w:r w:rsidR="00C31C36" w:rsidRPr="00E34F28">
        <w:rPr>
          <w:rStyle w:val="afffff9"/>
          <w:rtl/>
        </w:rPr>
        <w:t>"</w:t>
      </w:r>
      <w:r w:rsidR="00C31C36" w:rsidRPr="00E34F28">
        <w:rPr>
          <w:rStyle w:val="afffff9"/>
          <w:rFonts w:hint="cs"/>
          <w:rtl/>
        </w:rPr>
        <w:t>ע</w:t>
      </w:r>
      <w:r w:rsidR="00C31C36" w:rsidRPr="000528DA">
        <w:rPr>
          <w:rFonts w:hint="cs"/>
          <w:rtl/>
        </w:rPr>
        <w:t xml:space="preserve"> שצריך שישמיע לאזנו,</w:t>
      </w:r>
      <w:r w:rsidR="00CC498B" w:rsidRPr="000528DA">
        <w:rPr>
          <w:rFonts w:hint="cs"/>
          <w:rtl/>
        </w:rPr>
        <w:t xml:space="preserve"> </w:t>
      </w:r>
    </w:p>
    <w:p w14:paraId="299AB30D" w14:textId="2CB8E46A" w:rsidR="00A24328" w:rsidRDefault="00C31C36" w:rsidP="009A59D1">
      <w:pPr>
        <w:pStyle w:val="38"/>
        <w:framePr w:wrap="notBeside"/>
        <w:rPr>
          <w:rtl/>
        </w:rPr>
      </w:pPr>
      <w:r w:rsidRPr="00660D7A">
        <w:rPr>
          <w:rFonts w:hint="cs"/>
          <w:rtl/>
        </w:rPr>
        <w:t>ר</w:t>
      </w:r>
      <w:r w:rsidRPr="00660D7A">
        <w:rPr>
          <w:rtl/>
        </w:rPr>
        <w:t>"</w:t>
      </w:r>
      <w:r w:rsidRPr="00660D7A">
        <w:rPr>
          <w:rFonts w:hint="cs"/>
          <w:rtl/>
        </w:rPr>
        <w:t>מ</w:t>
      </w:r>
      <w:r w:rsidR="00A24328">
        <w:rPr>
          <w:rFonts w:hint="cs"/>
          <w:rtl/>
        </w:rPr>
        <w:t>:</w:t>
      </w:r>
    </w:p>
    <w:p w14:paraId="3744CBB6" w14:textId="10410648" w:rsidR="00042F29" w:rsidRPr="000528DA" w:rsidRDefault="00C31C36" w:rsidP="000528DA">
      <w:pPr>
        <w:rPr>
          <w:rtl/>
        </w:rPr>
      </w:pPr>
      <w:r w:rsidRPr="00A4639B">
        <w:rPr>
          <w:rStyle w:val="ad"/>
          <w:rtl/>
        </w:rPr>
        <w:t>אשר אנכי מצוך היום על לבבך</w:t>
      </w:r>
      <w:r w:rsidRPr="000528DA">
        <w:rPr>
          <w:rFonts w:hint="cs"/>
          <w:rtl/>
        </w:rPr>
        <w:t xml:space="preserve"> </w:t>
      </w:r>
      <w:r w:rsidRPr="000528DA">
        <w:rPr>
          <w:rtl/>
        </w:rPr>
        <w:t>אחר כונת הלב הן הן הדברים.</w:t>
      </w:r>
      <w:r w:rsidR="00CC498B" w:rsidRPr="000528DA">
        <w:rPr>
          <w:rFonts w:hint="cs"/>
          <w:rtl/>
        </w:rPr>
        <w:t xml:space="preserve"> </w:t>
      </w:r>
    </w:p>
    <w:p w14:paraId="6547C88D" w14:textId="77777777" w:rsidR="00C31C36" w:rsidRPr="000528DA" w:rsidRDefault="00C31C36" w:rsidP="000528DA">
      <w:pPr>
        <w:rPr>
          <w:rtl/>
        </w:rPr>
      </w:pPr>
      <w:r w:rsidRPr="000528DA">
        <w:rPr>
          <w:rFonts w:hint="cs"/>
          <w:rtl/>
        </w:rPr>
        <w:t xml:space="preserve">אפי' </w:t>
      </w:r>
      <w:r w:rsidRPr="00E34F28">
        <w:rPr>
          <w:rStyle w:val="afffff9"/>
          <w:rFonts w:hint="cs"/>
          <w:rtl/>
        </w:rPr>
        <w:t>כר</w:t>
      </w:r>
      <w:r w:rsidRPr="00E34F28">
        <w:rPr>
          <w:rStyle w:val="afffff9"/>
          <w:rtl/>
        </w:rPr>
        <w:t>"</w:t>
      </w:r>
      <w:r w:rsidRPr="00E34F28">
        <w:rPr>
          <w:rStyle w:val="afffff9"/>
          <w:rFonts w:hint="cs"/>
          <w:rtl/>
        </w:rPr>
        <w:t>י</w:t>
      </w:r>
      <w:r w:rsidRPr="000528DA">
        <w:rPr>
          <w:rFonts w:hint="cs"/>
          <w:rtl/>
        </w:rPr>
        <w:t xml:space="preserve"> הא </w:t>
      </w:r>
      <w:r w:rsidRPr="00E34F28">
        <w:rPr>
          <w:rStyle w:val="afffff9"/>
          <w:rFonts w:hint="cs"/>
          <w:rtl/>
        </w:rPr>
        <w:t>דר</w:t>
      </w:r>
      <w:r w:rsidRPr="00E34F28">
        <w:rPr>
          <w:rStyle w:val="afffff9"/>
          <w:rtl/>
        </w:rPr>
        <w:t>"</w:t>
      </w:r>
      <w:r w:rsidRPr="00E34F28">
        <w:rPr>
          <w:rStyle w:val="afffff9"/>
          <w:rFonts w:hint="cs"/>
          <w:rtl/>
        </w:rPr>
        <w:t>מ</w:t>
      </w:r>
      <w:r w:rsidRPr="000528DA">
        <w:rPr>
          <w:rFonts w:hint="cs"/>
          <w:rtl/>
        </w:rPr>
        <w:t xml:space="preserve"> הא </w:t>
      </w:r>
      <w:r w:rsidRPr="00E34F28">
        <w:rPr>
          <w:rStyle w:val="afffff9"/>
          <w:rFonts w:hint="cs"/>
          <w:rtl/>
        </w:rPr>
        <w:t>דר</w:t>
      </w:r>
      <w:r w:rsidRPr="00E34F28">
        <w:rPr>
          <w:rStyle w:val="afffff9"/>
          <w:rtl/>
        </w:rPr>
        <w:t>"</w:t>
      </w:r>
      <w:r w:rsidRPr="00E34F28">
        <w:rPr>
          <w:rStyle w:val="afffff9"/>
          <w:rFonts w:hint="cs"/>
          <w:rtl/>
        </w:rPr>
        <w:t>י.</w:t>
      </w:r>
    </w:p>
    <w:p w14:paraId="0DE5B559" w14:textId="77777777" w:rsidR="00C31C36" w:rsidRPr="00E34F28" w:rsidRDefault="00C31C36" w:rsidP="00EC0DC4">
      <w:pPr>
        <w:pStyle w:val="af2"/>
        <w:framePr w:wrap="around"/>
        <w:rPr>
          <w:rtl/>
        </w:rPr>
      </w:pPr>
      <w:r w:rsidRPr="00A4639B">
        <w:rPr>
          <w:rtl/>
        </w:rPr>
        <w:t>טו:</w:t>
      </w:r>
    </w:p>
    <w:p w14:paraId="406ACEEE" w14:textId="77777777" w:rsidR="00824D1F" w:rsidRPr="00E34F28" w:rsidRDefault="00C31C36" w:rsidP="00A93C9A">
      <w:pPr>
        <w:pStyle w:val="afffff5"/>
        <w:spacing w:before="0"/>
        <w:rPr>
          <w:rtl/>
        </w:rPr>
      </w:pPr>
      <w:bookmarkStart w:id="335" w:name="_Toc193635707"/>
      <w:bookmarkStart w:id="336" w:name="_Toc216184319"/>
      <w:r w:rsidRPr="00A10336">
        <w:rPr>
          <w:rStyle w:val="30"/>
          <w:rtl/>
        </w:rPr>
        <w:t>הכל כשרים לקרות המגילה</w:t>
      </w:r>
      <w:bookmarkEnd w:id="335"/>
      <w:bookmarkEnd w:id="336"/>
      <w:r w:rsidRPr="00FE3D07">
        <w:rPr>
          <w:rFonts w:ascii="Fb Fontext" w:hAnsi="Fb Fontext"/>
          <w:rtl/>
        </w:rPr>
        <w:t xml:space="preserve"> חוץ מח</w:t>
      </w:r>
      <w:r w:rsidRPr="00FE3D07">
        <w:rPr>
          <w:rFonts w:ascii="Fb Fontext" w:hAnsi="Fb Fontext" w:hint="cs"/>
          <w:rtl/>
        </w:rPr>
        <w:t>ש</w:t>
      </w:r>
      <w:r w:rsidRPr="00FE3D07">
        <w:rPr>
          <w:rFonts w:ascii="Fb Fontext" w:hAnsi="Fb Fontext"/>
          <w:rtl/>
        </w:rPr>
        <w:t>"</w:t>
      </w:r>
      <w:r w:rsidRPr="00FE3D07">
        <w:rPr>
          <w:rFonts w:ascii="Fb Fontext" w:hAnsi="Fb Fontext" w:hint="cs"/>
          <w:rtl/>
        </w:rPr>
        <w:t>ו</w:t>
      </w:r>
      <w:r w:rsidR="00CC498B" w:rsidRPr="00FE3D07">
        <w:rPr>
          <w:rFonts w:ascii="Fb Fontext" w:hAnsi="Fb Fontext" w:hint="cs"/>
          <w:rtl/>
        </w:rPr>
        <w:t>,</w:t>
      </w:r>
      <w:r w:rsidRPr="00FE3D07">
        <w:rPr>
          <w:rFonts w:ascii="Fb Fontext" w:hAnsi="Fb Fontext" w:hint="cs"/>
          <w:rtl/>
        </w:rPr>
        <w:t xml:space="preserve"> </w:t>
      </w:r>
      <w:r w:rsidRPr="00E34F28">
        <w:rPr>
          <w:rStyle w:val="afffff9"/>
          <w:rFonts w:hint="cs"/>
          <w:rtl/>
        </w:rPr>
        <w:t>ור</w:t>
      </w:r>
      <w:r w:rsidRPr="00E34F28">
        <w:rPr>
          <w:rStyle w:val="afffff9"/>
          <w:rtl/>
        </w:rPr>
        <w:t>"</w:t>
      </w:r>
      <w:r w:rsidRPr="00E34F28">
        <w:rPr>
          <w:rStyle w:val="afffff9"/>
          <w:rFonts w:hint="cs"/>
          <w:rtl/>
        </w:rPr>
        <w:t>י</w:t>
      </w:r>
      <w:r w:rsidRPr="00FE3D07">
        <w:rPr>
          <w:rFonts w:ascii="Fb Fontext" w:hAnsi="Fb Fontext" w:hint="cs"/>
          <w:rtl/>
        </w:rPr>
        <w:t xml:space="preserve"> מכשיר בקטן,</w:t>
      </w:r>
      <w:r w:rsidR="00CC498B" w:rsidRPr="00FE3D07">
        <w:rPr>
          <w:rFonts w:hint="cs"/>
          <w:rtl/>
        </w:rPr>
        <w:t xml:space="preserve"> </w:t>
      </w:r>
    </w:p>
    <w:p w14:paraId="0E14DC40" w14:textId="77777777" w:rsidR="00A24328" w:rsidRDefault="00C31C36" w:rsidP="009A59D1">
      <w:pPr>
        <w:pStyle w:val="38"/>
        <w:framePr w:wrap="notBeside"/>
        <w:rPr>
          <w:rtl/>
        </w:rPr>
      </w:pPr>
      <w:r w:rsidRPr="00660D7A">
        <w:rPr>
          <w:rFonts w:hint="cs"/>
          <w:rtl/>
        </w:rPr>
        <w:t>אפי' כר</w:t>
      </w:r>
      <w:r w:rsidRPr="00660D7A">
        <w:rPr>
          <w:rtl/>
        </w:rPr>
        <w:t>"</w:t>
      </w:r>
      <w:r w:rsidRPr="00660D7A">
        <w:rPr>
          <w:rFonts w:hint="cs"/>
          <w:rtl/>
        </w:rPr>
        <w:t>י</w:t>
      </w:r>
      <w:r w:rsidR="00A24328">
        <w:rPr>
          <w:rtl/>
        </w:rPr>
        <w:t>:</w:t>
      </w:r>
    </w:p>
    <w:p w14:paraId="65FED940" w14:textId="2ED3CAB9" w:rsidR="00A93C9A" w:rsidRPr="00E34F28" w:rsidRDefault="00C31C36" w:rsidP="00A93C9A">
      <w:pPr>
        <w:pStyle w:val="afffff5"/>
        <w:spacing w:before="0"/>
        <w:rPr>
          <w:rtl/>
        </w:rPr>
      </w:pPr>
      <w:r w:rsidRPr="00FE3D07">
        <w:rPr>
          <w:rFonts w:hint="cs"/>
          <w:rtl/>
        </w:rPr>
        <w:t>שאני שוטה וקטן, מחרש דדיעבד כן,</w:t>
      </w:r>
      <w:r w:rsidR="00CC498B" w:rsidRPr="00FE3D07">
        <w:rPr>
          <w:rFonts w:hint="cs"/>
          <w:rtl/>
        </w:rPr>
        <w:t xml:space="preserve"> </w:t>
      </w:r>
    </w:p>
    <w:p w14:paraId="581BE57C" w14:textId="6D232F5A" w:rsidR="00A24328" w:rsidRDefault="00C31C36" w:rsidP="009A59D1">
      <w:pPr>
        <w:pStyle w:val="38"/>
        <w:framePr w:wrap="notBeside"/>
        <w:rPr>
          <w:rtl/>
        </w:rPr>
      </w:pPr>
      <w:r w:rsidRPr="00660D7A">
        <w:rPr>
          <w:rFonts w:hint="cs"/>
          <w:rtl/>
        </w:rPr>
        <w:t>והך ד</w:t>
      </w:r>
      <w:r w:rsidRPr="00660D7A">
        <w:rPr>
          <w:rtl/>
        </w:rPr>
        <w:t>סיפא</w:t>
      </w:r>
      <w:r w:rsidR="00A24328">
        <w:rPr>
          <w:rtl/>
        </w:rPr>
        <w:t>:</w:t>
      </w:r>
    </w:p>
    <w:p w14:paraId="4DFA5C63" w14:textId="515229D6" w:rsidR="00824D1F" w:rsidRPr="000528DA" w:rsidRDefault="00C31C36" w:rsidP="000528DA">
      <w:pPr>
        <w:rPr>
          <w:rtl/>
        </w:rPr>
      </w:pPr>
      <w:r w:rsidRPr="00E34F28">
        <w:rPr>
          <w:rStyle w:val="afffff9"/>
          <w:rFonts w:hint="cs"/>
          <w:rtl/>
        </w:rPr>
        <w:t>ד</w:t>
      </w:r>
      <w:r w:rsidR="00CC498B" w:rsidRPr="00E34F28">
        <w:rPr>
          <w:rStyle w:val="afffff9"/>
          <w:rtl/>
        </w:rPr>
        <w:t>ר"י</w:t>
      </w:r>
      <w:r w:rsidR="00CC498B" w:rsidRPr="000528DA">
        <w:rPr>
          <w:rtl/>
        </w:rPr>
        <w:t xml:space="preserve"> מכשיר בקטן </w:t>
      </w:r>
      <w:r w:rsidRPr="000528DA">
        <w:rPr>
          <w:rtl/>
        </w:rPr>
        <w:t xml:space="preserve">כולה </w:t>
      </w:r>
      <w:r w:rsidRPr="00E34F28">
        <w:rPr>
          <w:rStyle w:val="afffff9"/>
          <w:rtl/>
        </w:rPr>
        <w:t>ר"י</w:t>
      </w:r>
      <w:r w:rsidRPr="000528DA">
        <w:rPr>
          <w:rtl/>
        </w:rPr>
        <w:t xml:space="preserve"> היא, ותרי גווני קטן, </w:t>
      </w:r>
    </w:p>
    <w:p w14:paraId="18B724CC" w14:textId="77777777" w:rsidR="00C31C36" w:rsidRPr="000528DA" w:rsidRDefault="00C31C36" w:rsidP="000528DA">
      <w:pPr>
        <w:rPr>
          <w:rtl/>
        </w:rPr>
      </w:pPr>
      <w:r w:rsidRPr="00E34F28">
        <w:rPr>
          <w:rStyle w:val="afffff9"/>
          <w:rFonts w:hint="cs"/>
          <w:rtl/>
        </w:rPr>
        <w:t>ור</w:t>
      </w:r>
      <w:r w:rsidRPr="00E34F28">
        <w:rPr>
          <w:rStyle w:val="afffff9"/>
          <w:rtl/>
        </w:rPr>
        <w:t>"</w:t>
      </w:r>
      <w:r w:rsidRPr="00E34F28">
        <w:rPr>
          <w:rStyle w:val="afffff9"/>
          <w:rFonts w:hint="cs"/>
          <w:rtl/>
        </w:rPr>
        <w:t>י</w:t>
      </w:r>
      <w:r w:rsidRPr="000528DA">
        <w:rPr>
          <w:rFonts w:hint="cs"/>
          <w:rtl/>
        </w:rPr>
        <w:t xml:space="preserve"> חידש דבקטן שהגיע לחינוך אפי</w:t>
      </w:r>
      <w:r w:rsidRPr="000528DA">
        <w:rPr>
          <w:rtl/>
        </w:rPr>
        <w:t>'</w:t>
      </w:r>
      <w:r w:rsidRPr="000528DA">
        <w:rPr>
          <w:rFonts w:hint="cs"/>
          <w:rtl/>
        </w:rPr>
        <w:t xml:space="preserve"> לכתחילה כשר</w:t>
      </w:r>
      <w:r w:rsidR="00CC498B" w:rsidRPr="000528DA">
        <w:rPr>
          <w:rFonts w:hint="cs"/>
          <w:rtl/>
        </w:rPr>
        <w:t xml:space="preserve">. </w:t>
      </w:r>
    </w:p>
    <w:p w14:paraId="33512B0F" w14:textId="77777777" w:rsidR="00A93C9A" w:rsidRPr="00E34F28" w:rsidRDefault="00C31C36" w:rsidP="00A93C9A">
      <w:pPr>
        <w:pStyle w:val="afffffc"/>
        <w:rPr>
          <w:rtl/>
        </w:rPr>
      </w:pPr>
      <w:bookmarkStart w:id="337" w:name="_Toc193635708"/>
      <w:bookmarkStart w:id="338" w:name="_Toc216184320"/>
      <w:r w:rsidRPr="00724E73">
        <w:rPr>
          <w:rFonts w:hint="cs"/>
          <w:rtl/>
        </w:rPr>
        <w:t>בירך ולא השמיע לאזנו</w:t>
      </w:r>
      <w:bookmarkEnd w:id="337"/>
      <w:bookmarkEnd w:id="338"/>
      <w:r w:rsidRPr="00724E73">
        <w:rPr>
          <w:rFonts w:hint="cs"/>
          <w:rtl/>
        </w:rPr>
        <w:t xml:space="preserve"> </w:t>
      </w:r>
    </w:p>
    <w:p w14:paraId="4391BA5B" w14:textId="77777777" w:rsidR="00A24328" w:rsidRDefault="00C31C36" w:rsidP="009A59D1">
      <w:pPr>
        <w:pStyle w:val="38"/>
        <w:framePr w:wrap="notBeside"/>
        <w:rPr>
          <w:rtl/>
        </w:rPr>
      </w:pPr>
      <w:r w:rsidRPr="00660D7A">
        <w:rPr>
          <w:rFonts w:hint="cs"/>
          <w:rtl/>
        </w:rPr>
        <w:t>לר</w:t>
      </w:r>
      <w:r w:rsidRPr="00660D7A">
        <w:rPr>
          <w:rtl/>
        </w:rPr>
        <w:t>"</w:t>
      </w:r>
      <w:r w:rsidRPr="00660D7A">
        <w:rPr>
          <w:rFonts w:hint="cs"/>
          <w:rtl/>
        </w:rPr>
        <w:t>י</w:t>
      </w:r>
      <w:r w:rsidR="00A24328">
        <w:rPr>
          <w:rtl/>
        </w:rPr>
        <w:t>:</w:t>
      </w:r>
    </w:p>
    <w:p w14:paraId="450B6FFD" w14:textId="413FB1B8" w:rsidR="00B93BBE" w:rsidRPr="00E34F28" w:rsidRDefault="00C31C36" w:rsidP="00A93C9A">
      <w:pPr>
        <w:pStyle w:val="afffff5"/>
        <w:spacing w:before="0"/>
        <w:rPr>
          <w:rtl/>
        </w:rPr>
      </w:pPr>
      <w:r w:rsidRPr="00FE3D07">
        <w:rPr>
          <w:rFonts w:hint="cs"/>
          <w:rtl/>
        </w:rPr>
        <w:t>יצא אפי</w:t>
      </w:r>
      <w:r w:rsidRPr="00FE3D07">
        <w:rPr>
          <w:rtl/>
        </w:rPr>
        <w:t>'</w:t>
      </w:r>
      <w:r w:rsidR="00CC498B" w:rsidRPr="00FE3D07">
        <w:rPr>
          <w:rFonts w:hint="cs"/>
          <w:rtl/>
        </w:rPr>
        <w:t xml:space="preserve"> לכתחילה כרבו </w:t>
      </w:r>
      <w:r w:rsidRPr="00E34F28">
        <w:rPr>
          <w:rStyle w:val="afffff9"/>
          <w:rFonts w:hint="cs"/>
          <w:rtl/>
        </w:rPr>
        <w:t>ראב</w:t>
      </w:r>
      <w:r w:rsidRPr="00E34F28">
        <w:rPr>
          <w:rStyle w:val="afffff9"/>
          <w:rtl/>
        </w:rPr>
        <w:t>"</w:t>
      </w:r>
      <w:r w:rsidRPr="00E34F28">
        <w:rPr>
          <w:rStyle w:val="afffff9"/>
          <w:rFonts w:hint="cs"/>
          <w:rtl/>
        </w:rPr>
        <w:t>ע</w:t>
      </w:r>
      <w:r w:rsidRPr="00FE3D07">
        <w:rPr>
          <w:rFonts w:hint="cs"/>
          <w:rtl/>
        </w:rPr>
        <w:t xml:space="preserve"> </w:t>
      </w:r>
      <w:r w:rsidRPr="00F95182">
        <w:rPr>
          <w:rFonts w:hint="cs"/>
          <w:rtl/>
        </w:rPr>
        <w:t xml:space="preserve">דצריך שישמיע לאזנו, ולא </w:t>
      </w:r>
      <w:r w:rsidRPr="00E34F28">
        <w:rPr>
          <w:rStyle w:val="afffff9"/>
          <w:rFonts w:hint="cs"/>
          <w:rtl/>
        </w:rPr>
        <w:t>כר</w:t>
      </w:r>
      <w:r w:rsidR="00CC498B" w:rsidRPr="00E34F28">
        <w:rPr>
          <w:rStyle w:val="afffff9"/>
          <w:rFonts w:hint="cs"/>
          <w:rtl/>
        </w:rPr>
        <w:t>"</w:t>
      </w:r>
      <w:r w:rsidRPr="00E34F28">
        <w:rPr>
          <w:rStyle w:val="afffff9"/>
          <w:rFonts w:hint="cs"/>
          <w:rtl/>
        </w:rPr>
        <w:t>מ.</w:t>
      </w:r>
      <w:r w:rsidR="007B7D72" w:rsidRPr="00F95182">
        <w:rPr>
          <w:rFonts w:hint="cs"/>
          <w:rtl/>
        </w:rPr>
        <w:t xml:space="preserve"> </w:t>
      </w:r>
    </w:p>
    <w:p w14:paraId="4E60434B" w14:textId="10C14F74" w:rsidR="00A24328" w:rsidRDefault="007B7D72" w:rsidP="009A59D1">
      <w:pPr>
        <w:pStyle w:val="38"/>
        <w:framePr w:wrap="notBeside"/>
        <w:rPr>
          <w:rtl/>
        </w:rPr>
      </w:pPr>
      <w:r w:rsidRPr="00660D7A">
        <w:rPr>
          <w:rFonts w:hint="cs"/>
          <w:rtl/>
        </w:rPr>
        <w:t>השתא</w:t>
      </w:r>
      <w:r w:rsidR="009B14FE">
        <w:rPr>
          <w:rFonts w:hint="cs"/>
          <w:rtl/>
        </w:rPr>
        <w:t>:</w:t>
      </w:r>
    </w:p>
    <w:p w14:paraId="62D41A7E" w14:textId="4F21F48E" w:rsidR="00890F60" w:rsidRPr="000528DA" w:rsidRDefault="00A93C9A" w:rsidP="000528DA">
      <w:pPr>
        <w:rPr>
          <w:rtl/>
        </w:rPr>
      </w:pPr>
      <w:r w:rsidRPr="000528DA">
        <w:rPr>
          <w:rFonts w:hint="cs"/>
          <w:rtl/>
        </w:rPr>
        <w:t>א</w:t>
      </w:r>
      <w:r w:rsidR="007B7D72" w:rsidRPr="000528DA">
        <w:rPr>
          <w:rFonts w:hint="cs"/>
          <w:rtl/>
        </w:rPr>
        <w:t>פ</w:t>
      </w:r>
      <w:r w:rsidR="00C31C36" w:rsidRPr="000528DA">
        <w:rPr>
          <w:rFonts w:hint="cs"/>
          <w:rtl/>
        </w:rPr>
        <w:t>י</w:t>
      </w:r>
      <w:r w:rsidR="007B7D72" w:rsidRPr="000528DA">
        <w:rPr>
          <w:rFonts w:hint="cs"/>
          <w:rtl/>
        </w:rPr>
        <w:t>'</w:t>
      </w:r>
      <w:r w:rsidRPr="000528DA">
        <w:rPr>
          <w:rFonts w:hint="cs"/>
          <w:rtl/>
        </w:rPr>
        <w:t xml:space="preserve"> אי</w:t>
      </w:r>
      <w:r w:rsidR="007E4E8C">
        <w:rPr>
          <w:rFonts w:hint="cs"/>
          <w:rtl/>
        </w:rPr>
        <w:t xml:space="preserve"> </w:t>
      </w:r>
      <w:r w:rsidR="00C31C36" w:rsidRPr="00E34F28">
        <w:rPr>
          <w:rStyle w:val="afffff9"/>
          <w:rtl/>
        </w:rPr>
        <w:t>ר"י</w:t>
      </w:r>
      <w:r w:rsidR="00C31C36" w:rsidRPr="000528DA">
        <w:rPr>
          <w:rtl/>
        </w:rPr>
        <w:t xml:space="preserve"> </w:t>
      </w:r>
      <w:r w:rsidR="00C31C36" w:rsidRPr="000528DA">
        <w:rPr>
          <w:rFonts w:hint="cs"/>
          <w:rtl/>
        </w:rPr>
        <w:t>ס</w:t>
      </w:r>
      <w:r w:rsidR="00C31C36" w:rsidRPr="000528DA">
        <w:rPr>
          <w:rtl/>
        </w:rPr>
        <w:t>"</w:t>
      </w:r>
      <w:r w:rsidR="00C31C36" w:rsidRPr="000528DA">
        <w:rPr>
          <w:rFonts w:hint="cs"/>
          <w:rtl/>
        </w:rPr>
        <w:t>ל</w:t>
      </w:r>
      <w:r w:rsidRPr="000528DA">
        <w:rPr>
          <w:rFonts w:hint="cs"/>
          <w:rtl/>
        </w:rPr>
        <w:t xml:space="preserve"> כרבו</w:t>
      </w:r>
      <w:r w:rsidR="00C31C36" w:rsidRPr="000528DA">
        <w:rPr>
          <w:rFonts w:hint="cs"/>
          <w:rtl/>
        </w:rPr>
        <w:t xml:space="preserve">, הא </w:t>
      </w:r>
      <w:r w:rsidR="00C31C36" w:rsidRPr="00E34F28">
        <w:rPr>
          <w:rStyle w:val="afffff9"/>
          <w:rFonts w:hint="cs"/>
          <w:rtl/>
        </w:rPr>
        <w:t>ר</w:t>
      </w:r>
      <w:r w:rsidR="00C31C36" w:rsidRPr="00E34F28">
        <w:rPr>
          <w:rStyle w:val="afffff9"/>
          <w:rtl/>
        </w:rPr>
        <w:t>"</w:t>
      </w:r>
      <w:r w:rsidR="00C31C36" w:rsidRPr="00E34F28">
        <w:rPr>
          <w:rStyle w:val="afffff9"/>
          <w:rFonts w:hint="cs"/>
          <w:rtl/>
        </w:rPr>
        <w:t>י</w:t>
      </w:r>
      <w:r w:rsidRPr="00E34F28">
        <w:rPr>
          <w:rStyle w:val="afffff9"/>
          <w:rFonts w:hint="cs"/>
          <w:rtl/>
        </w:rPr>
        <w:t>,</w:t>
      </w:r>
      <w:r w:rsidR="00C31C36" w:rsidRPr="000528DA">
        <w:rPr>
          <w:rFonts w:hint="cs"/>
          <w:rtl/>
        </w:rPr>
        <w:t xml:space="preserve"> הא </w:t>
      </w:r>
      <w:r w:rsidR="00C31C36" w:rsidRPr="00E34F28">
        <w:rPr>
          <w:rStyle w:val="afffff9"/>
          <w:rFonts w:hint="cs"/>
          <w:rtl/>
        </w:rPr>
        <w:t>ר</w:t>
      </w:r>
      <w:r w:rsidR="00C31C36" w:rsidRPr="00E34F28">
        <w:rPr>
          <w:rStyle w:val="afffff9"/>
          <w:rtl/>
        </w:rPr>
        <w:t>"</w:t>
      </w:r>
      <w:r w:rsidR="00C31C36" w:rsidRPr="00E34F28">
        <w:rPr>
          <w:rStyle w:val="afffff9"/>
          <w:rFonts w:hint="cs"/>
          <w:rtl/>
        </w:rPr>
        <w:t>מ</w:t>
      </w:r>
      <w:r w:rsidR="00890F60" w:rsidRPr="00E34F28">
        <w:rPr>
          <w:rStyle w:val="afffff9"/>
          <w:rFonts w:hint="cs"/>
          <w:rtl/>
        </w:rPr>
        <w:t>,</w:t>
      </w:r>
      <w:r w:rsidR="00724D84" w:rsidRPr="00E34F28">
        <w:rPr>
          <w:rStyle w:val="afffff9"/>
          <w:rFonts w:hint="cs"/>
          <w:rtl/>
        </w:rPr>
        <w:t xml:space="preserve"> </w:t>
      </w:r>
    </w:p>
    <w:p w14:paraId="7E094EF4" w14:textId="77777777" w:rsidR="009E64A6" w:rsidRPr="000528DA" w:rsidRDefault="00C31C36" w:rsidP="000528DA">
      <w:pPr>
        <w:rPr>
          <w:rtl/>
        </w:rPr>
      </w:pPr>
      <w:bookmarkStart w:id="339" w:name="_Toc193635709"/>
      <w:bookmarkStart w:id="340" w:name="_Toc216184321"/>
      <w:r w:rsidRPr="00A10336">
        <w:rPr>
          <w:rStyle w:val="30"/>
          <w:rtl/>
        </w:rPr>
        <w:t>הלכה</w:t>
      </w:r>
      <w:bookmarkEnd w:id="339"/>
      <w:bookmarkEnd w:id="340"/>
      <w:r w:rsidRPr="000528DA">
        <w:rPr>
          <w:rtl/>
        </w:rPr>
        <w:t xml:space="preserve"> </w:t>
      </w:r>
      <w:r w:rsidRPr="00E34F28">
        <w:rPr>
          <w:rStyle w:val="afffff9"/>
          <w:rtl/>
        </w:rPr>
        <w:t>כר"י</w:t>
      </w:r>
      <w:r w:rsidRPr="00A10336">
        <w:rPr>
          <w:rStyle w:val="30"/>
          <w:rtl/>
        </w:rPr>
        <w:t xml:space="preserve"> </w:t>
      </w:r>
      <w:r w:rsidRPr="00E34F28">
        <w:rPr>
          <w:rStyle w:val="afffff9"/>
          <w:rFonts w:hint="cs"/>
          <w:rtl/>
        </w:rPr>
        <w:t>מ</w:t>
      </w:r>
      <w:r w:rsidRPr="00E34F28">
        <w:rPr>
          <w:rStyle w:val="afffff9"/>
          <w:rtl/>
        </w:rPr>
        <w:t>ראב"ע</w:t>
      </w:r>
      <w:r w:rsidRPr="000528DA">
        <w:rPr>
          <w:rFonts w:hint="cs"/>
          <w:rtl/>
        </w:rPr>
        <w:t xml:space="preserve"> דלא לכתחילה</w:t>
      </w:r>
      <w:r w:rsidRPr="000528DA">
        <w:rPr>
          <w:rtl/>
        </w:rPr>
        <w:t xml:space="preserve">, והלכה </w:t>
      </w:r>
      <w:r w:rsidRPr="00E34F28">
        <w:rPr>
          <w:rStyle w:val="afffff9"/>
          <w:rtl/>
        </w:rPr>
        <w:t>כר"י</w:t>
      </w:r>
      <w:r w:rsidRPr="000528DA">
        <w:rPr>
          <w:rFonts w:hint="cs"/>
          <w:rtl/>
        </w:rPr>
        <w:t xml:space="preserve"> דאכתי יש לו תקנה</w:t>
      </w:r>
      <w:r w:rsidRPr="000528DA">
        <w:rPr>
          <w:rtl/>
        </w:rPr>
        <w:t>.</w:t>
      </w:r>
      <w:r w:rsidR="00724D84" w:rsidRPr="000528DA">
        <w:rPr>
          <w:rFonts w:hint="cs"/>
          <w:rtl/>
        </w:rPr>
        <w:t xml:space="preserve"> </w:t>
      </w:r>
    </w:p>
    <w:p w14:paraId="1D09E1E4" w14:textId="1D557EA2" w:rsidR="00A24328" w:rsidRDefault="009E64A6" w:rsidP="009A59D1">
      <w:pPr>
        <w:pStyle w:val="38"/>
        <w:framePr w:wrap="notBeside"/>
        <w:rPr>
          <w:rtl/>
        </w:rPr>
      </w:pPr>
      <w:r w:rsidRPr="00660D7A">
        <w:rPr>
          <w:rtl/>
        </w:rPr>
        <w:t>ר</w:t>
      </w:r>
      <w:r w:rsidRPr="00660D7A">
        <w:rPr>
          <w:rFonts w:hint="cs"/>
          <w:rtl/>
        </w:rPr>
        <w:t>יו"ס</w:t>
      </w:r>
      <w:r w:rsidR="00A24328">
        <w:rPr>
          <w:rtl/>
        </w:rPr>
        <w:t>:</w:t>
      </w:r>
    </w:p>
    <w:p w14:paraId="4626D828" w14:textId="5E0265D7" w:rsidR="00B93BBE" w:rsidRPr="00E34F28" w:rsidRDefault="00C31C36" w:rsidP="00A93C9A">
      <w:pPr>
        <w:pStyle w:val="afffff5"/>
        <w:spacing w:before="0"/>
        <w:rPr>
          <w:rtl/>
        </w:rPr>
      </w:pPr>
      <w:bookmarkStart w:id="341" w:name="_Toc193635710"/>
      <w:bookmarkStart w:id="342" w:name="_Toc216184322"/>
      <w:r>
        <w:rPr>
          <w:rStyle w:val="30"/>
          <w:rtl/>
        </w:rPr>
        <w:t xml:space="preserve">מחלוקת </w:t>
      </w:r>
      <w:r>
        <w:rPr>
          <w:rStyle w:val="afffff9"/>
          <w:rtl/>
          <w:rPrChange w:id="9061" w:author="מנוע אמוראים" w:date="2026-10-05T16:40:51Z">
            <w:rPr>
              <w:rStyle w:val="30"/>
              <w:rtl/>
            </w:rPr>
          </w:rPrChange>
        </w:rPr>
        <w:t xml:space="preserve">בקר"ש</w:t>
      </w:r>
      <w:bookmarkEnd w:id="341"/>
      <w:bookmarkEnd w:id="342"/>
      <w:r w:rsidRPr="00FE3D07">
        <w:rPr>
          <w:rtl/>
        </w:rPr>
        <w:t xml:space="preserve"> ד</w:t>
      </w:r>
      <w:r w:rsidRPr="00A4639B">
        <w:rPr>
          <w:rStyle w:val="ad"/>
          <w:rtl/>
        </w:rPr>
        <w:t>שמע ישראל</w:t>
      </w:r>
      <w:r w:rsidRPr="00FE3D07">
        <w:rPr>
          <w:rtl/>
        </w:rPr>
        <w:t xml:space="preserve"> </w:t>
      </w:r>
    </w:p>
    <w:p w14:paraId="5B3F5790" w14:textId="77777777" w:rsidR="00B93BBE" w:rsidRPr="000528DA" w:rsidRDefault="00C31C36" w:rsidP="000528DA">
      <w:pPr>
        <w:rPr>
          <w:rtl/>
        </w:rPr>
      </w:pPr>
      <w:bookmarkStart w:id="343" w:name="_Toc193635711"/>
      <w:bookmarkStart w:id="344" w:name="_Toc216184323"/>
      <w:r w:rsidRPr="00A10336">
        <w:rPr>
          <w:rStyle w:val="30"/>
          <w:rtl/>
        </w:rPr>
        <w:t>אבל בשאר מצות</w:t>
      </w:r>
      <w:bookmarkEnd w:id="343"/>
      <w:bookmarkEnd w:id="344"/>
      <w:r w:rsidRPr="000528DA">
        <w:rPr>
          <w:rtl/>
        </w:rPr>
        <w:t xml:space="preserve"> </w:t>
      </w:r>
      <w:r w:rsidRPr="000528DA">
        <w:rPr>
          <w:rFonts w:hint="cs"/>
          <w:rtl/>
        </w:rPr>
        <w:t>לכו</w:t>
      </w:r>
      <w:r w:rsidRPr="000528DA">
        <w:rPr>
          <w:rtl/>
        </w:rPr>
        <w:t>"</w:t>
      </w:r>
      <w:r w:rsidRPr="000528DA">
        <w:rPr>
          <w:rFonts w:hint="cs"/>
          <w:rtl/>
        </w:rPr>
        <w:t xml:space="preserve">ע </w:t>
      </w:r>
      <w:r w:rsidRPr="000528DA">
        <w:rPr>
          <w:rtl/>
        </w:rPr>
        <w:t>יצא.</w:t>
      </w:r>
      <w:r w:rsidR="00724D84" w:rsidRPr="000528DA">
        <w:rPr>
          <w:rFonts w:hint="cs"/>
          <w:rtl/>
        </w:rPr>
        <w:t xml:space="preserve"> </w:t>
      </w:r>
      <w:r>
        <w:rPr>
          <w:rStyle w:val="afffff9"/>
          <w:rFonts w:hint="cs"/>
          <w:sz w:val="14"/>
          <w:rtl/>
          <w:rPrChange w:id="9062" w:author="מנוע אמוראים" w:date="2026-10-05T16:40:51Z">
            <w:rPr>
              <w:rFonts w:hint="cs"/>
              <w:sz w:val="14"/>
              <w:rtl/>
            </w:rPr>
          </w:rPrChange>
        </w:rPr>
        <w:t xml:space="preserve">כברכהמ"ז</w:t>
      </w:r>
      <w:r>
        <w:rPr>
          <w:rFonts w:hint="cs"/>
          <w:sz w:val="14"/>
          <w:rtl/>
        </w:rPr>
        <w:t xml:space="preserve"> דברך בלבו יצא.</w:t>
      </w:r>
      <w:r w:rsidRPr="000528DA">
        <w:rPr>
          <w:rFonts w:hint="cs"/>
          <w:sz w:val="14"/>
          <w:rtl/>
        </w:rPr>
        <w:t xml:space="preserve"> </w:t>
      </w:r>
    </w:p>
    <w:p w14:paraId="564C207E" w14:textId="77777777" w:rsidR="00A24328" w:rsidRDefault="00C31C36" w:rsidP="009A59D1">
      <w:pPr>
        <w:pStyle w:val="38"/>
        <w:framePr w:wrap="notBeside"/>
        <w:rPr>
          <w:rtl/>
        </w:rPr>
      </w:pPr>
      <w:r w:rsidRPr="00660D7A">
        <w:rPr>
          <w:rFonts w:hint="cs"/>
          <w:rtl/>
        </w:rPr>
        <w:t>והך</w:t>
      </w:r>
      <w:r w:rsidR="00A24328">
        <w:rPr>
          <w:rtl/>
        </w:rPr>
        <w:t>:</w:t>
      </w:r>
    </w:p>
    <w:p w14:paraId="280F11C5" w14:textId="157C22B4" w:rsidR="00C31C36" w:rsidRPr="000528DA" w:rsidRDefault="00C31C36" w:rsidP="000528DA">
      <w:pPr>
        <w:rPr>
          <w:rtl/>
        </w:rPr>
      </w:pPr>
      <w:r w:rsidRPr="000528DA">
        <w:rPr>
          <w:rFonts w:hint="cs"/>
          <w:rtl/>
        </w:rPr>
        <w:t>ד</w:t>
      </w:r>
      <w:r w:rsidRPr="00A4639B">
        <w:rPr>
          <w:rStyle w:val="ad"/>
          <w:rFonts w:hint="cs"/>
          <w:sz w:val="14"/>
          <w:rtl/>
        </w:rPr>
        <w:t>'</w:t>
      </w:r>
      <w:r w:rsidRPr="00A4639B">
        <w:rPr>
          <w:rStyle w:val="ad"/>
          <w:sz w:val="14"/>
          <w:rtl/>
        </w:rPr>
        <w:t>הסכת ושמע ישראל</w:t>
      </w:r>
      <w:r w:rsidRPr="00A4639B">
        <w:rPr>
          <w:rStyle w:val="ad"/>
          <w:rFonts w:hint="cs"/>
          <w:sz w:val="14"/>
          <w:rtl/>
        </w:rPr>
        <w:t>'</w:t>
      </w:r>
      <w:r w:rsidRPr="000528DA">
        <w:rPr>
          <w:rtl/>
        </w:rPr>
        <w:t xml:space="preserve"> </w:t>
      </w:r>
      <w:r w:rsidR="00A93C9A" w:rsidRPr="000528DA">
        <w:rPr>
          <w:rFonts w:hint="cs"/>
          <w:rtl/>
        </w:rPr>
        <w:t xml:space="preserve">- </w:t>
      </w:r>
      <w:r w:rsidRPr="000528DA">
        <w:rPr>
          <w:rFonts w:hint="cs"/>
          <w:rtl/>
        </w:rPr>
        <w:t>בד</w:t>
      </w:r>
      <w:r w:rsidRPr="000528DA">
        <w:rPr>
          <w:rtl/>
        </w:rPr>
        <w:t>"</w:t>
      </w:r>
      <w:r w:rsidRPr="000528DA">
        <w:rPr>
          <w:rFonts w:hint="cs"/>
          <w:rtl/>
        </w:rPr>
        <w:t xml:space="preserve">ת </w:t>
      </w:r>
      <w:r w:rsidRPr="000528DA">
        <w:rPr>
          <w:rtl/>
        </w:rPr>
        <w:t>כתיב.</w:t>
      </w:r>
    </w:p>
    <w:p w14:paraId="65297FF7" w14:textId="77777777" w:rsidR="00C31C36" w:rsidRPr="000528DA" w:rsidRDefault="00C31C36" w:rsidP="00333C73">
      <w:pPr>
        <w:spacing w:after="60"/>
        <w:rPr>
          <w:rtl/>
        </w:rPr>
      </w:pPr>
      <w:bookmarkStart w:id="345" w:name="_Toc193635712"/>
      <w:bookmarkStart w:id="346" w:name="_Toc216184324"/>
      <w:r w:rsidRPr="006D3CF8">
        <w:rPr>
          <w:rStyle w:val="afffffd"/>
          <w:rFonts w:hint="cs"/>
          <w:b w:val="0"/>
          <w:rtl/>
        </w:rPr>
        <w:t>ק</w:t>
      </w:r>
      <w:r w:rsidRPr="006D3CF8">
        <w:rPr>
          <w:rStyle w:val="afffffd"/>
          <w:b w:val="0"/>
          <w:rtl/>
        </w:rPr>
        <w:t>רא ולא דקדק באותיותיה.</w:t>
      </w:r>
      <w:bookmarkEnd w:id="345"/>
      <w:bookmarkEnd w:id="346"/>
      <w:r w:rsidRPr="000528DA">
        <w:rPr>
          <w:rFonts w:hint="cs"/>
          <w:rtl/>
        </w:rPr>
        <w:t>- הלכה כדברי שניהם להקל.</w:t>
      </w:r>
    </w:p>
    <w:p w14:paraId="004B4DCA" w14:textId="1D656135" w:rsidR="00A24328" w:rsidRDefault="00A93C9A" w:rsidP="009A59D1">
      <w:pPr>
        <w:pStyle w:val="38"/>
        <w:framePr w:wrap="notBeside"/>
        <w:rPr>
          <w:rtl/>
        </w:rPr>
      </w:pPr>
      <w:r w:rsidRPr="00660D7A">
        <w:rPr>
          <w:rFonts w:hint="cs"/>
          <w:rtl/>
        </w:rPr>
        <w:t>רי"א</w:t>
      </w:r>
      <w:r w:rsidR="00A24328">
        <w:rPr>
          <w:rFonts w:hint="cs"/>
          <w:rtl/>
        </w:rPr>
        <w:t>:</w:t>
      </w:r>
    </w:p>
    <w:p w14:paraId="041F18ED" w14:textId="41875817" w:rsidR="00B93BBE" w:rsidRPr="00E34F28" w:rsidRDefault="00C31C36" w:rsidP="00A93C9A">
      <w:pPr>
        <w:pStyle w:val="afffff5"/>
        <w:spacing w:before="0"/>
        <w:rPr>
          <w:rtl/>
        </w:rPr>
      </w:pPr>
      <w:r w:rsidRPr="00A4639B">
        <w:rPr>
          <w:rStyle w:val="ad"/>
          <w:rFonts w:hint="cs"/>
          <w:sz w:val="14"/>
          <w:rtl/>
        </w:rPr>
        <w:t>'</w:t>
      </w:r>
      <w:r w:rsidRPr="00A4639B">
        <w:rPr>
          <w:rStyle w:val="ad"/>
          <w:sz w:val="14"/>
          <w:rtl/>
        </w:rPr>
        <w:t>שלש הנה לא תשבענה שאול ועצר רחם</w:t>
      </w:r>
      <w:r w:rsidRPr="00A4639B">
        <w:rPr>
          <w:rStyle w:val="ad"/>
          <w:rFonts w:hint="cs"/>
          <w:sz w:val="14"/>
          <w:rtl/>
        </w:rPr>
        <w:t>'</w:t>
      </w:r>
      <w:r w:rsidRPr="00A4639B">
        <w:rPr>
          <w:rStyle w:val="ad"/>
          <w:sz w:val="14"/>
          <w:rtl/>
        </w:rPr>
        <w:t>,</w:t>
      </w:r>
      <w:r w:rsidR="00724D84" w:rsidRPr="00A4639B">
        <w:rPr>
          <w:rStyle w:val="ad"/>
          <w:rFonts w:hint="cs"/>
          <w:sz w:val="14"/>
          <w:rtl/>
        </w:rPr>
        <w:t xml:space="preserve"> </w:t>
      </w:r>
      <w:r w:rsidR="00724D84" w:rsidRPr="00FE3D07">
        <w:rPr>
          <w:rtl/>
        </w:rPr>
        <w:t>ומה רחם שמכניסין בו בחשאי</w:t>
      </w:r>
      <w:r w:rsidRPr="00FE3D07">
        <w:rPr>
          <w:rtl/>
        </w:rPr>
        <w:t xml:space="preserve"> מוציאין ממנו בקולי קולות,</w:t>
      </w:r>
      <w:r w:rsidRPr="00FE3D07">
        <w:rPr>
          <w:rFonts w:hint="cs"/>
          <w:rtl/>
        </w:rPr>
        <w:t xml:space="preserve"> כ</w:t>
      </w:r>
      <w:r w:rsidRPr="00FE3D07">
        <w:rPr>
          <w:rtl/>
        </w:rPr>
        <w:t>"</w:t>
      </w:r>
      <w:r w:rsidRPr="00FE3D07">
        <w:rPr>
          <w:rFonts w:hint="cs"/>
          <w:rtl/>
        </w:rPr>
        <w:t xml:space="preserve">ש </w:t>
      </w:r>
      <w:r w:rsidRPr="00FE3D07">
        <w:rPr>
          <w:rtl/>
        </w:rPr>
        <w:t>שאול שמכניסין בו בקולי קולות</w:t>
      </w:r>
      <w:r w:rsidRPr="00FE3D07">
        <w:rPr>
          <w:rFonts w:hint="cs"/>
          <w:rtl/>
        </w:rPr>
        <w:t>,</w:t>
      </w:r>
      <w:r w:rsidRPr="00FE3D07">
        <w:rPr>
          <w:rtl/>
        </w:rPr>
        <w:t xml:space="preserve"> שמוציאין ממנו בקולי קולות</w:t>
      </w:r>
      <w:r w:rsidR="00724D84" w:rsidRPr="00FE3D07">
        <w:rPr>
          <w:rFonts w:hint="cs"/>
          <w:rtl/>
        </w:rPr>
        <w:t>,</w:t>
      </w:r>
      <w:r w:rsidRPr="00FE3D07">
        <w:rPr>
          <w:rtl/>
        </w:rPr>
        <w:t xml:space="preserve"> </w:t>
      </w:r>
    </w:p>
    <w:p w14:paraId="380BE8AE" w14:textId="77777777" w:rsidR="00C31C36" w:rsidRPr="000528DA" w:rsidRDefault="00C31C36" w:rsidP="00333C73">
      <w:pPr>
        <w:spacing w:after="60"/>
        <w:rPr>
          <w:rtl/>
        </w:rPr>
      </w:pPr>
      <w:r w:rsidRPr="000528DA">
        <w:rPr>
          <w:rtl/>
        </w:rPr>
        <w:t>מכאן תשובה לאומרים אין תחיית המתים מן התורה.</w:t>
      </w:r>
    </w:p>
    <w:p w14:paraId="20C8F424" w14:textId="0E61E237" w:rsidR="00A24328" w:rsidRDefault="00F95182" w:rsidP="009A59D1">
      <w:pPr>
        <w:pStyle w:val="38"/>
        <w:framePr w:wrap="notBeside"/>
        <w:rPr>
          <w:rtl/>
        </w:rPr>
      </w:pPr>
      <w:r>
        <w:rPr>
          <w:rtl/>
        </w:rPr>
        <w:t>°</w:t>
      </w:r>
    </w:p>
    <w:p w14:paraId="330EB0F3" w14:textId="63F3F348" w:rsidR="00A93C9A" w:rsidRPr="00E34F28" w:rsidRDefault="00C31C36" w:rsidP="00A93C9A">
      <w:pPr>
        <w:pStyle w:val="afffff5"/>
        <w:spacing w:before="0"/>
        <w:rPr>
          <w:rtl/>
        </w:rPr>
      </w:pPr>
      <w:r w:rsidRPr="00A4639B">
        <w:rPr>
          <w:rStyle w:val="ad"/>
          <w:rFonts w:hint="cs"/>
          <w:sz w:val="14"/>
          <w:rtl/>
        </w:rPr>
        <w:t>'</w:t>
      </w:r>
      <w:r w:rsidRPr="00A4639B">
        <w:rPr>
          <w:rStyle w:val="ad"/>
          <w:sz w:val="14"/>
          <w:rtl/>
        </w:rPr>
        <w:t>וכתבתם</w:t>
      </w:r>
      <w:r w:rsidRPr="00A4639B">
        <w:rPr>
          <w:rStyle w:val="ad"/>
          <w:rFonts w:hint="cs"/>
          <w:sz w:val="14"/>
          <w:rtl/>
        </w:rPr>
        <w:t>'</w:t>
      </w:r>
      <w:r w:rsidRPr="00A4639B">
        <w:rPr>
          <w:rStyle w:val="ad"/>
          <w:sz w:val="14"/>
          <w:rtl/>
        </w:rPr>
        <w:t xml:space="preserve"> </w:t>
      </w:r>
      <w:r w:rsidRPr="00FE3D07">
        <w:rPr>
          <w:rFonts w:ascii="Fb Fontext" w:hAnsi="Fb Fontext"/>
          <w:rtl/>
        </w:rPr>
        <w:t xml:space="preserve">- הכל בכתב, אפילו צואות </w:t>
      </w:r>
      <w:r w:rsidRPr="00F93971">
        <w:rPr>
          <w:rStyle w:val="affffff7"/>
          <w:rFonts w:hint="cs"/>
          <w:rtl/>
        </w:rPr>
        <w:t>[וקשרתם וכתבתם]</w:t>
      </w:r>
      <w:r w:rsidRPr="00FE3D07">
        <w:rPr>
          <w:rFonts w:ascii="Fb Fontext" w:hAnsi="Fb Fontext"/>
          <w:rtl/>
        </w:rPr>
        <w:t>.</w:t>
      </w:r>
      <w:r w:rsidRPr="00FE3D07">
        <w:rPr>
          <w:rFonts w:hint="cs"/>
          <w:rtl/>
        </w:rPr>
        <w:t xml:space="preserve"> </w:t>
      </w:r>
    </w:p>
    <w:p w14:paraId="480AAFEB" w14:textId="4F4A8831" w:rsidR="00A24328" w:rsidRDefault="00C31C36" w:rsidP="009A59D1">
      <w:pPr>
        <w:pStyle w:val="38"/>
        <w:framePr w:wrap="notBeside"/>
        <w:rPr>
          <w:rtl/>
        </w:rPr>
      </w:pPr>
      <w:r w:rsidRPr="00660D7A">
        <w:rPr>
          <w:rFonts w:hint="cs"/>
          <w:rtl/>
        </w:rPr>
        <w:t>רבא</w:t>
      </w:r>
      <w:r w:rsidR="00A24328">
        <w:rPr>
          <w:rFonts w:hint="cs"/>
          <w:rtl/>
        </w:rPr>
        <w:t>:</w:t>
      </w:r>
    </w:p>
    <w:p w14:paraId="1B130730" w14:textId="584AC8EA" w:rsidR="00A93C9A" w:rsidRPr="00E34F28" w:rsidRDefault="00C31C36" w:rsidP="00A93C9A">
      <w:pPr>
        <w:pStyle w:val="afffff5"/>
        <w:spacing w:before="0"/>
        <w:rPr>
          <w:rtl/>
        </w:rPr>
      </w:pPr>
      <w:r w:rsidRPr="00FE3D07">
        <w:rPr>
          <w:rFonts w:hint="cs"/>
          <w:rtl/>
        </w:rPr>
        <w:t xml:space="preserve">הך </w:t>
      </w:r>
      <w:r w:rsidRPr="00E34F28">
        <w:rPr>
          <w:rStyle w:val="afffff9"/>
          <w:rFonts w:hint="cs"/>
          <w:rtl/>
        </w:rPr>
        <w:t>כר</w:t>
      </w:r>
      <w:r w:rsidRPr="00E34F28">
        <w:rPr>
          <w:rStyle w:val="afffff9"/>
          <w:rtl/>
        </w:rPr>
        <w:t>"</w:t>
      </w:r>
      <w:r w:rsidRPr="00E34F28">
        <w:rPr>
          <w:rStyle w:val="afffff9"/>
          <w:rFonts w:hint="cs"/>
          <w:rtl/>
        </w:rPr>
        <w:t>י</w:t>
      </w:r>
      <w:r w:rsidRPr="00FE3D07">
        <w:rPr>
          <w:rFonts w:hint="cs"/>
          <w:rtl/>
        </w:rPr>
        <w:t xml:space="preserve"> ד</w:t>
      </w:r>
      <w:r w:rsidRPr="00FE3D07">
        <w:rPr>
          <w:rtl/>
        </w:rPr>
        <w:t>גבי סוטה אלות כותב, צואות אינו כותב.</w:t>
      </w:r>
      <w:r w:rsidR="000C6B80" w:rsidRPr="00FE3D07">
        <w:rPr>
          <w:rFonts w:hint="cs"/>
          <w:rtl/>
        </w:rPr>
        <w:t xml:space="preserve"> </w:t>
      </w:r>
    </w:p>
    <w:p w14:paraId="3BEA37F9" w14:textId="714910B6" w:rsidR="00C31C36" w:rsidRPr="00E34F28" w:rsidRDefault="00724D84" w:rsidP="00A93C9A">
      <w:pPr>
        <w:pStyle w:val="afffff5"/>
        <w:spacing w:before="0" w:after="60"/>
        <w:rPr>
          <w:rtl/>
        </w:rPr>
      </w:pPr>
      <w:r w:rsidRPr="00FE3D07">
        <w:rPr>
          <w:rFonts w:hint="cs"/>
          <w:rtl/>
        </w:rPr>
        <w:t xml:space="preserve">אבל </w:t>
      </w:r>
      <w:r w:rsidR="001821B2">
        <w:rPr>
          <w:rFonts w:hint="cs"/>
          <w:rtl/>
        </w:rPr>
        <w:t>כאן</w:t>
      </w:r>
      <w:r w:rsidRPr="00FE3D07">
        <w:rPr>
          <w:rFonts w:hint="cs"/>
          <w:rtl/>
        </w:rPr>
        <w:t xml:space="preserve"> דוכתבתם אפי' צואות כותב.</w:t>
      </w:r>
    </w:p>
    <w:p w14:paraId="242B8BD5" w14:textId="3A62571B" w:rsidR="00A24328" w:rsidRDefault="00F95182" w:rsidP="009A59D1">
      <w:pPr>
        <w:pStyle w:val="38"/>
        <w:framePr w:wrap="notBeside"/>
        <w:rPr>
          <w:rtl/>
        </w:rPr>
      </w:pPr>
      <w:r>
        <w:rPr>
          <w:rtl/>
        </w:rPr>
        <w:t>°</w:t>
      </w:r>
    </w:p>
    <w:p w14:paraId="3099422E" w14:textId="5D0BAE53" w:rsidR="00A93C9A" w:rsidRPr="00E34F28" w:rsidRDefault="00C31C36" w:rsidP="00A93C9A">
      <w:pPr>
        <w:pStyle w:val="afffff5"/>
        <w:spacing w:before="0"/>
        <w:rPr>
          <w:rtl/>
        </w:rPr>
      </w:pPr>
      <w:r w:rsidRPr="00A4639B">
        <w:rPr>
          <w:rStyle w:val="ad"/>
          <w:rFonts w:hint="cs"/>
          <w:sz w:val="14"/>
          <w:rtl/>
        </w:rPr>
        <w:t>'</w:t>
      </w:r>
      <w:r w:rsidRPr="00A4639B">
        <w:rPr>
          <w:rStyle w:val="ad"/>
          <w:sz w:val="14"/>
          <w:rtl/>
        </w:rPr>
        <w:t>ולמדתם</w:t>
      </w:r>
      <w:r w:rsidRPr="00A4639B">
        <w:rPr>
          <w:rStyle w:val="ad"/>
          <w:rFonts w:hint="cs"/>
          <w:sz w:val="14"/>
          <w:rtl/>
        </w:rPr>
        <w:t>'</w:t>
      </w:r>
      <w:r w:rsidRPr="00A4639B">
        <w:rPr>
          <w:rStyle w:val="ad"/>
          <w:sz w:val="14"/>
          <w:rtl/>
        </w:rPr>
        <w:t xml:space="preserve"> </w:t>
      </w:r>
      <w:r w:rsidRPr="00FE3D07">
        <w:rPr>
          <w:rFonts w:ascii="Fb Fontext" w:hAnsi="Fb Fontext"/>
          <w:sz w:val="14"/>
          <w:rtl/>
        </w:rPr>
        <w:t xml:space="preserve">- שיהא למודך תם, </w:t>
      </w:r>
      <w:r w:rsidRPr="00A10336">
        <w:rPr>
          <w:rStyle w:val="30"/>
          <w:rtl/>
        </w:rPr>
        <w:t>שיתן ריוח בין הדבקים</w:t>
      </w:r>
      <w:r w:rsidRPr="00FE3D07">
        <w:rPr>
          <w:rFonts w:ascii="Fb Fontext" w:hAnsi="Fb Fontext"/>
          <w:sz w:val="14"/>
          <w:rtl/>
        </w:rPr>
        <w:t>.</w:t>
      </w:r>
      <w:r w:rsidR="00724D84" w:rsidRPr="00FE3D07">
        <w:rPr>
          <w:rFonts w:hint="cs"/>
          <w:rtl/>
        </w:rPr>
        <w:t xml:space="preserve"> </w:t>
      </w:r>
    </w:p>
    <w:p w14:paraId="5D71EC07" w14:textId="2ED0CFB8" w:rsidR="00A24328" w:rsidRDefault="00724D84" w:rsidP="009A59D1">
      <w:pPr>
        <w:pStyle w:val="38"/>
        <w:framePr w:wrap="notBeside"/>
        <w:rPr>
          <w:rtl/>
        </w:rPr>
      </w:pPr>
      <w:r w:rsidRPr="00660D7A">
        <w:rPr>
          <w:rtl/>
        </w:rPr>
        <w:t>ענ</w:t>
      </w:r>
      <w:r w:rsidRPr="00660D7A">
        <w:rPr>
          <w:rFonts w:hint="cs"/>
          <w:rtl/>
        </w:rPr>
        <w:t>ה</w:t>
      </w:r>
      <w:r w:rsidR="00C31C36" w:rsidRPr="00660D7A">
        <w:rPr>
          <w:rtl/>
        </w:rPr>
        <w:t xml:space="preserve"> רבא </w:t>
      </w:r>
      <w:r w:rsidRPr="00660D7A">
        <w:rPr>
          <w:rFonts w:hint="cs"/>
          <w:rtl/>
        </w:rPr>
        <w:t>אחריו</w:t>
      </w:r>
      <w:r w:rsidR="00A24328">
        <w:rPr>
          <w:rtl/>
        </w:rPr>
        <w:t>:</w:t>
      </w:r>
    </w:p>
    <w:p w14:paraId="2372205A" w14:textId="35A03083" w:rsidR="00C31C36" w:rsidRPr="00E34F28" w:rsidRDefault="00C31C36" w:rsidP="00A93C9A">
      <w:pPr>
        <w:pStyle w:val="afffff5"/>
        <w:spacing w:before="0" w:after="60"/>
        <w:rPr>
          <w:rtl/>
        </w:rPr>
      </w:pPr>
      <w:r w:rsidRPr="00FE3D07">
        <w:rPr>
          <w:sz w:val="14"/>
          <w:rtl/>
        </w:rPr>
        <w:lastRenderedPageBreak/>
        <w:t xml:space="preserve">כגון </w:t>
      </w:r>
      <w:r w:rsidRPr="00A4639B">
        <w:rPr>
          <w:rStyle w:val="ad"/>
          <w:rtl/>
        </w:rPr>
        <w:t>על לבבך, על לבבכם, בכל לבבך, בכל לבבכם, עשב בשדך, ואבדתם מהרה,</w:t>
      </w:r>
      <w:r w:rsidRPr="00A4639B">
        <w:rPr>
          <w:rStyle w:val="ad"/>
          <w:rFonts w:hint="cs"/>
          <w:rtl/>
        </w:rPr>
        <w:t xml:space="preserve"> </w:t>
      </w:r>
      <w:r w:rsidRPr="00A4639B">
        <w:rPr>
          <w:rStyle w:val="ad"/>
          <w:rtl/>
        </w:rPr>
        <w:t>הכנף פתיל, אתכם מארץ</w:t>
      </w:r>
      <w:r w:rsidRPr="00FE3D07">
        <w:rPr>
          <w:sz w:val="14"/>
          <w:rtl/>
        </w:rPr>
        <w:t>.</w:t>
      </w:r>
    </w:p>
    <w:p w14:paraId="0E5BEB5F" w14:textId="4E44E021" w:rsidR="00A24328" w:rsidRDefault="00F95182" w:rsidP="009A59D1">
      <w:pPr>
        <w:pStyle w:val="38"/>
        <w:framePr w:wrap="notBeside"/>
        <w:rPr>
          <w:rtl/>
        </w:rPr>
      </w:pPr>
      <w:r>
        <w:rPr>
          <w:rtl/>
        </w:rPr>
        <w:t>°</w:t>
      </w:r>
    </w:p>
    <w:p w14:paraId="6C4FEED0" w14:textId="7678AB98" w:rsidR="00C31C36" w:rsidRPr="00E34F28" w:rsidRDefault="00C31C36" w:rsidP="00A93C9A">
      <w:pPr>
        <w:pStyle w:val="afffff5"/>
        <w:spacing w:before="0"/>
        <w:rPr>
          <w:rtl/>
        </w:rPr>
      </w:pPr>
      <w:bookmarkStart w:id="347" w:name="_Toc193635713"/>
      <w:bookmarkStart w:id="348" w:name="_Toc216184325"/>
      <w:r>
        <w:rPr>
          <w:rStyle w:val="30"/>
          <w:rtl/>
        </w:rPr>
        <w:t xml:space="preserve">קורא </w:t>
      </w:r>
      <w:r>
        <w:rPr>
          <w:rStyle w:val="afffff9"/>
          <w:rtl/>
          <w:rPrChange w:id="9063" w:author="מנוע אמוראים" w:date="2026-10-05T16:40:51Z">
            <w:rPr>
              <w:rStyle w:val="30"/>
              <w:rtl/>
            </w:rPr>
          </w:rPrChange>
        </w:rPr>
        <w:t xml:space="preserve">קר"ש</w:t>
      </w:r>
      <w:r>
        <w:rPr>
          <w:rStyle w:val="30"/>
          <w:rtl/>
        </w:rPr>
        <w:t xml:space="preserve"> ומדקדק באותיותיה</w:t>
      </w:r>
      <w:bookmarkEnd w:id="347"/>
      <w:bookmarkEnd w:id="348"/>
      <w:r w:rsidRPr="00A10336">
        <w:rPr>
          <w:rStyle w:val="30"/>
          <w:rtl/>
        </w:rPr>
        <w:t xml:space="preserve"> </w:t>
      </w:r>
      <w:r w:rsidRPr="00F95182">
        <w:rPr>
          <w:rtl/>
        </w:rPr>
        <w:t>מצננין לו גיהנם</w:t>
      </w:r>
      <w:r w:rsidRPr="00F311DD">
        <w:rPr>
          <w:rFonts w:hint="cs"/>
          <w:spacing w:val="-2"/>
          <w:rtl/>
        </w:rPr>
        <w:t xml:space="preserve"> </w:t>
      </w:r>
      <w:r w:rsidR="00042F29" w:rsidRPr="00A93C9A">
        <w:rPr>
          <w:rStyle w:val="ad"/>
          <w:rFonts w:hint="cs"/>
          <w:spacing w:val="-2"/>
          <w:sz w:val="10"/>
          <w:szCs w:val="15"/>
          <w:rtl/>
        </w:rPr>
        <w:t xml:space="preserve">בפרש </w:t>
      </w:r>
      <w:r w:rsidR="00A95C46" w:rsidRPr="00A93C9A">
        <w:rPr>
          <w:rStyle w:val="ad"/>
          <w:rFonts w:hint="cs"/>
          <w:spacing w:val="-2"/>
          <w:sz w:val="10"/>
          <w:szCs w:val="15"/>
          <w:rtl/>
        </w:rPr>
        <w:t xml:space="preserve">וגו' </w:t>
      </w:r>
      <w:r w:rsidR="00042F29" w:rsidRPr="00A93C9A">
        <w:rPr>
          <w:rStyle w:val="ad"/>
          <w:rFonts w:hint="cs"/>
          <w:spacing w:val="-2"/>
          <w:sz w:val="10"/>
          <w:szCs w:val="15"/>
          <w:rtl/>
        </w:rPr>
        <w:t>צלמון</w:t>
      </w:r>
      <w:r w:rsidR="00724D84" w:rsidRPr="00A93C9A">
        <w:rPr>
          <w:rFonts w:hint="cs"/>
          <w:spacing w:val="-2"/>
          <w:sz w:val="14"/>
          <w:szCs w:val="16"/>
          <w:rtl/>
        </w:rPr>
        <w:t>.</w:t>
      </w:r>
    </w:p>
    <w:p w14:paraId="42D0B9ED" w14:textId="3BDCEBFC" w:rsidR="00A24328" w:rsidRDefault="00C31C36" w:rsidP="009A59D1">
      <w:pPr>
        <w:pStyle w:val="38"/>
        <w:framePr w:wrap="notBeside"/>
        <w:rPr>
          <w:rtl/>
        </w:rPr>
      </w:pPr>
      <w:r w:rsidRPr="00660D7A">
        <w:rPr>
          <w:rFonts w:hint="cs"/>
          <w:rtl/>
        </w:rPr>
        <w:t>נסמכו</w:t>
      </w:r>
      <w:r w:rsidR="009B14FE">
        <w:rPr>
          <w:rFonts w:hint="cs"/>
          <w:rtl/>
        </w:rPr>
        <w:t>:</w:t>
      </w:r>
    </w:p>
    <w:p w14:paraId="2882A8C7" w14:textId="3AB4BD58" w:rsidR="00C31C36" w:rsidRPr="00E34F28" w:rsidRDefault="00A93C9A" w:rsidP="00A93C9A">
      <w:pPr>
        <w:pStyle w:val="afffff5"/>
        <w:spacing w:before="0" w:after="60"/>
        <w:rPr>
          <w:rtl/>
        </w:rPr>
      </w:pPr>
      <w:r>
        <w:rPr>
          <w:rStyle w:val="ad"/>
          <w:rFonts w:hint="cs"/>
          <w:rtl/>
        </w:rPr>
        <w:t>א</w:t>
      </w:r>
      <w:r w:rsidR="00C31C36" w:rsidRPr="00A4639B">
        <w:rPr>
          <w:rStyle w:val="ad"/>
          <w:rFonts w:hint="cs"/>
          <w:rtl/>
        </w:rPr>
        <w:t>להים לנחלים</w:t>
      </w:r>
      <w:r>
        <w:rPr>
          <w:rFonts w:hint="cs"/>
          <w:sz w:val="14"/>
          <w:rtl/>
        </w:rPr>
        <w:t xml:space="preserve"> </w:t>
      </w:r>
      <w:r>
        <w:rPr>
          <w:rFonts w:hint="cs"/>
          <w:rtl/>
        </w:rPr>
        <w:t>ש</w:t>
      </w:r>
      <w:r w:rsidR="00307B1C" w:rsidRPr="00FE3D07">
        <w:rPr>
          <w:rFonts w:hint="cs"/>
          <w:rtl/>
        </w:rPr>
        <w:t xml:space="preserve">מעלין </w:t>
      </w:r>
      <w:r w:rsidR="00C31C36" w:rsidRPr="00F95182">
        <w:rPr>
          <w:rtl/>
        </w:rPr>
        <w:t>לטהרה</w:t>
      </w:r>
      <w:r>
        <w:rPr>
          <w:rFonts w:hint="cs"/>
          <w:rtl/>
        </w:rPr>
        <w:t>,</w:t>
      </w:r>
      <w:r w:rsidR="00C31C36" w:rsidRPr="00A500E2">
        <w:rPr>
          <w:rtl/>
        </w:rPr>
        <w:t xml:space="preserve"> אף אהלים מעלין לכף זכות.</w:t>
      </w:r>
    </w:p>
    <w:p w14:paraId="3791AF43" w14:textId="77777777" w:rsidR="00C31C36" w:rsidRPr="00E34F28" w:rsidRDefault="00C31C36" w:rsidP="00EC0DC4">
      <w:pPr>
        <w:pStyle w:val="af2"/>
        <w:framePr w:wrap="around"/>
        <w:rPr>
          <w:rtl/>
        </w:rPr>
      </w:pPr>
      <w:r w:rsidRPr="00A4639B">
        <w:rPr>
          <w:rtl/>
        </w:rPr>
        <w:t>טז.</w:t>
      </w:r>
    </w:p>
    <w:p w14:paraId="3F461004" w14:textId="56E9F633" w:rsidR="00A24328" w:rsidRDefault="00C31C36" w:rsidP="009A59D1">
      <w:pPr>
        <w:pStyle w:val="38"/>
        <w:framePr w:wrap="notBeside"/>
        <w:rPr>
          <w:rtl/>
        </w:rPr>
      </w:pPr>
      <w:r w:rsidRPr="00660D7A">
        <w:rPr>
          <w:rFonts w:hint="cs"/>
          <w:rtl/>
        </w:rPr>
        <w:t>שנו לפני רי</w:t>
      </w:r>
      <w:r w:rsidRPr="00660D7A">
        <w:rPr>
          <w:rtl/>
        </w:rPr>
        <w:t>"</w:t>
      </w:r>
      <w:r w:rsidRPr="00660D7A">
        <w:rPr>
          <w:rFonts w:hint="cs"/>
          <w:rtl/>
        </w:rPr>
        <w:t>ו</w:t>
      </w:r>
      <w:r w:rsidR="00A24328">
        <w:rPr>
          <w:rFonts w:hint="cs"/>
          <w:rtl/>
        </w:rPr>
        <w:t>:</w:t>
      </w:r>
    </w:p>
    <w:p w14:paraId="6AFD766D" w14:textId="5C799495" w:rsidR="00B93BBE" w:rsidRPr="00E34F28" w:rsidRDefault="00C31C36" w:rsidP="00A93C9A">
      <w:pPr>
        <w:pStyle w:val="afffffc"/>
        <w:rPr>
          <w:rtl/>
        </w:rPr>
      </w:pPr>
      <w:bookmarkStart w:id="349" w:name="_Toc193635714"/>
      <w:bookmarkStart w:id="350" w:name="_Toc216184326"/>
      <w:r w:rsidRPr="00A93C9A">
        <w:rPr>
          <w:rFonts w:hint="cs"/>
          <w:rtl/>
        </w:rPr>
        <w:t>ק</w:t>
      </w:r>
      <w:r w:rsidRPr="00A93C9A">
        <w:rPr>
          <w:rtl/>
        </w:rPr>
        <w:t>רא וטעה וא</w:t>
      </w:r>
      <w:r w:rsidR="00307B1C" w:rsidRPr="00A93C9A">
        <w:rPr>
          <w:rtl/>
        </w:rPr>
        <w:t>ינו יודע להיכן טעה,</w:t>
      </w:r>
      <w:bookmarkEnd w:id="349"/>
      <w:bookmarkEnd w:id="350"/>
      <w:r w:rsidR="00307B1C" w:rsidRPr="00A93C9A">
        <w:rPr>
          <w:rtl/>
        </w:rPr>
        <w:t xml:space="preserve"> </w:t>
      </w:r>
    </w:p>
    <w:p w14:paraId="7A65F315" w14:textId="5EE9DF57" w:rsidR="00B93BBE" w:rsidRPr="000528DA" w:rsidRDefault="00307B1C" w:rsidP="000528DA">
      <w:pPr>
        <w:rPr>
          <w:rtl/>
        </w:rPr>
      </w:pPr>
      <w:r w:rsidRPr="000528DA">
        <w:rPr>
          <w:rtl/>
        </w:rPr>
        <w:t>באמצע הפרק</w:t>
      </w:r>
      <w:r w:rsidR="00C31C36" w:rsidRPr="000528DA">
        <w:rPr>
          <w:rtl/>
        </w:rPr>
        <w:t xml:space="preserve"> </w:t>
      </w:r>
      <w:r w:rsidR="00A93C9A" w:rsidRPr="000528DA">
        <w:rPr>
          <w:rFonts w:hint="cs"/>
          <w:rtl/>
        </w:rPr>
        <w:t xml:space="preserve">- </w:t>
      </w:r>
      <w:r w:rsidR="00C31C36" w:rsidRPr="000528DA">
        <w:rPr>
          <w:rtl/>
        </w:rPr>
        <w:t>יחזור לראש,</w:t>
      </w:r>
      <w:r w:rsidR="00C31C36" w:rsidRPr="000528DA">
        <w:rPr>
          <w:rFonts w:hint="cs"/>
          <w:rtl/>
        </w:rPr>
        <w:t xml:space="preserve"> </w:t>
      </w:r>
      <w:r w:rsidR="00C31C36" w:rsidRPr="000528DA">
        <w:rPr>
          <w:rtl/>
        </w:rPr>
        <w:t xml:space="preserve">בין פרק לפרק </w:t>
      </w:r>
      <w:r w:rsidR="00A93C9A" w:rsidRPr="000528DA">
        <w:rPr>
          <w:rFonts w:hint="cs"/>
          <w:rtl/>
        </w:rPr>
        <w:t xml:space="preserve">- </w:t>
      </w:r>
      <w:r w:rsidR="00C31C36" w:rsidRPr="000528DA">
        <w:rPr>
          <w:rtl/>
        </w:rPr>
        <w:t>יחזור לפרק ראשון</w:t>
      </w:r>
    </w:p>
    <w:p w14:paraId="6CF68E5B" w14:textId="543AA20C" w:rsidR="00A93C9A" w:rsidRPr="000528DA" w:rsidRDefault="00C31C36" w:rsidP="000528DA">
      <w:pPr>
        <w:rPr>
          <w:rtl/>
        </w:rPr>
      </w:pPr>
      <w:r w:rsidRPr="000528DA">
        <w:rPr>
          <w:rtl/>
        </w:rPr>
        <w:t xml:space="preserve">בין כתיבה לכתיבה </w:t>
      </w:r>
      <w:r w:rsidRPr="00A4639B">
        <w:rPr>
          <w:rStyle w:val="ad"/>
          <w:rFonts w:hint="cs"/>
          <w:rtl/>
        </w:rPr>
        <w:t>וכתבתם</w:t>
      </w:r>
      <w:r w:rsidR="00A93C9A" w:rsidRPr="000528DA">
        <w:rPr>
          <w:rFonts w:hint="cs"/>
          <w:rtl/>
        </w:rPr>
        <w:t xml:space="preserve"> </w:t>
      </w:r>
      <w:r w:rsidRPr="000528DA">
        <w:rPr>
          <w:rtl/>
        </w:rPr>
        <w:t>- יחזור לכתיבה ראשונה.</w:t>
      </w:r>
    </w:p>
    <w:p w14:paraId="2552638C" w14:textId="539B5A25" w:rsidR="00A24328" w:rsidRDefault="00C31C36" w:rsidP="009A59D1">
      <w:pPr>
        <w:pStyle w:val="38"/>
        <w:framePr w:wrap="notBeside"/>
        <w:rPr>
          <w:rtl/>
        </w:rPr>
      </w:pPr>
      <w:r w:rsidRPr="00660D7A">
        <w:rPr>
          <w:rtl/>
        </w:rPr>
        <w:t>רי"ו</w:t>
      </w:r>
      <w:r w:rsidR="00A24328">
        <w:rPr>
          <w:rtl/>
        </w:rPr>
        <w:t>:</w:t>
      </w:r>
    </w:p>
    <w:p w14:paraId="7EADB3B5" w14:textId="51B4EF6F" w:rsidR="00B93BBE" w:rsidRPr="000528DA" w:rsidRDefault="00C31C36" w:rsidP="000528DA">
      <w:pPr>
        <w:rPr>
          <w:rtl/>
        </w:rPr>
      </w:pPr>
      <w:r w:rsidRPr="000528DA">
        <w:rPr>
          <w:rFonts w:hint="cs"/>
          <w:rtl/>
        </w:rPr>
        <w:t xml:space="preserve">אם כבר אמר </w:t>
      </w:r>
      <w:r w:rsidRPr="00A4639B">
        <w:rPr>
          <w:rStyle w:val="ad"/>
          <w:rFonts w:hint="cs"/>
          <w:rtl/>
        </w:rPr>
        <w:t xml:space="preserve">'למען ירבו ימיכם' </w:t>
      </w:r>
      <w:r w:rsidRPr="000528DA">
        <w:rPr>
          <w:rFonts w:hint="cs"/>
          <w:rtl/>
        </w:rPr>
        <w:t>יחזור לאמת.</w:t>
      </w:r>
      <w:r w:rsidR="00307B1C" w:rsidRPr="000528DA">
        <w:rPr>
          <w:rFonts w:hint="cs"/>
          <w:rtl/>
        </w:rPr>
        <w:t xml:space="preserve"> </w:t>
      </w:r>
    </w:p>
    <w:p w14:paraId="68D43544" w14:textId="77777777" w:rsidR="00C31C36" w:rsidRPr="000528DA" w:rsidRDefault="00C31C36" w:rsidP="000528DA">
      <w:pPr>
        <w:rPr>
          <w:rtl/>
        </w:rPr>
      </w:pPr>
      <w:r w:rsidRPr="00E34F28">
        <w:rPr>
          <w:rStyle w:val="afffff9"/>
          <w:rFonts w:hint="cs"/>
          <w:rtl/>
        </w:rPr>
        <w:t>וכשאמר</w:t>
      </w:r>
      <w:r w:rsidR="00A95C46" w:rsidRPr="00E34F28">
        <w:rPr>
          <w:rStyle w:val="afffff9"/>
          <w:rFonts w:hint="cs"/>
          <w:rtl/>
        </w:rPr>
        <w:t xml:space="preserve"> </w:t>
      </w:r>
      <w:r w:rsidRPr="00E34F28">
        <w:rPr>
          <w:rStyle w:val="afffff9"/>
          <w:rFonts w:hint="cs"/>
          <w:rtl/>
        </w:rPr>
        <w:t>ר</w:t>
      </w:r>
      <w:r w:rsidRPr="00E34F28">
        <w:rPr>
          <w:rStyle w:val="afffff9"/>
          <w:rtl/>
        </w:rPr>
        <w:t>"</w:t>
      </w:r>
      <w:r w:rsidRPr="00E34F28">
        <w:rPr>
          <w:rStyle w:val="afffff9"/>
          <w:rFonts w:hint="cs"/>
          <w:rtl/>
        </w:rPr>
        <w:t>א לר</w:t>
      </w:r>
      <w:r w:rsidRPr="00E34F28">
        <w:rPr>
          <w:rStyle w:val="afffff9"/>
          <w:rtl/>
        </w:rPr>
        <w:t>"</w:t>
      </w:r>
      <w:r w:rsidRPr="00E34F28">
        <w:rPr>
          <w:rStyle w:val="afffff9"/>
          <w:rFonts w:hint="cs"/>
          <w:rtl/>
        </w:rPr>
        <w:t>א</w:t>
      </w:r>
      <w:r w:rsidRPr="000528DA">
        <w:rPr>
          <w:rFonts w:hint="cs"/>
          <w:rtl/>
        </w:rPr>
        <w:t xml:space="preserve"> </w:t>
      </w:r>
      <w:r w:rsidRPr="00E34F28">
        <w:rPr>
          <w:rStyle w:val="afffff9"/>
          <w:rFonts w:hint="cs"/>
          <w:rtl/>
        </w:rPr>
        <w:t>ור</w:t>
      </w:r>
      <w:r w:rsidR="00A95C46" w:rsidRPr="00E34F28">
        <w:rPr>
          <w:rStyle w:val="afffff9"/>
          <w:rFonts w:hint="cs"/>
          <w:rtl/>
        </w:rPr>
        <w:t xml:space="preserve">' </w:t>
      </w:r>
      <w:r w:rsidRPr="00E34F28">
        <w:rPr>
          <w:rStyle w:val="afffff9"/>
          <w:rFonts w:hint="cs"/>
          <w:rtl/>
        </w:rPr>
        <w:t>אסי א</w:t>
      </w:r>
      <w:r w:rsidRPr="00E34F28">
        <w:rPr>
          <w:rStyle w:val="afffff9"/>
          <w:rtl/>
        </w:rPr>
        <w:t>"</w:t>
      </w:r>
      <w:r w:rsidR="00307B1C" w:rsidRPr="00E34F28">
        <w:rPr>
          <w:rStyle w:val="afffff9"/>
          <w:rFonts w:hint="cs"/>
          <w:rtl/>
        </w:rPr>
        <w:t>ל</w:t>
      </w:r>
      <w:r w:rsidR="00B93BBE" w:rsidRPr="00E34F28">
        <w:rPr>
          <w:rStyle w:val="afffff9"/>
          <w:rFonts w:hint="cs"/>
          <w:rtl/>
        </w:rPr>
        <w:t>:</w:t>
      </w:r>
      <w:r w:rsidR="00307B1C" w:rsidRPr="000528DA">
        <w:rPr>
          <w:rFonts w:hint="cs"/>
          <w:rtl/>
        </w:rPr>
        <w:t xml:space="preserve"> אילו באנו רק לזה דיינו.</w:t>
      </w:r>
    </w:p>
    <w:p w14:paraId="300C5E20" w14:textId="7B631557" w:rsidR="00280386" w:rsidRPr="00E34F28" w:rsidRDefault="00683C59" w:rsidP="00F50A20">
      <w:pPr>
        <w:pStyle w:val="afffa"/>
        <w:rPr>
          <w:rtl/>
        </w:rPr>
      </w:pPr>
      <w:r>
        <w:rPr>
          <w:rFonts w:hint="cs"/>
          <w:rtl/>
        </w:rPr>
        <w:t>*</w:t>
      </w:r>
      <w:r w:rsidR="00A93C9A">
        <w:rPr>
          <w:rFonts w:hint="cs"/>
          <w:rtl/>
        </w:rPr>
        <w:t>*</w:t>
      </w:r>
      <w:r>
        <w:rPr>
          <w:rFonts w:hint="cs"/>
          <w:rtl/>
        </w:rPr>
        <w:t>**</w:t>
      </w:r>
    </w:p>
    <w:p>
      <w:pPr>
        <w:pStyle w:val="MishnaBatzad"/>
        <w:rPr>
          <w:ins w:id="20092" w:author="קלוד" w:date="2026-10-06T10:08:25Z"/>
        </w:rPr>
      </w:pPr>
      <w:ins w:id="20091" w:author="קלוד" w:date="2026-10-06T10:08:25Z">
        <w:r>
          <w:t xml:space="preserve">משנה ד</w:t>
        </w:r>
      </w:ins>
    </w:p>
    <w:p w14:paraId="6583C518" w14:textId="77777777" w:rsidR="003859CF" w:rsidRPr="00E34F28" w:rsidRDefault="00A95C46" w:rsidP="001619FE">
      <w:pPr>
        <w:pStyle w:val="a3"/>
        <w:spacing w:before="120"/>
        <w:rPr>
          <w:rtl/>
        </w:rPr>
        <w:pPrChange w:id="90008" w:author="קלוד" w:date="2026-10-08T12:08:16Z">
          <w:pPr>
            <w:pStyle w:val="a3"/>
          </w:pPr>
        </w:pPrChange>
      </w:pPr>
      <w:r w:rsidRPr="007A7B3E">
        <w:rPr>
          <w:rStyle w:val="affffff0"/>
          <w:rFonts w:hint="cs"/>
          <w:rtl/>
        </w:rPr>
        <w:t>ה</w:t>
      </w:r>
      <w:r w:rsidR="00C31C36" w:rsidRPr="007A7B3E">
        <w:rPr>
          <w:rStyle w:val="affffff0"/>
          <w:rFonts w:hint="cs"/>
          <w:rtl/>
        </w:rPr>
        <w:t xml:space="preserve">אומנין קורין בראש האילן </w:t>
      </w:r>
      <w:r w:rsidR="00C31C36" w:rsidRPr="00B93BBE">
        <w:rPr>
          <w:rStyle w:val="affffff0"/>
          <w:rFonts w:hint="cs"/>
          <w:rtl/>
        </w:rPr>
        <w:t>והנדבך</w:t>
      </w:r>
      <w:r w:rsidR="00B93BBE">
        <w:rPr>
          <w:rFonts w:hint="cs"/>
          <w:rtl/>
        </w:rPr>
        <w:t>,</w:t>
      </w:r>
      <w:r w:rsidR="00C31C36" w:rsidRPr="00A4639B">
        <w:rPr>
          <w:rFonts w:hint="cs"/>
          <w:rtl/>
        </w:rPr>
        <w:t xml:space="preserve"> </w:t>
      </w:r>
      <w:r>
        <w:rPr>
          <w:rFonts w:hint="cs"/>
          <w:rtl/>
        </w:rPr>
        <w:t xml:space="preserve">משא''כ </w:t>
      </w:r>
      <w:r w:rsidR="00C31C36" w:rsidRPr="00A4639B">
        <w:rPr>
          <w:rFonts w:hint="cs"/>
          <w:rtl/>
        </w:rPr>
        <w:t>בתפלה.</w:t>
      </w:r>
      <w:r w:rsidR="00307B1C" w:rsidRPr="00A4639B">
        <w:rPr>
          <w:rFonts w:hint="cs"/>
          <w:rtl/>
        </w:rPr>
        <w:t xml:space="preserve"> </w:t>
      </w:r>
    </w:p>
    <w:p w14:paraId="0B2D10E6" w14:textId="77777777" w:rsidR="003859CF" w:rsidRPr="00E34F28" w:rsidRDefault="00C31C36" w:rsidP="001619FE">
      <w:pPr>
        <w:pStyle w:val="a3"/>
        <w:rPr>
          <w:rtl/>
        </w:rPr>
      </w:pPr>
      <w:r w:rsidRPr="00A4639B">
        <w:rPr>
          <w:rFonts w:hint="cs"/>
          <w:rtl/>
        </w:rPr>
        <w:t>ח</w:t>
      </w:r>
      <w:r w:rsidRPr="00B93BBE">
        <w:rPr>
          <w:rFonts w:hint="cs"/>
          <w:rtl/>
        </w:rPr>
        <w:t>תן פטור מקר</w:t>
      </w:r>
      <w:r w:rsidRPr="00B93BBE">
        <w:rPr>
          <w:rtl/>
        </w:rPr>
        <w:t>"</w:t>
      </w:r>
      <w:r w:rsidRPr="00B93BBE">
        <w:rPr>
          <w:rFonts w:hint="cs"/>
          <w:rtl/>
        </w:rPr>
        <w:t>ש לילה ראשון ועד מוצ</w:t>
      </w:r>
      <w:r w:rsidRPr="00B93BBE">
        <w:rPr>
          <w:rtl/>
        </w:rPr>
        <w:t>"</w:t>
      </w:r>
      <w:r w:rsidRPr="00B93BBE">
        <w:rPr>
          <w:rFonts w:hint="cs"/>
          <w:rtl/>
        </w:rPr>
        <w:t>ש אם לא עשה מעש</w:t>
      </w:r>
      <w:r w:rsidRPr="00A4639B">
        <w:rPr>
          <w:rFonts w:hint="cs"/>
          <w:rtl/>
        </w:rPr>
        <w:t xml:space="preserve">ה. </w:t>
      </w:r>
    </w:p>
    <w:p w14:paraId="5AEDFF9A" w14:textId="77777777" w:rsidR="00C96E5E" w:rsidRPr="00E34F28" w:rsidRDefault="00C31C36" w:rsidP="00A93C9A">
      <w:pPr>
        <w:pStyle w:val="a3"/>
        <w:spacing w:after="60"/>
        <w:rPr>
          <w:rtl/>
        </w:rPr>
      </w:pPr>
      <w:r w:rsidRPr="007A7B3E">
        <w:rPr>
          <w:rStyle w:val="affffff2"/>
          <w:rFonts w:hint="cs"/>
          <w:rtl/>
        </w:rPr>
        <w:t>מעשה בר</w:t>
      </w:r>
      <w:r w:rsidRPr="007A7B3E">
        <w:rPr>
          <w:rStyle w:val="affffff2"/>
          <w:rtl/>
        </w:rPr>
        <w:t>"</w:t>
      </w:r>
      <w:r w:rsidRPr="007A7B3E">
        <w:rPr>
          <w:rStyle w:val="affffff2"/>
          <w:rFonts w:hint="cs"/>
          <w:rtl/>
        </w:rPr>
        <w:t>ג</w:t>
      </w:r>
      <w:r w:rsidR="00B93BBE">
        <w:rPr>
          <w:rStyle w:val="affffff2"/>
          <w:rFonts w:hint="cs"/>
          <w:rtl/>
        </w:rPr>
        <w:t>:</w:t>
      </w:r>
      <w:r w:rsidRPr="007A7B3E">
        <w:rPr>
          <w:rStyle w:val="affffff2"/>
          <w:rFonts w:hint="cs"/>
          <w:rtl/>
        </w:rPr>
        <w:t xml:space="preserve"> </w:t>
      </w:r>
      <w:r w:rsidRPr="00B93BBE">
        <w:rPr>
          <w:rFonts w:hint="cs"/>
          <w:rtl/>
        </w:rPr>
        <w:t>שנשא אשה וקרא לילה ראשונה. דאיני שומע לב</w:t>
      </w:r>
      <w:r w:rsidR="003926E3" w:rsidRPr="00B93BBE">
        <w:rPr>
          <w:rFonts w:hint="cs"/>
          <w:rtl/>
        </w:rPr>
        <w:t>טל ממנו מלכות שמים אפי' שעה אחת,</w:t>
      </w:r>
      <w:r w:rsidR="003926E3" w:rsidRPr="00F95182">
        <w:rPr>
          <w:rFonts w:hint="cs"/>
          <w:rtl/>
        </w:rPr>
        <w:t xml:space="preserve"> </w:t>
      </w:r>
    </w:p>
    <w:p w14:paraId="77738BB0" w14:textId="77777777" w:rsidR="00B93BBE" w:rsidRPr="00E34F28" w:rsidRDefault="00C31C36" w:rsidP="00A93C9A">
      <w:pPr>
        <w:pStyle w:val="afffffc"/>
        <w:rPr>
          <w:rtl/>
        </w:rPr>
      </w:pPr>
      <w:bookmarkStart w:id="351" w:name="_Toc193635715"/>
      <w:bookmarkStart w:id="352" w:name="_Toc216184327"/>
      <w:r w:rsidRPr="00A93C9A">
        <w:rPr>
          <w:rtl/>
        </w:rPr>
        <w:t>ומתפללין בראש הזית ובראש התאנה,</w:t>
      </w:r>
      <w:bookmarkEnd w:id="351"/>
      <w:bookmarkEnd w:id="352"/>
      <w:r w:rsidRPr="00A93C9A">
        <w:rPr>
          <w:rtl/>
        </w:rPr>
        <w:t xml:space="preserve"> </w:t>
      </w:r>
    </w:p>
    <w:p w14:paraId="4D4EB513" w14:textId="77777777" w:rsidR="00A93C9A" w:rsidRPr="000528DA" w:rsidRDefault="00C31C36" w:rsidP="000528DA">
      <w:pPr>
        <w:rPr>
          <w:rtl/>
        </w:rPr>
      </w:pPr>
      <w:r w:rsidRPr="000528DA">
        <w:rPr>
          <w:rtl/>
        </w:rPr>
        <w:t>ושאר כל האילנות יורדים למטה ומתפללין.</w:t>
      </w:r>
      <w:r w:rsidRPr="000528DA">
        <w:rPr>
          <w:rFonts w:hint="cs"/>
          <w:rtl/>
        </w:rPr>
        <w:t xml:space="preserve"> </w:t>
      </w:r>
    </w:p>
    <w:p w14:paraId="26C2C97D" w14:textId="40C37249" w:rsidR="00C96E5E" w:rsidRPr="000528DA" w:rsidRDefault="00C31C36" w:rsidP="000528DA">
      <w:pPr>
        <w:rPr>
          <w:rtl/>
        </w:rPr>
      </w:pPr>
      <w:r w:rsidRPr="000528DA">
        <w:rPr>
          <w:rtl/>
        </w:rPr>
        <w:t>ובע</w:t>
      </w:r>
      <w:r w:rsidRPr="000528DA">
        <w:rPr>
          <w:rFonts w:hint="cs"/>
          <w:rtl/>
        </w:rPr>
        <w:t>ה"ב</w:t>
      </w:r>
      <w:r w:rsidRPr="000528DA">
        <w:rPr>
          <w:rtl/>
        </w:rPr>
        <w:t xml:space="preserve"> </w:t>
      </w:r>
      <w:r w:rsidRPr="000528DA">
        <w:rPr>
          <w:rFonts w:hint="cs"/>
          <w:rtl/>
        </w:rPr>
        <w:t xml:space="preserve">תמיד </w:t>
      </w:r>
      <w:r w:rsidRPr="000528DA">
        <w:rPr>
          <w:rtl/>
        </w:rPr>
        <w:t>יורד למטה ומתפלל, שאין דעתו מיושבת עליו.</w:t>
      </w:r>
      <w:r w:rsidR="003926E3" w:rsidRPr="000528DA">
        <w:rPr>
          <w:rFonts w:hint="cs"/>
          <w:rtl/>
        </w:rPr>
        <w:t xml:space="preserve"> </w:t>
      </w:r>
    </w:p>
    <w:p w14:paraId="750D391C" w14:textId="77777777" w:rsidR="00A24328" w:rsidRDefault="00C31C36" w:rsidP="009A59D1">
      <w:pPr>
        <w:pStyle w:val="38"/>
        <w:framePr w:wrap="notBeside"/>
        <w:rPr>
          <w:rtl/>
        </w:rPr>
      </w:pPr>
      <w:r w:rsidRPr="00660D7A">
        <w:rPr>
          <w:rFonts w:hint="cs"/>
          <w:rtl/>
        </w:rPr>
        <w:t>והך</w:t>
      </w:r>
      <w:r w:rsidR="00A24328">
        <w:rPr>
          <w:rtl/>
        </w:rPr>
        <w:t>:</w:t>
      </w:r>
    </w:p>
    <w:p w14:paraId="2F1BD856" w14:textId="64C1ACC0" w:rsidR="00A93C9A" w:rsidRPr="000528DA" w:rsidRDefault="00C31C36" w:rsidP="000528DA">
      <w:pPr>
        <w:rPr>
          <w:rtl/>
        </w:rPr>
      </w:pPr>
      <w:ins w:id="9811" w:author="מספור קטעי משנה" w:date="2026-10-06T06:45:16Z">
        <w:r>
          <w:rPr>
            <w:rStyle w:val="MisparKeta"/>
          </w:rPr>
          <w:t xml:space="preserve">ב. </w:t>
        </w:r>
      </w:ins>
      <w:r w:rsidRPr="000528DA">
        <w:rPr>
          <w:rFonts w:ascii="Fb Fontext" w:hAnsi="Fb Fontext" w:hint="cs"/>
          <w:rtl/>
        </w:rPr>
        <w:t>ד</w:t>
      </w:r>
      <w:r w:rsidRPr="00A10336">
        <w:rPr>
          <w:rStyle w:val="30"/>
          <w:rtl/>
        </w:rPr>
        <w:t>האומנין קורין</w:t>
      </w:r>
      <w:r w:rsidRPr="000528DA">
        <w:rPr>
          <w:rFonts w:ascii="Fb Fontext" w:hAnsi="Fb Fontext"/>
          <w:rtl/>
        </w:rPr>
        <w:t xml:space="preserve"> בראש האילן והנדבך,</w:t>
      </w:r>
      <w:r w:rsidRPr="000528DA">
        <w:rPr>
          <w:rFonts w:ascii="Fb Fontext" w:hAnsi="Fb Fontext" w:hint="cs"/>
          <w:rtl/>
        </w:rPr>
        <w:t xml:space="preserve"> </w:t>
      </w:r>
    </w:p>
    <w:p w14:paraId="2B85AA5B" w14:textId="77777777" w:rsidR="00A24328" w:rsidRDefault="00A93C9A" w:rsidP="009A59D1">
      <w:pPr>
        <w:pStyle w:val="38"/>
        <w:framePr w:wrap="notBeside"/>
        <w:rPr>
          <w:rtl/>
        </w:rPr>
      </w:pPr>
      <w:r w:rsidRPr="00660D7A">
        <w:rPr>
          <w:rFonts w:hint="cs"/>
          <w:rtl/>
        </w:rPr>
        <w:t xml:space="preserve">- </w:t>
      </w:r>
      <w:r w:rsidR="00C31C36" w:rsidRPr="00660D7A">
        <w:rPr>
          <w:rFonts w:hint="cs"/>
          <w:rtl/>
        </w:rPr>
        <w:t>היינו</w:t>
      </w:r>
      <w:r w:rsidR="00A24328">
        <w:rPr>
          <w:rtl/>
        </w:rPr>
        <w:t>:</w:t>
      </w:r>
    </w:p>
    <w:p w14:paraId="19B87F47" w14:textId="1754CE93" w:rsidR="00B93BBE" w:rsidRPr="000528DA" w:rsidRDefault="00C31C36" w:rsidP="000528DA">
      <w:pPr>
        <w:rPr>
          <w:rtl/>
        </w:rPr>
      </w:pPr>
      <w:bookmarkStart w:id="353" w:name="_Toc193635716"/>
      <w:bookmarkStart w:id="354" w:name="_Toc216184328"/>
      <w:r w:rsidRPr="00A10336">
        <w:rPr>
          <w:rStyle w:val="30"/>
          <w:rFonts w:hint="cs"/>
          <w:rtl/>
        </w:rPr>
        <w:t>דבטלין</w:t>
      </w:r>
      <w:bookmarkEnd w:id="353"/>
      <w:bookmarkEnd w:id="354"/>
      <w:r w:rsidRPr="000528DA">
        <w:rPr>
          <w:rFonts w:ascii="Fb Fontext" w:hAnsi="Fb Fontext" w:hint="cs"/>
          <w:rtl/>
        </w:rPr>
        <w:t xml:space="preserve"> </w:t>
      </w:r>
      <w:r w:rsidRPr="00A10336">
        <w:rPr>
          <w:rStyle w:val="30"/>
          <w:rFonts w:hint="cs"/>
          <w:rtl/>
        </w:rPr>
        <w:t>ממלאכתן</w:t>
      </w:r>
      <w:r w:rsidRPr="000528DA">
        <w:rPr>
          <w:rFonts w:ascii="Fb Fontext" w:hAnsi="Fb Fontext" w:hint="cs"/>
          <w:rtl/>
        </w:rPr>
        <w:t xml:space="preserve"> וקורין </w:t>
      </w:r>
      <w:r w:rsidRPr="00A10336">
        <w:rPr>
          <w:rStyle w:val="30"/>
          <w:rFonts w:hint="cs"/>
          <w:rtl/>
        </w:rPr>
        <w:t>דבעי</w:t>
      </w:r>
      <w:r w:rsidRPr="000528DA">
        <w:rPr>
          <w:rFonts w:ascii="Fb Fontext" w:hAnsi="Fb Fontext" w:hint="cs"/>
          <w:rtl/>
        </w:rPr>
        <w:t xml:space="preserve"> </w:t>
      </w:r>
      <w:r w:rsidRPr="00A10336">
        <w:rPr>
          <w:rStyle w:val="30"/>
          <w:rFonts w:hint="cs"/>
          <w:rtl/>
        </w:rPr>
        <w:t>כוונה</w:t>
      </w:r>
      <w:r>
        <w:rPr>
          <w:rFonts w:ascii="Fb Fontext" w:hAnsi="Fb Fontext" w:hint="cs"/>
          <w:rtl/>
        </w:rPr>
        <w:t xml:space="preserve">, </w:t>
      </w:r>
      <w:r>
        <w:rPr>
          <w:rStyle w:val="afffff9"/>
          <w:rFonts w:ascii="Fb Fontext" w:hAnsi="Fb Fontext" w:hint="cs"/>
          <w:rtl/>
          <w:rPrChange w:id="9064" w:author="מנוע אמוראים" w:date="2026-10-05T16:40:51Z">
            <w:rPr>
              <w:rFonts w:ascii="Fb Fontext" w:hAnsi="Fb Fontext" w:hint="cs"/>
              <w:rtl/>
            </w:rPr>
          </w:rPrChange>
        </w:rPr>
        <w:t xml:space="preserve">כקר</w:t>
      </w:r>
      <w:r>
        <w:rPr>
          <w:rStyle w:val="afffff9"/>
          <w:rFonts w:ascii="Fb Fontext" w:hAnsi="Fb Fontext"/>
          <w:rtl/>
          <w:rPrChange w:id="9065" w:author="מנוע אמוראים" w:date="2026-10-05T16:40:51Z">
            <w:rPr>
              <w:rFonts w:ascii="Fb Fontext" w:hAnsi="Fb Fontext"/>
              <w:rtl/>
            </w:rPr>
          </w:rPrChange>
        </w:rPr>
        <w:t xml:space="preserve">"</w:t>
      </w:r>
      <w:r>
        <w:rPr>
          <w:rStyle w:val="afffff9"/>
          <w:rFonts w:ascii="Fb Fontext" w:hAnsi="Fb Fontext" w:hint="cs"/>
          <w:rtl/>
          <w:rPrChange w:id="9066" w:author="מנוע אמוראים" w:date="2026-10-05T16:40:51Z">
            <w:rPr>
              <w:rFonts w:ascii="Fb Fontext" w:hAnsi="Fb Fontext" w:hint="cs"/>
              <w:rtl/>
            </w:rPr>
          </w:rPrChange>
        </w:rPr>
        <w:t xml:space="preserve">ש</w:t>
      </w:r>
      <w:r>
        <w:rPr>
          <w:rFonts w:ascii="Fb Fontext" w:hAnsi="Fb Fontext" w:hint="cs"/>
          <w:rtl/>
        </w:rPr>
        <w:t xml:space="preserve"> ד</w:t>
      </w:r>
      <w:r w:rsidRPr="00A4639B">
        <w:rPr>
          <w:rStyle w:val="ad"/>
          <w:rFonts w:hint="cs"/>
          <w:rtl/>
        </w:rPr>
        <w:t>'הסכת'</w:t>
      </w:r>
      <w:r w:rsidR="00B93BBE" w:rsidRPr="000528DA">
        <w:rPr>
          <w:rFonts w:hint="cs"/>
          <w:rtl/>
        </w:rPr>
        <w:t>,</w:t>
      </w:r>
      <w:r w:rsidR="003926E3" w:rsidRPr="000528DA">
        <w:rPr>
          <w:rFonts w:hint="cs"/>
          <w:rtl/>
        </w:rPr>
        <w:t xml:space="preserve"> </w:t>
      </w:r>
    </w:p>
    <w:p w14:paraId="77E2FB93" w14:textId="77777777" w:rsidR="00A24328" w:rsidRDefault="00C31C36" w:rsidP="009A59D1">
      <w:pPr>
        <w:pStyle w:val="38"/>
        <w:framePr w:wrap="notBeside"/>
        <w:rPr>
          <w:rtl/>
        </w:rPr>
      </w:pPr>
      <w:r w:rsidRPr="00660D7A">
        <w:rPr>
          <w:rFonts w:hint="cs"/>
          <w:rtl/>
        </w:rPr>
        <w:t>והך דלב</w:t>
      </w:r>
      <w:r w:rsidRPr="00660D7A">
        <w:rPr>
          <w:rtl/>
        </w:rPr>
        <w:t>"</w:t>
      </w:r>
      <w:r w:rsidRPr="00660D7A">
        <w:rPr>
          <w:rFonts w:hint="cs"/>
          <w:rtl/>
        </w:rPr>
        <w:t>ה</w:t>
      </w:r>
      <w:r w:rsidR="00A24328">
        <w:rPr>
          <w:rtl/>
        </w:rPr>
        <w:t>:</w:t>
      </w:r>
    </w:p>
    <w:p w14:paraId="7E59B83A" w14:textId="4DEC28B8" w:rsidR="00A93C9A" w:rsidRPr="000528DA" w:rsidRDefault="00C31C36" w:rsidP="000528DA">
      <w:pPr>
        <w:rPr>
          <w:rtl/>
        </w:rPr>
      </w:pPr>
      <w:r w:rsidRPr="000528DA">
        <w:rPr>
          <w:rFonts w:hint="cs"/>
          <w:rtl/>
        </w:rPr>
        <w:t xml:space="preserve">עוסקים </w:t>
      </w:r>
      <w:r w:rsidRPr="000528DA">
        <w:rPr>
          <w:rtl/>
        </w:rPr>
        <w:t>במלאכתן וקורין</w:t>
      </w:r>
      <w:r w:rsidRPr="000528DA">
        <w:rPr>
          <w:rFonts w:hint="cs"/>
          <w:rtl/>
        </w:rPr>
        <w:t xml:space="preserve"> מיירי בפרשה שניה.</w:t>
      </w:r>
    </w:p>
    <w:p w14:paraId="21F60722" w14:textId="77777777" w:rsidR="00A93C9A" w:rsidRPr="000528DA" w:rsidRDefault="00C31C36" w:rsidP="000528DA">
      <w:pPr>
        <w:rPr>
          <w:rtl/>
        </w:rPr>
      </w:pPr>
      <w:bookmarkStart w:id="355" w:name="_Toc193635717"/>
      <w:bookmarkStart w:id="356" w:name="_Toc216184329"/>
      <w:r w:rsidRPr="00A10336">
        <w:rPr>
          <w:rStyle w:val="30"/>
          <w:rFonts w:hint="cs"/>
          <w:rtl/>
        </w:rPr>
        <w:t>פועלין</w:t>
      </w:r>
      <w:bookmarkEnd w:id="355"/>
      <w:bookmarkEnd w:id="356"/>
      <w:r>
        <w:rPr>
          <w:rtl/>
        </w:rPr>
        <w:t xml:space="preserve"> קורין </w:t>
      </w:r>
      <w:r>
        <w:rPr>
          <w:rStyle w:val="afffff9"/>
          <w:rtl/>
          <w:rPrChange w:id="9067" w:author="מנוע אמוראים" w:date="2026-10-05T16:40:51Z">
            <w:rPr>
              <w:rtl/>
            </w:rPr>
          </w:rPrChange>
        </w:rPr>
        <w:t xml:space="preserve">קר"ש</w:t>
      </w:r>
      <w:r>
        <w:rPr>
          <w:rtl/>
        </w:rPr>
        <w:t xml:space="preserve"> ומברכין לפניה ולאחריה, </w:t>
      </w:r>
    </w:p>
    <w:p w14:paraId="1F137C20" w14:textId="77777777" w:rsidR="00A93C9A" w:rsidRPr="000528DA" w:rsidRDefault="00C31C36" w:rsidP="000528DA">
      <w:pPr>
        <w:rPr>
          <w:rtl/>
        </w:rPr>
      </w:pPr>
      <w:r w:rsidRPr="000528DA">
        <w:rPr>
          <w:rtl/>
        </w:rPr>
        <w:t>ואוכלין פ</w:t>
      </w:r>
      <w:r w:rsidR="00A93C9A" w:rsidRPr="000528DA">
        <w:rPr>
          <w:rFonts w:hint="cs"/>
          <w:rtl/>
        </w:rPr>
        <w:t>י</w:t>
      </w:r>
      <w:r w:rsidRPr="000528DA">
        <w:rPr>
          <w:rtl/>
        </w:rPr>
        <w:t>תן ומברכין לפניה ולאחריה, ומתפללין שמ</w:t>
      </w:r>
      <w:r w:rsidRPr="000528DA">
        <w:rPr>
          <w:rFonts w:hint="cs"/>
          <w:rtl/>
        </w:rPr>
        <w:t>"ע</w:t>
      </w:r>
      <w:r w:rsidR="00B93BBE" w:rsidRPr="000528DA">
        <w:rPr>
          <w:rFonts w:hint="cs"/>
          <w:rtl/>
        </w:rPr>
        <w:t>,</w:t>
      </w:r>
      <w:r w:rsidRPr="000528DA">
        <w:rPr>
          <w:rFonts w:hint="cs"/>
          <w:rtl/>
        </w:rPr>
        <w:t xml:space="preserve"> </w:t>
      </w:r>
    </w:p>
    <w:p w14:paraId="7BEB201B" w14:textId="53DF59C5" w:rsidR="00C31C36" w:rsidRPr="000528DA" w:rsidRDefault="00C31C36" w:rsidP="000528DA">
      <w:pPr>
        <w:rPr>
          <w:rtl/>
        </w:rPr>
      </w:pPr>
      <w:r w:rsidRPr="000528DA">
        <w:rPr>
          <w:rFonts w:hint="cs"/>
          <w:rtl/>
        </w:rPr>
        <w:t xml:space="preserve">אבל </w:t>
      </w:r>
      <w:r w:rsidRPr="000528DA">
        <w:rPr>
          <w:rtl/>
        </w:rPr>
        <w:t>אין יורדין לפני התיבה ואין נושאין כפיהם.</w:t>
      </w:r>
    </w:p>
    <w:p w14:paraId="208AEB5F" w14:textId="77777777" w:rsidR="00A24328" w:rsidRDefault="00C31C36" w:rsidP="009A59D1">
      <w:pPr>
        <w:pStyle w:val="38"/>
        <w:framePr w:wrap="notBeside"/>
        <w:rPr>
          <w:rtl/>
        </w:rPr>
      </w:pPr>
      <w:r w:rsidRPr="00660D7A">
        <w:rPr>
          <w:rFonts w:hint="cs"/>
          <w:rtl/>
        </w:rPr>
        <w:t>והך</w:t>
      </w:r>
      <w:r w:rsidR="00A24328">
        <w:rPr>
          <w:rtl/>
        </w:rPr>
        <w:t>:</w:t>
      </w:r>
    </w:p>
    <w:p w14:paraId="063BABF1" w14:textId="59DA2359" w:rsidR="00B93BBE" w:rsidRPr="000528DA" w:rsidRDefault="00C31C36" w:rsidP="000528DA">
      <w:pPr>
        <w:rPr>
          <w:rtl/>
        </w:rPr>
      </w:pPr>
      <w:r w:rsidRPr="000528DA">
        <w:rPr>
          <w:rFonts w:hint="cs"/>
          <w:rtl/>
        </w:rPr>
        <w:t>דתני מעין שמ</w:t>
      </w:r>
      <w:r w:rsidRPr="000528DA">
        <w:rPr>
          <w:rtl/>
        </w:rPr>
        <w:t>"</w:t>
      </w:r>
      <w:r w:rsidR="003926E3" w:rsidRPr="000528DA">
        <w:rPr>
          <w:rFonts w:hint="cs"/>
          <w:rtl/>
        </w:rPr>
        <w:t xml:space="preserve">ע </w:t>
      </w:r>
      <w:r w:rsidR="00A93C9A" w:rsidRPr="000528DA">
        <w:rPr>
          <w:rFonts w:hint="cs"/>
          <w:rtl/>
        </w:rPr>
        <w:t xml:space="preserve">- </w:t>
      </w:r>
      <w:r w:rsidR="003926E3" w:rsidRPr="000528DA">
        <w:rPr>
          <w:rFonts w:hint="cs"/>
          <w:rtl/>
        </w:rPr>
        <w:t xml:space="preserve">בעושין בסעודתן ולא בשכרן, </w:t>
      </w:r>
    </w:p>
    <w:p w14:paraId="64CAB44C" w14:textId="77777777" w:rsidR="00A24328" w:rsidRDefault="00C31C36" w:rsidP="009A59D1">
      <w:pPr>
        <w:pStyle w:val="38"/>
        <w:framePr w:wrap="notBeside"/>
        <w:rPr>
          <w:rtl/>
        </w:rPr>
      </w:pPr>
      <w:r w:rsidRPr="00660D7A">
        <w:rPr>
          <w:rFonts w:hint="cs"/>
          <w:rtl/>
        </w:rPr>
        <w:t>והך</w:t>
      </w:r>
      <w:r w:rsidR="00A24328">
        <w:rPr>
          <w:rtl/>
        </w:rPr>
        <w:t>:</w:t>
      </w:r>
    </w:p>
    <w:p w14:paraId="670D6746" w14:textId="0C744D6B" w:rsidR="00333C73" w:rsidRDefault="00C31C36" w:rsidP="000528DA">
      <w:pPr>
        <w:rPr>
          <w:rtl/>
        </w:rPr>
      </w:pPr>
      <w:r w:rsidRPr="000528DA">
        <w:rPr>
          <w:rFonts w:hint="cs"/>
          <w:rtl/>
        </w:rPr>
        <w:t>ד</w:t>
      </w:r>
      <w:r>
        <w:rPr>
          <w:rtl/>
        </w:rPr>
        <w:t xml:space="preserve">הפועלים קורין </w:t>
      </w:r>
      <w:r>
        <w:rPr>
          <w:rStyle w:val="afffff9"/>
          <w:rtl/>
          <w:rPrChange w:id="9068" w:author="מנוע אמוראים" w:date="2026-10-05T16:40:51Z">
            <w:rPr>
              <w:rtl/>
            </w:rPr>
          </w:rPrChange>
        </w:rPr>
        <w:t xml:space="preserve">קר"ש</w:t>
      </w:r>
      <w:r>
        <w:rPr>
          <w:rtl/>
        </w:rPr>
        <w:t xml:space="preserve"> ומתפללין,</w:t>
      </w:r>
      <w:r w:rsidRPr="000528DA">
        <w:rPr>
          <w:rFonts w:hint="cs"/>
          <w:rtl/>
        </w:rPr>
        <w:t xml:space="preserve"> </w:t>
      </w:r>
      <w:r w:rsidRPr="000528DA">
        <w:rPr>
          <w:rtl/>
        </w:rPr>
        <w:t>ואוכלין פתן ואין מברכים לפניה, אבל מברכין לאחריה שתים,</w:t>
      </w:r>
      <w:r w:rsidRPr="000528DA">
        <w:rPr>
          <w:rFonts w:hint="cs"/>
          <w:rtl/>
        </w:rPr>
        <w:t xml:space="preserve"> </w:t>
      </w:r>
      <w:r w:rsidRPr="000528DA">
        <w:rPr>
          <w:rtl/>
        </w:rPr>
        <w:t>ברכה ראשונה כתקונה, שניה פותח בברכת הארץ וכוללין בונה ירושלים בברכת הארץ.</w:t>
      </w:r>
      <w:r w:rsidRPr="000528DA">
        <w:rPr>
          <w:rFonts w:hint="cs"/>
          <w:rtl/>
        </w:rPr>
        <w:t xml:space="preserve"> </w:t>
      </w:r>
    </w:p>
    <w:p w14:paraId="236CDA49" w14:textId="0E9272E8" w:rsidR="00A24328" w:rsidRDefault="00F95182" w:rsidP="009A59D1">
      <w:pPr>
        <w:pStyle w:val="38"/>
        <w:framePr w:wrap="notBeside"/>
        <w:rPr>
          <w:rtl/>
        </w:rPr>
      </w:pPr>
      <w:r>
        <w:rPr>
          <w:rFonts w:hint="cs"/>
          <w:rtl/>
        </w:rPr>
        <w:lastRenderedPageBreak/>
        <w:t>-</w:t>
      </w:r>
    </w:p>
    <w:p w14:paraId="3A3FE10B" w14:textId="4F73AAD0" w:rsidR="00C31C36" w:rsidRPr="000528DA" w:rsidRDefault="00C31C36" w:rsidP="000528DA">
      <w:pPr>
        <w:rPr>
          <w:rtl/>
        </w:rPr>
      </w:pPr>
      <w:r w:rsidRPr="000528DA">
        <w:rPr>
          <w:rFonts w:hint="cs"/>
          <w:rtl/>
        </w:rPr>
        <w:t>היינו בעושין שכרן, אבל עושין בסעודתן או שבעה</w:t>
      </w:r>
      <w:r w:rsidRPr="000528DA">
        <w:rPr>
          <w:rtl/>
        </w:rPr>
        <w:t>"</w:t>
      </w:r>
      <w:r w:rsidRPr="000528DA">
        <w:rPr>
          <w:rFonts w:hint="cs"/>
          <w:rtl/>
        </w:rPr>
        <w:t>ב מיסב עמהן מברכין כתיקונה</w:t>
      </w:r>
      <w:r w:rsidR="00C96E5E" w:rsidRPr="000528DA">
        <w:rPr>
          <w:rFonts w:hint="cs"/>
          <w:rtl/>
        </w:rPr>
        <w:t>.</w:t>
      </w:r>
    </w:p>
    <w:p w14:paraId="5773733C" w14:textId="77777777" w:rsidR="00C31C36" w:rsidRPr="00E34F28" w:rsidRDefault="00C31C36" w:rsidP="00EC0DC4">
      <w:pPr>
        <w:pStyle w:val="af2"/>
        <w:framePr w:wrap="around"/>
        <w:rPr>
          <w:rtl/>
        </w:rPr>
      </w:pPr>
      <w:r w:rsidRPr="00A4639B">
        <w:rPr>
          <w:rFonts w:hint="cs"/>
          <w:rtl/>
        </w:rPr>
        <w:t>טז:</w:t>
      </w:r>
    </w:p>
    <w:p w14:paraId="0318BB30" w14:textId="77777777" w:rsidR="00C31C36" w:rsidRPr="00E34F28" w:rsidRDefault="00C31C36" w:rsidP="00672862">
      <w:pPr>
        <w:pStyle w:val="a5"/>
        <w:rPr>
          <w:rtl/>
        </w:rPr>
      </w:pPr>
      <w:ins w:id="9812" w:author="מספור קטעי משנה" w:date="2026-10-06T06:45:16Z">
        <w:r>
          <w:rPr>
            <w:rStyle w:val="MisparKeta"/>
          </w:rPr>
          <w:t xml:space="preserve">ה. </w:t>
        </w:r>
      </w:ins>
      <w:r w:rsidRPr="00CF4F6C">
        <w:rPr>
          <w:rtl/>
        </w:rPr>
        <w:t>חתן פטור מקר"ש</w:t>
      </w:r>
      <w:r w:rsidRPr="003859CF">
        <w:rPr>
          <w:rtl/>
        </w:rPr>
        <w:t>.</w:t>
      </w:r>
      <w:r w:rsidR="003926E3" w:rsidRPr="003859CF">
        <w:rPr>
          <w:rFonts w:hint="cs"/>
          <w:rtl/>
        </w:rPr>
        <w:t xml:space="preserve"> </w:t>
      </w:r>
    </w:p>
    <w:p w14:paraId="4B9D6431" w14:textId="032AAAD4" w:rsidR="00A24328" w:rsidRDefault="00F95182" w:rsidP="009A59D1">
      <w:pPr>
        <w:pStyle w:val="38"/>
        <w:framePr w:wrap="notBeside"/>
        <w:rPr>
          <w:rtl/>
        </w:rPr>
      </w:pPr>
      <w:r>
        <w:rPr>
          <w:rtl/>
        </w:rPr>
        <w:t>°</w:t>
      </w:r>
    </w:p>
    <w:p w14:paraId="66D1D39D" w14:textId="21FEEB80" w:rsidR="00C96E5E" w:rsidRPr="000528DA" w:rsidRDefault="00C31C36" w:rsidP="000528DA">
      <w:pPr>
        <w:rPr>
          <w:rtl/>
        </w:rPr>
      </w:pPr>
      <w:r w:rsidRPr="00A4639B">
        <w:rPr>
          <w:rStyle w:val="ad"/>
          <w:rFonts w:hint="cs"/>
          <w:sz w:val="14"/>
          <w:rtl/>
        </w:rPr>
        <w:t>'</w:t>
      </w:r>
      <w:r w:rsidRPr="00A4639B">
        <w:rPr>
          <w:rStyle w:val="ad"/>
          <w:sz w:val="14"/>
          <w:rtl/>
        </w:rPr>
        <w:t>בשבתך בביתך</w:t>
      </w:r>
      <w:r w:rsidRPr="00A4639B">
        <w:rPr>
          <w:rStyle w:val="ad"/>
          <w:rFonts w:hint="cs"/>
          <w:sz w:val="14"/>
          <w:rtl/>
        </w:rPr>
        <w:t>'</w:t>
      </w:r>
      <w:r w:rsidRPr="00A4639B">
        <w:rPr>
          <w:rStyle w:val="ad"/>
          <w:sz w:val="14"/>
          <w:rtl/>
        </w:rPr>
        <w:t xml:space="preserve"> </w:t>
      </w:r>
      <w:r w:rsidRPr="000528DA">
        <w:rPr>
          <w:rFonts w:ascii="Fb Fontext" w:hAnsi="Fb Fontext"/>
          <w:rtl/>
        </w:rPr>
        <w:t>פרט לעוסק במצוה,</w:t>
      </w:r>
      <w:r w:rsidR="003926E3" w:rsidRPr="000528DA">
        <w:rPr>
          <w:rFonts w:ascii="Fb Fontext" w:hAnsi="Fb Fontext" w:hint="cs"/>
          <w:rtl/>
        </w:rPr>
        <w:t xml:space="preserve"> </w:t>
      </w:r>
    </w:p>
    <w:p w14:paraId="1F118BC7" w14:textId="65E507C6" w:rsidR="00A24328" w:rsidRDefault="00F95182" w:rsidP="009A59D1">
      <w:pPr>
        <w:pStyle w:val="38"/>
        <w:framePr w:wrap="notBeside"/>
        <w:rPr>
          <w:rtl/>
        </w:rPr>
      </w:pPr>
      <w:r>
        <w:rPr>
          <w:rtl/>
        </w:rPr>
        <w:t>°</w:t>
      </w:r>
    </w:p>
    <w:p w14:paraId="5DF466A8" w14:textId="60F856C9" w:rsidR="00C96E5E" w:rsidRPr="000528DA" w:rsidRDefault="00C31C36" w:rsidP="000528DA">
      <w:pPr>
        <w:rPr>
          <w:rtl/>
        </w:rPr>
      </w:pPr>
      <w:r w:rsidRPr="00A4639B">
        <w:rPr>
          <w:rStyle w:val="ad"/>
          <w:rFonts w:hint="cs"/>
          <w:sz w:val="14"/>
          <w:rtl/>
        </w:rPr>
        <w:t>'</w:t>
      </w:r>
      <w:r w:rsidRPr="00A4639B">
        <w:rPr>
          <w:rStyle w:val="ad"/>
          <w:sz w:val="14"/>
          <w:rtl/>
        </w:rPr>
        <w:t>ובלכתך בדרך</w:t>
      </w:r>
      <w:r w:rsidRPr="00A4639B">
        <w:rPr>
          <w:rStyle w:val="ad"/>
          <w:rFonts w:hint="cs"/>
          <w:sz w:val="14"/>
          <w:rtl/>
        </w:rPr>
        <w:t>'</w:t>
      </w:r>
      <w:r w:rsidRPr="00A4639B">
        <w:rPr>
          <w:rStyle w:val="ad"/>
          <w:sz w:val="14"/>
          <w:rtl/>
        </w:rPr>
        <w:t xml:space="preserve"> </w:t>
      </w:r>
      <w:r w:rsidRPr="000528DA">
        <w:rPr>
          <w:rtl/>
        </w:rPr>
        <w:t xml:space="preserve">פרט לחתן, </w:t>
      </w:r>
      <w:r w:rsidRPr="000528DA">
        <w:rPr>
          <w:rStyle w:val="affffff7"/>
          <w:rFonts w:hint="cs"/>
          <w:rtl/>
        </w:rPr>
        <w:t>[אבל כונס אלמנה חייב]</w:t>
      </w:r>
      <w:r w:rsidR="00A93C9A" w:rsidRPr="000528DA">
        <w:rPr>
          <w:rFonts w:hint="cs"/>
          <w:rtl/>
        </w:rPr>
        <w:t xml:space="preserve"> </w:t>
      </w:r>
      <w:r w:rsidRPr="000528DA">
        <w:rPr>
          <w:rFonts w:hint="cs"/>
          <w:rtl/>
        </w:rPr>
        <w:t>כ'דרך' דרשות,</w:t>
      </w:r>
      <w:r w:rsidR="003926E3" w:rsidRPr="000528DA">
        <w:rPr>
          <w:rFonts w:hint="cs"/>
          <w:rtl/>
        </w:rPr>
        <w:t xml:space="preserve"> </w:t>
      </w:r>
      <w:r w:rsidR="00012498" w:rsidRPr="000528DA">
        <w:rPr>
          <w:rFonts w:hint="cs"/>
          <w:rtl/>
        </w:rPr>
        <w:t>ו</w:t>
      </w:r>
      <w:r w:rsidRPr="000528DA">
        <w:rPr>
          <w:rFonts w:hint="cs"/>
          <w:rtl/>
        </w:rPr>
        <w:t>באלמנה אינו טרוד.</w:t>
      </w:r>
      <w:r w:rsidR="007E4E8C">
        <w:rPr>
          <w:rFonts w:hint="cs"/>
          <w:rtl/>
        </w:rPr>
        <w:t xml:space="preserve"> </w:t>
      </w:r>
      <w:r w:rsidR="00A93C9A" w:rsidRPr="000528DA">
        <w:rPr>
          <w:rtl/>
        </w:rPr>
        <w:tab/>
      </w:r>
      <w:r w:rsidR="00A93C9A" w:rsidRPr="000528DA">
        <w:rPr>
          <w:rtl/>
        </w:rPr>
        <w:tab/>
      </w:r>
      <w:r w:rsidRPr="000528DA">
        <w:rPr>
          <w:rFonts w:hint="cs"/>
          <w:rtl/>
        </w:rPr>
        <w:t>משא</w:t>
      </w:r>
      <w:r w:rsidRPr="000528DA">
        <w:rPr>
          <w:rtl/>
        </w:rPr>
        <w:t>"</w:t>
      </w:r>
      <w:r w:rsidRPr="000528DA">
        <w:rPr>
          <w:rFonts w:hint="cs"/>
          <w:rtl/>
        </w:rPr>
        <w:t>כ טבעה ספינתו-טרדא דרשות,</w:t>
      </w:r>
      <w:r w:rsidR="003926E3" w:rsidRPr="000528DA">
        <w:rPr>
          <w:rFonts w:hint="cs"/>
          <w:rtl/>
        </w:rPr>
        <w:t xml:space="preserve"> </w:t>
      </w:r>
    </w:p>
    <w:p w14:paraId="58693819" w14:textId="0D70D151" w:rsidR="00A24328" w:rsidRDefault="00F95182" w:rsidP="009A59D1">
      <w:pPr>
        <w:pStyle w:val="38"/>
        <w:framePr w:wrap="notBeside"/>
        <w:rPr>
          <w:rtl/>
        </w:rPr>
      </w:pPr>
      <w:r>
        <w:rPr>
          <w:rtl/>
        </w:rPr>
        <w:t>°</w:t>
      </w:r>
    </w:p>
    <w:p w14:paraId="041315C6" w14:textId="7F2C0FDB" w:rsidR="00C31C36" w:rsidRPr="000528DA" w:rsidRDefault="00C31C36" w:rsidP="000528DA">
      <w:pPr>
        <w:rPr>
          <w:rtl/>
        </w:rPr>
      </w:pPr>
      <w:bookmarkStart w:id="357" w:name="_Toc193635718"/>
      <w:bookmarkStart w:id="358" w:name="_Toc216184330"/>
      <w:r w:rsidRPr="00A10336">
        <w:rPr>
          <w:rStyle w:val="30"/>
          <w:rFonts w:hint="cs"/>
          <w:rtl/>
        </w:rPr>
        <w:t>אבל</w:t>
      </w:r>
      <w:bookmarkEnd w:id="357"/>
      <w:bookmarkEnd w:id="358"/>
      <w:r w:rsidRPr="000528DA">
        <w:rPr>
          <w:rFonts w:hint="cs"/>
          <w:rtl/>
        </w:rPr>
        <w:t xml:space="preserve"> </w:t>
      </w:r>
      <w:r w:rsidRPr="000528DA">
        <w:rPr>
          <w:rtl/>
        </w:rPr>
        <w:t xml:space="preserve">חייב בכל מצות חוץ מן התפילין, </w:t>
      </w:r>
      <w:r w:rsidRPr="000528DA">
        <w:rPr>
          <w:rFonts w:hint="cs"/>
          <w:rtl/>
        </w:rPr>
        <w:t>ד</w:t>
      </w:r>
      <w:r w:rsidRPr="00A4639B">
        <w:rPr>
          <w:rStyle w:val="ad"/>
          <w:rFonts w:hint="cs"/>
          <w:rtl/>
        </w:rPr>
        <w:t>'</w:t>
      </w:r>
      <w:r w:rsidRPr="00A4639B">
        <w:rPr>
          <w:rStyle w:val="ad"/>
          <w:rtl/>
        </w:rPr>
        <w:t>פארך חבוש עליך</w:t>
      </w:r>
      <w:r w:rsidR="00CC63CA">
        <w:rPr>
          <w:rStyle w:val="ad"/>
          <w:rtl/>
        </w:rPr>
        <w:t>'</w:t>
      </w:r>
    </w:p>
    <w:p>
      <w:pPr>
        <w:pStyle w:val="MishnaBatzad"/>
        <w:rPr>
          <w:ins w:id="20094" w:author="קלוד" w:date="2026-10-06T10:08:25Z"/>
        </w:rPr>
      </w:pPr>
      <w:ins w:id="20093" w:author="קלוד" w:date="2026-10-06T10:08:25Z">
        <w:r>
          <w:t xml:space="preserve">משנה ז</w:t>
        </w:r>
      </w:ins>
    </w:p>
    <w:p w14:paraId="37E689A7" w14:textId="5F4F0135" w:rsidR="00C96E5E" w:rsidRPr="00E34F28" w:rsidRDefault="00C31C36" w:rsidP="001619FE">
      <w:pPr>
        <w:pStyle w:val="a3"/>
        <w:spacing w:before="120"/>
        <w:rPr>
          <w:rtl/>
        </w:rPr>
        <w:pPrChange w:id="90009" w:author="קלוד" w:date="2026-10-08T12:08:16Z">
          <w:pPr>
            <w:pStyle w:val="a3"/>
          </w:pPr>
        </w:pPrChange>
      </w:pPr>
      <w:r w:rsidRPr="007A7B3E">
        <w:rPr>
          <w:rStyle w:val="affffff2"/>
          <w:rFonts w:hint="cs"/>
          <w:rtl/>
        </w:rPr>
        <w:t>רשב</w:t>
      </w:r>
      <w:r w:rsidRPr="007A7B3E">
        <w:rPr>
          <w:rStyle w:val="affffff2"/>
          <w:rtl/>
        </w:rPr>
        <w:t>"</w:t>
      </w:r>
      <w:r w:rsidRPr="007A7B3E">
        <w:rPr>
          <w:rStyle w:val="affffff2"/>
          <w:rFonts w:hint="cs"/>
          <w:rtl/>
        </w:rPr>
        <w:t xml:space="preserve">ג </w:t>
      </w:r>
      <w:r w:rsidRPr="007A7B3E">
        <w:rPr>
          <w:rStyle w:val="affffff0"/>
          <w:rFonts w:hint="cs"/>
          <w:rtl/>
        </w:rPr>
        <w:t>רחץ לילה ראשון</w:t>
      </w:r>
      <w:r w:rsidR="00A93C9A">
        <w:rPr>
          <w:rStyle w:val="affffff0"/>
          <w:rFonts w:hint="cs"/>
          <w:rtl/>
        </w:rPr>
        <w:t>,</w:t>
      </w:r>
      <w:r w:rsidRPr="007A7B3E">
        <w:rPr>
          <w:rStyle w:val="affffff0"/>
          <w:rFonts w:hint="cs"/>
          <w:rtl/>
        </w:rPr>
        <w:t xml:space="preserve"> כש</w:t>
      </w:r>
      <w:r w:rsidR="00A93C9A">
        <w:rPr>
          <w:rStyle w:val="affffff0"/>
          <w:rFonts w:hint="cs"/>
          <w:rtl/>
        </w:rPr>
        <w:t xml:space="preserve">היה </w:t>
      </w:r>
      <w:r w:rsidRPr="007A7B3E">
        <w:rPr>
          <w:rStyle w:val="affffff0"/>
          <w:rFonts w:hint="cs"/>
          <w:rtl/>
        </w:rPr>
        <w:t>אבל</w:t>
      </w:r>
      <w:r w:rsidR="00A93C9A">
        <w:rPr>
          <w:rStyle w:val="affffff0"/>
          <w:rFonts w:hint="cs"/>
          <w:rtl/>
        </w:rPr>
        <w:t>,</w:t>
      </w:r>
      <w:r w:rsidRPr="007A7B3E">
        <w:rPr>
          <w:rStyle w:val="affffff0"/>
          <w:rFonts w:hint="cs"/>
          <w:rtl/>
        </w:rPr>
        <w:t xml:space="preserve"> </w:t>
      </w:r>
      <w:r w:rsidR="00A93C9A">
        <w:rPr>
          <w:rStyle w:val="affffff0"/>
          <w:rFonts w:hint="cs"/>
          <w:rtl/>
        </w:rPr>
        <w:t>ש</w:t>
      </w:r>
      <w:r w:rsidRPr="007A7B3E">
        <w:rPr>
          <w:rStyle w:val="affffff0"/>
          <w:rFonts w:hint="cs"/>
          <w:rtl/>
        </w:rPr>
        <w:t>אסטניס</w:t>
      </w:r>
      <w:r w:rsidR="00A93C9A">
        <w:rPr>
          <w:rStyle w:val="affffff0"/>
          <w:rFonts w:hint="cs"/>
          <w:rtl/>
        </w:rPr>
        <w:t xml:space="preserve"> היה</w:t>
      </w:r>
      <w:r w:rsidRPr="007A7B3E">
        <w:rPr>
          <w:rStyle w:val="affffff0"/>
          <w:rFonts w:hint="cs"/>
          <w:rtl/>
        </w:rPr>
        <w:t>,</w:t>
      </w:r>
      <w:r w:rsidR="003926E3" w:rsidRPr="00CD7D78">
        <w:rPr>
          <w:rFonts w:hint="cs"/>
          <w:rtl/>
        </w:rPr>
        <w:t xml:space="preserve"> </w:t>
      </w:r>
    </w:p>
    <w:p w14:paraId="223B9E77" w14:textId="77777777" w:rsidR="00A95C46" w:rsidRPr="00E34F28" w:rsidRDefault="00C31C36" w:rsidP="001619FE">
      <w:pPr>
        <w:pStyle w:val="a3"/>
        <w:rPr>
          <w:rtl/>
        </w:rPr>
      </w:pPr>
      <w:r w:rsidRPr="00012498">
        <w:rPr>
          <w:rFonts w:hint="cs"/>
          <w:rtl/>
        </w:rPr>
        <w:t>וכשמת עבדו קיבל תנחומין דכשר היה</w:t>
      </w:r>
      <w:r w:rsidRPr="0031787F">
        <w:rPr>
          <w:rFonts w:hint="cs"/>
          <w:rtl/>
        </w:rPr>
        <w:t>.</w:t>
      </w:r>
      <w:r w:rsidR="003926E3" w:rsidRPr="0031787F">
        <w:rPr>
          <w:rFonts w:hint="cs"/>
          <w:rtl/>
        </w:rPr>
        <w:t xml:space="preserve"> </w:t>
      </w:r>
    </w:p>
    <w:p w14:paraId="643B0A0E" w14:textId="77777777" w:rsidR="00A95C46" w:rsidRPr="00E34F28" w:rsidRDefault="00C31C36" w:rsidP="001619FE">
      <w:pPr>
        <w:pStyle w:val="a3"/>
        <w:rPr>
          <w:rtl/>
        </w:rPr>
      </w:pPr>
      <w:r w:rsidRPr="0031787F">
        <w:rPr>
          <w:rFonts w:hint="cs"/>
          <w:rtl/>
        </w:rPr>
        <w:t>חתן שרוצה לקרות קר</w:t>
      </w:r>
      <w:r w:rsidRPr="0031787F">
        <w:rPr>
          <w:rtl/>
        </w:rPr>
        <w:t>"</w:t>
      </w:r>
      <w:r w:rsidRPr="0031787F">
        <w:rPr>
          <w:rFonts w:hint="cs"/>
          <w:rtl/>
        </w:rPr>
        <w:t xml:space="preserve">ש קורא. </w:t>
      </w:r>
    </w:p>
    <w:p w14:paraId="47FD9839" w14:textId="77777777" w:rsidR="00C96E5E" w:rsidRPr="00E34F28" w:rsidRDefault="00C31C36" w:rsidP="00A93C9A">
      <w:pPr>
        <w:pStyle w:val="a3"/>
        <w:spacing w:after="60"/>
        <w:rPr>
          <w:rtl/>
        </w:rPr>
      </w:pPr>
      <w:r w:rsidRPr="00012498">
        <w:rPr>
          <w:rStyle w:val="affffff2"/>
          <w:rFonts w:hint="cs"/>
          <w:rtl/>
        </w:rPr>
        <w:t>רשב</w:t>
      </w:r>
      <w:r w:rsidRPr="00012498">
        <w:rPr>
          <w:rStyle w:val="affffff2"/>
          <w:rtl/>
        </w:rPr>
        <w:t>"</w:t>
      </w:r>
      <w:r w:rsidR="00A95C46" w:rsidRPr="00012498">
        <w:rPr>
          <w:rStyle w:val="affffff2"/>
          <w:rFonts w:hint="cs"/>
          <w:rtl/>
        </w:rPr>
        <w:t>ג:</w:t>
      </w:r>
      <w:r w:rsidR="00A95C46" w:rsidRPr="00A95C46">
        <w:rPr>
          <w:rFonts w:hint="cs"/>
          <w:rtl/>
        </w:rPr>
        <w:t xml:space="preserve"> </w:t>
      </w:r>
      <w:r w:rsidRPr="00A95C46">
        <w:rPr>
          <w:rFonts w:hint="cs"/>
          <w:rtl/>
        </w:rPr>
        <w:t>לא כל הרוצה ליטול השם יטו</w:t>
      </w:r>
      <w:r w:rsidRPr="00F95182">
        <w:rPr>
          <w:rFonts w:hint="cs"/>
          <w:rtl/>
        </w:rPr>
        <w:t>ל</w:t>
      </w:r>
      <w:r w:rsidR="003926E3" w:rsidRPr="00F95182">
        <w:rPr>
          <w:rFonts w:hint="cs"/>
          <w:rtl/>
        </w:rPr>
        <w:t xml:space="preserve"> </w:t>
      </w:r>
    </w:p>
    <w:p w14:paraId="4F93D2F3" w14:textId="77777777" w:rsidR="00A93C9A" w:rsidRPr="00E34F28" w:rsidRDefault="0067527B" w:rsidP="00A93C9A">
      <w:pPr>
        <w:pStyle w:val="afffffc"/>
        <w:rPr>
          <w:rtl/>
        </w:rPr>
      </w:pPr>
      <w:bookmarkStart w:id="359" w:name="_Toc193635719"/>
      <w:bookmarkStart w:id="360" w:name="_Toc216184331"/>
      <w:r w:rsidRPr="00724E73">
        <w:rPr>
          <w:rFonts w:hint="cs"/>
          <w:rtl/>
        </w:rPr>
        <w:t xml:space="preserve">טעם </w:t>
      </w:r>
      <w:r w:rsidR="00C31C36" w:rsidRPr="00724E73">
        <w:rPr>
          <w:rFonts w:hint="cs"/>
          <w:rtl/>
        </w:rPr>
        <w:t>רשב"ג</w:t>
      </w:r>
      <w:bookmarkEnd w:id="359"/>
      <w:bookmarkEnd w:id="360"/>
      <w:r w:rsidR="00C31C36" w:rsidRPr="00FE3D07">
        <w:rPr>
          <w:rtl/>
        </w:rPr>
        <w:t xml:space="preserve"> </w:t>
      </w:r>
    </w:p>
    <w:p w14:paraId="66C59414" w14:textId="708666EE" w:rsidR="00C31C36" w:rsidRPr="000528DA" w:rsidRDefault="00A93C9A" w:rsidP="000528DA">
      <w:pPr>
        <w:rPr>
          <w:rtl/>
        </w:rPr>
      </w:pPr>
      <w:r w:rsidRPr="000528DA">
        <w:rPr>
          <w:rFonts w:hint="cs"/>
          <w:rtl/>
        </w:rPr>
        <w:t>ש</w:t>
      </w:r>
      <w:r w:rsidR="00C31C36" w:rsidRPr="000528DA">
        <w:rPr>
          <w:rtl/>
        </w:rPr>
        <w:t xml:space="preserve">אנינות לילה דרבנן </w:t>
      </w:r>
      <w:r w:rsidR="00C31C36" w:rsidRPr="00A4639B">
        <w:rPr>
          <w:rStyle w:val="ad"/>
          <w:sz w:val="14"/>
          <w:rtl/>
        </w:rPr>
        <w:t>דואחריתה כיום מר</w:t>
      </w:r>
      <w:r w:rsidRPr="000528DA">
        <w:rPr>
          <w:rFonts w:hint="cs"/>
          <w:rtl/>
        </w:rPr>
        <w:t xml:space="preserve"> במקום איסטניס לא גזרו</w:t>
      </w:r>
    </w:p>
    <w:p w14:paraId="44CEA725" w14:textId="58839393" w:rsidR="00C96E5E" w:rsidRPr="00E34F28" w:rsidRDefault="00683C59" w:rsidP="00F50A20">
      <w:pPr>
        <w:pStyle w:val="afffa"/>
        <w:rPr>
          <w:rtl/>
        </w:rPr>
      </w:pPr>
      <w:r>
        <w:rPr>
          <w:rFonts w:hint="cs"/>
          <w:rtl/>
        </w:rPr>
        <w:t>**</w:t>
      </w:r>
      <w:r w:rsidR="00A93C9A">
        <w:rPr>
          <w:rFonts w:hint="cs"/>
          <w:rtl/>
        </w:rPr>
        <w:t>*</w:t>
      </w:r>
      <w:r>
        <w:rPr>
          <w:rFonts w:hint="cs"/>
          <w:rtl/>
        </w:rPr>
        <w:t>*</w:t>
      </w:r>
    </w:p>
    <w:p w14:paraId="46EF1527" w14:textId="77777777" w:rsidR="00C31C36" w:rsidRPr="00E34F28" w:rsidRDefault="00C31C36" w:rsidP="00672862">
      <w:pPr>
        <w:pStyle w:val="a5"/>
        <w:rPr>
          <w:rtl/>
        </w:rPr>
      </w:pPr>
      <w:ins w:id="9813" w:author="מספור קטעי משנה" w:date="2026-10-06T06:45:16Z">
        <w:r>
          <w:rPr>
            <w:rStyle w:val="MisparKeta"/>
          </w:rPr>
          <w:t xml:space="preserve">ג. </w:t>
        </w:r>
      </w:ins>
      <w:r w:rsidRPr="00756565">
        <w:rPr>
          <w:rtl/>
        </w:rPr>
        <w:t>כשמת טבי עבדו וכו'.</w:t>
      </w:r>
    </w:p>
    <w:p w14:paraId="5FDA3113" w14:textId="27723F5E" w:rsidR="00A24328" w:rsidRDefault="00C31C36" w:rsidP="009A59D1">
      <w:pPr>
        <w:pStyle w:val="38"/>
        <w:framePr w:wrap="notBeside"/>
        <w:rPr>
          <w:rtl/>
        </w:rPr>
      </w:pPr>
      <w:r w:rsidRPr="00660D7A">
        <w:rPr>
          <w:rtl/>
        </w:rPr>
        <w:t>ת"ר</w:t>
      </w:r>
      <w:r w:rsidR="00A24328">
        <w:rPr>
          <w:rtl/>
        </w:rPr>
        <w:t>:</w:t>
      </w:r>
    </w:p>
    <w:p w14:paraId="1426604D" w14:textId="1C1B56B5" w:rsidR="00A95C46" w:rsidRPr="000528DA" w:rsidRDefault="00C31C36" w:rsidP="000528DA">
      <w:pPr>
        <w:rPr>
          <w:rtl/>
        </w:rPr>
      </w:pPr>
      <w:bookmarkStart w:id="361" w:name="_Toc193635720"/>
      <w:bookmarkStart w:id="362" w:name="_Toc216184332"/>
      <w:r w:rsidRPr="00A10336">
        <w:rPr>
          <w:rStyle w:val="30"/>
          <w:rtl/>
        </w:rPr>
        <w:t>עבדים ושפחות</w:t>
      </w:r>
      <w:bookmarkEnd w:id="361"/>
      <w:bookmarkEnd w:id="362"/>
      <w:r w:rsidRPr="000528DA">
        <w:rPr>
          <w:rtl/>
        </w:rPr>
        <w:t xml:space="preserve"> אין עומדין עליהם בשורה, ואין אומרים עליהם ברכת אבלים ותנחומי אבלים.</w:t>
      </w:r>
      <w:r w:rsidR="003926E3" w:rsidRPr="000528DA">
        <w:rPr>
          <w:rFonts w:hint="cs"/>
          <w:rtl/>
        </w:rPr>
        <w:t xml:space="preserve"> </w:t>
      </w:r>
    </w:p>
    <w:p w14:paraId="37BC4C80" w14:textId="77777777" w:rsidR="00A24328" w:rsidRDefault="00A93C9A" w:rsidP="009A59D1">
      <w:pPr>
        <w:pStyle w:val="38"/>
        <w:framePr w:wrap="notBeside"/>
        <w:rPr>
          <w:rtl/>
        </w:rPr>
      </w:pPr>
      <w:r w:rsidRPr="00660D7A">
        <w:rPr>
          <w:rFonts w:hint="cs"/>
          <w:rtl/>
        </w:rPr>
        <w:t>מעשה בר''א</w:t>
      </w:r>
      <w:r w:rsidR="00A24328">
        <w:rPr>
          <w:rtl/>
        </w:rPr>
        <w:t>:</w:t>
      </w:r>
    </w:p>
    <w:p w14:paraId="54E44076" w14:textId="2FADC070" w:rsidR="00012498" w:rsidRPr="00E34F28" w:rsidRDefault="00A93C9A" w:rsidP="00A93C9A">
      <w:pPr>
        <w:pStyle w:val="afffff5"/>
        <w:spacing w:before="0"/>
        <w:rPr>
          <w:rtl/>
        </w:rPr>
      </w:pPr>
      <w:bookmarkStart w:id="363" w:name="_Toc193635721"/>
      <w:bookmarkStart w:id="364" w:name="_Toc216184333"/>
      <w:r w:rsidRPr="00A10336">
        <w:rPr>
          <w:rStyle w:val="30"/>
          <w:rFonts w:hint="cs"/>
          <w:rtl/>
        </w:rPr>
        <w:t xml:space="preserve">כשמתה </w:t>
      </w:r>
      <w:r w:rsidR="00C31C36" w:rsidRPr="00A10336">
        <w:rPr>
          <w:rStyle w:val="30"/>
          <w:rtl/>
        </w:rPr>
        <w:t>שפחתו</w:t>
      </w:r>
      <w:bookmarkEnd w:id="363"/>
      <w:bookmarkEnd w:id="364"/>
      <w:r w:rsidR="00C31C36" w:rsidRPr="00FE3D07">
        <w:rPr>
          <w:rtl/>
        </w:rPr>
        <w:t xml:space="preserve"> נכנסו תלמידיו לנחמו.</w:t>
      </w:r>
      <w:r w:rsidR="003926E3" w:rsidRPr="00FE3D07">
        <w:rPr>
          <w:rFonts w:hint="cs"/>
          <w:rtl/>
        </w:rPr>
        <w:t xml:space="preserve"> </w:t>
      </w:r>
      <w:r>
        <w:rPr>
          <w:rFonts w:hint="cs"/>
          <w:rtl/>
        </w:rPr>
        <w:t>כ</w:t>
      </w:r>
      <w:r w:rsidR="003926E3" w:rsidRPr="00FE3D07">
        <w:rPr>
          <w:rtl/>
        </w:rPr>
        <w:t>יון שרא</w:t>
      </w:r>
      <w:r w:rsidR="003926E3" w:rsidRPr="00FE3D07">
        <w:rPr>
          <w:rFonts w:hint="cs"/>
          <w:rtl/>
        </w:rPr>
        <w:t>ם</w:t>
      </w:r>
      <w:r w:rsidR="00C31C36" w:rsidRPr="00FE3D07">
        <w:rPr>
          <w:rtl/>
        </w:rPr>
        <w:t xml:space="preserve"> עלה לעלייה</w:t>
      </w:r>
      <w:r w:rsidR="00C31C36" w:rsidRPr="00FE3D07">
        <w:rPr>
          <w:rFonts w:hint="cs"/>
          <w:rtl/>
        </w:rPr>
        <w:t>,</w:t>
      </w:r>
      <w:r w:rsidR="00C31C36" w:rsidRPr="00FE3D07">
        <w:rPr>
          <w:rtl/>
        </w:rPr>
        <w:t xml:space="preserve"> נכנס לאנפילון</w:t>
      </w:r>
      <w:r w:rsidR="003926E3" w:rsidRPr="00FE3D07">
        <w:rPr>
          <w:rFonts w:hint="cs"/>
          <w:rtl/>
        </w:rPr>
        <w:t xml:space="preserve">, </w:t>
      </w:r>
      <w:r w:rsidR="00C31C36" w:rsidRPr="00FE3D07">
        <w:rPr>
          <w:rtl/>
        </w:rPr>
        <w:t xml:space="preserve">לטרקלין </w:t>
      </w:r>
      <w:r w:rsidR="003926E3" w:rsidRPr="00FE3D07">
        <w:rPr>
          <w:rFonts w:hint="cs"/>
          <w:rtl/>
        </w:rPr>
        <w:t>ובכ</w:t>
      </w:r>
      <w:r w:rsidR="00AE16FF" w:rsidRPr="00FE3D07">
        <w:rPr>
          <w:rtl/>
        </w:rPr>
        <w:t>"</w:t>
      </w:r>
      <w:r w:rsidR="003926E3" w:rsidRPr="00FE3D07">
        <w:rPr>
          <w:rFonts w:hint="cs"/>
          <w:rtl/>
        </w:rPr>
        <w:t xml:space="preserve">מ </w:t>
      </w:r>
      <w:r w:rsidR="00C31C36" w:rsidRPr="00FE3D07">
        <w:rPr>
          <w:rtl/>
        </w:rPr>
        <w:t>נכנסו אחריו</w:t>
      </w:r>
      <w:r w:rsidR="00C31C36" w:rsidRPr="00FE3D07">
        <w:rPr>
          <w:rFonts w:hint="cs"/>
          <w:rtl/>
        </w:rPr>
        <w:t>. אמר אפי' בחמין א</w:t>
      </w:r>
      <w:r w:rsidR="00C31C36" w:rsidRPr="00FE3D07">
        <w:rPr>
          <w:rtl/>
        </w:rPr>
        <w:t>"</w:t>
      </w:r>
      <w:r w:rsidR="00C31C36" w:rsidRPr="00FE3D07">
        <w:rPr>
          <w:rFonts w:hint="cs"/>
          <w:rtl/>
        </w:rPr>
        <w:t>א נכווים</w:t>
      </w:r>
      <w:r w:rsidR="00012498">
        <w:rPr>
          <w:rFonts w:hint="cs"/>
          <w:rtl/>
        </w:rPr>
        <w:t>,</w:t>
      </w:r>
      <w:r w:rsidR="00C31C36" w:rsidRPr="00FE3D07">
        <w:rPr>
          <w:rFonts w:hint="cs"/>
          <w:rtl/>
        </w:rPr>
        <w:t xml:space="preserve"> </w:t>
      </w:r>
    </w:p>
    <w:p w14:paraId="1369E660" w14:textId="405F42A0" w:rsidR="00A24328" w:rsidRDefault="00C31C36" w:rsidP="009A59D1">
      <w:pPr>
        <w:pStyle w:val="38"/>
        <w:framePr w:wrap="notBeside"/>
        <w:rPr>
          <w:rtl/>
        </w:rPr>
      </w:pPr>
      <w:r w:rsidRPr="00660D7A">
        <w:rPr>
          <w:rFonts w:hint="cs"/>
          <w:rtl/>
        </w:rPr>
        <w:t>כך שניתי לכם</w:t>
      </w:r>
      <w:r w:rsidR="00A24328">
        <w:rPr>
          <w:rFonts w:hint="cs"/>
          <w:rtl/>
        </w:rPr>
        <w:t>:</w:t>
      </w:r>
    </w:p>
    <w:p w14:paraId="2C8DA351" w14:textId="572DCEF8" w:rsidR="00C96E5E" w:rsidRPr="000528DA" w:rsidRDefault="00C31C36" w:rsidP="000528DA">
      <w:pPr>
        <w:rPr>
          <w:rtl/>
        </w:rPr>
      </w:pPr>
      <w:r w:rsidRPr="000528DA">
        <w:rPr>
          <w:rtl/>
        </w:rPr>
        <w:t>עבדים ושפחות אין עומדים עליהם בשורה</w:t>
      </w:r>
      <w:r w:rsidR="00A93C9A" w:rsidRPr="000528DA">
        <w:rPr>
          <w:rFonts w:hint="cs"/>
          <w:rtl/>
        </w:rPr>
        <w:t>,</w:t>
      </w:r>
      <w:r w:rsidRPr="000528DA">
        <w:rPr>
          <w:rtl/>
        </w:rPr>
        <w:t xml:space="preserve"> וא</w:t>
      </w:r>
      <w:r w:rsidRPr="000528DA">
        <w:rPr>
          <w:rFonts w:hint="cs"/>
          <w:rtl/>
        </w:rPr>
        <w:t xml:space="preserve">"א </w:t>
      </w:r>
      <w:r w:rsidRPr="000528DA">
        <w:rPr>
          <w:rtl/>
        </w:rPr>
        <w:t>עליהם ברכת אבלים</w:t>
      </w:r>
      <w:r w:rsidR="00012498" w:rsidRPr="000528DA">
        <w:rPr>
          <w:rFonts w:hint="cs"/>
          <w:rtl/>
        </w:rPr>
        <w:t>,</w:t>
      </w:r>
      <w:r w:rsidRPr="000528DA">
        <w:rPr>
          <w:rtl/>
        </w:rPr>
        <w:t xml:space="preserve"> ותנחומי אבלים</w:t>
      </w:r>
      <w:r w:rsidR="00012498" w:rsidRPr="000528DA">
        <w:rPr>
          <w:rFonts w:hint="cs"/>
          <w:rtl/>
        </w:rPr>
        <w:t>,</w:t>
      </w:r>
      <w:r w:rsidR="00A93C9A" w:rsidRPr="000528DA">
        <w:rPr>
          <w:rFonts w:hint="cs"/>
          <w:rtl/>
        </w:rPr>
        <w:t xml:space="preserve"> </w:t>
      </w:r>
      <w:r w:rsidRPr="000528DA">
        <w:rPr>
          <w:rFonts w:hint="cs"/>
          <w:rtl/>
        </w:rPr>
        <w:t xml:space="preserve">אלא </w:t>
      </w:r>
      <w:r w:rsidRPr="000528DA">
        <w:rPr>
          <w:rFonts w:ascii="Fb Fontext" w:hAnsi="Fb Fontext"/>
          <w:rtl/>
        </w:rPr>
        <w:t>המקום ימלא חסרונך.</w:t>
      </w:r>
      <w:r w:rsidR="00291D7F" w:rsidRPr="000528DA">
        <w:rPr>
          <w:rFonts w:hint="cs"/>
          <w:rtl/>
        </w:rPr>
        <w:t xml:space="preserve"> </w:t>
      </w:r>
    </w:p>
    <w:p w14:paraId="50BF1AA3" w14:textId="77777777" w:rsidR="00012498" w:rsidRPr="00E34F28" w:rsidRDefault="00C31C36" w:rsidP="000F6DD4">
      <w:pPr>
        <w:pStyle w:val="afffffc"/>
        <w:rPr>
          <w:rtl/>
        </w:rPr>
      </w:pPr>
      <w:bookmarkStart w:id="365" w:name="_Toc193635722"/>
      <w:bookmarkStart w:id="366" w:name="_Toc216184334"/>
      <w:r w:rsidRPr="007D462B">
        <w:rPr>
          <w:rtl/>
        </w:rPr>
        <w:t>עבדים ושפחות אין מספידין אותן</w:t>
      </w:r>
      <w:r w:rsidRPr="00FE3D07">
        <w:rPr>
          <w:rtl/>
        </w:rPr>
        <w:t>.</w:t>
      </w:r>
      <w:bookmarkEnd w:id="365"/>
      <w:bookmarkEnd w:id="366"/>
      <w:r w:rsidRPr="00FE3D07">
        <w:rPr>
          <w:rFonts w:hint="cs"/>
          <w:rtl/>
        </w:rPr>
        <w:t xml:space="preserve"> </w:t>
      </w:r>
    </w:p>
    <w:p w14:paraId="7FCFC65F" w14:textId="09A322D7" w:rsidR="00A24328" w:rsidRDefault="00C31C36" w:rsidP="009A59D1">
      <w:pPr>
        <w:pStyle w:val="38"/>
        <w:framePr w:wrap="notBeside"/>
        <w:rPr>
          <w:rtl/>
        </w:rPr>
      </w:pPr>
      <w:r w:rsidRPr="00660D7A">
        <w:rPr>
          <w:rFonts w:hint="cs"/>
          <w:rtl/>
        </w:rPr>
        <w:t>רבי יוסי</w:t>
      </w:r>
      <w:r w:rsidR="00A24328">
        <w:rPr>
          <w:rFonts w:hint="cs"/>
          <w:rtl/>
        </w:rPr>
        <w:t>:</w:t>
      </w:r>
    </w:p>
    <w:p w14:paraId="4E6DD29B" w14:textId="60B7A207" w:rsidR="00012498" w:rsidRPr="000528DA" w:rsidRDefault="00C31C36" w:rsidP="000528DA">
      <w:pPr>
        <w:rPr>
          <w:rtl/>
        </w:rPr>
      </w:pPr>
      <w:r w:rsidRPr="000528DA">
        <w:rPr>
          <w:rFonts w:hint="cs"/>
          <w:rtl/>
        </w:rPr>
        <w:t xml:space="preserve">אם כשר אומרים הוי איש טוב ונהנה מיגיעו, </w:t>
      </w:r>
    </w:p>
    <w:p w14:paraId="7A1A0B38" w14:textId="044CB964" w:rsidR="00A24328" w:rsidRDefault="00C31C36" w:rsidP="009A59D1">
      <w:pPr>
        <w:pStyle w:val="38"/>
        <w:framePr w:wrap="notBeside"/>
        <w:rPr>
          <w:rtl/>
        </w:rPr>
      </w:pPr>
      <w:r w:rsidRPr="00660D7A">
        <w:rPr>
          <w:rFonts w:hint="cs"/>
          <w:rtl/>
        </w:rPr>
        <w:t>אמרו לו</w:t>
      </w:r>
      <w:r w:rsidR="00A24328">
        <w:rPr>
          <w:rFonts w:hint="cs"/>
          <w:rtl/>
        </w:rPr>
        <w:t>:</w:t>
      </w:r>
    </w:p>
    <w:p w14:paraId="663553A8" w14:textId="60FA36ED" w:rsidR="00C31C36" w:rsidRPr="000528DA" w:rsidRDefault="00C31C36" w:rsidP="000528DA">
      <w:pPr>
        <w:rPr>
          <w:rtl/>
        </w:rPr>
      </w:pPr>
      <w:r w:rsidRPr="000528DA">
        <w:rPr>
          <w:rFonts w:hint="cs"/>
          <w:rtl/>
        </w:rPr>
        <w:t>א</w:t>
      </w:r>
      <w:r w:rsidRPr="000528DA">
        <w:rPr>
          <w:rtl/>
        </w:rPr>
        <w:t>"</w:t>
      </w:r>
      <w:r w:rsidRPr="000528DA">
        <w:rPr>
          <w:rFonts w:hint="cs"/>
          <w:rtl/>
        </w:rPr>
        <w:t>כ מה הנחת לכשרים</w:t>
      </w:r>
      <w:r w:rsidR="003926E3" w:rsidRPr="000528DA">
        <w:rPr>
          <w:rFonts w:hint="cs"/>
          <w:rtl/>
        </w:rPr>
        <w:t>.</w:t>
      </w:r>
    </w:p>
    <w:p w14:paraId="26D73B96" w14:textId="77777777" w:rsidR="00012498" w:rsidRPr="00E34F28" w:rsidRDefault="00C31C36" w:rsidP="00682BF2">
      <w:pPr>
        <w:pStyle w:val="afffff5"/>
        <w:rPr>
          <w:rtl/>
        </w:rPr>
      </w:pPr>
      <w:bookmarkStart w:id="367" w:name="_Toc193635723"/>
      <w:bookmarkStart w:id="368" w:name="_Toc216184335"/>
      <w:r w:rsidRPr="00A10336">
        <w:rPr>
          <w:rStyle w:val="30"/>
          <w:rtl/>
        </w:rPr>
        <w:t>אין קורין אבות אלא לשלשה</w:t>
      </w:r>
      <w:bookmarkEnd w:id="367"/>
      <w:bookmarkEnd w:id="368"/>
      <w:r w:rsidRPr="00FE3D07">
        <w:rPr>
          <w:rFonts w:ascii="Fb Fontext" w:hAnsi="Fb Fontext"/>
          <w:rtl/>
        </w:rPr>
        <w:t>, ואין קורין אמהות אלא לארבע.</w:t>
      </w:r>
      <w:r w:rsidR="003926E3" w:rsidRPr="00FE3D07">
        <w:rPr>
          <w:rFonts w:hint="cs"/>
          <w:rtl/>
        </w:rPr>
        <w:t xml:space="preserve"> </w:t>
      </w:r>
    </w:p>
    <w:p w14:paraId="2A159E05" w14:textId="77777777" w:rsidR="00012498" w:rsidRPr="000528DA" w:rsidRDefault="00C31C36" w:rsidP="000528DA">
      <w:pPr>
        <w:rPr>
          <w:rtl/>
        </w:rPr>
      </w:pPr>
      <w:r w:rsidRPr="000528DA">
        <w:rPr>
          <w:rFonts w:hint="cs"/>
          <w:rtl/>
        </w:rPr>
        <w:t>ד</w:t>
      </w:r>
      <w:r w:rsidR="003926E3" w:rsidRPr="000528DA">
        <w:rPr>
          <w:rtl/>
        </w:rPr>
        <w:t xml:space="preserve">עד </w:t>
      </w:r>
      <w:r w:rsidR="001821B2" w:rsidRPr="000528DA">
        <w:rPr>
          <w:rtl/>
        </w:rPr>
        <w:t>כאן</w:t>
      </w:r>
      <w:r w:rsidR="003926E3" w:rsidRPr="000528DA">
        <w:rPr>
          <w:rtl/>
        </w:rPr>
        <w:t xml:space="preserve"> </w:t>
      </w:r>
      <w:r w:rsidRPr="000528DA">
        <w:rPr>
          <w:rtl/>
        </w:rPr>
        <w:t xml:space="preserve">חשיבי, </w:t>
      </w:r>
      <w:r w:rsidR="003926E3" w:rsidRPr="000528DA">
        <w:rPr>
          <w:rFonts w:hint="cs"/>
          <w:rtl/>
        </w:rPr>
        <w:t xml:space="preserve">ולא יותר, </w:t>
      </w:r>
    </w:p>
    <w:p w14:paraId="6B67EE27" w14:textId="77777777" w:rsidR="00A24328" w:rsidRDefault="00C31C36" w:rsidP="009A59D1">
      <w:pPr>
        <w:pStyle w:val="38"/>
        <w:framePr w:wrap="notBeside"/>
        <w:rPr>
          <w:rtl/>
        </w:rPr>
      </w:pPr>
      <w:r w:rsidRPr="00660D7A">
        <w:rPr>
          <w:rFonts w:hint="cs"/>
          <w:rtl/>
        </w:rPr>
        <w:lastRenderedPageBreak/>
        <w:t>וכן</w:t>
      </w:r>
      <w:r w:rsidR="00A24328">
        <w:rPr>
          <w:rtl/>
        </w:rPr>
        <w:t>:</w:t>
      </w:r>
    </w:p>
    <w:p w14:paraId="1A5BE5F5" w14:textId="542D5D7A" w:rsidR="00012498" w:rsidRPr="000528DA" w:rsidRDefault="00C31C36" w:rsidP="000528DA">
      <w:pPr>
        <w:rPr>
          <w:rtl/>
        </w:rPr>
      </w:pPr>
      <w:r w:rsidRPr="000528DA">
        <w:rPr>
          <w:rtl/>
        </w:rPr>
        <w:t>עבדים ושפחות אין קורין אותם אבא פלוני ואמא פלונית,</w:t>
      </w:r>
      <w:r w:rsidR="003926E3" w:rsidRPr="000528DA">
        <w:rPr>
          <w:rFonts w:hint="cs"/>
          <w:rtl/>
        </w:rPr>
        <w:t xml:space="preserve"> </w:t>
      </w:r>
    </w:p>
    <w:p w14:paraId="5291AE10" w14:textId="77777777" w:rsidR="00C31C36" w:rsidRPr="000528DA" w:rsidRDefault="00C31C36" w:rsidP="001D7C72">
      <w:pPr>
        <w:spacing w:after="60"/>
        <w:rPr>
          <w:rtl/>
        </w:rPr>
      </w:pPr>
      <w:r>
        <w:rPr>
          <w:rFonts w:hint="cs"/>
          <w:rtl/>
        </w:rPr>
        <w:t xml:space="preserve">ורק בשל </w:t>
      </w:r>
      <w:r>
        <w:rPr>
          <w:rStyle w:val="afffff9"/>
          <w:rFonts w:hint="cs"/>
          <w:rtl/>
          <w:rPrChange w:id="9069" w:author="מנוע אמוראים" w:date="2026-10-05T16:40:51Z">
            <w:rPr>
              <w:rFonts w:hint="cs"/>
              <w:rtl/>
            </w:rPr>
          </w:rPrChange>
        </w:rPr>
        <w:t xml:space="preserve">ר</w:t>
      </w:r>
      <w:r>
        <w:rPr>
          <w:rStyle w:val="afffff9"/>
          <w:rtl/>
          <w:rPrChange w:id="9070" w:author="מנוע אמוראים" w:date="2026-10-05T16:40:51Z">
            <w:rPr>
              <w:rtl/>
            </w:rPr>
          </w:rPrChange>
        </w:rPr>
        <w:t xml:space="preserve">"</w:t>
      </w:r>
      <w:r>
        <w:rPr>
          <w:rStyle w:val="afffff9"/>
          <w:rFonts w:hint="cs"/>
          <w:rtl/>
          <w:rPrChange w:id="9071" w:author="מנוע אמוראים" w:date="2026-10-05T16:40:51Z">
            <w:rPr>
              <w:rFonts w:hint="cs"/>
              <w:rtl/>
            </w:rPr>
          </w:rPrChange>
        </w:rPr>
        <w:t xml:space="preserve">ג</w:t>
      </w:r>
      <w:r w:rsidRPr="00E34F28">
        <w:rPr>
          <w:rStyle w:val="afffff9"/>
          <w:rFonts w:hint="cs"/>
          <w:rtl/>
        </w:rPr>
        <w:t xml:space="preserve"> </w:t>
      </w:r>
      <w:r w:rsidR="003926E3" w:rsidRPr="000528DA">
        <w:rPr>
          <w:rFonts w:hint="cs"/>
          <w:rtl/>
        </w:rPr>
        <w:t>קראום</w:t>
      </w:r>
      <w:r w:rsidRPr="000528DA">
        <w:rPr>
          <w:rtl/>
        </w:rPr>
        <w:t xml:space="preserve"> אבא פלוני ואמא פלונית</w:t>
      </w:r>
      <w:r w:rsidR="003926E3" w:rsidRPr="000528DA">
        <w:rPr>
          <w:rFonts w:hint="cs"/>
          <w:rtl/>
        </w:rPr>
        <w:t xml:space="preserve"> -</w:t>
      </w:r>
      <w:r w:rsidRPr="000528DA">
        <w:rPr>
          <w:rFonts w:hint="cs"/>
          <w:rtl/>
        </w:rPr>
        <w:t>דחשיבי</w:t>
      </w:r>
      <w:r w:rsidRPr="000528DA">
        <w:rPr>
          <w:rtl/>
        </w:rPr>
        <w:t>.</w:t>
      </w:r>
    </w:p>
    <w:p w14:paraId="5EA100D7" w14:textId="1CCFBB75" w:rsidR="00A24328" w:rsidRDefault="00C31C36" w:rsidP="009A59D1">
      <w:pPr>
        <w:pStyle w:val="38"/>
        <w:framePr w:wrap="notBeside"/>
        <w:rPr>
          <w:rtl/>
        </w:rPr>
      </w:pPr>
      <w:r w:rsidRPr="00660D7A">
        <w:rPr>
          <w:rFonts w:hint="cs"/>
          <w:rtl/>
        </w:rPr>
        <w:t>ר"א</w:t>
      </w:r>
      <w:r w:rsidR="00A24328">
        <w:rPr>
          <w:rtl/>
        </w:rPr>
        <w:t>:</w:t>
      </w:r>
    </w:p>
    <w:p w14:paraId="39CF6F49" w14:textId="0D285066" w:rsidR="00E749A1" w:rsidRPr="00E34F28" w:rsidRDefault="00C31C36" w:rsidP="00A93C9A">
      <w:pPr>
        <w:pStyle w:val="afffff5"/>
        <w:spacing w:before="0"/>
        <w:rPr>
          <w:rtl/>
        </w:rPr>
      </w:pPr>
      <w:r w:rsidRPr="00A4639B">
        <w:rPr>
          <w:rStyle w:val="ad"/>
          <w:rFonts w:hint="cs"/>
          <w:sz w:val="14"/>
          <w:rtl/>
        </w:rPr>
        <w:t>'</w:t>
      </w:r>
      <w:r w:rsidRPr="00A4639B">
        <w:rPr>
          <w:rStyle w:val="ad"/>
          <w:sz w:val="14"/>
          <w:rtl/>
        </w:rPr>
        <w:t>כן אברכך בחיי</w:t>
      </w:r>
      <w:r w:rsidRPr="00A4639B">
        <w:rPr>
          <w:rStyle w:val="ad"/>
          <w:rFonts w:hint="cs"/>
          <w:sz w:val="14"/>
          <w:rtl/>
        </w:rPr>
        <w:t>'</w:t>
      </w:r>
      <w:r w:rsidRPr="00A4639B">
        <w:rPr>
          <w:rStyle w:val="ad"/>
          <w:sz w:val="14"/>
          <w:rtl/>
        </w:rPr>
        <w:t xml:space="preserve"> </w:t>
      </w:r>
      <w:r>
        <w:rPr>
          <w:rFonts w:ascii="Fb Fontext" w:hAnsi="Fb Fontext"/>
          <w:rtl/>
        </w:rPr>
        <w:t xml:space="preserve">- זו </w:t>
      </w:r>
      <w:r>
        <w:rPr>
          <w:rStyle w:val="afffff9"/>
          <w:rFonts w:ascii="Fb Fontext" w:hAnsi="Fb Fontext"/>
          <w:rtl/>
          <w:rPrChange w:id="9072" w:author="מנוע אמוראים" w:date="2026-10-05T16:40:51Z">
            <w:rPr>
              <w:rFonts w:ascii="Fb Fontext" w:hAnsi="Fb Fontext"/>
              <w:rtl/>
            </w:rPr>
          </w:rPrChange>
        </w:rPr>
        <w:t xml:space="preserve">קר"ש</w:t>
      </w:r>
      <w:r>
        <w:rPr>
          <w:rFonts w:ascii="Fb Fontext" w:hAnsi="Fb Fontext"/>
          <w:rtl/>
        </w:rPr>
        <w:t xml:space="preserve">,</w:t>
      </w:r>
      <w:r w:rsidRPr="00A4639B">
        <w:rPr>
          <w:rStyle w:val="ad"/>
          <w:sz w:val="14"/>
          <w:rtl/>
        </w:rPr>
        <w:t xml:space="preserve"> </w:t>
      </w:r>
      <w:r w:rsidRPr="00A4639B">
        <w:rPr>
          <w:rStyle w:val="ad"/>
          <w:rFonts w:hint="cs"/>
          <w:sz w:val="14"/>
          <w:rtl/>
        </w:rPr>
        <w:t>'</w:t>
      </w:r>
      <w:r w:rsidRPr="00A4639B">
        <w:rPr>
          <w:rStyle w:val="ad"/>
          <w:sz w:val="14"/>
          <w:rtl/>
        </w:rPr>
        <w:t>בשמך אשא כפי</w:t>
      </w:r>
      <w:r w:rsidRPr="00A4639B">
        <w:rPr>
          <w:rStyle w:val="ad"/>
          <w:rFonts w:hint="cs"/>
          <w:sz w:val="14"/>
          <w:rtl/>
        </w:rPr>
        <w:t>'</w:t>
      </w:r>
      <w:r w:rsidRPr="00A4639B">
        <w:rPr>
          <w:rStyle w:val="ad"/>
          <w:sz w:val="14"/>
          <w:rtl/>
        </w:rPr>
        <w:t xml:space="preserve"> </w:t>
      </w:r>
      <w:r w:rsidRPr="00FE3D07">
        <w:rPr>
          <w:rFonts w:ascii="Fb Fontext" w:hAnsi="Fb Fontext"/>
          <w:rtl/>
        </w:rPr>
        <w:t>- זו תפלה.</w:t>
      </w:r>
      <w:r w:rsidR="003926E3" w:rsidRPr="00FE3D07">
        <w:rPr>
          <w:rFonts w:hint="cs"/>
          <w:rtl/>
        </w:rPr>
        <w:t xml:space="preserve"> </w:t>
      </w:r>
    </w:p>
    <w:p w14:paraId="65ED0455" w14:textId="77777777" w:rsidR="00E749A1" w:rsidRPr="000528DA" w:rsidRDefault="00C31C36" w:rsidP="000528DA">
      <w:pPr>
        <w:rPr>
          <w:rtl/>
        </w:rPr>
      </w:pPr>
      <w:r w:rsidRPr="000528DA">
        <w:rPr>
          <w:rtl/>
        </w:rPr>
        <w:t xml:space="preserve">ואם עושה כן </w:t>
      </w:r>
      <w:r w:rsidRPr="00A4639B">
        <w:rPr>
          <w:rStyle w:val="ad"/>
          <w:rFonts w:hint="cs"/>
          <w:sz w:val="14"/>
          <w:rtl/>
        </w:rPr>
        <w:t>'</w:t>
      </w:r>
      <w:r w:rsidRPr="00A4639B">
        <w:rPr>
          <w:rStyle w:val="ad"/>
          <w:sz w:val="14"/>
          <w:rtl/>
        </w:rPr>
        <w:t>כמו חלב ודשן תשבע נפשי</w:t>
      </w:r>
      <w:r w:rsidRPr="00A4639B">
        <w:rPr>
          <w:rStyle w:val="ad"/>
          <w:rFonts w:hint="cs"/>
          <w:sz w:val="14"/>
          <w:rtl/>
        </w:rPr>
        <w:t>'</w:t>
      </w:r>
      <w:r w:rsidRPr="00A4639B">
        <w:rPr>
          <w:rStyle w:val="ad"/>
          <w:sz w:val="14"/>
          <w:rtl/>
        </w:rPr>
        <w:t>,</w:t>
      </w:r>
    </w:p>
    <w:p w14:paraId="5E8E6B97" w14:textId="5821A483" w:rsidR="0053759F" w:rsidRPr="008D1254" w:rsidRDefault="00C31C36" w:rsidP="008D1254">
      <w:pPr>
        <w:spacing w:after="60"/>
        <w:rPr>
          <w:rStyle w:val="affffff7"/>
          <w:szCs w:val="18"/>
        </w:rPr>
      </w:pPr>
      <w:r w:rsidRPr="000528DA">
        <w:rPr>
          <w:rtl/>
        </w:rPr>
        <w:t>ו</w:t>
      </w:r>
      <w:r w:rsidRPr="000528DA">
        <w:rPr>
          <w:rFonts w:hint="cs"/>
          <w:rtl/>
        </w:rPr>
        <w:t>נוחל ב' עולמים עוה</w:t>
      </w:r>
      <w:r w:rsidRPr="000528DA">
        <w:rPr>
          <w:rtl/>
        </w:rPr>
        <w:t>"</w:t>
      </w:r>
      <w:r w:rsidRPr="000528DA">
        <w:rPr>
          <w:rFonts w:hint="cs"/>
          <w:rtl/>
        </w:rPr>
        <w:t>ז ועוה</w:t>
      </w:r>
      <w:r w:rsidRPr="000528DA">
        <w:rPr>
          <w:rtl/>
        </w:rPr>
        <w:t>"</w:t>
      </w:r>
      <w:r w:rsidRPr="000528DA">
        <w:rPr>
          <w:rFonts w:hint="cs"/>
          <w:rtl/>
        </w:rPr>
        <w:t>ב ד</w:t>
      </w:r>
      <w:r w:rsidRPr="00A4639B">
        <w:rPr>
          <w:rStyle w:val="ad"/>
          <w:rFonts w:hint="cs"/>
          <w:sz w:val="14"/>
          <w:rtl/>
        </w:rPr>
        <w:t>'</w:t>
      </w:r>
      <w:r w:rsidRPr="00A4639B">
        <w:rPr>
          <w:rStyle w:val="ad"/>
          <w:sz w:val="14"/>
          <w:rtl/>
        </w:rPr>
        <w:t>ושפתי רננות יהלל פי</w:t>
      </w:r>
      <w:r w:rsidRPr="00A4639B">
        <w:rPr>
          <w:rStyle w:val="ad"/>
          <w:rFonts w:hint="cs"/>
          <w:sz w:val="14"/>
          <w:rtl/>
        </w:rPr>
        <w:t>'</w:t>
      </w:r>
      <w:r w:rsidRPr="00A4639B">
        <w:rPr>
          <w:rStyle w:val="ad"/>
          <w:sz w:val="14"/>
          <w:rtl/>
        </w:rPr>
        <w:t>.</w:t>
      </w:r>
      <w:bookmarkStart w:id="369" w:name="_Toc193635724"/>
    </w:p>
    <w:p w14:paraId="61E98ACB" w14:textId="335EFFF7" w:rsidR="001D7C72" w:rsidRPr="000528DA" w:rsidRDefault="001D7C72" w:rsidP="001D7C72">
      <w:pPr>
        <w:pStyle w:val="afffffc"/>
        <w:rPr>
          <w:rtl/>
        </w:rPr>
      </w:pPr>
      <w:bookmarkStart w:id="370" w:name="_Toc216184336"/>
      <w:r w:rsidRPr="001D7C72">
        <w:rPr>
          <w:rStyle w:val="affffff7"/>
          <w:rFonts w:hint="cs"/>
          <w:rtl/>
        </w:rPr>
        <w:t>י''ג</w:t>
      </w:r>
      <w:r>
        <w:rPr>
          <w:rFonts w:hint="cs"/>
          <w:rtl/>
        </w:rPr>
        <w:t xml:space="preserve"> תפילות אמוראים</w:t>
      </w:r>
      <w:bookmarkEnd w:id="369"/>
      <w:bookmarkEnd w:id="370"/>
    </w:p>
    <w:p w14:paraId="571744B6" w14:textId="75CA91D0" w:rsidR="00A24328" w:rsidRDefault="00C31C36" w:rsidP="009A59D1">
      <w:pPr>
        <w:pStyle w:val="38"/>
        <w:framePr w:wrap="notBeside"/>
        <w:rPr>
          <w:rtl/>
        </w:rPr>
      </w:pPr>
      <w:r w:rsidRPr="00660D7A">
        <w:rPr>
          <w:rFonts w:hint="cs"/>
          <w:rtl/>
        </w:rPr>
        <w:t>ר"א</w:t>
      </w:r>
      <w:r w:rsidR="00A24328">
        <w:rPr>
          <w:rFonts w:hint="cs"/>
          <w:rtl/>
        </w:rPr>
        <w:t>:</w:t>
      </w:r>
    </w:p>
    <w:p w14:paraId="438EF2A4" w14:textId="61AA2340" w:rsidR="00012498" w:rsidRPr="00E34F28" w:rsidRDefault="00C31C36" w:rsidP="00A93C9A">
      <w:pPr>
        <w:pStyle w:val="afffff5"/>
        <w:spacing w:before="0"/>
        <w:rPr>
          <w:rtl/>
        </w:rPr>
      </w:pPr>
      <w:bookmarkStart w:id="371" w:name="_Toc193635725"/>
      <w:bookmarkStart w:id="372" w:name="_Toc216184337"/>
      <w:r w:rsidRPr="00A10336">
        <w:rPr>
          <w:rStyle w:val="30"/>
          <w:rFonts w:hint="cs"/>
          <w:rtl/>
        </w:rPr>
        <w:t>שמסיים תפילתו</w:t>
      </w:r>
      <w:bookmarkEnd w:id="371"/>
      <w:bookmarkEnd w:id="372"/>
      <w:r w:rsidRPr="00FE3D07">
        <w:rPr>
          <w:rFonts w:hint="cs"/>
          <w:rtl/>
        </w:rPr>
        <w:t xml:space="preserve"> אמר יה</w:t>
      </w:r>
      <w:r w:rsidRPr="00FE3D07">
        <w:rPr>
          <w:rtl/>
        </w:rPr>
        <w:t>"</w:t>
      </w:r>
      <w:r w:rsidRPr="00FE3D07">
        <w:rPr>
          <w:rFonts w:hint="cs"/>
          <w:rtl/>
        </w:rPr>
        <w:t>ר מהאו</w:t>
      </w:r>
      <w:r w:rsidRPr="00FE3D07">
        <w:rPr>
          <w:rtl/>
        </w:rPr>
        <w:t>"</w:t>
      </w:r>
      <w:r w:rsidRPr="00FE3D07">
        <w:rPr>
          <w:rFonts w:hint="cs"/>
          <w:rtl/>
        </w:rPr>
        <w:t>א</w:t>
      </w:r>
      <w:r w:rsidR="00012498">
        <w:rPr>
          <w:rFonts w:hint="cs"/>
          <w:rtl/>
        </w:rPr>
        <w:t>:</w:t>
      </w:r>
      <w:r w:rsidR="00A93C9A">
        <w:rPr>
          <w:rFonts w:hint="cs"/>
          <w:rtl/>
        </w:rPr>
        <w:t xml:space="preserve"> </w:t>
      </w:r>
      <w:r w:rsidRPr="00FE3D07">
        <w:rPr>
          <w:rtl/>
        </w:rPr>
        <w:t xml:space="preserve">שתשכן בפורינו אהבה ואחוה ושלום וריעות, ותרבה גבולנו בתלמידים, ותצליח סופנו אחרית ותקוה, ותשים חלקנו בגן עדן, ותקננו בחבר טוב ויצר טוב בעולמך, ונשכים ונמצא יחול לבבנו ליראה את שמך, </w:t>
      </w:r>
    </w:p>
    <w:p w14:paraId="40D8CD5C" w14:textId="20FD6D62" w:rsidR="00A93C9A" w:rsidRPr="000528DA" w:rsidRDefault="00C31C36" w:rsidP="001D7C72">
      <w:pPr>
        <w:spacing w:after="60"/>
        <w:rPr>
          <w:rtl/>
        </w:rPr>
      </w:pPr>
      <w:r w:rsidRPr="000528DA">
        <w:rPr>
          <w:rtl/>
        </w:rPr>
        <w:t>ותבא לפניך קורת נפשנו לטובה.</w:t>
      </w:r>
    </w:p>
    <w:p w14:paraId="510C49A9" w14:textId="41E15B3E" w:rsidR="00A24328" w:rsidRDefault="00C31C36" w:rsidP="009A59D1">
      <w:pPr>
        <w:pStyle w:val="38"/>
        <w:framePr w:wrap="notBeside"/>
        <w:rPr>
          <w:rtl/>
        </w:rPr>
      </w:pPr>
      <w:r w:rsidRPr="00660D7A">
        <w:rPr>
          <w:rtl/>
        </w:rPr>
        <w:t>רי"ו</w:t>
      </w:r>
      <w:r w:rsidR="00A24328">
        <w:rPr>
          <w:rFonts w:hint="cs"/>
          <w:rtl/>
        </w:rPr>
        <w:t>:</w:t>
      </w:r>
    </w:p>
    <w:p w14:paraId="28B80AD0" w14:textId="601998EB" w:rsidR="00C31C36" w:rsidRPr="00E34F28" w:rsidRDefault="00C31C36" w:rsidP="001D7C72">
      <w:pPr>
        <w:pStyle w:val="afffff5"/>
        <w:spacing w:before="0"/>
        <w:rPr>
          <w:rtl/>
        </w:rPr>
      </w:pPr>
      <w:r w:rsidRPr="00FE3D07">
        <w:rPr>
          <w:rtl/>
        </w:rPr>
        <w:t>שתציץ בבשתנו</w:t>
      </w:r>
      <w:r w:rsidR="00012498">
        <w:rPr>
          <w:rFonts w:hint="cs"/>
          <w:rtl/>
        </w:rPr>
        <w:t>,</w:t>
      </w:r>
      <w:r w:rsidRPr="00FE3D07">
        <w:rPr>
          <w:rtl/>
        </w:rPr>
        <w:t xml:space="preserve"> ותביט ברעתנו</w:t>
      </w:r>
      <w:r w:rsidR="00012498">
        <w:rPr>
          <w:rFonts w:hint="cs"/>
          <w:rtl/>
        </w:rPr>
        <w:t>,</w:t>
      </w:r>
      <w:r w:rsidRPr="00FE3D07">
        <w:rPr>
          <w:rtl/>
        </w:rPr>
        <w:t xml:space="preserve"> ותתלבש ברחמיך ותתכסה בעזך</w:t>
      </w:r>
      <w:r w:rsidR="00012498">
        <w:rPr>
          <w:rFonts w:hint="cs"/>
          <w:rtl/>
        </w:rPr>
        <w:t>,</w:t>
      </w:r>
      <w:r w:rsidRPr="00FE3D07">
        <w:rPr>
          <w:rtl/>
        </w:rPr>
        <w:t xml:space="preserve"> ותתעטף בחסידותך</w:t>
      </w:r>
      <w:r w:rsidR="00012498">
        <w:rPr>
          <w:rFonts w:hint="cs"/>
          <w:rtl/>
        </w:rPr>
        <w:t>,</w:t>
      </w:r>
      <w:r w:rsidRPr="00FE3D07">
        <w:rPr>
          <w:rtl/>
        </w:rPr>
        <w:t xml:space="preserve"> ותתאזר </w:t>
      </w:r>
      <w:r w:rsidRPr="00D826DC">
        <w:rPr>
          <w:rtl/>
        </w:rPr>
        <w:t>בחנינותך ותבא לפניך מדת טובך וענותנותך.</w:t>
      </w:r>
    </w:p>
    <w:p w14:paraId="4D77619E" w14:textId="396116AF" w:rsidR="00A24328" w:rsidRDefault="00C31C36" w:rsidP="009A59D1">
      <w:pPr>
        <w:pStyle w:val="38"/>
        <w:framePr w:wrap="notBeside"/>
        <w:rPr>
          <w:rtl/>
        </w:rPr>
      </w:pPr>
      <w:r w:rsidRPr="00660D7A">
        <w:rPr>
          <w:rFonts w:hint="cs"/>
          <w:rtl/>
        </w:rPr>
        <w:t>ר"ז</w:t>
      </w:r>
      <w:r w:rsidR="00A24328">
        <w:rPr>
          <w:rFonts w:hint="cs"/>
          <w:rtl/>
        </w:rPr>
        <w:t>:</w:t>
      </w:r>
    </w:p>
    <w:p w14:paraId="378383D0" w14:textId="5F72AD83" w:rsidR="00C31C36" w:rsidRPr="000528DA" w:rsidRDefault="00C31C36" w:rsidP="000528DA">
      <w:pPr>
        <w:rPr>
          <w:rtl/>
        </w:rPr>
      </w:pPr>
      <w:r w:rsidRPr="000528DA">
        <w:rPr>
          <w:rtl/>
        </w:rPr>
        <w:t>שלא נחטא ולא נבוש ולא נכלם מאבותינו.</w:t>
      </w:r>
    </w:p>
    <w:p w14:paraId="3655DA00" w14:textId="68796E1C" w:rsidR="00A24328" w:rsidRDefault="00C31C36" w:rsidP="009A59D1">
      <w:pPr>
        <w:pStyle w:val="38"/>
        <w:framePr w:wrap="notBeside"/>
        <w:rPr>
          <w:rtl/>
        </w:rPr>
      </w:pPr>
      <w:r w:rsidRPr="00660D7A">
        <w:rPr>
          <w:rFonts w:hint="cs"/>
          <w:rtl/>
        </w:rPr>
        <w:t>ר</w:t>
      </w:r>
      <w:r w:rsidRPr="00660D7A">
        <w:rPr>
          <w:rtl/>
        </w:rPr>
        <w:t>"</w:t>
      </w:r>
      <w:r w:rsidRPr="00660D7A">
        <w:rPr>
          <w:rFonts w:hint="cs"/>
          <w:rtl/>
        </w:rPr>
        <w:t>ח</w:t>
      </w:r>
      <w:r w:rsidR="00A24328">
        <w:rPr>
          <w:rFonts w:hint="cs"/>
          <w:rtl/>
        </w:rPr>
        <w:t>:</w:t>
      </w:r>
    </w:p>
    <w:p w14:paraId="4B648985" w14:textId="77E8BADE" w:rsidR="00C31C36" w:rsidRPr="000528DA" w:rsidRDefault="00C31C36" w:rsidP="000528DA">
      <w:pPr>
        <w:rPr>
          <w:rtl/>
        </w:rPr>
      </w:pPr>
      <w:r w:rsidRPr="000528DA">
        <w:rPr>
          <w:rtl/>
        </w:rPr>
        <w:t>שתהא תורתך אומנותנו, ואל ידוה לבנו ואל יחשכו עינינו.</w:t>
      </w:r>
    </w:p>
    <w:p w14:paraId="050F6F52" w14:textId="3BC70E65" w:rsidR="00A24328" w:rsidRDefault="00C31C36" w:rsidP="009A59D1">
      <w:pPr>
        <w:pStyle w:val="38"/>
        <w:framePr w:wrap="notBeside"/>
        <w:rPr>
          <w:rtl/>
        </w:rPr>
      </w:pPr>
      <w:r w:rsidRPr="00660D7A">
        <w:rPr>
          <w:rtl/>
        </w:rPr>
        <w:t>רב</w:t>
      </w:r>
      <w:r w:rsidR="00A24328">
        <w:rPr>
          <w:rFonts w:hint="cs"/>
          <w:rtl/>
        </w:rPr>
        <w:t>:</w:t>
      </w:r>
    </w:p>
    <w:p w14:paraId="75D4284B" w14:textId="1698F583" w:rsidR="00C31C36" w:rsidRPr="000528DA" w:rsidRDefault="00C31C36" w:rsidP="000528DA">
      <w:pPr>
        <w:rPr>
          <w:rtl/>
        </w:rPr>
      </w:pPr>
      <w:r w:rsidRPr="000528DA">
        <w:rPr>
          <w:rtl/>
        </w:rPr>
        <w:t>שתתן לנו חיים ארוכים, חיים של שלום, חיים של טובה, חיים של ברכה, חיים של פרנסה, חיים של חלוץ עצמות, חיים שיש בהם יראת חטא, חיים שאין בהם בושה וכלימה, חיים של עושר וכבוד, חיים שתהא בנו אהבת תורה ויראת שמים, חיים שתמלא לנו את כל משאלות לבנו לטובה.</w:t>
      </w:r>
    </w:p>
    <w:p w14:paraId="57CA1260" w14:textId="713FC97E" w:rsidR="00A24328" w:rsidRDefault="00C31C36" w:rsidP="009A59D1">
      <w:pPr>
        <w:pStyle w:val="38"/>
        <w:framePr w:wrap="notBeside"/>
        <w:rPr>
          <w:rtl/>
        </w:rPr>
      </w:pPr>
      <w:r w:rsidRPr="00660D7A">
        <w:rPr>
          <w:rtl/>
        </w:rPr>
        <w:t>רבי</w:t>
      </w:r>
      <w:r w:rsidR="00A24328">
        <w:rPr>
          <w:rFonts w:hint="cs"/>
          <w:rtl/>
        </w:rPr>
        <w:t>:</w:t>
      </w:r>
    </w:p>
    <w:p w14:paraId="671ACE96" w14:textId="3C2E5044" w:rsidR="00C31C36" w:rsidRPr="00F95182" w:rsidRDefault="00C31C36" w:rsidP="000528DA">
      <w:pPr>
        <w:rPr>
          <w:rtl/>
        </w:rPr>
      </w:pPr>
      <w:r w:rsidRPr="000528DA">
        <w:rPr>
          <w:rtl/>
        </w:rPr>
        <w:t xml:space="preserve">שתצילנו מעזי פנים ומעזות פנים, מאדם רע ומפגע רע, מיצר רע, מחבר רע, משכן רע, ומשטן המשחית, ומדין קשה ומבעל דין קשה, </w:t>
      </w:r>
      <w:r w:rsidRPr="0053759F">
        <w:rPr>
          <w:spacing w:val="-2"/>
          <w:rtl/>
        </w:rPr>
        <w:t>בין שהוא בן ברית בין שאינו בן ברית.</w:t>
      </w:r>
      <w:r w:rsidRPr="0053759F">
        <w:rPr>
          <w:rFonts w:hint="cs"/>
          <w:spacing w:val="-2"/>
          <w:rtl/>
        </w:rPr>
        <w:t xml:space="preserve"> ו</w:t>
      </w:r>
      <w:r w:rsidRPr="0053759F">
        <w:rPr>
          <w:spacing w:val="-2"/>
          <w:rtl/>
        </w:rPr>
        <w:t>אע"ג דקיימי קצוצי עליה דרבי.</w:t>
      </w:r>
    </w:p>
    <w:p w14:paraId="0A744EC0" w14:textId="77777777" w:rsidR="00C31C36" w:rsidRPr="00E34F28" w:rsidRDefault="00C31C36" w:rsidP="00EC0DC4">
      <w:pPr>
        <w:pStyle w:val="af2"/>
        <w:framePr w:wrap="around"/>
        <w:rPr>
          <w:rtl/>
        </w:rPr>
      </w:pPr>
      <w:r w:rsidRPr="00A4639B">
        <w:rPr>
          <w:rtl/>
        </w:rPr>
        <w:t>יז.</w:t>
      </w:r>
    </w:p>
    <w:p w14:paraId="09D5ECEF" w14:textId="26A1C4DE" w:rsidR="00A24328" w:rsidRDefault="00C31C36" w:rsidP="009A59D1">
      <w:pPr>
        <w:pStyle w:val="38"/>
        <w:framePr w:wrap="notBeside"/>
        <w:rPr>
          <w:rtl/>
        </w:rPr>
      </w:pPr>
      <w:r w:rsidRPr="00660D7A">
        <w:rPr>
          <w:rtl/>
        </w:rPr>
        <w:t>ר</w:t>
      </w:r>
      <w:r w:rsidRPr="00660D7A">
        <w:rPr>
          <w:rFonts w:hint="cs"/>
          <w:rtl/>
        </w:rPr>
        <w:t>"ס</w:t>
      </w:r>
      <w:r w:rsidR="00A24328">
        <w:rPr>
          <w:rFonts w:hint="cs"/>
          <w:rtl/>
        </w:rPr>
        <w:t>:</w:t>
      </w:r>
    </w:p>
    <w:p w14:paraId="6E73B9CD" w14:textId="7E2FC643" w:rsidR="00C31C36" w:rsidRPr="00E34F28" w:rsidRDefault="00C31C36" w:rsidP="00A93C9A">
      <w:pPr>
        <w:pStyle w:val="afffff5"/>
        <w:spacing w:before="0"/>
        <w:rPr>
          <w:rtl/>
        </w:rPr>
      </w:pPr>
      <w:r w:rsidRPr="00FE3D07">
        <w:rPr>
          <w:rFonts w:ascii="Fb Fontext" w:hAnsi="Fb Fontext"/>
          <w:rtl/>
        </w:rPr>
        <w:t xml:space="preserve">שתשים שלום בפמליא של מעלה </w:t>
      </w:r>
      <w:r w:rsidRPr="00FE3D07">
        <w:rPr>
          <w:rtl/>
        </w:rPr>
        <w:t xml:space="preserve">ובפמליא של מטה, ובין </w:t>
      </w:r>
      <w:r w:rsidRPr="00F95182">
        <w:rPr>
          <w:rtl/>
        </w:rPr>
        <w:t>התלמידים העוסקים בתורתך, בין עוסקין לשמה בין עוסקין שלא לשמה.</w:t>
      </w:r>
      <w:r w:rsidRPr="00F95182">
        <w:rPr>
          <w:rFonts w:hint="cs"/>
          <w:rtl/>
        </w:rPr>
        <w:t xml:space="preserve"> </w:t>
      </w:r>
      <w:r w:rsidRPr="00F95182">
        <w:rPr>
          <w:rtl/>
        </w:rPr>
        <w:t>וכל העוסקין שלא לשמה, יהי רצון שיהו עוסקין לשמה.</w:t>
      </w:r>
    </w:p>
    <w:p w14:paraId="696633F5" w14:textId="4FE64FC8" w:rsidR="00A24328" w:rsidRDefault="00C31C36" w:rsidP="009A59D1">
      <w:pPr>
        <w:pStyle w:val="38"/>
        <w:framePr w:wrap="notBeside"/>
        <w:rPr>
          <w:rtl/>
        </w:rPr>
      </w:pPr>
      <w:r w:rsidRPr="00660D7A">
        <w:rPr>
          <w:rtl/>
        </w:rPr>
        <w:lastRenderedPageBreak/>
        <w:t>רבי אלכסנדרי</w:t>
      </w:r>
      <w:r w:rsidR="00A24328">
        <w:rPr>
          <w:rFonts w:hint="cs"/>
          <w:rtl/>
        </w:rPr>
        <w:t>:</w:t>
      </w:r>
    </w:p>
    <w:p w14:paraId="68ABEE6C" w14:textId="6EEF3236" w:rsidR="00C31C36" w:rsidRPr="00E34F28" w:rsidRDefault="00C31C36" w:rsidP="00A93C9A">
      <w:pPr>
        <w:pStyle w:val="afffff5"/>
        <w:spacing w:before="0"/>
        <w:rPr>
          <w:rtl/>
        </w:rPr>
      </w:pPr>
      <w:r w:rsidRPr="00FE3D07">
        <w:rPr>
          <w:rtl/>
        </w:rPr>
        <w:t>שתעמידנו בקרן אורה ואל תעמידנו בקרן חשכה, ואל ידוה לבנו ואל יחשכו עינינו.</w:t>
      </w:r>
    </w:p>
    <w:p w14:paraId="1A877EBA" w14:textId="0CE9A951" w:rsidR="00A24328" w:rsidRDefault="00C31C36" w:rsidP="009A59D1">
      <w:pPr>
        <w:pStyle w:val="38"/>
        <w:framePr w:wrap="notBeside"/>
        <w:rPr>
          <w:rtl/>
        </w:rPr>
      </w:pPr>
      <w:r w:rsidRPr="00660D7A">
        <w:rPr>
          <w:rtl/>
        </w:rPr>
        <w:t>א"ד</w:t>
      </w:r>
      <w:r w:rsidR="00A24328">
        <w:rPr>
          <w:rtl/>
        </w:rPr>
        <w:t>:</w:t>
      </w:r>
    </w:p>
    <w:p w14:paraId="26E6964E" w14:textId="10E41F0A" w:rsidR="00C31C36" w:rsidRPr="000528DA" w:rsidRDefault="00C31C36" w:rsidP="000528DA">
      <w:pPr>
        <w:rPr>
          <w:rtl/>
        </w:rPr>
      </w:pPr>
      <w:r w:rsidRPr="000528DA">
        <w:rPr>
          <w:rtl/>
        </w:rPr>
        <w:t xml:space="preserve">רבון העולמים, גלוי וידוע לפניך שרצוננו לעשות רצונך, ומי מעכב? שאור שבעיסה ושעבוד מלכיות. </w:t>
      </w:r>
      <w:r w:rsidR="00A95C46" w:rsidRPr="000528DA">
        <w:rPr>
          <w:rFonts w:hint="cs"/>
          <w:rtl/>
        </w:rPr>
        <w:t>יה"ר</w:t>
      </w:r>
      <w:r w:rsidRPr="000528DA">
        <w:rPr>
          <w:rtl/>
        </w:rPr>
        <w:t xml:space="preserve"> מלפניך שתצילנו מידם, ונשוב לעשות חוקי רצונך בלבב שלם.</w:t>
      </w:r>
    </w:p>
    <w:p w14:paraId="60E88648" w14:textId="60283398" w:rsidR="00A24328" w:rsidRDefault="00C31C36" w:rsidP="009A59D1">
      <w:pPr>
        <w:pStyle w:val="38"/>
        <w:framePr w:wrap="notBeside"/>
        <w:rPr>
          <w:rtl/>
        </w:rPr>
      </w:pPr>
      <w:r w:rsidRPr="00660D7A">
        <w:rPr>
          <w:rtl/>
        </w:rPr>
        <w:t>רבא</w:t>
      </w:r>
      <w:r w:rsidR="00A24328">
        <w:rPr>
          <w:rtl/>
        </w:rPr>
        <w:t>:</w:t>
      </w:r>
    </w:p>
    <w:p w14:paraId="3F789278" w14:textId="5B1572F8" w:rsidR="00A93C9A" w:rsidRPr="00E34F28" w:rsidRDefault="00C31C36" w:rsidP="00A93C9A">
      <w:pPr>
        <w:pStyle w:val="afffff5"/>
        <w:spacing w:before="0"/>
        <w:rPr>
          <w:rtl/>
        </w:rPr>
      </w:pPr>
      <w:r w:rsidRPr="00FE3D07">
        <w:rPr>
          <w:rtl/>
        </w:rPr>
        <w:t>אלהי, עד שלא נוצרתי איני כדאי ועכשיו שנוצרתי כאלו לא נוצרתי, עפר אני בחיי, ק"ו במיתתי, הרי אני לפניך ככלי מלא בושה וכלימה, י</w:t>
      </w:r>
      <w:r w:rsidRPr="00FE3D07">
        <w:rPr>
          <w:rFonts w:hint="cs"/>
          <w:rtl/>
        </w:rPr>
        <w:t>ה</w:t>
      </w:r>
      <w:r w:rsidRPr="00FE3D07">
        <w:rPr>
          <w:rtl/>
        </w:rPr>
        <w:t>"</w:t>
      </w:r>
      <w:r w:rsidRPr="00FE3D07">
        <w:rPr>
          <w:rFonts w:hint="cs"/>
          <w:rtl/>
        </w:rPr>
        <w:t>ר מה</w:t>
      </w:r>
      <w:r w:rsidRPr="00FE3D07">
        <w:rPr>
          <w:rtl/>
        </w:rPr>
        <w:t>"</w:t>
      </w:r>
      <w:r w:rsidRPr="00FE3D07">
        <w:rPr>
          <w:rFonts w:hint="cs"/>
          <w:rtl/>
        </w:rPr>
        <w:t xml:space="preserve">א </w:t>
      </w:r>
      <w:r w:rsidRPr="00FE3D07">
        <w:rPr>
          <w:rtl/>
        </w:rPr>
        <w:t>שלא אחטא עוד, ומה שחטאתי לפניך מרק ברחמיך הרבים אבל לא על ידי יסורין וחלאים רעים.</w:t>
      </w:r>
      <w:r w:rsidR="004A261D" w:rsidRPr="00FE3D07">
        <w:rPr>
          <w:rFonts w:hint="cs"/>
          <w:rtl/>
        </w:rPr>
        <w:t xml:space="preserve"> </w:t>
      </w:r>
      <w:r w:rsidRPr="00FE3D07">
        <w:rPr>
          <w:rtl/>
        </w:rPr>
        <w:t xml:space="preserve">והיינו וידוי </w:t>
      </w:r>
      <w:r w:rsidRPr="00E34F28">
        <w:rPr>
          <w:rStyle w:val="afffff9"/>
          <w:rtl/>
        </w:rPr>
        <w:t>דר</w:t>
      </w:r>
      <w:r w:rsidR="004A261D" w:rsidRPr="00E34F28">
        <w:rPr>
          <w:rStyle w:val="afffff9"/>
          <w:rFonts w:hint="cs"/>
          <w:rtl/>
        </w:rPr>
        <w:t xml:space="preserve">ה"מ </w:t>
      </w:r>
      <w:r w:rsidRPr="00E34F28">
        <w:rPr>
          <w:rStyle w:val="afffff9"/>
          <w:rtl/>
        </w:rPr>
        <w:t xml:space="preserve">זוטי </w:t>
      </w:r>
      <w:r w:rsidRPr="00FE3D07">
        <w:rPr>
          <w:rtl/>
        </w:rPr>
        <w:t>ביו</w:t>
      </w:r>
      <w:r w:rsidR="004A261D" w:rsidRPr="00FE3D07">
        <w:rPr>
          <w:rFonts w:hint="cs"/>
          <w:rtl/>
        </w:rPr>
        <w:t>ה"כ</w:t>
      </w:r>
      <w:r w:rsidRPr="00FE3D07">
        <w:rPr>
          <w:rtl/>
        </w:rPr>
        <w:t>.</w:t>
      </w:r>
    </w:p>
    <w:p w14:paraId="3531BEFE" w14:textId="000E6039" w:rsidR="00A24328" w:rsidRDefault="00C31C36" w:rsidP="009A59D1">
      <w:pPr>
        <w:pStyle w:val="38"/>
        <w:framePr w:wrap="notBeside"/>
        <w:rPr>
          <w:rtl/>
        </w:rPr>
      </w:pPr>
      <w:r w:rsidRPr="00660D7A">
        <w:rPr>
          <w:rtl/>
        </w:rPr>
        <w:t>מ</w:t>
      </w:r>
      <w:r w:rsidRPr="00660D7A">
        <w:rPr>
          <w:rFonts w:hint="cs"/>
          <w:rtl/>
        </w:rPr>
        <w:t>ב</w:t>
      </w:r>
      <w:r w:rsidRPr="00660D7A">
        <w:rPr>
          <w:rtl/>
        </w:rPr>
        <w:t>"</w:t>
      </w:r>
      <w:r w:rsidRPr="00660D7A">
        <w:rPr>
          <w:rFonts w:hint="cs"/>
          <w:rtl/>
        </w:rPr>
        <w:t>דר</w:t>
      </w:r>
      <w:r w:rsidR="00A24328">
        <w:rPr>
          <w:rtl/>
        </w:rPr>
        <w:t>:</w:t>
      </w:r>
    </w:p>
    <w:p w14:paraId="007E712A" w14:textId="53747177" w:rsidR="00A93C9A" w:rsidRPr="00E34F28" w:rsidRDefault="00C31C36" w:rsidP="00682BF2">
      <w:pPr>
        <w:pStyle w:val="afffff5"/>
        <w:rPr>
          <w:rtl/>
        </w:rPr>
      </w:pPr>
      <w:r w:rsidRPr="00FE3D07">
        <w:rPr>
          <w:rtl/>
        </w:rPr>
        <w:t xml:space="preserve">אלהי, נצור לשוני מרע ושפתותי מדבר מרמה ולמקללי נפשי </w:t>
      </w:r>
    </w:p>
    <w:p w14:paraId="441093E6" w14:textId="12D13F84" w:rsidR="00C31C36" w:rsidRPr="00E34F28" w:rsidRDefault="00C31C36" w:rsidP="00A93C9A">
      <w:pPr>
        <w:pStyle w:val="afffff5"/>
        <w:spacing w:before="0"/>
        <w:rPr>
          <w:rtl/>
        </w:rPr>
      </w:pPr>
      <w:r>
        <w:rPr>
          <w:rtl/>
        </w:rPr>
        <w:t xml:space="preserve">תדום ונפשי כעפר לכל תהיה, פתח לבי בתורתך ובמצותיך תרדוף נפשי, ותצילני מפגע רע מיצר הרע ומאשה רעה ומכל רעות המתרגשות לבא בעולם, וכל החושבים עלי רעה מהרה הפר עצתם וקלקל מחשבותם, </w:t>
      </w:r>
      <w:r>
        <w:rPr>
          <w:rStyle w:val="ad"/>
          <w:rtl/>
          <w:rPrChange w:id="9001" w:author="מנוע פסוקים" w:date="2026-10-05T16:37:53Z">
            <w:rPr>
              <w:rtl/>
            </w:rPr>
          </w:rPrChange>
        </w:rPr>
        <w:t xml:space="preserve">יהיו לרצון אמרי פי והגיון לבי לפניך ה' צורי וגואלי</w:t>
      </w:r>
      <w:r>
        <w:rPr>
          <w:rtl/>
        </w:rPr>
        <w:t xml:space="preserve">.</w:t>
      </w:r>
    </w:p>
    <w:p w14:paraId="49E2A2BE" w14:textId="77777777" w:rsidR="00A24328" w:rsidRDefault="00C31C36" w:rsidP="009A59D1">
      <w:pPr>
        <w:pStyle w:val="38"/>
        <w:framePr w:wrap="notBeside"/>
        <w:rPr>
          <w:rtl/>
        </w:rPr>
      </w:pPr>
      <w:r w:rsidRPr="00660D7A">
        <w:rPr>
          <w:rtl/>
        </w:rPr>
        <w:t>רב ששת</w:t>
      </w:r>
      <w:r w:rsidR="00A24328">
        <w:rPr>
          <w:rtl/>
        </w:rPr>
        <w:t>:</w:t>
      </w:r>
    </w:p>
    <w:p w14:paraId="4B06ADE7" w14:textId="5078EB2B" w:rsidR="00C31C36" w:rsidRPr="00E34F28" w:rsidRDefault="00C31C36" w:rsidP="00A93C9A">
      <w:pPr>
        <w:pStyle w:val="afffff5"/>
        <w:spacing w:before="0"/>
        <w:rPr>
          <w:rtl/>
        </w:rPr>
      </w:pPr>
      <w:r w:rsidRPr="00FE3D07">
        <w:rPr>
          <w:rtl/>
        </w:rPr>
        <w:t>כש</w:t>
      </w:r>
      <w:r w:rsidRPr="00FE3D07">
        <w:rPr>
          <w:rFonts w:hint="cs"/>
          <w:rtl/>
        </w:rPr>
        <w:t>ישב בתענית אחר דמתפלל אמר</w:t>
      </w:r>
      <w:r w:rsidRPr="00FE3D07">
        <w:rPr>
          <w:rtl/>
        </w:rPr>
        <w:t xml:space="preserve">: רבון העולמים, גלוי לפניך, בזמן שבית המקדש קיים אדם חוטא ומקריב קרבן, ואין מקריבין ממנו אלא חלבו ודמו ומתכפר לו. ועכשיו ישבתי בתענית ונתמעט חלבי ודמי, יהי רצון מלפניך שיהא </w:t>
      </w:r>
      <w:r w:rsidRPr="00F95182">
        <w:rPr>
          <w:rtl/>
        </w:rPr>
        <w:t>חלבי ודמי שנתמעט כאילו הקרבתיו לפניך ע"ג המזבח ותרצני.</w:t>
      </w:r>
    </w:p>
    <w:p w14:paraId="4E5AE6C9" w14:textId="77777777" w:rsidR="00A24328" w:rsidRDefault="00C31C36" w:rsidP="009A59D1">
      <w:pPr>
        <w:pStyle w:val="38"/>
        <w:framePr w:wrap="notBeside"/>
        <w:rPr>
          <w:rtl/>
        </w:rPr>
      </w:pPr>
      <w:r w:rsidRPr="00660D7A">
        <w:rPr>
          <w:rtl/>
        </w:rPr>
        <w:t>רי"ו</w:t>
      </w:r>
      <w:r w:rsidR="00A24328">
        <w:rPr>
          <w:rtl/>
        </w:rPr>
        <w:t>:</w:t>
      </w:r>
    </w:p>
    <w:p w14:paraId="5A4A5E78" w14:textId="168A2FDD" w:rsidR="00C31C36" w:rsidRDefault="00C31C36" w:rsidP="00A93C9A">
      <w:pPr>
        <w:pStyle w:val="afffff5"/>
        <w:spacing w:before="0" w:after="60"/>
        <w:rPr>
          <w:rtl/>
        </w:rPr>
      </w:pPr>
      <w:r w:rsidRPr="00FE3D07">
        <w:rPr>
          <w:rtl/>
        </w:rPr>
        <w:t xml:space="preserve">כשסיים איוב: סוף אדם למות, וסוף בהמה לשחיטה, והכל למיתה </w:t>
      </w:r>
      <w:r w:rsidRPr="00A93C9A">
        <w:rPr>
          <w:rtl/>
        </w:rPr>
        <w:t>עומדים</w:t>
      </w:r>
      <w:r w:rsidRPr="00A93C9A">
        <w:rPr>
          <w:rFonts w:hint="cs"/>
          <w:rtl/>
        </w:rPr>
        <w:t xml:space="preserve"> </w:t>
      </w:r>
      <w:r w:rsidRPr="00A93C9A">
        <w:rPr>
          <w:rtl/>
        </w:rPr>
        <w:t>אשרי מי שגדל בתורה ועמלו בתורה ועושה נחת רו</w:t>
      </w:r>
      <w:r w:rsidRPr="00FE3D07">
        <w:rPr>
          <w:rtl/>
        </w:rPr>
        <w:t xml:space="preserve">ח ליוצרו, וגדל בשם טוב ונפטר בשם טוב מן העולם, ועליו אמר שלמה </w:t>
      </w:r>
      <w:r w:rsidRPr="00A93C9A">
        <w:rPr>
          <w:rStyle w:val="ad"/>
          <w:rtl/>
        </w:rPr>
        <w:t>טוב שם משמן טוב ויום המות מיום הולדו.</w:t>
      </w:r>
    </w:p>
    <w:p w14:paraId="33BD3028" w14:textId="77777777" w:rsidR="008D1254" w:rsidRDefault="008D1254">
      <w:pPr>
        <w:bidi w:val="0"/>
        <w:spacing w:after="160" w:line="259" w:lineRule="auto"/>
        <w:jc w:val="left"/>
        <w:rPr>
          <w:rFonts w:ascii="David" w:hAnsi="David" w:cs="BA TM • Vilna Extra-Bold"/>
          <w:b/>
          <w:color w:val="000000" w:themeColor="text1"/>
          <w:spacing w:val="4"/>
          <w:shd w:val="clear" w:color="auto" w:fill="FFFFFF" w:themeFill="background1"/>
          <w:rtl/>
        </w:rPr>
      </w:pPr>
      <w:bookmarkStart w:id="373" w:name="_Toc193635726"/>
      <w:bookmarkStart w:id="374" w:name="_Toc216184338"/>
      <w:r>
        <w:rPr>
          <w:rtl/>
        </w:rPr>
        <w:br w:type="page"/>
      </w:r>
    </w:p>
    <w:p w14:paraId="135A63C9" w14:textId="1354B555" w:rsidR="001D7C72" w:rsidRPr="001D7C72" w:rsidRDefault="001D7C72" w:rsidP="001D7C72">
      <w:pPr>
        <w:pStyle w:val="afffffc"/>
        <w:rPr>
          <w:rtl/>
        </w:rPr>
      </w:pPr>
      <w:r>
        <w:rPr>
          <w:rFonts w:hint="cs"/>
          <w:rtl/>
        </w:rPr>
        <w:lastRenderedPageBreak/>
        <w:t xml:space="preserve">מרגלא בפומיה </w:t>
      </w:r>
      <w:r w:rsidRPr="001D7C72">
        <w:rPr>
          <w:rStyle w:val="affffff7"/>
          <w:rFonts w:hint="cs"/>
          <w:rtl/>
        </w:rPr>
        <w:t>ה'</w:t>
      </w:r>
      <w:bookmarkEnd w:id="373"/>
      <w:bookmarkEnd w:id="374"/>
    </w:p>
    <w:p w14:paraId="14004C08" w14:textId="792A1C37" w:rsidR="00A24328" w:rsidRDefault="0053759F" w:rsidP="009A59D1">
      <w:pPr>
        <w:pStyle w:val="38"/>
        <w:framePr w:wrap="notBeside"/>
        <w:rPr>
          <w:rtl/>
        </w:rPr>
      </w:pPr>
      <w:r>
        <w:rPr>
          <w:rFonts w:hint="cs"/>
          <w:rtl/>
        </w:rPr>
        <w:t>ד</w:t>
      </w:r>
      <w:r w:rsidR="00C31C36" w:rsidRPr="00660D7A">
        <w:rPr>
          <w:rtl/>
        </w:rPr>
        <w:t>ר"מ</w:t>
      </w:r>
      <w:r w:rsidR="009B14FE">
        <w:rPr>
          <w:rtl/>
        </w:rPr>
        <w:t>:</w:t>
      </w:r>
    </w:p>
    <w:p w14:paraId="7216FC7B" w14:textId="10547B06" w:rsidR="00C31C36" w:rsidRPr="00E34F28" w:rsidRDefault="00A93C9A" w:rsidP="00A93C9A">
      <w:pPr>
        <w:pStyle w:val="afffff5"/>
        <w:spacing w:before="0" w:after="60"/>
        <w:rPr>
          <w:rtl/>
        </w:rPr>
      </w:pPr>
      <w:r>
        <w:rPr>
          <w:rFonts w:hint="cs"/>
          <w:rtl/>
        </w:rPr>
        <w:t>ג</w:t>
      </w:r>
      <w:r w:rsidR="00C31C36" w:rsidRPr="00FE3D07">
        <w:rPr>
          <w:rtl/>
        </w:rPr>
        <w:t xml:space="preserve">מור בכל לבבך ובכל נפשך לדעת את דרכי ולשקוד על דלתי </w:t>
      </w:r>
      <w:r w:rsidR="00C31C36" w:rsidRPr="0053759F">
        <w:rPr>
          <w:spacing w:val="-2"/>
          <w:rtl/>
        </w:rPr>
        <w:t>תורתי,</w:t>
      </w:r>
      <w:r w:rsidR="00C31C36" w:rsidRPr="00FE3D07">
        <w:rPr>
          <w:rtl/>
        </w:rPr>
        <w:t xml:space="preserve"> נצור תורתי בלבך ונגד עיניך תהיה יראתי, שמור פיך מכל חטא</w:t>
      </w:r>
      <w:r w:rsidR="00265D98">
        <w:rPr>
          <w:rFonts w:hint="cs"/>
          <w:rtl/>
        </w:rPr>
        <w:t>,</w:t>
      </w:r>
      <w:r w:rsidR="00C31C36" w:rsidRPr="00FE3D07">
        <w:rPr>
          <w:rtl/>
        </w:rPr>
        <w:t xml:space="preserve"> וטהר וקדש עצמך מכל אשמה ועון, ואני אהיה עמך בכל מקום.</w:t>
      </w:r>
    </w:p>
    <w:p w14:paraId="1F6A3DDD" w14:textId="4F68CD8B" w:rsidR="00A24328" w:rsidRDefault="00C31C36" w:rsidP="009A59D1">
      <w:pPr>
        <w:pStyle w:val="38"/>
        <w:framePr w:wrap="notBeside"/>
        <w:rPr>
          <w:rtl/>
        </w:rPr>
      </w:pPr>
      <w:r w:rsidRPr="00660D7A">
        <w:rPr>
          <w:rtl/>
        </w:rPr>
        <w:t>רבנן דיבנה</w:t>
      </w:r>
      <w:r w:rsidR="00A24328">
        <w:rPr>
          <w:rFonts w:hint="cs"/>
          <w:rtl/>
        </w:rPr>
        <w:t>:</w:t>
      </w:r>
    </w:p>
    <w:p w14:paraId="76E0E12F" w14:textId="6A7180E2" w:rsidR="00C31C36" w:rsidRPr="00E34F28" w:rsidRDefault="00C31C36" w:rsidP="00A93C9A">
      <w:pPr>
        <w:pStyle w:val="afffff5"/>
        <w:spacing w:before="0" w:after="60"/>
        <w:rPr>
          <w:rtl/>
        </w:rPr>
      </w:pPr>
      <w:r w:rsidRPr="00FE3D07">
        <w:rPr>
          <w:rtl/>
        </w:rPr>
        <w:t xml:space="preserve">אני בריה וחברי בריה, אני מלאכתי בעיר והוא מלאכתו בשדה, </w:t>
      </w:r>
      <w:r w:rsidRPr="00A93C9A">
        <w:rPr>
          <w:rtl/>
        </w:rPr>
        <w:t xml:space="preserve">אני משכים למלאכתי והוא משכים למלאכתו, כשם שהוא אינו </w:t>
      </w:r>
      <w:r w:rsidRPr="00FE3D07">
        <w:rPr>
          <w:rtl/>
        </w:rPr>
        <w:t>מתגדר במלאכתי כך אני איני מתגדר במלאכתו, ושמא תאמר: אני מרבה והוא ממעיט - שנינו: אחד המרבה ואחד הממעיט ובלבד שיכוין לבו לשמים.</w:t>
      </w:r>
    </w:p>
    <w:p w14:paraId="65111375" w14:textId="3B16583B" w:rsidR="00A24328" w:rsidRDefault="0053759F" w:rsidP="009A59D1">
      <w:pPr>
        <w:pStyle w:val="38"/>
        <w:framePr w:wrap="notBeside"/>
        <w:rPr>
          <w:rtl/>
        </w:rPr>
      </w:pPr>
      <w:r>
        <w:rPr>
          <w:rFonts w:hint="cs"/>
          <w:rtl/>
        </w:rPr>
        <w:t>ד</w:t>
      </w:r>
      <w:r w:rsidR="00C31C36" w:rsidRPr="00660D7A">
        <w:rPr>
          <w:rtl/>
        </w:rPr>
        <w:t>אביי</w:t>
      </w:r>
      <w:r w:rsidR="00A24328">
        <w:rPr>
          <w:rtl/>
        </w:rPr>
        <w:t>:</w:t>
      </w:r>
    </w:p>
    <w:p w14:paraId="29918CD5" w14:textId="49D40001" w:rsidR="00A93C9A" w:rsidRPr="00E34F28" w:rsidRDefault="00C31C36" w:rsidP="00A93C9A">
      <w:pPr>
        <w:pStyle w:val="afffff5"/>
        <w:spacing w:before="0" w:after="60"/>
        <w:rPr>
          <w:rtl/>
        </w:rPr>
      </w:pPr>
      <w:r w:rsidRPr="00F95182">
        <w:rPr>
          <w:rtl/>
        </w:rPr>
        <w:t>לעולם יהא אדם ערום ביראה, מענה רך משיב חמה ומרבה שלום</w:t>
      </w:r>
      <w:r w:rsidRPr="00FE3D07">
        <w:rPr>
          <w:rtl/>
        </w:rPr>
        <w:t xml:space="preserve"> ע</w:t>
      </w:r>
      <w:r w:rsidRPr="00A93C9A">
        <w:rPr>
          <w:rtl/>
        </w:rPr>
        <w:t>ם אחיו ועם קרוביו ועם כל אדם, ואפילו עם נכרי בשוק, כדי שיהא אהוב למעלה ונחמד למטה, ויהא מקובל על הבריות.</w:t>
      </w:r>
    </w:p>
    <w:p w14:paraId="1CD0679B" w14:textId="77777777" w:rsidR="00A24328" w:rsidRDefault="00C31C36" w:rsidP="009A59D1">
      <w:pPr>
        <w:pStyle w:val="38"/>
        <w:framePr w:wrap="notBeside"/>
        <w:rPr>
          <w:rtl/>
        </w:rPr>
      </w:pPr>
      <w:r w:rsidRPr="00660D7A">
        <w:rPr>
          <w:rtl/>
        </w:rPr>
        <w:t>אמרו על</w:t>
      </w:r>
      <w:r w:rsidRPr="00660D7A">
        <w:rPr>
          <w:rFonts w:hint="cs"/>
          <w:rtl/>
        </w:rPr>
        <w:t xml:space="preserve"> ריב</w:t>
      </w:r>
      <w:r w:rsidRPr="00660D7A">
        <w:rPr>
          <w:rtl/>
        </w:rPr>
        <w:t>"</w:t>
      </w:r>
      <w:r w:rsidRPr="00660D7A">
        <w:rPr>
          <w:rFonts w:hint="cs"/>
          <w:rtl/>
        </w:rPr>
        <w:t>ז</w:t>
      </w:r>
      <w:r w:rsidR="00A24328">
        <w:rPr>
          <w:rtl/>
        </w:rPr>
        <w:t>:</w:t>
      </w:r>
    </w:p>
    <w:p w14:paraId="63FE1529" w14:textId="5B245B53" w:rsidR="00845FF6" w:rsidRDefault="00C31C36" w:rsidP="001D7C72">
      <w:pPr>
        <w:pStyle w:val="afffff5"/>
        <w:spacing w:before="0" w:after="60"/>
        <w:rPr>
          <w:rtl/>
        </w:rPr>
      </w:pPr>
      <w:r w:rsidRPr="00A93C9A">
        <w:rPr>
          <w:rtl/>
        </w:rPr>
        <w:t>שלא הקדימו אדם שלום מעולם ואפילו נכרי בשוק.</w:t>
      </w:r>
    </w:p>
    <w:p w14:paraId="22429AFC" w14:textId="5C8700FC" w:rsidR="00A24328" w:rsidRDefault="0053759F" w:rsidP="009A59D1">
      <w:pPr>
        <w:pStyle w:val="38"/>
        <w:framePr w:wrap="notBeside"/>
        <w:rPr>
          <w:rtl/>
        </w:rPr>
      </w:pPr>
      <w:r>
        <w:rPr>
          <w:rFonts w:hint="cs"/>
          <w:rtl/>
        </w:rPr>
        <w:t>ד</w:t>
      </w:r>
      <w:r w:rsidR="00C31C36" w:rsidRPr="00660D7A">
        <w:rPr>
          <w:rtl/>
        </w:rPr>
        <w:t>רבא</w:t>
      </w:r>
      <w:r w:rsidR="00A24328">
        <w:rPr>
          <w:rtl/>
        </w:rPr>
        <w:t>:</w:t>
      </w:r>
    </w:p>
    <w:p w14:paraId="6E6FE45A" w14:textId="022360BB" w:rsidR="00C31C36" w:rsidRPr="00E34F28" w:rsidRDefault="00C31C36" w:rsidP="00A93C9A">
      <w:pPr>
        <w:pStyle w:val="afffff5"/>
        <w:spacing w:before="0" w:after="60"/>
        <w:rPr>
          <w:rtl/>
        </w:rPr>
      </w:pPr>
      <w:r w:rsidRPr="00FE3D07">
        <w:rPr>
          <w:rtl/>
        </w:rPr>
        <w:t xml:space="preserve">תכלית חכמה תשובה ומעשים טובים. שלא יהא אדם קורא ושונה ובועט באביו ובאמו וברבו ובמי שהוא גדול ממנו בחכמה ובמנין, </w:t>
      </w:r>
      <w:r w:rsidR="004A261D" w:rsidRPr="00A4639B">
        <w:rPr>
          <w:rStyle w:val="ad"/>
          <w:rFonts w:hint="cs"/>
          <w:sz w:val="14"/>
          <w:rtl/>
        </w:rPr>
        <w:t>ד</w:t>
      </w:r>
      <w:r w:rsidRPr="00A4639B">
        <w:rPr>
          <w:rStyle w:val="ad"/>
          <w:rFonts w:hint="cs"/>
          <w:sz w:val="14"/>
          <w:rtl/>
        </w:rPr>
        <w:t>'</w:t>
      </w:r>
      <w:r w:rsidRPr="00A4639B">
        <w:rPr>
          <w:rStyle w:val="ad"/>
          <w:sz w:val="14"/>
          <w:rtl/>
        </w:rPr>
        <w:t>ראשית חכמה יראת ה' שכל טוב לכל עושיהם</w:t>
      </w:r>
      <w:r w:rsidRPr="00A4639B">
        <w:rPr>
          <w:rStyle w:val="ad"/>
          <w:rFonts w:hint="cs"/>
          <w:sz w:val="14"/>
          <w:rtl/>
        </w:rPr>
        <w:t>'</w:t>
      </w:r>
      <w:r w:rsidRPr="00A4639B">
        <w:rPr>
          <w:rStyle w:val="ad"/>
          <w:sz w:val="14"/>
          <w:rtl/>
        </w:rPr>
        <w:t>.</w:t>
      </w:r>
      <w:r w:rsidRPr="00FE3D07">
        <w:rPr>
          <w:rtl/>
        </w:rPr>
        <w:t xml:space="preserve"> לעושים לשמה, ולא לעושים שלא לשמה.</w:t>
      </w:r>
      <w:r w:rsidR="004A261D" w:rsidRPr="00FE3D07">
        <w:rPr>
          <w:rFonts w:hint="cs"/>
          <w:rtl/>
        </w:rPr>
        <w:t xml:space="preserve"> </w:t>
      </w:r>
      <w:r w:rsidRPr="00FE3D07">
        <w:rPr>
          <w:rtl/>
        </w:rPr>
        <w:t>וכל העושה שלא לשמה נוח לו שלא נברא.</w:t>
      </w:r>
    </w:p>
    <w:p w14:paraId="757F4C05" w14:textId="520324DF" w:rsidR="00A24328" w:rsidRDefault="0053759F" w:rsidP="009A59D1">
      <w:pPr>
        <w:pStyle w:val="38"/>
        <w:framePr w:wrap="notBeside"/>
        <w:rPr>
          <w:rtl/>
        </w:rPr>
      </w:pPr>
      <w:r>
        <w:rPr>
          <w:rFonts w:hint="cs"/>
          <w:rtl/>
        </w:rPr>
        <w:t>ד</w:t>
      </w:r>
      <w:r w:rsidR="00C31C36" w:rsidRPr="00660D7A">
        <w:rPr>
          <w:rFonts w:hint="cs"/>
          <w:rtl/>
        </w:rPr>
        <w:t>רב</w:t>
      </w:r>
      <w:r w:rsidR="009B14FE">
        <w:rPr>
          <w:rtl/>
        </w:rPr>
        <w:t>:</w:t>
      </w:r>
    </w:p>
    <w:p w14:paraId="55985159" w14:textId="7040801A" w:rsidR="00C31C36" w:rsidRPr="001D7C72" w:rsidRDefault="00A93C9A" w:rsidP="00A93C9A">
      <w:pPr>
        <w:pStyle w:val="afffff5"/>
        <w:spacing w:before="0" w:after="60"/>
        <w:rPr>
          <w:rStyle w:val="ad"/>
          <w:rtl/>
        </w:rPr>
      </w:pPr>
      <w:bookmarkStart w:id="375" w:name="_Toc193635727"/>
      <w:bookmarkStart w:id="376" w:name="_Toc216184339"/>
      <w:r w:rsidRPr="00A10336">
        <w:rPr>
          <w:rStyle w:val="30"/>
          <w:rFonts w:hint="cs"/>
          <w:rtl/>
        </w:rPr>
        <w:t>ל</w:t>
      </w:r>
      <w:r w:rsidR="00C31C36" w:rsidRPr="00A10336">
        <w:rPr>
          <w:rStyle w:val="30"/>
          <w:rtl/>
        </w:rPr>
        <w:t>א כעולם הזה העוה"ב</w:t>
      </w:r>
      <w:bookmarkEnd w:id="375"/>
      <w:bookmarkEnd w:id="376"/>
      <w:r w:rsidR="00C31C36" w:rsidRPr="00FE3D07">
        <w:rPr>
          <w:rtl/>
        </w:rPr>
        <w:t xml:space="preserve">, </w:t>
      </w:r>
      <w:r w:rsidR="00CC63CA">
        <w:rPr>
          <w:rFonts w:hint="cs"/>
          <w:rtl/>
        </w:rPr>
        <w:t>ש</w:t>
      </w:r>
      <w:r w:rsidR="00C31C36" w:rsidRPr="00FE3D07">
        <w:rPr>
          <w:rtl/>
        </w:rPr>
        <w:t xml:space="preserve">אין בו לא אכילה ולא שתיה ולא פריה ורביה ולא משא ומתן ולא קנאה ולא שנאה ולא תחרות, אלא צדיקים יושבין ועטרותיהם בראשיהם ונהנים מזיו </w:t>
      </w:r>
      <w:r w:rsidR="00C31C36" w:rsidRPr="00F95182">
        <w:rPr>
          <w:rtl/>
        </w:rPr>
        <w:t xml:space="preserve">השכינה, </w:t>
      </w:r>
      <w:r w:rsidR="00C64809" w:rsidRPr="00F95182">
        <w:rPr>
          <w:rtl/>
        </w:rPr>
        <w:t>ד</w:t>
      </w:r>
      <w:r w:rsidR="00C31C36" w:rsidRPr="00F95182">
        <w:rPr>
          <w:rFonts w:hint="cs"/>
          <w:rtl/>
        </w:rPr>
        <w:t>'</w:t>
      </w:r>
      <w:r w:rsidR="00C31C36" w:rsidRPr="001D7C72">
        <w:rPr>
          <w:rStyle w:val="ad"/>
          <w:rtl/>
        </w:rPr>
        <w:t>ויחזו את האלהים ויאכלו וישתו</w:t>
      </w:r>
      <w:r w:rsidR="00C31C36" w:rsidRPr="001D7C72">
        <w:rPr>
          <w:rStyle w:val="ad"/>
          <w:rFonts w:hint="cs"/>
          <w:rtl/>
        </w:rPr>
        <w:t>'</w:t>
      </w:r>
      <w:r w:rsidR="00C31C36" w:rsidRPr="001D7C72">
        <w:rPr>
          <w:rStyle w:val="ad"/>
          <w:rtl/>
        </w:rPr>
        <w:t>.</w:t>
      </w:r>
    </w:p>
    <w:p w14:paraId="7C53659D" w14:textId="77777777" w:rsidR="001D7C72" w:rsidRPr="00A10336" w:rsidRDefault="00A93C9A" w:rsidP="008D1254">
      <w:pPr>
        <w:pStyle w:val="afffffc"/>
        <w:spacing w:before="0"/>
        <w:rPr>
          <w:rStyle w:val="30"/>
          <w:rtl/>
        </w:rPr>
      </w:pPr>
      <w:bookmarkStart w:id="377" w:name="_Toc193635728"/>
      <w:bookmarkStart w:id="378" w:name="_Toc216184340"/>
      <w:r w:rsidRPr="00A93C9A">
        <w:rPr>
          <w:rStyle w:val="ad"/>
          <w:rtl/>
        </w:rPr>
        <w:t>נשים שאננות</w:t>
      </w:r>
      <w:bookmarkEnd w:id="377"/>
      <w:bookmarkEnd w:id="378"/>
      <w:r w:rsidRPr="00A10336">
        <w:rPr>
          <w:rStyle w:val="30"/>
          <w:rFonts w:hint="cs"/>
          <w:rtl/>
        </w:rPr>
        <w:t xml:space="preserve"> </w:t>
      </w:r>
    </w:p>
    <w:p w14:paraId="6D693AAC" w14:textId="48D707CF" w:rsidR="00C31C36" w:rsidRPr="000528DA" w:rsidRDefault="00C31C36" w:rsidP="000528DA">
      <w:pPr>
        <w:rPr>
          <w:rtl/>
        </w:rPr>
      </w:pPr>
      <w:bookmarkStart w:id="379" w:name="_Toc193635729"/>
      <w:bookmarkStart w:id="380" w:name="_Toc216184341"/>
      <w:r w:rsidRPr="00A10336">
        <w:rPr>
          <w:rStyle w:val="30"/>
          <w:rtl/>
        </w:rPr>
        <w:t>גדולה הבטחה שהבטיח הקב</w:t>
      </w:r>
      <w:r w:rsidR="00A93C9A" w:rsidRPr="00A10336">
        <w:rPr>
          <w:rStyle w:val="30"/>
          <w:rFonts w:hint="cs"/>
          <w:rtl/>
        </w:rPr>
        <w:t>"</w:t>
      </w:r>
      <w:r w:rsidRPr="00A10336">
        <w:rPr>
          <w:rStyle w:val="30"/>
          <w:rtl/>
        </w:rPr>
        <w:t>ה לנשים</w:t>
      </w:r>
      <w:bookmarkEnd w:id="379"/>
      <w:bookmarkEnd w:id="380"/>
      <w:r w:rsidRPr="000528DA">
        <w:rPr>
          <w:rtl/>
        </w:rPr>
        <w:t xml:space="preserve"> יותר מהאנשים</w:t>
      </w:r>
    </w:p>
    <w:p w14:paraId="583A03D3" w14:textId="306B8B51" w:rsidR="00A24328" w:rsidRDefault="004A261D" w:rsidP="009A59D1">
      <w:pPr>
        <w:pStyle w:val="38"/>
        <w:framePr w:wrap="notBeside"/>
        <w:rPr>
          <w:rtl/>
        </w:rPr>
      </w:pPr>
      <w:r w:rsidRPr="00660D7A">
        <w:rPr>
          <w:rFonts w:hint="cs"/>
          <w:rtl/>
        </w:rPr>
        <w:t>ר</w:t>
      </w:r>
      <w:r w:rsidR="00C31C36" w:rsidRPr="00660D7A">
        <w:rPr>
          <w:rtl/>
        </w:rPr>
        <w:t>ב לר</w:t>
      </w:r>
      <w:r w:rsidR="00C31C36" w:rsidRPr="00660D7A">
        <w:rPr>
          <w:rFonts w:hint="cs"/>
          <w:rtl/>
        </w:rPr>
        <w:t>"ח</w:t>
      </w:r>
      <w:r w:rsidR="00A24328">
        <w:rPr>
          <w:rtl/>
        </w:rPr>
        <w:t>:</w:t>
      </w:r>
    </w:p>
    <w:p w14:paraId="78FCCB32" w14:textId="33517D20" w:rsidR="00C31C36" w:rsidRPr="00E34F28" w:rsidRDefault="004A261D" w:rsidP="00A93C9A">
      <w:pPr>
        <w:pStyle w:val="afffff5"/>
        <w:spacing w:before="0" w:after="60"/>
        <w:rPr>
          <w:rtl/>
        </w:rPr>
      </w:pPr>
      <w:bookmarkStart w:id="381" w:name="_Toc193635730"/>
      <w:bookmarkStart w:id="382" w:name="_Toc216184342"/>
      <w:r w:rsidRPr="00A10336">
        <w:rPr>
          <w:rStyle w:val="30"/>
          <w:rFonts w:hint="cs"/>
          <w:rtl/>
        </w:rPr>
        <w:t>זכות ה</w:t>
      </w:r>
      <w:r w:rsidR="00C31C36" w:rsidRPr="00A10336">
        <w:rPr>
          <w:rStyle w:val="30"/>
          <w:rtl/>
        </w:rPr>
        <w:t>נשים</w:t>
      </w:r>
      <w:bookmarkEnd w:id="381"/>
      <w:bookmarkEnd w:id="382"/>
      <w:r w:rsidR="00C31C36" w:rsidRPr="00FE3D07">
        <w:rPr>
          <w:rFonts w:hint="cs"/>
          <w:rtl/>
        </w:rPr>
        <w:t xml:space="preserve"> בהולכת בניהם לביהכנ</w:t>
      </w:r>
      <w:r w:rsidR="00C31C36" w:rsidRPr="00FE3D07">
        <w:rPr>
          <w:rtl/>
        </w:rPr>
        <w:t>"</w:t>
      </w:r>
      <w:r w:rsidR="00C31C36" w:rsidRPr="00FE3D07">
        <w:rPr>
          <w:rFonts w:hint="cs"/>
          <w:rtl/>
        </w:rPr>
        <w:t>ס, ושנותנות לבעליהן ללמוד</w:t>
      </w:r>
      <w:r w:rsidR="00C31C36" w:rsidRPr="00A95C46">
        <w:rPr>
          <w:rtl/>
        </w:rPr>
        <w:t>, ו</w:t>
      </w:r>
      <w:r w:rsidR="00C31C36" w:rsidRPr="00A95C46">
        <w:rPr>
          <w:rFonts w:hint="cs"/>
          <w:rtl/>
        </w:rPr>
        <w:t>ממתינות לבעליהן עד שיבואו מבהמ</w:t>
      </w:r>
      <w:r w:rsidR="00C31C36" w:rsidRPr="00A95C46">
        <w:rPr>
          <w:rtl/>
        </w:rPr>
        <w:t>"</w:t>
      </w:r>
      <w:r w:rsidR="00C31C36" w:rsidRPr="00A95C46">
        <w:rPr>
          <w:rFonts w:hint="cs"/>
          <w:rtl/>
        </w:rPr>
        <w:t>ד,</w:t>
      </w:r>
    </w:p>
    <w:p w14:paraId="60DB7CB5" w14:textId="5E41232E" w:rsidR="00A24328" w:rsidRDefault="00C31C36" w:rsidP="009A59D1">
      <w:pPr>
        <w:pStyle w:val="38"/>
        <w:framePr w:wrap="notBeside"/>
        <w:rPr>
          <w:rtl/>
        </w:rPr>
      </w:pPr>
      <w:r w:rsidRPr="00660D7A">
        <w:rPr>
          <w:rFonts w:hint="cs"/>
          <w:rtl/>
        </w:rPr>
        <w:t>כשנפטר מר"א</w:t>
      </w:r>
      <w:r w:rsidR="009B14FE">
        <w:rPr>
          <w:rFonts w:hint="cs"/>
          <w:rtl/>
        </w:rPr>
        <w:t>:</w:t>
      </w:r>
    </w:p>
    <w:p w14:paraId="150C40F7" w14:textId="2F90CB7E" w:rsidR="00C31C36" w:rsidRPr="00E34F28" w:rsidRDefault="00C31C36" w:rsidP="00A93C9A">
      <w:pPr>
        <w:pStyle w:val="afffff5"/>
        <w:spacing w:before="0"/>
        <w:rPr>
          <w:rtl/>
        </w:rPr>
      </w:pPr>
      <w:r w:rsidRPr="00A4639B">
        <w:rPr>
          <w:rStyle w:val="ad"/>
          <w:rFonts w:hint="cs"/>
          <w:sz w:val="14"/>
          <w:rtl/>
        </w:rPr>
        <w:t>'</w:t>
      </w:r>
      <w:r w:rsidRPr="00A4639B">
        <w:rPr>
          <w:rStyle w:val="ad"/>
          <w:sz w:val="14"/>
          <w:rtl/>
        </w:rPr>
        <w:t>עולמך תראה בחייך, ואחריתך לחיי העוה"ב, ותקותך לדור דורים</w:t>
      </w:r>
      <w:r w:rsidRPr="00A4639B">
        <w:rPr>
          <w:rStyle w:val="ad"/>
          <w:rFonts w:hint="cs"/>
          <w:sz w:val="14"/>
          <w:rtl/>
        </w:rPr>
        <w:t>'.</w:t>
      </w:r>
      <w:r w:rsidRPr="00FE3D07">
        <w:rPr>
          <w:rFonts w:ascii="Fb Fontext" w:hAnsi="Fb Fontext" w:hint="cs"/>
          <w:rtl/>
        </w:rPr>
        <w:t xml:space="preserve"> </w:t>
      </w:r>
      <w:r w:rsidRPr="00FE3D07">
        <w:rPr>
          <w:rtl/>
        </w:rPr>
        <w:t xml:space="preserve">לבך יהגה תבונה, פיך ידבר חכמות ולשונך ירחיש רננות, עפעפיך יישירו </w:t>
      </w:r>
      <w:r w:rsidRPr="00FE3D07">
        <w:rPr>
          <w:rtl/>
        </w:rPr>
        <w:lastRenderedPageBreak/>
        <w:t xml:space="preserve">נגדך, עיניך יאירו במאור תורה ופניך יזהירו כזוהר הרקיע, שפתותיך יביעו דעת </w:t>
      </w:r>
      <w:r w:rsidRPr="00F311DD">
        <w:rPr>
          <w:rtl/>
        </w:rPr>
        <w:t>וכליותיך תעלוזנה מישרים, ופעמיך ירוצו לשמוע דברי עתיק יומין.</w:t>
      </w:r>
      <w:r w:rsidR="004A261D" w:rsidRPr="00F311DD">
        <w:rPr>
          <w:rFonts w:hint="cs"/>
          <w:rtl/>
        </w:rPr>
        <w:t xml:space="preserve"> </w:t>
      </w:r>
    </w:p>
    <w:p w14:paraId="07845016" w14:textId="14359721" w:rsidR="00A24328" w:rsidRDefault="00C31C36" w:rsidP="009A59D1">
      <w:pPr>
        <w:pStyle w:val="38"/>
        <w:framePr w:wrap="notBeside"/>
        <w:rPr>
          <w:rtl/>
        </w:rPr>
      </w:pPr>
      <w:r w:rsidRPr="00660D7A">
        <w:rPr>
          <w:rtl/>
        </w:rPr>
        <w:t>כ</w:t>
      </w:r>
      <w:r w:rsidRPr="00660D7A">
        <w:rPr>
          <w:rFonts w:hint="cs"/>
          <w:rtl/>
        </w:rPr>
        <w:t>שנפטרו</w:t>
      </w:r>
      <w:r w:rsidRPr="00660D7A">
        <w:rPr>
          <w:rtl/>
        </w:rPr>
        <w:t xml:space="preserve"> רבנן מ</w:t>
      </w:r>
      <w:r w:rsidRPr="00660D7A">
        <w:rPr>
          <w:rFonts w:hint="cs"/>
          <w:rtl/>
        </w:rPr>
        <w:t>ר"ח</w:t>
      </w:r>
      <w:r w:rsidR="009B14FE">
        <w:rPr>
          <w:rFonts w:hint="cs"/>
          <w:rtl/>
        </w:rPr>
        <w:t>:</w:t>
      </w:r>
    </w:p>
    <w:p w14:paraId="12250AB1" w14:textId="5F4C2716" w:rsidR="00265D98" w:rsidRPr="000528DA" w:rsidRDefault="00A93C9A" w:rsidP="000528DA">
      <w:pPr>
        <w:rPr>
          <w:rtl/>
        </w:rPr>
      </w:pPr>
      <w:r w:rsidRPr="000528DA">
        <w:rPr>
          <w:rFonts w:hint="cs"/>
          <w:rtl/>
        </w:rPr>
        <w:t>א</w:t>
      </w:r>
      <w:r w:rsidR="00C31C36" w:rsidRPr="000528DA">
        <w:rPr>
          <w:rFonts w:hint="cs"/>
          <w:rtl/>
        </w:rPr>
        <w:t>מרו</w:t>
      </w:r>
      <w:r w:rsidR="00C31C36" w:rsidRPr="000528DA">
        <w:rPr>
          <w:rtl/>
        </w:rPr>
        <w:t xml:space="preserve">: </w:t>
      </w:r>
      <w:r w:rsidR="00A95C46">
        <w:rPr>
          <w:rStyle w:val="ad"/>
          <w:rtl/>
        </w:rPr>
        <w:t>אלופינו מסבלים</w:t>
      </w:r>
      <w:r w:rsidR="00CC63CA">
        <w:rPr>
          <w:rStyle w:val="ad"/>
          <w:rtl/>
        </w:rPr>
        <w:t>'</w:t>
      </w:r>
      <w:r w:rsidR="00C31C36" w:rsidRPr="000528DA">
        <w:rPr>
          <w:rtl/>
        </w:rPr>
        <w:t xml:space="preserve">. </w:t>
      </w:r>
    </w:p>
    <w:p w14:paraId="15902235" w14:textId="77777777" w:rsidR="00A24328" w:rsidRDefault="00A93C9A" w:rsidP="009A59D1">
      <w:pPr>
        <w:pStyle w:val="38"/>
        <w:framePr w:wrap="notBeside"/>
        <w:rPr>
          <w:rtl/>
        </w:rPr>
      </w:pPr>
      <w:r w:rsidRPr="00660D7A">
        <w:rPr>
          <w:rFonts w:hint="cs"/>
          <w:rtl/>
        </w:rPr>
        <w:t>ש</w:t>
      </w:r>
      <w:r w:rsidR="00A72708" w:rsidRPr="00660D7A">
        <w:rPr>
          <w:rFonts w:hint="cs"/>
          <w:rtl/>
        </w:rPr>
        <w:t>חלקו</w:t>
      </w:r>
      <w:r w:rsidR="00A24328">
        <w:rPr>
          <w:rtl/>
        </w:rPr>
        <w:t>:</w:t>
      </w:r>
    </w:p>
    <w:p w14:paraId="52DFA63A" w14:textId="7A010E57" w:rsidR="00A93C9A" w:rsidRPr="000528DA" w:rsidRDefault="00C31C36" w:rsidP="000528DA">
      <w:pPr>
        <w:rPr>
          <w:rtl/>
        </w:rPr>
      </w:pPr>
      <w:bookmarkStart w:id="383" w:name="_Toc193635731"/>
      <w:bookmarkStart w:id="384" w:name="_Toc216184343"/>
      <w:r w:rsidRPr="00A10336">
        <w:rPr>
          <w:rStyle w:val="30"/>
          <w:rFonts w:hint="cs"/>
          <w:rtl/>
        </w:rPr>
        <w:t>אי</w:t>
      </w:r>
      <w:bookmarkEnd w:id="383"/>
      <w:bookmarkEnd w:id="384"/>
      <w:r w:rsidRPr="000528DA">
        <w:rPr>
          <w:rFonts w:hint="cs"/>
          <w:rtl/>
        </w:rPr>
        <w:t xml:space="preserve"> </w:t>
      </w:r>
      <w:r w:rsidRPr="00A4639B">
        <w:rPr>
          <w:rStyle w:val="ad"/>
          <w:rtl/>
        </w:rPr>
        <w:t>אלופינו</w:t>
      </w:r>
      <w:r w:rsidRPr="000528DA">
        <w:rPr>
          <w:rtl/>
        </w:rPr>
        <w:t xml:space="preserve"> בתורה, </w:t>
      </w:r>
      <w:r w:rsidRPr="00A4639B">
        <w:rPr>
          <w:rStyle w:val="ad"/>
          <w:rtl/>
        </w:rPr>
        <w:t>ומסבלים</w:t>
      </w:r>
      <w:r w:rsidRPr="000528DA">
        <w:rPr>
          <w:rtl/>
        </w:rPr>
        <w:t xml:space="preserve"> במצות.</w:t>
      </w:r>
      <w:r w:rsidRPr="000528DA">
        <w:rPr>
          <w:rFonts w:hint="cs"/>
          <w:rtl/>
        </w:rPr>
        <w:t xml:space="preserve"> </w:t>
      </w:r>
    </w:p>
    <w:p w14:paraId="586B520F" w14:textId="6D96F270" w:rsidR="00C31C36" w:rsidRPr="000528DA" w:rsidRDefault="00C31C36" w:rsidP="000528DA">
      <w:pPr>
        <w:rPr>
          <w:rtl/>
        </w:rPr>
      </w:pPr>
      <w:bookmarkStart w:id="385" w:name="_Toc193635732"/>
      <w:bookmarkStart w:id="386" w:name="_Toc216184344"/>
      <w:r w:rsidRPr="00A10336">
        <w:rPr>
          <w:rStyle w:val="30"/>
          <w:rFonts w:hint="cs"/>
          <w:rtl/>
        </w:rPr>
        <w:t>או</w:t>
      </w:r>
      <w:bookmarkEnd w:id="385"/>
      <w:bookmarkEnd w:id="386"/>
      <w:r w:rsidRPr="000528DA">
        <w:rPr>
          <w:rFonts w:hint="cs"/>
          <w:rtl/>
        </w:rPr>
        <w:t xml:space="preserve"> </w:t>
      </w:r>
      <w:r w:rsidRPr="00A4639B">
        <w:rPr>
          <w:rStyle w:val="ad"/>
          <w:rFonts w:hint="cs"/>
          <w:rtl/>
        </w:rPr>
        <w:t xml:space="preserve">אלופנו </w:t>
      </w:r>
      <w:r w:rsidRPr="000528DA">
        <w:rPr>
          <w:rtl/>
        </w:rPr>
        <w:t xml:space="preserve">בתורה ובמצות, </w:t>
      </w:r>
      <w:r w:rsidRPr="00A4639B">
        <w:rPr>
          <w:rStyle w:val="ad"/>
          <w:rtl/>
        </w:rPr>
        <w:t xml:space="preserve">ומסבלים </w:t>
      </w:r>
      <w:r w:rsidRPr="000528DA">
        <w:rPr>
          <w:rtl/>
        </w:rPr>
        <w:t>ביסורים.</w:t>
      </w:r>
    </w:p>
    <w:p w14:paraId="2837EC5B" w14:textId="77777777" w:rsidR="00265D98" w:rsidRPr="000528DA" w:rsidRDefault="00C31C36" w:rsidP="000528DA">
      <w:pPr>
        <w:rPr>
          <w:rtl/>
        </w:rPr>
      </w:pPr>
      <w:r w:rsidRPr="00A4639B">
        <w:rPr>
          <w:rStyle w:val="ad"/>
          <w:rtl/>
        </w:rPr>
        <w:t xml:space="preserve">אין פרץ </w:t>
      </w:r>
      <w:r w:rsidRPr="000528DA">
        <w:rPr>
          <w:rtl/>
        </w:rPr>
        <w:t xml:space="preserve">- </w:t>
      </w:r>
      <w:r w:rsidR="00265D98" w:rsidRPr="000528DA">
        <w:rPr>
          <w:rtl/>
        </w:rPr>
        <w:tab/>
      </w:r>
      <w:r w:rsidR="00265D98" w:rsidRPr="000528DA">
        <w:rPr>
          <w:rtl/>
        </w:rPr>
        <w:tab/>
      </w:r>
      <w:r w:rsidR="00265D98" w:rsidRPr="000528DA">
        <w:rPr>
          <w:rtl/>
        </w:rPr>
        <w:tab/>
      </w:r>
      <w:r w:rsidRPr="000528DA">
        <w:rPr>
          <w:rFonts w:hint="cs"/>
          <w:rtl/>
        </w:rPr>
        <w:t>כ</w:t>
      </w:r>
      <w:r w:rsidRPr="000528DA">
        <w:rPr>
          <w:rtl/>
        </w:rPr>
        <w:t xml:space="preserve">סיעתו של </w:t>
      </w:r>
      <w:r w:rsidRPr="00A10336">
        <w:rPr>
          <w:rStyle w:val="30"/>
          <w:rtl/>
        </w:rPr>
        <w:t>דוד</w:t>
      </w:r>
      <w:r w:rsidRPr="000528DA">
        <w:rPr>
          <w:rtl/>
        </w:rPr>
        <w:t xml:space="preserve"> שיצא ממנו אחיתופל,</w:t>
      </w:r>
      <w:r w:rsidR="00C70674" w:rsidRPr="000528DA">
        <w:rPr>
          <w:rFonts w:hint="cs"/>
          <w:rtl/>
        </w:rPr>
        <w:t xml:space="preserve"> </w:t>
      </w:r>
    </w:p>
    <w:p w14:paraId="04732FE9" w14:textId="77777777" w:rsidR="00C96E5E" w:rsidRPr="000528DA" w:rsidRDefault="00C31C36" w:rsidP="000528DA">
      <w:pPr>
        <w:rPr>
          <w:rtl/>
        </w:rPr>
      </w:pPr>
      <w:r w:rsidRPr="00A4639B">
        <w:rPr>
          <w:rStyle w:val="ad"/>
          <w:rtl/>
        </w:rPr>
        <w:t xml:space="preserve">ואין יוצאת </w:t>
      </w:r>
      <w:r w:rsidRPr="000528DA">
        <w:rPr>
          <w:rtl/>
        </w:rPr>
        <w:t xml:space="preserve">- </w:t>
      </w:r>
      <w:r w:rsidR="00265D98" w:rsidRPr="000528DA">
        <w:rPr>
          <w:rtl/>
        </w:rPr>
        <w:tab/>
      </w:r>
      <w:r w:rsidRPr="000528DA">
        <w:rPr>
          <w:rtl/>
        </w:rPr>
        <w:t xml:space="preserve">כסיעתו של </w:t>
      </w:r>
      <w:r w:rsidRPr="00A10336">
        <w:rPr>
          <w:rStyle w:val="30"/>
          <w:rtl/>
        </w:rPr>
        <w:t>שאול</w:t>
      </w:r>
      <w:r w:rsidRPr="000528DA">
        <w:rPr>
          <w:rtl/>
        </w:rPr>
        <w:t xml:space="preserve"> שיצא ממנו דואג האדומי,</w:t>
      </w:r>
      <w:r w:rsidR="00C70674" w:rsidRPr="000528DA">
        <w:rPr>
          <w:rFonts w:hint="cs"/>
          <w:rtl/>
        </w:rPr>
        <w:t xml:space="preserve"> </w:t>
      </w:r>
    </w:p>
    <w:p w14:paraId="48A923F9" w14:textId="77777777" w:rsidR="00A93C9A" w:rsidRPr="000528DA" w:rsidRDefault="00C31C36" w:rsidP="000528DA">
      <w:pPr>
        <w:rPr>
          <w:rtl/>
        </w:rPr>
      </w:pPr>
      <w:r w:rsidRPr="00A4639B">
        <w:rPr>
          <w:rStyle w:val="ad"/>
          <w:rtl/>
        </w:rPr>
        <w:t xml:space="preserve">ואין צוחה </w:t>
      </w:r>
      <w:r w:rsidRPr="000528DA">
        <w:rPr>
          <w:rtl/>
        </w:rPr>
        <w:t xml:space="preserve">- כסיעתו של </w:t>
      </w:r>
      <w:r w:rsidRPr="00A10336">
        <w:rPr>
          <w:rStyle w:val="30"/>
          <w:rtl/>
        </w:rPr>
        <w:t>אלישע</w:t>
      </w:r>
      <w:r w:rsidRPr="000528DA">
        <w:rPr>
          <w:rtl/>
        </w:rPr>
        <w:t xml:space="preserve"> שיצא ממנו גחזי,</w:t>
      </w:r>
      <w:r w:rsidR="00C70674" w:rsidRPr="000528DA">
        <w:rPr>
          <w:rtl/>
        </w:rPr>
        <w:t xml:space="preserve"> </w:t>
      </w:r>
    </w:p>
    <w:p w14:paraId="25E66495" w14:textId="7B019643" w:rsidR="00C31C36" w:rsidRPr="000528DA" w:rsidRDefault="00C31C36" w:rsidP="000528DA">
      <w:pPr>
        <w:rPr>
          <w:rtl/>
        </w:rPr>
      </w:pPr>
      <w:r w:rsidRPr="00A4639B">
        <w:rPr>
          <w:rStyle w:val="ad"/>
          <w:rtl/>
        </w:rPr>
        <w:t>ברחובותינו</w:t>
      </w:r>
      <w:r w:rsidR="00A93C9A" w:rsidRPr="000528DA">
        <w:rPr>
          <w:rFonts w:hint="cs"/>
          <w:rtl/>
        </w:rPr>
        <w:t xml:space="preserve"> </w:t>
      </w:r>
      <w:r w:rsidRPr="000528DA">
        <w:rPr>
          <w:rtl/>
        </w:rPr>
        <w:t xml:space="preserve">שלא יהא לנו בן או תלמיד שמקדיח תבשילו ברבים </w:t>
      </w:r>
      <w:r w:rsidRPr="000528DA">
        <w:rPr>
          <w:rStyle w:val="affffff6"/>
          <w:spacing w:val="0"/>
          <w:rtl/>
        </w:rPr>
        <w:t>כיש</w:t>
      </w:r>
      <w:r w:rsidR="00C70674" w:rsidRPr="000528DA">
        <w:rPr>
          <w:rStyle w:val="affffff6"/>
          <w:rFonts w:hint="cs"/>
          <w:spacing w:val="0"/>
          <w:rtl/>
        </w:rPr>
        <w:t>"</w:t>
      </w:r>
      <w:r w:rsidRPr="000528DA">
        <w:rPr>
          <w:rStyle w:val="affffff6"/>
          <w:spacing w:val="0"/>
          <w:rtl/>
        </w:rPr>
        <w:t>ו</w:t>
      </w:r>
    </w:p>
    <w:p w14:paraId="12AD6FC3" w14:textId="77777777" w:rsidR="00C31C36" w:rsidRPr="00E34F28" w:rsidRDefault="00C31C36" w:rsidP="00EC0DC4">
      <w:pPr>
        <w:pStyle w:val="af2"/>
        <w:framePr w:wrap="around"/>
        <w:rPr>
          <w:rtl/>
        </w:rPr>
      </w:pPr>
      <w:r w:rsidRPr="00A4639B">
        <w:rPr>
          <w:rtl/>
        </w:rPr>
        <w:t>יז:</w:t>
      </w:r>
    </w:p>
    <w:p w14:paraId="22A55832" w14:textId="709ECF3F" w:rsidR="00265D98" w:rsidRPr="00E34F28" w:rsidRDefault="00C31C36" w:rsidP="001D7C72">
      <w:pPr>
        <w:pStyle w:val="afffffc"/>
        <w:rPr>
          <w:rtl/>
        </w:rPr>
      </w:pPr>
      <w:bookmarkStart w:id="387" w:name="_Toc193635733"/>
      <w:bookmarkStart w:id="388" w:name="_Toc216184345"/>
      <w:r w:rsidRPr="00A4639B">
        <w:rPr>
          <w:rStyle w:val="ad"/>
          <w:rFonts w:hint="cs"/>
          <w:sz w:val="14"/>
          <w:rtl/>
        </w:rPr>
        <w:t>'</w:t>
      </w:r>
      <w:r w:rsidRPr="00A4639B">
        <w:rPr>
          <w:rStyle w:val="ad"/>
          <w:sz w:val="14"/>
          <w:rtl/>
        </w:rPr>
        <w:t>שמעו אלי אבירי לב הרחוקים מצדקה</w:t>
      </w:r>
      <w:r w:rsidRPr="00A4639B">
        <w:rPr>
          <w:rStyle w:val="ad"/>
          <w:rFonts w:hint="cs"/>
          <w:sz w:val="14"/>
          <w:rtl/>
        </w:rPr>
        <w:t>'</w:t>
      </w:r>
      <w:r w:rsidRPr="00A4639B">
        <w:rPr>
          <w:rStyle w:val="ad"/>
          <w:sz w:val="14"/>
          <w:rtl/>
        </w:rPr>
        <w:t>.</w:t>
      </w:r>
      <w:bookmarkEnd w:id="387"/>
      <w:bookmarkEnd w:id="388"/>
    </w:p>
    <w:p w14:paraId="0F2E93CE" w14:textId="77777777" w:rsidR="00A24328" w:rsidRDefault="00C31C36" w:rsidP="009A59D1">
      <w:pPr>
        <w:pStyle w:val="38"/>
        <w:framePr w:wrap="notBeside"/>
        <w:rPr>
          <w:rtl/>
        </w:rPr>
      </w:pPr>
      <w:r w:rsidRPr="00660D7A">
        <w:rPr>
          <w:rFonts w:hint="cs"/>
          <w:rtl/>
        </w:rPr>
        <w:t>אי</w:t>
      </w:r>
      <w:r w:rsidR="00A24328">
        <w:rPr>
          <w:rtl/>
        </w:rPr>
        <w:t>:</w:t>
      </w:r>
    </w:p>
    <w:p w14:paraId="0984A85C" w14:textId="041E083C" w:rsidR="00A93C9A" w:rsidRPr="000528DA" w:rsidRDefault="00C31C36" w:rsidP="000528DA">
      <w:pPr>
        <w:rPr>
          <w:rtl/>
        </w:rPr>
      </w:pPr>
      <w:r w:rsidRPr="000528DA">
        <w:rPr>
          <w:rFonts w:hint="cs"/>
          <w:rtl/>
        </w:rPr>
        <w:t>כו</w:t>
      </w:r>
      <w:r w:rsidRPr="000528DA">
        <w:rPr>
          <w:rtl/>
        </w:rPr>
        <w:t>"</w:t>
      </w:r>
      <w:r w:rsidRPr="000528DA">
        <w:rPr>
          <w:rFonts w:hint="cs"/>
          <w:rtl/>
        </w:rPr>
        <w:t>ע נזונין בצדקה והן בזרוע,</w:t>
      </w:r>
      <w:r w:rsidR="00C70674" w:rsidRPr="000528DA">
        <w:rPr>
          <w:rFonts w:hint="cs"/>
          <w:rtl/>
        </w:rPr>
        <w:t xml:space="preserve"> </w:t>
      </w:r>
    </w:p>
    <w:p w14:paraId="6FB960D0" w14:textId="77777777" w:rsidR="00A24328" w:rsidRDefault="00C31C36" w:rsidP="009A59D1">
      <w:pPr>
        <w:pStyle w:val="38"/>
        <w:framePr w:wrap="notBeside"/>
        <w:rPr>
          <w:rtl/>
        </w:rPr>
      </w:pPr>
      <w:r w:rsidRPr="00660D7A">
        <w:rPr>
          <w:rFonts w:hint="cs"/>
          <w:rtl/>
        </w:rPr>
        <w:t>או</w:t>
      </w:r>
      <w:r w:rsidR="00A24328">
        <w:rPr>
          <w:rtl/>
        </w:rPr>
        <w:t>:</w:t>
      </w:r>
    </w:p>
    <w:p w14:paraId="446A247F" w14:textId="08E90D8C" w:rsidR="00A93C9A" w:rsidRPr="000528DA" w:rsidRDefault="00C31C36" w:rsidP="001D7C72">
      <w:pPr>
        <w:spacing w:after="60"/>
        <w:rPr>
          <w:rtl/>
        </w:rPr>
      </w:pPr>
      <w:r w:rsidRPr="000528DA">
        <w:rPr>
          <w:rFonts w:hint="cs"/>
          <w:rtl/>
        </w:rPr>
        <w:t>כו</w:t>
      </w:r>
      <w:r w:rsidRPr="000528DA">
        <w:rPr>
          <w:rtl/>
        </w:rPr>
        <w:t>"</w:t>
      </w:r>
      <w:r w:rsidRPr="000528DA">
        <w:rPr>
          <w:rFonts w:hint="cs"/>
          <w:rtl/>
        </w:rPr>
        <w:t>ע בזכותם והן אפי' בזכות עצמן אין נזונין</w:t>
      </w:r>
      <w:r w:rsidR="00A93C9A" w:rsidRPr="000528DA">
        <w:rPr>
          <w:rFonts w:hint="cs"/>
          <w:rtl/>
        </w:rPr>
        <w:t>.</w:t>
      </w:r>
    </w:p>
    <w:p w14:paraId="3CED30FC" w14:textId="483B0934" w:rsidR="00A24328" w:rsidRDefault="00C31C36" w:rsidP="009A59D1">
      <w:pPr>
        <w:pStyle w:val="38"/>
        <w:framePr w:wrap="notBeside"/>
        <w:rPr>
          <w:rtl/>
        </w:rPr>
      </w:pPr>
      <w:r w:rsidRPr="00660D7A">
        <w:rPr>
          <w:rFonts w:hint="cs"/>
          <w:rtl/>
        </w:rPr>
        <w:t>כ</w:t>
      </w:r>
      <w:r w:rsidR="00A93C9A" w:rsidRPr="00660D7A">
        <w:rPr>
          <w:rFonts w:hint="cs"/>
          <w:rtl/>
        </w:rPr>
        <w:t>רב</w:t>
      </w:r>
      <w:r w:rsidR="00A24328">
        <w:rPr>
          <w:rtl/>
        </w:rPr>
        <w:t>:</w:t>
      </w:r>
    </w:p>
    <w:p w14:paraId="5F99C380" w14:textId="35C40B2B" w:rsidR="00C96E5E" w:rsidRPr="00E34F28" w:rsidRDefault="00C31C36" w:rsidP="001D7C72">
      <w:pPr>
        <w:pStyle w:val="afffff5"/>
        <w:spacing w:before="0"/>
        <w:rPr>
          <w:rtl/>
        </w:rPr>
      </w:pPr>
      <w:r w:rsidRPr="00FE3D07">
        <w:rPr>
          <w:rtl/>
        </w:rPr>
        <w:t xml:space="preserve">בכל יום ויום בת קול </w:t>
      </w:r>
      <w:r w:rsidRPr="00F95182">
        <w:rPr>
          <w:rtl/>
        </w:rPr>
        <w:t>יוצאת מהר חורב ואומרת: כל העולם</w:t>
      </w:r>
      <w:r w:rsidRPr="00FE3D07">
        <w:rPr>
          <w:rtl/>
        </w:rPr>
        <w:t xml:space="preserve"> כולו נזונין בשביל חנינא </w:t>
      </w:r>
      <w:r w:rsidRPr="00D826DC">
        <w:rPr>
          <w:rtl/>
        </w:rPr>
        <w:t>בני,</w:t>
      </w:r>
      <w:r w:rsidRPr="00D826DC">
        <w:rPr>
          <w:rFonts w:hint="cs"/>
          <w:rtl/>
        </w:rPr>
        <w:t xml:space="preserve"> והוא די לו בקב חרובין מע</w:t>
      </w:r>
      <w:r w:rsidR="00BF279E">
        <w:rPr>
          <w:rFonts w:hint="cs"/>
          <w:rtl/>
        </w:rPr>
        <w:t>"</w:t>
      </w:r>
      <w:r w:rsidRPr="00D826DC">
        <w:rPr>
          <w:rFonts w:hint="cs"/>
          <w:rtl/>
        </w:rPr>
        <w:t>ש לע</w:t>
      </w:r>
      <w:r w:rsidRPr="00D826DC">
        <w:rPr>
          <w:rtl/>
        </w:rPr>
        <w:t>"</w:t>
      </w:r>
      <w:r w:rsidRPr="00D826DC">
        <w:rPr>
          <w:rFonts w:hint="cs"/>
          <w:rtl/>
        </w:rPr>
        <w:t>ש</w:t>
      </w:r>
      <w:r w:rsidR="00C70674" w:rsidRPr="00D826DC">
        <w:rPr>
          <w:rFonts w:hint="cs"/>
          <w:rtl/>
        </w:rPr>
        <w:t xml:space="preserve">, </w:t>
      </w:r>
    </w:p>
    <w:p w14:paraId="42A27EB2" w14:textId="0339510B" w:rsidR="00A24328" w:rsidRDefault="00C70674" w:rsidP="009A59D1">
      <w:pPr>
        <w:pStyle w:val="38"/>
        <w:framePr w:wrap="notBeside"/>
        <w:rPr>
          <w:rtl/>
        </w:rPr>
      </w:pPr>
      <w:r w:rsidRPr="00660D7A">
        <w:rPr>
          <w:rFonts w:hint="cs"/>
          <w:rtl/>
        </w:rPr>
        <w:t>ול</w:t>
      </w:r>
      <w:r w:rsidR="00C31C36" w:rsidRPr="00660D7A">
        <w:rPr>
          <w:rFonts w:hint="cs"/>
          <w:rtl/>
        </w:rPr>
        <w:t>ר</w:t>
      </w:r>
      <w:r w:rsidR="00C31C36" w:rsidRPr="00660D7A">
        <w:rPr>
          <w:rtl/>
        </w:rPr>
        <w:t>"</w:t>
      </w:r>
      <w:r w:rsidR="00C31C36" w:rsidRPr="00660D7A">
        <w:rPr>
          <w:rFonts w:hint="cs"/>
          <w:rtl/>
        </w:rPr>
        <w:t>י</w:t>
      </w:r>
      <w:r w:rsidR="00A24328">
        <w:rPr>
          <w:rtl/>
        </w:rPr>
        <w:t>:</w:t>
      </w:r>
    </w:p>
    <w:p w14:paraId="28EDE556" w14:textId="727D0E82" w:rsidR="00265D98" w:rsidRPr="000528DA" w:rsidRDefault="00C31C36" w:rsidP="000528DA">
      <w:pPr>
        <w:rPr>
          <w:rtl/>
        </w:rPr>
      </w:pPr>
      <w:r w:rsidRPr="00A4639B">
        <w:rPr>
          <w:rStyle w:val="ad"/>
          <w:rtl/>
        </w:rPr>
        <w:t>אבירי לב</w:t>
      </w:r>
      <w:r w:rsidRPr="000528DA">
        <w:rPr>
          <w:rtl/>
        </w:rPr>
        <w:t xml:space="preserve"> ג</w:t>
      </w:r>
      <w:r w:rsidRPr="000528DA">
        <w:rPr>
          <w:rFonts w:hint="cs"/>
          <w:rtl/>
        </w:rPr>
        <w:t xml:space="preserve">בעונים </w:t>
      </w:r>
      <w:r w:rsidRPr="000528DA">
        <w:rPr>
          <w:rtl/>
        </w:rPr>
        <w:t>טפשאי.</w:t>
      </w:r>
      <w:r w:rsidRPr="000528DA">
        <w:rPr>
          <w:rFonts w:hint="cs"/>
          <w:rtl/>
        </w:rPr>
        <w:t xml:space="preserve"> דלא נתגיירו מהם</w:t>
      </w:r>
      <w:r w:rsidR="00C70674" w:rsidRPr="000528DA">
        <w:rPr>
          <w:rFonts w:hint="cs"/>
          <w:rtl/>
        </w:rPr>
        <w:t xml:space="preserve"> </w:t>
      </w:r>
    </w:p>
    <w:p w14:paraId="23286973" w14:textId="581F6437" w:rsidR="00A24328" w:rsidRDefault="00C31C36" w:rsidP="009A59D1">
      <w:pPr>
        <w:pStyle w:val="38"/>
        <w:framePr w:wrap="notBeside"/>
        <w:rPr>
          <w:rtl/>
        </w:rPr>
      </w:pPr>
      <w:r w:rsidRPr="00660D7A">
        <w:rPr>
          <w:rtl/>
        </w:rPr>
        <w:t>רב אשי</w:t>
      </w:r>
      <w:r w:rsidR="00A24328">
        <w:rPr>
          <w:rtl/>
        </w:rPr>
        <w:t>:</w:t>
      </w:r>
    </w:p>
    <w:p w14:paraId="61663A6F" w14:textId="56829DCA" w:rsidR="00C96E5E" w:rsidRPr="00E34F28" w:rsidRDefault="00C31C36" w:rsidP="008D1254">
      <w:pPr>
        <w:rPr>
          <w:rtl/>
        </w:rPr>
      </w:pPr>
      <w:r w:rsidRPr="000528DA">
        <w:rPr>
          <w:rtl/>
        </w:rPr>
        <w:t xml:space="preserve">בני </w:t>
      </w:r>
      <w:r w:rsidRPr="000528DA">
        <w:rPr>
          <w:rFonts w:hint="cs"/>
          <w:rtl/>
        </w:rPr>
        <w:t xml:space="preserve">עיר </w:t>
      </w:r>
      <w:r w:rsidRPr="000528DA">
        <w:rPr>
          <w:rtl/>
        </w:rPr>
        <w:t xml:space="preserve">מחסיא אבירי לב </w:t>
      </w:r>
      <w:r w:rsidRPr="000528DA">
        <w:rPr>
          <w:rFonts w:hint="cs"/>
          <w:rtl/>
        </w:rPr>
        <w:t>הם</w:t>
      </w:r>
      <w:r w:rsidRPr="000528DA">
        <w:rPr>
          <w:rtl/>
        </w:rPr>
        <w:t xml:space="preserve">, </w:t>
      </w:r>
      <w:r w:rsidRPr="000528DA">
        <w:rPr>
          <w:rFonts w:hint="cs"/>
          <w:rtl/>
        </w:rPr>
        <w:t xml:space="preserve">שרואים </w:t>
      </w:r>
      <w:r w:rsidRPr="000528DA">
        <w:rPr>
          <w:rtl/>
        </w:rPr>
        <w:t xml:space="preserve">יקרא דאורייתא </w:t>
      </w:r>
      <w:r w:rsidRPr="000528DA">
        <w:rPr>
          <w:rFonts w:hint="cs"/>
          <w:rtl/>
        </w:rPr>
        <w:t>פעמיים בשנה ולא מתגיירים מהם.</w:t>
      </w:r>
    </w:p>
    <w:p w14:paraId="29DCA086" w14:textId="77777777" w:rsidR="00265D98" w:rsidRPr="00E34F28" w:rsidRDefault="00C31C36" w:rsidP="00A93C9A">
      <w:pPr>
        <w:pStyle w:val="afffffc"/>
        <w:rPr>
          <w:rtl/>
        </w:rPr>
      </w:pPr>
      <w:bookmarkStart w:id="389" w:name="_Toc193635734"/>
      <w:bookmarkStart w:id="390" w:name="_Toc216184346"/>
      <w:r w:rsidRPr="00A93C9A">
        <w:rPr>
          <w:rStyle w:val="a7"/>
          <w:b/>
          <w:rtl/>
        </w:rPr>
        <w:t>חתן אם רוצה לקרות</w:t>
      </w:r>
      <w:bookmarkEnd w:id="389"/>
      <w:bookmarkEnd w:id="390"/>
      <w:r w:rsidRPr="00A93C9A">
        <w:rPr>
          <w:rStyle w:val="a7"/>
          <w:b/>
          <w:rtl/>
        </w:rPr>
        <w:t xml:space="preserve"> </w:t>
      </w:r>
    </w:p>
    <w:p w14:paraId="1006F340" w14:textId="3E319D85" w:rsidR="00265D98" w:rsidRPr="000528DA" w:rsidRDefault="00C31C36" w:rsidP="000528DA">
      <w:pPr>
        <w:rPr>
          <w:rtl/>
        </w:rPr>
      </w:pPr>
      <w:r w:rsidRPr="00E34F28">
        <w:rPr>
          <w:rStyle w:val="afffff9"/>
          <w:rtl/>
        </w:rPr>
        <w:t>דר</w:t>
      </w:r>
      <w:r w:rsidRPr="00E34F28">
        <w:rPr>
          <w:rStyle w:val="afffff9"/>
          <w:rFonts w:hint="cs"/>
          <w:rtl/>
        </w:rPr>
        <w:t>שב</w:t>
      </w:r>
      <w:r w:rsidRPr="00E34F28">
        <w:rPr>
          <w:rStyle w:val="afffff9"/>
          <w:rtl/>
        </w:rPr>
        <w:t>"</w:t>
      </w:r>
      <w:r w:rsidRPr="00E34F28">
        <w:rPr>
          <w:rStyle w:val="afffff9"/>
          <w:rFonts w:hint="cs"/>
          <w:rtl/>
        </w:rPr>
        <w:t>ג</w:t>
      </w:r>
      <w:r w:rsidR="00265D98" w:rsidRPr="00E34F28">
        <w:rPr>
          <w:rStyle w:val="afffff9"/>
          <w:rFonts w:hint="cs"/>
          <w:rtl/>
        </w:rPr>
        <w:t>:</w:t>
      </w:r>
      <w:r w:rsidRPr="000528DA">
        <w:rPr>
          <w:rFonts w:ascii="Fb Fontext" w:hAnsi="Fb Fontext" w:hint="cs"/>
          <w:rtl/>
        </w:rPr>
        <w:t xml:space="preserve"> </w:t>
      </w:r>
      <w:r w:rsidR="00265D98" w:rsidRPr="000528DA">
        <w:rPr>
          <w:rFonts w:ascii="Fb Fontext" w:hAnsi="Fb Fontext"/>
          <w:rtl/>
        </w:rPr>
        <w:t>ח</w:t>
      </w:r>
      <w:r w:rsidR="00265D98" w:rsidRPr="000528DA">
        <w:rPr>
          <w:rFonts w:ascii="Fb Fontext" w:hAnsi="Fb Fontext" w:hint="cs"/>
          <w:rtl/>
        </w:rPr>
        <w:t>ש</w:t>
      </w:r>
      <w:r w:rsidRPr="000528DA">
        <w:rPr>
          <w:rFonts w:ascii="Fb Fontext" w:hAnsi="Fb Fontext"/>
          <w:rtl/>
        </w:rPr>
        <w:t>ש ליוהרא</w:t>
      </w:r>
      <w:r w:rsidR="00265D98" w:rsidRPr="000528DA">
        <w:rPr>
          <w:rFonts w:ascii="Fb Fontext" w:hAnsi="Fb Fontext" w:hint="cs"/>
          <w:rtl/>
        </w:rPr>
        <w:t>,</w:t>
      </w:r>
      <w:r w:rsidRPr="000528DA">
        <w:rPr>
          <w:rFonts w:ascii="Fb Fontext" w:hAnsi="Fb Fontext"/>
          <w:rtl/>
        </w:rPr>
        <w:t xml:space="preserve"> </w:t>
      </w:r>
      <w:r w:rsidR="00A93C9A" w:rsidRPr="000528DA">
        <w:rPr>
          <w:rFonts w:ascii="Fb Fontext" w:hAnsi="Fb Fontext"/>
          <w:rtl/>
        </w:rPr>
        <w:tab/>
      </w:r>
      <w:r w:rsidR="00A93C9A" w:rsidRPr="000528DA">
        <w:rPr>
          <w:rFonts w:ascii="Fb Fontext" w:hAnsi="Fb Fontext"/>
          <w:rtl/>
        </w:rPr>
        <w:tab/>
      </w:r>
      <w:r w:rsidR="00A93C9A" w:rsidRPr="000528DA">
        <w:rPr>
          <w:rFonts w:ascii="Fb Fontext" w:hAnsi="Fb Fontext"/>
          <w:rtl/>
        </w:rPr>
        <w:tab/>
      </w:r>
      <w:r w:rsidRPr="00E34F28">
        <w:rPr>
          <w:rStyle w:val="afffff9"/>
          <w:rtl/>
        </w:rPr>
        <w:t>ורבנן</w:t>
      </w:r>
      <w:r w:rsidR="00265D98" w:rsidRPr="00E34F28">
        <w:rPr>
          <w:rStyle w:val="afffff9"/>
          <w:rFonts w:hint="cs"/>
          <w:rtl/>
        </w:rPr>
        <w:t>:</w:t>
      </w:r>
      <w:r w:rsidR="00265D98" w:rsidRPr="000528DA">
        <w:rPr>
          <w:rFonts w:ascii="Fb Fontext" w:hAnsi="Fb Fontext"/>
          <w:rtl/>
        </w:rPr>
        <w:t xml:space="preserve"> לא ח</w:t>
      </w:r>
      <w:r w:rsidR="00265D98" w:rsidRPr="000528DA">
        <w:rPr>
          <w:rFonts w:ascii="Fb Fontext" w:hAnsi="Fb Fontext" w:hint="cs"/>
          <w:rtl/>
        </w:rPr>
        <w:t>ששו</w:t>
      </w:r>
      <w:r w:rsidRPr="000528DA">
        <w:rPr>
          <w:rFonts w:ascii="Fb Fontext" w:hAnsi="Fb Fontext"/>
          <w:rtl/>
        </w:rPr>
        <w:t xml:space="preserve"> ליוהרא</w:t>
      </w:r>
      <w:r w:rsidR="007F58B7" w:rsidRPr="000528DA">
        <w:rPr>
          <w:rFonts w:hint="cs"/>
          <w:rtl/>
        </w:rPr>
        <w:t xml:space="preserve">, </w:t>
      </w:r>
    </w:p>
    <w:p w14:paraId="2E8A4975" w14:textId="2A73DA49" w:rsidR="00A24328" w:rsidRDefault="00C31C36" w:rsidP="009A59D1">
      <w:pPr>
        <w:pStyle w:val="38"/>
        <w:framePr w:wrap="notBeside"/>
        <w:rPr>
          <w:rtl/>
        </w:rPr>
      </w:pPr>
      <w:r w:rsidRPr="00660D7A">
        <w:rPr>
          <w:rtl/>
        </w:rPr>
        <w:t>וה</w:t>
      </w:r>
      <w:r w:rsidRPr="00660D7A">
        <w:rPr>
          <w:rFonts w:hint="cs"/>
          <w:rtl/>
        </w:rPr>
        <w:t>ך דרשב</w:t>
      </w:r>
      <w:r w:rsidRPr="00660D7A">
        <w:rPr>
          <w:rtl/>
        </w:rPr>
        <w:t>"</w:t>
      </w:r>
      <w:r w:rsidR="007F58B7" w:rsidRPr="00660D7A">
        <w:rPr>
          <w:rFonts w:hint="cs"/>
          <w:rtl/>
        </w:rPr>
        <w:t>ג</w:t>
      </w:r>
      <w:r w:rsidR="009B14FE">
        <w:rPr>
          <w:rFonts w:hint="cs"/>
          <w:rtl/>
        </w:rPr>
        <w:t>:</w:t>
      </w:r>
    </w:p>
    <w:p w14:paraId="75AE850F" w14:textId="606219F2" w:rsidR="00265D98" w:rsidRPr="000528DA" w:rsidRDefault="00C31C36" w:rsidP="000528DA">
      <w:pPr>
        <w:rPr>
          <w:rtl/>
        </w:rPr>
      </w:pPr>
      <w:r w:rsidRPr="000528DA">
        <w:rPr>
          <w:rFonts w:hint="cs"/>
          <w:rtl/>
        </w:rPr>
        <w:t>לעולם יעשה עצמו ת</w:t>
      </w:r>
      <w:r w:rsidRPr="000528DA">
        <w:rPr>
          <w:rtl/>
        </w:rPr>
        <w:t>"</w:t>
      </w:r>
      <w:r w:rsidRPr="000528DA">
        <w:rPr>
          <w:rFonts w:hint="cs"/>
          <w:rtl/>
        </w:rPr>
        <w:t xml:space="preserve">ח </w:t>
      </w:r>
      <w:r w:rsidRPr="000528DA">
        <w:rPr>
          <w:rStyle w:val="affffff7"/>
          <w:rFonts w:hint="cs"/>
          <w:rtl/>
        </w:rPr>
        <w:t>[דבטלים]</w:t>
      </w:r>
      <w:r w:rsidRPr="000528DA">
        <w:rPr>
          <w:rFonts w:hint="cs"/>
          <w:rtl/>
        </w:rPr>
        <w:t>,</w:t>
      </w:r>
      <w:r w:rsidR="007F58B7" w:rsidRPr="000528DA">
        <w:rPr>
          <w:rFonts w:hint="cs"/>
          <w:rtl/>
        </w:rPr>
        <w:t xml:space="preserve"> </w:t>
      </w:r>
    </w:p>
    <w:p w14:paraId="10253848" w14:textId="10F4D835" w:rsidR="00A24328" w:rsidRDefault="001D7C72" w:rsidP="009A59D1">
      <w:pPr>
        <w:pStyle w:val="38"/>
        <w:framePr w:wrap="notBeside"/>
        <w:rPr>
          <w:rtl/>
        </w:rPr>
      </w:pPr>
      <w:r w:rsidRPr="00660D7A">
        <w:rPr>
          <w:rFonts w:hint="cs"/>
          <w:rtl/>
        </w:rPr>
        <w:t xml:space="preserve">- </w:t>
      </w:r>
      <w:r w:rsidR="00C96E5E" w:rsidRPr="00660D7A">
        <w:rPr>
          <w:rFonts w:hint="cs"/>
          <w:rtl/>
        </w:rPr>
        <w:t xml:space="preserve">א. </w:t>
      </w:r>
      <w:r w:rsidR="00C31C36" w:rsidRPr="00660D7A">
        <w:rPr>
          <w:rtl/>
        </w:rPr>
        <w:t>רי"ו</w:t>
      </w:r>
      <w:r w:rsidR="00A24328">
        <w:rPr>
          <w:rtl/>
        </w:rPr>
        <w:t>:</w:t>
      </w:r>
    </w:p>
    <w:p w14:paraId="43339419" w14:textId="0A30E09A" w:rsidR="00265D98" w:rsidRPr="000528DA" w:rsidRDefault="00C31C36" w:rsidP="000528DA">
      <w:pPr>
        <w:rPr>
          <w:rtl/>
        </w:rPr>
      </w:pPr>
      <w:r w:rsidRPr="000528DA">
        <w:rPr>
          <w:rtl/>
        </w:rPr>
        <w:t>מוחלפת השיטה.</w:t>
      </w:r>
      <w:r w:rsidRPr="000528DA">
        <w:rPr>
          <w:rFonts w:hint="cs"/>
          <w:rtl/>
        </w:rPr>
        <w:t xml:space="preserve"> </w:t>
      </w:r>
    </w:p>
    <w:p w14:paraId="62924E11" w14:textId="5C99A75C" w:rsidR="00A24328" w:rsidRDefault="001D7C72" w:rsidP="009A59D1">
      <w:pPr>
        <w:pStyle w:val="38"/>
        <w:framePr w:wrap="notBeside"/>
        <w:rPr>
          <w:rtl/>
        </w:rPr>
      </w:pPr>
      <w:r w:rsidRPr="00660D7A">
        <w:rPr>
          <w:rFonts w:hint="cs"/>
          <w:rtl/>
        </w:rPr>
        <w:t>-</w:t>
      </w:r>
      <w:r w:rsidR="00C96E5E" w:rsidRPr="00660D7A">
        <w:rPr>
          <w:rFonts w:hint="cs"/>
          <w:rtl/>
        </w:rPr>
        <w:t xml:space="preserve">ב. </w:t>
      </w:r>
      <w:r w:rsidR="00C31C36" w:rsidRPr="00660D7A">
        <w:rPr>
          <w:rFonts w:hint="cs"/>
          <w:rtl/>
        </w:rPr>
        <w:t>רשבדר</w:t>
      </w:r>
      <w:r w:rsidR="00C31C36" w:rsidRPr="00660D7A">
        <w:rPr>
          <w:rtl/>
        </w:rPr>
        <w:t>"</w:t>
      </w:r>
      <w:r w:rsidR="00C31C36" w:rsidRPr="00660D7A">
        <w:rPr>
          <w:rFonts w:hint="cs"/>
          <w:rtl/>
        </w:rPr>
        <w:t>א</w:t>
      </w:r>
      <w:r w:rsidR="009B14FE">
        <w:rPr>
          <w:rtl/>
        </w:rPr>
        <w:t>:</w:t>
      </w:r>
    </w:p>
    <w:p w14:paraId="2CC56278" w14:textId="7EECEECE" w:rsidR="00265D98" w:rsidRPr="000528DA" w:rsidRDefault="00A93C9A" w:rsidP="000528DA">
      <w:pPr>
        <w:rPr>
          <w:rtl/>
        </w:rPr>
      </w:pPr>
      <w:r w:rsidRPr="000528DA">
        <w:rPr>
          <w:rFonts w:hint="cs"/>
          <w:rtl/>
        </w:rPr>
        <w:t>ל</w:t>
      </w:r>
      <w:r w:rsidR="00C31C36" w:rsidRPr="000528DA">
        <w:rPr>
          <w:rtl/>
        </w:rPr>
        <w:t>א תחליף,</w:t>
      </w:r>
      <w:r w:rsidR="00C31C36" w:rsidRPr="00A10336">
        <w:rPr>
          <w:rStyle w:val="30"/>
          <w:rFonts w:hint="cs"/>
          <w:rtl/>
        </w:rPr>
        <w:t xml:space="preserve"> </w:t>
      </w:r>
      <w:r w:rsidR="00C31C36" w:rsidRPr="00E34F28">
        <w:rPr>
          <w:rStyle w:val="afffff9"/>
          <w:rFonts w:hint="cs"/>
          <w:rtl/>
        </w:rPr>
        <w:t>לרבנן</w:t>
      </w:r>
      <w:r w:rsidR="00C96E5E" w:rsidRPr="00E34F28">
        <w:rPr>
          <w:rStyle w:val="afffff9"/>
          <w:rFonts w:hint="cs"/>
          <w:rtl/>
        </w:rPr>
        <w:t>:</w:t>
      </w:r>
      <w:r w:rsidR="00C31C36" w:rsidRPr="000528DA">
        <w:rPr>
          <w:rFonts w:hint="cs"/>
          <w:rtl/>
        </w:rPr>
        <w:t xml:space="preserve"> </w:t>
      </w:r>
      <w:r>
        <w:rPr>
          <w:rStyle w:val="afffff9"/>
          <w:rFonts w:hint="cs"/>
          <w:rtl/>
          <w:rPrChange w:id="9073" w:author="מנוע אמוראים" w:date="2026-10-05T16:40:51Z">
            <w:rPr>
              <w:rStyle w:val="afffffd"/>
              <w:rFonts w:hint="cs"/>
              <w:rtl/>
            </w:rPr>
          </w:rPrChange>
        </w:rPr>
        <w:t xml:space="preserve">קר</w:t>
      </w:r>
      <w:r>
        <w:rPr>
          <w:rStyle w:val="afffff9"/>
          <w:rtl/>
          <w:rPrChange w:id="9074" w:author="מנוע אמוראים" w:date="2026-10-05T16:40:51Z">
            <w:rPr>
              <w:rStyle w:val="afffffd"/>
              <w:rtl/>
            </w:rPr>
          </w:rPrChange>
        </w:rPr>
        <w:t xml:space="preserve">"</w:t>
      </w:r>
      <w:r>
        <w:rPr>
          <w:rStyle w:val="afffff9"/>
          <w:rFonts w:hint="cs"/>
          <w:rtl/>
          <w:rPrChange w:id="9075" w:author="מנוע אמוראים" w:date="2026-10-05T16:40:51Z">
            <w:rPr>
              <w:rStyle w:val="afffffd"/>
              <w:rFonts w:hint="cs"/>
              <w:rtl/>
            </w:rPr>
          </w:rPrChange>
        </w:rPr>
        <w:t xml:space="preserve">ש</w:t>
      </w:r>
      <w:r>
        <w:rPr>
          <w:rStyle w:val="afffffd"/>
          <w:rFonts w:hint="cs"/>
          <w:rtl/>
        </w:rPr>
        <w:t xml:space="preserve"> </w:t>
      </w:r>
      <w:r w:rsidR="00265D98" w:rsidRPr="000528DA">
        <w:rPr>
          <w:rFonts w:hint="cs"/>
          <w:rtl/>
        </w:rPr>
        <w:t xml:space="preserve">שכולם קוראים לא נראה, </w:t>
      </w:r>
    </w:p>
    <w:p w14:paraId="60FD81A8" w14:textId="77777777" w:rsidR="00F64167" w:rsidRDefault="00C31C36" w:rsidP="001D7C72">
      <w:pPr>
        <w:ind w:left="791" w:firstLine="113"/>
        <w:rPr>
          <w:rtl/>
        </w:rPr>
      </w:pPr>
      <w:bookmarkStart w:id="391" w:name="_Toc193635735"/>
      <w:bookmarkStart w:id="392" w:name="_Toc216184347"/>
      <w:r w:rsidRPr="00724E73">
        <w:rPr>
          <w:rStyle w:val="afffffd"/>
          <w:rFonts w:hint="cs"/>
          <w:rtl/>
        </w:rPr>
        <w:t>מלאכה</w:t>
      </w:r>
      <w:bookmarkEnd w:id="391"/>
      <w:bookmarkEnd w:id="392"/>
      <w:r w:rsidRPr="000528DA">
        <w:rPr>
          <w:rFonts w:hint="cs"/>
          <w:rtl/>
        </w:rPr>
        <w:t xml:space="preserve"> שרק הוא לא עובד נראה יוהרא.</w:t>
      </w:r>
      <w:r w:rsidR="00C70674" w:rsidRPr="000528DA">
        <w:rPr>
          <w:rFonts w:hint="cs"/>
          <w:rtl/>
        </w:rPr>
        <w:t xml:space="preserve"> </w:t>
      </w:r>
    </w:p>
    <w:p w14:paraId="2E3D5040" w14:textId="77777777" w:rsidR="00F64167" w:rsidRDefault="00265D98" w:rsidP="000528DA">
      <w:pPr>
        <w:rPr>
          <w:rtl/>
        </w:rPr>
      </w:pPr>
      <w:r w:rsidRPr="00E34F28">
        <w:rPr>
          <w:rStyle w:val="afffff9"/>
          <w:rFonts w:hint="cs"/>
          <w:rtl/>
        </w:rPr>
        <w:t xml:space="preserve">  </w:t>
      </w:r>
      <w:r w:rsidRPr="00E34F28">
        <w:rPr>
          <w:rStyle w:val="afffff9"/>
          <w:rtl/>
        </w:rPr>
        <w:tab/>
      </w:r>
      <w:r w:rsidRPr="00E34F28">
        <w:rPr>
          <w:rStyle w:val="afffff9"/>
          <w:rtl/>
        </w:rPr>
        <w:tab/>
      </w:r>
      <w:r w:rsidRPr="00E34F28">
        <w:rPr>
          <w:rStyle w:val="afffff9"/>
          <w:rtl/>
        </w:rPr>
        <w:tab/>
      </w:r>
      <w:r w:rsidRPr="00E34F28">
        <w:rPr>
          <w:rStyle w:val="afffff9"/>
          <w:rtl/>
        </w:rPr>
        <w:tab/>
      </w:r>
      <w:r w:rsidRPr="00E34F28">
        <w:rPr>
          <w:rStyle w:val="afffff9"/>
          <w:rtl/>
        </w:rPr>
        <w:tab/>
      </w:r>
      <w:r w:rsidR="00C31C36" w:rsidRPr="00E34F28">
        <w:rPr>
          <w:rStyle w:val="afffff9"/>
          <w:rFonts w:hint="cs"/>
          <w:rtl/>
        </w:rPr>
        <w:t xml:space="preserve">רשב"ג: </w:t>
      </w:r>
      <w:r w:rsidR="00A93C9A" w:rsidRPr="00E34F28">
        <w:rPr>
          <w:rStyle w:val="afffff9"/>
          <w:rtl/>
        </w:rPr>
        <w:tab/>
      </w:r>
      <w:r>
        <w:rPr>
          <w:rStyle w:val="afffff9"/>
          <w:rFonts w:hint="cs"/>
          <w:rtl/>
          <w:rPrChange w:id="9076" w:author="מנוע אמוראים" w:date="2026-10-05T16:40:51Z">
            <w:rPr>
              <w:rStyle w:val="afffffd"/>
              <w:rFonts w:hint="cs"/>
              <w:rtl/>
            </w:rPr>
          </w:rPrChange>
        </w:rPr>
        <w:t xml:space="preserve">קר</w:t>
      </w:r>
      <w:r>
        <w:rPr>
          <w:rStyle w:val="afffff9"/>
          <w:rtl/>
          <w:rPrChange w:id="9077" w:author="מנוע אמוראים" w:date="2026-10-05T16:40:51Z">
            <w:rPr>
              <w:rStyle w:val="afffffd"/>
              <w:rtl/>
            </w:rPr>
          </w:rPrChange>
        </w:rPr>
        <w:t xml:space="preserve">"</w:t>
      </w:r>
      <w:r>
        <w:rPr>
          <w:rStyle w:val="afffff9"/>
          <w:rFonts w:hint="cs"/>
          <w:rtl/>
          <w:rPrChange w:id="9078" w:author="מנוע אמוראים" w:date="2026-10-05T16:40:51Z">
            <w:rPr>
              <w:rStyle w:val="afffffd"/>
              <w:rFonts w:hint="cs"/>
              <w:rtl/>
            </w:rPr>
          </w:rPrChange>
        </w:rPr>
        <w:t xml:space="preserve">ש</w:t>
      </w:r>
      <w:r>
        <w:rPr>
          <w:rStyle w:val="afffffd"/>
          <w:rFonts w:hint="cs"/>
          <w:rtl/>
        </w:rPr>
        <w:t xml:space="preserve"> </w:t>
      </w:r>
      <w:r w:rsidR="00C31C36" w:rsidRPr="000528DA">
        <w:rPr>
          <w:rtl/>
        </w:rPr>
        <w:t>בכונה תל</w:t>
      </w:r>
      <w:r w:rsidR="00C70674" w:rsidRPr="000528DA">
        <w:rPr>
          <w:rFonts w:hint="cs"/>
          <w:rtl/>
        </w:rPr>
        <w:t>ויה</w:t>
      </w:r>
      <w:r w:rsidRPr="000528DA">
        <w:rPr>
          <w:rFonts w:hint="cs"/>
          <w:rtl/>
        </w:rPr>
        <w:t>,</w:t>
      </w:r>
      <w:r w:rsidR="00C70674" w:rsidRPr="000528DA">
        <w:rPr>
          <w:rFonts w:hint="cs"/>
          <w:rtl/>
        </w:rPr>
        <w:t xml:space="preserve"> </w:t>
      </w:r>
      <w:r w:rsidR="00C31C36" w:rsidRPr="000528DA">
        <w:rPr>
          <w:rFonts w:hint="cs"/>
          <w:rtl/>
        </w:rPr>
        <w:t>ואינו יכול לכון,</w:t>
      </w:r>
      <w:r w:rsidR="00C70674" w:rsidRPr="000528DA">
        <w:rPr>
          <w:rFonts w:hint="cs"/>
          <w:rtl/>
        </w:rPr>
        <w:t xml:space="preserve"> </w:t>
      </w:r>
    </w:p>
    <w:p w14:paraId="01339B38" w14:textId="7D157827" w:rsidR="00DA51A5" w:rsidRPr="000528DA" w:rsidRDefault="001D7C72" w:rsidP="001D7C72">
      <w:pPr>
        <w:ind w:left="565" w:firstLine="113"/>
        <w:rPr>
          <w:rtl/>
        </w:rPr>
      </w:pPr>
      <w:r>
        <w:rPr>
          <w:rStyle w:val="afffffd"/>
          <w:rFonts w:hint="cs"/>
          <w:rtl/>
        </w:rPr>
        <w:t xml:space="preserve"> </w:t>
      </w:r>
      <w:bookmarkStart w:id="393" w:name="_Toc193635736"/>
      <w:r w:rsidR="00F64167">
        <w:rPr>
          <w:rStyle w:val="afffffd"/>
          <w:rFonts w:hint="cs"/>
          <w:rtl/>
        </w:rPr>
        <w:t xml:space="preserve"> </w:t>
      </w:r>
      <w:r w:rsidR="0053759F">
        <w:rPr>
          <w:rStyle w:val="afffffd"/>
          <w:rFonts w:hint="cs"/>
          <w:rtl/>
        </w:rPr>
        <w:t xml:space="preserve">    </w:t>
      </w:r>
      <w:bookmarkStart w:id="394" w:name="_Toc216184348"/>
      <w:r w:rsidR="00C31C36" w:rsidRPr="00724E73">
        <w:rPr>
          <w:rStyle w:val="afffffd"/>
          <w:rFonts w:hint="cs"/>
          <w:rtl/>
        </w:rPr>
        <w:t>מלאכה</w:t>
      </w:r>
      <w:bookmarkEnd w:id="393"/>
      <w:bookmarkEnd w:id="394"/>
      <w:r w:rsidR="00C31C36" w:rsidRPr="000528DA">
        <w:rPr>
          <w:rFonts w:hint="cs"/>
          <w:rtl/>
        </w:rPr>
        <w:t xml:space="preserve"> </w:t>
      </w:r>
      <w:r>
        <w:rPr>
          <w:rFonts w:hint="cs"/>
          <w:rtl/>
        </w:rPr>
        <w:t>ה</w:t>
      </w:r>
      <w:r w:rsidR="00265D98" w:rsidRPr="000528DA">
        <w:rPr>
          <w:rFonts w:hint="cs"/>
          <w:rtl/>
        </w:rPr>
        <w:t>רואהו סבור שהרבה</w:t>
      </w:r>
      <w:r w:rsidR="00C70674" w:rsidRPr="000528DA">
        <w:rPr>
          <w:rFonts w:hint="cs"/>
          <w:rtl/>
        </w:rPr>
        <w:t xml:space="preserve"> בטלנים יש בשוק. </w:t>
      </w:r>
    </w:p>
    <w:p w14:paraId="49458B9C" w14:textId="1B4D62C1" w:rsidR="001D7C72" w:rsidRPr="008D1254" w:rsidRDefault="001D7C72" w:rsidP="008D1254">
      <w:pPr>
        <w:pStyle w:val="afffa"/>
        <w:jc w:val="both"/>
        <w:rPr>
          <w:rtl/>
        </w:rPr>
        <w:sectPr w:rsidR="001D7C72" w:rsidRPr="008D1254" w:rsidSect="00F95182">
          <w:headerReference w:type="even" r:id="rId12"/>
          <w:headerReference w:type="default" r:id="rId13"/>
          <w:type w:val="continuous"/>
          <w:pgSz w:w="5103" w:h="7371" w:code="221"/>
          <w:pgMar w:top="284" w:right="851" w:bottom="340" w:left="567" w:header="283" w:footer="170" w:gutter="0"/>
          <w:cols w:space="1134"/>
          <w:bidi/>
          <w:rtlGutter/>
          <w:docGrid w:linePitch="360"/>
        </w:sectPr>
      </w:pPr>
    </w:p>
    <w:p w14:paraId="33D660AE" w14:textId="7B52A17C" w:rsidR="00E749A1" w:rsidRPr="000528DA" w:rsidRDefault="00212C8E" w:rsidP="001D7C72">
      <w:pPr>
        <w:pStyle w:val="Hadran"/>
        <w:jc w:val="center"/>
        <w:rPr>
          <w:rtl/>
        </w:rPr>
        <w:pPrChange w:id="91042" w:author="Claude" w:date="2026-10-08T08:34:46Z">
          <w:pPr>
            <w:jc w:val="center"/>
            <w:rPr>
              <w:rtl/>
            </w:rPr>
          </w:pPr>
        </w:pPrChange>
      </w:pPr>
      <w:r w:rsidRPr="00212C8E">
        <w:rPr>
          <w:rFonts w:ascii="BA Or Tzadikim Regular" w:hAnsi="BA Or Tzadikim Regular" w:cs="BA Or Tzadikim Regular"/>
          <w:spacing w:val="4"/>
          <w:sz w:val="20"/>
          <w:szCs w:val="20"/>
          <w:rtl/>
        </w:rPr>
        <w:t>F</w:t>
      </w:r>
      <w:r w:rsidRPr="00212C8E">
        <w:rPr>
          <w:rFonts w:ascii="BA Or Tzadikim Regular" w:hAnsi="BA Or Tzadikim Regular" w:cs="BA Or Tzadikim Regular" w:hint="cs"/>
          <w:spacing w:val="4"/>
          <w:sz w:val="20"/>
          <w:szCs w:val="20"/>
          <w:rtl/>
        </w:rPr>
        <w:t>הדרן עלך היה קורא</w:t>
      </w:r>
      <w:r w:rsidRPr="00212C8E">
        <w:rPr>
          <w:rFonts w:ascii="BA Or Tzadikim Regular" w:hAnsi="BA Or Tzadikim Regular" w:cs="BA Or Tzadikim Regular"/>
          <w:spacing w:val="4"/>
          <w:sz w:val="20"/>
          <w:szCs w:val="20"/>
          <w:rtl/>
        </w:rPr>
        <w:t>E</w:t>
      </w:r>
    </w:p>
    <w:p w14:paraId="212AA96B" w14:textId="77777777" w:rsidR="00C55C2C" w:rsidRDefault="00C55C2C" w:rsidP="00E749A1">
      <w:pPr>
        <w:jc w:val="center"/>
        <w:rPr>
          <w:rFonts w:cs="PFT_Frank"/>
          <w:spacing w:val="4"/>
          <w:sz w:val="20"/>
          <w:szCs w:val="20"/>
          <w:rtl/>
        </w:rPr>
        <w:sectPr w:rsidR="00C55C2C" w:rsidSect="00F95182">
          <w:type w:val="continuous"/>
          <w:pgSz w:w="5103" w:h="7371" w:code="221"/>
          <w:pgMar w:top="284" w:right="851" w:bottom="340" w:left="567" w:header="283" w:footer="170" w:gutter="0"/>
          <w:cols w:space="1134"/>
          <w:bidi/>
          <w:rtlGutter/>
          <w:docGrid w:linePitch="360"/>
        </w:sectPr>
      </w:pPr>
    </w:p>
    <w:p w14:paraId="54A6A583" w14:textId="6561A825" w:rsidR="00E749A1" w:rsidRPr="00E34F28" w:rsidRDefault="00F66557" w:rsidP="009E62D4">
      <w:pPr>
        <w:pStyle w:val="afffe"/>
        <w:framePr w:wrap="around"/>
        <w:rPr>
          <w:rtl/>
        </w:rPr>
      </w:pPr>
      <w:r w:rsidRPr="00A10336">
        <w:rPr>
          <w:rStyle w:val="30"/>
        </w:rPr>
        <w:lastRenderedPageBreak/>
        <w:br w:type="column"/>
      </w:r>
      <w:r w:rsidR="00E749A1" w:rsidRPr="00C55C2C">
        <w:rPr>
          <w:rFonts w:hint="cs"/>
          <w:rtl/>
        </w:rPr>
        <w:t>(יז:- כ</w:t>
      </w:r>
      <w:r w:rsidR="00AC637D" w:rsidRPr="00C55C2C">
        <w:rPr>
          <w:rFonts w:hint="cs"/>
          <w:rtl/>
        </w:rPr>
        <w:t>ו:</w:t>
      </w:r>
      <w:r w:rsidR="00E749A1" w:rsidRPr="00C55C2C">
        <w:rPr>
          <w:rFonts w:hint="cs"/>
          <w:rtl/>
        </w:rPr>
        <w:t>)</w:t>
      </w:r>
    </w:p>
    <w:p w14:paraId="18286CCE" w14:textId="77777777" w:rsidR="00E749A1" w:rsidRPr="00E34F28" w:rsidRDefault="00F66557" w:rsidP="009E62D4">
      <w:pPr>
        <w:pStyle w:val="afffc"/>
        <w:framePr w:wrap="around"/>
        <w:rPr>
          <w:del w:id="21158" w:author="Claude" w:date="2026-10-07T09:24:28Z"/>
          <w:rtl/>
        </w:rPr>
      </w:pPr>
      <w:del w:id="21157" w:author="Claude" w:date="2026-10-07T09:24:28Z">
        <w:r w:rsidRPr="00724E73">
          <w:rPr>
            <w:rFonts w:hint="cs"/>
            <w:rtl/>
          </w:rPr>
          <w:delText xml:space="preserve">פרק שלישי </w:delText>
        </w:r>
      </w:del>
    </w:p>
    <w:p w14:paraId="61E2E8FC" w14:textId="6747B1FD" w:rsidR="00DA51A5" w:rsidRPr="00CF550F" w:rsidRDefault="00F66557" w:rsidP="004B375F">
      <w:pPr>
        <w:pStyle w:val="afffd"/>
        <w:framePr w:wrap="around"/>
        <w:rPr>
          <w:del w:id="21162" w:author="Claude" w:date="2026-10-07T09:24:28Z"/>
          <w:rStyle w:val="affffff0"/>
        </w:rPr>
      </w:pPr>
      <w:del w:id="21159" w:author="Claude" w:date="2026-10-07T09:24:28Z">
        <w:r w:rsidRPr="00CF550F">
          <w:rPr>
            <w:rStyle w:val="affffff0"/>
            <w:rFonts w:hint="cs"/>
            <w:rtl/>
          </w:rPr>
          <w:delText xml:space="preserve">מי שמת</w:delText>
        </w:r>
      </w:del>
      <w:del w:id="21160" w:author="Claude" w:date="2026-10-07T09:24:28Z">
        <w:r w:rsidR="00F52876" w:rsidRPr="00CF550F">
          <w:rPr>
            <w:rStyle w:val="affffff0"/>
            <w:rFonts w:hint="cs"/>
            <w:rtl/>
          </w:rPr>
          <w:delText xml:space="preserve">ו</w:delText>
        </w:r>
      </w:del>
      <w:del w:id="21161" w:author="Claude" w:date="2026-10-07T09:24:28Z">
        <w:r w:rsidRPr="00CF550F">
          <w:rPr>
            <w:rStyle w:val="affffff0"/>
            <w:rFonts w:hint="cs"/>
            <w:rtl/>
          </w:rPr>
          <w:delText xml:space="preserve">.</w:delText>
        </w:r>
      </w:del>
    </w:p>
    <w:p w14:paraId="5910F6B1" w14:textId="77777777" w:rsidR="00E95830" w:rsidRPr="00E34F28" w:rsidRDefault="00E95830" w:rsidP="00EC0DC4">
      <w:pPr>
        <w:pStyle w:val="af2"/>
        <w:framePr w:wrap="around"/>
        <w:rPr>
          <w:rtl/>
        </w:rPr>
      </w:pPr>
      <w:r w:rsidRPr="00E95830">
        <w:rPr>
          <w:rFonts w:hint="cs"/>
          <w:rtl/>
        </w:rPr>
        <w:t>יז:</w:t>
      </w:r>
    </w:p>
    <w:p>
      <w:pPr>
        <w:pStyle w:val="PetichatPerek"/>
        <w:rPr>
          <w:ins w:id="21156" w:author="Claude" w:date="2026-10-07T09:24:28Z"/>
        </w:rPr>
      </w:pPr>
      <w:ins w:id="21155" w:author="Claude" w:date="2026-10-07T09:24:28Z">
        <w:r>
          <w:rPr>
            <w:rFonts w:hint="cs"/>
            <w:rtl/>
          </w:rPr>
          <w:t xml:space="preserve">פרק שלישי</w:t>
        </w:r>
        <w:r>
          <w:rPr>
            <w:rFonts w:hint="cs"/>
            <w:rtl/>
          </w:rPr>
          <w:t xml:space="preserve"> - </w:t>
        </w:r>
        <w:r>
          <w:rPr>
            <w:rStyle w:val="affffff0"/>
            <w:rFonts w:hint="cs"/>
            <w:rtl/>
          </w:rPr>
          <w:t xml:space="preserve">מי שמתו.</w:t>
        </w:r>
      </w:ins>
    </w:p>
    <w:p>
      <w:pPr>
        <w:pStyle w:val="MishnaBatzad"/>
        <w:rPr>
          <w:ins w:id="20096" w:author="קלוד" w:date="2026-10-06T10:08:25Z"/>
        </w:rPr>
      </w:pPr>
      <w:ins w:id="20095" w:author="קלוד" w:date="2026-10-06T10:08:25Z">
        <w:r>
          <w:t xml:space="preserve">משנה א</w:t>
        </w:r>
      </w:ins>
    </w:p>
    <w:p w14:paraId="7AD4DAC2" w14:textId="52E02A1E" w:rsidR="00C96E5E" w:rsidRPr="00E34F28" w:rsidRDefault="0029048C" w:rsidP="00E749A1">
      <w:pPr>
        <w:pStyle w:val="a3"/>
        <w:spacing w:before="120"/>
        <w:rPr>
          <w:rtl/>
        </w:rPr>
        <w:pPrChange w:id="90010" w:author="קלוד" w:date="2026-10-08T12:08:16Z">
          <w:pPr>
            <w:pStyle w:val="a3"/>
          </w:pPr>
        </w:pPrChange>
      </w:pPr>
      <w:r>
        <w:rPr>
          <w:rStyle w:val="affffff0"/>
          <w:rFonts w:hint="cs"/>
          <w:rtl/>
        </w:rPr>
        <w:t>מי ש</w:t>
      </w:r>
      <w:r w:rsidR="00C96E5E" w:rsidRPr="00A10336">
        <w:rPr>
          <w:rStyle w:val="affffff0"/>
          <w:rFonts w:hint="cs"/>
          <w:rtl/>
        </w:rPr>
        <w:t xml:space="preserve">מתו מוטל </w:t>
      </w:r>
      <w:r w:rsidR="00DA51A5" w:rsidRPr="00A10336">
        <w:rPr>
          <w:rStyle w:val="affffff0"/>
          <w:rFonts w:hint="cs"/>
          <w:rtl/>
        </w:rPr>
        <w:t>לפניו</w:t>
      </w:r>
      <w:r w:rsidR="00DA51A5" w:rsidRPr="00E749A1">
        <w:rPr>
          <w:rFonts w:hint="cs"/>
          <w:rtl/>
        </w:rPr>
        <w:t xml:space="preserve"> פטור מקר</w:t>
      </w:r>
      <w:r w:rsidR="00DA51A5" w:rsidRPr="00E749A1">
        <w:rPr>
          <w:rtl/>
        </w:rPr>
        <w:t>"</w:t>
      </w:r>
      <w:r w:rsidR="00DA51A5" w:rsidRPr="00E749A1">
        <w:rPr>
          <w:rFonts w:hint="cs"/>
          <w:rtl/>
        </w:rPr>
        <w:t>ש, תפילה</w:t>
      </w:r>
      <w:r w:rsidR="00DA51A5" w:rsidRPr="00A4639B">
        <w:rPr>
          <w:rFonts w:hint="cs"/>
          <w:rtl/>
        </w:rPr>
        <w:t>, תפילין וכל המצוות</w:t>
      </w:r>
      <w:r w:rsidR="00905FA9" w:rsidRPr="00A4639B">
        <w:rPr>
          <w:rFonts w:hint="cs"/>
          <w:rtl/>
        </w:rPr>
        <w:t xml:space="preserve">, </w:t>
      </w:r>
    </w:p>
    <w:p w14:paraId="52D94B59" w14:textId="77777777" w:rsidR="00265D98" w:rsidRPr="00E34F28" w:rsidRDefault="00DA51A5" w:rsidP="00E749A1">
      <w:pPr>
        <w:pStyle w:val="a3"/>
        <w:rPr>
          <w:rtl/>
        </w:rPr>
      </w:pPr>
      <w:r w:rsidRPr="00A10336">
        <w:rPr>
          <w:rStyle w:val="affffff0"/>
          <w:rFonts w:hint="cs"/>
          <w:rtl/>
        </w:rPr>
        <w:t>נושאי המטה וחלופיהן</w:t>
      </w:r>
      <w:r w:rsidRPr="00A4639B">
        <w:rPr>
          <w:rFonts w:hint="cs"/>
          <w:rtl/>
        </w:rPr>
        <w:t>,</w:t>
      </w:r>
      <w:r w:rsidR="00905FA9" w:rsidRPr="00A4639B">
        <w:rPr>
          <w:rFonts w:hint="cs"/>
          <w:rtl/>
        </w:rPr>
        <w:t xml:space="preserve"> וחלופי חלופיהן שלפני ואחר המטה,</w:t>
      </w:r>
      <w:r w:rsidR="00905FA9" w:rsidRPr="00A10336">
        <w:rPr>
          <w:rStyle w:val="affffff0"/>
          <w:rtl/>
        </w:rPr>
        <w:t xml:space="preserve"> </w:t>
      </w:r>
    </w:p>
    <w:p w14:paraId="752C6D5F" w14:textId="77777777" w:rsidR="00265D98" w:rsidRPr="00E34F28" w:rsidRDefault="00DA51A5" w:rsidP="001D7C72">
      <w:pPr>
        <w:pStyle w:val="a3"/>
        <w:rPr>
          <w:rtl/>
        </w:rPr>
      </w:pPr>
      <w:r w:rsidRPr="00A10336">
        <w:rPr>
          <w:rStyle w:val="affffff0"/>
          <w:rFonts w:hint="cs"/>
          <w:rtl/>
        </w:rPr>
        <w:t>שלפני המטה</w:t>
      </w:r>
      <w:r w:rsidR="00905FA9" w:rsidRPr="00A4639B">
        <w:rPr>
          <w:rFonts w:hint="cs"/>
          <w:rtl/>
        </w:rPr>
        <w:t xml:space="preserve"> צורך בהן פטורין, </w:t>
      </w:r>
    </w:p>
    <w:p w14:paraId="446CBFC3" w14:textId="77777777" w:rsidR="00C96E5E" w:rsidRPr="00E34F28" w:rsidRDefault="00DA51A5" w:rsidP="001619FE">
      <w:pPr>
        <w:pStyle w:val="a3"/>
        <w:rPr>
          <w:rtl/>
        </w:rPr>
      </w:pPr>
      <w:r w:rsidRPr="00A10336">
        <w:rPr>
          <w:rStyle w:val="affffff0"/>
          <w:rFonts w:hint="cs"/>
          <w:rtl/>
        </w:rPr>
        <w:t>שאחר המטה</w:t>
      </w:r>
      <w:r w:rsidRPr="00265D98">
        <w:rPr>
          <w:rFonts w:hint="cs"/>
          <w:rtl/>
        </w:rPr>
        <w:t xml:space="preserve"> </w:t>
      </w:r>
      <w:r w:rsidRPr="00A4639B">
        <w:rPr>
          <w:rFonts w:hint="cs"/>
          <w:rtl/>
        </w:rPr>
        <w:t>צורך בהן חייבים</w:t>
      </w:r>
      <w:r w:rsidR="00265D98">
        <w:rPr>
          <w:rFonts w:hint="cs"/>
          <w:rtl/>
        </w:rPr>
        <w:t>,</w:t>
      </w:r>
      <w:r w:rsidRPr="00A4639B">
        <w:rPr>
          <w:rFonts w:hint="cs"/>
          <w:rtl/>
        </w:rPr>
        <w:t xml:space="preserve"> ואלו ואלו פטורים מן התפילה,</w:t>
      </w:r>
      <w:r w:rsidR="00905FA9" w:rsidRPr="00A4639B">
        <w:rPr>
          <w:rFonts w:hint="cs"/>
          <w:rtl/>
        </w:rPr>
        <w:t xml:space="preserve"> </w:t>
      </w:r>
    </w:p>
    <w:p w14:paraId="1B056532" w14:textId="77777777" w:rsidR="00CC63CA" w:rsidRPr="00E34F28" w:rsidRDefault="00DA51A5" w:rsidP="001619FE">
      <w:pPr>
        <w:pStyle w:val="a3"/>
        <w:rPr>
          <w:rtl/>
        </w:rPr>
      </w:pPr>
      <w:r w:rsidRPr="00265D98">
        <w:rPr>
          <w:rFonts w:hint="cs"/>
          <w:rtl/>
        </w:rPr>
        <w:t>קברו המת</w:t>
      </w:r>
      <w:r w:rsidRPr="00A10336">
        <w:rPr>
          <w:rStyle w:val="affffff0"/>
          <w:rFonts w:hint="cs"/>
          <w:rtl/>
        </w:rPr>
        <w:t xml:space="preserve"> </w:t>
      </w:r>
      <w:r w:rsidRPr="00A4639B">
        <w:rPr>
          <w:rFonts w:hint="cs"/>
          <w:rtl/>
        </w:rPr>
        <w:t>וחזרו יכולין להת</w:t>
      </w:r>
      <w:r w:rsidR="00905FA9" w:rsidRPr="00A4639B">
        <w:rPr>
          <w:rFonts w:hint="cs"/>
          <w:rtl/>
        </w:rPr>
        <w:t>ח</w:t>
      </w:r>
      <w:r w:rsidRPr="00A4639B">
        <w:rPr>
          <w:rFonts w:hint="cs"/>
          <w:rtl/>
        </w:rPr>
        <w:t>יל ולגמור עד שיגיעו</w:t>
      </w:r>
      <w:r w:rsidR="00265D98">
        <w:rPr>
          <w:rFonts w:hint="cs"/>
          <w:rtl/>
        </w:rPr>
        <w:t>,</w:t>
      </w:r>
      <w:r w:rsidRPr="00A4639B">
        <w:rPr>
          <w:rFonts w:hint="cs"/>
          <w:rtl/>
        </w:rPr>
        <w:t xml:space="preserve"> ואם לאו לאו</w:t>
      </w:r>
      <w:r w:rsidR="00905FA9" w:rsidRPr="00A4639B">
        <w:rPr>
          <w:rFonts w:hint="cs"/>
          <w:rtl/>
        </w:rPr>
        <w:t xml:space="preserve">, </w:t>
      </w:r>
    </w:p>
    <w:p w14:paraId="39080256" w14:textId="77777777" w:rsidR="00CC63CA" w:rsidRPr="00E34F28" w:rsidRDefault="00905FA9" w:rsidP="001D7C72">
      <w:pPr>
        <w:pStyle w:val="a3"/>
        <w:spacing w:after="60"/>
        <w:rPr>
          <w:rtl/>
        </w:rPr>
      </w:pPr>
      <w:r w:rsidRPr="00265D98">
        <w:rPr>
          <w:rFonts w:hint="cs"/>
          <w:rtl/>
        </w:rPr>
        <w:t>עומדים בשורה</w:t>
      </w:r>
      <w:r w:rsidRPr="00A10336">
        <w:rPr>
          <w:rStyle w:val="affffff0"/>
          <w:rFonts w:hint="cs"/>
          <w:rtl/>
        </w:rPr>
        <w:t xml:space="preserve"> </w:t>
      </w:r>
      <w:r w:rsidR="00DA51A5" w:rsidRPr="00A4639B">
        <w:rPr>
          <w:rFonts w:hint="cs"/>
          <w:rtl/>
        </w:rPr>
        <w:t>פנימיים פטורים, וחיצוניים חייבים.</w:t>
      </w:r>
      <w:r w:rsidRPr="00A4639B">
        <w:rPr>
          <w:rFonts w:hint="cs"/>
          <w:rtl/>
        </w:rPr>
        <w:t xml:space="preserve"> </w:t>
      </w:r>
    </w:p>
    <w:p w14:paraId="06A1BE84" w14:textId="77777777" w:rsidR="00F64167" w:rsidRDefault="00DA51A5" w:rsidP="001619FE">
      <w:pPr>
        <w:pStyle w:val="a3"/>
        <w:rPr>
          <w:rtl/>
        </w:rPr>
      </w:pPr>
      <w:r w:rsidRPr="00A10336">
        <w:rPr>
          <w:rStyle w:val="affffff0"/>
          <w:rFonts w:hint="cs"/>
          <w:rtl/>
        </w:rPr>
        <w:t>נשים ועבדים וקטנים</w:t>
      </w:r>
      <w:r w:rsidR="00265D98" w:rsidRPr="00A10336">
        <w:rPr>
          <w:rStyle w:val="affffff0"/>
          <w:rFonts w:hint="cs"/>
          <w:rtl/>
        </w:rPr>
        <w:t>:</w:t>
      </w:r>
      <w:r w:rsidRPr="00A10336">
        <w:rPr>
          <w:rStyle w:val="affffff0"/>
          <w:rFonts w:hint="cs"/>
          <w:rtl/>
        </w:rPr>
        <w:t xml:space="preserve"> </w:t>
      </w:r>
      <w:r w:rsidR="00265D98">
        <w:rPr>
          <w:rFonts w:hint="cs"/>
          <w:rtl/>
        </w:rPr>
        <w:t xml:space="preserve"> </w:t>
      </w:r>
      <w:r w:rsidRPr="00A4639B">
        <w:rPr>
          <w:rFonts w:hint="cs"/>
          <w:rtl/>
        </w:rPr>
        <w:t>פטורים מקר</w:t>
      </w:r>
      <w:r w:rsidRPr="00A4639B">
        <w:rPr>
          <w:rtl/>
        </w:rPr>
        <w:t>"</w:t>
      </w:r>
      <w:r w:rsidRPr="00A4639B">
        <w:rPr>
          <w:rFonts w:hint="cs"/>
          <w:rtl/>
        </w:rPr>
        <w:t>ש ותפילין</w:t>
      </w:r>
      <w:r w:rsidR="00265D98">
        <w:rPr>
          <w:rFonts w:hint="cs"/>
          <w:rtl/>
        </w:rPr>
        <w:t>,</w:t>
      </w:r>
      <w:r w:rsidRPr="00A4639B">
        <w:rPr>
          <w:rFonts w:hint="cs"/>
          <w:rtl/>
        </w:rPr>
        <w:t xml:space="preserve"> </w:t>
      </w:r>
    </w:p>
    <w:p w14:paraId="720D8B63" w14:textId="013C7002" w:rsidR="00DA51A5" w:rsidRPr="00E34F28" w:rsidRDefault="00265D98" w:rsidP="00C55C2C">
      <w:pPr>
        <w:pStyle w:val="a3"/>
        <w:spacing w:after="60"/>
        <w:rPr>
          <w:rtl/>
        </w:rPr>
      </w:pPr>
      <w:r>
        <w:rPr>
          <w:rFonts w:hint="cs"/>
          <w:rtl/>
        </w:rPr>
        <w:tab/>
      </w:r>
      <w:r w:rsidR="00F75DF3">
        <w:rPr>
          <w:rtl/>
        </w:rPr>
        <w:tab/>
      </w:r>
      <w:r w:rsidR="00F75DF3">
        <w:rPr>
          <w:rtl/>
        </w:rPr>
        <w:tab/>
      </w:r>
      <w:r w:rsidR="00F75DF3">
        <w:rPr>
          <w:rtl/>
        </w:rPr>
        <w:tab/>
      </w:r>
      <w:r w:rsidR="00F75DF3">
        <w:rPr>
          <w:rtl/>
        </w:rPr>
        <w:tab/>
      </w:r>
      <w:r w:rsidR="00F75DF3">
        <w:rPr>
          <w:rtl/>
        </w:rPr>
        <w:tab/>
      </w:r>
      <w:r w:rsidR="00F75DF3">
        <w:rPr>
          <w:rtl/>
        </w:rPr>
        <w:tab/>
      </w:r>
      <w:r w:rsidR="00F75DF3">
        <w:rPr>
          <w:rtl/>
        </w:rPr>
        <w:tab/>
      </w:r>
      <w:r w:rsidR="00F75DF3">
        <w:rPr>
          <w:rtl/>
        </w:rPr>
        <w:tab/>
      </w:r>
      <w:r w:rsidR="00F75DF3">
        <w:rPr>
          <w:rtl/>
        </w:rPr>
        <w:tab/>
      </w:r>
      <w:r>
        <w:rPr>
          <w:rFonts w:hint="cs"/>
          <w:rtl/>
        </w:rPr>
        <w:t xml:space="preserve"> </w:t>
      </w:r>
      <w:r w:rsidR="00DA51A5" w:rsidRPr="00A4639B">
        <w:rPr>
          <w:rFonts w:hint="cs"/>
          <w:rtl/>
        </w:rPr>
        <w:t>וחייבין בתפילה מזוזה וברכהמ</w:t>
      </w:r>
      <w:r w:rsidR="00DA51A5" w:rsidRPr="00A4639B">
        <w:rPr>
          <w:rtl/>
        </w:rPr>
        <w:t>"</w:t>
      </w:r>
      <w:r w:rsidR="00DA51A5" w:rsidRPr="00A4639B">
        <w:rPr>
          <w:rFonts w:hint="cs"/>
          <w:rtl/>
        </w:rPr>
        <w:t>ז.</w:t>
      </w:r>
    </w:p>
    <w:p w14:paraId="0CA94E94" w14:textId="77777777" w:rsidR="00DA51A5" w:rsidRPr="00E34F28" w:rsidRDefault="00DA51A5" w:rsidP="00EC0DC4">
      <w:pPr>
        <w:pStyle w:val="af2"/>
        <w:framePr w:wrap="around"/>
        <w:rPr>
          <w:rtl/>
        </w:rPr>
      </w:pPr>
      <w:r w:rsidRPr="00A4639B">
        <w:rPr>
          <w:rtl/>
        </w:rPr>
        <w:t>יח.</w:t>
      </w:r>
    </w:p>
    <w:p w14:paraId="563846AD" w14:textId="77777777" w:rsidR="00CC63CA" w:rsidRPr="000528DA" w:rsidRDefault="00DA51A5" w:rsidP="000528DA">
      <w:pPr>
        <w:rPr>
          <w:rtl/>
        </w:rPr>
      </w:pPr>
      <w:r w:rsidRPr="00F95182">
        <w:rPr>
          <w:rStyle w:val="a7"/>
          <w:rtl/>
        </w:rPr>
        <w:t>מוטל לפניו</w:t>
      </w:r>
      <w:r w:rsidRPr="000528DA">
        <w:rPr>
          <w:rFonts w:ascii="Fb Fontext" w:hAnsi="Fb Fontext"/>
          <w:sz w:val="14"/>
          <w:rtl/>
        </w:rPr>
        <w:t xml:space="preserve"> ושאינו מוטל לפניו - לא.</w:t>
      </w:r>
      <w:r w:rsidR="00905FA9" w:rsidRPr="000528DA">
        <w:rPr>
          <w:rFonts w:hint="cs"/>
          <w:sz w:val="14"/>
          <w:rtl/>
        </w:rPr>
        <w:t xml:space="preserve"> </w:t>
      </w:r>
    </w:p>
    <w:p w14:paraId="5868FBA2" w14:textId="77777777" w:rsidR="00A24328" w:rsidRDefault="00DA51A5" w:rsidP="009A59D1">
      <w:pPr>
        <w:pStyle w:val="38"/>
        <w:framePr w:wrap="notBeside"/>
        <w:rPr>
          <w:rtl/>
        </w:rPr>
      </w:pPr>
      <w:r w:rsidRPr="00660D7A">
        <w:rPr>
          <w:rtl/>
        </w:rPr>
        <w:t>ו</w:t>
      </w:r>
      <w:r w:rsidRPr="00660D7A">
        <w:rPr>
          <w:rFonts w:hint="cs"/>
          <w:rtl/>
        </w:rPr>
        <w:t>הך</w:t>
      </w:r>
      <w:r w:rsidR="00A24328">
        <w:rPr>
          <w:rtl/>
        </w:rPr>
        <w:t>:</w:t>
      </w:r>
    </w:p>
    <w:p w14:paraId="47FC3C8E" w14:textId="21C9DE7C" w:rsidR="00C96E5E" w:rsidRPr="000528DA" w:rsidRDefault="00DA51A5" w:rsidP="000528DA">
      <w:pPr>
        <w:rPr>
          <w:rtl/>
        </w:rPr>
      </w:pPr>
      <w:r w:rsidRPr="000528DA">
        <w:rPr>
          <w:rFonts w:hint="cs"/>
          <w:rtl/>
        </w:rPr>
        <w:t>ד</w:t>
      </w:r>
      <w:r w:rsidRPr="000528DA">
        <w:rPr>
          <w:rtl/>
        </w:rPr>
        <w:t xml:space="preserve">מי שמתו מוטל לפניו אוכל בבית אחר, </w:t>
      </w:r>
      <w:r w:rsidRPr="000528DA">
        <w:rPr>
          <w:rFonts w:hint="cs"/>
          <w:rtl/>
        </w:rPr>
        <w:t>או בבית חבירו או עושה מחיצה ואוכל</w:t>
      </w:r>
      <w:r w:rsidR="00CC63CA" w:rsidRPr="000528DA">
        <w:rPr>
          <w:rFonts w:hint="cs"/>
          <w:rtl/>
        </w:rPr>
        <w:t>,</w:t>
      </w:r>
      <w:r w:rsidRPr="000528DA">
        <w:rPr>
          <w:rFonts w:hint="cs"/>
          <w:rtl/>
        </w:rPr>
        <w:t xml:space="preserve"> ואם לאו מחזיר פניו</w:t>
      </w:r>
      <w:r w:rsidR="00905FA9" w:rsidRPr="000528DA">
        <w:rPr>
          <w:rFonts w:hint="cs"/>
          <w:rtl/>
        </w:rPr>
        <w:t xml:space="preserve"> </w:t>
      </w:r>
      <w:r w:rsidRPr="000528DA">
        <w:rPr>
          <w:rFonts w:hint="cs"/>
          <w:rtl/>
        </w:rPr>
        <w:t>ואוכל</w:t>
      </w:r>
      <w:r w:rsidR="00905FA9" w:rsidRPr="000528DA">
        <w:rPr>
          <w:rFonts w:hint="cs"/>
          <w:rtl/>
        </w:rPr>
        <w:t xml:space="preserve">, </w:t>
      </w:r>
      <w:r w:rsidRPr="000528DA">
        <w:rPr>
          <w:rtl/>
        </w:rPr>
        <w:t>ו</w:t>
      </w:r>
      <w:r w:rsidR="00CC63CA" w:rsidRPr="000528DA">
        <w:rPr>
          <w:rFonts w:hint="cs"/>
          <w:rtl/>
        </w:rPr>
        <w:t>לא</w:t>
      </w:r>
      <w:r w:rsidRPr="000528DA">
        <w:rPr>
          <w:rtl/>
        </w:rPr>
        <w:t xml:space="preserve"> מיסב ואוכל, ו</w:t>
      </w:r>
      <w:r w:rsidR="00CC63CA" w:rsidRPr="000528DA">
        <w:rPr>
          <w:rFonts w:hint="cs"/>
          <w:rtl/>
        </w:rPr>
        <w:t xml:space="preserve">לא </w:t>
      </w:r>
      <w:r w:rsidRPr="000528DA">
        <w:rPr>
          <w:rtl/>
        </w:rPr>
        <w:t>אוכל בשר ו</w:t>
      </w:r>
      <w:r w:rsidR="00CC63CA" w:rsidRPr="000528DA">
        <w:rPr>
          <w:rFonts w:hint="cs"/>
          <w:rtl/>
        </w:rPr>
        <w:t>לא</w:t>
      </w:r>
      <w:r w:rsidRPr="000528DA">
        <w:rPr>
          <w:rtl/>
        </w:rPr>
        <w:t xml:space="preserve"> שותה יין, ואינו מברך ואינו מזמן,</w:t>
      </w:r>
      <w:r w:rsidR="00905FA9" w:rsidRPr="000528DA">
        <w:rPr>
          <w:rFonts w:hint="cs"/>
          <w:rtl/>
        </w:rPr>
        <w:t xml:space="preserve"> </w:t>
      </w:r>
      <w:r>
        <w:rPr>
          <w:rtl/>
        </w:rPr>
        <w:t xml:space="preserve">ואין מברכין עליו ואין מזמנין עליו, ופטור </w:t>
      </w:r>
      <w:r>
        <w:rPr>
          <w:rStyle w:val="afffff9"/>
          <w:rtl/>
          <w:rPrChange w:id="9079" w:author="מנוע אמוראים" w:date="2026-10-05T16:40:51Z">
            <w:rPr>
              <w:rtl/>
            </w:rPr>
          </w:rPrChange>
        </w:rPr>
        <w:t xml:space="preserve">מקר"ש</w:t>
      </w:r>
      <w:r>
        <w:rPr>
          <w:rtl/>
        </w:rPr>
        <w:t xml:space="preserve"> ומן התפלה ומן התפילין ומכל מצות האמורות בתורה.</w:t>
      </w:r>
      <w:r w:rsidR="00DD73AB" w:rsidRPr="000528DA">
        <w:rPr>
          <w:rFonts w:hint="cs"/>
          <w:rtl/>
        </w:rPr>
        <w:t xml:space="preserve"> </w:t>
      </w:r>
    </w:p>
    <w:p w14:paraId="3CEDA0C6" w14:textId="77777777" w:rsidR="00C55C2C" w:rsidRPr="000528DA" w:rsidRDefault="00DA51A5" w:rsidP="000528DA">
      <w:pPr>
        <w:rPr>
          <w:rtl/>
        </w:rPr>
      </w:pPr>
      <w:bookmarkStart w:id="395" w:name="_Toc193635737"/>
      <w:bookmarkStart w:id="396" w:name="_Toc216184349"/>
      <w:r w:rsidRPr="00A10336">
        <w:rPr>
          <w:rStyle w:val="30"/>
          <w:rtl/>
        </w:rPr>
        <w:t>ובשבת</w:t>
      </w:r>
      <w:bookmarkEnd w:id="395"/>
      <w:bookmarkEnd w:id="396"/>
      <w:r w:rsidRPr="000528DA">
        <w:rPr>
          <w:sz w:val="14"/>
          <w:rtl/>
        </w:rPr>
        <w:t xml:space="preserve"> מיסב ואוכל בשר ושותה יין, ומברך ומזמן, ומברכין עליו ומזמנין עליו,</w:t>
      </w:r>
      <w:r w:rsidRPr="000528DA">
        <w:rPr>
          <w:rFonts w:hint="cs"/>
          <w:sz w:val="14"/>
          <w:rtl/>
        </w:rPr>
        <w:t xml:space="preserve"> </w:t>
      </w:r>
      <w:r w:rsidRPr="000528DA">
        <w:rPr>
          <w:rFonts w:ascii="Fb Fontext" w:hAnsi="Fb Fontext"/>
          <w:rtl/>
        </w:rPr>
        <w:t>וחייב</w:t>
      </w:r>
      <w:r w:rsidR="00DD73AB" w:rsidRPr="000528DA">
        <w:rPr>
          <w:rFonts w:ascii="Fb Fontext" w:hAnsi="Fb Fontext"/>
          <w:rtl/>
        </w:rPr>
        <w:t xml:space="preserve"> בכל המצות האמורות בתורה. </w:t>
      </w:r>
    </w:p>
    <w:p w14:paraId="2E6D24F4" w14:textId="40878325" w:rsidR="00A24328" w:rsidRDefault="00DD73AB" w:rsidP="009A59D1">
      <w:pPr>
        <w:pStyle w:val="38"/>
        <w:framePr w:wrap="notBeside"/>
        <w:rPr>
          <w:rtl/>
        </w:rPr>
      </w:pPr>
      <w:r w:rsidRPr="00660D7A">
        <w:rPr>
          <w:rtl/>
        </w:rPr>
        <w:t>רשב"ג</w:t>
      </w:r>
      <w:r w:rsidR="00A24328">
        <w:rPr>
          <w:rFonts w:hint="cs"/>
          <w:rtl/>
        </w:rPr>
        <w:t>:</w:t>
      </w:r>
    </w:p>
    <w:p w14:paraId="25FC4F3D" w14:textId="4E8A65B8" w:rsidR="00C55C2C" w:rsidRPr="000528DA" w:rsidRDefault="00DA51A5" w:rsidP="000528DA">
      <w:pPr>
        <w:rPr>
          <w:rtl/>
        </w:rPr>
      </w:pPr>
      <w:r w:rsidRPr="000528DA">
        <w:rPr>
          <w:rFonts w:ascii="Fb Fontext" w:hAnsi="Fb Fontext"/>
          <w:rtl/>
        </w:rPr>
        <w:t>מתוך שנתחייב באלו נתחייב בכולן.</w:t>
      </w:r>
      <w:r w:rsidRPr="000528DA">
        <w:rPr>
          <w:rFonts w:ascii="Fb Fontext" w:hAnsi="Fb Fontext"/>
          <w:sz w:val="14"/>
          <w:rtl/>
        </w:rPr>
        <w:t xml:space="preserve"> </w:t>
      </w:r>
      <w:r w:rsidR="00C55C2C" w:rsidRPr="00E34F28">
        <w:rPr>
          <w:rStyle w:val="afffff9"/>
          <w:rtl/>
        </w:rPr>
        <w:tab/>
      </w:r>
      <w:r w:rsidR="00C55C2C" w:rsidRPr="00E34F28">
        <w:rPr>
          <w:rStyle w:val="afffff9"/>
          <w:rFonts w:hint="cs"/>
          <w:rtl/>
        </w:rPr>
        <w:t>ונפק''מ</w:t>
      </w:r>
      <w:r w:rsidR="00C55C2C" w:rsidRPr="000528DA">
        <w:rPr>
          <w:rFonts w:ascii="Fb Fontext" w:hAnsi="Fb Fontext" w:hint="cs"/>
          <w:sz w:val="14"/>
          <w:rtl/>
        </w:rPr>
        <w:t xml:space="preserve"> ב</w:t>
      </w:r>
      <w:r w:rsidRPr="000528DA">
        <w:rPr>
          <w:rFonts w:ascii="Fb Fontext" w:hAnsi="Fb Fontext"/>
          <w:sz w:val="14"/>
          <w:rtl/>
        </w:rPr>
        <w:t>תשמיש המטה</w:t>
      </w:r>
      <w:r w:rsidR="00C55C2C" w:rsidRPr="000528DA">
        <w:rPr>
          <w:rFonts w:ascii="Fb Fontext" w:hAnsi="Fb Fontext" w:hint="cs"/>
          <w:sz w:val="14"/>
          <w:rtl/>
        </w:rPr>
        <w:t>.</w:t>
      </w:r>
    </w:p>
    <w:p w14:paraId="31AA2DAC" w14:textId="77777777" w:rsidR="00A24328" w:rsidRDefault="00DA51A5" w:rsidP="009A59D1">
      <w:pPr>
        <w:pStyle w:val="38"/>
        <w:framePr w:wrap="notBeside"/>
        <w:rPr>
          <w:rtl/>
        </w:rPr>
      </w:pPr>
      <w:r w:rsidRPr="00660D7A">
        <w:rPr>
          <w:rFonts w:hint="cs"/>
          <w:rtl/>
        </w:rPr>
        <w:t>והך</w:t>
      </w:r>
      <w:r w:rsidR="00A24328">
        <w:rPr>
          <w:rtl/>
        </w:rPr>
        <w:t>:</w:t>
      </w:r>
    </w:p>
    <w:p w14:paraId="32ABE808" w14:textId="2C2F67B4" w:rsidR="00DA51A5" w:rsidRPr="000528DA" w:rsidRDefault="00DA51A5" w:rsidP="000528DA">
      <w:pPr>
        <w:rPr>
          <w:rtl/>
        </w:rPr>
      </w:pPr>
      <w:r w:rsidRPr="000528DA">
        <w:rPr>
          <w:rFonts w:hint="cs"/>
          <w:sz w:val="14"/>
          <w:rtl/>
        </w:rPr>
        <w:t>דפטור</w:t>
      </w:r>
      <w:r w:rsidRPr="00F95182">
        <w:rPr>
          <w:rFonts w:hint="cs"/>
          <w:rtl/>
        </w:rPr>
        <w:t xml:space="preserve"> </w:t>
      </w:r>
      <w:r w:rsidRPr="00E34F28">
        <w:rPr>
          <w:rStyle w:val="afffff9"/>
          <w:rFonts w:hint="cs"/>
          <w:rtl/>
        </w:rPr>
        <w:t>א.</w:t>
      </w:r>
      <w:r w:rsidRPr="000528DA">
        <w:rPr>
          <w:rFonts w:hint="cs"/>
          <w:sz w:val="14"/>
          <w:rtl/>
        </w:rPr>
        <w:t xml:space="preserve"> במחזיר פניו ואוכל.</w:t>
      </w:r>
      <w:r w:rsidRPr="00F95182">
        <w:rPr>
          <w:rFonts w:hint="cs"/>
          <w:rtl/>
        </w:rPr>
        <w:t xml:space="preserve"> </w:t>
      </w:r>
      <w:r w:rsidRPr="00E34F28">
        <w:rPr>
          <w:rStyle w:val="afffff9"/>
          <w:rFonts w:hint="cs"/>
          <w:rtl/>
        </w:rPr>
        <w:t>ב.</w:t>
      </w:r>
      <w:r w:rsidRPr="000528DA">
        <w:rPr>
          <w:rFonts w:hint="cs"/>
          <w:sz w:val="14"/>
          <w:rtl/>
        </w:rPr>
        <w:t xml:space="preserve"> שמוטל עליו לקוברה כמוטל לפניו</w:t>
      </w:r>
    </w:p>
    <w:p w14:paraId="72F1EAAA" w14:textId="77777777" w:rsidR="00C55C2C" w:rsidRPr="00E34F28" w:rsidRDefault="00DA51A5" w:rsidP="00682BF2">
      <w:pPr>
        <w:pStyle w:val="afffff5"/>
        <w:rPr>
          <w:rtl/>
        </w:rPr>
      </w:pPr>
      <w:bookmarkStart w:id="397" w:name="_Toc193635738"/>
      <w:bookmarkStart w:id="398" w:name="_Toc216184350"/>
      <w:r w:rsidRPr="006D3CF8">
        <w:rPr>
          <w:rStyle w:val="afffffd"/>
          <w:b w:val="0"/>
          <w:rtl/>
        </w:rPr>
        <w:t>מתו</w:t>
      </w:r>
      <w:bookmarkEnd w:id="397"/>
      <w:bookmarkEnd w:id="398"/>
      <w:r w:rsidRPr="00FE3D07">
        <w:rPr>
          <w:rFonts w:ascii="Fb Fontext" w:hAnsi="Fb Fontext"/>
          <w:rtl/>
        </w:rPr>
        <w:t xml:space="preserve"> </w:t>
      </w:r>
      <w:r w:rsidRPr="00A10336">
        <w:rPr>
          <w:rStyle w:val="30"/>
          <w:rFonts w:hint="cs"/>
          <w:rtl/>
        </w:rPr>
        <w:t xml:space="preserve">ולא משמרו </w:t>
      </w:r>
      <w:r w:rsidRPr="00FE3D07">
        <w:rPr>
          <w:rFonts w:ascii="Fb Fontext" w:hAnsi="Fb Fontext" w:hint="cs"/>
          <w:rtl/>
        </w:rPr>
        <w:t>ולא מהלך בבית הקברות,</w:t>
      </w:r>
      <w:r w:rsidR="00DD73AB" w:rsidRPr="00FE3D07">
        <w:rPr>
          <w:rFonts w:ascii="Fb Fontext" w:hAnsi="Fb Fontext" w:hint="cs"/>
          <w:rtl/>
        </w:rPr>
        <w:t xml:space="preserve"> </w:t>
      </w:r>
    </w:p>
    <w:p w14:paraId="66AC8E5C" w14:textId="77777777" w:rsidR="00A24328" w:rsidRDefault="00C55C2C" w:rsidP="009A59D1">
      <w:pPr>
        <w:pStyle w:val="38"/>
        <w:framePr w:wrap="notBeside"/>
        <w:rPr>
          <w:rtl/>
        </w:rPr>
      </w:pPr>
      <w:r w:rsidRPr="00660D7A">
        <w:rPr>
          <w:rFonts w:hint="cs"/>
          <w:rtl/>
        </w:rPr>
        <w:t>ו</w:t>
      </w:r>
      <w:r w:rsidR="00DA51A5" w:rsidRPr="00660D7A">
        <w:rPr>
          <w:rtl/>
        </w:rPr>
        <w:t>ה</w:t>
      </w:r>
      <w:r w:rsidR="00DD73AB" w:rsidRPr="00660D7A">
        <w:rPr>
          <w:rFonts w:hint="cs"/>
          <w:rtl/>
        </w:rPr>
        <w:t>ך</w:t>
      </w:r>
      <w:r w:rsidR="00A24328">
        <w:rPr>
          <w:rtl/>
        </w:rPr>
        <w:t>:</w:t>
      </w:r>
    </w:p>
    <w:p w14:paraId="07F14996" w14:textId="68A6EBAF" w:rsidR="00E95830" w:rsidRPr="00E34F28" w:rsidRDefault="00DD73AB" w:rsidP="00C55C2C">
      <w:pPr>
        <w:pStyle w:val="afffff5"/>
        <w:spacing w:before="0"/>
        <w:rPr>
          <w:rtl/>
        </w:rPr>
      </w:pPr>
      <w:r w:rsidRPr="00FE3D07">
        <w:rPr>
          <w:rFonts w:hint="cs"/>
          <w:rtl/>
        </w:rPr>
        <w:t>ד</w:t>
      </w:r>
      <w:r w:rsidR="00DA51A5" w:rsidRPr="00FE3D07">
        <w:rPr>
          <w:rtl/>
        </w:rPr>
        <w:t>לא יהלך בבי</w:t>
      </w:r>
      <w:r w:rsidR="00DA51A5" w:rsidRPr="00FE3D07">
        <w:rPr>
          <w:rFonts w:hint="cs"/>
          <w:rtl/>
        </w:rPr>
        <w:t>ה"ק</w:t>
      </w:r>
      <w:r w:rsidR="00DA51A5" w:rsidRPr="00FE3D07">
        <w:rPr>
          <w:rtl/>
        </w:rPr>
        <w:t xml:space="preserve"> ותפילין בראשו וס</w:t>
      </w:r>
      <w:r w:rsidR="00DA51A5" w:rsidRPr="00FE3D07">
        <w:rPr>
          <w:rFonts w:hint="cs"/>
          <w:rtl/>
        </w:rPr>
        <w:t>"ת</w:t>
      </w:r>
      <w:r w:rsidR="00DA51A5" w:rsidRPr="00FE3D07">
        <w:rPr>
          <w:rtl/>
        </w:rPr>
        <w:t xml:space="preserve"> בזרועו וקורא, ואם עושה כן עובר משום</w:t>
      </w:r>
      <w:r w:rsidR="00DA51A5" w:rsidRPr="00A4639B">
        <w:rPr>
          <w:rStyle w:val="ad"/>
          <w:sz w:val="14"/>
          <w:rtl/>
        </w:rPr>
        <w:t xml:space="preserve"> לועג לרש</w:t>
      </w:r>
      <w:r w:rsidR="00E95830">
        <w:rPr>
          <w:rStyle w:val="ad"/>
          <w:rFonts w:hint="cs"/>
          <w:sz w:val="14"/>
          <w:rtl/>
        </w:rPr>
        <w:t xml:space="preserve"> וגו'</w:t>
      </w:r>
      <w:r w:rsidR="00DA51A5" w:rsidRPr="00A4639B">
        <w:rPr>
          <w:rStyle w:val="ad"/>
          <w:rFonts w:hint="cs"/>
          <w:sz w:val="14"/>
          <w:rtl/>
        </w:rPr>
        <w:t>.</w:t>
      </w:r>
      <w:r w:rsidRPr="00A4639B">
        <w:rPr>
          <w:rStyle w:val="ad"/>
          <w:rFonts w:hint="cs"/>
          <w:sz w:val="14"/>
          <w:rtl/>
        </w:rPr>
        <w:t xml:space="preserve"> </w:t>
      </w:r>
      <w:r w:rsidR="00C55C2C">
        <w:rPr>
          <w:rStyle w:val="ad"/>
          <w:rFonts w:hint="cs"/>
          <w:sz w:val="14"/>
          <w:rtl/>
        </w:rPr>
        <w:t xml:space="preserve">- </w:t>
      </w:r>
      <w:r w:rsidRPr="00FE3D07">
        <w:rPr>
          <w:rFonts w:hint="cs"/>
          <w:rtl/>
        </w:rPr>
        <w:t>דווקא תוך ד' אמות</w:t>
      </w:r>
      <w:r w:rsidR="00DA51A5" w:rsidRPr="00FE3D07">
        <w:rPr>
          <w:rFonts w:hint="cs"/>
          <w:rtl/>
        </w:rPr>
        <w:t>,</w:t>
      </w:r>
      <w:r w:rsidRPr="00FE3D07">
        <w:rPr>
          <w:rFonts w:hint="cs"/>
          <w:rtl/>
        </w:rPr>
        <w:t xml:space="preserve"> </w:t>
      </w:r>
    </w:p>
    <w:p w14:paraId="4EA0A854" w14:textId="77777777" w:rsidR="00265D98" w:rsidRPr="00E34F28" w:rsidRDefault="00DA51A5" w:rsidP="00682BF2">
      <w:pPr>
        <w:pStyle w:val="afffff5"/>
        <w:rPr>
          <w:rtl/>
        </w:rPr>
      </w:pPr>
      <w:bookmarkStart w:id="399" w:name="_Toc193635739"/>
      <w:bookmarkStart w:id="400" w:name="_Toc216184351"/>
      <w:r w:rsidRPr="00724E73">
        <w:rPr>
          <w:rStyle w:val="afffffd"/>
          <w:rFonts w:hint="cs"/>
          <w:rtl/>
        </w:rPr>
        <w:t>משמר המת</w:t>
      </w:r>
      <w:bookmarkEnd w:id="399"/>
      <w:bookmarkEnd w:id="400"/>
      <w:r w:rsidRPr="00FE3D07">
        <w:rPr>
          <w:rFonts w:hint="cs"/>
          <w:rtl/>
        </w:rPr>
        <w:t xml:space="preserve"> אפי' שאינו מתו</w:t>
      </w:r>
      <w:r w:rsidR="00265D98">
        <w:rPr>
          <w:rFonts w:hint="cs"/>
          <w:rtl/>
        </w:rPr>
        <w:t>,</w:t>
      </w:r>
      <w:r>
        <w:rPr>
          <w:rFonts w:hint="cs"/>
          <w:rtl/>
        </w:rPr>
        <w:t xml:space="preserve"> פטור </w:t>
      </w:r>
      <w:r>
        <w:rPr>
          <w:rStyle w:val="afffff9"/>
          <w:rFonts w:hint="cs"/>
          <w:rtl/>
          <w:rPrChange w:id="9080" w:author="מנוע אמוראים" w:date="2026-10-05T16:40:51Z">
            <w:rPr>
              <w:rFonts w:hint="cs"/>
              <w:rtl/>
            </w:rPr>
          </w:rPrChange>
        </w:rPr>
        <w:t xml:space="preserve">מקר</w:t>
      </w:r>
      <w:r>
        <w:rPr>
          <w:rStyle w:val="afffff9"/>
          <w:rtl/>
          <w:rPrChange w:id="9081" w:author="מנוע אמוראים" w:date="2026-10-05T16:40:51Z">
            <w:rPr>
              <w:rtl/>
            </w:rPr>
          </w:rPrChange>
        </w:rPr>
        <w:t xml:space="preserve">"</w:t>
      </w:r>
      <w:r>
        <w:rPr>
          <w:rStyle w:val="afffff9"/>
          <w:rFonts w:hint="cs"/>
          <w:rtl/>
          <w:rPrChange w:id="9082" w:author="מנוע אמוראים" w:date="2026-10-05T16:40:51Z">
            <w:rPr>
              <w:rFonts w:hint="cs"/>
              <w:rtl/>
            </w:rPr>
          </w:rPrChange>
        </w:rPr>
        <w:t xml:space="preserve">ש</w:t>
      </w:r>
      <w:r>
        <w:rPr>
          <w:rFonts w:hint="cs"/>
          <w:rtl/>
        </w:rPr>
        <w:t xml:space="preserve"> וכל המצוות,</w:t>
      </w:r>
      <w:r w:rsidR="00DD73AB" w:rsidRPr="00FE3D07">
        <w:rPr>
          <w:rFonts w:hint="cs"/>
          <w:rtl/>
        </w:rPr>
        <w:t xml:space="preserve"> </w:t>
      </w:r>
    </w:p>
    <w:p w14:paraId="04667822" w14:textId="43141789" w:rsidR="00C96E5E" w:rsidRPr="000528DA" w:rsidRDefault="00DA51A5" w:rsidP="000528DA">
      <w:pPr>
        <w:rPr>
          <w:rtl/>
        </w:rPr>
      </w:pPr>
      <w:bookmarkStart w:id="401" w:name="_Toc193635740"/>
      <w:bookmarkStart w:id="402" w:name="_Toc216184352"/>
      <w:r w:rsidRPr="00724E73">
        <w:rPr>
          <w:rStyle w:val="afffffd"/>
          <w:rFonts w:hint="cs"/>
          <w:rtl/>
        </w:rPr>
        <w:t>היו שנים</w:t>
      </w:r>
      <w:bookmarkEnd w:id="401"/>
      <w:bookmarkEnd w:id="402"/>
      <w:r w:rsidRPr="000528DA">
        <w:rPr>
          <w:rFonts w:hint="cs"/>
          <w:rtl/>
        </w:rPr>
        <w:t xml:space="preserve"> זה משמר וקורא</w:t>
      </w:r>
      <w:r w:rsidR="00265D98" w:rsidRPr="000528DA">
        <w:rPr>
          <w:rFonts w:hint="cs"/>
          <w:rtl/>
        </w:rPr>
        <w:t>,</w:t>
      </w:r>
      <w:r w:rsidRPr="000528DA">
        <w:rPr>
          <w:rFonts w:hint="cs"/>
          <w:rtl/>
        </w:rPr>
        <w:t xml:space="preserve"> וזה משמר וקורא.</w:t>
      </w:r>
      <w:r w:rsidR="00DD73AB" w:rsidRPr="00A10336">
        <w:rPr>
          <w:rStyle w:val="30"/>
          <w:rtl/>
        </w:rPr>
        <w:t xml:space="preserve"> </w:t>
      </w:r>
    </w:p>
    <w:p w14:paraId="6A1B6D1E" w14:textId="77777777" w:rsidR="00265D98" w:rsidRPr="00E34F28" w:rsidRDefault="00DA51A5" w:rsidP="00C55C2C">
      <w:pPr>
        <w:pStyle w:val="afffff5"/>
        <w:spacing w:before="0"/>
        <w:rPr>
          <w:rtl/>
        </w:rPr>
      </w:pPr>
      <w:bookmarkStart w:id="403" w:name="_Toc193635741"/>
      <w:bookmarkStart w:id="404" w:name="_Toc216184353"/>
      <w:r w:rsidRPr="00A10336">
        <w:rPr>
          <w:rStyle w:val="30"/>
          <w:rtl/>
        </w:rPr>
        <w:t>באים בספינה</w:t>
      </w:r>
      <w:bookmarkEnd w:id="403"/>
      <w:bookmarkEnd w:id="404"/>
      <w:r w:rsidRPr="00FE3D07">
        <w:rPr>
          <w:rtl/>
        </w:rPr>
        <w:t xml:space="preserve"> </w:t>
      </w:r>
      <w:r w:rsidR="00265D98" w:rsidRPr="00E34F28">
        <w:rPr>
          <w:rStyle w:val="afffff9"/>
          <w:rFonts w:hint="cs"/>
          <w:rtl/>
        </w:rPr>
        <w:t>ב"ע:</w:t>
      </w:r>
      <w:r w:rsidR="00265D98">
        <w:rPr>
          <w:rFonts w:hint="cs"/>
          <w:rtl/>
        </w:rPr>
        <w:t xml:space="preserve"> </w:t>
      </w:r>
      <w:r w:rsidRPr="00FE3D07">
        <w:rPr>
          <w:rtl/>
        </w:rPr>
        <w:t>מניחו בזוית ומתפללין שניהם בזוית אחרת.</w:t>
      </w:r>
      <w:r w:rsidR="00DD73AB" w:rsidRPr="00FE3D07">
        <w:rPr>
          <w:rFonts w:hint="cs"/>
          <w:rtl/>
        </w:rPr>
        <w:t xml:space="preserve"> </w:t>
      </w:r>
    </w:p>
    <w:p w14:paraId="5F60ED51" w14:textId="77777777" w:rsidR="00A24328" w:rsidRDefault="00DD73AB" w:rsidP="009A59D1">
      <w:pPr>
        <w:pStyle w:val="38"/>
        <w:framePr w:wrap="notBeside"/>
        <w:rPr>
          <w:rtl/>
        </w:rPr>
      </w:pPr>
      <w:r w:rsidRPr="00660D7A">
        <w:rPr>
          <w:rFonts w:hint="cs"/>
          <w:rtl/>
        </w:rPr>
        <w:t>ונפק</w:t>
      </w:r>
      <w:r w:rsidR="00AE16FF" w:rsidRPr="00660D7A">
        <w:rPr>
          <w:rtl/>
        </w:rPr>
        <w:t>"</w:t>
      </w:r>
      <w:r w:rsidRPr="00660D7A">
        <w:rPr>
          <w:rFonts w:hint="cs"/>
          <w:rtl/>
        </w:rPr>
        <w:t>מ</w:t>
      </w:r>
      <w:r w:rsidR="00A24328">
        <w:rPr>
          <w:rtl/>
        </w:rPr>
        <w:t>:</w:t>
      </w:r>
    </w:p>
    <w:p w14:paraId="3935FDA7" w14:textId="04DE4DF2" w:rsidR="00C96E5E" w:rsidRPr="000528DA" w:rsidRDefault="00DA51A5" w:rsidP="000528DA">
      <w:pPr>
        <w:rPr>
          <w:rtl/>
        </w:rPr>
      </w:pPr>
      <w:r w:rsidRPr="000528DA">
        <w:rPr>
          <w:rFonts w:hint="cs"/>
          <w:rtl/>
        </w:rPr>
        <w:t xml:space="preserve">אי </w:t>
      </w:r>
      <w:r w:rsidRPr="000528DA">
        <w:rPr>
          <w:rtl/>
        </w:rPr>
        <w:t>חוששין לעכברים</w:t>
      </w:r>
      <w:r w:rsidR="00DD73AB" w:rsidRPr="000528DA">
        <w:rPr>
          <w:rFonts w:hint="cs"/>
          <w:rtl/>
        </w:rPr>
        <w:t>.</w:t>
      </w:r>
      <w:r w:rsidR="00DD73AB" w:rsidRPr="00A10336">
        <w:rPr>
          <w:rStyle w:val="30"/>
          <w:rFonts w:hint="cs"/>
          <w:rtl/>
        </w:rPr>
        <w:t xml:space="preserve"> </w:t>
      </w:r>
    </w:p>
    <w:p w14:paraId="6750BCC4" w14:textId="77777777" w:rsidR="00265D98" w:rsidRPr="00E34F28" w:rsidRDefault="00DA51A5" w:rsidP="0019402D">
      <w:pPr>
        <w:pStyle w:val="afffffc"/>
        <w:rPr>
          <w:rtl/>
        </w:rPr>
      </w:pPr>
      <w:bookmarkStart w:id="405" w:name="_Toc193635742"/>
      <w:bookmarkStart w:id="406" w:name="_Toc216184354"/>
      <w:r w:rsidRPr="0019402D">
        <w:rPr>
          <w:rtl/>
        </w:rPr>
        <w:t>המוליך עצמות ממקום למקום</w:t>
      </w:r>
      <w:r w:rsidRPr="0019402D">
        <w:rPr>
          <w:rFonts w:hint="cs"/>
          <w:rtl/>
        </w:rPr>
        <w:t>,</w:t>
      </w:r>
      <w:bookmarkEnd w:id="405"/>
      <w:bookmarkEnd w:id="406"/>
      <w:r w:rsidRPr="00FE3D07">
        <w:rPr>
          <w:rFonts w:hint="cs"/>
          <w:rtl/>
        </w:rPr>
        <w:t xml:space="preserve"> </w:t>
      </w:r>
    </w:p>
    <w:p w14:paraId="1F66A7E3" w14:textId="77777777" w:rsidR="00265D98" w:rsidRPr="000528DA" w:rsidRDefault="00DA51A5" w:rsidP="000528DA">
      <w:pPr>
        <w:rPr>
          <w:rtl/>
        </w:rPr>
      </w:pPr>
      <w:r w:rsidRPr="000528DA">
        <w:rPr>
          <w:rFonts w:hint="cs"/>
          <w:rtl/>
        </w:rPr>
        <w:t xml:space="preserve">לא ינהג בהם ביזיון לרכב עליהם על החמור. </w:t>
      </w:r>
    </w:p>
    <w:p w14:paraId="4A949369" w14:textId="5B4CCBB5" w:rsidR="00C55C2C" w:rsidRPr="000528DA" w:rsidRDefault="00DA51A5" w:rsidP="000528DA">
      <w:pPr>
        <w:rPr>
          <w:rtl/>
        </w:rPr>
      </w:pPr>
      <w:r w:rsidRPr="000528DA">
        <w:rPr>
          <w:rFonts w:hint="cs"/>
          <w:rtl/>
        </w:rPr>
        <w:lastRenderedPageBreak/>
        <w:t>ואם שמתירא מנכרים ולסטים</w:t>
      </w:r>
      <w:r w:rsidR="00C55C2C" w:rsidRPr="000528DA">
        <w:rPr>
          <w:rFonts w:hint="cs"/>
          <w:rtl/>
        </w:rPr>
        <w:t>,</w:t>
      </w:r>
      <w:r w:rsidRPr="000528DA">
        <w:rPr>
          <w:rFonts w:hint="cs"/>
          <w:rtl/>
        </w:rPr>
        <w:t xml:space="preserve"> מותר</w:t>
      </w:r>
      <w:r w:rsidR="00C55C2C" w:rsidRPr="000528DA">
        <w:rPr>
          <w:rFonts w:hint="cs"/>
          <w:rtl/>
        </w:rPr>
        <w:t>,</w:t>
      </w:r>
      <w:r w:rsidRPr="000528DA">
        <w:rPr>
          <w:rFonts w:hint="cs"/>
          <w:rtl/>
        </w:rPr>
        <w:t xml:space="preserve"> וכן בס</w:t>
      </w:r>
      <w:r w:rsidRPr="000528DA">
        <w:rPr>
          <w:rtl/>
        </w:rPr>
        <w:t>"</w:t>
      </w:r>
      <w:r w:rsidRPr="000528DA">
        <w:rPr>
          <w:rFonts w:hint="cs"/>
          <w:rtl/>
        </w:rPr>
        <w:t>ת</w:t>
      </w:r>
      <w:r w:rsidR="00C55C2C" w:rsidRPr="00A10336">
        <w:rPr>
          <w:rStyle w:val="30"/>
          <w:rFonts w:hint="cs"/>
          <w:rtl/>
        </w:rPr>
        <w:t>.</w:t>
      </w:r>
      <w:r w:rsidR="00DD73AB" w:rsidRPr="00A10336">
        <w:rPr>
          <w:rStyle w:val="30"/>
          <w:rFonts w:hint="cs"/>
          <w:rtl/>
        </w:rPr>
        <w:t xml:space="preserve"> </w:t>
      </w:r>
    </w:p>
    <w:p w14:paraId="6FC029DF" w14:textId="1F068626" w:rsidR="00A24328" w:rsidRDefault="00C55C2C" w:rsidP="009A59D1">
      <w:pPr>
        <w:pStyle w:val="38"/>
        <w:framePr w:wrap="notBeside"/>
        <w:rPr>
          <w:rtl/>
        </w:rPr>
      </w:pPr>
      <w:r w:rsidRPr="00660D7A">
        <w:rPr>
          <w:rFonts w:hint="cs"/>
          <w:rtl/>
        </w:rPr>
        <w:t>ר"י</w:t>
      </w:r>
      <w:r w:rsidR="00A24328">
        <w:rPr>
          <w:rFonts w:hint="cs"/>
          <w:rtl/>
        </w:rPr>
        <w:t>:</w:t>
      </w:r>
    </w:p>
    <w:p w14:paraId="2B335651" w14:textId="247D234E" w:rsidR="00F64167" w:rsidRDefault="00DA51A5" w:rsidP="0019402D">
      <w:pPr>
        <w:pStyle w:val="afffff5"/>
        <w:spacing w:before="0"/>
        <w:rPr>
          <w:rtl/>
        </w:rPr>
      </w:pPr>
      <w:bookmarkStart w:id="407" w:name="_Toc193635743"/>
      <w:bookmarkStart w:id="408" w:name="_Toc216184355"/>
      <w:r w:rsidRPr="00A10336">
        <w:rPr>
          <w:rStyle w:val="30"/>
          <w:rtl/>
        </w:rPr>
        <w:t>רואה המת ואינו מלוהו</w:t>
      </w:r>
      <w:bookmarkEnd w:id="407"/>
      <w:bookmarkEnd w:id="408"/>
      <w:r w:rsidRPr="00FE3D07">
        <w:rPr>
          <w:rtl/>
        </w:rPr>
        <w:t xml:space="preserve"> עובר משום</w:t>
      </w:r>
      <w:r w:rsidRPr="00A4639B">
        <w:rPr>
          <w:rStyle w:val="ad"/>
          <w:sz w:val="14"/>
          <w:rtl/>
        </w:rPr>
        <w:t xml:space="preserve"> </w:t>
      </w:r>
      <w:r w:rsidRPr="00A4639B">
        <w:rPr>
          <w:rStyle w:val="ad"/>
          <w:rFonts w:hint="cs"/>
          <w:sz w:val="14"/>
          <w:rtl/>
        </w:rPr>
        <w:t>'</w:t>
      </w:r>
      <w:r w:rsidRPr="00A4639B">
        <w:rPr>
          <w:rStyle w:val="ad"/>
          <w:sz w:val="14"/>
          <w:rtl/>
        </w:rPr>
        <w:t>לעג לרש חרף עשהו</w:t>
      </w:r>
      <w:r w:rsidRPr="00A4639B">
        <w:rPr>
          <w:rStyle w:val="ad"/>
          <w:rFonts w:hint="cs"/>
          <w:sz w:val="14"/>
          <w:rtl/>
        </w:rPr>
        <w:t>'</w:t>
      </w:r>
      <w:r w:rsidRPr="00A4639B">
        <w:rPr>
          <w:rStyle w:val="ad"/>
          <w:sz w:val="14"/>
          <w:rtl/>
        </w:rPr>
        <w:t>.</w:t>
      </w:r>
      <w:r w:rsidR="00DD73AB" w:rsidRPr="00FE3D07">
        <w:rPr>
          <w:rFonts w:hint="cs"/>
          <w:rtl/>
        </w:rPr>
        <w:t xml:space="preserve"> </w:t>
      </w:r>
    </w:p>
    <w:p w14:paraId="34CD1B1A" w14:textId="061693DE" w:rsidR="00DA51A5" w:rsidRPr="000528DA" w:rsidRDefault="00DA51A5" w:rsidP="000528DA">
      <w:pPr>
        <w:rPr>
          <w:rtl/>
        </w:rPr>
      </w:pPr>
      <w:bookmarkStart w:id="409" w:name="_Toc193635744"/>
      <w:bookmarkStart w:id="410" w:name="_Toc216184356"/>
      <w:r w:rsidRPr="00A10336">
        <w:rPr>
          <w:rStyle w:val="30"/>
          <w:rtl/>
        </w:rPr>
        <w:t>ואם לוהו</w:t>
      </w:r>
      <w:bookmarkEnd w:id="409"/>
      <w:bookmarkEnd w:id="410"/>
      <w:r w:rsidRPr="000528DA">
        <w:rPr>
          <w:rtl/>
        </w:rPr>
        <w:t xml:space="preserve"> </w:t>
      </w:r>
      <w:r w:rsidRPr="00C55C2C">
        <w:rPr>
          <w:rStyle w:val="ad"/>
          <w:rtl/>
        </w:rPr>
        <w:t>מלוה ה' חונן דל, ומכבדו חנן אביון.</w:t>
      </w:r>
    </w:p>
    <w:p w14:paraId="3B958C56" w14:textId="77777777" w:rsidR="00DA51A5" w:rsidRPr="00E34F28" w:rsidRDefault="00DA51A5" w:rsidP="00EC0DC4">
      <w:pPr>
        <w:pStyle w:val="af2"/>
        <w:framePr w:wrap="around"/>
        <w:rPr>
          <w:rtl/>
        </w:rPr>
      </w:pPr>
      <w:r w:rsidRPr="00A4639B">
        <w:rPr>
          <w:rtl/>
        </w:rPr>
        <w:t>יח:</w:t>
      </w:r>
    </w:p>
    <w:p w14:paraId="6532B78C" w14:textId="77777777" w:rsidR="00C55C2C" w:rsidRPr="00E34F28" w:rsidRDefault="00DA51A5" w:rsidP="00C55C2C">
      <w:pPr>
        <w:pStyle w:val="afffffc"/>
        <w:rPr>
          <w:rtl/>
        </w:rPr>
      </w:pPr>
      <w:bookmarkStart w:id="411" w:name="_Toc193635745"/>
      <w:bookmarkStart w:id="412" w:name="_Toc216184357"/>
      <w:r w:rsidRPr="00C55C2C">
        <w:rPr>
          <w:rFonts w:hint="cs"/>
          <w:rtl/>
        </w:rPr>
        <w:t>אם מתים יודעים</w:t>
      </w:r>
      <w:r w:rsidR="00AF06E0" w:rsidRPr="00C55C2C">
        <w:rPr>
          <w:rFonts w:hint="cs"/>
          <w:rtl/>
        </w:rPr>
        <w:t>,</w:t>
      </w:r>
      <w:bookmarkEnd w:id="411"/>
      <w:bookmarkEnd w:id="412"/>
      <w:r w:rsidR="00DD73AB" w:rsidRPr="00C55C2C">
        <w:rPr>
          <w:rFonts w:hint="cs"/>
          <w:rtl/>
        </w:rPr>
        <w:t xml:space="preserve"> </w:t>
      </w:r>
    </w:p>
    <w:p w14:paraId="6AD04EC1" w14:textId="77777777" w:rsidR="00A24328" w:rsidRDefault="00C55C2C" w:rsidP="009A59D1">
      <w:pPr>
        <w:pStyle w:val="38"/>
        <w:framePr w:wrap="notBeside"/>
        <w:rPr>
          <w:rtl/>
        </w:rPr>
      </w:pPr>
      <w:r w:rsidRPr="00660D7A">
        <w:rPr>
          <w:rFonts w:hint="cs"/>
          <w:rtl/>
        </w:rPr>
        <w:t>רבי יונתן</w:t>
      </w:r>
      <w:r w:rsidR="00A24328">
        <w:rPr>
          <w:rtl/>
        </w:rPr>
        <w:t>:</w:t>
      </w:r>
    </w:p>
    <w:p w14:paraId="7C6F7A43" w14:textId="3CAD98EB" w:rsidR="00C55C2C" w:rsidRPr="00E34F28" w:rsidRDefault="00DA51A5" w:rsidP="00C55C2C">
      <w:pPr>
        <w:pStyle w:val="afffff5"/>
        <w:spacing w:before="0"/>
        <w:rPr>
          <w:rtl/>
        </w:rPr>
      </w:pPr>
      <w:r w:rsidRPr="00FE3D07">
        <w:rPr>
          <w:rFonts w:hint="cs"/>
          <w:rtl/>
        </w:rPr>
        <w:t xml:space="preserve">שנשתלשלה תכלת </w:t>
      </w:r>
      <w:r w:rsidR="00C55C2C">
        <w:rPr>
          <w:rFonts w:hint="cs"/>
          <w:rtl/>
        </w:rPr>
        <w:t xml:space="preserve">שלו </w:t>
      </w:r>
      <w:r w:rsidRPr="00FE3D07">
        <w:rPr>
          <w:rFonts w:hint="cs"/>
          <w:rtl/>
        </w:rPr>
        <w:t>על הקברים</w:t>
      </w:r>
      <w:r w:rsidR="00C55C2C">
        <w:rPr>
          <w:rFonts w:hint="cs"/>
          <w:rtl/>
        </w:rPr>
        <w:t>,</w:t>
      </w:r>
      <w:r w:rsidR="00AF06E0" w:rsidRPr="00FE3D07">
        <w:rPr>
          <w:rFonts w:hint="cs"/>
          <w:rtl/>
        </w:rPr>
        <w:t xml:space="preserve"> </w:t>
      </w:r>
    </w:p>
    <w:p w14:paraId="070F822F" w14:textId="77777777" w:rsidR="00A24328" w:rsidRDefault="00DA51A5" w:rsidP="009A59D1">
      <w:pPr>
        <w:pStyle w:val="38"/>
        <w:framePr w:wrap="notBeside"/>
        <w:rPr>
          <w:rtl/>
        </w:rPr>
      </w:pPr>
      <w:r w:rsidRPr="00660D7A">
        <w:rPr>
          <w:rFonts w:hint="cs"/>
          <w:rtl/>
        </w:rPr>
        <w:t>א</w:t>
      </w:r>
      <w:r w:rsidRPr="00660D7A">
        <w:rPr>
          <w:rtl/>
        </w:rPr>
        <w:t>"</w:t>
      </w:r>
      <w:r w:rsidR="00AF06E0" w:rsidRPr="00660D7A">
        <w:rPr>
          <w:rFonts w:hint="cs"/>
          <w:rtl/>
        </w:rPr>
        <w:t>ל</w:t>
      </w:r>
      <w:r w:rsidR="00A24328">
        <w:rPr>
          <w:rtl/>
        </w:rPr>
        <w:t>:</w:t>
      </w:r>
    </w:p>
    <w:p w14:paraId="6A9D6808" w14:textId="546A24B8" w:rsidR="00265D98" w:rsidRPr="00E34F28" w:rsidRDefault="00AF06E0" w:rsidP="00C55C2C">
      <w:pPr>
        <w:pStyle w:val="afffff5"/>
        <w:spacing w:before="0"/>
        <w:rPr>
          <w:rtl/>
        </w:rPr>
      </w:pPr>
      <w:r w:rsidRPr="00FE3D07">
        <w:rPr>
          <w:rFonts w:hint="cs"/>
          <w:rtl/>
        </w:rPr>
        <w:t>שיג</w:t>
      </w:r>
      <w:r w:rsidR="00DA51A5" w:rsidRPr="00FE3D07">
        <w:rPr>
          <w:rFonts w:hint="cs"/>
          <w:rtl/>
        </w:rPr>
        <w:t>ביה ואפי' ד</w:t>
      </w:r>
      <w:r w:rsidR="00DA51A5" w:rsidRPr="00A4639B">
        <w:rPr>
          <w:rStyle w:val="ad"/>
          <w:rFonts w:hint="cs"/>
          <w:rtl/>
        </w:rPr>
        <w:t>המתים אינם יודעים מאומה,</w:t>
      </w:r>
      <w:r w:rsidR="00DA51A5" w:rsidRPr="00FE3D07">
        <w:rPr>
          <w:rFonts w:hint="cs"/>
          <w:rtl/>
        </w:rPr>
        <w:t xml:space="preserve"> </w:t>
      </w:r>
    </w:p>
    <w:p w14:paraId="33ACE5D4" w14:textId="385D0F29" w:rsidR="00943AAE" w:rsidRPr="000528DA" w:rsidRDefault="00DA51A5" w:rsidP="000528DA">
      <w:pPr>
        <w:rPr>
          <w:rtl/>
        </w:rPr>
      </w:pPr>
      <w:r w:rsidRPr="00943AAE">
        <w:rPr>
          <w:rStyle w:val="ad"/>
          <w:rFonts w:hint="cs"/>
          <w:rtl/>
        </w:rPr>
        <w:t>ה</w:t>
      </w:r>
      <w:r w:rsidRPr="00A4639B">
        <w:rPr>
          <w:rStyle w:val="ad"/>
          <w:rFonts w:hint="cs"/>
          <w:rtl/>
        </w:rPr>
        <w:t>חיים יודעים שימותו</w:t>
      </w:r>
      <w:r w:rsidRPr="000528DA">
        <w:rPr>
          <w:rFonts w:hint="cs"/>
          <w:rtl/>
        </w:rPr>
        <w:t xml:space="preserve">, </w:t>
      </w:r>
      <w:r w:rsidR="00C55C2C" w:rsidRPr="000528DA">
        <w:rPr>
          <w:rtl/>
        </w:rPr>
        <w:tab/>
      </w:r>
      <w:r w:rsidRPr="000528DA">
        <w:rPr>
          <w:rFonts w:hint="cs"/>
          <w:rtl/>
        </w:rPr>
        <w:t xml:space="preserve">אלו צדיקים שבמיתתן נקראו חיים, </w:t>
      </w:r>
    </w:p>
    <w:p w14:paraId="0AF9D793" w14:textId="62EC63FF" w:rsidR="00CC63CA" w:rsidRPr="000528DA" w:rsidRDefault="00DA51A5" w:rsidP="000528DA">
      <w:pPr>
        <w:rPr>
          <w:rtl/>
        </w:rPr>
      </w:pPr>
      <w:r w:rsidRPr="00F95182">
        <w:rPr>
          <w:rStyle w:val="ad"/>
          <w:rFonts w:hint="cs"/>
          <w:rtl/>
        </w:rPr>
        <w:t>'</w:t>
      </w:r>
      <w:r w:rsidRPr="00F95182">
        <w:rPr>
          <w:rStyle w:val="ad"/>
          <w:rtl/>
        </w:rPr>
        <w:t>בן איש חי</w:t>
      </w:r>
      <w:r w:rsidRPr="00F95182">
        <w:rPr>
          <w:rStyle w:val="ad"/>
          <w:rFonts w:hint="cs"/>
          <w:rtl/>
        </w:rPr>
        <w:t>'</w:t>
      </w:r>
      <w:r w:rsidRPr="00F95182">
        <w:rPr>
          <w:rStyle w:val="ad"/>
          <w:rtl/>
        </w:rPr>
        <w:t xml:space="preserve"> </w:t>
      </w:r>
      <w:r w:rsidRPr="000528DA">
        <w:rPr>
          <w:rtl/>
        </w:rPr>
        <w:t xml:space="preserve">- </w:t>
      </w:r>
      <w:r w:rsidR="00265D98" w:rsidRPr="000528DA">
        <w:rPr>
          <w:rtl/>
        </w:rPr>
        <w:tab/>
      </w:r>
      <w:r w:rsidR="00265D98" w:rsidRPr="000528DA">
        <w:rPr>
          <w:rtl/>
        </w:rPr>
        <w:tab/>
      </w:r>
      <w:r w:rsidR="00265D98" w:rsidRPr="000528DA">
        <w:rPr>
          <w:rtl/>
        </w:rPr>
        <w:tab/>
      </w:r>
      <w:r w:rsidR="00265D98" w:rsidRPr="000528DA">
        <w:rPr>
          <w:rtl/>
        </w:rPr>
        <w:tab/>
      </w:r>
      <w:r w:rsidR="00265D98" w:rsidRPr="000528DA">
        <w:rPr>
          <w:rtl/>
        </w:rPr>
        <w:tab/>
      </w:r>
      <w:r w:rsidR="00C55C2C" w:rsidRPr="000528DA">
        <w:rPr>
          <w:rtl/>
        </w:rPr>
        <w:tab/>
      </w:r>
      <w:r w:rsidRPr="000528DA">
        <w:rPr>
          <w:rtl/>
        </w:rPr>
        <w:t>שאפילו במיתתו קרוי חי.</w:t>
      </w:r>
      <w:r w:rsidR="00AF06E0" w:rsidRPr="000528DA">
        <w:rPr>
          <w:rFonts w:hint="cs"/>
          <w:rtl/>
        </w:rPr>
        <w:t xml:space="preserve"> </w:t>
      </w:r>
    </w:p>
    <w:p w14:paraId="2DCFE8E9" w14:textId="77777777" w:rsidR="00943AAE" w:rsidRPr="000528DA" w:rsidRDefault="00DA51A5" w:rsidP="000528DA">
      <w:pPr>
        <w:rPr>
          <w:rtl/>
        </w:rPr>
      </w:pPr>
      <w:r w:rsidRPr="003521D8">
        <w:rPr>
          <w:rStyle w:val="ad"/>
          <w:rFonts w:hint="cs"/>
          <w:sz w:val="14"/>
          <w:rtl/>
        </w:rPr>
        <w:t>'</w:t>
      </w:r>
      <w:r w:rsidRPr="003521D8">
        <w:rPr>
          <w:rStyle w:val="ad"/>
          <w:sz w:val="14"/>
          <w:rtl/>
        </w:rPr>
        <w:t>רב פעלים מקבצאל</w:t>
      </w:r>
      <w:r w:rsidRPr="003521D8">
        <w:rPr>
          <w:rStyle w:val="ad"/>
          <w:rFonts w:hint="cs"/>
          <w:sz w:val="14"/>
          <w:rtl/>
        </w:rPr>
        <w:t>'</w:t>
      </w:r>
      <w:r w:rsidRPr="003521D8">
        <w:rPr>
          <w:rStyle w:val="ad"/>
          <w:sz w:val="14"/>
          <w:rtl/>
        </w:rPr>
        <w:t xml:space="preserve"> </w:t>
      </w:r>
      <w:r w:rsidR="00265D98" w:rsidRPr="000528DA">
        <w:rPr>
          <w:rtl/>
        </w:rPr>
        <w:tab/>
      </w:r>
      <w:r w:rsidR="00265D98" w:rsidRPr="000528DA">
        <w:rPr>
          <w:rtl/>
        </w:rPr>
        <w:tab/>
      </w:r>
      <w:r w:rsidRPr="000528DA">
        <w:rPr>
          <w:rtl/>
        </w:rPr>
        <w:t>שריבה וקבץ פועלים לתורה.</w:t>
      </w:r>
      <w:r w:rsidR="00AF06E0" w:rsidRPr="00A10336">
        <w:rPr>
          <w:rStyle w:val="30"/>
          <w:rtl/>
        </w:rPr>
        <w:t xml:space="preserve"> </w:t>
      </w:r>
    </w:p>
    <w:p w14:paraId="1C270990" w14:textId="77777777" w:rsidR="00265D98" w:rsidRPr="000528DA" w:rsidRDefault="00DA51A5" w:rsidP="000528DA">
      <w:pPr>
        <w:rPr>
          <w:rtl/>
        </w:rPr>
      </w:pPr>
      <w:r w:rsidRPr="00A4639B">
        <w:rPr>
          <w:rStyle w:val="ad"/>
          <w:rFonts w:hint="cs"/>
          <w:sz w:val="14"/>
          <w:rtl/>
        </w:rPr>
        <w:t>'</w:t>
      </w:r>
      <w:r w:rsidRPr="00A4639B">
        <w:rPr>
          <w:rStyle w:val="ad"/>
          <w:sz w:val="14"/>
          <w:rtl/>
        </w:rPr>
        <w:t>והוא הכה את שני אראל מואב</w:t>
      </w:r>
      <w:r w:rsidRPr="00A4639B">
        <w:rPr>
          <w:rStyle w:val="ad"/>
          <w:rFonts w:hint="cs"/>
          <w:sz w:val="14"/>
          <w:rtl/>
        </w:rPr>
        <w:t>'</w:t>
      </w:r>
      <w:r w:rsidRPr="00A4639B">
        <w:rPr>
          <w:rStyle w:val="ad"/>
          <w:sz w:val="14"/>
          <w:rtl/>
        </w:rPr>
        <w:t xml:space="preserve"> </w:t>
      </w:r>
      <w:r w:rsidRPr="000528DA">
        <w:rPr>
          <w:rtl/>
        </w:rPr>
        <w:t>שלא הניח כמותו</w:t>
      </w:r>
      <w:r w:rsidR="00265D98" w:rsidRPr="000528DA">
        <w:rPr>
          <w:rFonts w:hint="cs"/>
          <w:rtl/>
        </w:rPr>
        <w:t>,</w:t>
      </w:r>
      <w:r w:rsidRPr="000528DA">
        <w:rPr>
          <w:rtl/>
        </w:rPr>
        <w:t xml:space="preserve"> </w:t>
      </w:r>
    </w:p>
    <w:p w14:paraId="20A6A7C4" w14:textId="77777777" w:rsidR="00943AAE" w:rsidRPr="000528DA" w:rsidRDefault="00DA51A5" w:rsidP="000528DA">
      <w:pPr>
        <w:rPr>
          <w:rtl/>
        </w:rPr>
      </w:pPr>
      <w:r w:rsidRPr="000528DA">
        <w:rPr>
          <w:rtl/>
        </w:rPr>
        <w:t>לא במקדש ראשון ולא במקדש שני.</w:t>
      </w:r>
      <w:r w:rsidR="00AF06E0" w:rsidRPr="000528DA">
        <w:rPr>
          <w:rFonts w:hint="cs"/>
          <w:rtl/>
        </w:rPr>
        <w:t xml:space="preserve"> </w:t>
      </w:r>
    </w:p>
    <w:p w14:paraId="347EC480" w14:textId="77777777" w:rsidR="00265D98" w:rsidRPr="000528DA" w:rsidRDefault="00DA51A5" w:rsidP="000528DA">
      <w:pPr>
        <w:rPr>
          <w:rtl/>
        </w:rPr>
      </w:pPr>
      <w:r w:rsidRPr="00A4639B">
        <w:rPr>
          <w:rStyle w:val="ad"/>
          <w:rFonts w:hint="cs"/>
          <w:rtl/>
        </w:rPr>
        <w:t>'</w:t>
      </w:r>
      <w:r w:rsidRPr="00A4639B">
        <w:rPr>
          <w:rStyle w:val="ad"/>
          <w:rtl/>
        </w:rPr>
        <w:t>והוא ירד והכה</w:t>
      </w:r>
      <w:r w:rsidR="00CC63CA">
        <w:rPr>
          <w:rStyle w:val="ad"/>
          <w:rtl/>
        </w:rPr>
        <w:t>'</w:t>
      </w:r>
      <w:r w:rsidRPr="000528DA">
        <w:rPr>
          <w:rFonts w:hint="cs"/>
          <w:rtl/>
        </w:rPr>
        <w:t xml:space="preserve"> </w:t>
      </w:r>
      <w:r w:rsidR="00265D98" w:rsidRPr="00E34F28">
        <w:rPr>
          <w:rStyle w:val="afffff9"/>
          <w:rFonts w:hint="cs"/>
          <w:rtl/>
        </w:rPr>
        <w:t>א.</w:t>
      </w:r>
      <w:r w:rsidR="00265D98" w:rsidRPr="000528DA">
        <w:rPr>
          <w:rFonts w:hint="cs"/>
          <w:rtl/>
        </w:rPr>
        <w:t xml:space="preserve"> </w:t>
      </w:r>
      <w:r w:rsidRPr="000528DA">
        <w:rPr>
          <w:rFonts w:hint="cs"/>
          <w:rtl/>
        </w:rPr>
        <w:t>ששבר חתיכות ברד ירד וטבל,</w:t>
      </w:r>
      <w:r w:rsidRPr="006D3CF8">
        <w:rPr>
          <w:rStyle w:val="afffffb"/>
          <w:rFonts w:hint="cs"/>
          <w:b w:val="0"/>
          <w:bCs w:val="0"/>
          <w:rtl/>
        </w:rPr>
        <w:t xml:space="preserve"> </w:t>
      </w:r>
    </w:p>
    <w:p w14:paraId="7E45221C" w14:textId="77777777" w:rsidR="00265D98" w:rsidRPr="000528DA" w:rsidRDefault="00DA51A5" w:rsidP="0019402D">
      <w:pPr>
        <w:ind w:left="678" w:firstLine="113"/>
        <w:rPr>
          <w:rtl/>
        </w:rPr>
      </w:pPr>
      <w:r w:rsidRPr="0019402D">
        <w:rPr>
          <w:rStyle w:val="afffff9"/>
          <w:rFonts w:hint="cs"/>
          <w:rtl/>
        </w:rPr>
        <w:t>ב.</w:t>
      </w:r>
      <w:r>
        <w:rPr>
          <w:rFonts w:hint="cs"/>
          <w:rtl/>
        </w:rPr>
        <w:t xml:space="preserve"> למד </w:t>
      </w:r>
      <w:r>
        <w:rPr>
          <w:rStyle w:val="afffff9"/>
          <w:rFonts w:hint="cs"/>
          <w:rtl/>
          <w:rPrChange w:id="9083" w:author="מנוע אמוראים" w:date="2026-10-05T16:40:51Z">
            <w:rPr>
              <w:rFonts w:hint="cs"/>
              <w:rtl/>
            </w:rPr>
          </w:rPrChange>
        </w:rPr>
        <w:t xml:space="preserve">תור</w:t>
      </w:r>
      <w:r>
        <w:rPr>
          <w:rStyle w:val="afffff9"/>
          <w:rtl/>
          <w:rPrChange w:id="9084" w:author="מנוע אמוראים" w:date="2026-10-05T16:40:51Z">
            <w:rPr>
              <w:rtl/>
            </w:rPr>
          </w:rPrChange>
        </w:rPr>
        <w:t xml:space="preserve">"</w:t>
      </w:r>
      <w:r>
        <w:rPr>
          <w:rStyle w:val="afffff9"/>
          <w:rFonts w:hint="cs"/>
          <w:rtl/>
          <w:rPrChange w:id="9085" w:author="מנוע אמוראים" w:date="2026-10-05T16:40:51Z">
            <w:rPr>
              <w:rFonts w:hint="cs"/>
              <w:rtl/>
            </w:rPr>
          </w:rPrChange>
        </w:rPr>
        <w:t xml:space="preserve">כ</w:t>
      </w:r>
      <w:r>
        <w:rPr>
          <w:rFonts w:hint="cs"/>
          <w:rtl/>
        </w:rPr>
        <w:t xml:space="preserve"> ביום החורף</w:t>
      </w:r>
      <w:r w:rsidR="00AF06E0" w:rsidRPr="000528DA">
        <w:rPr>
          <w:rFonts w:hint="cs"/>
          <w:rtl/>
        </w:rPr>
        <w:t xml:space="preserve"> </w:t>
      </w:r>
    </w:p>
    <w:p w14:paraId="3D3A948B" w14:textId="77777777" w:rsidR="00AF06E0" w:rsidRPr="000528DA" w:rsidRDefault="00DA51A5" w:rsidP="0019402D">
      <w:pPr>
        <w:spacing w:after="60"/>
        <w:rPr>
          <w:rtl/>
        </w:rPr>
      </w:pPr>
      <w:r w:rsidRPr="00A4639B">
        <w:rPr>
          <w:rStyle w:val="ad"/>
          <w:rFonts w:hint="cs"/>
          <w:sz w:val="14"/>
          <w:rtl/>
        </w:rPr>
        <w:t>'</w:t>
      </w:r>
      <w:r w:rsidRPr="00A4639B">
        <w:rPr>
          <w:rStyle w:val="ad"/>
          <w:sz w:val="14"/>
          <w:rtl/>
        </w:rPr>
        <w:t>והמתים אינם יודעים מאומה</w:t>
      </w:r>
      <w:r w:rsidRPr="00A4639B">
        <w:rPr>
          <w:rStyle w:val="ad"/>
          <w:rFonts w:hint="cs"/>
          <w:sz w:val="14"/>
          <w:rtl/>
        </w:rPr>
        <w:t>'</w:t>
      </w:r>
      <w:r w:rsidRPr="00A4639B">
        <w:rPr>
          <w:rStyle w:val="ad"/>
          <w:sz w:val="14"/>
          <w:rtl/>
        </w:rPr>
        <w:t xml:space="preserve"> </w:t>
      </w:r>
      <w:r w:rsidRPr="000528DA">
        <w:rPr>
          <w:rtl/>
        </w:rPr>
        <w:t>רשעים שבחייהן קרויין מתי</w:t>
      </w:r>
      <w:r w:rsidR="00265D98" w:rsidRPr="000528DA">
        <w:rPr>
          <w:rFonts w:hint="cs"/>
          <w:rtl/>
        </w:rPr>
        <w:t>ם,</w:t>
      </w:r>
    </w:p>
    <w:p w14:paraId="5E130F17" w14:textId="77777777" w:rsidR="00A24328" w:rsidRDefault="00DA51A5" w:rsidP="009A59D1">
      <w:pPr>
        <w:pStyle w:val="38"/>
        <w:framePr w:wrap="notBeside"/>
        <w:rPr>
          <w:rtl/>
        </w:rPr>
      </w:pPr>
      <w:r w:rsidRPr="00660D7A">
        <w:rPr>
          <w:rtl/>
        </w:rPr>
        <w:t>בני ר</w:t>
      </w:r>
      <w:r w:rsidRPr="00660D7A">
        <w:rPr>
          <w:rFonts w:hint="cs"/>
          <w:rtl/>
        </w:rPr>
        <w:t>"ח</w:t>
      </w:r>
      <w:r w:rsidR="00A24328">
        <w:rPr>
          <w:rtl/>
        </w:rPr>
        <w:t>:</w:t>
      </w:r>
    </w:p>
    <w:p w14:paraId="07601F09" w14:textId="790208A8" w:rsidR="00C55C2C" w:rsidRPr="00E34F28" w:rsidRDefault="00DA51A5" w:rsidP="00C55C2C">
      <w:pPr>
        <w:pStyle w:val="afffff5"/>
        <w:spacing w:before="0"/>
        <w:rPr>
          <w:rtl/>
        </w:rPr>
      </w:pPr>
      <w:bookmarkStart w:id="413" w:name="_Toc193635746"/>
      <w:bookmarkStart w:id="414" w:name="_Toc216184358"/>
      <w:r w:rsidRPr="00A10336">
        <w:rPr>
          <w:rStyle w:val="30"/>
          <w:rFonts w:hint="cs"/>
          <w:rtl/>
        </w:rPr>
        <w:t>נשכח תלמודם</w:t>
      </w:r>
      <w:bookmarkEnd w:id="413"/>
      <w:bookmarkEnd w:id="414"/>
      <w:r w:rsidRPr="00A10336">
        <w:rPr>
          <w:rStyle w:val="30"/>
          <w:rFonts w:hint="cs"/>
          <w:rtl/>
        </w:rPr>
        <w:t xml:space="preserve"> </w:t>
      </w:r>
      <w:r w:rsidRPr="00FE3D07">
        <w:rPr>
          <w:rFonts w:hint="cs"/>
          <w:rtl/>
        </w:rPr>
        <w:t>ואמר אחד מהם שאביהם אינו יודע מהך</w:t>
      </w:r>
      <w:r w:rsidR="00265D98">
        <w:rPr>
          <w:rFonts w:hint="cs"/>
          <w:rtl/>
        </w:rPr>
        <w:t>,</w:t>
      </w:r>
      <w:r w:rsidRPr="00FE3D07">
        <w:rPr>
          <w:rFonts w:hint="cs"/>
          <w:rtl/>
        </w:rPr>
        <w:t xml:space="preserve"> </w:t>
      </w:r>
    </w:p>
    <w:p w14:paraId="5BC387F9" w14:textId="77777777" w:rsidR="00A24328" w:rsidRDefault="00332D29" w:rsidP="009A59D1">
      <w:pPr>
        <w:pStyle w:val="38"/>
        <w:framePr w:wrap="notBeside"/>
        <w:rPr>
          <w:rtl/>
        </w:rPr>
      </w:pPr>
      <w:r w:rsidRPr="00660D7A">
        <w:rPr>
          <w:rFonts w:hint="cs"/>
          <w:rtl/>
        </w:rPr>
        <w:t>והך</w:t>
      </w:r>
      <w:r w:rsidR="00A24328">
        <w:rPr>
          <w:rtl/>
        </w:rPr>
        <w:t>:</w:t>
      </w:r>
    </w:p>
    <w:p w14:paraId="320ABA55" w14:textId="226A1C11" w:rsidR="00DA51A5" w:rsidRPr="00F95182" w:rsidRDefault="00DA51A5" w:rsidP="0019402D">
      <w:pPr>
        <w:pStyle w:val="afffff5"/>
        <w:spacing w:before="0" w:after="60"/>
        <w:rPr>
          <w:rtl/>
        </w:rPr>
      </w:pPr>
      <w:r w:rsidRPr="00F95182">
        <w:rPr>
          <w:rFonts w:hint="cs"/>
          <w:rtl/>
        </w:rPr>
        <w:t>דקשה רמה למת כמחט בבשר החי</w:t>
      </w:r>
      <w:r w:rsidR="00265D98" w:rsidRPr="00F95182">
        <w:rPr>
          <w:rFonts w:hint="cs"/>
          <w:rtl/>
        </w:rPr>
        <w:t>,</w:t>
      </w:r>
      <w:r w:rsidRPr="00F95182">
        <w:rPr>
          <w:rFonts w:hint="cs"/>
          <w:rtl/>
        </w:rPr>
        <w:t xml:space="preserve"> </w:t>
      </w:r>
      <w:r w:rsidR="00265D98" w:rsidRPr="00F95182">
        <w:rPr>
          <w:rFonts w:hint="cs"/>
          <w:rtl/>
        </w:rPr>
        <w:t xml:space="preserve">- </w:t>
      </w:r>
      <w:r w:rsidRPr="00F95182">
        <w:rPr>
          <w:rFonts w:hint="cs"/>
          <w:rtl/>
        </w:rPr>
        <w:t>בצער עצמו ולא בצער אחרים.</w:t>
      </w:r>
    </w:p>
    <w:p w14:paraId="114FB8AB" w14:textId="77777777" w:rsidR="00A24328" w:rsidRDefault="00DA51A5" w:rsidP="009A59D1">
      <w:pPr>
        <w:pStyle w:val="38"/>
        <w:framePr w:wrap="notBeside"/>
        <w:rPr>
          <w:rtl/>
        </w:rPr>
      </w:pPr>
      <w:r w:rsidRPr="00660D7A">
        <w:rPr>
          <w:rFonts w:hint="cs"/>
          <w:rtl/>
        </w:rPr>
        <w:t>והך</w:t>
      </w:r>
      <w:r w:rsidR="00A24328">
        <w:rPr>
          <w:rtl/>
        </w:rPr>
        <w:t>:</w:t>
      </w:r>
    </w:p>
    <w:p w14:paraId="609B1F93" w14:textId="77444674" w:rsidR="00DA51A5" w:rsidRPr="00E34F28" w:rsidRDefault="00DA51A5" w:rsidP="00C55C2C">
      <w:pPr>
        <w:pStyle w:val="afffff5"/>
        <w:spacing w:before="0"/>
        <w:rPr>
          <w:rtl/>
        </w:rPr>
      </w:pPr>
      <w:bookmarkStart w:id="415" w:name="_Toc193635747"/>
      <w:bookmarkStart w:id="416" w:name="_Toc216184359"/>
      <w:r w:rsidRPr="00A10336">
        <w:rPr>
          <w:rStyle w:val="30"/>
          <w:rFonts w:hint="cs"/>
          <w:rtl/>
        </w:rPr>
        <w:t>ד</w:t>
      </w:r>
      <w:r w:rsidRPr="00A10336">
        <w:rPr>
          <w:rStyle w:val="30"/>
          <w:rtl/>
        </w:rPr>
        <w:t>מעשה בחסיד</w:t>
      </w:r>
      <w:bookmarkEnd w:id="415"/>
      <w:bookmarkEnd w:id="416"/>
      <w:r>
        <w:rPr>
          <w:rtl/>
        </w:rPr>
        <w:t xml:space="preserve"> שנתן דינר לעני </w:t>
      </w:r>
      <w:r>
        <w:rPr>
          <w:rStyle w:val="afffff9"/>
          <w:rtl/>
          <w:rPrChange w:id="9086" w:author="מנוע אמוראים" w:date="2026-10-05T16:40:51Z">
            <w:rPr>
              <w:rtl/>
            </w:rPr>
          </w:rPrChange>
        </w:rPr>
        <w:t xml:space="preserve">בע</w:t>
      </w:r>
      <w:r>
        <w:rPr>
          <w:rStyle w:val="afffff9"/>
          <w:rFonts w:hint="cs"/>
          <w:rtl/>
          <w:rPrChange w:id="9087" w:author="מנוע אמוראים" w:date="2026-10-05T16:40:51Z">
            <w:rPr>
              <w:rFonts w:hint="cs"/>
              <w:rtl/>
            </w:rPr>
          </w:rPrChange>
        </w:rPr>
        <w:t xml:space="preserve">ר</w:t>
      </w:r>
      <w:r>
        <w:rPr>
          <w:rStyle w:val="afffff9"/>
          <w:rtl/>
          <w:rPrChange w:id="9088" w:author="מנוע אמוראים" w:date="2026-10-05T16:40:51Z">
            <w:rPr>
              <w:rtl/>
            </w:rPr>
          </w:rPrChange>
        </w:rPr>
        <w:t xml:space="preserve">"</w:t>
      </w:r>
      <w:r>
        <w:rPr>
          <w:rStyle w:val="afffff9"/>
          <w:rFonts w:hint="cs"/>
          <w:rtl/>
          <w:rPrChange w:id="9089" w:author="מנוע אמוראים" w:date="2026-10-05T16:40:51Z">
            <w:rPr>
              <w:rFonts w:hint="cs"/>
              <w:rtl/>
            </w:rPr>
          </w:rPrChange>
        </w:rPr>
        <w:t xml:space="preserve">ה</w:t>
      </w:r>
      <w:r>
        <w:rPr>
          <w:rFonts w:hint="cs"/>
          <w:rtl/>
        </w:rPr>
        <w:t xml:space="preserve"> </w:t>
      </w:r>
      <w:r w:rsidRPr="00FE3D07">
        <w:rPr>
          <w:rtl/>
        </w:rPr>
        <w:t>בשני בצורת והקניטתו אשתו ולן בב</w:t>
      </w:r>
      <w:r w:rsidRPr="00FE3D07">
        <w:rPr>
          <w:rFonts w:hint="cs"/>
          <w:rtl/>
        </w:rPr>
        <w:t>ה</w:t>
      </w:r>
      <w:r w:rsidRPr="00FE3D07">
        <w:rPr>
          <w:rtl/>
        </w:rPr>
        <w:t>"</w:t>
      </w:r>
      <w:r w:rsidRPr="00FE3D07">
        <w:rPr>
          <w:rFonts w:hint="cs"/>
          <w:rtl/>
        </w:rPr>
        <w:t>ק</w:t>
      </w:r>
      <w:r w:rsidRPr="00FE3D07">
        <w:rPr>
          <w:rtl/>
        </w:rPr>
        <w:t>.</w:t>
      </w:r>
      <w:r w:rsidRPr="00FE3D07">
        <w:rPr>
          <w:rFonts w:hint="cs"/>
          <w:rtl/>
        </w:rPr>
        <w:t xml:space="preserve"> </w:t>
      </w:r>
      <w:r w:rsidRPr="00FE3D07">
        <w:rPr>
          <w:rFonts w:ascii="Fb Fontext" w:hAnsi="Fb Fontext"/>
          <w:rtl/>
        </w:rPr>
        <w:t xml:space="preserve">ושמע </w:t>
      </w:r>
      <w:r w:rsidRPr="00FE3D07">
        <w:rPr>
          <w:rFonts w:ascii="Fb Fontext" w:hAnsi="Fb Fontext" w:hint="cs"/>
          <w:rtl/>
        </w:rPr>
        <w:t xml:space="preserve">רוחות שמספרות לשמוע מאחרי הפרגוד פורענות שבא לעולם, </w:t>
      </w:r>
      <w:r w:rsidRPr="00E34F28">
        <w:rPr>
          <w:rStyle w:val="afffff9"/>
          <w:rFonts w:hint="cs"/>
          <w:rtl/>
        </w:rPr>
        <w:t>וסיפרה</w:t>
      </w:r>
      <w:r w:rsidR="00265D98">
        <w:rPr>
          <w:rFonts w:ascii="Fb Fontext" w:hAnsi="Fb Fontext" w:hint="cs"/>
          <w:rtl/>
        </w:rPr>
        <w:t>:</w:t>
      </w:r>
      <w:r w:rsidRPr="00FE3D07">
        <w:rPr>
          <w:rFonts w:ascii="Fb Fontext" w:hAnsi="Fb Fontext" w:hint="cs"/>
          <w:rtl/>
        </w:rPr>
        <w:t xml:space="preserve"> שכל הזורע ברביעה ראשונה ברד מלקה אותו וכך עשה</w:t>
      </w:r>
      <w:r w:rsidR="0019402D">
        <w:rPr>
          <w:rFonts w:ascii="Fb Fontext" w:hAnsi="Fb Fontext" w:hint="cs"/>
          <w:rtl/>
        </w:rPr>
        <w:t>,</w:t>
      </w:r>
      <w:r w:rsidRPr="00FE3D07">
        <w:rPr>
          <w:rFonts w:ascii="Fb Fontext" w:hAnsi="Fb Fontext" w:hint="cs"/>
          <w:rtl/>
        </w:rPr>
        <w:t xml:space="preserve"> ושלו לא לקה. </w:t>
      </w:r>
      <w:r w:rsidRPr="00FE3D07">
        <w:rPr>
          <w:rFonts w:hint="cs"/>
          <w:rtl/>
        </w:rPr>
        <w:t>לשנה אחרת שמע שכל הזורע ברביעה שניה שדפון מלקה אותו, וכך עשה ולא לקה.</w:t>
      </w:r>
    </w:p>
    <w:p w14:paraId="3A173C4B" w14:textId="6D7FE0C4" w:rsidR="00DA51A5" w:rsidRPr="000528DA" w:rsidRDefault="00DA51A5" w:rsidP="0019402D">
      <w:pPr>
        <w:spacing w:after="60"/>
        <w:rPr>
          <w:rtl/>
        </w:rPr>
      </w:pPr>
      <w:r w:rsidRPr="000528DA">
        <w:rPr>
          <w:rFonts w:hint="cs"/>
          <w:sz w:val="14"/>
          <w:rtl/>
        </w:rPr>
        <w:t>וכששאלתו אשתו איך קרה שרק שלו לא לקה, סיפר לה</w:t>
      </w:r>
      <w:r w:rsidR="00AF06E0" w:rsidRPr="000528DA">
        <w:rPr>
          <w:rFonts w:hint="cs"/>
          <w:sz w:val="14"/>
          <w:rtl/>
        </w:rPr>
        <w:t>,</w:t>
      </w:r>
      <w:r w:rsidRPr="000528DA">
        <w:rPr>
          <w:rFonts w:hint="cs"/>
          <w:sz w:val="14"/>
          <w:rtl/>
        </w:rPr>
        <w:t xml:space="preserve"> וכשנפלה קטטה</w:t>
      </w:r>
      <w:r w:rsidR="00AF06E0" w:rsidRPr="000528DA">
        <w:rPr>
          <w:rFonts w:hint="cs"/>
          <w:rtl/>
        </w:rPr>
        <w:t xml:space="preserve"> בין אשתו לאם אותה ריבה. הראתה </w:t>
      </w:r>
      <w:r w:rsidRPr="000528DA">
        <w:rPr>
          <w:rFonts w:hint="cs"/>
          <w:rtl/>
        </w:rPr>
        <w:t>בתה אחר מחצלת של קני</w:t>
      </w:r>
      <w:r w:rsidRPr="000528DA">
        <w:rPr>
          <w:rFonts w:hint="cs"/>
          <w:sz w:val="14"/>
          <w:rtl/>
        </w:rPr>
        <w:t>ם, לשנה אחרת שמע שאומרים דב</w:t>
      </w:r>
      <w:r w:rsidR="00943AAE" w:rsidRPr="000528DA">
        <w:rPr>
          <w:rFonts w:hint="cs"/>
          <w:sz w:val="14"/>
          <w:rtl/>
        </w:rPr>
        <w:t>רים שביני לבינך נשמעו בין החיים</w:t>
      </w:r>
      <w:r w:rsidR="00C55C2C" w:rsidRPr="000528DA">
        <w:rPr>
          <w:sz w:val="14"/>
          <w:rtl/>
        </w:rPr>
        <w:tab/>
      </w:r>
      <w:r w:rsidR="00C55C2C" w:rsidRPr="000528DA">
        <w:rPr>
          <w:sz w:val="14"/>
          <w:rtl/>
        </w:rPr>
        <w:tab/>
      </w:r>
      <w:r w:rsidR="00943AAE" w:rsidRPr="000528DA">
        <w:rPr>
          <w:rFonts w:hint="cs"/>
          <w:sz w:val="14"/>
          <w:rtl/>
        </w:rPr>
        <w:t>- ש</w:t>
      </w:r>
      <w:r w:rsidRPr="000528DA">
        <w:rPr>
          <w:rFonts w:hint="cs"/>
          <w:sz w:val="14"/>
          <w:rtl/>
        </w:rPr>
        <w:t>ם אדם אחר שנפטר סיפר להם,</w:t>
      </w:r>
    </w:p>
    <w:p w14:paraId="780310A6" w14:textId="77777777" w:rsidR="00A24328" w:rsidRDefault="00AF06E0" w:rsidP="009A59D1">
      <w:pPr>
        <w:pStyle w:val="38"/>
        <w:framePr w:wrap="notBeside"/>
        <w:rPr>
          <w:rtl/>
        </w:rPr>
      </w:pPr>
      <w:r w:rsidRPr="00660D7A">
        <w:rPr>
          <w:rFonts w:hint="cs"/>
          <w:rtl/>
        </w:rPr>
        <w:t>הך</w:t>
      </w:r>
      <w:r w:rsidR="00A24328">
        <w:rPr>
          <w:rtl/>
        </w:rPr>
        <w:t>:</w:t>
      </w:r>
    </w:p>
    <w:p w14:paraId="2870E6AF" w14:textId="7E82B913" w:rsidR="00DA51A5" w:rsidRPr="000528DA" w:rsidRDefault="00DA51A5" w:rsidP="000528DA">
      <w:pPr>
        <w:rPr>
          <w:rtl/>
        </w:rPr>
      </w:pPr>
      <w:bookmarkStart w:id="417" w:name="_Toc193635748"/>
      <w:bookmarkStart w:id="418" w:name="_Toc216184360"/>
      <w:r w:rsidRPr="00A10336">
        <w:rPr>
          <w:rStyle w:val="30"/>
          <w:rtl/>
        </w:rPr>
        <w:t>דזעירי ה</w:t>
      </w:r>
      <w:r w:rsidRPr="00A10336">
        <w:rPr>
          <w:rStyle w:val="30"/>
          <w:rFonts w:hint="cs"/>
          <w:rtl/>
        </w:rPr>
        <w:t>פקיד זוזי</w:t>
      </w:r>
      <w:bookmarkEnd w:id="417"/>
      <w:bookmarkEnd w:id="418"/>
      <w:r w:rsidRPr="000528DA">
        <w:rPr>
          <w:rFonts w:hint="cs"/>
          <w:rtl/>
        </w:rPr>
        <w:t xml:space="preserve"> אצל מארחתו ונפטרה הלך לביה</w:t>
      </w:r>
      <w:r w:rsidRPr="000528DA">
        <w:rPr>
          <w:rtl/>
        </w:rPr>
        <w:t>"</w:t>
      </w:r>
      <w:r w:rsidRPr="000528DA">
        <w:rPr>
          <w:rFonts w:hint="cs"/>
          <w:rtl/>
        </w:rPr>
        <w:t xml:space="preserve">ק ושאלה לכספו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תחת חור מפתח הבית, ותאמר לאמי שתשלח לי מסרק </w:t>
      </w:r>
      <w:r w:rsidRPr="000528DA">
        <w:rPr>
          <w:rFonts w:hint="cs"/>
          <w:rtl/>
        </w:rPr>
        <w:lastRenderedPageBreak/>
        <w:t>ושפורפרת יחד עם פלונית</w:t>
      </w:r>
      <w:r w:rsidR="00265D98" w:rsidRPr="000528DA">
        <w:rPr>
          <w:rFonts w:hint="cs"/>
          <w:rtl/>
        </w:rPr>
        <w:t>,</w:t>
      </w:r>
      <w:r w:rsidRPr="000528DA">
        <w:rPr>
          <w:rFonts w:hint="cs"/>
          <w:rtl/>
        </w:rPr>
        <w:t xml:space="preserve"> שתגיע כאן למחר</w:t>
      </w:r>
      <w:r w:rsidR="00265D98" w:rsidRPr="000528DA">
        <w:rPr>
          <w:rFonts w:hint="cs"/>
          <w:rtl/>
        </w:rPr>
        <w:t>,</w:t>
      </w:r>
      <w:r w:rsidRPr="000528DA">
        <w:rPr>
          <w:rFonts w:hint="cs"/>
          <w:rtl/>
        </w:rPr>
        <w:t xml:space="preserve"> שתמות </w:t>
      </w:r>
      <w:r w:rsidR="00AF06E0" w:rsidRPr="000528DA">
        <w:rPr>
          <w:rFonts w:hint="cs"/>
          <w:rtl/>
        </w:rPr>
        <w:t>שם</w:t>
      </w:r>
      <w:r w:rsidR="00265D98" w:rsidRPr="000528DA">
        <w:rPr>
          <w:rFonts w:hint="cs"/>
          <w:rtl/>
        </w:rPr>
        <w:t>,</w:t>
      </w:r>
      <w:r w:rsidRPr="000528DA">
        <w:rPr>
          <w:rFonts w:hint="cs"/>
          <w:rtl/>
        </w:rPr>
        <w:t xml:space="preserve"> </w:t>
      </w:r>
      <w:r w:rsidRPr="000528DA">
        <w:rPr>
          <w:rFonts w:ascii="Fb Fontext" w:hAnsi="Fb Fontext"/>
          <w:rtl/>
        </w:rPr>
        <w:t>דומה קד</w:t>
      </w:r>
      <w:r w:rsidR="00AF06E0" w:rsidRPr="000528DA">
        <w:rPr>
          <w:rFonts w:ascii="Fb Fontext" w:hAnsi="Fb Fontext"/>
          <w:rtl/>
        </w:rPr>
        <w:t>ם ומכריז</w:t>
      </w:r>
      <w:r w:rsidRPr="000528DA">
        <w:rPr>
          <w:rFonts w:ascii="Fb Fontext" w:hAnsi="Fb Fontext"/>
          <w:rtl/>
        </w:rPr>
        <w:t>.</w:t>
      </w:r>
    </w:p>
    <w:p w14:paraId="274430CB" w14:textId="77777777" w:rsidR="00C55C2C" w:rsidRPr="00E34F28" w:rsidRDefault="00DA51A5" w:rsidP="00682BF2">
      <w:pPr>
        <w:pStyle w:val="afffff5"/>
        <w:rPr>
          <w:rtl/>
        </w:rPr>
      </w:pPr>
      <w:bookmarkStart w:id="419" w:name="_Toc193635749"/>
      <w:bookmarkStart w:id="420" w:name="_Toc216184361"/>
      <w:r w:rsidRPr="00A10336">
        <w:rPr>
          <w:rStyle w:val="30"/>
          <w:rFonts w:hint="cs"/>
          <w:rtl/>
        </w:rPr>
        <w:t>יתומים</w:t>
      </w:r>
      <w:r w:rsidR="00AF06E0" w:rsidRPr="00A10336">
        <w:rPr>
          <w:rStyle w:val="30"/>
          <w:rFonts w:hint="cs"/>
          <w:rtl/>
        </w:rPr>
        <w:t xml:space="preserve"> שהפקידו</w:t>
      </w:r>
      <w:bookmarkEnd w:id="419"/>
      <w:bookmarkEnd w:id="420"/>
      <w:r w:rsidRPr="00FE3D07">
        <w:rPr>
          <w:rFonts w:hint="cs"/>
          <w:rtl/>
        </w:rPr>
        <w:t xml:space="preserve"> אצל </w:t>
      </w:r>
      <w:r w:rsidRPr="00E34F28">
        <w:rPr>
          <w:rStyle w:val="afffff9"/>
          <w:rFonts w:hint="cs"/>
          <w:rtl/>
        </w:rPr>
        <w:t>אבוה דשמואל</w:t>
      </w:r>
      <w:r w:rsidRPr="00FE3D07">
        <w:rPr>
          <w:rFonts w:hint="cs"/>
          <w:rtl/>
        </w:rPr>
        <w:t xml:space="preserve"> וכשנפטר, </w:t>
      </w:r>
      <w:r w:rsidRPr="00E34F28">
        <w:rPr>
          <w:rStyle w:val="afffff9"/>
          <w:rFonts w:hint="cs"/>
          <w:rtl/>
        </w:rPr>
        <w:t>שמואל</w:t>
      </w:r>
      <w:r w:rsidRPr="00FE3D07">
        <w:rPr>
          <w:rFonts w:hint="cs"/>
          <w:rtl/>
        </w:rPr>
        <w:t xml:space="preserve"> לא היה אצלו, קראו אחריו שאכל כספי יתומים וביקש לאביו בביה</w:t>
      </w:r>
      <w:r w:rsidRPr="00FE3D07">
        <w:rPr>
          <w:rtl/>
        </w:rPr>
        <w:t>"</w:t>
      </w:r>
      <w:r w:rsidRPr="00FE3D07">
        <w:rPr>
          <w:rFonts w:hint="cs"/>
          <w:rtl/>
        </w:rPr>
        <w:t>ק</w:t>
      </w:r>
      <w:r w:rsidR="00AF06E0" w:rsidRPr="00FE3D07">
        <w:rPr>
          <w:rFonts w:hint="cs"/>
          <w:rtl/>
        </w:rPr>
        <w:t>,</w:t>
      </w:r>
    </w:p>
    <w:p w14:paraId="2C7329D3"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0E4E8E76" w14:textId="3F9AB088" w:rsidR="00E95830" w:rsidRPr="00E34F28" w:rsidRDefault="00DA51A5" w:rsidP="00C55C2C">
      <w:pPr>
        <w:pStyle w:val="afffff5"/>
        <w:spacing w:before="0"/>
        <w:rPr>
          <w:rtl/>
        </w:rPr>
      </w:pPr>
      <w:r w:rsidRPr="00FE3D07">
        <w:rPr>
          <w:rFonts w:hint="cs"/>
          <w:rtl/>
        </w:rPr>
        <w:t>שהוא במתיבתא דרקיעא,</w:t>
      </w:r>
      <w:r w:rsidR="00AF06E0" w:rsidRPr="00FE3D07">
        <w:rPr>
          <w:rFonts w:hint="cs"/>
          <w:rtl/>
        </w:rPr>
        <w:t xml:space="preserve"> </w:t>
      </w:r>
      <w:r w:rsidRPr="00F95182">
        <w:rPr>
          <w:rtl/>
        </w:rPr>
        <w:t xml:space="preserve">אדהכי </w:t>
      </w:r>
      <w:r w:rsidR="00AF06E0" w:rsidRPr="00F95182">
        <w:rPr>
          <w:rFonts w:hint="cs"/>
          <w:rtl/>
        </w:rPr>
        <w:t>ראה</w:t>
      </w:r>
      <w:r w:rsidRPr="00F95182">
        <w:rPr>
          <w:rtl/>
        </w:rPr>
        <w:t xml:space="preserve"> ללוי </w:t>
      </w:r>
      <w:r w:rsidRPr="00E95830">
        <w:rPr>
          <w:rFonts w:hint="cs"/>
          <w:rtl/>
        </w:rPr>
        <w:t xml:space="preserve">שישב בחוץ ושאלו מדוע לא עלה </w:t>
      </w:r>
    </w:p>
    <w:p w14:paraId="12F6286B" w14:textId="77777777" w:rsidR="00A24328" w:rsidRDefault="00DA51A5" w:rsidP="009A59D1">
      <w:pPr>
        <w:pStyle w:val="38"/>
        <w:framePr w:wrap="notBeside"/>
        <w:rPr>
          <w:rtl/>
        </w:rPr>
      </w:pPr>
      <w:r w:rsidRPr="00660D7A">
        <w:rPr>
          <w:rFonts w:hint="cs"/>
          <w:rtl/>
        </w:rPr>
        <w:t>א"ל</w:t>
      </w:r>
      <w:r w:rsidR="00A24328">
        <w:rPr>
          <w:rtl/>
        </w:rPr>
        <w:t>:</w:t>
      </w:r>
    </w:p>
    <w:p w14:paraId="233BE4C4" w14:textId="59184404" w:rsidR="00E95830" w:rsidRPr="000528DA" w:rsidRDefault="00DA51A5" w:rsidP="000528DA">
      <w:pPr>
        <w:rPr>
          <w:rtl/>
        </w:rPr>
      </w:pPr>
      <w:r w:rsidRPr="000528DA">
        <w:rPr>
          <w:rFonts w:hint="cs"/>
          <w:rtl/>
        </w:rPr>
        <w:t xml:space="preserve">שכל אותם שנים שלא עלה לישיבתו של </w:t>
      </w:r>
      <w:r w:rsidRPr="00E34F28">
        <w:rPr>
          <w:rStyle w:val="afffff9"/>
          <w:rFonts w:hint="cs"/>
          <w:rtl/>
        </w:rPr>
        <w:t>רבי אפס,</w:t>
      </w:r>
      <w:r w:rsidRPr="000528DA">
        <w:rPr>
          <w:rFonts w:hint="cs"/>
          <w:rtl/>
        </w:rPr>
        <w:t xml:space="preserve"> ונחלשה דעתו </w:t>
      </w:r>
      <w:r w:rsidR="00E95830" w:rsidRPr="000528DA">
        <w:rPr>
          <w:rFonts w:hint="cs"/>
          <w:rtl/>
        </w:rPr>
        <w:t>ש</w:t>
      </w:r>
      <w:r w:rsidRPr="000528DA">
        <w:rPr>
          <w:rFonts w:hint="cs"/>
          <w:rtl/>
        </w:rPr>
        <w:t>לא מעלים אותו ל</w:t>
      </w:r>
      <w:r w:rsidRPr="000528DA">
        <w:rPr>
          <w:rtl/>
        </w:rPr>
        <w:t>מתיבתא דרקיעא.</w:t>
      </w:r>
      <w:r w:rsidR="00AF06E0" w:rsidRPr="000528DA">
        <w:rPr>
          <w:rFonts w:hint="cs"/>
          <w:rtl/>
        </w:rPr>
        <w:t xml:space="preserve"> </w:t>
      </w:r>
      <w:r w:rsidRPr="000528DA">
        <w:rPr>
          <w:rtl/>
        </w:rPr>
        <w:t xml:space="preserve">אדהכי </w:t>
      </w:r>
      <w:r w:rsidRPr="000528DA">
        <w:rPr>
          <w:rFonts w:hint="cs"/>
          <w:rtl/>
        </w:rPr>
        <w:t xml:space="preserve">הגיע אביו וראהו </w:t>
      </w:r>
      <w:r w:rsidRPr="00A10336">
        <w:rPr>
          <w:rStyle w:val="30"/>
          <w:rFonts w:hint="cs"/>
          <w:rtl/>
        </w:rPr>
        <w:t>שבכה</w:t>
      </w:r>
      <w:r w:rsidRPr="000528DA">
        <w:rPr>
          <w:rtl/>
        </w:rPr>
        <w:t xml:space="preserve"> </w:t>
      </w:r>
      <w:r w:rsidRPr="000528DA">
        <w:rPr>
          <w:rFonts w:hint="cs"/>
          <w:rtl/>
        </w:rPr>
        <w:t xml:space="preserve">שבמהרה גם הוא יקבר, </w:t>
      </w:r>
      <w:r w:rsidRPr="00A10336">
        <w:rPr>
          <w:rStyle w:val="30"/>
          <w:rFonts w:hint="cs"/>
          <w:rtl/>
        </w:rPr>
        <w:t>ו</w:t>
      </w:r>
      <w:r w:rsidR="00AF06E0" w:rsidRPr="00A10336">
        <w:rPr>
          <w:rStyle w:val="30"/>
          <w:rFonts w:hint="cs"/>
          <w:rtl/>
        </w:rPr>
        <w:t>שחק</w:t>
      </w:r>
      <w:r w:rsidRPr="000528DA">
        <w:rPr>
          <w:rFonts w:hint="cs"/>
          <w:rtl/>
        </w:rPr>
        <w:t xml:space="preserve"> ש</w:t>
      </w:r>
      <w:r w:rsidR="00AF06E0" w:rsidRPr="000528DA">
        <w:rPr>
          <w:rFonts w:hint="cs"/>
          <w:rtl/>
        </w:rPr>
        <w:t>ח</w:t>
      </w:r>
      <w:r w:rsidRPr="000528DA">
        <w:rPr>
          <w:rFonts w:hint="cs"/>
          <w:rtl/>
        </w:rPr>
        <w:t xml:space="preserve">שוב בזה העולם מאוד </w:t>
      </w:r>
    </w:p>
    <w:p w14:paraId="3230FA1F"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4BC3EF5F" w14:textId="087957FB" w:rsidR="00265D98" w:rsidRPr="000528DA" w:rsidRDefault="00C55C2C" w:rsidP="000528DA">
      <w:pPr>
        <w:rPr>
          <w:rtl/>
        </w:rPr>
      </w:pPr>
      <w:r w:rsidRPr="000528DA">
        <w:rPr>
          <w:rFonts w:hint="cs"/>
          <w:rtl/>
        </w:rPr>
        <w:t xml:space="preserve">א"כ </w:t>
      </w:r>
      <w:r w:rsidR="00DA51A5" w:rsidRPr="000528DA">
        <w:rPr>
          <w:rFonts w:hint="cs"/>
          <w:rtl/>
        </w:rPr>
        <w:t>תעלה ללוי</w:t>
      </w:r>
      <w:r w:rsidRPr="000528DA">
        <w:rPr>
          <w:rFonts w:hint="cs"/>
          <w:rtl/>
        </w:rPr>
        <w:t>,</w:t>
      </w:r>
      <w:r w:rsidR="00DA51A5" w:rsidRPr="000528DA">
        <w:rPr>
          <w:rFonts w:hint="cs"/>
          <w:rtl/>
        </w:rPr>
        <w:t xml:space="preserve"> והעלוהו</w:t>
      </w:r>
      <w:r w:rsidR="00DA51A5" w:rsidRPr="000528DA">
        <w:rPr>
          <w:rtl/>
        </w:rPr>
        <w:t>.</w:t>
      </w:r>
      <w:r w:rsidR="00DA51A5" w:rsidRPr="000528DA">
        <w:rPr>
          <w:rFonts w:hint="cs"/>
          <w:rtl/>
        </w:rPr>
        <w:t xml:space="preserve"> ו</w:t>
      </w:r>
      <w:r w:rsidR="00DA51A5" w:rsidRPr="000528DA">
        <w:rPr>
          <w:rtl/>
        </w:rPr>
        <w:t xml:space="preserve">זוזי דיתמי </w:t>
      </w:r>
      <w:r w:rsidR="00DA51A5" w:rsidRPr="000528DA">
        <w:rPr>
          <w:rFonts w:hint="cs"/>
          <w:rtl/>
        </w:rPr>
        <w:t>באמת הרחיים למעלה ולמטה שלו</w:t>
      </w:r>
      <w:r w:rsidR="00CC63CA" w:rsidRPr="000528DA">
        <w:rPr>
          <w:rFonts w:hint="cs"/>
          <w:rtl/>
        </w:rPr>
        <w:t>,</w:t>
      </w:r>
      <w:r w:rsidR="00DA51A5" w:rsidRPr="000528DA">
        <w:rPr>
          <w:rFonts w:hint="cs"/>
          <w:rtl/>
        </w:rPr>
        <w:t xml:space="preserve"> ובאמצע של היתומים, שאם יגנב או יאכל משלו- </w:t>
      </w:r>
      <w:r w:rsidR="00DA51A5" w:rsidRPr="000528DA">
        <w:rPr>
          <w:rtl/>
        </w:rPr>
        <w:t>אלמא דידעי!</w:t>
      </w:r>
      <w:r w:rsidR="00AF06E0" w:rsidRPr="000528DA">
        <w:rPr>
          <w:rFonts w:hint="cs"/>
          <w:rtl/>
        </w:rPr>
        <w:t xml:space="preserve"> </w:t>
      </w:r>
    </w:p>
    <w:p w14:paraId="1F662E77" w14:textId="2265F61A" w:rsidR="00A24328" w:rsidRDefault="00F95182" w:rsidP="009A59D1">
      <w:pPr>
        <w:pStyle w:val="38"/>
        <w:framePr w:wrap="notBeside"/>
        <w:rPr>
          <w:rtl/>
        </w:rPr>
      </w:pPr>
      <w:r>
        <w:rPr>
          <w:rFonts w:hint="cs"/>
          <w:rtl/>
        </w:rPr>
        <w:t>-</w:t>
      </w:r>
    </w:p>
    <w:p w14:paraId="36C2E3E2" w14:textId="1BF84B1C" w:rsidR="00265D98" w:rsidRPr="000528DA" w:rsidRDefault="00AF06E0" w:rsidP="000528DA">
      <w:pPr>
        <w:rPr>
          <w:rtl/>
        </w:rPr>
      </w:pPr>
      <w:r w:rsidRPr="000528DA">
        <w:rPr>
          <w:rtl/>
        </w:rPr>
        <w:t xml:space="preserve">שאני </w:t>
      </w:r>
      <w:r w:rsidRPr="00E34F28">
        <w:rPr>
          <w:rStyle w:val="afffff9"/>
          <w:rtl/>
        </w:rPr>
        <w:t>שמואל</w:t>
      </w:r>
      <w:r w:rsidRPr="000528DA">
        <w:rPr>
          <w:rtl/>
        </w:rPr>
        <w:t xml:space="preserve"> כיון דחשיב</w:t>
      </w:r>
      <w:r w:rsidR="00DA51A5" w:rsidRPr="000528DA">
        <w:rPr>
          <w:rtl/>
        </w:rPr>
        <w:t xml:space="preserve"> קדמי ומכרזי פנו מקום.</w:t>
      </w:r>
      <w:r w:rsidRPr="000528DA">
        <w:rPr>
          <w:rFonts w:hint="cs"/>
          <w:rtl/>
        </w:rPr>
        <w:t xml:space="preserve"> </w:t>
      </w:r>
    </w:p>
    <w:p w14:paraId="6DAD1CCE" w14:textId="77777777" w:rsidR="00F45720" w:rsidRPr="000528DA" w:rsidRDefault="00DA51A5" w:rsidP="000528DA">
      <w:pPr>
        <w:rPr>
          <w:rtl/>
        </w:rPr>
      </w:pPr>
      <w:r w:rsidRPr="000528DA">
        <w:rPr>
          <w:rFonts w:hint="cs"/>
          <w:rtl/>
        </w:rPr>
        <w:t xml:space="preserve">וגם </w:t>
      </w:r>
      <w:r w:rsidRPr="00E34F28">
        <w:rPr>
          <w:rStyle w:val="afffff9"/>
          <w:rFonts w:hint="cs"/>
          <w:rtl/>
        </w:rPr>
        <w:t>רבי יונתן</w:t>
      </w:r>
      <w:r w:rsidRPr="000528DA">
        <w:rPr>
          <w:rFonts w:hint="cs"/>
          <w:rtl/>
        </w:rPr>
        <w:t xml:space="preserve"> חזר בו </w:t>
      </w:r>
      <w:r w:rsidRPr="00A4639B">
        <w:rPr>
          <w:rStyle w:val="ad"/>
          <w:rFonts w:hint="cs"/>
          <w:rtl/>
        </w:rPr>
        <w:t>ויאמר ה' אליו זאת הארץ</w:t>
      </w:r>
      <w:r w:rsidR="00CC63CA">
        <w:rPr>
          <w:rStyle w:val="ad"/>
          <w:rtl/>
        </w:rPr>
        <w:t>'</w:t>
      </w:r>
      <w:r w:rsidRPr="00A4639B">
        <w:rPr>
          <w:rStyle w:val="ad"/>
          <w:rFonts w:hint="cs"/>
          <w:rtl/>
        </w:rPr>
        <w:t xml:space="preserve"> לאמור</w:t>
      </w:r>
      <w:r w:rsidRPr="000528DA">
        <w:rPr>
          <w:rFonts w:hint="cs"/>
          <w:rtl/>
        </w:rPr>
        <w:t xml:space="preserve"> שמתים מספרים זה עם זה,</w:t>
      </w:r>
      <w:r w:rsidR="00AF06E0" w:rsidRPr="00A10336">
        <w:rPr>
          <w:rStyle w:val="30"/>
          <w:rtl/>
        </w:rPr>
        <w:t xml:space="preserve"> </w:t>
      </w:r>
    </w:p>
    <w:p w14:paraId="25370485" w14:textId="3F294EC4" w:rsidR="00DA51A5" w:rsidRPr="000528DA" w:rsidRDefault="00DA51A5" w:rsidP="0019402D">
      <w:pPr>
        <w:spacing w:after="60"/>
        <w:rPr>
          <w:rtl/>
        </w:rPr>
      </w:pPr>
      <w:r w:rsidRPr="00A4639B">
        <w:rPr>
          <w:rStyle w:val="ad"/>
          <w:rFonts w:hint="cs"/>
          <w:rtl/>
        </w:rPr>
        <w:t>לך משה אמור להם</w:t>
      </w:r>
      <w:r w:rsidRPr="000528DA">
        <w:rPr>
          <w:rFonts w:hint="cs"/>
          <w:rtl/>
        </w:rPr>
        <w:t xml:space="preserve"> </w:t>
      </w:r>
      <w:r w:rsidRPr="000528DA">
        <w:rPr>
          <w:rtl/>
        </w:rPr>
        <w:t>שבועה שנשבעתי לכם כבר קיימתיה לבניכם.</w:t>
      </w:r>
      <w:r w:rsidR="00AF06E0" w:rsidRPr="000528DA">
        <w:rPr>
          <w:rFonts w:hint="cs"/>
          <w:rtl/>
        </w:rPr>
        <w:t xml:space="preserve"> </w:t>
      </w:r>
      <w:r w:rsidRPr="000528DA">
        <w:rPr>
          <w:rFonts w:hint="cs"/>
          <w:rtl/>
        </w:rPr>
        <w:t xml:space="preserve">ובהכרח דידעי, </w:t>
      </w:r>
      <w:r w:rsidRPr="0019402D">
        <w:rPr>
          <w:rStyle w:val="afffff9"/>
          <w:rFonts w:hint="cs"/>
          <w:rtl/>
        </w:rPr>
        <w:t>והך</w:t>
      </w:r>
      <w:r w:rsidRPr="000528DA">
        <w:rPr>
          <w:rFonts w:hint="cs"/>
          <w:rtl/>
        </w:rPr>
        <w:t xml:space="preserve"> דאמר להם </w:t>
      </w:r>
      <w:r w:rsidR="0019402D">
        <w:rPr>
          <w:rFonts w:hint="cs"/>
          <w:rtl/>
        </w:rPr>
        <w:t>-</w:t>
      </w:r>
      <w:r w:rsidR="00AF06E0" w:rsidRPr="000528DA">
        <w:rPr>
          <w:rFonts w:hint="cs"/>
          <w:rtl/>
        </w:rPr>
        <w:t>להחזיק טובה למשה.</w:t>
      </w:r>
    </w:p>
    <w:p w14:paraId="4AB53B8E" w14:textId="77777777" w:rsidR="00DA51A5" w:rsidRPr="00E34F28" w:rsidRDefault="00DA51A5" w:rsidP="00EC0DC4">
      <w:pPr>
        <w:pStyle w:val="af2"/>
        <w:framePr w:wrap="around"/>
        <w:rPr>
          <w:rtl/>
        </w:rPr>
      </w:pPr>
      <w:r w:rsidRPr="00A4639B">
        <w:rPr>
          <w:rtl/>
        </w:rPr>
        <w:t>יט.</w:t>
      </w:r>
    </w:p>
    <w:p w14:paraId="69F810E2" w14:textId="56387BA4" w:rsidR="00A24328" w:rsidRDefault="00DA51A5" w:rsidP="009A59D1">
      <w:pPr>
        <w:pStyle w:val="38"/>
        <w:framePr w:wrap="notBeside"/>
        <w:rPr>
          <w:rtl/>
        </w:rPr>
      </w:pPr>
      <w:r w:rsidRPr="00660D7A">
        <w:rPr>
          <w:rtl/>
        </w:rPr>
        <w:t>רבי יצחק</w:t>
      </w:r>
      <w:r w:rsidR="00A24328">
        <w:rPr>
          <w:rtl/>
        </w:rPr>
        <w:t>:</w:t>
      </w:r>
    </w:p>
    <w:p w14:paraId="25BA9D3D" w14:textId="2E115509" w:rsidR="00F66557" w:rsidRPr="00E34F28" w:rsidRDefault="00DA51A5" w:rsidP="00C55C2C">
      <w:pPr>
        <w:pStyle w:val="afffff5"/>
        <w:spacing w:before="0"/>
        <w:rPr>
          <w:rtl/>
        </w:rPr>
      </w:pPr>
      <w:bookmarkStart w:id="421" w:name="_Toc193635750"/>
      <w:bookmarkStart w:id="422" w:name="_Toc216184362"/>
      <w:r w:rsidRPr="00A10336">
        <w:rPr>
          <w:rStyle w:val="30"/>
          <w:rtl/>
        </w:rPr>
        <w:t xml:space="preserve">כל המספר </w:t>
      </w:r>
      <w:r w:rsidRPr="00A10336">
        <w:rPr>
          <w:rStyle w:val="30"/>
          <w:rFonts w:hint="cs"/>
          <w:rtl/>
        </w:rPr>
        <w:t>גנות</w:t>
      </w:r>
      <w:r w:rsidRPr="00A10336">
        <w:rPr>
          <w:rStyle w:val="30"/>
          <w:rtl/>
        </w:rPr>
        <w:t xml:space="preserve"> אחרי המת</w:t>
      </w:r>
      <w:bookmarkEnd w:id="421"/>
      <w:bookmarkEnd w:id="422"/>
      <w:r w:rsidRPr="00FE3D07">
        <w:rPr>
          <w:rFonts w:ascii="Fb Fontext" w:hAnsi="Fb Fontext"/>
          <w:rtl/>
        </w:rPr>
        <w:t xml:space="preserve"> כאלו מספר אחרי האבן.</w:t>
      </w:r>
      <w:r w:rsidR="00AF06E0" w:rsidRPr="00FE3D07">
        <w:rPr>
          <w:rFonts w:hint="cs"/>
          <w:rtl/>
        </w:rPr>
        <w:t xml:space="preserve"> </w:t>
      </w:r>
    </w:p>
    <w:p w14:paraId="032F0129" w14:textId="77777777" w:rsidR="00ED1712" w:rsidRPr="000528DA" w:rsidRDefault="00DA51A5" w:rsidP="000528DA">
      <w:pPr>
        <w:rPr>
          <w:rtl/>
        </w:rPr>
      </w:pPr>
      <w:r w:rsidRPr="00E34F28">
        <w:rPr>
          <w:rStyle w:val="afffff9"/>
          <w:rtl/>
        </w:rPr>
        <w:t>א"ד</w:t>
      </w:r>
      <w:r w:rsidRPr="000528DA">
        <w:rPr>
          <w:rtl/>
        </w:rPr>
        <w:t>: דלא ידעי.</w:t>
      </w:r>
      <w:r w:rsidRPr="00E34F28">
        <w:rPr>
          <w:rStyle w:val="afffff9"/>
          <w:rtl/>
        </w:rPr>
        <w:t xml:space="preserve"> וא"ד</w:t>
      </w:r>
      <w:r w:rsidRPr="000528DA">
        <w:rPr>
          <w:rtl/>
        </w:rPr>
        <w:t>: דידעי ולא איכפת להו.</w:t>
      </w:r>
      <w:r w:rsidR="00AF06E0" w:rsidRPr="000528DA">
        <w:rPr>
          <w:rFonts w:hint="cs"/>
          <w:rtl/>
        </w:rPr>
        <w:t xml:space="preserve"> </w:t>
      </w:r>
    </w:p>
    <w:p w14:paraId="3EF4F68A" w14:textId="77777777" w:rsidR="00A24328" w:rsidRDefault="00332D29" w:rsidP="009A59D1">
      <w:pPr>
        <w:pStyle w:val="38"/>
        <w:framePr w:wrap="notBeside"/>
        <w:rPr>
          <w:rtl/>
        </w:rPr>
      </w:pPr>
      <w:r w:rsidRPr="00660D7A">
        <w:rPr>
          <w:rFonts w:hint="cs"/>
          <w:rtl/>
        </w:rPr>
        <w:t>והך</w:t>
      </w:r>
      <w:r w:rsidR="00DA51A5" w:rsidRPr="00660D7A">
        <w:rPr>
          <w:rFonts w:hint="cs"/>
          <w:rtl/>
        </w:rPr>
        <w:t xml:space="preserve"> דר</w:t>
      </w:r>
      <w:r w:rsidR="00DA51A5" w:rsidRPr="00660D7A">
        <w:rPr>
          <w:rtl/>
        </w:rPr>
        <w:t>"</w:t>
      </w:r>
      <w:r w:rsidR="00DA51A5" w:rsidRPr="00660D7A">
        <w:rPr>
          <w:rFonts w:hint="cs"/>
          <w:rtl/>
        </w:rPr>
        <w:t>פ</w:t>
      </w:r>
      <w:r w:rsidR="00A24328">
        <w:rPr>
          <w:rtl/>
        </w:rPr>
        <w:t>:</w:t>
      </w:r>
    </w:p>
    <w:p w14:paraId="7C42629D" w14:textId="151E1AC0" w:rsidR="00C55C2C" w:rsidRPr="00E34F28" w:rsidRDefault="00DA51A5" w:rsidP="00C55C2C">
      <w:pPr>
        <w:pStyle w:val="afffff5"/>
        <w:spacing w:before="0"/>
        <w:rPr>
          <w:rtl/>
        </w:rPr>
      </w:pPr>
      <w:r w:rsidRPr="00FE3D07">
        <w:rPr>
          <w:rFonts w:hint="cs"/>
          <w:rtl/>
        </w:rPr>
        <w:t xml:space="preserve">דאחד דיבר אחרי </w:t>
      </w:r>
      <w:r w:rsidRPr="00E34F28">
        <w:rPr>
          <w:rStyle w:val="afffff9"/>
          <w:rFonts w:hint="cs"/>
          <w:rtl/>
        </w:rPr>
        <w:t>שמואל</w:t>
      </w:r>
      <w:r w:rsidRPr="00FE3D07">
        <w:rPr>
          <w:rFonts w:hint="cs"/>
          <w:rtl/>
        </w:rPr>
        <w:t xml:space="preserve"> ונפל קנה מן הגג ופצע לארנקא דמוח</w:t>
      </w:r>
      <w:r w:rsidR="00C55C2C">
        <w:rPr>
          <w:rFonts w:hint="cs"/>
          <w:rtl/>
        </w:rPr>
        <w:t>ו</w:t>
      </w:r>
      <w:r w:rsidRPr="00FE3D07">
        <w:rPr>
          <w:rFonts w:hint="cs"/>
          <w:rtl/>
        </w:rPr>
        <w:t xml:space="preserve"> </w:t>
      </w:r>
    </w:p>
    <w:p w14:paraId="439984E7" w14:textId="3BB2738B" w:rsidR="00A24328" w:rsidRDefault="00F95182" w:rsidP="009A59D1">
      <w:pPr>
        <w:pStyle w:val="38"/>
        <w:framePr w:wrap="notBeside"/>
        <w:rPr>
          <w:rtl/>
        </w:rPr>
      </w:pPr>
      <w:r>
        <w:rPr>
          <w:rtl/>
        </w:rPr>
        <w:t>-</w:t>
      </w:r>
    </w:p>
    <w:p w14:paraId="3D4C26C2" w14:textId="56A2EE36" w:rsidR="00ED1712" w:rsidRPr="00E34F28" w:rsidRDefault="00DA51A5" w:rsidP="0019402D">
      <w:pPr>
        <w:pStyle w:val="afffff5"/>
        <w:spacing w:before="0" w:after="60"/>
        <w:rPr>
          <w:rtl/>
        </w:rPr>
      </w:pPr>
      <w:r w:rsidRPr="00C55C2C">
        <w:rPr>
          <w:rtl/>
        </w:rPr>
        <w:t>שאני צורבא מרבנן, דקב"ה תבע ב</w:t>
      </w:r>
      <w:r w:rsidR="00CC63CA" w:rsidRPr="00C55C2C">
        <w:rPr>
          <w:rFonts w:hint="cs"/>
          <w:rtl/>
        </w:rPr>
        <w:t>כבודו</w:t>
      </w:r>
      <w:r w:rsidRPr="00C55C2C">
        <w:rPr>
          <w:rtl/>
        </w:rPr>
        <w:t>.</w:t>
      </w:r>
      <w:r w:rsidR="00291D7F" w:rsidRPr="00C369E2">
        <w:rPr>
          <w:rFonts w:hint="cs"/>
          <w:rtl/>
        </w:rPr>
        <w:t xml:space="preserve"> </w:t>
      </w:r>
    </w:p>
    <w:p w14:paraId="6E0BB7C4" w14:textId="3291C972" w:rsidR="00A24328" w:rsidRDefault="00DA51A5" w:rsidP="009A59D1">
      <w:pPr>
        <w:pStyle w:val="38"/>
        <w:framePr w:wrap="notBeside"/>
        <w:rPr>
          <w:rtl/>
        </w:rPr>
      </w:pPr>
      <w:r w:rsidRPr="00660D7A">
        <w:rPr>
          <w:rtl/>
        </w:rPr>
        <w:t>ריב"ל</w:t>
      </w:r>
      <w:r w:rsidR="00A24328">
        <w:rPr>
          <w:rtl/>
        </w:rPr>
        <w:t>:</w:t>
      </w:r>
    </w:p>
    <w:p w14:paraId="675005C9" w14:textId="738C7259" w:rsidR="00ED1712" w:rsidRPr="00E34F28" w:rsidRDefault="00DA51A5" w:rsidP="0019402D">
      <w:pPr>
        <w:pStyle w:val="afffff5"/>
        <w:spacing w:before="0" w:after="60"/>
        <w:rPr>
          <w:rtl/>
        </w:rPr>
      </w:pPr>
      <w:bookmarkStart w:id="423" w:name="_Toc193635751"/>
      <w:bookmarkStart w:id="424" w:name="_Toc216184363"/>
      <w:r w:rsidRPr="00A10336">
        <w:rPr>
          <w:rStyle w:val="30"/>
          <w:rtl/>
        </w:rPr>
        <w:t>המספר אחר מטתן של ת</w:t>
      </w:r>
      <w:r w:rsidRPr="00A10336">
        <w:rPr>
          <w:rStyle w:val="30"/>
          <w:rFonts w:hint="cs"/>
          <w:rtl/>
        </w:rPr>
        <w:t>"ח</w:t>
      </w:r>
      <w:bookmarkEnd w:id="423"/>
      <w:bookmarkEnd w:id="424"/>
      <w:r w:rsidRPr="00FE3D07">
        <w:rPr>
          <w:rFonts w:ascii="Fb Fontext" w:hAnsi="Fb Fontext"/>
          <w:rtl/>
        </w:rPr>
        <w:t xml:space="preserve"> נופל בגיהנם,</w:t>
      </w:r>
      <w:r w:rsidR="00C55C2C">
        <w:rPr>
          <w:rFonts w:ascii="Fb Fontext" w:hAnsi="Fb Fontext" w:hint="cs"/>
          <w:rtl/>
        </w:rPr>
        <w:t xml:space="preserve"> </w:t>
      </w:r>
      <w:r w:rsidRPr="00FE3D07">
        <w:rPr>
          <w:rFonts w:ascii="Fb Fontext" w:hAnsi="Fb Fontext" w:hint="cs"/>
          <w:rtl/>
        </w:rPr>
        <w:t>ד</w:t>
      </w:r>
      <w:r w:rsidRPr="00A4639B">
        <w:rPr>
          <w:rStyle w:val="ad"/>
          <w:rtl/>
        </w:rPr>
        <w:t>והמטים ע</w:t>
      </w:r>
      <w:r w:rsidRPr="00C55C2C">
        <w:rPr>
          <w:rStyle w:val="ad"/>
          <w:rtl/>
        </w:rPr>
        <w:t>קלקלותם</w:t>
      </w:r>
      <w:r w:rsidR="00CC63CA" w:rsidRPr="00C55C2C">
        <w:rPr>
          <w:rStyle w:val="ad"/>
          <w:rtl/>
        </w:rPr>
        <w:t>'</w:t>
      </w:r>
      <w:r w:rsidRPr="00FE3D07">
        <w:rPr>
          <w:rFonts w:ascii="Fb Fontext" w:hAnsi="Fb Fontext"/>
          <w:rtl/>
        </w:rPr>
        <w:t>.</w:t>
      </w:r>
      <w:r w:rsidR="00AF06E0" w:rsidRPr="00FE3D07">
        <w:rPr>
          <w:rFonts w:ascii="Fb Fontext" w:hAnsi="Fb Fontext" w:hint="cs"/>
          <w:rtl/>
        </w:rPr>
        <w:t xml:space="preserve"> </w:t>
      </w:r>
    </w:p>
    <w:p w14:paraId="0345661D" w14:textId="3240DF50" w:rsidR="00A24328" w:rsidRDefault="00DA51A5" w:rsidP="009A59D1">
      <w:pPr>
        <w:pStyle w:val="38"/>
        <w:framePr w:wrap="notBeside"/>
        <w:rPr>
          <w:rtl/>
        </w:rPr>
      </w:pPr>
      <w:r w:rsidRPr="00660D7A">
        <w:rPr>
          <w:rFonts w:hint="cs"/>
          <w:rtl/>
        </w:rPr>
        <w:t>תדרי</w:t>
      </w:r>
      <w:r w:rsidRPr="00660D7A">
        <w:rPr>
          <w:rtl/>
        </w:rPr>
        <w:t>"</w:t>
      </w:r>
      <w:r w:rsidRPr="00660D7A">
        <w:rPr>
          <w:rFonts w:hint="cs"/>
          <w:rtl/>
        </w:rPr>
        <w:t>ש</w:t>
      </w:r>
      <w:r w:rsidR="00A24328">
        <w:rPr>
          <w:rFonts w:hint="cs"/>
          <w:rtl/>
        </w:rPr>
        <w:t>:</w:t>
      </w:r>
    </w:p>
    <w:p w14:paraId="03FADF38" w14:textId="75EA086E" w:rsidR="00ED1712" w:rsidRPr="00E34F28" w:rsidRDefault="00DA51A5" w:rsidP="0019402D">
      <w:pPr>
        <w:pStyle w:val="afffff5"/>
        <w:spacing w:before="0" w:after="60"/>
        <w:rPr>
          <w:rtl/>
        </w:rPr>
      </w:pPr>
      <w:r w:rsidRPr="00FE3D07">
        <w:rPr>
          <w:rtl/>
        </w:rPr>
        <w:t xml:space="preserve">אם ראית </w:t>
      </w:r>
      <w:r w:rsidRPr="00A10336">
        <w:rPr>
          <w:rStyle w:val="30"/>
          <w:rFonts w:hint="cs"/>
          <w:rtl/>
        </w:rPr>
        <w:t>ת"ח</w:t>
      </w:r>
      <w:r w:rsidRPr="00A10336">
        <w:rPr>
          <w:rStyle w:val="30"/>
          <w:rtl/>
        </w:rPr>
        <w:t xml:space="preserve"> שעבר עבירה בלילה</w:t>
      </w:r>
      <w:r w:rsidRPr="00FE3D07">
        <w:rPr>
          <w:rtl/>
        </w:rPr>
        <w:t xml:space="preserve"> אל תהרהר אחריו ביום, </w:t>
      </w:r>
      <w:r w:rsidRPr="00FE3D07">
        <w:rPr>
          <w:rFonts w:hint="cs"/>
          <w:rtl/>
        </w:rPr>
        <w:t>דודאי</w:t>
      </w:r>
      <w:r w:rsidRPr="00FE3D07">
        <w:rPr>
          <w:rtl/>
        </w:rPr>
        <w:t xml:space="preserve"> </w:t>
      </w:r>
      <w:r w:rsidRPr="0053759F">
        <w:rPr>
          <w:spacing w:val="-2"/>
          <w:rtl/>
        </w:rPr>
        <w:t>עשה תשובה.</w:t>
      </w:r>
      <w:r w:rsidRPr="0053759F">
        <w:rPr>
          <w:rFonts w:ascii="Fb Fontext" w:hAnsi="Fb Fontext" w:hint="cs"/>
          <w:spacing w:val="-2"/>
          <w:rtl/>
        </w:rPr>
        <w:t xml:space="preserve"> </w:t>
      </w:r>
      <w:r w:rsidRPr="0053759F">
        <w:rPr>
          <w:rFonts w:ascii="Fb Fontext" w:hAnsi="Fb Fontext"/>
          <w:spacing w:val="-2"/>
          <w:rtl/>
        </w:rPr>
        <w:t xml:space="preserve">וה"מ </w:t>
      </w:r>
      <w:r w:rsidRPr="0053759F">
        <w:rPr>
          <w:spacing w:val="-2"/>
          <w:rtl/>
        </w:rPr>
        <w:t>בדברים שבגופו אבל בממו</w:t>
      </w:r>
      <w:r w:rsidRPr="0053759F">
        <w:rPr>
          <w:rFonts w:hint="cs"/>
          <w:spacing w:val="-2"/>
          <w:rtl/>
        </w:rPr>
        <w:t>ן</w:t>
      </w:r>
      <w:r w:rsidRPr="0053759F">
        <w:rPr>
          <w:spacing w:val="-2"/>
          <w:rtl/>
        </w:rPr>
        <w:t xml:space="preserve"> עד </w:t>
      </w:r>
      <w:r w:rsidRPr="0053759F">
        <w:rPr>
          <w:rFonts w:hint="cs"/>
          <w:spacing w:val="-2"/>
          <w:rtl/>
        </w:rPr>
        <w:t>שיחזיר לבעליו</w:t>
      </w:r>
      <w:r w:rsidRPr="0053759F">
        <w:rPr>
          <w:spacing w:val="-2"/>
          <w:rtl/>
        </w:rPr>
        <w:t>.</w:t>
      </w:r>
      <w:r w:rsidR="00AF06E0" w:rsidRPr="00E95830">
        <w:rPr>
          <w:rFonts w:hint="cs"/>
          <w:rtl/>
        </w:rPr>
        <w:t xml:space="preserve"> </w:t>
      </w:r>
    </w:p>
    <w:p w14:paraId="6231AB69" w14:textId="5D6BA603" w:rsidR="00A24328" w:rsidRDefault="00DA51A5" w:rsidP="009A59D1">
      <w:pPr>
        <w:pStyle w:val="38"/>
        <w:framePr w:wrap="notBeside"/>
        <w:rPr>
          <w:rtl/>
        </w:rPr>
      </w:pPr>
      <w:r w:rsidRPr="00660D7A">
        <w:rPr>
          <w:rtl/>
        </w:rPr>
        <w:t>ריב"ל</w:t>
      </w:r>
      <w:r w:rsidR="00A24328">
        <w:rPr>
          <w:rtl/>
        </w:rPr>
        <w:t>:</w:t>
      </w:r>
    </w:p>
    <w:p w14:paraId="393DF250" w14:textId="77777777" w:rsidR="0053759F" w:rsidRDefault="0053759F">
      <w:pPr>
        <w:bidi w:val="0"/>
        <w:spacing w:after="160" w:line="259" w:lineRule="auto"/>
        <w:jc w:val="left"/>
        <w:rPr>
          <w:rFonts w:ascii="David" w:hAnsi="David" w:cs="BA TM • Vilna Extra-Bold"/>
          <w:b/>
          <w:color w:val="806000" w:themeColor="accent4" w:themeShade="80"/>
          <w:spacing w:val="4"/>
          <w:shd w:val="clear" w:color="auto" w:fill="FFFFFF" w:themeFill="background1"/>
          <w:rtl/>
        </w:rPr>
      </w:pPr>
      <w:bookmarkStart w:id="425" w:name="_Toc193635752"/>
      <w:r>
        <w:rPr>
          <w:rtl/>
        </w:rPr>
        <w:br w:type="page"/>
      </w:r>
    </w:p>
    <w:p w14:paraId="7D4BEF6F" w14:textId="7911C19F" w:rsidR="0019402D" w:rsidRPr="0019402D" w:rsidRDefault="00DA51A5" w:rsidP="0019402D">
      <w:pPr>
        <w:pStyle w:val="afffffc"/>
        <w:rPr>
          <w:rtl/>
        </w:rPr>
      </w:pPr>
      <w:bookmarkStart w:id="426" w:name="_Toc216184364"/>
      <w:r w:rsidRPr="0019402D">
        <w:rPr>
          <w:rtl/>
        </w:rPr>
        <w:lastRenderedPageBreak/>
        <w:t>ב</w:t>
      </w:r>
      <w:r w:rsidRPr="0019402D">
        <w:rPr>
          <w:rFonts w:hint="cs"/>
          <w:rtl/>
        </w:rPr>
        <w:t>כ</w:t>
      </w:r>
      <w:r w:rsidRPr="0019402D">
        <w:rPr>
          <w:rtl/>
        </w:rPr>
        <w:t>"</w:t>
      </w:r>
      <w:r w:rsidRPr="0019402D">
        <w:rPr>
          <w:rFonts w:hint="cs"/>
          <w:rtl/>
        </w:rPr>
        <w:t>ד</w:t>
      </w:r>
      <w:r w:rsidRPr="0019402D">
        <w:rPr>
          <w:rtl/>
        </w:rPr>
        <w:t xml:space="preserve"> מקומות בית דין מנדין על כבוד הרב,</w:t>
      </w:r>
      <w:bookmarkEnd w:id="425"/>
      <w:bookmarkEnd w:id="426"/>
      <w:r w:rsidRPr="0019402D">
        <w:rPr>
          <w:rtl/>
        </w:rPr>
        <w:t xml:space="preserve"> </w:t>
      </w:r>
    </w:p>
    <w:p w14:paraId="6C141315" w14:textId="6F3C7470" w:rsidR="00845FF6" w:rsidRDefault="00DA51A5" w:rsidP="0019402D">
      <w:pPr>
        <w:pStyle w:val="afffff8"/>
        <w:rPr>
          <w:rtl/>
        </w:rPr>
      </w:pPr>
      <w:r w:rsidRPr="00FE3D07">
        <w:rPr>
          <w:rtl/>
        </w:rPr>
        <w:t>וכולן שנינו במשנתנו.</w:t>
      </w:r>
      <w:r w:rsidR="00AF06E0" w:rsidRPr="00FE3D07">
        <w:rPr>
          <w:rFonts w:hint="cs"/>
          <w:rtl/>
        </w:rPr>
        <w:t xml:space="preserve"> </w:t>
      </w:r>
      <w:r>
        <w:rPr>
          <w:rFonts w:hint="cs"/>
          <w:rtl/>
        </w:rPr>
        <w:t xml:space="preserve">ודייק </w:t>
      </w:r>
      <w:r>
        <w:rPr>
          <w:rStyle w:val="afffff9"/>
          <w:rFonts w:hint="cs"/>
          <w:rtl/>
          <w:rPrChange w:id="9090" w:author="מנוע אמוראים" w:date="2026-10-05T16:40:51Z">
            <w:rPr>
              <w:rFonts w:hint="cs"/>
              <w:rtl/>
            </w:rPr>
          </w:rPrChange>
        </w:rPr>
        <w:t xml:space="preserve">ר</w:t>
      </w:r>
      <w:r>
        <w:rPr>
          <w:rStyle w:val="afffff9"/>
          <w:rtl/>
          <w:rPrChange w:id="9091" w:author="מנוע אמוראים" w:date="2026-10-05T16:40:51Z">
            <w:rPr>
              <w:rtl/>
            </w:rPr>
          </w:rPrChange>
        </w:rPr>
        <w:t xml:space="preserve">"</w:t>
      </w:r>
      <w:r>
        <w:rPr>
          <w:rStyle w:val="afffff9"/>
          <w:rFonts w:hint="cs"/>
          <w:rtl/>
          <w:rPrChange w:id="9092" w:author="מנוע אמוראים" w:date="2026-10-05T16:40:51Z">
            <w:rPr>
              <w:rFonts w:hint="cs"/>
              <w:rtl/>
            </w:rPr>
          </w:rPrChange>
        </w:rPr>
        <w:t xml:space="preserve">א</w:t>
      </w:r>
      <w:r>
        <w:rPr>
          <w:rFonts w:hint="cs"/>
          <w:rtl/>
        </w:rPr>
        <w:t xml:space="preserve"> </w:t>
      </w:r>
      <w:r w:rsidR="00AF06E0" w:rsidRPr="00FE3D07">
        <w:rPr>
          <w:rFonts w:hint="cs"/>
          <w:rtl/>
        </w:rPr>
        <w:t xml:space="preserve">ומצא </w:t>
      </w:r>
      <w:r w:rsidRPr="00A10336">
        <w:rPr>
          <w:rStyle w:val="30"/>
          <w:rFonts w:hint="cs"/>
          <w:rtl/>
        </w:rPr>
        <w:t>ג'</w:t>
      </w:r>
      <w:r w:rsidRPr="00FE3D07">
        <w:rPr>
          <w:rtl/>
        </w:rPr>
        <w:t>:</w:t>
      </w:r>
    </w:p>
    <w:p w14:paraId="23963E15" w14:textId="5B402265" w:rsidR="00A24328" w:rsidRDefault="00AF06E0" w:rsidP="009A59D1">
      <w:pPr>
        <w:pStyle w:val="38"/>
        <w:framePr w:wrap="notBeside"/>
        <w:rPr>
          <w:rtl/>
        </w:rPr>
      </w:pPr>
      <w:r w:rsidRPr="00660D7A">
        <w:rPr>
          <w:rFonts w:hint="cs"/>
          <w:rtl/>
        </w:rPr>
        <w:t>א</w:t>
      </w:r>
      <w:r w:rsidR="00A24328">
        <w:rPr>
          <w:rFonts w:hint="cs"/>
          <w:rtl/>
        </w:rPr>
        <w:t>.</w:t>
      </w:r>
    </w:p>
    <w:p w14:paraId="341056B0" w14:textId="25D2D085" w:rsidR="00DA51A5" w:rsidRPr="000528DA" w:rsidRDefault="00DA51A5" w:rsidP="0019402D">
      <w:pPr>
        <w:spacing w:after="60"/>
        <w:rPr>
          <w:rtl/>
        </w:rPr>
      </w:pPr>
      <w:bookmarkStart w:id="427" w:name="_Toc193635753"/>
      <w:bookmarkStart w:id="428" w:name="_Toc216184365"/>
      <w:r w:rsidRPr="00A10336">
        <w:rPr>
          <w:rStyle w:val="30"/>
          <w:rtl/>
        </w:rPr>
        <w:t>המספר אחר מ</w:t>
      </w:r>
      <w:r w:rsidR="00785691" w:rsidRPr="00A10336">
        <w:rPr>
          <w:rStyle w:val="30"/>
          <w:rFonts w:hint="cs"/>
          <w:rtl/>
        </w:rPr>
        <w:t>י</w:t>
      </w:r>
      <w:r w:rsidRPr="00A10336">
        <w:rPr>
          <w:rStyle w:val="30"/>
          <w:rtl/>
        </w:rPr>
        <w:t>טת</w:t>
      </w:r>
      <w:r w:rsidR="00785691" w:rsidRPr="00A10336">
        <w:rPr>
          <w:rStyle w:val="30"/>
          <w:rFonts w:hint="cs"/>
          <w:rtl/>
        </w:rPr>
        <w:t xml:space="preserve"> ת"ח</w:t>
      </w:r>
      <w:bookmarkEnd w:id="427"/>
      <w:bookmarkEnd w:id="428"/>
      <w:r w:rsidR="00AF06E0" w:rsidRPr="000528DA">
        <w:rPr>
          <w:rFonts w:hint="cs"/>
          <w:rtl/>
        </w:rPr>
        <w:t xml:space="preserve">, </w:t>
      </w:r>
      <w:r w:rsidRPr="000528DA">
        <w:rPr>
          <w:rFonts w:hint="cs"/>
          <w:rtl/>
        </w:rPr>
        <w:t>ד</w:t>
      </w:r>
      <w:r w:rsidRPr="000528DA">
        <w:rPr>
          <w:rtl/>
        </w:rPr>
        <w:t>אין משקין</w:t>
      </w:r>
      <w:r w:rsidR="00AF06E0" w:rsidRPr="000528DA">
        <w:rPr>
          <w:rFonts w:hint="cs"/>
          <w:rtl/>
        </w:rPr>
        <w:t xml:space="preserve"> </w:t>
      </w:r>
      <w:r w:rsidRPr="000528DA">
        <w:rPr>
          <w:rtl/>
        </w:rPr>
        <w:t xml:space="preserve">הגיורת המשוחררת. </w:t>
      </w:r>
      <w:r w:rsidRPr="00E34F28">
        <w:rPr>
          <w:rStyle w:val="afffff9"/>
          <w:rtl/>
        </w:rPr>
        <w:t>וחכ"</w:t>
      </w:r>
      <w:r w:rsidRPr="00E34F28">
        <w:rPr>
          <w:rStyle w:val="afffff9"/>
          <w:rFonts w:hint="cs"/>
          <w:rtl/>
        </w:rPr>
        <w:t>א</w:t>
      </w:r>
      <w:r w:rsidRPr="00E34F28">
        <w:rPr>
          <w:rStyle w:val="afffff9"/>
          <w:rtl/>
        </w:rPr>
        <w:t>:</w:t>
      </w:r>
      <w:r w:rsidRPr="000528DA">
        <w:rPr>
          <w:rtl/>
        </w:rPr>
        <w:t xml:space="preserve"> משקין.</w:t>
      </w:r>
      <w:r w:rsidR="00AF06E0" w:rsidRPr="000528DA">
        <w:rPr>
          <w:rFonts w:hint="cs"/>
          <w:rtl/>
        </w:rPr>
        <w:t xml:space="preserve"> </w:t>
      </w:r>
      <w:r w:rsidRPr="0019402D">
        <w:rPr>
          <w:rStyle w:val="afffff9"/>
          <w:rFonts w:hint="cs"/>
          <w:rtl/>
        </w:rPr>
        <w:t>והך</w:t>
      </w:r>
      <w:r w:rsidRPr="000528DA">
        <w:rPr>
          <w:rFonts w:ascii="Fb Fontext" w:hAnsi="Fb Fontext" w:hint="cs"/>
          <w:rtl/>
        </w:rPr>
        <w:t xml:space="preserve"> דשמעיה ואבטליון </w:t>
      </w:r>
      <w:r w:rsidRPr="00A10336">
        <w:rPr>
          <w:rStyle w:val="30"/>
          <w:rFonts w:hint="cs"/>
          <w:rtl/>
        </w:rPr>
        <w:t xml:space="preserve">השקו דוגמה ונדוהו </w:t>
      </w:r>
      <w:r w:rsidRPr="000528DA">
        <w:rPr>
          <w:rFonts w:ascii="Fb Fontext" w:hAnsi="Fb Fontext" w:hint="cs"/>
          <w:rtl/>
        </w:rPr>
        <w:t>ומת בנידויו וסקלו ב</w:t>
      </w:r>
      <w:r w:rsidRPr="000528DA">
        <w:rPr>
          <w:rFonts w:ascii="Fb Fontext" w:hAnsi="Fb Fontext"/>
          <w:rtl/>
        </w:rPr>
        <w:t>"</w:t>
      </w:r>
      <w:r w:rsidRPr="000528DA">
        <w:rPr>
          <w:rFonts w:ascii="Fb Fontext" w:hAnsi="Fb Fontext" w:hint="cs"/>
          <w:rtl/>
        </w:rPr>
        <w:t>ד ארונו.</w:t>
      </w:r>
    </w:p>
    <w:p w14:paraId="0D0C0C3D" w14:textId="7CD43B46" w:rsidR="00A24328" w:rsidRDefault="00AF06E0" w:rsidP="009A59D1">
      <w:pPr>
        <w:pStyle w:val="38"/>
        <w:framePr w:wrap="notBeside"/>
        <w:rPr>
          <w:rtl/>
        </w:rPr>
      </w:pPr>
      <w:r w:rsidRPr="00660D7A">
        <w:rPr>
          <w:rFonts w:hint="cs"/>
          <w:rtl/>
        </w:rPr>
        <w:t>ב</w:t>
      </w:r>
      <w:r w:rsidR="00A24328">
        <w:rPr>
          <w:rFonts w:hint="cs"/>
          <w:rtl/>
        </w:rPr>
        <w:t>.</w:t>
      </w:r>
    </w:p>
    <w:p w14:paraId="71DA6378" w14:textId="1D2AC674" w:rsidR="00DA51A5" w:rsidRPr="000528DA" w:rsidRDefault="00DA51A5" w:rsidP="0019402D">
      <w:pPr>
        <w:spacing w:after="60"/>
        <w:rPr>
          <w:rtl/>
        </w:rPr>
      </w:pPr>
      <w:bookmarkStart w:id="429" w:name="_Toc193635754"/>
      <w:bookmarkStart w:id="430" w:name="_Toc216184366"/>
      <w:r w:rsidRPr="00A10336">
        <w:rPr>
          <w:rStyle w:val="30"/>
          <w:rtl/>
        </w:rPr>
        <w:t>והמזלזל בנט</w:t>
      </w:r>
      <w:r w:rsidRPr="00A10336">
        <w:rPr>
          <w:rStyle w:val="30"/>
          <w:rFonts w:hint="cs"/>
          <w:rtl/>
        </w:rPr>
        <w:t>"</w:t>
      </w:r>
      <w:r w:rsidRPr="00A10336">
        <w:rPr>
          <w:rStyle w:val="30"/>
          <w:rtl/>
        </w:rPr>
        <w:t>י</w:t>
      </w:r>
      <w:bookmarkEnd w:id="429"/>
      <w:bookmarkEnd w:id="430"/>
      <w:r w:rsidRPr="000528DA">
        <w:rPr>
          <w:rtl/>
        </w:rPr>
        <w:t xml:space="preserve">- </w:t>
      </w:r>
      <w:r w:rsidRPr="00E34F28">
        <w:rPr>
          <w:rStyle w:val="afffff9"/>
          <w:rtl/>
        </w:rPr>
        <w:t>ד</w:t>
      </w:r>
      <w:r w:rsidR="00AF06E0" w:rsidRPr="00E34F28">
        <w:rPr>
          <w:rStyle w:val="afffff9"/>
          <w:rFonts w:hint="cs"/>
          <w:rtl/>
        </w:rPr>
        <w:t>א</w:t>
      </w:r>
      <w:r w:rsidRPr="00E34F28">
        <w:rPr>
          <w:rStyle w:val="afffff9"/>
          <w:rtl/>
        </w:rPr>
        <w:t>ר"י</w:t>
      </w:r>
      <w:r w:rsidRPr="000528DA">
        <w:rPr>
          <w:rtl/>
        </w:rPr>
        <w:t xml:space="preserve">: </w:t>
      </w:r>
      <w:r w:rsidRPr="000528DA">
        <w:rPr>
          <w:rFonts w:hint="cs"/>
          <w:rtl/>
        </w:rPr>
        <w:t>ח</w:t>
      </w:r>
      <w:r w:rsidRPr="000528DA">
        <w:rPr>
          <w:rtl/>
        </w:rPr>
        <w:t>"</w:t>
      </w:r>
      <w:r w:rsidRPr="000528DA">
        <w:rPr>
          <w:rFonts w:hint="cs"/>
          <w:rtl/>
        </w:rPr>
        <w:t>ו</w:t>
      </w:r>
      <w:r w:rsidRPr="000528DA">
        <w:rPr>
          <w:rtl/>
        </w:rPr>
        <w:t xml:space="preserve"> שעקביא בן מהללאל נתנדה, שאין עזרה ננעלת על כל אדם בישראל בחכמה ובטהרה וביראת חטא </w:t>
      </w:r>
      <w:r w:rsidRPr="00E34F28">
        <w:rPr>
          <w:rStyle w:val="afffff9"/>
          <w:rtl/>
        </w:rPr>
        <w:t>כעק</w:t>
      </w:r>
      <w:r w:rsidR="00AF06E0" w:rsidRPr="00E34F28">
        <w:rPr>
          <w:rStyle w:val="afffff9"/>
          <w:rFonts w:hint="cs"/>
          <w:rtl/>
        </w:rPr>
        <w:t>ב</w:t>
      </w:r>
      <w:r w:rsidR="00AE16FF" w:rsidRPr="00E34F28">
        <w:rPr>
          <w:rStyle w:val="afffff9"/>
          <w:rtl/>
        </w:rPr>
        <w:t>"</w:t>
      </w:r>
      <w:r w:rsidR="00AF06E0" w:rsidRPr="00E34F28">
        <w:rPr>
          <w:rStyle w:val="afffff9"/>
          <w:rFonts w:hint="cs"/>
          <w:rtl/>
        </w:rPr>
        <w:t>מ</w:t>
      </w:r>
      <w:r w:rsidRPr="00E34F28">
        <w:rPr>
          <w:rStyle w:val="afffff9"/>
          <w:rtl/>
        </w:rPr>
        <w:t>,</w:t>
      </w:r>
      <w:r w:rsidRPr="000528DA">
        <w:rPr>
          <w:rFonts w:hint="cs"/>
          <w:rtl/>
        </w:rPr>
        <w:t xml:space="preserve"> ונדו</w:t>
      </w:r>
      <w:r w:rsidRPr="000528DA">
        <w:rPr>
          <w:rtl/>
        </w:rPr>
        <w:t xml:space="preserve"> את אלעזר בן חנוך שפקפק בנטילת ידים.</w:t>
      </w:r>
      <w:r w:rsidRPr="000528DA">
        <w:rPr>
          <w:rFonts w:hint="cs"/>
          <w:rtl/>
        </w:rPr>
        <w:t xml:space="preserve"> </w:t>
      </w:r>
      <w:r w:rsidRPr="000528DA">
        <w:rPr>
          <w:rtl/>
        </w:rPr>
        <w:t xml:space="preserve">וכשמת </w:t>
      </w:r>
      <w:r w:rsidRPr="000528DA">
        <w:rPr>
          <w:rFonts w:hint="cs"/>
          <w:rtl/>
        </w:rPr>
        <w:t>הניחו</w:t>
      </w:r>
      <w:r w:rsidRPr="000528DA">
        <w:rPr>
          <w:rtl/>
        </w:rPr>
        <w:t xml:space="preserve"> </w:t>
      </w:r>
      <w:r w:rsidRPr="000528DA">
        <w:rPr>
          <w:rFonts w:hint="cs"/>
          <w:rtl/>
        </w:rPr>
        <w:t xml:space="preserve">ב"ד </w:t>
      </w:r>
      <w:r w:rsidRPr="000528DA">
        <w:rPr>
          <w:rtl/>
        </w:rPr>
        <w:t xml:space="preserve">אבן גדולה על ארונו, ללמדך שכל המתנדה ומת בנדויו </w:t>
      </w:r>
      <w:r w:rsidRPr="000528DA">
        <w:rPr>
          <w:rFonts w:hint="cs"/>
          <w:rtl/>
        </w:rPr>
        <w:t>ב"ד</w:t>
      </w:r>
      <w:r w:rsidRPr="000528DA">
        <w:rPr>
          <w:rtl/>
        </w:rPr>
        <w:t xml:space="preserve"> סוקלין את ארונו.</w:t>
      </w:r>
    </w:p>
    <w:p w14:paraId="1B4F958B" w14:textId="282780AF" w:rsidR="00A24328" w:rsidRDefault="00AF06E0" w:rsidP="009A59D1">
      <w:pPr>
        <w:pStyle w:val="38"/>
        <w:framePr w:wrap="notBeside"/>
        <w:rPr>
          <w:rtl/>
        </w:rPr>
      </w:pPr>
      <w:r w:rsidRPr="00660D7A">
        <w:rPr>
          <w:rFonts w:hint="cs"/>
          <w:rtl/>
        </w:rPr>
        <w:t>ג</w:t>
      </w:r>
      <w:r w:rsidR="00A24328">
        <w:rPr>
          <w:rFonts w:hint="cs"/>
          <w:rtl/>
        </w:rPr>
        <w:t>.</w:t>
      </w:r>
    </w:p>
    <w:p w14:paraId="6226E203" w14:textId="7614E985" w:rsidR="00DA51A5" w:rsidRPr="000528DA" w:rsidRDefault="00DA51A5" w:rsidP="000528DA">
      <w:pPr>
        <w:rPr>
          <w:rtl/>
        </w:rPr>
      </w:pPr>
      <w:bookmarkStart w:id="431" w:name="_Toc193635755"/>
      <w:bookmarkStart w:id="432" w:name="_Toc216184367"/>
      <w:r w:rsidRPr="00A10336">
        <w:rPr>
          <w:rStyle w:val="30"/>
          <w:rtl/>
        </w:rPr>
        <w:t>המגיס דעתו כלפי מעלה</w:t>
      </w:r>
      <w:r w:rsidRPr="00A10336">
        <w:rPr>
          <w:rStyle w:val="30"/>
          <w:rFonts w:hint="cs"/>
          <w:rtl/>
        </w:rPr>
        <w:t>,</w:t>
      </w:r>
      <w:bookmarkEnd w:id="431"/>
      <w:bookmarkEnd w:id="432"/>
      <w:r w:rsidRPr="00A10336">
        <w:rPr>
          <w:rStyle w:val="30"/>
          <w:rFonts w:hint="cs"/>
          <w:rtl/>
        </w:rPr>
        <w:t xml:space="preserve"> </w:t>
      </w:r>
      <w:r w:rsidRPr="000528DA">
        <w:rPr>
          <w:rFonts w:hint="cs"/>
          <w:rtl/>
        </w:rPr>
        <w:t>ד</w:t>
      </w:r>
      <w:r w:rsidRPr="000528DA">
        <w:rPr>
          <w:rtl/>
        </w:rPr>
        <w:t>שלח שמעון בן שטח ל</w:t>
      </w:r>
      <w:r w:rsidRPr="00A10336">
        <w:rPr>
          <w:rStyle w:val="30"/>
          <w:rtl/>
        </w:rPr>
        <w:t>חוני המעגל</w:t>
      </w:r>
      <w:r w:rsidRPr="000528DA">
        <w:rPr>
          <w:rtl/>
        </w:rPr>
        <w:t xml:space="preserve">: </w:t>
      </w:r>
      <w:r w:rsidRPr="000528DA">
        <w:rPr>
          <w:rFonts w:hint="cs"/>
          <w:rtl/>
        </w:rPr>
        <w:t xml:space="preserve">אלמלא אתה חוני </w:t>
      </w:r>
      <w:r w:rsidRPr="000528DA">
        <w:rPr>
          <w:rtl/>
        </w:rPr>
        <w:t xml:space="preserve">צריך אתה להתנדות, גוזרני עליך נדוי, אבל מה אעשה שאתה מתחטא לפני המקום ועושה לך רצונך כבן שמתחטא לפני אביו ועושה לו רצונו, ועליך הכתוב אומר </w:t>
      </w:r>
      <w:r w:rsidRPr="00A4639B">
        <w:rPr>
          <w:rStyle w:val="ad"/>
          <w:rtl/>
        </w:rPr>
        <w:t>ישמח אביך ואמך ותגל יולדתך.</w:t>
      </w:r>
    </w:p>
    <w:p w14:paraId="4BB75975" w14:textId="77777777" w:rsidR="00A24328" w:rsidRDefault="00DA51A5" w:rsidP="009A59D1">
      <w:pPr>
        <w:pStyle w:val="38"/>
        <w:framePr w:wrap="notBeside"/>
        <w:rPr>
          <w:rtl/>
        </w:rPr>
      </w:pPr>
      <w:r w:rsidRPr="00660D7A">
        <w:rPr>
          <w:rFonts w:hint="cs"/>
          <w:rtl/>
        </w:rPr>
        <w:t>והך</w:t>
      </w:r>
      <w:r w:rsidR="00A24328">
        <w:rPr>
          <w:rtl/>
        </w:rPr>
        <w:t>:</w:t>
      </w:r>
    </w:p>
    <w:p w14:paraId="08B96AD4" w14:textId="164E0F8D" w:rsidR="00DA51A5" w:rsidRPr="00E34F28" w:rsidRDefault="00AF06E0" w:rsidP="0019402D">
      <w:pPr>
        <w:pStyle w:val="afffff5"/>
        <w:spacing w:before="0" w:after="60"/>
        <w:rPr>
          <w:rtl/>
        </w:rPr>
      </w:pPr>
      <w:bookmarkStart w:id="433" w:name="_Toc193635756"/>
      <w:bookmarkStart w:id="434" w:name="_Toc216184368"/>
      <w:r w:rsidRPr="00A10336">
        <w:rPr>
          <w:rStyle w:val="30"/>
          <w:rFonts w:hint="cs"/>
          <w:rtl/>
        </w:rPr>
        <w:t>ד</w:t>
      </w:r>
      <w:r w:rsidR="00DA51A5" w:rsidRPr="00A10336">
        <w:rPr>
          <w:rStyle w:val="30"/>
          <w:rtl/>
        </w:rPr>
        <w:t>תודוס איש רומי</w:t>
      </w:r>
      <w:bookmarkEnd w:id="433"/>
      <w:bookmarkEnd w:id="434"/>
      <w:r w:rsidR="00DA51A5" w:rsidRPr="00A10336">
        <w:rPr>
          <w:rStyle w:val="30"/>
          <w:rtl/>
        </w:rPr>
        <w:t xml:space="preserve"> </w:t>
      </w:r>
      <w:r w:rsidR="00DA51A5" w:rsidRPr="00FE3D07">
        <w:rPr>
          <w:rtl/>
        </w:rPr>
        <w:t>הנהיג את בני רומי להאכילן גדיים מקולסין בלילי פסחים</w:t>
      </w:r>
      <w:r w:rsidR="00DA51A5" w:rsidRPr="00FE3D07">
        <w:rPr>
          <w:rFonts w:hint="cs"/>
          <w:rtl/>
        </w:rPr>
        <w:t xml:space="preserve">, </w:t>
      </w:r>
      <w:r w:rsidR="00DA51A5" w:rsidRPr="0019402D">
        <w:rPr>
          <w:rStyle w:val="afffff9"/>
          <w:rFonts w:hint="cs"/>
          <w:rtl/>
        </w:rPr>
        <w:t>ו</w:t>
      </w:r>
      <w:r w:rsidR="00DA51A5" w:rsidRPr="0019402D">
        <w:rPr>
          <w:rStyle w:val="afffff9"/>
          <w:rtl/>
        </w:rPr>
        <w:t>שלח ל</w:t>
      </w:r>
      <w:r w:rsidR="00DA51A5" w:rsidRPr="0019402D">
        <w:rPr>
          <w:rStyle w:val="afffff9"/>
          <w:rFonts w:hint="cs"/>
          <w:rtl/>
        </w:rPr>
        <w:t>ו</w:t>
      </w:r>
      <w:r w:rsidR="00DA51A5" w:rsidRPr="0019402D">
        <w:rPr>
          <w:rStyle w:val="afffff9"/>
          <w:rtl/>
        </w:rPr>
        <w:t xml:space="preserve"> שמעון בן שטח:</w:t>
      </w:r>
      <w:r w:rsidR="00DA51A5" w:rsidRPr="00FE3D07">
        <w:rPr>
          <w:rtl/>
        </w:rPr>
        <w:t xml:space="preserve"> אלמלא תודוס אתה גוזרני עליך נדוי, שאתה מאכיל את ישראל קדשים בחוץ!</w:t>
      </w:r>
      <w:r w:rsidRPr="00FE3D07">
        <w:rPr>
          <w:rFonts w:hint="cs"/>
          <w:rtl/>
        </w:rPr>
        <w:t xml:space="preserve"> </w:t>
      </w:r>
      <w:r w:rsidR="00DA51A5" w:rsidRPr="00FE3D07">
        <w:rPr>
          <w:rtl/>
        </w:rPr>
        <w:t>- במשנתנו קאמרינן, והא ברייתא היא.</w:t>
      </w:r>
    </w:p>
    <w:p w14:paraId="5909A215" w14:textId="77777777" w:rsidR="00A24328" w:rsidRDefault="00AF06E0" w:rsidP="009A59D1">
      <w:pPr>
        <w:pStyle w:val="38"/>
        <w:framePr w:wrap="notBeside"/>
        <w:rPr>
          <w:rtl/>
        </w:rPr>
      </w:pPr>
      <w:r w:rsidRPr="00660D7A">
        <w:rPr>
          <w:rFonts w:hint="cs"/>
          <w:rtl/>
        </w:rPr>
        <w:t>והך</w:t>
      </w:r>
      <w:r w:rsidR="00A24328">
        <w:rPr>
          <w:rtl/>
        </w:rPr>
        <w:t>:</w:t>
      </w:r>
    </w:p>
    <w:p w14:paraId="17FCC6ED" w14:textId="211C62DE" w:rsidR="00C55C2C" w:rsidRPr="00E34F28" w:rsidRDefault="00AF06E0" w:rsidP="00C55C2C">
      <w:pPr>
        <w:pStyle w:val="afffff5"/>
        <w:spacing w:before="0"/>
        <w:rPr>
          <w:rtl/>
        </w:rPr>
      </w:pPr>
      <w:bookmarkStart w:id="435" w:name="_Toc193635757"/>
      <w:bookmarkStart w:id="436" w:name="_Toc216184369"/>
      <w:r w:rsidRPr="00A10336">
        <w:rPr>
          <w:rStyle w:val="30"/>
          <w:rFonts w:hint="cs"/>
          <w:rtl/>
        </w:rPr>
        <w:t>ד</w:t>
      </w:r>
      <w:r w:rsidR="00DA51A5" w:rsidRPr="00A10336">
        <w:rPr>
          <w:rStyle w:val="30"/>
          <w:rtl/>
        </w:rPr>
        <w:t>חתכו חוליות</w:t>
      </w:r>
      <w:bookmarkEnd w:id="435"/>
      <w:bookmarkEnd w:id="436"/>
      <w:r w:rsidR="00DA51A5" w:rsidRPr="00FE3D07">
        <w:rPr>
          <w:rtl/>
        </w:rPr>
        <w:t xml:space="preserve"> ונתן חול בין חוליא לחוליא,</w:t>
      </w:r>
      <w:r w:rsidRPr="00FE3D07">
        <w:rPr>
          <w:rFonts w:hint="cs"/>
          <w:rtl/>
        </w:rPr>
        <w:t xml:space="preserve"> - </w:t>
      </w:r>
      <w:r w:rsidR="00DA51A5" w:rsidRPr="00E34F28">
        <w:rPr>
          <w:rStyle w:val="afffff9"/>
          <w:rtl/>
        </w:rPr>
        <w:t>רבי אליעזר</w:t>
      </w:r>
      <w:r w:rsidR="00DA51A5" w:rsidRPr="00FE3D07">
        <w:rPr>
          <w:rtl/>
        </w:rPr>
        <w:t xml:space="preserve"> מטהר, </w:t>
      </w:r>
      <w:r w:rsidR="00DA51A5" w:rsidRPr="00E34F28">
        <w:rPr>
          <w:rStyle w:val="afffff9"/>
          <w:rtl/>
        </w:rPr>
        <w:t>וחכמים</w:t>
      </w:r>
      <w:r w:rsidR="00DA51A5" w:rsidRPr="00FE3D07">
        <w:rPr>
          <w:rtl/>
        </w:rPr>
        <w:t xml:space="preserve"> מטמאים, וזהו תנורו של </w:t>
      </w:r>
      <w:r w:rsidR="00DA51A5" w:rsidRPr="00A10336">
        <w:rPr>
          <w:rStyle w:val="30"/>
          <w:rtl/>
        </w:rPr>
        <w:t>עכנאי</w:t>
      </w:r>
      <w:r w:rsidR="00DA51A5" w:rsidRPr="00FE3D07">
        <w:rPr>
          <w:rtl/>
        </w:rPr>
        <w:t>.</w:t>
      </w:r>
      <w:r w:rsidRPr="00FE3D07">
        <w:rPr>
          <w:rFonts w:hint="cs"/>
          <w:rtl/>
        </w:rPr>
        <w:t xml:space="preserve"> </w:t>
      </w:r>
      <w:r w:rsidR="00DA51A5" w:rsidRPr="00FE3D07">
        <w:rPr>
          <w:rtl/>
        </w:rPr>
        <w:t>שהקיפוהו הלכות כעכנאי וטמאוהו.</w:t>
      </w:r>
      <w:r w:rsidR="00DA51A5" w:rsidRPr="00FE3D07">
        <w:rPr>
          <w:rFonts w:hint="cs"/>
          <w:rtl/>
        </w:rPr>
        <w:t xml:space="preserve"> ו</w:t>
      </w:r>
      <w:r w:rsidR="00DA51A5" w:rsidRPr="00FE3D07">
        <w:rPr>
          <w:rtl/>
        </w:rPr>
        <w:t>אותו ה</w:t>
      </w:r>
      <w:r w:rsidRPr="00FE3D07">
        <w:rPr>
          <w:rtl/>
        </w:rPr>
        <w:t xml:space="preserve">יום הביאו כל טהרות שטיהר </w:t>
      </w:r>
      <w:r w:rsidRPr="00E34F28">
        <w:rPr>
          <w:rStyle w:val="afffff9"/>
          <w:rtl/>
        </w:rPr>
        <w:t>ר</w:t>
      </w:r>
      <w:r w:rsidRPr="00E34F28">
        <w:rPr>
          <w:rStyle w:val="afffff9"/>
          <w:rFonts w:hint="cs"/>
          <w:rtl/>
        </w:rPr>
        <w:t>"א</w:t>
      </w:r>
      <w:r w:rsidR="00DA51A5" w:rsidRPr="00E34F28">
        <w:rPr>
          <w:rStyle w:val="afffff9"/>
          <w:rtl/>
        </w:rPr>
        <w:t xml:space="preserve"> </w:t>
      </w:r>
      <w:r w:rsidR="00DA51A5" w:rsidRPr="00FE3D07">
        <w:rPr>
          <w:rtl/>
        </w:rPr>
        <w:t>ושרפום לפניו, ולבסוף ברכוהו</w:t>
      </w:r>
      <w:r w:rsidR="00265D98">
        <w:rPr>
          <w:rFonts w:hint="cs"/>
          <w:rtl/>
        </w:rPr>
        <w:t>,</w:t>
      </w:r>
      <w:r w:rsidR="00DA51A5" w:rsidRPr="00FE3D07">
        <w:rPr>
          <w:rFonts w:hint="cs"/>
          <w:rtl/>
        </w:rPr>
        <w:t xml:space="preserve"> </w:t>
      </w:r>
    </w:p>
    <w:p w14:paraId="76381C63" w14:textId="5E5316C3" w:rsidR="00A24328" w:rsidRDefault="00F95182" w:rsidP="009A59D1">
      <w:pPr>
        <w:pStyle w:val="38"/>
        <w:framePr w:wrap="notBeside"/>
        <w:rPr>
          <w:rtl/>
        </w:rPr>
      </w:pPr>
      <w:r>
        <w:rPr>
          <w:rFonts w:hint="cs"/>
          <w:rtl/>
        </w:rPr>
        <w:t>-</w:t>
      </w:r>
    </w:p>
    <w:p w14:paraId="03E078CC" w14:textId="3FDC01A6" w:rsidR="00BA6E7B" w:rsidRPr="000528DA" w:rsidRDefault="00E95830" w:rsidP="000528DA">
      <w:pPr>
        <w:rPr>
          <w:rtl/>
        </w:rPr>
      </w:pPr>
      <w:r w:rsidRPr="000528DA">
        <w:rPr>
          <w:rtl/>
        </w:rPr>
        <w:t>אפ"ה</w:t>
      </w:r>
      <w:r w:rsidR="00DA51A5" w:rsidRPr="000528DA">
        <w:rPr>
          <w:rtl/>
        </w:rPr>
        <w:t xml:space="preserve"> נדוי במתניתין לא תנן.</w:t>
      </w:r>
      <w:r w:rsidR="00AF06E0" w:rsidRPr="000528DA">
        <w:rPr>
          <w:rFonts w:hint="cs"/>
          <w:rtl/>
        </w:rPr>
        <w:t xml:space="preserve"> </w:t>
      </w:r>
    </w:p>
    <w:p w14:paraId="35D0FE46" w14:textId="18D371E6" w:rsidR="00A24328" w:rsidRDefault="00DA51A5" w:rsidP="009A59D1">
      <w:pPr>
        <w:pStyle w:val="38"/>
        <w:framePr w:wrap="notBeside"/>
        <w:rPr>
          <w:rtl/>
        </w:rPr>
      </w:pPr>
      <w:r w:rsidRPr="00660D7A">
        <w:rPr>
          <w:rtl/>
        </w:rPr>
        <w:t>אלא</w:t>
      </w:r>
      <w:r w:rsidR="009B14FE">
        <w:rPr>
          <w:rtl/>
        </w:rPr>
        <w:t>:</w:t>
      </w:r>
    </w:p>
    <w:p w14:paraId="5586D830" w14:textId="61A5EF0F" w:rsidR="00BA6E7B" w:rsidRPr="000528DA" w:rsidRDefault="00DA51A5" w:rsidP="000528DA">
      <w:pPr>
        <w:rPr>
          <w:rtl/>
        </w:rPr>
      </w:pPr>
      <w:r w:rsidRPr="000528DA">
        <w:rPr>
          <w:rtl/>
        </w:rPr>
        <w:t>ב</w:t>
      </w:r>
      <w:r w:rsidRPr="000528DA">
        <w:rPr>
          <w:rFonts w:hint="cs"/>
          <w:rtl/>
        </w:rPr>
        <w:t>כ</w:t>
      </w:r>
      <w:r w:rsidRPr="000528DA">
        <w:rPr>
          <w:rtl/>
        </w:rPr>
        <w:t>"</w:t>
      </w:r>
      <w:r w:rsidRPr="000528DA">
        <w:rPr>
          <w:rFonts w:hint="cs"/>
          <w:rtl/>
        </w:rPr>
        <w:t xml:space="preserve">ד </w:t>
      </w:r>
      <w:r w:rsidRPr="000528DA">
        <w:rPr>
          <w:rtl/>
        </w:rPr>
        <w:t xml:space="preserve">מקומות </w:t>
      </w:r>
      <w:r w:rsidRPr="000528DA">
        <w:rPr>
          <w:rFonts w:hint="cs"/>
          <w:rtl/>
        </w:rPr>
        <w:t>משכח"ל</w:t>
      </w:r>
      <w:r w:rsidRPr="000528DA">
        <w:rPr>
          <w:rtl/>
        </w:rPr>
        <w:t xml:space="preserve"> </w:t>
      </w:r>
      <w:r w:rsidRPr="00E34F28">
        <w:rPr>
          <w:rStyle w:val="afffff9"/>
          <w:rFonts w:hint="cs"/>
          <w:rtl/>
        </w:rPr>
        <w:t>כ</w:t>
      </w:r>
      <w:r w:rsidRPr="00E34F28">
        <w:rPr>
          <w:rStyle w:val="afffff9"/>
          <w:rtl/>
        </w:rPr>
        <w:t xml:space="preserve">ריב"ל </w:t>
      </w:r>
      <w:r w:rsidRPr="000528DA">
        <w:rPr>
          <w:rFonts w:hint="cs"/>
          <w:rtl/>
        </w:rPr>
        <w:t>ד</w:t>
      </w:r>
      <w:r w:rsidRPr="000528DA">
        <w:rPr>
          <w:rtl/>
        </w:rPr>
        <w:t xml:space="preserve">מדמה מילתא למילתא, </w:t>
      </w:r>
    </w:p>
    <w:p w14:paraId="31209E7A" w14:textId="77777777" w:rsidR="00DA51A5" w:rsidRPr="000528DA" w:rsidRDefault="00DA51A5" w:rsidP="000528DA">
      <w:pPr>
        <w:rPr>
          <w:rtl/>
        </w:rPr>
      </w:pPr>
      <w:r w:rsidRPr="00E34F28">
        <w:rPr>
          <w:rStyle w:val="afffff9"/>
          <w:rtl/>
        </w:rPr>
        <w:t>ור</w:t>
      </w:r>
      <w:r w:rsidRPr="00E34F28">
        <w:rPr>
          <w:rStyle w:val="afffff9"/>
          <w:rFonts w:hint="cs"/>
          <w:rtl/>
        </w:rPr>
        <w:t>"א</w:t>
      </w:r>
      <w:r w:rsidRPr="00E34F28">
        <w:rPr>
          <w:rStyle w:val="afffff9"/>
          <w:rtl/>
        </w:rPr>
        <w:t xml:space="preserve"> </w:t>
      </w:r>
      <w:r w:rsidRPr="000528DA">
        <w:rPr>
          <w:rtl/>
        </w:rPr>
        <w:t>לא מדמה מילתא למילתא.</w:t>
      </w:r>
    </w:p>
    <w:p w14:paraId="4B6C7D85" w14:textId="4C1E55EC" w:rsidR="00ED1712" w:rsidRPr="00E34F28" w:rsidRDefault="00683C59" w:rsidP="00F50A20">
      <w:pPr>
        <w:pStyle w:val="afffa"/>
        <w:rPr>
          <w:rtl/>
        </w:rPr>
      </w:pPr>
      <w:r>
        <w:rPr>
          <w:rFonts w:hint="cs"/>
          <w:rtl/>
        </w:rPr>
        <w:t>***</w:t>
      </w:r>
    </w:p>
    <w:p w14:paraId="0E4BE1FF" w14:textId="77777777" w:rsidR="008D1254" w:rsidRDefault="008D1254">
      <w:pPr>
        <w:bidi w:val="0"/>
        <w:spacing w:after="160" w:line="259" w:lineRule="auto"/>
        <w:jc w:val="left"/>
        <w:rPr>
          <w:rFonts w:ascii="BA Fontov Regular" w:hAnsi="BA Fontov Regular" w:cs="BA TM • Vilna Extra-Bold"/>
          <w:spacing w:val="4"/>
          <w:sz w:val="20"/>
          <w:szCs w:val="20"/>
          <w:rtl/>
        </w:rPr>
      </w:pPr>
      <w:bookmarkStart w:id="437" w:name="_Toc193635758"/>
      <w:bookmarkStart w:id="438" w:name="_Toc216184370"/>
      <w:r>
        <w:rPr>
          <w:rtl/>
        </w:rPr>
        <w:br w:type="page"/>
      </w:r>
    </w:p>
    <w:p w14:paraId="1C1830EF" w14:textId="4AB1490A" w:rsidR="00BA6E7B" w:rsidRPr="0019402D" w:rsidRDefault="00DA51A5" w:rsidP="00470C2A">
      <w:pPr>
        <w:pStyle w:val="afffffe"/>
        <w:rPr>
          <w:rtl/>
        </w:rPr>
      </w:pPr>
      <w:ins w:id="9814" w:author="מספור קטעי משנה" w:date="2026-10-06T06:45:16Z">
        <w:r>
          <w:rPr>
            <w:rStyle w:val="MisparKeta"/>
          </w:rPr>
          <w:t xml:space="preserve">ג. </w:t>
        </w:r>
      </w:ins>
      <w:r w:rsidRPr="0019402D">
        <w:rPr>
          <w:rtl/>
        </w:rPr>
        <w:lastRenderedPageBreak/>
        <w:t>נושאי המטה וחלופיהן.</w:t>
      </w:r>
      <w:bookmarkEnd w:id="437"/>
      <w:bookmarkEnd w:id="438"/>
      <w:r w:rsidR="00CB4CB1" w:rsidRPr="0019402D">
        <w:rPr>
          <w:rFonts w:hint="cs"/>
          <w:rtl/>
        </w:rPr>
        <w:t xml:space="preserve"> </w:t>
      </w:r>
    </w:p>
    <w:p w14:paraId="7C0DB1DE" w14:textId="2A864F09" w:rsidR="0083650A" w:rsidRPr="000528DA" w:rsidRDefault="00CB4CB1" w:rsidP="000528DA">
      <w:pPr>
        <w:rPr>
          <w:rtl/>
        </w:rPr>
      </w:pPr>
      <w:r w:rsidRPr="000528DA">
        <w:rPr>
          <w:rFonts w:ascii="Fb Fontext" w:hAnsi="Fb Fontext"/>
          <w:sz w:val="14"/>
          <w:rtl/>
        </w:rPr>
        <w:t xml:space="preserve">אין מוציאין </w:t>
      </w:r>
      <w:r>
        <w:rPr>
          <w:rFonts w:ascii="Fb Fontext" w:hAnsi="Fb Fontext"/>
          <w:sz w:val="14"/>
          <w:rtl/>
        </w:rPr>
        <w:t xml:space="preserve">המת סמוך </w:t>
      </w:r>
      <w:r>
        <w:rPr>
          <w:rStyle w:val="afffff9"/>
          <w:rFonts w:ascii="Fb Fontext" w:hAnsi="Fb Fontext"/>
          <w:sz w:val="14"/>
          <w:rtl/>
          <w:rPrChange w:id="9093" w:author="מנוע אמוראים" w:date="2026-10-05T16:40:51Z">
            <w:rPr>
              <w:rFonts w:ascii="Fb Fontext" w:hAnsi="Fb Fontext"/>
              <w:sz w:val="14"/>
              <w:rtl/>
            </w:rPr>
          </w:rPrChange>
        </w:rPr>
        <w:t xml:space="preserve">לקר"ש</w:t>
      </w:r>
      <w:r>
        <w:rPr>
          <w:rFonts w:ascii="Fb Fontext" w:hAnsi="Fb Fontext"/>
          <w:sz w:val="14"/>
          <w:rtl/>
        </w:rPr>
        <w:t xml:space="preserve">, ואם התחילו אין מפסיקין.</w:t>
      </w:r>
      <w:r w:rsidRPr="000528DA">
        <w:rPr>
          <w:rFonts w:ascii="Fb Fontext" w:hAnsi="Fb Fontext" w:hint="cs"/>
          <w:sz w:val="14"/>
          <w:rtl/>
        </w:rPr>
        <w:t xml:space="preserve"> </w:t>
      </w:r>
    </w:p>
    <w:p w14:paraId="7489FABB" w14:textId="77777777" w:rsidR="00A24328" w:rsidRDefault="00DA51A5" w:rsidP="009A59D1">
      <w:pPr>
        <w:pStyle w:val="38"/>
        <w:framePr w:wrap="notBeside"/>
        <w:rPr>
          <w:rtl/>
        </w:rPr>
      </w:pPr>
      <w:r w:rsidRPr="00660D7A">
        <w:rPr>
          <w:rFonts w:hint="cs"/>
          <w:rtl/>
        </w:rPr>
        <w:t>והך</w:t>
      </w:r>
      <w:r w:rsidR="00A24328">
        <w:rPr>
          <w:rtl/>
        </w:rPr>
        <w:t>:</w:t>
      </w:r>
    </w:p>
    <w:p w14:paraId="6B226F9B" w14:textId="2DB78585" w:rsidR="00DA51A5" w:rsidRPr="000528DA" w:rsidRDefault="00DA51A5" w:rsidP="000528DA">
      <w:pPr>
        <w:rPr>
          <w:rtl/>
        </w:rPr>
      </w:pPr>
      <w:r w:rsidRPr="00E34F28">
        <w:rPr>
          <w:rStyle w:val="afffff9"/>
          <w:rFonts w:hint="cs"/>
          <w:rtl/>
        </w:rPr>
        <w:t>ד</w:t>
      </w:r>
      <w:r w:rsidR="00CB4CB1" w:rsidRPr="00E34F28">
        <w:rPr>
          <w:rStyle w:val="afffff9"/>
          <w:rtl/>
        </w:rPr>
        <w:t>רב יוסף</w:t>
      </w:r>
      <w:r w:rsidR="00CB4CB1" w:rsidRPr="000528DA">
        <w:rPr>
          <w:rtl/>
        </w:rPr>
        <w:t xml:space="preserve"> </w:t>
      </w:r>
      <w:r w:rsidR="00CB4CB1" w:rsidRPr="000528DA">
        <w:rPr>
          <w:rFonts w:hint="cs"/>
          <w:rtl/>
        </w:rPr>
        <w:t>הוציאוה</w:t>
      </w:r>
      <w:r>
        <w:rPr>
          <w:rtl/>
        </w:rPr>
        <w:t xml:space="preserve">ו סמוך </w:t>
      </w:r>
      <w:r>
        <w:rPr>
          <w:rStyle w:val="afffff9"/>
          <w:rtl/>
          <w:rPrChange w:id="9094" w:author="מנוע אמוראים" w:date="2026-10-05T16:40:51Z">
            <w:rPr>
              <w:rtl/>
            </w:rPr>
          </w:rPrChange>
        </w:rPr>
        <w:t xml:space="preserve">לקר"ש</w:t>
      </w:r>
      <w:r>
        <w:rPr>
          <w:rtl/>
        </w:rPr>
        <w:t xml:space="preserve">! - אדם חשוב שאני.</w:t>
      </w:r>
    </w:p>
    <w:p w14:paraId="0D74BE78" w14:textId="77777777" w:rsidR="0083650A" w:rsidRPr="00E34F28" w:rsidRDefault="00DA51A5" w:rsidP="00470C2A">
      <w:pPr>
        <w:pStyle w:val="afffffe"/>
        <w:rPr>
          <w:rtl/>
        </w:rPr>
      </w:pPr>
      <w:ins w:id="9815" w:author="מספור קטעי משנה" w:date="2026-10-06T06:45:16Z">
        <w:r>
          <w:rPr>
            <w:rStyle w:val="MisparKeta"/>
          </w:rPr>
          <w:t xml:space="preserve">ד. </w:t>
        </w:r>
      </w:ins>
      <w:bookmarkStart w:id="439" w:name="_Toc193635759"/>
      <w:bookmarkStart w:id="440" w:name="_Toc216184371"/>
      <w:r w:rsidRPr="00756565">
        <w:rPr>
          <w:rStyle w:val="a7"/>
          <w:rtl/>
        </w:rPr>
        <w:t>שלפני המטה ושלאחר המטה.</w:t>
      </w:r>
      <w:bookmarkEnd w:id="439"/>
      <w:bookmarkEnd w:id="440"/>
      <w:r w:rsidR="00CB4CB1" w:rsidRPr="0031787F">
        <w:rPr>
          <w:rStyle w:val="a4"/>
          <w:rFonts w:hint="cs"/>
          <w:rtl/>
        </w:rPr>
        <w:t xml:space="preserve"> </w:t>
      </w:r>
    </w:p>
    <w:p w14:paraId="30F90253" w14:textId="7B5881B4" w:rsidR="00ED1712" w:rsidRPr="000528DA" w:rsidRDefault="00DA51A5" w:rsidP="000528DA">
      <w:pPr>
        <w:rPr>
          <w:rtl/>
        </w:rPr>
      </w:pPr>
      <w:r w:rsidRPr="000528DA">
        <w:rPr>
          <w:sz w:val="14"/>
          <w:rtl/>
        </w:rPr>
        <w:t>העוסקים בהספד, בזמן שהמת מוטל לפניהם נשמטין אחד אחד וקורין,</w:t>
      </w:r>
      <w:r w:rsidR="00CB4CB1" w:rsidRPr="000528DA">
        <w:rPr>
          <w:rFonts w:hint="cs"/>
          <w:rtl/>
        </w:rPr>
        <w:t xml:space="preserve"> </w:t>
      </w:r>
      <w:r w:rsidRPr="000528DA">
        <w:rPr>
          <w:sz w:val="14"/>
          <w:rtl/>
        </w:rPr>
        <w:t>אין</w:t>
      </w:r>
      <w:r w:rsidR="00CB4CB1" w:rsidRPr="000528DA">
        <w:rPr>
          <w:sz w:val="14"/>
          <w:rtl/>
        </w:rPr>
        <w:t xml:space="preserve"> המת מוטל לפניהם </w:t>
      </w:r>
      <w:r w:rsidRPr="000528DA">
        <w:rPr>
          <w:sz w:val="14"/>
          <w:rtl/>
        </w:rPr>
        <w:t xml:space="preserve">הן יושבין וקורין והוא יושב ודומם, </w:t>
      </w:r>
      <w:r w:rsidRPr="0053759F">
        <w:rPr>
          <w:spacing w:val="-4"/>
          <w:sz w:val="14"/>
          <w:rtl/>
        </w:rPr>
        <w:t>הם עומדים ומתפללין</w:t>
      </w:r>
      <w:r w:rsidR="00CB4CB1" w:rsidRPr="0053759F">
        <w:rPr>
          <w:rFonts w:hint="cs"/>
          <w:spacing w:val="-4"/>
          <w:sz w:val="14"/>
          <w:rtl/>
        </w:rPr>
        <w:t xml:space="preserve"> </w:t>
      </w:r>
      <w:r w:rsidRPr="0053759F">
        <w:rPr>
          <w:spacing w:val="-4"/>
          <w:sz w:val="14"/>
          <w:rtl/>
        </w:rPr>
        <w:t xml:space="preserve">והוא מצדיק את הדין, ואומר: רבון העולמים, </w:t>
      </w:r>
      <w:r w:rsidRPr="000528DA">
        <w:rPr>
          <w:sz w:val="14"/>
          <w:rtl/>
        </w:rPr>
        <w:t>הרבה חטאתי לפניך ולא נפרעת ממני אחד מני אלף,</w:t>
      </w:r>
      <w:r w:rsidR="0064466A" w:rsidRPr="000528DA">
        <w:rPr>
          <w:rFonts w:hint="cs"/>
          <w:sz w:val="14"/>
          <w:rtl/>
        </w:rPr>
        <w:t xml:space="preserve"> </w:t>
      </w:r>
      <w:r>
        <w:rPr>
          <w:rStyle w:val="afffff9"/>
          <w:sz w:val="14"/>
          <w:rtl/>
          <w:rPrChange w:id="9095" w:author="מנוע אמוראים" w:date="2026-10-05T16:40:51Z">
            <w:rPr>
              <w:sz w:val="14"/>
              <w:rtl/>
            </w:rPr>
          </w:rPrChange>
        </w:rPr>
        <w:t xml:space="preserve">י</w:t>
      </w:r>
      <w:r>
        <w:rPr>
          <w:rStyle w:val="afffff9"/>
          <w:rFonts w:hint="cs"/>
          <w:sz w:val="14"/>
          <w:rtl/>
          <w:rPrChange w:id="9096" w:author="מנוע אמוראים" w:date="2026-10-05T16:40:51Z">
            <w:rPr>
              <w:rFonts w:hint="cs"/>
              <w:sz w:val="14"/>
              <w:rtl/>
            </w:rPr>
          </w:rPrChange>
        </w:rPr>
        <w:t xml:space="preserve">רמ</w:t>
      </w:r>
      <w:r>
        <w:rPr>
          <w:rStyle w:val="afffff9"/>
          <w:sz w:val="14"/>
          <w:rtl/>
          <w:rPrChange w:id="9097" w:author="מנוע אמוראים" w:date="2026-10-05T16:40:51Z">
            <w:rPr>
              <w:sz w:val="14"/>
              <w:rtl/>
            </w:rPr>
          </w:rPrChange>
        </w:rPr>
        <w:t xml:space="preserve">"</w:t>
      </w:r>
      <w:r>
        <w:rPr>
          <w:rStyle w:val="afffff9"/>
          <w:rFonts w:hint="cs"/>
          <w:sz w:val="14"/>
          <w:rtl/>
          <w:rPrChange w:id="9098" w:author="מנוע אמוראים" w:date="2026-10-05T16:40:51Z">
            <w:rPr>
              <w:rFonts w:hint="cs"/>
              <w:sz w:val="14"/>
              <w:rtl/>
            </w:rPr>
          </w:rPrChange>
        </w:rPr>
        <w:t xml:space="preserve">ה</w:t>
      </w:r>
      <w:r>
        <w:rPr>
          <w:rFonts w:hint="cs"/>
          <w:sz w:val="14"/>
          <w:rtl/>
        </w:rPr>
        <w:t xml:space="preserve"> או</w:t>
      </w:r>
      <w:r w:rsidRPr="000528DA">
        <w:rPr>
          <w:sz w:val="14"/>
          <w:rtl/>
        </w:rPr>
        <w:t>"</w:t>
      </w:r>
      <w:r w:rsidRPr="000528DA">
        <w:rPr>
          <w:rFonts w:hint="cs"/>
          <w:sz w:val="14"/>
          <w:rtl/>
        </w:rPr>
        <w:t>א</w:t>
      </w:r>
      <w:r w:rsidRPr="000528DA">
        <w:rPr>
          <w:sz w:val="14"/>
          <w:rtl/>
        </w:rPr>
        <w:t xml:space="preserve"> שתגדור פרצותינו ופרצות כל עמך בית ישראל ברחמים.</w:t>
      </w:r>
      <w:r w:rsidR="0064466A" w:rsidRPr="000528DA">
        <w:rPr>
          <w:rFonts w:hint="cs"/>
          <w:sz w:val="14"/>
          <w:rtl/>
        </w:rPr>
        <w:t xml:space="preserve"> </w:t>
      </w:r>
    </w:p>
    <w:p w14:paraId="7400E5AB" w14:textId="165D62C1" w:rsidR="00A24328" w:rsidRDefault="00F45720" w:rsidP="009A59D1">
      <w:pPr>
        <w:pStyle w:val="38"/>
        <w:framePr w:wrap="notBeside"/>
        <w:rPr>
          <w:rtl/>
        </w:rPr>
      </w:pPr>
      <w:r w:rsidRPr="00660D7A">
        <w:rPr>
          <w:rFonts w:hint="cs"/>
          <w:rtl/>
        </w:rPr>
        <w:t>רשב"ל</w:t>
      </w:r>
      <w:r w:rsidR="00A24328">
        <w:rPr>
          <w:rFonts w:hint="cs"/>
          <w:rtl/>
        </w:rPr>
        <w:t>:</w:t>
      </w:r>
    </w:p>
    <w:p w14:paraId="78F07E93" w14:textId="6C64D9B5" w:rsidR="00DA51A5" w:rsidRPr="000528DA" w:rsidRDefault="00785691" w:rsidP="000528DA">
      <w:pPr>
        <w:rPr>
          <w:rtl/>
        </w:rPr>
      </w:pPr>
      <w:r w:rsidRPr="000528DA">
        <w:rPr>
          <w:rFonts w:hint="cs"/>
          <w:rtl/>
        </w:rPr>
        <w:t>אין לפתוח פה</w:t>
      </w:r>
      <w:r w:rsidR="00F45720" w:rsidRPr="000528DA">
        <w:rPr>
          <w:rFonts w:hint="cs"/>
          <w:rtl/>
        </w:rPr>
        <w:t xml:space="preserve"> לשטן</w:t>
      </w:r>
      <w:r w:rsidR="00FB6B05" w:rsidRPr="000528DA">
        <w:rPr>
          <w:rFonts w:hint="cs"/>
          <w:rtl/>
        </w:rPr>
        <w:t xml:space="preserve"> </w:t>
      </w:r>
      <w:r w:rsidR="00FB6B05" w:rsidRPr="00E34F28">
        <w:rPr>
          <w:rStyle w:val="afffff9"/>
          <w:rFonts w:hint="cs"/>
          <w:rtl/>
        </w:rPr>
        <w:t>וריו</w:t>
      </w:r>
      <w:r w:rsidR="00AE16FF" w:rsidRPr="00E34F28">
        <w:rPr>
          <w:rStyle w:val="afffff9"/>
          <w:rtl/>
        </w:rPr>
        <w:t>"</w:t>
      </w:r>
      <w:r w:rsidR="00FB6B05" w:rsidRPr="00E34F28">
        <w:rPr>
          <w:rStyle w:val="afffff9"/>
          <w:rFonts w:hint="cs"/>
          <w:rtl/>
        </w:rPr>
        <w:t>ס:</w:t>
      </w:r>
      <w:r w:rsidR="00FB6B05" w:rsidRPr="000528DA">
        <w:rPr>
          <w:rFonts w:hint="cs"/>
          <w:rtl/>
        </w:rPr>
        <w:t xml:space="preserve"> </w:t>
      </w:r>
      <w:r w:rsidR="00DA51A5" w:rsidRPr="00A4639B">
        <w:rPr>
          <w:rStyle w:val="ad"/>
          <w:sz w:val="14"/>
          <w:rtl/>
        </w:rPr>
        <w:t>כמעט כסדום היינו,</w:t>
      </w:r>
      <w:r w:rsidR="00FB6B05" w:rsidRPr="000528DA">
        <w:rPr>
          <w:rtl/>
        </w:rPr>
        <w:t xml:space="preserve"> </w:t>
      </w:r>
      <w:r w:rsidR="00FB6B05" w:rsidRPr="000528DA">
        <w:rPr>
          <w:rFonts w:hint="cs"/>
          <w:rtl/>
        </w:rPr>
        <w:t xml:space="preserve">וקראם </w:t>
      </w:r>
      <w:r w:rsidR="00DA51A5" w:rsidRPr="00A4639B">
        <w:rPr>
          <w:rStyle w:val="ad"/>
          <w:sz w:val="14"/>
          <w:rtl/>
        </w:rPr>
        <w:t>קציני סדום</w:t>
      </w:r>
      <w:r w:rsidR="00DA51A5" w:rsidRPr="00A4639B">
        <w:rPr>
          <w:rStyle w:val="ad"/>
          <w:rFonts w:hint="cs"/>
          <w:sz w:val="14"/>
          <w:rtl/>
        </w:rPr>
        <w:t>'</w:t>
      </w:r>
      <w:r w:rsidR="00DA51A5" w:rsidRPr="00A4639B">
        <w:rPr>
          <w:rStyle w:val="ad"/>
          <w:sz w:val="14"/>
          <w:rtl/>
        </w:rPr>
        <w:t>.</w:t>
      </w:r>
    </w:p>
    <w:p w14:paraId="3D34D71F" w14:textId="55037897" w:rsidR="00ED1712" w:rsidRPr="00E34F28" w:rsidRDefault="00683C59" w:rsidP="00F50A20">
      <w:pPr>
        <w:pStyle w:val="afffa"/>
        <w:rPr>
          <w:rtl/>
        </w:rPr>
      </w:pPr>
      <w:r>
        <w:rPr>
          <w:rFonts w:hint="cs"/>
          <w:rtl/>
        </w:rPr>
        <w:t>***</w:t>
      </w:r>
    </w:p>
    <w:p w14:paraId="2F2D94B5" w14:textId="1DE187C9" w:rsidR="00DA51A5" w:rsidRPr="00E34F28" w:rsidRDefault="00DA51A5" w:rsidP="00672862">
      <w:pPr>
        <w:pStyle w:val="a5"/>
        <w:rPr>
          <w:rtl/>
        </w:rPr>
      </w:pPr>
      <w:ins w:id="9816" w:author="מספור קטעי משנה" w:date="2026-10-06T06:45:16Z">
        <w:r>
          <w:rPr>
            <w:rStyle w:val="MisparKeta"/>
          </w:rPr>
          <w:t xml:space="preserve">ה. </w:t>
        </w:r>
      </w:ins>
      <w:r w:rsidRPr="00756565">
        <w:rPr>
          <w:rtl/>
        </w:rPr>
        <w:t xml:space="preserve">קברו את המת וחזרו </w:t>
      </w:r>
      <w:r w:rsidR="0083650A">
        <w:rPr>
          <w:rFonts w:hint="cs"/>
          <w:rtl/>
        </w:rPr>
        <w:t xml:space="preserve">יכולין להתחיל ולגמור עד שיגיעו </w:t>
      </w:r>
      <w:r w:rsidRPr="00756565">
        <w:rPr>
          <w:rtl/>
        </w:rPr>
        <w:t>וכו'.</w:t>
      </w:r>
    </w:p>
    <w:p w14:paraId="02AEB26F" w14:textId="5FD1F9AE" w:rsidR="00DA51A5" w:rsidRPr="000528DA" w:rsidRDefault="00DA51A5" w:rsidP="000528DA">
      <w:pPr>
        <w:rPr>
          <w:rtl/>
        </w:rPr>
      </w:pPr>
      <w:r w:rsidRPr="000528DA">
        <w:rPr>
          <w:rFonts w:ascii="Fb Fontext" w:hAnsi="Fb Fontext"/>
          <w:sz w:val="14"/>
          <w:rtl/>
        </w:rPr>
        <w:t xml:space="preserve">אבל </w:t>
      </w:r>
      <w:r w:rsidR="0083650A" w:rsidRPr="000528DA">
        <w:rPr>
          <w:rFonts w:ascii="Fb Fontext" w:hAnsi="Fb Fontext" w:hint="cs"/>
          <w:sz w:val="14"/>
          <w:rtl/>
        </w:rPr>
        <w:t xml:space="preserve">אם רק </w:t>
      </w:r>
      <w:r w:rsidRPr="000528DA">
        <w:rPr>
          <w:rFonts w:ascii="Fb Fontext" w:hAnsi="Fb Fontext"/>
          <w:sz w:val="14"/>
          <w:rtl/>
        </w:rPr>
        <w:t>פרק אחד או פסוק אחד לא.</w:t>
      </w:r>
      <w:r w:rsidR="00FB6B05" w:rsidRPr="000528DA">
        <w:rPr>
          <w:rFonts w:hint="cs"/>
          <w:sz w:val="14"/>
          <w:rtl/>
        </w:rPr>
        <w:t xml:space="preserve"> ו</w:t>
      </w:r>
      <w:r w:rsidRPr="000528DA">
        <w:rPr>
          <w:rFonts w:hint="cs"/>
          <w:sz w:val="14"/>
          <w:rtl/>
        </w:rPr>
        <w:t xml:space="preserve">זהו </w:t>
      </w:r>
      <w:r w:rsidR="00FB6B05" w:rsidRPr="000528DA">
        <w:rPr>
          <w:rFonts w:hint="cs"/>
          <w:sz w:val="14"/>
          <w:rtl/>
        </w:rPr>
        <w:t>ש</w:t>
      </w:r>
      <w:r w:rsidRPr="000528DA">
        <w:rPr>
          <w:rFonts w:hint="cs"/>
          <w:sz w:val="14"/>
          <w:rtl/>
        </w:rPr>
        <w:t>אמר</w:t>
      </w:r>
      <w:r w:rsidR="00FB6B05" w:rsidRPr="000528DA">
        <w:rPr>
          <w:rFonts w:hint="cs"/>
          <w:sz w:val="14"/>
          <w:rtl/>
        </w:rPr>
        <w:t>.</w:t>
      </w:r>
    </w:p>
    <w:p w14:paraId="02FFF52A" w14:textId="77777777" w:rsidR="00DA51A5" w:rsidRPr="00E34F28" w:rsidRDefault="00DA51A5" w:rsidP="00EC0DC4">
      <w:pPr>
        <w:pStyle w:val="af2"/>
        <w:framePr w:wrap="around"/>
        <w:rPr>
          <w:rtl/>
        </w:rPr>
      </w:pPr>
      <w:r w:rsidRPr="00A4639B">
        <w:rPr>
          <w:rtl/>
        </w:rPr>
        <w:t>יט:</w:t>
      </w:r>
    </w:p>
    <w:p w14:paraId="306CFF83" w14:textId="77777777" w:rsidR="00BA6E7B" w:rsidRPr="00E34F28" w:rsidRDefault="00DA51A5" w:rsidP="00682BF2">
      <w:pPr>
        <w:pStyle w:val="afffff5"/>
        <w:rPr>
          <w:rtl/>
        </w:rPr>
      </w:pPr>
      <w:bookmarkStart w:id="441" w:name="_Toc193635760"/>
      <w:bookmarkStart w:id="442" w:name="_Toc216184372"/>
      <w:r w:rsidRPr="00A10336">
        <w:rPr>
          <w:rStyle w:val="30"/>
          <w:rtl/>
        </w:rPr>
        <w:t>שורה הרואה פנימה</w:t>
      </w:r>
      <w:bookmarkEnd w:id="441"/>
      <w:bookmarkEnd w:id="442"/>
      <w:r w:rsidRPr="00FE3D07">
        <w:rPr>
          <w:rtl/>
        </w:rPr>
        <w:t xml:space="preserve"> פטורה, ושאינה רואה פנימה חייבת,</w:t>
      </w:r>
      <w:r w:rsidR="00FB6B05" w:rsidRPr="00FE3D07">
        <w:rPr>
          <w:rFonts w:hint="cs"/>
          <w:rtl/>
        </w:rPr>
        <w:t xml:space="preserve"> </w:t>
      </w:r>
    </w:p>
    <w:p w14:paraId="4B1F407D" w14:textId="489BC418" w:rsidR="00A24328" w:rsidRDefault="00DA51A5" w:rsidP="009A59D1">
      <w:pPr>
        <w:pStyle w:val="38"/>
        <w:framePr w:wrap="notBeside"/>
        <w:rPr>
          <w:rtl/>
        </w:rPr>
      </w:pPr>
      <w:r w:rsidRPr="00660D7A">
        <w:rPr>
          <w:rtl/>
        </w:rPr>
        <w:t>ר"י</w:t>
      </w:r>
      <w:r w:rsidR="00A24328">
        <w:rPr>
          <w:rtl/>
        </w:rPr>
        <w:t>:</w:t>
      </w:r>
    </w:p>
    <w:p w14:paraId="6093185A" w14:textId="6177C722" w:rsidR="0071749C" w:rsidRPr="000528DA" w:rsidRDefault="00DA51A5" w:rsidP="0019402D">
      <w:pPr>
        <w:spacing w:after="60"/>
        <w:rPr>
          <w:rtl/>
        </w:rPr>
      </w:pPr>
      <w:r w:rsidRPr="000528DA">
        <w:rPr>
          <w:rtl/>
        </w:rPr>
        <w:t>הבאים מחמת האבל פטורין, מחמת עצמן חייבין.</w:t>
      </w:r>
      <w:r w:rsidR="00FB6B05" w:rsidRPr="000528DA">
        <w:rPr>
          <w:rFonts w:hint="cs"/>
          <w:rtl/>
        </w:rPr>
        <w:t xml:space="preserve"> </w:t>
      </w:r>
    </w:p>
    <w:p w14:paraId="7231F888" w14:textId="1C792B1C" w:rsidR="00A24328" w:rsidRDefault="00DA51A5" w:rsidP="009A59D1">
      <w:pPr>
        <w:pStyle w:val="38"/>
        <w:framePr w:wrap="notBeside"/>
        <w:rPr>
          <w:rtl/>
        </w:rPr>
      </w:pPr>
      <w:r w:rsidRPr="00660D7A">
        <w:rPr>
          <w:rFonts w:hint="cs"/>
          <w:rtl/>
        </w:rPr>
        <w:t>ריא"ש</w:t>
      </w:r>
      <w:r w:rsidR="00A24328">
        <w:rPr>
          <w:rtl/>
        </w:rPr>
        <w:t>:</w:t>
      </w:r>
    </w:p>
    <w:p w14:paraId="5D756A75" w14:textId="08F9CCC9" w:rsidR="00DA51A5" w:rsidRPr="000528DA" w:rsidRDefault="00DA51A5" w:rsidP="000528DA">
      <w:pPr>
        <w:rPr>
          <w:rtl/>
        </w:rPr>
      </w:pPr>
      <w:bookmarkStart w:id="443" w:name="_Toc193635761"/>
      <w:bookmarkStart w:id="444" w:name="_Toc216184373"/>
      <w:r w:rsidRPr="00A10336">
        <w:rPr>
          <w:rStyle w:val="30"/>
          <w:rtl/>
        </w:rPr>
        <w:t>המוצא כלאים בבגדו פושטן אפילו בשוק</w:t>
      </w:r>
      <w:bookmarkEnd w:id="443"/>
      <w:bookmarkEnd w:id="444"/>
      <w:r w:rsidRPr="000528DA">
        <w:rPr>
          <w:rtl/>
        </w:rPr>
        <w:t xml:space="preserve"> </w:t>
      </w:r>
      <w:r w:rsidRPr="0019402D">
        <w:rPr>
          <w:rStyle w:val="ad"/>
          <w:rFonts w:hint="cs"/>
          <w:rtl/>
        </w:rPr>
        <w:t>ד'</w:t>
      </w:r>
      <w:r w:rsidRPr="0019402D">
        <w:rPr>
          <w:rStyle w:val="ad"/>
          <w:rtl/>
        </w:rPr>
        <w:t>אין חכמה ואין תבונה</w:t>
      </w:r>
      <w:r w:rsidRPr="00A4639B">
        <w:rPr>
          <w:rStyle w:val="ad"/>
          <w:rtl/>
        </w:rPr>
        <w:t xml:space="preserve"> </w:t>
      </w:r>
      <w:r w:rsidRPr="00F95182">
        <w:rPr>
          <w:rStyle w:val="ad"/>
          <w:rtl/>
        </w:rPr>
        <w:t>ואין עצה לנגד ה'</w:t>
      </w:r>
      <w:r w:rsidR="00291D7F" w:rsidRPr="00F95182">
        <w:rPr>
          <w:rStyle w:val="ad"/>
          <w:rFonts w:hint="cs"/>
          <w:rtl/>
        </w:rPr>
        <w:t xml:space="preserve"> </w:t>
      </w:r>
      <w:r w:rsidRPr="000528DA">
        <w:rPr>
          <w:rtl/>
        </w:rPr>
        <w:t>כל מקום שיש חלול השם אין חולקין כבוד לרב.</w:t>
      </w:r>
    </w:p>
    <w:p w14:paraId="7DB244F7" w14:textId="77777777" w:rsidR="00A24328" w:rsidRDefault="00BA6E7B" w:rsidP="009A59D1">
      <w:pPr>
        <w:pStyle w:val="38"/>
        <w:framePr w:wrap="notBeside"/>
        <w:rPr>
          <w:rtl/>
        </w:rPr>
      </w:pPr>
      <w:r w:rsidRPr="00660D7A">
        <w:rPr>
          <w:rFonts w:hint="cs"/>
          <w:rtl/>
        </w:rPr>
        <w:t>והך</w:t>
      </w:r>
      <w:r w:rsidR="00A24328">
        <w:rPr>
          <w:rtl/>
        </w:rPr>
        <w:t>:</w:t>
      </w:r>
    </w:p>
    <w:p w14:paraId="7418F19E" w14:textId="10E35EA3" w:rsidR="0083650A" w:rsidRPr="000528DA" w:rsidRDefault="00BA6E7B" w:rsidP="000528DA">
      <w:pPr>
        <w:rPr>
          <w:rtl/>
        </w:rPr>
      </w:pPr>
      <w:r w:rsidRPr="000528DA">
        <w:rPr>
          <w:rFonts w:hint="cs"/>
          <w:rtl/>
        </w:rPr>
        <w:t>ד</w:t>
      </w:r>
      <w:r w:rsidR="00DA51A5" w:rsidRPr="000528DA">
        <w:rPr>
          <w:rtl/>
        </w:rPr>
        <w:t>קברו את המת וחזרו</w:t>
      </w:r>
      <w:r w:rsidRPr="000528DA">
        <w:rPr>
          <w:rFonts w:hint="cs"/>
          <w:rtl/>
        </w:rPr>
        <w:t xml:space="preserve"> </w:t>
      </w:r>
      <w:r w:rsidR="00DA51A5" w:rsidRPr="000528DA">
        <w:rPr>
          <w:rtl/>
        </w:rPr>
        <w:t>ולפניהם שתי דרכים, אחת טהורה ואחת טמאה,</w:t>
      </w:r>
      <w:r w:rsidR="00DA51A5" w:rsidRPr="000528DA">
        <w:rPr>
          <w:rFonts w:hint="cs"/>
          <w:rtl/>
        </w:rPr>
        <w:t xml:space="preserve"> </w:t>
      </w:r>
      <w:r w:rsidR="00DA51A5" w:rsidRPr="000528DA">
        <w:rPr>
          <w:rtl/>
        </w:rPr>
        <w:t>בא בטהורה באין עמו בטהורה, בא בטמאה באין עמו בטמאה, משום כבודו.</w:t>
      </w:r>
    </w:p>
    <w:p w14:paraId="6FBA376F" w14:textId="0A2822C8" w:rsidR="00A24328" w:rsidRDefault="00F95182" w:rsidP="009A59D1">
      <w:pPr>
        <w:pStyle w:val="38"/>
        <w:framePr w:wrap="notBeside"/>
        <w:rPr>
          <w:rtl/>
        </w:rPr>
      </w:pPr>
      <w:r>
        <w:rPr>
          <w:rFonts w:hint="cs"/>
          <w:rtl/>
        </w:rPr>
        <w:t>-</w:t>
      </w:r>
    </w:p>
    <w:p w14:paraId="7C81E71D" w14:textId="3B0CA8F3" w:rsidR="00BA6E7B" w:rsidRPr="000528DA" w:rsidRDefault="00DA51A5" w:rsidP="0019402D">
      <w:pPr>
        <w:spacing w:after="60"/>
        <w:rPr>
          <w:rtl/>
        </w:rPr>
      </w:pPr>
      <w:r w:rsidRPr="000528DA">
        <w:rPr>
          <w:rFonts w:hint="cs"/>
          <w:rtl/>
        </w:rPr>
        <w:t>לא אמרי' אין חכמה דמיירי בית הפרס דרבנן שנדש טהור.</w:t>
      </w:r>
      <w:r w:rsidR="005964D8" w:rsidRPr="000528DA">
        <w:rPr>
          <w:rFonts w:hint="cs"/>
          <w:rtl/>
        </w:rPr>
        <w:t xml:space="preserve"> </w:t>
      </w:r>
    </w:p>
    <w:p w14:paraId="15C44CC2" w14:textId="632E7AA3" w:rsidR="00A24328" w:rsidRDefault="00DA51A5" w:rsidP="009A59D1">
      <w:pPr>
        <w:pStyle w:val="38"/>
        <w:framePr w:wrap="notBeside"/>
        <w:rPr>
          <w:rtl/>
        </w:rPr>
      </w:pPr>
      <w:r w:rsidRPr="00660D7A">
        <w:rPr>
          <w:rFonts w:hint="cs"/>
          <w:rtl/>
        </w:rPr>
        <w:t>והך</w:t>
      </w:r>
      <w:r w:rsidR="009B14FE">
        <w:rPr>
          <w:rFonts w:hint="cs"/>
          <w:rtl/>
        </w:rPr>
        <w:t>:</w:t>
      </w:r>
    </w:p>
    <w:p w14:paraId="091D0103" w14:textId="55ED9043" w:rsidR="0083650A" w:rsidRPr="000528DA" w:rsidRDefault="0083650A" w:rsidP="000528DA">
      <w:pPr>
        <w:rPr>
          <w:rtl/>
        </w:rPr>
      </w:pPr>
      <w:bookmarkStart w:id="445" w:name="_Toc193635762"/>
      <w:bookmarkStart w:id="446" w:name="_Toc216184374"/>
      <w:r w:rsidRPr="00A10336">
        <w:rPr>
          <w:rStyle w:val="30"/>
          <w:rFonts w:hint="cs"/>
          <w:rtl/>
        </w:rPr>
        <w:t>ד</w:t>
      </w:r>
      <w:r w:rsidR="00DA51A5" w:rsidRPr="00A10336">
        <w:rPr>
          <w:rStyle w:val="30"/>
          <w:rFonts w:hint="cs"/>
          <w:rtl/>
        </w:rPr>
        <w:t>מדלגין ע</w:t>
      </w:r>
      <w:r w:rsidR="00DA51A5" w:rsidRPr="00A10336">
        <w:rPr>
          <w:rStyle w:val="30"/>
          <w:rtl/>
        </w:rPr>
        <w:t>"</w:t>
      </w:r>
      <w:r w:rsidR="00DA51A5" w:rsidRPr="00A10336">
        <w:rPr>
          <w:rStyle w:val="30"/>
          <w:rFonts w:hint="cs"/>
          <w:rtl/>
        </w:rPr>
        <w:t>ג ארונות מתים</w:t>
      </w:r>
      <w:bookmarkEnd w:id="445"/>
      <w:bookmarkEnd w:id="446"/>
      <w:r w:rsidR="00DA51A5" w:rsidRPr="000528DA">
        <w:rPr>
          <w:rFonts w:hint="cs"/>
          <w:rtl/>
        </w:rPr>
        <w:t xml:space="preserve"> לקראת מלכי ישראל ואפי' אוה</w:t>
      </w:r>
      <w:r w:rsidR="00DA51A5" w:rsidRPr="000528DA">
        <w:rPr>
          <w:rtl/>
        </w:rPr>
        <w:t>"</w:t>
      </w:r>
      <w:r w:rsidR="00DA51A5" w:rsidRPr="000528DA">
        <w:rPr>
          <w:rFonts w:hint="cs"/>
          <w:rtl/>
        </w:rPr>
        <w:t>ע.</w:t>
      </w:r>
    </w:p>
    <w:p w14:paraId="1AC73A40" w14:textId="77777777" w:rsidR="00A24328" w:rsidRDefault="005F730F" w:rsidP="009A59D1">
      <w:pPr>
        <w:pStyle w:val="38"/>
        <w:framePr w:wrap="notBeside"/>
        <w:rPr>
          <w:rtl/>
        </w:rPr>
      </w:pPr>
      <w:r w:rsidRPr="00660D7A">
        <w:rPr>
          <w:rFonts w:hint="cs"/>
          <w:rtl/>
        </w:rPr>
        <w:t>כ</w:t>
      </w:r>
      <w:r w:rsidR="00DA51A5" w:rsidRPr="00660D7A">
        <w:rPr>
          <w:rFonts w:hint="cs"/>
          <w:rtl/>
        </w:rPr>
        <w:t>רבא</w:t>
      </w:r>
      <w:r w:rsidR="00A24328">
        <w:rPr>
          <w:rtl/>
        </w:rPr>
        <w:t>:</w:t>
      </w:r>
    </w:p>
    <w:p w14:paraId="033B1C00" w14:textId="3E7E9FDA" w:rsidR="00ED1712" w:rsidRPr="000528DA" w:rsidRDefault="00DA51A5" w:rsidP="0019402D">
      <w:pPr>
        <w:spacing w:after="60"/>
        <w:rPr>
          <w:rtl/>
        </w:rPr>
      </w:pPr>
      <w:r w:rsidRPr="000528DA">
        <w:rPr>
          <w:rFonts w:hint="cs"/>
          <w:rtl/>
        </w:rPr>
        <w:t>ד</w:t>
      </w:r>
      <w:r w:rsidRPr="000528DA">
        <w:rPr>
          <w:rtl/>
        </w:rPr>
        <w:t>"</w:t>
      </w:r>
      <w:r w:rsidRPr="000528DA">
        <w:rPr>
          <w:rFonts w:hint="cs"/>
          <w:rtl/>
        </w:rPr>
        <w:t xml:space="preserve">ת אוהל יש בו חלל טפח חוצץ בפני הטומאה </w:t>
      </w:r>
      <w:r w:rsidRPr="000528DA">
        <w:rPr>
          <w:rFonts w:ascii="Fb Fontext" w:hAnsi="Fb Fontext" w:hint="cs"/>
          <w:rtl/>
        </w:rPr>
        <w:t xml:space="preserve">ושאין בו אין </w:t>
      </w:r>
      <w:r w:rsidRPr="000528DA">
        <w:rPr>
          <w:rFonts w:hint="cs"/>
          <w:rtl/>
        </w:rPr>
        <w:t>חוצץ ורוב ארונות יש בהן חלל טפח,</w:t>
      </w:r>
      <w:r w:rsidR="0083650A" w:rsidRPr="000528DA">
        <w:rPr>
          <w:rFonts w:ascii="Fb Fontext" w:hAnsi="Fb Fontext" w:hint="cs"/>
          <w:rtl/>
        </w:rPr>
        <w:t xml:space="preserve"> </w:t>
      </w:r>
      <w:r w:rsidRPr="000528DA">
        <w:rPr>
          <w:rFonts w:ascii="Fb Fontext" w:hAnsi="Fb Fontext"/>
          <w:rtl/>
        </w:rPr>
        <w:t>וגזרו על שיש בהן משום שאין ב</w:t>
      </w:r>
      <w:r w:rsidR="005964D8" w:rsidRPr="000528DA">
        <w:rPr>
          <w:rFonts w:ascii="Fb Fontext" w:hAnsi="Fb Fontext"/>
          <w:rtl/>
        </w:rPr>
        <w:t>הן, ומשום כבוד מלכים לא גזרו</w:t>
      </w:r>
      <w:r w:rsidRPr="000528DA">
        <w:rPr>
          <w:rFonts w:ascii="Fb Fontext" w:hAnsi="Fb Fontext"/>
          <w:rtl/>
        </w:rPr>
        <w:t xml:space="preserve"> רבנן.</w:t>
      </w:r>
    </w:p>
    <w:p w14:paraId="2595A50F" w14:textId="37DE5DCD" w:rsidR="00A24328" w:rsidRDefault="00DA51A5" w:rsidP="009A59D1">
      <w:pPr>
        <w:pStyle w:val="38"/>
        <w:framePr w:wrap="notBeside"/>
        <w:rPr>
          <w:rtl/>
        </w:rPr>
      </w:pPr>
      <w:r w:rsidRPr="00660D7A">
        <w:rPr>
          <w:rFonts w:hint="cs"/>
          <w:rtl/>
        </w:rPr>
        <w:t>הך</w:t>
      </w:r>
      <w:r w:rsidR="009B14FE">
        <w:rPr>
          <w:rFonts w:hint="cs"/>
          <w:rtl/>
        </w:rPr>
        <w:t>:</w:t>
      </w:r>
    </w:p>
    <w:p w14:paraId="63C4AD16" w14:textId="68126ABC" w:rsidR="00265D98" w:rsidRPr="00E34F28" w:rsidRDefault="0083650A" w:rsidP="0083650A">
      <w:pPr>
        <w:pStyle w:val="afffff5"/>
        <w:spacing w:before="0"/>
        <w:rPr>
          <w:rtl/>
        </w:rPr>
      </w:pPr>
      <w:bookmarkStart w:id="447" w:name="_Toc193635763"/>
      <w:bookmarkStart w:id="448" w:name="_Toc216184375"/>
      <w:r w:rsidRPr="00A10336">
        <w:rPr>
          <w:rStyle w:val="30"/>
          <w:rFonts w:hint="cs"/>
          <w:rtl/>
        </w:rPr>
        <w:t>שג</w:t>
      </w:r>
      <w:r w:rsidR="00DA51A5" w:rsidRPr="00A10336">
        <w:rPr>
          <w:rStyle w:val="30"/>
          <w:rtl/>
        </w:rPr>
        <w:t>דול כבוד הבריות</w:t>
      </w:r>
      <w:bookmarkEnd w:id="447"/>
      <w:bookmarkEnd w:id="448"/>
      <w:r w:rsidR="00DA51A5" w:rsidRPr="00A10336">
        <w:rPr>
          <w:rStyle w:val="30"/>
          <w:rtl/>
        </w:rPr>
        <w:t xml:space="preserve"> </w:t>
      </w:r>
      <w:r w:rsidR="00DA51A5" w:rsidRPr="00FE3D07">
        <w:rPr>
          <w:rtl/>
        </w:rPr>
        <w:t>שדוחה לא תעשה שבתורה.</w:t>
      </w:r>
      <w:r w:rsidR="00DA51A5" w:rsidRPr="00FE3D07">
        <w:rPr>
          <w:rFonts w:hint="cs"/>
          <w:rtl/>
        </w:rPr>
        <w:t xml:space="preserve"> ולא אמרי</w:t>
      </w:r>
      <w:r w:rsidR="00DA51A5" w:rsidRPr="00FE3D07">
        <w:rPr>
          <w:rtl/>
        </w:rPr>
        <w:t>'</w:t>
      </w:r>
      <w:r w:rsidR="00DA51A5" w:rsidRPr="00FE3D07">
        <w:rPr>
          <w:rFonts w:hint="cs"/>
          <w:rtl/>
        </w:rPr>
        <w:t xml:space="preserve"> </w:t>
      </w:r>
      <w:r w:rsidR="00DA51A5" w:rsidRPr="00A4639B">
        <w:rPr>
          <w:rStyle w:val="ad"/>
          <w:rFonts w:hint="cs"/>
          <w:rtl/>
        </w:rPr>
        <w:t>דאין חכמה ואין תבונה</w:t>
      </w:r>
      <w:r w:rsidR="00CC63CA">
        <w:rPr>
          <w:rStyle w:val="ad"/>
          <w:rtl/>
        </w:rPr>
        <w:t>'</w:t>
      </w:r>
      <w:r w:rsidR="00DA51A5" w:rsidRPr="00A4639B">
        <w:rPr>
          <w:rStyle w:val="ad"/>
          <w:rFonts w:hint="cs"/>
          <w:rtl/>
        </w:rPr>
        <w:t xml:space="preserve"> </w:t>
      </w:r>
      <w:r>
        <w:rPr>
          <w:rStyle w:val="ad"/>
          <w:rFonts w:hint="cs"/>
          <w:rtl/>
        </w:rPr>
        <w:t xml:space="preserve">- </w:t>
      </w:r>
      <w:r w:rsidR="00DA51A5" w:rsidRPr="00FE3D07">
        <w:rPr>
          <w:rFonts w:hint="cs"/>
          <w:rtl/>
        </w:rPr>
        <w:t xml:space="preserve">מיירי בלאו </w:t>
      </w:r>
      <w:r w:rsidR="00DA51A5" w:rsidRPr="00A10336">
        <w:rPr>
          <w:rStyle w:val="30"/>
          <w:rFonts w:hint="cs"/>
          <w:rtl/>
        </w:rPr>
        <w:t>דלא תסור</w:t>
      </w:r>
      <w:r w:rsidR="00DA51A5" w:rsidRPr="00FE3D07">
        <w:rPr>
          <w:rFonts w:hint="cs"/>
          <w:rtl/>
        </w:rPr>
        <w:t xml:space="preserve">, </w:t>
      </w:r>
    </w:p>
    <w:p w14:paraId="0B310D39" w14:textId="77777777" w:rsidR="00DA51A5" w:rsidRPr="000528DA" w:rsidRDefault="00DA51A5" w:rsidP="000528DA">
      <w:pPr>
        <w:rPr>
          <w:rtl/>
        </w:rPr>
      </w:pPr>
      <w:r w:rsidRPr="000528DA">
        <w:rPr>
          <w:rFonts w:hint="cs"/>
          <w:rtl/>
        </w:rPr>
        <w:t>ו</w:t>
      </w:r>
      <w:r w:rsidRPr="000528DA">
        <w:rPr>
          <w:rtl/>
        </w:rPr>
        <w:t xml:space="preserve">כל מילי דרבנן </w:t>
      </w:r>
      <w:r w:rsidR="00B86A01" w:rsidRPr="000528DA">
        <w:rPr>
          <w:rFonts w:hint="cs"/>
          <w:rtl/>
        </w:rPr>
        <w:t xml:space="preserve">סמכוהו </w:t>
      </w:r>
      <w:r w:rsidRPr="000528DA">
        <w:rPr>
          <w:rtl/>
        </w:rPr>
        <w:t>על לאו ד</w:t>
      </w:r>
      <w:r w:rsidRPr="00F95182">
        <w:rPr>
          <w:rStyle w:val="ad"/>
          <w:rtl/>
        </w:rPr>
        <w:t>לא תסור</w:t>
      </w:r>
      <w:r w:rsidRPr="000528DA">
        <w:rPr>
          <w:rtl/>
        </w:rPr>
        <w:t>, ומשום כבודו שרו רבנן.</w:t>
      </w:r>
    </w:p>
    <w:p w14:paraId="73D4EA38" w14:textId="77777777" w:rsidR="003A0A19" w:rsidRPr="00E34F28" w:rsidRDefault="00DA51A5" w:rsidP="00682BF2">
      <w:pPr>
        <w:pStyle w:val="afffff5"/>
        <w:rPr>
          <w:rtl/>
        </w:rPr>
      </w:pPr>
      <w:r w:rsidRPr="00A4639B">
        <w:rPr>
          <w:rStyle w:val="ad"/>
          <w:rFonts w:hint="cs"/>
          <w:sz w:val="14"/>
          <w:rtl/>
        </w:rPr>
        <w:lastRenderedPageBreak/>
        <w:t>'</w:t>
      </w:r>
      <w:r w:rsidRPr="00A4639B">
        <w:rPr>
          <w:rStyle w:val="ad"/>
          <w:sz w:val="14"/>
          <w:rtl/>
        </w:rPr>
        <w:t>והתעלמת מהם</w:t>
      </w:r>
      <w:r w:rsidRPr="00A4639B">
        <w:rPr>
          <w:rStyle w:val="ad"/>
          <w:rFonts w:hint="cs"/>
          <w:sz w:val="14"/>
          <w:rtl/>
        </w:rPr>
        <w:t>'</w:t>
      </w:r>
      <w:r w:rsidRPr="00A4639B">
        <w:rPr>
          <w:rStyle w:val="ad"/>
          <w:sz w:val="14"/>
          <w:rtl/>
        </w:rPr>
        <w:t xml:space="preserve"> </w:t>
      </w:r>
      <w:r w:rsidRPr="00FE3D07">
        <w:rPr>
          <w:rtl/>
        </w:rPr>
        <w:t xml:space="preserve">פעמים שאתה מתעלם </w:t>
      </w:r>
      <w:r w:rsidRPr="00FE3D07">
        <w:rPr>
          <w:rFonts w:hint="cs"/>
          <w:rtl/>
        </w:rPr>
        <w:t>כהן בביה</w:t>
      </w:r>
      <w:r w:rsidRPr="00FE3D07">
        <w:rPr>
          <w:rtl/>
        </w:rPr>
        <w:t>"</w:t>
      </w:r>
      <w:r w:rsidRPr="00FE3D07">
        <w:rPr>
          <w:rFonts w:hint="cs"/>
          <w:rtl/>
        </w:rPr>
        <w:t>ק</w:t>
      </w:r>
      <w:r w:rsidR="00B86A01" w:rsidRPr="00FE3D07">
        <w:rPr>
          <w:rFonts w:hint="cs"/>
          <w:rtl/>
        </w:rPr>
        <w:t>,</w:t>
      </w:r>
      <w:r w:rsidRPr="00FE3D07">
        <w:rPr>
          <w:rFonts w:hint="cs"/>
          <w:rtl/>
        </w:rPr>
        <w:t xml:space="preserve"> </w:t>
      </w:r>
    </w:p>
    <w:p w14:paraId="4A2A4E1F" w14:textId="5490FDAB" w:rsidR="003A0A19" w:rsidRPr="000528DA" w:rsidRDefault="00DA51A5" w:rsidP="000528DA">
      <w:pPr>
        <w:rPr>
          <w:rtl/>
        </w:rPr>
      </w:pPr>
      <w:r w:rsidRPr="000528DA">
        <w:rPr>
          <w:rFonts w:hint="cs"/>
          <w:rtl/>
        </w:rPr>
        <w:t>זקן ואינו לפי כבוד</w:t>
      </w:r>
      <w:r w:rsidR="00BF279E" w:rsidRPr="000528DA">
        <w:rPr>
          <w:rFonts w:hint="cs"/>
          <w:rtl/>
        </w:rPr>
        <w:t>ו</w:t>
      </w:r>
      <w:r w:rsidRPr="000528DA">
        <w:rPr>
          <w:rFonts w:hint="cs"/>
          <w:rtl/>
        </w:rPr>
        <w:t xml:space="preserve"> מלאכתו מרובה משל חבירו, </w:t>
      </w:r>
    </w:p>
    <w:p w14:paraId="5403C4C4" w14:textId="57A12BB8" w:rsidR="00DA51A5" w:rsidRPr="000528DA" w:rsidRDefault="0019402D" w:rsidP="0019402D">
      <w:pPr>
        <w:spacing w:after="60"/>
        <w:rPr>
          <w:rtl/>
        </w:rPr>
      </w:pPr>
      <w:r>
        <w:rPr>
          <w:rFonts w:hint="cs"/>
          <w:rtl/>
        </w:rPr>
        <w:t>שה</w:t>
      </w:r>
      <w:r w:rsidR="00DA51A5" w:rsidRPr="000528DA">
        <w:rPr>
          <w:rFonts w:hint="cs"/>
          <w:rtl/>
        </w:rPr>
        <w:t>תורה ציוותה בהדיא משא</w:t>
      </w:r>
      <w:r w:rsidR="00DA51A5" w:rsidRPr="000528DA">
        <w:rPr>
          <w:rtl/>
        </w:rPr>
        <w:t>"</w:t>
      </w:r>
      <w:r w:rsidR="00DA51A5" w:rsidRPr="000528DA">
        <w:rPr>
          <w:rFonts w:hint="cs"/>
          <w:rtl/>
        </w:rPr>
        <w:t>כ בכה</w:t>
      </w:r>
      <w:r w:rsidR="00DA51A5" w:rsidRPr="000528DA">
        <w:rPr>
          <w:rtl/>
        </w:rPr>
        <w:t>"</w:t>
      </w:r>
      <w:r w:rsidR="00DA51A5" w:rsidRPr="000528DA">
        <w:rPr>
          <w:rFonts w:hint="cs"/>
          <w:rtl/>
        </w:rPr>
        <w:t>ג שאסור להתעלם,</w:t>
      </w:r>
    </w:p>
    <w:p w14:paraId="2FA07450" w14:textId="595F4755" w:rsidR="00DA51A5" w:rsidRPr="000528DA" w:rsidRDefault="00DA51A5" w:rsidP="0019402D">
      <w:pPr>
        <w:spacing w:after="60"/>
        <w:rPr>
          <w:rtl/>
        </w:rPr>
      </w:pPr>
      <w:r w:rsidRPr="00A4639B">
        <w:rPr>
          <w:rStyle w:val="ad"/>
          <w:rFonts w:hint="cs"/>
          <w:sz w:val="14"/>
          <w:rtl/>
        </w:rPr>
        <w:t>'</w:t>
      </w:r>
      <w:r w:rsidRPr="00A4639B">
        <w:rPr>
          <w:rStyle w:val="ad"/>
          <w:sz w:val="14"/>
          <w:rtl/>
        </w:rPr>
        <w:t>ולאחתו</w:t>
      </w:r>
      <w:r w:rsidRPr="00A4639B">
        <w:rPr>
          <w:rStyle w:val="ad"/>
          <w:rFonts w:hint="cs"/>
          <w:sz w:val="14"/>
          <w:rtl/>
        </w:rPr>
        <w:t>'</w:t>
      </w:r>
      <w:r w:rsidRPr="00A4639B">
        <w:rPr>
          <w:rStyle w:val="ad"/>
          <w:sz w:val="14"/>
          <w:rtl/>
        </w:rPr>
        <w:t xml:space="preserve"> </w:t>
      </w:r>
      <w:r w:rsidRPr="000528DA">
        <w:rPr>
          <w:rFonts w:hint="cs"/>
          <w:rtl/>
        </w:rPr>
        <w:t xml:space="preserve">- </w:t>
      </w:r>
      <w:r w:rsidRPr="000528DA">
        <w:rPr>
          <w:rtl/>
        </w:rPr>
        <w:t xml:space="preserve">הולך לשחוט פסחו ולמול את בנו ושמע שמת לו מת, </w:t>
      </w:r>
      <w:r w:rsidRPr="000528DA">
        <w:rPr>
          <w:rFonts w:hint="cs"/>
          <w:rtl/>
        </w:rPr>
        <w:t xml:space="preserve">דלא יטמא, אבל למת מצוה מטמא </w:t>
      </w:r>
      <w:r w:rsidRPr="00A4639B">
        <w:rPr>
          <w:rStyle w:val="ad"/>
          <w:rFonts w:hint="cs"/>
          <w:rtl/>
        </w:rPr>
        <w:t>דאין חכמה ועצה תבונה לנגד ה',</w:t>
      </w:r>
      <w:r w:rsidR="00B86A01" w:rsidRPr="00A4639B">
        <w:rPr>
          <w:rStyle w:val="ad"/>
          <w:rFonts w:hint="cs"/>
          <w:rtl/>
        </w:rPr>
        <w:t xml:space="preserve"> </w:t>
      </w:r>
      <w:r w:rsidR="0083650A">
        <w:rPr>
          <w:rStyle w:val="ad"/>
          <w:rFonts w:hint="cs"/>
          <w:rtl/>
        </w:rPr>
        <w:t xml:space="preserve">- </w:t>
      </w:r>
      <w:r w:rsidR="001821B2" w:rsidRPr="000528DA">
        <w:rPr>
          <w:rtl/>
        </w:rPr>
        <w:t>שם</w:t>
      </w:r>
      <w:r w:rsidRPr="000528DA">
        <w:rPr>
          <w:rtl/>
        </w:rPr>
        <w:t xml:space="preserve"> </w:t>
      </w:r>
      <w:r w:rsidRPr="00A4639B">
        <w:rPr>
          <w:rStyle w:val="ad"/>
          <w:rtl/>
        </w:rPr>
        <w:t xml:space="preserve">ד'ולאחותו </w:t>
      </w:r>
      <w:r w:rsidRPr="000528DA">
        <w:rPr>
          <w:rFonts w:hint="cs"/>
          <w:rtl/>
        </w:rPr>
        <w:t>לא ילפי מינה ד</w:t>
      </w:r>
      <w:r w:rsidRPr="000528DA">
        <w:rPr>
          <w:rtl/>
        </w:rPr>
        <w:t>שב ואל תעשה שאני.</w:t>
      </w:r>
    </w:p>
    <w:p w14:paraId="399AE420" w14:textId="77777777" w:rsidR="00DA51A5" w:rsidRPr="0019402D" w:rsidRDefault="00DA51A5" w:rsidP="00EC0DC4">
      <w:pPr>
        <w:pStyle w:val="af2"/>
        <w:framePr w:wrap="around"/>
        <w:rPr>
          <w:rtl/>
        </w:rPr>
      </w:pPr>
      <w:r w:rsidRPr="0019402D">
        <w:rPr>
          <w:rtl/>
        </w:rPr>
        <w:t>כ.</w:t>
      </w:r>
    </w:p>
    <w:p w14:paraId="1A05EFC4" w14:textId="77777777" w:rsidR="0019402D" w:rsidRPr="0019402D" w:rsidRDefault="00046971" w:rsidP="0019402D">
      <w:pPr>
        <w:pStyle w:val="afffffc"/>
        <w:rPr>
          <w:rtl/>
        </w:rPr>
      </w:pPr>
      <w:bookmarkStart w:id="449" w:name="_Toc193635764"/>
      <w:bookmarkStart w:id="450" w:name="_Toc216184376"/>
      <w:r w:rsidRPr="0019402D">
        <w:rPr>
          <w:rFonts w:hint="cs"/>
          <w:rtl/>
        </w:rPr>
        <w:t xml:space="preserve">מ"ש </w:t>
      </w:r>
      <w:r w:rsidR="00DA51A5" w:rsidRPr="0019402D">
        <w:rPr>
          <w:rtl/>
        </w:rPr>
        <w:t xml:space="preserve">ראשונים </w:t>
      </w:r>
      <w:r w:rsidR="00B86A01" w:rsidRPr="0019402D">
        <w:rPr>
          <w:rFonts w:hint="cs"/>
          <w:rtl/>
        </w:rPr>
        <w:t>התקיים אצלם ניסים ואנו לא,</w:t>
      </w:r>
      <w:bookmarkEnd w:id="449"/>
      <w:bookmarkEnd w:id="450"/>
      <w:r w:rsidR="00B86A01" w:rsidRPr="0019402D">
        <w:rPr>
          <w:rFonts w:hint="cs"/>
          <w:rtl/>
        </w:rPr>
        <w:t xml:space="preserve"> </w:t>
      </w:r>
    </w:p>
    <w:p w14:paraId="5196AB4E" w14:textId="77777777" w:rsidR="00A24328" w:rsidRDefault="0019402D" w:rsidP="009A59D1">
      <w:pPr>
        <w:pStyle w:val="38"/>
        <w:framePr w:wrap="notBeside"/>
        <w:rPr>
          <w:rtl/>
        </w:rPr>
      </w:pPr>
      <w:r w:rsidRPr="00660D7A">
        <w:rPr>
          <w:rFonts w:hint="cs"/>
          <w:rtl/>
        </w:rPr>
        <w:t>ר''פ</w:t>
      </w:r>
      <w:r w:rsidR="00A24328">
        <w:rPr>
          <w:rtl/>
        </w:rPr>
        <w:t>:</w:t>
      </w:r>
    </w:p>
    <w:p w14:paraId="062E68E9" w14:textId="2766FBCC" w:rsidR="00DA51A5" w:rsidRPr="00E34F28" w:rsidRDefault="00B86A01" w:rsidP="0019402D">
      <w:pPr>
        <w:pStyle w:val="afffff5"/>
        <w:spacing w:before="0" w:after="60"/>
        <w:rPr>
          <w:rtl/>
        </w:rPr>
      </w:pPr>
      <w:r w:rsidRPr="00FE3D07">
        <w:rPr>
          <w:rFonts w:hint="cs"/>
          <w:rtl/>
        </w:rPr>
        <w:t>אם משום</w:t>
      </w:r>
      <w:r w:rsidR="00291D7F">
        <w:rPr>
          <w:rFonts w:hint="cs"/>
          <w:rtl/>
        </w:rPr>
        <w:t xml:space="preserve"> </w:t>
      </w:r>
      <w:r w:rsidRPr="00FE3D07">
        <w:rPr>
          <w:rFonts w:hint="cs"/>
          <w:rtl/>
        </w:rPr>
        <w:t xml:space="preserve">שהיו </w:t>
      </w:r>
      <w:r w:rsidRPr="00F95182">
        <w:rPr>
          <w:rFonts w:hint="cs"/>
          <w:rtl/>
        </w:rPr>
        <w:t>שונים הא</w:t>
      </w:r>
      <w:r w:rsidR="00046971" w:rsidRPr="00F95182">
        <w:rPr>
          <w:rFonts w:hint="cs"/>
          <w:rtl/>
        </w:rPr>
        <w:t xml:space="preserve"> </w:t>
      </w:r>
      <w:r w:rsidR="00DA51A5" w:rsidRPr="00F95182">
        <w:rPr>
          <w:rtl/>
        </w:rPr>
        <w:t xml:space="preserve">בשני </w:t>
      </w:r>
      <w:r w:rsidR="00DA51A5" w:rsidRPr="00E34F28">
        <w:rPr>
          <w:rStyle w:val="afffff9"/>
          <w:rtl/>
        </w:rPr>
        <w:t>דרב יהודה</w:t>
      </w:r>
      <w:r w:rsidR="00DA51A5" w:rsidRPr="00F95182">
        <w:rPr>
          <w:rtl/>
        </w:rPr>
        <w:t xml:space="preserve"> כול</w:t>
      </w:r>
      <w:r w:rsidR="00DA51A5" w:rsidRPr="00F95182">
        <w:rPr>
          <w:rFonts w:hint="cs"/>
          <w:rtl/>
        </w:rPr>
        <w:t>ם שנו בנזיקין, ואנו שנינו ששה סדרים</w:t>
      </w:r>
      <w:r w:rsidRPr="00F95182">
        <w:rPr>
          <w:rFonts w:hint="cs"/>
          <w:rtl/>
        </w:rPr>
        <w:t>,</w:t>
      </w:r>
      <w:r w:rsidR="007E4E8C">
        <w:rPr>
          <w:rFonts w:hint="cs"/>
          <w:rtl/>
        </w:rPr>
        <w:t xml:space="preserve"> </w:t>
      </w:r>
      <w:r w:rsidR="00DA51A5" w:rsidRPr="00FE3D07">
        <w:rPr>
          <w:rFonts w:hint="cs"/>
          <w:rtl/>
        </w:rPr>
        <w:t xml:space="preserve">וכשהיה </w:t>
      </w:r>
      <w:r w:rsidR="00DA51A5" w:rsidRPr="00E34F28">
        <w:rPr>
          <w:rStyle w:val="afffff9"/>
          <w:rFonts w:hint="cs"/>
          <w:rtl/>
        </w:rPr>
        <w:t>ר</w:t>
      </w:r>
      <w:r w:rsidR="00DA51A5" w:rsidRPr="00E34F28">
        <w:rPr>
          <w:rStyle w:val="afffff9"/>
          <w:rtl/>
        </w:rPr>
        <w:t>"</w:t>
      </w:r>
      <w:r w:rsidR="00DA51A5" w:rsidRPr="00E34F28">
        <w:rPr>
          <w:rStyle w:val="afffff9"/>
          <w:rFonts w:hint="cs"/>
          <w:rtl/>
        </w:rPr>
        <w:t>י</w:t>
      </w:r>
      <w:r w:rsidR="00DA51A5" w:rsidRPr="00FE3D07">
        <w:rPr>
          <w:rFonts w:hint="cs"/>
          <w:rtl/>
        </w:rPr>
        <w:t xml:space="preserve"> מגיע לעוקצין ד</w:t>
      </w:r>
      <w:r w:rsidR="00DA51A5" w:rsidRPr="00FE3D07">
        <w:rPr>
          <w:rtl/>
        </w:rPr>
        <w:t>האשה שכובשת ירק בקדרה ואמרי לה זיתים שכבשן בטרפיהן טהורים</w:t>
      </w:r>
      <w:r w:rsidRPr="00FE3D07">
        <w:rPr>
          <w:rFonts w:hint="cs"/>
          <w:rtl/>
        </w:rPr>
        <w:t xml:space="preserve">, </w:t>
      </w:r>
      <w:r w:rsidR="00DA51A5" w:rsidRPr="00FE3D07">
        <w:rPr>
          <w:rtl/>
        </w:rPr>
        <w:t xml:space="preserve">אמר: </w:t>
      </w:r>
      <w:r w:rsidR="00DA51A5" w:rsidRPr="00F311DD">
        <w:rPr>
          <w:rtl/>
        </w:rPr>
        <w:t xml:space="preserve">הויות </w:t>
      </w:r>
      <w:r w:rsidR="00DA51A5" w:rsidRPr="00E34F28">
        <w:rPr>
          <w:rStyle w:val="afffff9"/>
          <w:rtl/>
        </w:rPr>
        <w:t xml:space="preserve">דרב ושמואל </w:t>
      </w:r>
      <w:r w:rsidR="00DA51A5" w:rsidRPr="00F311DD">
        <w:rPr>
          <w:rtl/>
        </w:rPr>
        <w:t>חזינא הכא, ואנ</w:t>
      </w:r>
      <w:r w:rsidR="00DA51A5" w:rsidRPr="00F311DD">
        <w:rPr>
          <w:rFonts w:hint="cs"/>
          <w:rtl/>
        </w:rPr>
        <w:t xml:space="preserve">ו שונים בעוקצין </w:t>
      </w:r>
      <w:r w:rsidR="0019402D">
        <w:rPr>
          <w:rFonts w:hint="cs"/>
          <w:rtl/>
        </w:rPr>
        <w:t xml:space="preserve">י''ג </w:t>
      </w:r>
      <w:r w:rsidR="00DA51A5" w:rsidRPr="00F311DD">
        <w:rPr>
          <w:rFonts w:hint="cs"/>
          <w:rtl/>
        </w:rPr>
        <w:t>פנים.</w:t>
      </w:r>
    </w:p>
    <w:p w14:paraId="777AFB39" w14:textId="77777777" w:rsidR="00A24328" w:rsidRDefault="00B86A01" w:rsidP="009A59D1">
      <w:pPr>
        <w:pStyle w:val="38"/>
        <w:framePr w:wrap="notBeside"/>
        <w:rPr>
          <w:rtl/>
        </w:rPr>
      </w:pPr>
      <w:r w:rsidRPr="00660D7A">
        <w:rPr>
          <w:rFonts w:hint="cs"/>
          <w:rtl/>
        </w:rPr>
        <w:t>ו</w:t>
      </w:r>
      <w:r w:rsidR="00DA51A5" w:rsidRPr="00660D7A">
        <w:rPr>
          <w:rFonts w:hint="cs"/>
          <w:rtl/>
        </w:rPr>
        <w:t>ר"י</w:t>
      </w:r>
      <w:r w:rsidR="00A24328">
        <w:rPr>
          <w:rtl/>
        </w:rPr>
        <w:t>:</w:t>
      </w:r>
    </w:p>
    <w:p w14:paraId="3D7B587C" w14:textId="1C36A595" w:rsidR="003A0A19" w:rsidRPr="000528DA" w:rsidRDefault="00DA51A5" w:rsidP="000528DA">
      <w:pPr>
        <w:rPr>
          <w:rtl/>
        </w:rPr>
      </w:pPr>
      <w:r w:rsidRPr="000528DA">
        <w:rPr>
          <w:rFonts w:hint="cs"/>
          <w:sz w:val="14"/>
          <w:rtl/>
        </w:rPr>
        <w:t>כשהוציא מנעל אחד</w:t>
      </w:r>
      <w:r w:rsidRPr="000528DA">
        <w:rPr>
          <w:sz w:val="14"/>
          <w:rtl/>
        </w:rPr>
        <w:t xml:space="preserve"> </w:t>
      </w:r>
      <w:r w:rsidRPr="000528DA">
        <w:rPr>
          <w:rFonts w:hint="cs"/>
          <w:sz w:val="14"/>
          <w:rtl/>
        </w:rPr>
        <w:t xml:space="preserve">בא מטר </w:t>
      </w:r>
      <w:r w:rsidRPr="000528DA">
        <w:rPr>
          <w:sz w:val="14"/>
          <w:rtl/>
        </w:rPr>
        <w:t>ואנ</w:t>
      </w:r>
      <w:r w:rsidRPr="000528DA">
        <w:rPr>
          <w:rFonts w:hint="cs"/>
          <w:sz w:val="14"/>
          <w:rtl/>
        </w:rPr>
        <w:t>ו מצערים נפשנו וצווחים ו</w:t>
      </w:r>
      <w:r w:rsidR="00B86A01" w:rsidRPr="000528DA">
        <w:rPr>
          <w:rFonts w:hint="cs"/>
          <w:sz w:val="14"/>
          <w:rtl/>
        </w:rPr>
        <w:t xml:space="preserve">אין המשגיח בנו, </w:t>
      </w:r>
    </w:p>
    <w:p w14:paraId="3FFE5C79" w14:textId="083208F5" w:rsidR="00DA51A5" w:rsidRPr="000528DA" w:rsidRDefault="00DA51A5" w:rsidP="0019402D">
      <w:pPr>
        <w:spacing w:after="60"/>
        <w:rPr>
          <w:rtl/>
        </w:rPr>
      </w:pPr>
      <w:bookmarkStart w:id="451" w:name="_Toc193635765"/>
      <w:bookmarkStart w:id="452" w:name="_Toc216184377"/>
      <w:r w:rsidRPr="00A10336">
        <w:rPr>
          <w:rStyle w:val="30"/>
          <w:rFonts w:hint="cs"/>
          <w:rtl/>
        </w:rPr>
        <w:t>דראשונים מסרו נפשם על קדושת ה</w:t>
      </w:r>
      <w:r w:rsidRPr="00A10336">
        <w:rPr>
          <w:rStyle w:val="30"/>
          <w:rtl/>
        </w:rPr>
        <w:t>'</w:t>
      </w:r>
      <w:bookmarkEnd w:id="451"/>
      <w:bookmarkEnd w:id="452"/>
      <w:r w:rsidRPr="000528DA">
        <w:rPr>
          <w:sz w:val="14"/>
          <w:rtl/>
        </w:rPr>
        <w:t>,</w:t>
      </w:r>
      <w:r w:rsidR="00B86A01" w:rsidRPr="000528DA">
        <w:rPr>
          <w:rFonts w:hint="cs"/>
          <w:sz w:val="14"/>
          <w:rtl/>
        </w:rPr>
        <w:t xml:space="preserve"> </w:t>
      </w:r>
      <w:r w:rsidRPr="00E34F28">
        <w:rPr>
          <w:rStyle w:val="afffff9"/>
          <w:rFonts w:hint="cs"/>
          <w:rtl/>
        </w:rPr>
        <w:t>ד</w:t>
      </w:r>
      <w:r w:rsidRPr="00E34F28">
        <w:rPr>
          <w:rStyle w:val="afffff9"/>
          <w:rtl/>
        </w:rPr>
        <w:t>ר</w:t>
      </w:r>
      <w:r w:rsidRPr="00E34F28">
        <w:rPr>
          <w:rStyle w:val="afffff9"/>
          <w:rFonts w:hint="cs"/>
          <w:rtl/>
        </w:rPr>
        <w:t>אב"א</w:t>
      </w:r>
      <w:r w:rsidRPr="000528DA">
        <w:rPr>
          <w:rFonts w:ascii="Fb Fontext" w:hAnsi="Fb Fontext"/>
          <w:sz w:val="14"/>
          <w:rtl/>
        </w:rPr>
        <w:t xml:space="preserve"> </w:t>
      </w:r>
      <w:r w:rsidRPr="000528DA">
        <w:rPr>
          <w:rFonts w:ascii="Fb Fontext" w:hAnsi="Fb Fontext" w:hint="cs"/>
          <w:sz w:val="14"/>
          <w:rtl/>
        </w:rPr>
        <w:t>ראה ל</w:t>
      </w:r>
      <w:r w:rsidRPr="000528DA">
        <w:rPr>
          <w:rFonts w:ascii="Fb Fontext" w:hAnsi="Fb Fontext"/>
          <w:sz w:val="14"/>
          <w:rtl/>
        </w:rPr>
        <w:t xml:space="preserve">כותית </w:t>
      </w:r>
      <w:r w:rsidRPr="000528DA">
        <w:rPr>
          <w:rFonts w:ascii="Fb Fontext" w:hAnsi="Fb Fontext" w:hint="cs"/>
          <w:sz w:val="14"/>
          <w:rtl/>
        </w:rPr>
        <w:t xml:space="preserve">שלובשת </w:t>
      </w:r>
      <w:r w:rsidRPr="000528DA">
        <w:rPr>
          <w:rFonts w:ascii="Fb Fontext" w:hAnsi="Fb Fontext"/>
          <w:sz w:val="14"/>
          <w:rtl/>
        </w:rPr>
        <w:t>כרבלתא בשוק,</w:t>
      </w:r>
      <w:r w:rsidR="00B86A01" w:rsidRPr="000528DA">
        <w:rPr>
          <w:rFonts w:hint="cs"/>
          <w:sz w:val="14"/>
          <w:rtl/>
        </w:rPr>
        <w:t xml:space="preserve"> </w:t>
      </w:r>
      <w:r w:rsidRPr="000528DA">
        <w:rPr>
          <w:sz w:val="14"/>
          <w:rtl/>
        </w:rPr>
        <w:t>סב</w:t>
      </w:r>
      <w:r w:rsidR="00B86A01" w:rsidRPr="000528DA">
        <w:rPr>
          <w:sz w:val="14"/>
          <w:rtl/>
        </w:rPr>
        <w:t xml:space="preserve">ר </w:t>
      </w:r>
      <w:r w:rsidR="00B86A01" w:rsidRPr="000528DA">
        <w:rPr>
          <w:rFonts w:hint="cs"/>
          <w:sz w:val="14"/>
          <w:rtl/>
        </w:rPr>
        <w:t>ש</w:t>
      </w:r>
      <w:r w:rsidRPr="000528DA">
        <w:rPr>
          <w:sz w:val="14"/>
          <w:rtl/>
        </w:rPr>
        <w:t xml:space="preserve">בת ישראל </w:t>
      </w:r>
      <w:r w:rsidRPr="000528DA">
        <w:rPr>
          <w:rFonts w:hint="cs"/>
          <w:sz w:val="14"/>
          <w:rtl/>
        </w:rPr>
        <w:t>ו</w:t>
      </w:r>
      <w:r w:rsidRPr="000528DA">
        <w:rPr>
          <w:sz w:val="14"/>
          <w:rtl/>
        </w:rPr>
        <w:t>קרע מ</w:t>
      </w:r>
      <w:r w:rsidRPr="000528DA">
        <w:rPr>
          <w:rFonts w:hint="cs"/>
          <w:sz w:val="14"/>
          <w:rtl/>
        </w:rPr>
        <w:t>מ</w:t>
      </w:r>
      <w:r w:rsidRPr="000528DA">
        <w:rPr>
          <w:sz w:val="14"/>
          <w:rtl/>
        </w:rPr>
        <w:t xml:space="preserve">נה. </w:t>
      </w:r>
      <w:r w:rsidRPr="000528DA">
        <w:rPr>
          <w:rFonts w:hint="cs"/>
          <w:sz w:val="14"/>
          <w:rtl/>
        </w:rPr>
        <w:t>וכשנתברר שכותית שמוה בד' מאות זוזים</w:t>
      </w:r>
      <w:r w:rsidRPr="000528DA">
        <w:rPr>
          <w:sz w:val="14"/>
          <w:rtl/>
        </w:rPr>
        <w:t>.</w:t>
      </w:r>
      <w:r w:rsidR="00B86A01" w:rsidRPr="000528DA">
        <w:rPr>
          <w:rFonts w:hint="cs"/>
          <w:sz w:val="14"/>
          <w:rtl/>
        </w:rPr>
        <w:t xml:space="preserve"> </w:t>
      </w:r>
      <w:r w:rsidRPr="00E34F28">
        <w:rPr>
          <w:rStyle w:val="afffff9"/>
          <w:rFonts w:hint="cs"/>
          <w:rtl/>
        </w:rPr>
        <w:t>וא</w:t>
      </w:r>
      <w:r w:rsidRPr="00E34F28">
        <w:rPr>
          <w:rStyle w:val="afffff9"/>
          <w:rtl/>
        </w:rPr>
        <w:t>"</w:t>
      </w:r>
      <w:r w:rsidRPr="00E34F28">
        <w:rPr>
          <w:rStyle w:val="afffff9"/>
          <w:rFonts w:hint="cs"/>
          <w:rtl/>
        </w:rPr>
        <w:t>ל</w:t>
      </w:r>
      <w:r w:rsidRPr="000528DA">
        <w:rPr>
          <w:rFonts w:hint="cs"/>
          <w:rtl/>
        </w:rPr>
        <w:t xml:space="preserve"> ששמה מתון </w:t>
      </w:r>
      <w:r w:rsidRPr="00E34F28">
        <w:rPr>
          <w:rStyle w:val="afffff9"/>
          <w:rFonts w:hint="cs"/>
          <w:rtl/>
        </w:rPr>
        <w:t>א</w:t>
      </w:r>
      <w:r w:rsidRPr="00E34F28">
        <w:rPr>
          <w:rStyle w:val="afffff9"/>
          <w:rtl/>
        </w:rPr>
        <w:t>"</w:t>
      </w:r>
      <w:r w:rsidRPr="00E34F28">
        <w:rPr>
          <w:rStyle w:val="afffff9"/>
          <w:rFonts w:hint="cs"/>
          <w:rtl/>
        </w:rPr>
        <w:t>ל</w:t>
      </w:r>
      <w:r w:rsidR="0083650A" w:rsidRPr="00E34F28">
        <w:rPr>
          <w:rStyle w:val="afffff9"/>
          <w:rFonts w:hint="cs"/>
          <w:rtl/>
        </w:rPr>
        <w:t>:</w:t>
      </w:r>
      <w:r w:rsidRPr="000528DA">
        <w:rPr>
          <w:rFonts w:hint="cs"/>
          <w:rtl/>
        </w:rPr>
        <w:t xml:space="preserve"> מתון מתון ת' זוז שווה</w:t>
      </w:r>
      <w:r w:rsidR="006918EF" w:rsidRPr="000528DA">
        <w:rPr>
          <w:rFonts w:hint="cs"/>
          <w:rtl/>
        </w:rPr>
        <w:t>.</w:t>
      </w:r>
    </w:p>
    <w:p w14:paraId="0531A7D3" w14:textId="77777777" w:rsidR="00A24328" w:rsidRDefault="00DA51A5" w:rsidP="009A59D1">
      <w:pPr>
        <w:pStyle w:val="38"/>
        <w:framePr w:wrap="notBeside"/>
        <w:rPr>
          <w:rtl/>
        </w:rPr>
      </w:pPr>
      <w:r w:rsidRPr="00660D7A">
        <w:rPr>
          <w:rFonts w:hint="cs"/>
          <w:rtl/>
        </w:rPr>
        <w:t>ר"ג</w:t>
      </w:r>
      <w:r w:rsidR="00A24328">
        <w:rPr>
          <w:rtl/>
        </w:rPr>
        <w:t>:</w:t>
      </w:r>
    </w:p>
    <w:p w14:paraId="1C2E561E" w14:textId="4404BF74" w:rsidR="00ED1712" w:rsidRPr="00E34F28" w:rsidRDefault="00DA51A5" w:rsidP="00F53B00">
      <w:pPr>
        <w:pStyle w:val="afffff5"/>
        <w:spacing w:before="0" w:after="60"/>
        <w:rPr>
          <w:rtl/>
        </w:rPr>
      </w:pPr>
      <w:bookmarkStart w:id="453" w:name="_Toc193635766"/>
      <w:bookmarkStart w:id="454" w:name="_Toc216184378"/>
      <w:r w:rsidRPr="00A10336">
        <w:rPr>
          <w:rStyle w:val="30"/>
          <w:rFonts w:hint="cs"/>
          <w:rtl/>
        </w:rPr>
        <w:t>ר</w:t>
      </w:r>
      <w:r w:rsidRPr="00A10336">
        <w:rPr>
          <w:rStyle w:val="30"/>
          <w:rtl/>
        </w:rPr>
        <w:t xml:space="preserve">גיל </w:t>
      </w:r>
      <w:r w:rsidRPr="00A10336">
        <w:rPr>
          <w:rStyle w:val="30"/>
          <w:rFonts w:hint="cs"/>
          <w:rtl/>
        </w:rPr>
        <w:t xml:space="preserve">לישב </w:t>
      </w:r>
      <w:r w:rsidRPr="00A10336">
        <w:rPr>
          <w:rStyle w:val="30"/>
          <w:rtl/>
        </w:rPr>
        <w:t>אשערי דטבילה,</w:t>
      </w:r>
      <w:bookmarkEnd w:id="453"/>
      <w:bookmarkEnd w:id="454"/>
      <w:r w:rsidRPr="00FE3D07">
        <w:rPr>
          <w:rtl/>
        </w:rPr>
        <w:t xml:space="preserve"> </w:t>
      </w:r>
      <w:r w:rsidRPr="00FE3D07">
        <w:rPr>
          <w:rFonts w:hint="cs"/>
          <w:rtl/>
        </w:rPr>
        <w:t>ואומר</w:t>
      </w:r>
      <w:r w:rsidR="00291D7F">
        <w:rPr>
          <w:rFonts w:hint="cs"/>
          <w:rtl/>
        </w:rPr>
        <w:t xml:space="preserve"> </w:t>
      </w:r>
      <w:r w:rsidR="009A2435">
        <w:rPr>
          <w:rtl/>
        </w:rPr>
        <w:t>כך טב</w:t>
      </w:r>
      <w:r w:rsidRPr="00FE3D07">
        <w:rPr>
          <w:rtl/>
        </w:rPr>
        <w:t xml:space="preserve">לו </w:t>
      </w:r>
      <w:r w:rsidR="009A2435">
        <w:rPr>
          <w:rFonts w:hint="cs"/>
          <w:rtl/>
        </w:rPr>
        <w:t>וכך</w:t>
      </w:r>
      <w:r w:rsidR="009A2435">
        <w:rPr>
          <w:rtl/>
        </w:rPr>
        <w:t xml:space="preserve"> ט</w:t>
      </w:r>
      <w:r w:rsidR="009A2435">
        <w:rPr>
          <w:rFonts w:hint="cs"/>
          <w:rtl/>
        </w:rPr>
        <w:t>ב</w:t>
      </w:r>
      <w:r w:rsidRPr="00FE3D07">
        <w:rPr>
          <w:rtl/>
        </w:rPr>
        <w:t>לו.</w:t>
      </w:r>
      <w:r w:rsidR="00B86A01" w:rsidRPr="00FE3D07">
        <w:rPr>
          <w:rFonts w:hint="cs"/>
          <w:rtl/>
        </w:rPr>
        <w:t xml:space="preserve"> </w:t>
      </w:r>
      <w:r w:rsidRPr="00FE3D07">
        <w:rPr>
          <w:rFonts w:hint="cs"/>
          <w:rtl/>
        </w:rPr>
        <w:t>ולא פחד מיצה</w:t>
      </w:r>
      <w:r w:rsidRPr="00FE3D07">
        <w:rPr>
          <w:rtl/>
        </w:rPr>
        <w:t>"</w:t>
      </w:r>
      <w:r w:rsidRPr="00FE3D07">
        <w:rPr>
          <w:rFonts w:hint="cs"/>
          <w:rtl/>
        </w:rPr>
        <w:t xml:space="preserve">ר </w:t>
      </w:r>
      <w:r w:rsidR="00B86A01" w:rsidRPr="00FE3D07">
        <w:rPr>
          <w:rFonts w:hint="cs"/>
          <w:rtl/>
        </w:rPr>
        <w:t xml:space="preserve">שדמו עליו </w:t>
      </w:r>
      <w:r w:rsidRPr="00FE3D07">
        <w:rPr>
          <w:rFonts w:hint="cs"/>
          <w:rtl/>
        </w:rPr>
        <w:t>כאווזים לבנים</w:t>
      </w:r>
      <w:r w:rsidRPr="00FE3D07">
        <w:rPr>
          <w:rtl/>
        </w:rPr>
        <w:t>,</w:t>
      </w:r>
      <w:r w:rsidR="00B86A01" w:rsidRPr="00FE3D07">
        <w:rPr>
          <w:rFonts w:hint="cs"/>
          <w:rtl/>
        </w:rPr>
        <w:t xml:space="preserve"> </w:t>
      </w:r>
    </w:p>
    <w:p w14:paraId="7578746C" w14:textId="77777777" w:rsidR="00A24328" w:rsidRDefault="00DA51A5" w:rsidP="009A59D1">
      <w:pPr>
        <w:pStyle w:val="38"/>
        <w:framePr w:wrap="notBeside"/>
        <w:rPr>
          <w:rtl/>
        </w:rPr>
      </w:pPr>
      <w:r w:rsidRPr="00660D7A">
        <w:rPr>
          <w:rtl/>
        </w:rPr>
        <w:t>רי"ו</w:t>
      </w:r>
      <w:r w:rsidR="00A24328">
        <w:rPr>
          <w:rtl/>
        </w:rPr>
        <w:t>:</w:t>
      </w:r>
    </w:p>
    <w:p w14:paraId="0EB07597" w14:textId="60CB61EC" w:rsidR="00F53B00" w:rsidRPr="00E34F28" w:rsidRDefault="00DA51A5" w:rsidP="00F53B00">
      <w:pPr>
        <w:pStyle w:val="afffff5"/>
        <w:spacing w:before="0"/>
        <w:rPr>
          <w:rtl/>
        </w:rPr>
      </w:pPr>
      <w:bookmarkStart w:id="455" w:name="_Toc193635767"/>
      <w:bookmarkStart w:id="456" w:name="_Toc216184379"/>
      <w:r w:rsidRPr="00A10336">
        <w:rPr>
          <w:rStyle w:val="30"/>
          <w:rFonts w:hint="cs"/>
          <w:rtl/>
        </w:rPr>
        <w:t>ר</w:t>
      </w:r>
      <w:r w:rsidRPr="00A10336">
        <w:rPr>
          <w:rStyle w:val="30"/>
          <w:rtl/>
        </w:rPr>
        <w:t xml:space="preserve">גיל </w:t>
      </w:r>
      <w:r w:rsidRPr="00A10336">
        <w:rPr>
          <w:rStyle w:val="30"/>
          <w:rFonts w:hint="cs"/>
          <w:rtl/>
        </w:rPr>
        <w:t xml:space="preserve">לישב </w:t>
      </w:r>
      <w:r w:rsidRPr="00A10336">
        <w:rPr>
          <w:rStyle w:val="30"/>
          <w:rtl/>
        </w:rPr>
        <w:t>אשערי דטבילה</w:t>
      </w:r>
      <w:bookmarkEnd w:id="455"/>
      <w:bookmarkEnd w:id="456"/>
      <w:r w:rsidRPr="00A10336">
        <w:rPr>
          <w:rStyle w:val="30"/>
          <w:rtl/>
        </w:rPr>
        <w:t xml:space="preserve"> </w:t>
      </w:r>
      <w:r w:rsidRPr="00FE3D07">
        <w:rPr>
          <w:rFonts w:hint="cs"/>
          <w:rtl/>
        </w:rPr>
        <w:t>דשכשיעלו ב</w:t>
      </w:r>
      <w:r w:rsidRPr="00FE3D07">
        <w:rPr>
          <w:rtl/>
        </w:rPr>
        <w:t xml:space="preserve">נות ישראל </w:t>
      </w:r>
      <w:r w:rsidRPr="00FE3D07">
        <w:rPr>
          <w:rFonts w:hint="cs"/>
          <w:rtl/>
        </w:rPr>
        <w:t xml:space="preserve">מן </w:t>
      </w:r>
      <w:r w:rsidRPr="00F95182">
        <w:rPr>
          <w:rFonts w:hint="cs"/>
          <w:rtl/>
        </w:rPr>
        <w:t xml:space="preserve">הטבילה </w:t>
      </w:r>
      <w:r w:rsidRPr="00F53B00">
        <w:rPr>
          <w:rFonts w:hint="cs"/>
          <w:rtl/>
        </w:rPr>
        <w:t>יסתכלו בי ויהא להם זרע נאה כמותי</w:t>
      </w:r>
      <w:r w:rsidRPr="00F53B00">
        <w:rPr>
          <w:rtl/>
        </w:rPr>
        <w:t>.</w:t>
      </w:r>
      <w:r w:rsidR="00B86A01" w:rsidRPr="00F95182">
        <w:rPr>
          <w:rFonts w:hint="cs"/>
          <w:rtl/>
        </w:rPr>
        <w:t xml:space="preserve"> </w:t>
      </w:r>
      <w:r w:rsidR="00B86A01" w:rsidRPr="00A10336">
        <w:rPr>
          <w:rStyle w:val="30"/>
          <w:rFonts w:hint="cs"/>
          <w:rtl/>
        </w:rPr>
        <w:t xml:space="preserve">ולא חשש </w:t>
      </w:r>
      <w:r w:rsidRPr="00A10336">
        <w:rPr>
          <w:rStyle w:val="30"/>
          <w:rFonts w:hint="cs"/>
          <w:rtl/>
        </w:rPr>
        <w:t xml:space="preserve">מעין הרע </w:t>
      </w:r>
    </w:p>
    <w:p w14:paraId="21CB0005" w14:textId="7381F3C0" w:rsidR="00A24328" w:rsidRDefault="00F53B00" w:rsidP="009A59D1">
      <w:pPr>
        <w:pStyle w:val="38"/>
        <w:framePr w:wrap="notBeside"/>
        <w:rPr>
          <w:rtl/>
        </w:rPr>
      </w:pPr>
      <w:r w:rsidRPr="00660D7A">
        <w:rPr>
          <w:rFonts w:hint="cs"/>
          <w:rtl/>
        </w:rPr>
        <w:t>א</w:t>
      </w:r>
      <w:r w:rsidR="00A24328">
        <w:rPr>
          <w:rFonts w:hint="cs"/>
          <w:rtl/>
        </w:rPr>
        <w:t>.</w:t>
      </w:r>
    </w:p>
    <w:p w14:paraId="6F66F58B" w14:textId="644BE8FB" w:rsidR="00F53B00" w:rsidRPr="00E34F28" w:rsidRDefault="00B86A01" w:rsidP="00F53B00">
      <w:pPr>
        <w:pStyle w:val="afffff5"/>
        <w:spacing w:before="0"/>
        <w:rPr>
          <w:rtl/>
        </w:rPr>
      </w:pPr>
      <w:r w:rsidRPr="00FE3D07">
        <w:rPr>
          <w:rFonts w:hint="cs"/>
          <w:rtl/>
        </w:rPr>
        <w:t xml:space="preserve">דמזרע יוסף בא </w:t>
      </w:r>
      <w:r w:rsidR="00DA51A5" w:rsidRPr="00FE3D07">
        <w:rPr>
          <w:rtl/>
        </w:rPr>
        <w:t xml:space="preserve">דלא שלטא </w:t>
      </w:r>
      <w:r w:rsidRPr="00FE3D07">
        <w:rPr>
          <w:rFonts w:hint="cs"/>
          <w:rtl/>
        </w:rPr>
        <w:t>בו עין הרע</w:t>
      </w:r>
      <w:r w:rsidR="00DA51A5" w:rsidRPr="00FE3D07">
        <w:rPr>
          <w:rFonts w:hint="cs"/>
          <w:rtl/>
        </w:rPr>
        <w:t xml:space="preserve"> </w:t>
      </w:r>
      <w:r w:rsidR="00DA51A5" w:rsidRPr="00FE3D07">
        <w:rPr>
          <w:rtl/>
        </w:rPr>
        <w:t>ד</w:t>
      </w:r>
      <w:r w:rsidR="00DA51A5" w:rsidRPr="00A4639B">
        <w:rPr>
          <w:rStyle w:val="ad"/>
          <w:rFonts w:hint="cs"/>
          <w:sz w:val="14"/>
          <w:rtl/>
        </w:rPr>
        <w:t>'</w:t>
      </w:r>
      <w:r w:rsidR="00DA51A5" w:rsidRPr="00A4639B">
        <w:rPr>
          <w:rStyle w:val="ad"/>
          <w:sz w:val="14"/>
          <w:rtl/>
        </w:rPr>
        <w:t>בן פורת יוסף בן פורת עלי עין</w:t>
      </w:r>
      <w:r w:rsidR="00DA51A5" w:rsidRPr="00A4639B">
        <w:rPr>
          <w:rStyle w:val="ad"/>
          <w:rFonts w:hint="cs"/>
          <w:sz w:val="14"/>
          <w:rtl/>
        </w:rPr>
        <w:t>'</w:t>
      </w:r>
      <w:r w:rsidR="00DA51A5" w:rsidRPr="00A4639B">
        <w:rPr>
          <w:rStyle w:val="ad"/>
          <w:sz w:val="14"/>
          <w:rtl/>
        </w:rPr>
        <w:t>,</w:t>
      </w:r>
      <w:r w:rsidR="00DA51A5" w:rsidRPr="00FE3D07">
        <w:rPr>
          <w:rtl/>
        </w:rPr>
        <w:t xml:space="preserve"> </w:t>
      </w:r>
      <w:r w:rsidRPr="00FE3D07">
        <w:rPr>
          <w:rFonts w:hint="cs"/>
          <w:rtl/>
        </w:rPr>
        <w:t xml:space="preserve">תקרי </w:t>
      </w:r>
      <w:r w:rsidR="00DA51A5" w:rsidRPr="00FE3D07">
        <w:rPr>
          <w:rtl/>
        </w:rPr>
        <w:t>עולי עין.</w:t>
      </w:r>
      <w:r w:rsidRPr="006D3CF8">
        <w:rPr>
          <w:rStyle w:val="afffffb"/>
          <w:rFonts w:hint="cs"/>
          <w:b w:val="0"/>
          <w:bCs w:val="0"/>
          <w:rtl/>
        </w:rPr>
        <w:t xml:space="preserve"> ב.</w:t>
      </w:r>
      <w:r w:rsidRPr="00FE3D07">
        <w:rPr>
          <w:rFonts w:hint="cs"/>
          <w:rtl/>
        </w:rPr>
        <w:t xml:space="preserve"> </w:t>
      </w:r>
      <w:r w:rsidR="00DA51A5" w:rsidRPr="00E34F28">
        <w:rPr>
          <w:rStyle w:val="afffff9"/>
          <w:rtl/>
        </w:rPr>
        <w:t>ר</w:t>
      </w:r>
      <w:r w:rsidR="00DA51A5" w:rsidRPr="00E34F28">
        <w:rPr>
          <w:rStyle w:val="afffff9"/>
          <w:rFonts w:hint="cs"/>
          <w:rtl/>
        </w:rPr>
        <w:t>יב"ח</w:t>
      </w:r>
      <w:r w:rsidR="00DA51A5" w:rsidRPr="00FE3D07">
        <w:rPr>
          <w:rtl/>
        </w:rPr>
        <w:t>:</w:t>
      </w:r>
      <w:r w:rsidR="00DA51A5" w:rsidRPr="00A4639B">
        <w:rPr>
          <w:rStyle w:val="ad"/>
          <w:sz w:val="14"/>
          <w:rtl/>
        </w:rPr>
        <w:t xml:space="preserve"> </w:t>
      </w:r>
      <w:r w:rsidR="00DA51A5" w:rsidRPr="00A4639B">
        <w:rPr>
          <w:rStyle w:val="ad"/>
          <w:rFonts w:hint="cs"/>
          <w:sz w:val="14"/>
          <w:rtl/>
        </w:rPr>
        <w:t>'</w:t>
      </w:r>
      <w:r w:rsidR="00DA51A5" w:rsidRPr="00A4639B">
        <w:rPr>
          <w:rStyle w:val="ad"/>
          <w:sz w:val="14"/>
          <w:rtl/>
        </w:rPr>
        <w:t>וידגו לרב בקרב הארץ</w:t>
      </w:r>
      <w:r w:rsidR="00DA51A5" w:rsidRPr="00A4639B">
        <w:rPr>
          <w:rStyle w:val="ad"/>
          <w:rFonts w:hint="cs"/>
          <w:sz w:val="14"/>
          <w:rtl/>
        </w:rPr>
        <w:t>'</w:t>
      </w:r>
      <w:r w:rsidR="00DA51A5" w:rsidRPr="00A4639B">
        <w:rPr>
          <w:rStyle w:val="ad"/>
          <w:sz w:val="14"/>
          <w:rtl/>
        </w:rPr>
        <w:t xml:space="preserve"> </w:t>
      </w:r>
      <w:r w:rsidRPr="00FE3D07">
        <w:rPr>
          <w:rFonts w:hint="cs"/>
          <w:rtl/>
        </w:rPr>
        <w:t>כ</w:t>
      </w:r>
      <w:r w:rsidR="00DA51A5" w:rsidRPr="00FE3D07">
        <w:rPr>
          <w:rtl/>
        </w:rPr>
        <w:t>דגים שבים מים מכסין עליהם ואין עין הרע שולטת בהם</w:t>
      </w:r>
      <w:r w:rsidR="00DA51A5" w:rsidRPr="00FE3D07">
        <w:rPr>
          <w:rFonts w:hint="cs"/>
          <w:rtl/>
        </w:rPr>
        <w:t>,</w:t>
      </w:r>
      <w:r w:rsidR="007E4E8C">
        <w:rPr>
          <w:rStyle w:val="afffffb"/>
          <w:rFonts w:hint="cs"/>
          <w:b w:val="0"/>
          <w:bCs w:val="0"/>
          <w:rtl/>
        </w:rPr>
        <w:t xml:space="preserve"> </w:t>
      </w:r>
    </w:p>
    <w:p w14:paraId="55C0524C" w14:textId="17956639" w:rsidR="00A24328" w:rsidRDefault="00B86A01" w:rsidP="009A59D1">
      <w:pPr>
        <w:pStyle w:val="38"/>
        <w:framePr w:wrap="notBeside"/>
        <w:rPr>
          <w:rtl/>
        </w:rPr>
      </w:pPr>
      <w:r w:rsidRPr="00660D7A">
        <w:rPr>
          <w:rFonts w:hint="cs"/>
          <w:rtl/>
        </w:rPr>
        <w:t>ג</w:t>
      </w:r>
      <w:r w:rsidR="00A24328">
        <w:rPr>
          <w:rFonts w:hint="cs"/>
          <w:rtl/>
        </w:rPr>
        <w:t>.</w:t>
      </w:r>
    </w:p>
    <w:p w14:paraId="38AA6D4E" w14:textId="03CC7565" w:rsidR="00DA51A5" w:rsidRPr="00E34F28" w:rsidRDefault="00DA51A5" w:rsidP="00F53B00">
      <w:pPr>
        <w:pStyle w:val="afffff5"/>
        <w:spacing w:before="0"/>
        <w:rPr>
          <w:rtl/>
        </w:rPr>
      </w:pPr>
      <w:r w:rsidRPr="00FE3D07">
        <w:rPr>
          <w:rtl/>
        </w:rPr>
        <w:t>עין שלא רצתה לזון ממה שאינו שלו אין עין הרע שולטת בו.</w:t>
      </w:r>
    </w:p>
    <w:p w14:paraId="7D3009D9" w14:textId="6C47EFDA" w:rsidR="0053759F" w:rsidRDefault="00683C59" w:rsidP="00F50A20">
      <w:pPr>
        <w:pStyle w:val="afffa"/>
        <w:rPr>
          <w:rtl/>
        </w:rPr>
      </w:pPr>
      <w:r>
        <w:rPr>
          <w:rFonts w:hint="cs"/>
          <w:rtl/>
        </w:rPr>
        <w:t>***</w:t>
      </w:r>
    </w:p>
    <w:p w14:paraId="1EC97B41" w14:textId="77777777" w:rsidR="0053759F" w:rsidRDefault="0053759F">
      <w:pPr>
        <w:bidi w:val="0"/>
        <w:spacing w:after="160" w:line="259" w:lineRule="auto"/>
        <w:jc w:val="left"/>
        <w:rPr>
          <w:rFonts w:ascii="MS Mincho" w:eastAsia="MS Mincho" w:hAnsi="MS Mincho" w:cs="BA TM • Vilna Extra-Bold"/>
          <w:color w:val="000000" w:themeColor="text1"/>
          <w:sz w:val="18"/>
          <w:rtl/>
        </w:rPr>
      </w:pPr>
      <w:r>
        <w:rPr>
          <w:rtl/>
        </w:rPr>
        <w:br w:type="page"/>
      </w:r>
    </w:p>
    <w:p>
      <w:pPr>
        <w:pStyle w:val="MishnaBatzad"/>
        <w:rPr>
          <w:ins w:id="20098" w:author="קלוד" w:date="2026-10-06T10:08:25Z"/>
        </w:rPr>
      </w:pPr>
      <w:ins w:id="20097" w:author="קלוד" w:date="2026-10-06T10:08:25Z">
        <w:r>
          <w:t xml:space="preserve">משנה ג</w:t>
        </w:r>
      </w:ins>
    </w:p>
    <w:p w14:paraId="1AC031E1" w14:textId="77777777" w:rsidR="00F64167" w:rsidRDefault="00DA51A5" w:rsidP="00F53B00">
      <w:pPr>
        <w:pStyle w:val="a3"/>
        <w:spacing w:before="120"/>
        <w:rPr>
          <w:rtl/>
        </w:rPr>
        <w:pPrChange w:id="90011" w:author="קלוד" w:date="2026-10-08T12:08:16Z">
          <w:pPr>
            <w:pStyle w:val="a3"/>
          </w:pPr>
        </w:pPrChange>
      </w:pPr>
      <w:r w:rsidRPr="007A7B3E">
        <w:rPr>
          <w:rStyle w:val="affffff0"/>
          <w:rFonts w:hint="cs"/>
          <w:rtl/>
        </w:rPr>
        <w:lastRenderedPageBreak/>
        <w:t>נשים ועבדים וקטנים</w:t>
      </w:r>
      <w:r w:rsidRPr="007F58B7">
        <w:rPr>
          <w:rFonts w:hint="cs"/>
          <w:rtl/>
        </w:rPr>
        <w:t xml:space="preserve"> </w:t>
      </w:r>
      <w:r w:rsidRPr="0031787F">
        <w:rPr>
          <w:rFonts w:hint="cs"/>
          <w:rtl/>
        </w:rPr>
        <w:t>פטורין מקר</w:t>
      </w:r>
      <w:r w:rsidRPr="0031787F">
        <w:rPr>
          <w:rtl/>
        </w:rPr>
        <w:t>"</w:t>
      </w:r>
      <w:r w:rsidRPr="0031787F">
        <w:rPr>
          <w:rFonts w:hint="cs"/>
          <w:rtl/>
        </w:rPr>
        <w:t>ש ותפ</w:t>
      </w:r>
      <w:r w:rsidRPr="00A4639B">
        <w:rPr>
          <w:rFonts w:hint="cs"/>
          <w:rtl/>
        </w:rPr>
        <w:t>ילין</w:t>
      </w:r>
      <w:r w:rsidR="00F53B00">
        <w:rPr>
          <w:rFonts w:hint="cs"/>
          <w:rtl/>
        </w:rPr>
        <w:t>,</w:t>
      </w:r>
      <w:r w:rsidRPr="00A4639B">
        <w:rPr>
          <w:rFonts w:hint="cs"/>
          <w:rtl/>
        </w:rPr>
        <w:t xml:space="preserve"> </w:t>
      </w:r>
    </w:p>
    <w:p w14:paraId="36F6B2BC" w14:textId="248B9AD9" w:rsidR="00046971" w:rsidRPr="00E34F28" w:rsidRDefault="00F53B00" w:rsidP="00F53B00">
      <w:pPr>
        <w:pStyle w:val="a3"/>
        <w:spacing w:after="60"/>
        <w:rPr>
          <w:rtl/>
        </w:rPr>
      </w:pPr>
      <w:r>
        <w:rPr>
          <w:rtl/>
        </w:rPr>
        <w:tab/>
      </w:r>
      <w:r>
        <w:rPr>
          <w:rtl/>
        </w:rPr>
        <w:tab/>
      </w:r>
      <w:r>
        <w:rPr>
          <w:rtl/>
        </w:rPr>
        <w:tab/>
      </w:r>
      <w:r>
        <w:rPr>
          <w:rtl/>
        </w:rPr>
        <w:tab/>
      </w:r>
      <w:r>
        <w:rPr>
          <w:rtl/>
        </w:rPr>
        <w:tab/>
      </w:r>
      <w:r>
        <w:rPr>
          <w:rtl/>
        </w:rPr>
        <w:tab/>
      </w:r>
      <w:r>
        <w:rPr>
          <w:rtl/>
        </w:rPr>
        <w:tab/>
      </w:r>
      <w:r>
        <w:rPr>
          <w:rtl/>
        </w:rPr>
        <w:tab/>
      </w:r>
      <w:r>
        <w:rPr>
          <w:rtl/>
        </w:rPr>
        <w:tab/>
      </w:r>
      <w:r>
        <w:rPr>
          <w:rtl/>
        </w:rPr>
        <w:tab/>
      </w:r>
      <w:r>
        <w:rPr>
          <w:rFonts w:hint="cs"/>
          <w:rtl/>
        </w:rPr>
        <w:t xml:space="preserve"> </w:t>
      </w:r>
      <w:r w:rsidR="00046971">
        <w:rPr>
          <w:rFonts w:hint="cs"/>
          <w:rtl/>
        </w:rPr>
        <w:t>ו</w:t>
      </w:r>
      <w:r w:rsidR="00DA51A5" w:rsidRPr="00A4639B">
        <w:rPr>
          <w:rFonts w:hint="cs"/>
          <w:rtl/>
        </w:rPr>
        <w:t>חייבין בתפילה מזוזה וברכה</w:t>
      </w:r>
      <w:r w:rsidR="00DA51A5" w:rsidRPr="00A4639B">
        <w:rPr>
          <w:rtl/>
        </w:rPr>
        <w:t>"</w:t>
      </w:r>
      <w:r w:rsidR="00DA51A5" w:rsidRPr="00A4639B">
        <w:rPr>
          <w:rFonts w:hint="cs"/>
          <w:rtl/>
        </w:rPr>
        <w:t>מ</w:t>
      </w:r>
      <w:r w:rsidR="00B86A01" w:rsidRPr="00A4639B">
        <w:rPr>
          <w:rFonts w:hint="cs"/>
          <w:rtl/>
        </w:rPr>
        <w:t xml:space="preserve"> מקר</w:t>
      </w:r>
      <w:r w:rsidR="00046971">
        <w:rPr>
          <w:rFonts w:hint="cs"/>
          <w:rtl/>
        </w:rPr>
        <w:t>"</w:t>
      </w:r>
      <w:r w:rsidR="00B86A01" w:rsidRPr="00A4639B">
        <w:rPr>
          <w:rFonts w:hint="cs"/>
          <w:rtl/>
        </w:rPr>
        <w:t xml:space="preserve">ש </w:t>
      </w:r>
    </w:p>
    <w:p w14:paraId="3133952A" w14:textId="77777777" w:rsidR="00046971" w:rsidRPr="00E34F28" w:rsidRDefault="00046971" w:rsidP="00EC0DC4">
      <w:pPr>
        <w:pStyle w:val="af2"/>
        <w:framePr w:wrap="around"/>
        <w:rPr>
          <w:rtl/>
        </w:rPr>
      </w:pPr>
      <w:r>
        <w:rPr>
          <w:rFonts w:hint="cs"/>
          <w:rtl/>
        </w:rPr>
        <w:t>כ:</w:t>
      </w:r>
    </w:p>
    <w:p w14:paraId="22EE2EF2" w14:textId="77777777" w:rsidR="00DA51A5" w:rsidRPr="000528DA" w:rsidRDefault="00046971" w:rsidP="000528DA">
      <w:pPr>
        <w:rPr>
          <w:rtl/>
        </w:rPr>
      </w:pPr>
      <w:r w:rsidRPr="00046971">
        <w:rPr>
          <w:rStyle w:val="a7"/>
          <w:rFonts w:hint="cs"/>
          <w:rtl/>
        </w:rPr>
        <w:t>פטורין</w:t>
      </w:r>
      <w:r>
        <w:rPr>
          <w:rStyle w:val="a7"/>
          <w:rFonts w:hint="cs"/>
          <w:rtl/>
        </w:rPr>
        <w:t xml:space="preserve"> </w:t>
      </w:r>
      <w:r>
        <w:rPr>
          <w:rStyle w:val="afffff9"/>
          <w:rFonts w:hint="cs"/>
          <w:rtl/>
          <w:rPrChange w:id="9099" w:author="מנוע אמוראים" w:date="2026-10-05T16:40:51Z">
            <w:rPr>
              <w:rStyle w:val="a7"/>
              <w:rFonts w:hint="cs"/>
              <w:rtl/>
            </w:rPr>
          </w:rPrChange>
        </w:rPr>
        <w:t xml:space="preserve">מקר"ש</w:t>
      </w:r>
      <w:r w:rsidRPr="00046971">
        <w:rPr>
          <w:rStyle w:val="a7"/>
          <w:rFonts w:hint="cs"/>
          <w:rtl/>
        </w:rPr>
        <w:t xml:space="preserve"> </w:t>
      </w:r>
      <w:r w:rsidR="00B86A01" w:rsidRPr="000528DA">
        <w:rPr>
          <w:rFonts w:hint="cs"/>
          <w:rtl/>
        </w:rPr>
        <w:t>אפי' שיש בה מלכות שמים</w:t>
      </w:r>
      <w:r w:rsidRPr="000528DA">
        <w:rPr>
          <w:rFonts w:hint="cs"/>
          <w:rtl/>
        </w:rPr>
        <w:t>- דמעשהז''ג</w:t>
      </w:r>
    </w:p>
    <w:p w14:paraId="268BC6B8" w14:textId="77777777" w:rsidR="00ED1712" w:rsidRPr="000528DA" w:rsidRDefault="00DA51A5" w:rsidP="000528DA">
      <w:pPr>
        <w:rPr>
          <w:rtl/>
        </w:rPr>
      </w:pPr>
      <w:r w:rsidRPr="00785691">
        <w:rPr>
          <w:rStyle w:val="a7"/>
          <w:rFonts w:hint="cs"/>
          <w:rtl/>
        </w:rPr>
        <w:t>מ</w:t>
      </w:r>
      <w:r w:rsidRPr="00785691">
        <w:rPr>
          <w:rStyle w:val="a7"/>
          <w:rtl/>
        </w:rPr>
        <w:t>תפלין</w:t>
      </w:r>
      <w:r w:rsidRPr="000528DA">
        <w:rPr>
          <w:rFonts w:hint="cs"/>
          <w:rtl/>
        </w:rPr>
        <w:t xml:space="preserve"> אפי</w:t>
      </w:r>
      <w:r w:rsidRPr="000528DA">
        <w:rPr>
          <w:rtl/>
        </w:rPr>
        <w:t>'</w:t>
      </w:r>
      <w:r w:rsidRPr="000528DA">
        <w:rPr>
          <w:rFonts w:hint="cs"/>
          <w:rtl/>
        </w:rPr>
        <w:t xml:space="preserve"> ד</w:t>
      </w:r>
      <w:r w:rsidR="00046971" w:rsidRPr="000528DA">
        <w:rPr>
          <w:rFonts w:hint="cs"/>
          <w:rtl/>
        </w:rPr>
        <w:t>הוק</w:t>
      </w:r>
      <w:r w:rsidRPr="000528DA">
        <w:rPr>
          <w:rtl/>
        </w:rPr>
        <w:t>ש למזוזה</w:t>
      </w:r>
      <w:r w:rsidR="00B86A01" w:rsidRPr="00A10336">
        <w:rPr>
          <w:rStyle w:val="30"/>
          <w:rFonts w:hint="cs"/>
          <w:rtl/>
        </w:rPr>
        <w:t xml:space="preserve"> </w:t>
      </w:r>
    </w:p>
    <w:p w14:paraId="5B533B49" w14:textId="4590EEFA" w:rsidR="00ED1712" w:rsidRPr="000528DA" w:rsidRDefault="00DA51A5" w:rsidP="0019402D">
      <w:pPr>
        <w:spacing w:after="60"/>
        <w:rPr>
          <w:rtl/>
        </w:rPr>
      </w:pPr>
      <w:r w:rsidRPr="00F311DD">
        <w:rPr>
          <w:rStyle w:val="a7"/>
          <w:rtl/>
        </w:rPr>
        <w:t xml:space="preserve">וחייבין בתפלה </w:t>
      </w:r>
      <w:r w:rsidRPr="000528DA">
        <w:rPr>
          <w:sz w:val="14"/>
          <w:rtl/>
        </w:rPr>
        <w:t>דרחמי נינהו.</w:t>
      </w:r>
      <w:r w:rsidRPr="000528DA">
        <w:rPr>
          <w:rFonts w:hint="cs"/>
          <w:sz w:val="14"/>
          <w:rtl/>
        </w:rPr>
        <w:t xml:space="preserve"> </w:t>
      </w:r>
      <w:r w:rsidRPr="000528DA">
        <w:rPr>
          <w:rStyle w:val="affffff6"/>
          <w:rFonts w:hint="cs"/>
          <w:spacing w:val="0"/>
          <w:rtl/>
        </w:rPr>
        <w:t>ולא מיקרי הז"ג אפי</w:t>
      </w:r>
      <w:r w:rsidRPr="000528DA">
        <w:rPr>
          <w:rStyle w:val="affffff6"/>
          <w:spacing w:val="0"/>
          <w:rtl/>
        </w:rPr>
        <w:t>'</w:t>
      </w:r>
      <w:r w:rsidRPr="000528DA">
        <w:rPr>
          <w:rStyle w:val="affffff6"/>
          <w:rFonts w:hint="cs"/>
          <w:spacing w:val="0"/>
          <w:rtl/>
        </w:rPr>
        <w:t xml:space="preserve"> דערב ובוקר וצהרים</w:t>
      </w:r>
      <w:r w:rsidRPr="000528DA">
        <w:rPr>
          <w:rStyle w:val="affffff6"/>
          <w:spacing w:val="0"/>
          <w:rtl/>
        </w:rPr>
        <w:t>.</w:t>
      </w:r>
      <w:r w:rsidR="00B86A01" w:rsidRPr="000528DA">
        <w:rPr>
          <w:rStyle w:val="affffff6"/>
          <w:rFonts w:hint="cs"/>
          <w:spacing w:val="0"/>
          <w:rtl/>
        </w:rPr>
        <w:t xml:space="preserve"> </w:t>
      </w:r>
    </w:p>
    <w:p w14:paraId="23165370" w14:textId="27A2B95B" w:rsidR="00DA51A5" w:rsidRPr="000528DA" w:rsidRDefault="00DA51A5" w:rsidP="000528DA">
      <w:pPr>
        <w:rPr>
          <w:rtl/>
        </w:rPr>
      </w:pPr>
      <w:r w:rsidRPr="00785691">
        <w:rPr>
          <w:rStyle w:val="a7"/>
          <w:rtl/>
        </w:rPr>
        <w:t>ובמזוזה</w:t>
      </w:r>
      <w:r w:rsidRPr="006D3CF8">
        <w:rPr>
          <w:rStyle w:val="afffffd"/>
          <w:b w:val="0"/>
          <w:rtl/>
        </w:rPr>
        <w:t xml:space="preserve"> </w:t>
      </w:r>
      <w:r w:rsidR="00B7171C">
        <w:rPr>
          <w:rFonts w:hint="cs"/>
          <w:sz w:val="14"/>
          <w:rtl/>
        </w:rPr>
        <w:t>אף</w:t>
      </w:r>
      <w:r w:rsidRPr="000528DA">
        <w:rPr>
          <w:rFonts w:hint="cs"/>
          <w:sz w:val="14"/>
          <w:rtl/>
        </w:rPr>
        <w:t xml:space="preserve"> </w:t>
      </w:r>
      <w:r w:rsidR="00ED1712" w:rsidRPr="000528DA">
        <w:rPr>
          <w:rFonts w:hint="cs"/>
          <w:sz w:val="14"/>
          <w:rtl/>
        </w:rPr>
        <w:t>שהוקש לת"ת</w:t>
      </w:r>
      <w:r w:rsidR="00B86A01" w:rsidRPr="000528DA">
        <w:rPr>
          <w:rFonts w:hint="cs"/>
          <w:sz w:val="14"/>
          <w:rtl/>
        </w:rPr>
        <w:t xml:space="preserve"> </w:t>
      </w:r>
      <w:r w:rsidRPr="00785691">
        <w:rPr>
          <w:rStyle w:val="a7"/>
          <w:rtl/>
        </w:rPr>
        <w:t>ובברכת המזון</w:t>
      </w:r>
      <w:r w:rsidRPr="000528DA">
        <w:rPr>
          <w:sz w:val="14"/>
          <w:rtl/>
        </w:rPr>
        <w:t xml:space="preserve"> </w:t>
      </w:r>
      <w:r w:rsidRPr="00B7171C">
        <w:rPr>
          <w:rStyle w:val="afffff9"/>
          <w:rFonts w:hint="cs"/>
          <w:rtl/>
        </w:rPr>
        <w:t>וקמ"ל</w:t>
      </w:r>
      <w:r w:rsidRPr="000528DA">
        <w:rPr>
          <w:rFonts w:hint="cs"/>
          <w:sz w:val="14"/>
          <w:rtl/>
        </w:rPr>
        <w:t xml:space="preserve"> </w:t>
      </w:r>
      <w:r w:rsidR="00B86A01" w:rsidRPr="000528DA">
        <w:rPr>
          <w:sz w:val="14"/>
          <w:rtl/>
        </w:rPr>
        <w:t>הואיל וכת</w:t>
      </w:r>
      <w:r w:rsidR="00B86A01" w:rsidRPr="000528DA">
        <w:rPr>
          <w:rFonts w:hint="cs"/>
          <w:sz w:val="14"/>
          <w:rtl/>
        </w:rPr>
        <w:t>ו</w:t>
      </w:r>
      <w:r w:rsidRPr="000528DA">
        <w:rPr>
          <w:sz w:val="14"/>
          <w:rtl/>
        </w:rPr>
        <w:t>ב</w:t>
      </w:r>
      <w:r w:rsidRPr="00F311DD">
        <w:rPr>
          <w:rStyle w:val="ad"/>
          <w:spacing w:val="-2"/>
          <w:sz w:val="14"/>
          <w:rtl/>
        </w:rPr>
        <w:t xml:space="preserve"> </w:t>
      </w:r>
      <w:r w:rsidRPr="00B7171C">
        <w:rPr>
          <w:rStyle w:val="ad"/>
          <w:rFonts w:hint="cs"/>
          <w:rtl/>
        </w:rPr>
        <w:t>'</w:t>
      </w:r>
      <w:r w:rsidRPr="00B7171C">
        <w:rPr>
          <w:rStyle w:val="ad"/>
          <w:rtl/>
        </w:rPr>
        <w:t>בתת ה' לכם בערב בשר לאכל ולחם בבקר לשבע</w:t>
      </w:r>
      <w:r w:rsidRPr="00B7171C">
        <w:rPr>
          <w:rStyle w:val="ad"/>
          <w:rFonts w:hint="cs"/>
          <w:rtl/>
        </w:rPr>
        <w:t>'</w:t>
      </w:r>
      <w:r w:rsidRPr="00B7171C">
        <w:rPr>
          <w:rStyle w:val="ad"/>
          <w:rtl/>
        </w:rPr>
        <w:t>,</w:t>
      </w:r>
      <w:r w:rsidRPr="000528DA">
        <w:rPr>
          <w:sz w:val="14"/>
          <w:rtl/>
        </w:rPr>
        <w:t xml:space="preserve"> כמ</w:t>
      </w:r>
      <w:r w:rsidRPr="000528DA">
        <w:rPr>
          <w:rFonts w:hint="cs"/>
          <w:sz w:val="14"/>
          <w:rtl/>
        </w:rPr>
        <w:t>"ע שהז"ג.</w:t>
      </w:r>
    </w:p>
    <w:p w14:paraId="2A8BA317" w14:textId="77777777" w:rsidR="003A0A19" w:rsidRPr="00E34F28" w:rsidRDefault="00DA51A5" w:rsidP="00682BF2">
      <w:pPr>
        <w:pStyle w:val="afffff5"/>
        <w:rPr>
          <w:rtl/>
        </w:rPr>
      </w:pPr>
      <w:bookmarkStart w:id="457" w:name="_Toc193635768"/>
      <w:bookmarkStart w:id="458" w:name="_Toc216184380"/>
      <w:r w:rsidRPr="00A10336">
        <w:rPr>
          <w:rStyle w:val="30"/>
          <w:rtl/>
        </w:rPr>
        <w:t xml:space="preserve">נשים חייבות </w:t>
      </w:r>
      <w:r w:rsidR="00B86A01" w:rsidRPr="00A10336">
        <w:rPr>
          <w:rStyle w:val="30"/>
          <w:rFonts w:hint="cs"/>
          <w:rtl/>
        </w:rPr>
        <w:t xml:space="preserve">מהתורה </w:t>
      </w:r>
      <w:r w:rsidRPr="00A10336">
        <w:rPr>
          <w:rStyle w:val="30"/>
          <w:rtl/>
        </w:rPr>
        <w:t>בקדוש היום</w:t>
      </w:r>
      <w:bookmarkEnd w:id="457"/>
      <w:bookmarkEnd w:id="458"/>
      <w:r w:rsidRPr="00724E73">
        <w:rPr>
          <w:rStyle w:val="afffffd"/>
          <w:rtl/>
        </w:rPr>
        <w:t>.</w:t>
      </w:r>
      <w:r w:rsidRPr="00FE3D07">
        <w:rPr>
          <w:rFonts w:ascii="Fb Fontext" w:hAnsi="Fb Fontext" w:hint="cs"/>
          <w:rtl/>
        </w:rPr>
        <w:t xml:space="preserve"> ואפי</w:t>
      </w:r>
      <w:r w:rsidRPr="00FE3D07">
        <w:rPr>
          <w:rFonts w:ascii="Fb Fontext" w:hAnsi="Fb Fontext"/>
          <w:rtl/>
        </w:rPr>
        <w:t>'</w:t>
      </w:r>
      <w:r w:rsidRPr="00FE3D07">
        <w:rPr>
          <w:rFonts w:ascii="Fb Fontext" w:hAnsi="Fb Fontext" w:hint="cs"/>
          <w:rtl/>
        </w:rPr>
        <w:t xml:space="preserve"> דמעשהז"ג פטורות</w:t>
      </w:r>
      <w:r w:rsidR="00B86A01" w:rsidRPr="006D3CF8">
        <w:rPr>
          <w:rStyle w:val="afffffb"/>
          <w:rFonts w:hint="cs"/>
          <w:b w:val="0"/>
          <w:bCs w:val="0"/>
          <w:rtl/>
        </w:rPr>
        <w:t xml:space="preserve"> </w:t>
      </w:r>
    </w:p>
    <w:p w14:paraId="0A67D9BF" w14:textId="289CD2B7" w:rsidR="00A24328" w:rsidRDefault="00DA51A5" w:rsidP="009A59D1">
      <w:pPr>
        <w:pStyle w:val="38"/>
        <w:framePr w:wrap="notBeside"/>
        <w:rPr>
          <w:rtl/>
        </w:rPr>
      </w:pPr>
      <w:r w:rsidRPr="00660D7A">
        <w:rPr>
          <w:rFonts w:hint="cs"/>
          <w:rtl/>
        </w:rPr>
        <w:t>א. אביי</w:t>
      </w:r>
      <w:r w:rsidR="009B14FE">
        <w:rPr>
          <w:rFonts w:hint="cs"/>
          <w:rtl/>
        </w:rPr>
        <w:t>:</w:t>
      </w:r>
    </w:p>
    <w:p w14:paraId="49FC740F" w14:textId="4E2206B3" w:rsidR="003A0A19" w:rsidRPr="000528DA" w:rsidRDefault="00DA51A5" w:rsidP="000528DA">
      <w:pPr>
        <w:rPr>
          <w:rtl/>
        </w:rPr>
      </w:pPr>
      <w:r w:rsidRPr="000528DA">
        <w:rPr>
          <w:rFonts w:hint="cs"/>
          <w:rtl/>
        </w:rPr>
        <w:t>דרבנן חייבות</w:t>
      </w:r>
      <w:r w:rsidRPr="006D3CF8">
        <w:rPr>
          <w:rStyle w:val="afffffb"/>
          <w:rFonts w:hint="cs"/>
          <w:b w:val="0"/>
          <w:bCs w:val="0"/>
          <w:rtl/>
        </w:rPr>
        <w:t xml:space="preserve"> </w:t>
      </w:r>
    </w:p>
    <w:p w14:paraId="597716D1" w14:textId="59EBC629" w:rsidR="00A24328" w:rsidRDefault="00DA51A5" w:rsidP="009A59D1">
      <w:pPr>
        <w:pStyle w:val="38"/>
        <w:framePr w:wrap="notBeside"/>
        <w:rPr>
          <w:rtl/>
        </w:rPr>
      </w:pPr>
      <w:r w:rsidRPr="00660D7A">
        <w:rPr>
          <w:rFonts w:hint="cs"/>
          <w:rtl/>
        </w:rPr>
        <w:t>ב. רבא</w:t>
      </w:r>
      <w:r w:rsidR="00A24328">
        <w:rPr>
          <w:rFonts w:hint="cs"/>
          <w:rtl/>
        </w:rPr>
        <w:t>:</w:t>
      </w:r>
    </w:p>
    <w:p w14:paraId="74FD40F5" w14:textId="4D192A42" w:rsidR="00DA51A5" w:rsidRPr="000528DA" w:rsidRDefault="00DA51A5" w:rsidP="00B7171C">
      <w:pPr>
        <w:spacing w:after="60"/>
        <w:rPr>
          <w:rtl/>
        </w:rPr>
      </w:pPr>
      <w:r w:rsidRPr="00A4639B">
        <w:rPr>
          <w:rStyle w:val="ad"/>
          <w:rFonts w:hint="cs"/>
          <w:sz w:val="14"/>
          <w:rtl/>
        </w:rPr>
        <w:t>'</w:t>
      </w:r>
      <w:r w:rsidRPr="00A4639B">
        <w:rPr>
          <w:rStyle w:val="ad"/>
          <w:sz w:val="14"/>
          <w:rtl/>
        </w:rPr>
        <w:t xml:space="preserve">זכור </w:t>
      </w:r>
      <w:r w:rsidRPr="00D826DC">
        <w:rPr>
          <w:rStyle w:val="ad"/>
          <w:sz w:val="14"/>
          <w:rtl/>
        </w:rPr>
        <w:t>ושמור</w:t>
      </w:r>
      <w:r w:rsidRPr="00D826DC">
        <w:rPr>
          <w:rStyle w:val="ad"/>
          <w:rFonts w:hint="cs"/>
          <w:sz w:val="14"/>
          <w:rtl/>
        </w:rPr>
        <w:t>'</w:t>
      </w:r>
      <w:r w:rsidRPr="00D826DC">
        <w:rPr>
          <w:rStyle w:val="ad"/>
          <w:sz w:val="14"/>
          <w:rtl/>
        </w:rPr>
        <w:t xml:space="preserve"> </w:t>
      </w:r>
      <w:r w:rsidRPr="000528DA">
        <w:rPr>
          <w:rtl/>
        </w:rPr>
        <w:t>- כל שישנו בשמירה ישנו בזכירה,</w:t>
      </w:r>
      <w:r w:rsidR="00B86A01" w:rsidRPr="000528DA">
        <w:rPr>
          <w:rFonts w:hint="cs"/>
          <w:rtl/>
        </w:rPr>
        <w:t xml:space="preserve"> </w:t>
      </w:r>
    </w:p>
    <w:p w14:paraId="09352661" w14:textId="5A130D68" w:rsidR="00F53B00" w:rsidRPr="000528DA" w:rsidRDefault="00DA51A5" w:rsidP="000528DA">
      <w:pPr>
        <w:rPr>
          <w:rtl/>
        </w:rPr>
      </w:pPr>
      <w:bookmarkStart w:id="459" w:name="_Toc193635769"/>
      <w:bookmarkStart w:id="460" w:name="_Toc216184381"/>
      <w:r w:rsidRPr="00A10336">
        <w:rPr>
          <w:rStyle w:val="30"/>
          <w:rtl/>
        </w:rPr>
        <w:t>נשים בברכת המזון</w:t>
      </w:r>
      <w:bookmarkEnd w:id="459"/>
      <w:bookmarkEnd w:id="460"/>
      <w:r w:rsidRPr="000528DA">
        <w:rPr>
          <w:rFonts w:ascii="Fb Fontext" w:hAnsi="Fb Fontext"/>
          <w:rtl/>
        </w:rPr>
        <w:t xml:space="preserve">, </w:t>
      </w:r>
      <w:r w:rsidRPr="00A10336">
        <w:rPr>
          <w:rStyle w:val="30"/>
          <w:rtl/>
        </w:rPr>
        <w:t>דאורייתא או דרבנן</w:t>
      </w:r>
      <w:r w:rsidRPr="000528DA">
        <w:rPr>
          <w:rFonts w:ascii="Fb Fontext" w:hAnsi="Fb Fontext"/>
          <w:rtl/>
        </w:rPr>
        <w:t>?</w:t>
      </w:r>
      <w:r w:rsidR="00F53B00" w:rsidRPr="000528DA">
        <w:rPr>
          <w:rFonts w:ascii="Fb Fontext" w:hAnsi="Fb Fontext" w:hint="cs"/>
          <w:rtl/>
        </w:rPr>
        <w:t xml:space="preserve"> </w:t>
      </w:r>
      <w:r w:rsidRPr="000528DA">
        <w:rPr>
          <w:rFonts w:ascii="Fb Fontext" w:hAnsi="Fb Fontext" w:hint="cs"/>
          <w:rtl/>
        </w:rPr>
        <w:t>נפק"מ</w:t>
      </w:r>
      <w:r w:rsidRPr="000528DA">
        <w:rPr>
          <w:rFonts w:ascii="Fb Fontext" w:hAnsi="Fb Fontext"/>
          <w:rtl/>
        </w:rPr>
        <w:t xml:space="preserve"> ל</w:t>
      </w:r>
      <w:r w:rsidRPr="000528DA">
        <w:rPr>
          <w:rFonts w:ascii="Fb Fontext" w:hAnsi="Fb Fontext" w:hint="cs"/>
          <w:rtl/>
        </w:rPr>
        <w:t>הוציא אחרים,</w:t>
      </w:r>
      <w:r w:rsidR="00291D7F" w:rsidRPr="000528DA">
        <w:rPr>
          <w:rFonts w:ascii="Fb Fontext" w:hAnsi="Fb Fontext" w:hint="cs"/>
          <w:rtl/>
        </w:rPr>
        <w:t xml:space="preserve"> </w:t>
      </w:r>
    </w:p>
    <w:p w14:paraId="1F80B168" w14:textId="77777777" w:rsidR="00A24328" w:rsidRDefault="00DA51A5" w:rsidP="009A59D1">
      <w:pPr>
        <w:pStyle w:val="38"/>
        <w:framePr w:wrap="notBeside"/>
        <w:rPr>
          <w:rtl/>
        </w:rPr>
      </w:pPr>
      <w:r w:rsidRPr="00660D7A">
        <w:rPr>
          <w:rFonts w:hint="cs"/>
          <w:rtl/>
        </w:rPr>
        <w:t>והך</w:t>
      </w:r>
      <w:r w:rsidR="00A24328">
        <w:rPr>
          <w:rtl/>
        </w:rPr>
        <w:t>:</w:t>
      </w:r>
    </w:p>
    <w:p w14:paraId="32B1EB38" w14:textId="48B33EE5" w:rsidR="003A0A19" w:rsidRPr="000528DA" w:rsidRDefault="00DA51A5" w:rsidP="000528DA">
      <w:pPr>
        <w:rPr>
          <w:rtl/>
        </w:rPr>
      </w:pPr>
      <w:r w:rsidRPr="000528DA">
        <w:rPr>
          <w:rFonts w:ascii="Fb Fontext" w:hAnsi="Fb Fontext" w:hint="cs"/>
          <w:rtl/>
        </w:rPr>
        <w:t>ד</w:t>
      </w:r>
      <w:r w:rsidRPr="000528DA">
        <w:rPr>
          <w:rtl/>
        </w:rPr>
        <w:t>בן מברך לאביו, ועבד לרבו, ואשה לבעלה.</w:t>
      </w:r>
      <w:r w:rsidRPr="000528DA">
        <w:rPr>
          <w:rFonts w:hint="cs"/>
          <w:rtl/>
        </w:rPr>
        <w:t xml:space="preserve"> </w:t>
      </w:r>
      <w:r w:rsidRPr="000528DA">
        <w:rPr>
          <w:rtl/>
        </w:rPr>
        <w:t xml:space="preserve">אבל תבא </w:t>
      </w:r>
      <w:r w:rsidR="00B86A01" w:rsidRPr="000528DA">
        <w:rPr>
          <w:rtl/>
        </w:rPr>
        <w:t>מארה</w:t>
      </w:r>
      <w:r w:rsidR="00F53B00" w:rsidRPr="000528DA">
        <w:rPr>
          <w:rFonts w:hint="cs"/>
          <w:rtl/>
        </w:rPr>
        <w:t xml:space="preserve"> </w:t>
      </w:r>
      <w:r w:rsidR="00B86A01" w:rsidRPr="000528DA">
        <w:rPr>
          <w:rtl/>
        </w:rPr>
        <w:t>לאדם שאשתו ובניו מברכין לו</w:t>
      </w:r>
      <w:r w:rsidR="003A0A19" w:rsidRPr="000528DA">
        <w:rPr>
          <w:rFonts w:hint="cs"/>
          <w:rtl/>
        </w:rPr>
        <w:t>,</w:t>
      </w:r>
      <w:r w:rsidR="00B86A01" w:rsidRPr="000528DA">
        <w:rPr>
          <w:rFonts w:hint="cs"/>
          <w:rtl/>
        </w:rPr>
        <w:t xml:space="preserve"> </w:t>
      </w:r>
    </w:p>
    <w:p w14:paraId="78EA859B" w14:textId="476C5B63" w:rsidR="00A24328" w:rsidRDefault="00F95182" w:rsidP="009A59D1">
      <w:pPr>
        <w:pStyle w:val="38"/>
        <w:framePr w:wrap="notBeside"/>
        <w:rPr>
          <w:rtl/>
        </w:rPr>
      </w:pPr>
      <w:r>
        <w:rPr>
          <w:rFonts w:hint="cs"/>
          <w:rtl/>
        </w:rPr>
        <w:t>-</w:t>
      </w:r>
    </w:p>
    <w:p w14:paraId="6E9992B1" w14:textId="2722B0EF" w:rsidR="00DA51A5" w:rsidRPr="000528DA" w:rsidRDefault="00F53B00" w:rsidP="000528DA">
      <w:pPr>
        <w:rPr>
          <w:rtl/>
        </w:rPr>
      </w:pPr>
      <w:r w:rsidRPr="000528DA">
        <w:rPr>
          <w:rFonts w:hint="cs"/>
          <w:rtl/>
        </w:rPr>
        <w:t>א</w:t>
      </w:r>
      <w:r w:rsidR="00DA51A5" w:rsidRPr="000528DA">
        <w:rPr>
          <w:rFonts w:hint="cs"/>
          <w:rtl/>
        </w:rPr>
        <w:t>פש</w:t>
      </w:r>
      <w:r w:rsidR="0067527B" w:rsidRPr="000528DA">
        <w:rPr>
          <w:rFonts w:hint="cs"/>
          <w:rtl/>
        </w:rPr>
        <w:t xml:space="preserve">ר דרבנן </w:t>
      </w:r>
      <w:r w:rsidR="0067527B" w:rsidRPr="000528DA">
        <w:rPr>
          <w:rFonts w:hint="cs"/>
          <w:sz w:val="14"/>
          <w:rtl/>
        </w:rPr>
        <w:t>קטן</w:t>
      </w:r>
      <w:r w:rsidR="0067527B" w:rsidRPr="000528DA">
        <w:rPr>
          <w:rFonts w:hint="cs"/>
          <w:rtl/>
        </w:rPr>
        <w:t xml:space="preserve"> ומיירי שאכל שיעור</w:t>
      </w:r>
      <w:r w:rsidR="00DA51A5" w:rsidRPr="000528DA">
        <w:rPr>
          <w:rFonts w:hint="cs"/>
          <w:rtl/>
        </w:rPr>
        <w:t xml:space="preserve"> דרבנן</w:t>
      </w:r>
      <w:r w:rsidR="003A0A19" w:rsidRPr="000528DA">
        <w:rPr>
          <w:rFonts w:hint="cs"/>
          <w:rtl/>
        </w:rPr>
        <w:t>,</w:t>
      </w:r>
      <w:r w:rsidR="00DA51A5" w:rsidRPr="000528DA">
        <w:rPr>
          <w:rFonts w:hint="cs"/>
          <w:rtl/>
        </w:rPr>
        <w:t xml:space="preserve"> ומפיק מדרבנן</w:t>
      </w:r>
      <w:r w:rsidR="003A0A19" w:rsidRPr="000528DA">
        <w:rPr>
          <w:rFonts w:hint="cs"/>
          <w:rtl/>
        </w:rPr>
        <w:t>.</w:t>
      </w:r>
    </w:p>
    <w:p w14:paraId="149D77DB" w14:textId="3F36005B" w:rsidR="003A0A19" w:rsidRPr="00E34F28" w:rsidRDefault="00F53B00" w:rsidP="00F53B00">
      <w:pPr>
        <w:pStyle w:val="afffffc"/>
        <w:rPr>
          <w:rtl/>
        </w:rPr>
      </w:pPr>
      <w:bookmarkStart w:id="461" w:name="_Toc193635770"/>
      <w:bookmarkStart w:id="462" w:name="_Toc216184382"/>
      <w:r>
        <w:rPr>
          <w:rFonts w:hint="cs"/>
          <w:rtl/>
        </w:rPr>
        <w:t xml:space="preserve">אמרו </w:t>
      </w:r>
      <w:r w:rsidR="00DA51A5" w:rsidRPr="00724E73">
        <w:rPr>
          <w:rtl/>
        </w:rPr>
        <w:t>מלאכי השרת לפני הקב"ה:</w:t>
      </w:r>
      <w:bookmarkEnd w:id="461"/>
      <w:bookmarkEnd w:id="462"/>
      <w:r w:rsidR="00DA51A5" w:rsidRPr="00FE3D07">
        <w:rPr>
          <w:rtl/>
        </w:rPr>
        <w:t xml:space="preserve"> </w:t>
      </w:r>
    </w:p>
    <w:p w14:paraId="780BC13B" w14:textId="77777777" w:rsidR="003A0A19" w:rsidRPr="000528DA" w:rsidRDefault="00A4639B" w:rsidP="000528DA">
      <w:pPr>
        <w:rPr>
          <w:rtl/>
        </w:rPr>
      </w:pPr>
      <w:r w:rsidRPr="000528DA">
        <w:rPr>
          <w:rFonts w:hint="cs"/>
          <w:rtl/>
        </w:rPr>
        <w:t>כתיב</w:t>
      </w:r>
      <w:r w:rsidR="00DA51A5" w:rsidRPr="00A4639B">
        <w:rPr>
          <w:rStyle w:val="ad"/>
          <w:sz w:val="14"/>
          <w:rtl/>
        </w:rPr>
        <w:t xml:space="preserve"> </w:t>
      </w:r>
      <w:r w:rsidR="00DA51A5" w:rsidRPr="00A4639B">
        <w:rPr>
          <w:rStyle w:val="ad"/>
          <w:rFonts w:hint="cs"/>
          <w:sz w:val="14"/>
          <w:rtl/>
        </w:rPr>
        <w:t>'</w:t>
      </w:r>
      <w:r w:rsidR="00DA51A5" w:rsidRPr="00A4639B">
        <w:rPr>
          <w:rStyle w:val="ad"/>
          <w:sz w:val="14"/>
          <w:rtl/>
        </w:rPr>
        <w:t>אשר לא ישא פנים ולא יקח שחד</w:t>
      </w:r>
      <w:r w:rsidR="00DA51A5" w:rsidRPr="00A4639B">
        <w:rPr>
          <w:rStyle w:val="ad"/>
          <w:rFonts w:hint="cs"/>
          <w:sz w:val="14"/>
          <w:rtl/>
        </w:rPr>
        <w:t>'</w:t>
      </w:r>
      <w:r w:rsidR="00DA51A5" w:rsidRPr="00A4639B">
        <w:rPr>
          <w:rStyle w:val="ad"/>
          <w:sz w:val="14"/>
          <w:rtl/>
        </w:rPr>
        <w:t>,</w:t>
      </w:r>
      <w:r w:rsidR="00DA51A5" w:rsidRPr="000528DA">
        <w:rPr>
          <w:rtl/>
        </w:rPr>
        <w:t xml:space="preserve"> </w:t>
      </w:r>
    </w:p>
    <w:p w14:paraId="7600E8DF" w14:textId="77777777" w:rsidR="003A0A19" w:rsidRPr="000528DA" w:rsidRDefault="00DA51A5" w:rsidP="000528DA">
      <w:pPr>
        <w:rPr>
          <w:rtl/>
        </w:rPr>
      </w:pPr>
      <w:r w:rsidRPr="000528DA">
        <w:rPr>
          <w:rtl/>
        </w:rPr>
        <w:t xml:space="preserve">והלא אתה נושא פנים לישראל, </w:t>
      </w:r>
      <w:r w:rsidRPr="00A4639B">
        <w:rPr>
          <w:rStyle w:val="ad"/>
          <w:sz w:val="14"/>
          <w:rtl/>
        </w:rPr>
        <w:t>ד</w:t>
      </w:r>
      <w:r w:rsidRPr="00A4639B">
        <w:rPr>
          <w:rStyle w:val="ad"/>
          <w:rFonts w:hint="cs"/>
          <w:sz w:val="14"/>
          <w:rtl/>
        </w:rPr>
        <w:t>'</w:t>
      </w:r>
      <w:r w:rsidRPr="00A4639B">
        <w:rPr>
          <w:rStyle w:val="ad"/>
          <w:sz w:val="14"/>
          <w:rtl/>
        </w:rPr>
        <w:t>ישא ה' פניו אליך</w:t>
      </w:r>
      <w:r w:rsidRPr="00A4639B">
        <w:rPr>
          <w:rStyle w:val="ad"/>
          <w:rFonts w:hint="cs"/>
          <w:sz w:val="14"/>
          <w:rtl/>
        </w:rPr>
        <w:t>'</w:t>
      </w:r>
      <w:r w:rsidRPr="00A4639B">
        <w:rPr>
          <w:rStyle w:val="ad"/>
          <w:sz w:val="14"/>
          <w:rtl/>
        </w:rPr>
        <w:t>.</w:t>
      </w:r>
      <w:r w:rsidRPr="000528DA">
        <w:rPr>
          <w:rFonts w:hint="cs"/>
          <w:rtl/>
        </w:rPr>
        <w:t xml:space="preserve"> </w:t>
      </w:r>
    </w:p>
    <w:p w14:paraId="25C34327" w14:textId="2B4B94B9" w:rsidR="00A24328" w:rsidRDefault="00DA51A5" w:rsidP="009A59D1">
      <w:pPr>
        <w:pStyle w:val="38"/>
        <w:framePr w:wrap="notBeside"/>
        <w:rPr>
          <w:rtl/>
        </w:rPr>
      </w:pPr>
      <w:r w:rsidRPr="00660D7A">
        <w:rPr>
          <w:rtl/>
        </w:rPr>
        <w:t>א</w:t>
      </w:r>
      <w:r w:rsidR="00A4639B" w:rsidRPr="00660D7A">
        <w:rPr>
          <w:rFonts w:hint="cs"/>
          <w:rtl/>
        </w:rPr>
        <w:t>"ל</w:t>
      </w:r>
      <w:r w:rsidR="00A24328">
        <w:rPr>
          <w:rtl/>
        </w:rPr>
        <w:t>:</w:t>
      </w:r>
    </w:p>
    <w:p w14:paraId="1BF29758" w14:textId="581481C5" w:rsidR="00DA51A5" w:rsidRPr="00E34F28" w:rsidRDefault="00DA51A5" w:rsidP="00F53B00">
      <w:pPr>
        <w:pStyle w:val="afffff5"/>
        <w:spacing w:before="0"/>
        <w:rPr>
          <w:rtl/>
        </w:rPr>
      </w:pPr>
      <w:r w:rsidRPr="00F95182">
        <w:rPr>
          <w:rtl/>
        </w:rPr>
        <w:t xml:space="preserve">וכי לא אשא פנים לישראל? שכתבתי להם בתורה: </w:t>
      </w:r>
      <w:r w:rsidRPr="00F95182">
        <w:rPr>
          <w:rStyle w:val="ad"/>
          <w:rFonts w:hint="cs"/>
          <w:rtl/>
        </w:rPr>
        <w:t>'</w:t>
      </w:r>
      <w:r w:rsidRPr="00F95182">
        <w:rPr>
          <w:rStyle w:val="ad"/>
          <w:rtl/>
        </w:rPr>
        <w:t>ואכלת ושבעת</w:t>
      </w:r>
      <w:r w:rsidRPr="00F95182">
        <w:rPr>
          <w:rtl/>
        </w:rPr>
        <w:t xml:space="preserve"> </w:t>
      </w:r>
      <w:r w:rsidRPr="00F53B00">
        <w:rPr>
          <w:rStyle w:val="ad"/>
          <w:rtl/>
        </w:rPr>
        <w:t>וברכת את ה' אלהיך</w:t>
      </w:r>
      <w:r w:rsidRPr="00F53B00">
        <w:rPr>
          <w:rStyle w:val="ad"/>
          <w:rFonts w:hint="cs"/>
          <w:rtl/>
        </w:rPr>
        <w:t>'</w:t>
      </w:r>
      <w:r w:rsidRPr="00F53B00">
        <w:rPr>
          <w:rStyle w:val="ad"/>
          <w:rtl/>
        </w:rPr>
        <w:t>,</w:t>
      </w:r>
      <w:r w:rsidRPr="00F95182">
        <w:rPr>
          <w:rtl/>
        </w:rPr>
        <w:t xml:space="preserve"> והם מדקדקים </w:t>
      </w:r>
      <w:r w:rsidR="00280386" w:rsidRPr="00F95182">
        <w:rPr>
          <w:rFonts w:hint="cs"/>
          <w:rtl/>
        </w:rPr>
        <w:t>ע"ע</w:t>
      </w:r>
      <w:r w:rsidRPr="00F95182">
        <w:rPr>
          <w:rtl/>
        </w:rPr>
        <w:t xml:space="preserve"> עד כזית ועד כביצה.</w:t>
      </w:r>
    </w:p>
    <w:p w14:paraId="44A4C6D6" w14:textId="4D900332" w:rsidR="00ED1712" w:rsidRPr="00E34F28" w:rsidRDefault="00683C59" w:rsidP="00F50A20">
      <w:pPr>
        <w:pStyle w:val="afffa"/>
        <w:rPr>
          <w:rtl/>
        </w:rPr>
      </w:pPr>
      <w:r>
        <w:rPr>
          <w:rFonts w:hint="cs"/>
          <w:rtl/>
        </w:rPr>
        <w:t>***</w:t>
      </w:r>
    </w:p>
    <w:p>
      <w:pPr>
        <w:pStyle w:val="MishnaBatzad"/>
        <w:rPr>
          <w:ins w:id="20100" w:author="קלוד" w:date="2026-10-06T10:08:25Z"/>
        </w:rPr>
      </w:pPr>
      <w:ins w:id="20099" w:author="קלוד" w:date="2026-10-06T10:08:25Z">
        <w:r>
          <w:t xml:space="preserve">משנה ד</w:t>
        </w:r>
      </w:ins>
    </w:p>
    <w:p w14:paraId="006CDE9B" w14:textId="77777777" w:rsidR="00785691" w:rsidRPr="00E34F28" w:rsidRDefault="00DA51A5" w:rsidP="001619FE">
      <w:pPr>
        <w:pStyle w:val="a3"/>
        <w:spacing w:before="120"/>
        <w:rPr>
          <w:rtl/>
        </w:rPr>
        <w:pPrChange w:id="90012" w:author="קלוד" w:date="2026-10-08T12:08:16Z">
          <w:pPr>
            <w:pStyle w:val="a3"/>
          </w:pPr>
        </w:pPrChange>
      </w:pPr>
      <w:r w:rsidRPr="007A7B3E">
        <w:rPr>
          <w:rStyle w:val="affffff0"/>
          <w:rFonts w:hint="cs"/>
          <w:rtl/>
        </w:rPr>
        <w:t>בעל קרי מהרהר בלבו</w:t>
      </w:r>
      <w:r w:rsidRPr="00A4639B">
        <w:rPr>
          <w:rFonts w:hint="cs"/>
          <w:rtl/>
        </w:rPr>
        <w:t xml:space="preserve"> ואינו מברך לפניה ולאחריה,</w:t>
      </w:r>
      <w:r w:rsidR="00A4639B">
        <w:rPr>
          <w:rFonts w:hint="cs"/>
          <w:rtl/>
        </w:rPr>
        <w:t xml:space="preserve"> </w:t>
      </w:r>
    </w:p>
    <w:p w14:paraId="23871A8A" w14:textId="7B7B6ACA" w:rsidR="00A4639B" w:rsidRPr="00E34F28" w:rsidRDefault="00DA51A5" w:rsidP="00F53B00">
      <w:pPr>
        <w:pStyle w:val="a3"/>
        <w:spacing w:after="60"/>
        <w:rPr>
          <w:rtl/>
        </w:rPr>
      </w:pPr>
      <w:r w:rsidRPr="00A10336">
        <w:rPr>
          <w:rStyle w:val="affffff0"/>
          <w:rFonts w:hint="cs"/>
          <w:rtl/>
        </w:rPr>
        <w:t>ועל המזון</w:t>
      </w:r>
      <w:r w:rsidRPr="00D826DC">
        <w:rPr>
          <w:rFonts w:hint="cs"/>
          <w:rtl/>
        </w:rPr>
        <w:t xml:space="preserve"> מברך לאחריו ו</w:t>
      </w:r>
      <w:r w:rsidR="00785691" w:rsidRPr="00D826DC">
        <w:rPr>
          <w:rFonts w:hint="cs"/>
          <w:rtl/>
        </w:rPr>
        <w:t>לא</w:t>
      </w:r>
      <w:r w:rsidRPr="00D826DC">
        <w:rPr>
          <w:rFonts w:hint="cs"/>
          <w:rtl/>
        </w:rPr>
        <w:t xml:space="preserve"> לפניו,</w:t>
      </w:r>
      <w:r w:rsidR="00F53B00" w:rsidRPr="00F53B00">
        <w:rPr>
          <w:rFonts w:hint="cs"/>
          <w:spacing w:val="0"/>
          <w:rtl/>
        </w:rPr>
        <w:t xml:space="preserve"> </w:t>
      </w:r>
      <w:r w:rsidRPr="00F53B00">
        <w:rPr>
          <w:rStyle w:val="affffff2"/>
          <w:rFonts w:hint="cs"/>
          <w:spacing w:val="0"/>
          <w:rtl/>
        </w:rPr>
        <w:t>ר</w:t>
      </w:r>
      <w:r w:rsidRPr="00F53B00">
        <w:rPr>
          <w:rStyle w:val="affffff2"/>
          <w:spacing w:val="0"/>
          <w:rtl/>
        </w:rPr>
        <w:t>"</w:t>
      </w:r>
      <w:r w:rsidRPr="00F53B00">
        <w:rPr>
          <w:rStyle w:val="affffff2"/>
          <w:rFonts w:hint="cs"/>
          <w:spacing w:val="0"/>
          <w:rtl/>
        </w:rPr>
        <w:t>י</w:t>
      </w:r>
      <w:r w:rsidR="00ED1712" w:rsidRPr="00F53B00">
        <w:rPr>
          <w:rStyle w:val="affffff2"/>
          <w:rFonts w:hint="cs"/>
          <w:spacing w:val="0"/>
          <w:rtl/>
        </w:rPr>
        <w:t>:</w:t>
      </w:r>
      <w:r w:rsidRPr="00F53B00">
        <w:rPr>
          <w:rFonts w:hint="cs"/>
          <w:spacing w:val="0"/>
          <w:rtl/>
        </w:rPr>
        <w:t xml:space="preserve"> </w:t>
      </w:r>
      <w:r w:rsidRPr="00F95182">
        <w:rPr>
          <w:rFonts w:hint="cs"/>
          <w:rtl/>
        </w:rPr>
        <w:t>מברך לפניהם ולאחריהם</w:t>
      </w:r>
    </w:p>
    <w:p w14:paraId="7E10FCB0" w14:textId="4B3DEBFA" w:rsidR="00A24328" w:rsidRDefault="00F53B00" w:rsidP="009A59D1">
      <w:pPr>
        <w:pStyle w:val="38"/>
        <w:framePr w:wrap="notBeside"/>
        <w:rPr>
          <w:rtl/>
        </w:rPr>
      </w:pPr>
      <w:r w:rsidRPr="00660D7A">
        <w:rPr>
          <w:rFonts w:hint="cs"/>
          <w:rtl/>
        </w:rPr>
        <w:t>ל</w:t>
      </w:r>
      <w:r w:rsidRPr="00660D7A">
        <w:rPr>
          <w:rtl/>
        </w:rPr>
        <w:t>רבינא</w:t>
      </w:r>
      <w:r w:rsidR="009B14FE">
        <w:rPr>
          <w:rFonts w:hint="cs"/>
          <w:rtl/>
        </w:rPr>
        <w:t>:</w:t>
      </w:r>
    </w:p>
    <w:p w14:paraId="53AADEDB" w14:textId="4EF3E7D0" w:rsidR="00F64167" w:rsidRDefault="00F53B00" w:rsidP="000528DA">
      <w:pPr>
        <w:rPr>
          <w:rtl/>
        </w:rPr>
      </w:pPr>
      <w:bookmarkStart w:id="463" w:name="_Toc193635771"/>
      <w:bookmarkStart w:id="464" w:name="_Toc216184383"/>
      <w:r w:rsidRPr="00A10336">
        <w:rPr>
          <w:rStyle w:val="30"/>
          <w:rFonts w:hint="cs"/>
          <w:rtl/>
        </w:rPr>
        <w:t>ה</w:t>
      </w:r>
      <w:r w:rsidR="0071749C" w:rsidRPr="00A10336">
        <w:rPr>
          <w:rStyle w:val="30"/>
          <w:rFonts w:hint="cs"/>
          <w:rtl/>
        </w:rPr>
        <w:t xml:space="preserve">רהור </w:t>
      </w:r>
      <w:r w:rsidR="00DA51A5" w:rsidRPr="00A10336">
        <w:rPr>
          <w:rStyle w:val="30"/>
          <w:rtl/>
        </w:rPr>
        <w:t>כדבור.</w:t>
      </w:r>
      <w:bookmarkEnd w:id="463"/>
      <w:bookmarkEnd w:id="464"/>
      <w:r w:rsidR="00DA51A5" w:rsidRPr="000528DA">
        <w:rPr>
          <w:rFonts w:ascii="Fb Fontext" w:hAnsi="Fb Fontext" w:hint="cs"/>
          <w:sz w:val="14"/>
          <w:rtl/>
        </w:rPr>
        <w:t xml:space="preserve"> דאי לאו שיוציא בשפתיו כבסיני</w:t>
      </w:r>
      <w:r w:rsidR="00A4639B" w:rsidRPr="00A10336">
        <w:rPr>
          <w:rStyle w:val="30"/>
          <w:rFonts w:hint="cs"/>
          <w:rtl/>
        </w:rPr>
        <w:t xml:space="preserve"> </w:t>
      </w:r>
    </w:p>
    <w:p w14:paraId="686AD742" w14:textId="15D0DC65" w:rsidR="00A24328" w:rsidRDefault="00DA51A5" w:rsidP="009A59D1">
      <w:pPr>
        <w:pStyle w:val="38"/>
        <w:framePr w:wrap="notBeside"/>
        <w:rPr>
          <w:rtl/>
        </w:rPr>
      </w:pPr>
      <w:r w:rsidRPr="00660D7A">
        <w:rPr>
          <w:rFonts w:hint="cs"/>
          <w:rtl/>
        </w:rPr>
        <w:t>ו</w:t>
      </w:r>
      <w:r w:rsidR="0071749C" w:rsidRPr="00660D7A">
        <w:rPr>
          <w:rFonts w:hint="cs"/>
          <w:rtl/>
        </w:rPr>
        <w:t>ל</w:t>
      </w:r>
      <w:r w:rsidRPr="00660D7A">
        <w:rPr>
          <w:rFonts w:hint="cs"/>
          <w:rtl/>
        </w:rPr>
        <w:t>ר"ח</w:t>
      </w:r>
      <w:r w:rsidR="009B14FE">
        <w:rPr>
          <w:rtl/>
        </w:rPr>
        <w:t>:</w:t>
      </w:r>
    </w:p>
    <w:p w14:paraId="77AFEE25" w14:textId="4B7BD36D" w:rsidR="003A0A19" w:rsidRPr="000528DA" w:rsidRDefault="00F53B00" w:rsidP="000528DA">
      <w:pPr>
        <w:rPr>
          <w:rtl/>
        </w:rPr>
      </w:pPr>
      <w:bookmarkStart w:id="465" w:name="_Toc193635772"/>
      <w:bookmarkStart w:id="466" w:name="_Toc216184384"/>
      <w:r w:rsidRPr="00A10336">
        <w:rPr>
          <w:rStyle w:val="30"/>
          <w:rFonts w:hint="cs"/>
          <w:rtl/>
        </w:rPr>
        <w:t>ל</w:t>
      </w:r>
      <w:r w:rsidR="003A0A19" w:rsidRPr="00A10336">
        <w:rPr>
          <w:rStyle w:val="30"/>
          <w:rtl/>
        </w:rPr>
        <w:t>או כדבור</w:t>
      </w:r>
      <w:r w:rsidR="00DA51A5" w:rsidRPr="00A10336">
        <w:rPr>
          <w:rStyle w:val="30"/>
          <w:rtl/>
        </w:rPr>
        <w:t>.</w:t>
      </w:r>
      <w:bookmarkEnd w:id="465"/>
      <w:bookmarkEnd w:id="466"/>
      <w:r w:rsidR="00DA51A5" w:rsidRPr="000528DA">
        <w:rPr>
          <w:rFonts w:ascii="Fb Fontext" w:hAnsi="Fb Fontext" w:hint="cs"/>
          <w:rtl/>
        </w:rPr>
        <w:t xml:space="preserve"> דאי כדבור </w:t>
      </w:r>
      <w:r w:rsidR="00DA51A5" w:rsidRPr="000528DA">
        <w:rPr>
          <w:rFonts w:ascii="Fb Fontext" w:hAnsi="Fb Fontext"/>
          <w:rtl/>
        </w:rPr>
        <w:t>יוציא בשפתיו!</w:t>
      </w:r>
      <w:r w:rsidR="00A4639B" w:rsidRPr="000528DA">
        <w:rPr>
          <w:rFonts w:ascii="Fb Fontext" w:hAnsi="Fb Fontext" w:hint="cs"/>
          <w:rtl/>
        </w:rPr>
        <w:t xml:space="preserve"> </w:t>
      </w:r>
    </w:p>
    <w:p w14:paraId="6DB0A10A" w14:textId="77777777" w:rsidR="00A24328" w:rsidRDefault="00DA51A5" w:rsidP="009A59D1">
      <w:pPr>
        <w:pStyle w:val="38"/>
        <w:framePr w:wrap="notBeside"/>
        <w:rPr>
          <w:rtl/>
        </w:rPr>
      </w:pPr>
      <w:r w:rsidRPr="00660D7A">
        <w:rPr>
          <w:rFonts w:hint="cs"/>
          <w:rtl/>
        </w:rPr>
        <w:t>והך</w:t>
      </w:r>
      <w:r w:rsidR="00A24328">
        <w:rPr>
          <w:rtl/>
        </w:rPr>
        <w:t>:</w:t>
      </w:r>
    </w:p>
    <w:p w14:paraId="1FFCE173" w14:textId="21199688" w:rsidR="00DA51A5" w:rsidRPr="000528DA" w:rsidRDefault="00DA51A5" w:rsidP="000528DA">
      <w:pPr>
        <w:rPr>
          <w:rtl/>
        </w:rPr>
      </w:pPr>
      <w:r w:rsidRPr="000528DA">
        <w:rPr>
          <w:rFonts w:ascii="Fb Fontext" w:hAnsi="Fb Fontext" w:hint="cs"/>
          <w:rtl/>
        </w:rPr>
        <w:t xml:space="preserve">דמהרהר </w:t>
      </w:r>
      <w:r w:rsidRPr="00E34F28">
        <w:rPr>
          <w:rStyle w:val="afffff9"/>
          <w:rFonts w:hint="cs"/>
          <w:rtl/>
        </w:rPr>
        <w:t>כר</w:t>
      </w:r>
      <w:r w:rsidRPr="00E34F28">
        <w:rPr>
          <w:rStyle w:val="afffff9"/>
          <w:rtl/>
        </w:rPr>
        <w:t>"</w:t>
      </w:r>
      <w:r w:rsidRPr="00E34F28">
        <w:rPr>
          <w:rStyle w:val="afffff9"/>
          <w:rFonts w:hint="cs"/>
          <w:rtl/>
        </w:rPr>
        <w:t>א</w:t>
      </w:r>
      <w:r w:rsidR="0015519F" w:rsidRPr="00E34F28">
        <w:rPr>
          <w:rStyle w:val="afffff9"/>
          <w:rFonts w:hint="cs"/>
          <w:rtl/>
        </w:rPr>
        <w:t>:</w:t>
      </w:r>
      <w:r w:rsidRPr="00E34F28">
        <w:rPr>
          <w:rStyle w:val="afffff9"/>
          <w:rFonts w:hint="cs"/>
          <w:rtl/>
        </w:rPr>
        <w:t xml:space="preserve"> </w:t>
      </w:r>
      <w:r w:rsidRPr="000528DA">
        <w:rPr>
          <w:rFonts w:ascii="Fb Fontext" w:hAnsi="Fb Fontext"/>
          <w:rtl/>
        </w:rPr>
        <w:t xml:space="preserve">שלא יהו כל </w:t>
      </w:r>
      <w:r w:rsidR="00F60337" w:rsidRPr="000528DA">
        <w:rPr>
          <w:rFonts w:ascii="Fb Fontext" w:hAnsi="Fb Fontext"/>
          <w:rtl/>
        </w:rPr>
        <w:t>העולם עוסקין בו</w:t>
      </w:r>
      <w:r w:rsidR="0015519F" w:rsidRPr="000528DA">
        <w:rPr>
          <w:rFonts w:ascii="Fb Fontext" w:hAnsi="Fb Fontext" w:hint="cs"/>
          <w:rtl/>
        </w:rPr>
        <w:t>,</w:t>
      </w:r>
      <w:r w:rsidR="00F60337" w:rsidRPr="000528DA">
        <w:rPr>
          <w:rFonts w:ascii="Fb Fontext" w:hAnsi="Fb Fontext"/>
          <w:rtl/>
        </w:rPr>
        <w:t xml:space="preserve"> והוא יושב ובטל</w:t>
      </w:r>
      <w:r w:rsidR="00F60337" w:rsidRPr="000528DA">
        <w:rPr>
          <w:rFonts w:ascii="Fb Fontext" w:hAnsi="Fb Fontext" w:hint="cs"/>
          <w:rtl/>
        </w:rPr>
        <w:t>,</w:t>
      </w:r>
      <w:r w:rsidR="00785691" w:rsidRPr="000528DA">
        <w:rPr>
          <w:rFonts w:hint="cs"/>
          <w:rtl/>
        </w:rPr>
        <w:t xml:space="preserve"> </w:t>
      </w:r>
      <w:r w:rsidR="00785691" w:rsidRPr="000528DA">
        <w:rPr>
          <w:rStyle w:val="affffff7"/>
          <w:rFonts w:hint="cs"/>
          <w:rtl/>
        </w:rPr>
        <w:t>[</w:t>
      </w:r>
      <w:r w:rsidRPr="000528DA">
        <w:rPr>
          <w:rStyle w:val="affffff7"/>
          <w:rFonts w:hint="cs"/>
          <w:rtl/>
        </w:rPr>
        <w:t>ולא בפרק אחר]</w:t>
      </w:r>
      <w:r w:rsidR="00F60337" w:rsidRPr="000528DA">
        <w:rPr>
          <w:rStyle w:val="affffff6"/>
          <w:rFonts w:hint="cs"/>
          <w:spacing w:val="0"/>
          <w:rtl/>
        </w:rPr>
        <w:t>.</w:t>
      </w:r>
      <w:r w:rsidR="003A0A19" w:rsidRPr="000528DA">
        <w:rPr>
          <w:rStyle w:val="affffff6"/>
          <w:rFonts w:hint="cs"/>
          <w:spacing w:val="0"/>
          <w:rtl/>
        </w:rPr>
        <w:t xml:space="preserve"> </w:t>
      </w:r>
    </w:p>
    <w:p w14:paraId="4361B22C" w14:textId="77777777" w:rsidR="00DA51A5" w:rsidRPr="00E34F28" w:rsidRDefault="00DA51A5" w:rsidP="00EC0DC4">
      <w:pPr>
        <w:pStyle w:val="af2"/>
        <w:framePr w:wrap="around"/>
        <w:rPr>
          <w:rtl/>
        </w:rPr>
      </w:pPr>
      <w:r w:rsidRPr="00A4639B">
        <w:rPr>
          <w:rtl/>
        </w:rPr>
        <w:t>כא</w:t>
      </w:r>
      <w:r w:rsidRPr="00A4639B">
        <w:rPr>
          <w:rFonts w:cs="FontbitDavid"/>
          <w:rtl/>
        </w:rPr>
        <w:t>.</w:t>
      </w:r>
    </w:p>
    <w:p w14:paraId="3C82E7BB" w14:textId="77777777" w:rsidR="00A24328" w:rsidRDefault="00DA51A5" w:rsidP="009A59D1">
      <w:pPr>
        <w:pStyle w:val="38"/>
        <w:framePr w:wrap="notBeside"/>
        <w:rPr>
          <w:rtl/>
        </w:rPr>
      </w:pPr>
      <w:r w:rsidRPr="00660D7A">
        <w:rPr>
          <w:rFonts w:hint="cs"/>
          <w:rtl/>
        </w:rPr>
        <w:t>ואפי</w:t>
      </w:r>
      <w:r w:rsidRPr="00660D7A">
        <w:rPr>
          <w:rtl/>
        </w:rPr>
        <w:t>'</w:t>
      </w:r>
      <w:r w:rsidR="00A24328">
        <w:rPr>
          <w:rtl/>
        </w:rPr>
        <w:t>:</w:t>
      </w:r>
    </w:p>
    <w:p w14:paraId="24328DBE" w14:textId="2C1F0155" w:rsidR="00F53B00" w:rsidRPr="000528DA" w:rsidRDefault="00DA51A5" w:rsidP="000528DA">
      <w:pPr>
        <w:rPr>
          <w:rtl/>
        </w:rPr>
      </w:pPr>
      <w:r w:rsidRPr="000528DA">
        <w:rPr>
          <w:rFonts w:hint="cs"/>
          <w:sz w:val="14"/>
          <w:rtl/>
        </w:rPr>
        <w:lastRenderedPageBreak/>
        <w:t>ד</w:t>
      </w:r>
      <w:r w:rsidRPr="000528DA">
        <w:rPr>
          <w:sz w:val="14"/>
          <w:rtl/>
        </w:rPr>
        <w:t xml:space="preserve">תפלה דבר שהצבור עסוקין בו, </w:t>
      </w:r>
      <w:r w:rsidR="00F60337" w:rsidRPr="000528DA">
        <w:rPr>
          <w:rFonts w:hint="cs"/>
          <w:sz w:val="14"/>
          <w:rtl/>
        </w:rPr>
        <w:t>ובנזכר שהוא בעל קרי אמרי' שלא יפסיק</w:t>
      </w:r>
      <w:r w:rsidR="0015519F" w:rsidRPr="000528DA">
        <w:rPr>
          <w:rFonts w:hint="cs"/>
          <w:sz w:val="14"/>
          <w:rtl/>
        </w:rPr>
        <w:t>,</w:t>
      </w:r>
      <w:r w:rsidR="00F60337" w:rsidRPr="000528DA">
        <w:rPr>
          <w:rFonts w:hint="cs"/>
          <w:sz w:val="14"/>
          <w:rtl/>
        </w:rPr>
        <w:t xml:space="preserve"> אלא יקצר</w:t>
      </w:r>
      <w:r w:rsidR="0015519F" w:rsidRPr="000528DA">
        <w:rPr>
          <w:rFonts w:hint="cs"/>
          <w:sz w:val="14"/>
          <w:rtl/>
        </w:rPr>
        <w:t>,</w:t>
      </w:r>
      <w:r w:rsidR="00F60337" w:rsidRPr="000528DA">
        <w:rPr>
          <w:rFonts w:hint="cs"/>
          <w:sz w:val="14"/>
          <w:rtl/>
        </w:rPr>
        <w:t xml:space="preserve"> </w:t>
      </w:r>
    </w:p>
    <w:p w14:paraId="08DA91D7" w14:textId="77777777" w:rsidR="00A24328" w:rsidRDefault="00F53B00" w:rsidP="009A59D1">
      <w:pPr>
        <w:pStyle w:val="38"/>
        <w:framePr w:wrap="notBeside"/>
        <w:rPr>
          <w:rtl/>
        </w:rPr>
      </w:pPr>
      <w:r w:rsidRPr="00660D7A">
        <w:rPr>
          <w:rFonts w:hint="cs"/>
          <w:rtl/>
        </w:rPr>
        <w:t xml:space="preserve">- </w:t>
      </w:r>
      <w:r w:rsidR="00F60337" w:rsidRPr="00660D7A">
        <w:rPr>
          <w:rFonts w:hint="cs"/>
          <w:rtl/>
        </w:rPr>
        <w:t>דווקא</w:t>
      </w:r>
      <w:r w:rsidR="00A24328">
        <w:rPr>
          <w:rtl/>
        </w:rPr>
        <w:t>:</w:t>
      </w:r>
    </w:p>
    <w:p w14:paraId="15FD2112" w14:textId="0500C036" w:rsidR="00F45720" w:rsidRPr="000528DA" w:rsidRDefault="00F60337" w:rsidP="000528DA">
      <w:pPr>
        <w:rPr>
          <w:rtl/>
        </w:rPr>
      </w:pPr>
      <w:r w:rsidRPr="000528DA">
        <w:rPr>
          <w:rFonts w:hint="cs"/>
          <w:sz w:val="14"/>
          <w:rtl/>
        </w:rPr>
        <w:t xml:space="preserve">בהתחיל דתפילה </w:t>
      </w:r>
      <w:r w:rsidR="00DA51A5" w:rsidRPr="000528DA">
        <w:rPr>
          <w:rtl/>
        </w:rPr>
        <w:t>ד</w:t>
      </w:r>
      <w:r w:rsidR="00DA51A5" w:rsidRPr="000528DA">
        <w:rPr>
          <w:rFonts w:hint="cs"/>
          <w:rtl/>
        </w:rPr>
        <w:t>דרבנן</w:t>
      </w:r>
      <w:r w:rsidR="0015519F" w:rsidRPr="000528DA">
        <w:rPr>
          <w:rFonts w:hint="cs"/>
          <w:rtl/>
        </w:rPr>
        <w:t>,</w:t>
      </w:r>
      <w:r w:rsidR="00DA51A5" w:rsidRPr="000528DA">
        <w:rPr>
          <w:rFonts w:hint="cs"/>
          <w:rtl/>
        </w:rPr>
        <w:t xml:space="preserve"> משא</w:t>
      </w:r>
      <w:r w:rsidR="00DA51A5" w:rsidRPr="000528DA">
        <w:rPr>
          <w:rtl/>
        </w:rPr>
        <w:t>"</w:t>
      </w:r>
      <w:r>
        <w:rPr>
          <w:rFonts w:hint="cs"/>
          <w:rtl/>
        </w:rPr>
        <w:t xml:space="preserve">כ </w:t>
      </w:r>
      <w:r>
        <w:rPr>
          <w:rStyle w:val="afffff9"/>
          <w:rFonts w:hint="cs"/>
          <w:rtl/>
          <w:rPrChange w:id="9100" w:author="מנוע אמוראים" w:date="2026-10-05T16:40:51Z">
            <w:rPr>
              <w:rFonts w:hint="cs"/>
              <w:rtl/>
            </w:rPr>
          </w:rPrChange>
        </w:rPr>
        <w:t xml:space="preserve">קר</w:t>
      </w:r>
      <w:r>
        <w:rPr>
          <w:rStyle w:val="afffff9"/>
          <w:rtl/>
          <w:rPrChange w:id="9101" w:author="מנוע אמוראים" w:date="2026-10-05T16:40:51Z">
            <w:rPr>
              <w:rtl/>
            </w:rPr>
          </w:rPrChange>
        </w:rPr>
        <w:t xml:space="preserve">"</w:t>
      </w:r>
      <w:r>
        <w:rPr>
          <w:rStyle w:val="afffff9"/>
          <w:rFonts w:hint="cs"/>
          <w:rtl/>
          <w:rPrChange w:id="9102" w:author="מנוע אמוראים" w:date="2026-10-05T16:40:51Z">
            <w:rPr>
              <w:rFonts w:hint="cs"/>
              <w:rtl/>
            </w:rPr>
          </w:rPrChange>
        </w:rPr>
        <w:t xml:space="preserve">ש</w:t>
      </w:r>
      <w:r>
        <w:rPr>
          <w:rFonts w:hint="cs"/>
          <w:rtl/>
        </w:rPr>
        <w:t xml:space="preserve"> </w:t>
      </w:r>
      <w:r>
        <w:rPr>
          <w:rStyle w:val="afffff9"/>
          <w:rFonts w:hint="cs"/>
          <w:rtl/>
          <w:rPrChange w:id="9103" w:author="מנוע אמוראים" w:date="2026-10-05T16:40:51Z">
            <w:rPr>
              <w:rFonts w:hint="cs"/>
              <w:rtl/>
            </w:rPr>
          </w:rPrChange>
        </w:rPr>
        <w:t xml:space="preserve">וברכהמ"</w:t>
      </w:r>
      <w:r>
        <w:rPr>
          <w:rStyle w:val="afffff9"/>
          <w:rFonts w:hint="cs"/>
          <w:rtl/>
          <w:rPrChange w:id="9104" w:author="מנוע אמוראים" w:date="2026-10-05T16:40:51Z">
            <w:rPr>
              <w:rFonts w:hint="cs"/>
              <w:rtl/>
            </w:rPr>
          </w:rPrChange>
        </w:rPr>
        <w:t xml:space="preserve">ז</w:t>
      </w:r>
      <w:r>
        <w:rPr>
          <w:rFonts w:hint="cs"/>
          <w:rtl/>
        </w:rPr>
        <w:t xml:space="preserve"> דאורייתא.</w:t>
      </w:r>
    </w:p>
    <w:p w14:paraId="2AEA7646" w14:textId="77777777" w:rsidR="00046971" w:rsidRPr="00E34F28" w:rsidRDefault="00046971" w:rsidP="000F6DD4">
      <w:pPr>
        <w:pStyle w:val="afffffc"/>
        <w:rPr>
          <w:rtl/>
        </w:rPr>
      </w:pPr>
      <w:bookmarkStart w:id="467" w:name="_Toc193635773"/>
      <w:bookmarkStart w:id="468" w:name="_Toc216184385"/>
      <w:r w:rsidRPr="006D3CF8">
        <w:rPr>
          <w:rFonts w:hint="cs"/>
          <w:rtl/>
        </w:rPr>
        <w:t>ברכה''מ וברכה''ת מהתורה</w:t>
      </w:r>
      <w:r w:rsidR="0015519F">
        <w:rPr>
          <w:rFonts w:hint="cs"/>
          <w:rtl/>
        </w:rPr>
        <w:t>.</w:t>
      </w:r>
      <w:bookmarkEnd w:id="467"/>
      <w:bookmarkEnd w:id="468"/>
      <w:r w:rsidRPr="006D3CF8">
        <w:rPr>
          <w:rFonts w:hint="cs"/>
          <w:rtl/>
        </w:rPr>
        <w:t xml:space="preserve"> </w:t>
      </w:r>
    </w:p>
    <w:p w14:paraId="7FC820E2" w14:textId="4F99870F" w:rsidR="00785691" w:rsidRPr="000528DA" w:rsidRDefault="00F60337" w:rsidP="000528DA">
      <w:pPr>
        <w:rPr>
          <w:rtl/>
        </w:rPr>
      </w:pPr>
      <w:bookmarkStart w:id="469" w:name="_Toc193635774"/>
      <w:bookmarkStart w:id="470" w:name="_Toc216184386"/>
      <w:r>
        <w:rPr>
          <w:rStyle w:val="afffff9"/>
          <w:rFonts w:hint="cs"/>
          <w:rtl/>
          <w:rPrChange w:id="9105" w:author="מנוע אמוראים" w:date="2026-10-05T16:40:51Z">
            <w:rPr>
              <w:rStyle w:val="30"/>
              <w:rFonts w:hint="cs"/>
              <w:rtl/>
            </w:rPr>
          </w:rPrChange>
        </w:rPr>
        <w:t xml:space="preserve">ברכה</w:t>
      </w:r>
      <w:r>
        <w:rPr>
          <w:rStyle w:val="afffff9"/>
          <w:rtl/>
          <w:rPrChange w:id="9106" w:author="מנוע אמוראים" w:date="2026-10-05T16:40:51Z">
            <w:rPr>
              <w:rStyle w:val="30"/>
              <w:rtl/>
            </w:rPr>
          </w:rPrChange>
        </w:rPr>
        <w:t xml:space="preserve">"</w:t>
      </w:r>
      <w:r>
        <w:rPr>
          <w:rStyle w:val="afffff9"/>
          <w:rFonts w:hint="cs"/>
          <w:rtl/>
          <w:rPrChange w:id="9107" w:author="מנוע אמוראים" w:date="2026-10-05T16:40:51Z">
            <w:rPr>
              <w:rStyle w:val="30"/>
              <w:rFonts w:hint="cs"/>
              <w:rtl/>
            </w:rPr>
          </w:rPrChange>
        </w:rPr>
        <w:t xml:space="preserve">מ</w:t>
      </w:r>
      <w:r w:rsidR="00DA51A5" w:rsidRPr="00A10336">
        <w:rPr>
          <w:rStyle w:val="30"/>
          <w:rtl/>
        </w:rPr>
        <w:t xml:space="preserve"> לאחריה</w:t>
      </w:r>
      <w:bookmarkEnd w:id="469"/>
      <w:bookmarkEnd w:id="470"/>
      <w:r w:rsidR="00DA51A5" w:rsidRPr="000528DA">
        <w:rPr>
          <w:rtl/>
        </w:rPr>
        <w:t xml:space="preserve"> </w:t>
      </w:r>
      <w:r w:rsidR="007E4E8C">
        <w:rPr>
          <w:rStyle w:val="afffff9"/>
          <w:rtl/>
        </w:rPr>
        <w:ptab w:relativeTo="margin" w:alignment="right" w:leader="none"/>
      </w:r>
      <w:r w:rsidR="00DA51A5" w:rsidRPr="000528DA">
        <w:rPr>
          <w:rtl/>
        </w:rPr>
        <w:t xml:space="preserve">מן התורה </w:t>
      </w:r>
      <w:r w:rsidR="00DA51A5" w:rsidRPr="000528DA">
        <w:rPr>
          <w:rFonts w:hint="cs"/>
          <w:rtl/>
        </w:rPr>
        <w:t>ד</w:t>
      </w:r>
      <w:r w:rsidR="00DA51A5" w:rsidRPr="00A4639B">
        <w:rPr>
          <w:rStyle w:val="ad"/>
          <w:rFonts w:hint="cs"/>
          <w:rtl/>
        </w:rPr>
        <w:t>'</w:t>
      </w:r>
      <w:r w:rsidR="00DA51A5" w:rsidRPr="00A4639B">
        <w:rPr>
          <w:rStyle w:val="ad"/>
          <w:rtl/>
        </w:rPr>
        <w:t>ואכלת ושבעת וברכת</w:t>
      </w:r>
      <w:r w:rsidR="00DA51A5" w:rsidRPr="000528DA">
        <w:rPr>
          <w:rtl/>
        </w:rPr>
        <w:t>.</w:t>
      </w:r>
      <w:r w:rsidRPr="000528DA">
        <w:rPr>
          <w:rFonts w:hint="cs"/>
          <w:rtl/>
        </w:rPr>
        <w:t xml:space="preserve"> </w:t>
      </w:r>
    </w:p>
    <w:p w14:paraId="3BA28CEA" w14:textId="7F1AFED3" w:rsidR="00ED1712" w:rsidRPr="000528DA" w:rsidRDefault="00DA51A5" w:rsidP="000528DA">
      <w:pPr>
        <w:rPr>
          <w:rtl/>
        </w:rPr>
      </w:pPr>
      <w:bookmarkStart w:id="471" w:name="_Toc193635775"/>
      <w:bookmarkStart w:id="472" w:name="_Toc216184387"/>
      <w:r>
        <w:rPr>
          <w:rStyle w:val="afffff9"/>
          <w:rtl/>
          <w:rPrChange w:id="9108" w:author="מנוע אמוראים" w:date="2026-10-05T16:40:51Z">
            <w:rPr>
              <w:rStyle w:val="30"/>
              <w:rtl/>
            </w:rPr>
          </w:rPrChange>
        </w:rPr>
        <w:t xml:space="preserve">ברכ</w:t>
      </w:r>
      <w:r>
        <w:rPr>
          <w:rStyle w:val="afffff9"/>
          <w:rFonts w:hint="cs"/>
          <w:rtl/>
          <w:rPrChange w:id="9109" w:author="מנוע אמוראים" w:date="2026-10-05T16:40:51Z">
            <w:rPr>
              <w:rStyle w:val="30"/>
              <w:rFonts w:hint="cs"/>
              <w:rtl/>
            </w:rPr>
          </w:rPrChange>
        </w:rPr>
        <w:t xml:space="preserve">ה</w:t>
      </w:r>
      <w:r>
        <w:rPr>
          <w:rStyle w:val="afffff9"/>
          <w:rtl/>
          <w:rPrChange w:id="9110" w:author="מנוע אמוראים" w:date="2026-10-05T16:40:51Z">
            <w:rPr>
              <w:rStyle w:val="30"/>
              <w:rtl/>
            </w:rPr>
          </w:rPrChange>
        </w:rPr>
        <w:t xml:space="preserve">"</w:t>
      </w:r>
      <w:r>
        <w:rPr>
          <w:rStyle w:val="afffff9"/>
          <w:rFonts w:hint="cs"/>
          <w:rtl/>
          <w:rPrChange w:id="9111" w:author="מנוע אמוראים" w:date="2026-10-05T16:40:51Z">
            <w:rPr>
              <w:rStyle w:val="30"/>
              <w:rFonts w:hint="cs"/>
              <w:rtl/>
            </w:rPr>
          </w:rPrChange>
        </w:rPr>
        <w:t xml:space="preserve">ת</w:t>
      </w:r>
      <w:r w:rsidR="00F60337" w:rsidRPr="00A10336">
        <w:rPr>
          <w:rStyle w:val="30"/>
          <w:rtl/>
        </w:rPr>
        <w:t xml:space="preserve"> לפניה</w:t>
      </w:r>
      <w:bookmarkEnd w:id="471"/>
      <w:bookmarkEnd w:id="472"/>
      <w:r w:rsidR="00F60337" w:rsidRPr="000528DA">
        <w:rPr>
          <w:rtl/>
        </w:rPr>
        <w:t xml:space="preserve"> </w:t>
      </w:r>
      <w:r w:rsidR="0015519F" w:rsidRPr="000528DA">
        <w:rPr>
          <w:rFonts w:hint="cs"/>
          <w:rtl/>
        </w:rPr>
        <w:t xml:space="preserve"> </w:t>
      </w:r>
      <w:r w:rsidR="007E4E8C">
        <w:rPr>
          <w:rStyle w:val="afffff9"/>
          <w:rtl/>
        </w:rPr>
        <w:ptab w:relativeTo="margin" w:alignment="right" w:leader="none"/>
      </w:r>
      <w:r w:rsidR="00F60337" w:rsidRPr="000528DA">
        <w:rPr>
          <w:rtl/>
        </w:rPr>
        <w:t>מן התורה</w:t>
      </w:r>
      <w:r w:rsidRPr="000528DA">
        <w:rPr>
          <w:rtl/>
        </w:rPr>
        <w:t xml:space="preserve"> </w:t>
      </w:r>
      <w:r w:rsidRPr="00F95182">
        <w:rPr>
          <w:rFonts w:hint="cs"/>
          <w:rtl/>
        </w:rPr>
        <w:t>ד</w:t>
      </w:r>
      <w:r w:rsidRPr="00F53B00">
        <w:rPr>
          <w:rStyle w:val="ad"/>
          <w:rFonts w:hint="cs"/>
          <w:rtl/>
        </w:rPr>
        <w:t>'</w:t>
      </w:r>
      <w:r w:rsidRPr="00F53B00">
        <w:rPr>
          <w:rStyle w:val="ad"/>
          <w:rtl/>
        </w:rPr>
        <w:t>כי שם ה' אקרא הבו גדל לאלהינו.</w:t>
      </w:r>
      <w:r w:rsidR="00291D7F" w:rsidRPr="00F95182">
        <w:rPr>
          <w:rFonts w:hint="cs"/>
          <w:rtl/>
        </w:rPr>
        <w:t xml:space="preserve"> </w:t>
      </w:r>
    </w:p>
    <w:p w14:paraId="25C5B4E1" w14:textId="3583F5AB" w:rsidR="00A24328" w:rsidRDefault="00F53B00" w:rsidP="009A59D1">
      <w:pPr>
        <w:pStyle w:val="38"/>
        <w:framePr w:wrap="notBeside"/>
        <w:rPr>
          <w:rtl/>
        </w:rPr>
      </w:pPr>
      <w:r w:rsidRPr="00660D7A">
        <w:rPr>
          <w:rFonts w:hint="cs"/>
          <w:rtl/>
        </w:rPr>
        <w:t>רי"ו</w:t>
      </w:r>
      <w:r w:rsidR="00A24328">
        <w:rPr>
          <w:rFonts w:hint="cs"/>
          <w:rtl/>
        </w:rPr>
        <w:t>:</w:t>
      </w:r>
    </w:p>
    <w:p w14:paraId="6183B689" w14:textId="00B7B87E" w:rsidR="003A0A19" w:rsidRPr="000528DA" w:rsidRDefault="00785691" w:rsidP="000528DA">
      <w:pPr>
        <w:rPr>
          <w:rtl/>
        </w:rPr>
      </w:pPr>
      <w:bookmarkStart w:id="473" w:name="_Toc193635776"/>
      <w:bookmarkStart w:id="474" w:name="_Toc216184388"/>
      <w:r>
        <w:rPr>
          <w:rStyle w:val="afffff9"/>
          <w:rtl/>
          <w:rPrChange w:id="9112" w:author="מנוע אמוראים" w:date="2026-10-05T16:40:51Z">
            <w:rPr>
              <w:rStyle w:val="30"/>
              <w:rtl/>
            </w:rPr>
          </w:rPrChange>
        </w:rPr>
        <w:t xml:space="preserve">ברכ</w:t>
      </w:r>
      <w:r>
        <w:rPr>
          <w:rStyle w:val="afffff9"/>
          <w:rFonts w:hint="cs"/>
          <w:rtl/>
          <w:rPrChange w:id="9113" w:author="מנוע אמוראים" w:date="2026-10-05T16:40:51Z">
            <w:rPr>
              <w:rStyle w:val="30"/>
              <w:rFonts w:hint="cs"/>
              <w:rtl/>
            </w:rPr>
          </w:rPrChange>
        </w:rPr>
        <w:t xml:space="preserve">ה"ת</w:t>
      </w:r>
      <w:r w:rsidR="00DA51A5" w:rsidRPr="00A10336">
        <w:rPr>
          <w:rStyle w:val="30"/>
          <w:rtl/>
        </w:rPr>
        <w:t xml:space="preserve"> לאחריה</w:t>
      </w:r>
      <w:bookmarkEnd w:id="473"/>
      <w:bookmarkEnd w:id="474"/>
      <w:r w:rsidR="00DA51A5" w:rsidRPr="000528DA">
        <w:rPr>
          <w:rtl/>
        </w:rPr>
        <w:t xml:space="preserve"> </w:t>
      </w:r>
      <w:r w:rsidR="007E4E8C">
        <w:rPr>
          <w:rStyle w:val="afffff9"/>
          <w:rtl/>
        </w:rPr>
        <w:ptab w:relativeTo="margin" w:alignment="right" w:leader="none"/>
      </w:r>
      <w:r w:rsidR="00DA51A5" w:rsidRPr="000528DA">
        <w:rPr>
          <w:rFonts w:hint="cs"/>
          <w:rtl/>
        </w:rPr>
        <w:t>ק</w:t>
      </w:r>
      <w:r w:rsidR="00DA51A5" w:rsidRPr="000528DA">
        <w:rPr>
          <w:rtl/>
        </w:rPr>
        <w:t>"</w:t>
      </w:r>
      <w:r>
        <w:rPr>
          <w:rFonts w:hint="cs"/>
          <w:rtl/>
        </w:rPr>
        <w:t xml:space="preserve">ו </w:t>
      </w:r>
      <w:r>
        <w:rPr>
          <w:rStyle w:val="afffff9"/>
          <w:rFonts w:hint="cs"/>
          <w:rtl/>
          <w:rPrChange w:id="9114" w:author="מנוע אמוראים" w:date="2026-10-05T16:40:51Z">
            <w:rPr>
              <w:rFonts w:hint="cs"/>
              <w:rtl/>
            </w:rPr>
          </w:rPrChange>
        </w:rPr>
        <w:t xml:space="preserve">מברכה</w:t>
      </w:r>
      <w:r>
        <w:rPr>
          <w:rStyle w:val="afffff9"/>
          <w:rtl/>
          <w:rPrChange w:id="9115" w:author="מנוע אמוראים" w:date="2026-10-05T16:40:51Z">
            <w:rPr>
              <w:rtl/>
            </w:rPr>
          </w:rPrChange>
        </w:rPr>
        <w:t xml:space="preserve">"</w:t>
      </w:r>
      <w:r>
        <w:rPr>
          <w:rStyle w:val="afffff9"/>
          <w:rFonts w:hint="cs"/>
          <w:rtl/>
          <w:rPrChange w:id="9116" w:author="מנוע אמוראים" w:date="2026-10-05T16:40:51Z">
            <w:rPr>
              <w:rFonts w:hint="cs"/>
              <w:rtl/>
            </w:rPr>
          </w:rPrChange>
        </w:rPr>
        <w:t xml:space="preserve">מ</w:t>
      </w:r>
      <w:r>
        <w:rPr>
          <w:rFonts w:hint="cs"/>
          <w:rtl/>
        </w:rPr>
        <w:t xml:space="preserve"> שאין טעון לפניו </w:t>
      </w:r>
      <w:r w:rsidR="0015519F" w:rsidRPr="000528DA">
        <w:rPr>
          <w:rFonts w:hint="cs"/>
          <w:rtl/>
        </w:rPr>
        <w:t>וטעון לאחריה</w:t>
      </w:r>
      <w:r w:rsidR="007E4E8C">
        <w:rPr>
          <w:rFonts w:hint="cs"/>
          <w:rtl/>
        </w:rPr>
        <w:t>.</w:t>
      </w:r>
    </w:p>
    <w:p w14:paraId="14FE8E73" w14:textId="563308B2" w:rsidR="00F036B2" w:rsidRPr="000528DA" w:rsidRDefault="00DA51A5" w:rsidP="000528DA">
      <w:pPr>
        <w:rPr>
          <w:rtl/>
        </w:rPr>
      </w:pPr>
      <w:bookmarkStart w:id="475" w:name="_Toc193635777"/>
      <w:bookmarkStart w:id="476" w:name="_Toc216184389"/>
      <w:r>
        <w:rPr>
          <w:rStyle w:val="afffff9"/>
          <w:rtl/>
          <w:rPrChange w:id="9117" w:author="מנוע אמוראים" w:date="2026-10-05T16:40:51Z">
            <w:rPr>
              <w:rStyle w:val="30"/>
              <w:rtl/>
            </w:rPr>
          </w:rPrChange>
        </w:rPr>
        <w:t xml:space="preserve">ברכ</w:t>
      </w:r>
      <w:r>
        <w:rPr>
          <w:rStyle w:val="afffff9"/>
          <w:rFonts w:hint="cs"/>
          <w:rtl/>
          <w:rPrChange w:id="9118" w:author="מנוע אמוראים" w:date="2026-10-05T16:40:51Z">
            <w:rPr>
              <w:rStyle w:val="30"/>
              <w:rFonts w:hint="cs"/>
              <w:rtl/>
            </w:rPr>
          </w:rPrChange>
        </w:rPr>
        <w:t xml:space="preserve">ה</w:t>
      </w:r>
      <w:r>
        <w:rPr>
          <w:rStyle w:val="afffff9"/>
          <w:rtl/>
          <w:rPrChange w:id="9119" w:author="מנוע אמוראים" w:date="2026-10-05T16:40:51Z">
            <w:rPr>
              <w:rStyle w:val="30"/>
              <w:rtl/>
            </w:rPr>
          </w:rPrChange>
        </w:rPr>
        <w:t xml:space="preserve">"</w:t>
      </w:r>
      <w:r>
        <w:rPr>
          <w:rStyle w:val="afffff9"/>
          <w:rFonts w:hint="cs"/>
          <w:rtl/>
          <w:rPrChange w:id="9120" w:author="מנוע אמוראים" w:date="2026-10-05T16:40:51Z">
            <w:rPr>
              <w:rStyle w:val="30"/>
              <w:rFonts w:hint="cs"/>
              <w:rtl/>
            </w:rPr>
          </w:rPrChange>
        </w:rPr>
        <w:t xml:space="preserve">מ</w:t>
      </w:r>
      <w:r>
        <w:rPr>
          <w:rStyle w:val="30"/>
          <w:rFonts w:hint="cs"/>
          <w:rtl/>
        </w:rPr>
        <w:t xml:space="preserve"> לפניה</w:t>
      </w:r>
      <w:bookmarkEnd w:id="475"/>
      <w:bookmarkEnd w:id="476"/>
      <w:r w:rsidRPr="000528DA">
        <w:rPr>
          <w:rFonts w:hint="cs"/>
          <w:rtl/>
        </w:rPr>
        <w:t xml:space="preserve"> </w:t>
      </w:r>
      <w:r w:rsidR="007E4E8C">
        <w:rPr>
          <w:rStyle w:val="afffff9"/>
          <w:rtl/>
        </w:rPr>
        <w:ptab w:relativeTo="margin" w:alignment="right" w:leader="none"/>
      </w:r>
      <w:r w:rsidRPr="000528DA">
        <w:rPr>
          <w:rFonts w:hint="cs"/>
          <w:rtl/>
        </w:rPr>
        <w:t>ק</w:t>
      </w:r>
      <w:r w:rsidRPr="000528DA">
        <w:rPr>
          <w:rtl/>
        </w:rPr>
        <w:t>"</w:t>
      </w:r>
      <w:r w:rsidRPr="000528DA">
        <w:rPr>
          <w:rFonts w:hint="cs"/>
          <w:rtl/>
        </w:rPr>
        <w:t xml:space="preserve">ו </w:t>
      </w:r>
      <w:r w:rsidR="00F036B2" w:rsidRPr="000528DA">
        <w:rPr>
          <w:rFonts w:hint="cs"/>
          <w:rtl/>
        </w:rPr>
        <w:t>מברכה''ת</w:t>
      </w:r>
      <w:r w:rsidR="00F036B2" w:rsidRPr="00A10336">
        <w:rPr>
          <w:rStyle w:val="30"/>
          <w:rFonts w:hint="cs"/>
          <w:rtl/>
        </w:rPr>
        <w:t xml:space="preserve"> </w:t>
      </w:r>
      <w:r w:rsidRPr="000528DA">
        <w:rPr>
          <w:rtl/>
        </w:rPr>
        <w:t xml:space="preserve">שאין טעונה לאחריה טעונה לפניה, </w:t>
      </w:r>
      <w:r w:rsidR="007E4E8C">
        <w:rPr>
          <w:rtl/>
        </w:rPr>
        <w:br/>
      </w:r>
      <w:r w:rsidR="007E4E8C">
        <w:rPr>
          <w:rFonts w:hint="cs"/>
          <w:rtl/>
        </w:rPr>
        <w:t xml:space="preserve"> </w:t>
      </w:r>
      <w:r w:rsidR="007E4E8C">
        <w:rPr>
          <w:rtl/>
        </w:rPr>
        <w:tab/>
      </w:r>
      <w:r w:rsidR="007E4E8C">
        <w:rPr>
          <w:rtl/>
        </w:rPr>
        <w:tab/>
      </w:r>
      <w:r w:rsidR="007E4E8C">
        <w:rPr>
          <w:rtl/>
        </w:rPr>
        <w:tab/>
      </w:r>
      <w:r w:rsidR="007E4E8C">
        <w:rPr>
          <w:rtl/>
        </w:rPr>
        <w:tab/>
      </w:r>
      <w:r w:rsidR="007E4E8C">
        <w:rPr>
          <w:rtl/>
        </w:rPr>
        <w:tab/>
      </w:r>
      <w:r w:rsidR="007E4E8C">
        <w:rPr>
          <w:rtl/>
        </w:rPr>
        <w:tab/>
      </w:r>
      <w:r w:rsidR="007E4E8C">
        <w:rPr>
          <w:rtl/>
        </w:rPr>
        <w:tab/>
      </w:r>
      <w:r w:rsidR="007E4E8C">
        <w:rPr>
          <w:rFonts w:hint="cs"/>
          <w:rtl/>
        </w:rPr>
        <w:t xml:space="preserve">   </w:t>
      </w:r>
      <w:r w:rsidR="0015519F" w:rsidRPr="000528DA">
        <w:rPr>
          <w:rFonts w:hint="cs"/>
          <w:rtl/>
        </w:rPr>
        <w:t>ל</w:t>
      </w:r>
      <w:r w:rsidRPr="000528DA">
        <w:rPr>
          <w:rtl/>
        </w:rPr>
        <w:t>מזון שטעון לאחריו שיהא טעון לפניו.</w:t>
      </w:r>
      <w:r w:rsidR="00A3611D" w:rsidRPr="000528DA">
        <w:rPr>
          <w:rFonts w:hint="cs"/>
          <w:rtl/>
        </w:rPr>
        <w:t xml:space="preserve"> </w:t>
      </w:r>
    </w:p>
    <w:p w14:paraId="769B6A3B" w14:textId="6ABD741B" w:rsidR="00A24328" w:rsidRDefault="00F036B2" w:rsidP="009A59D1">
      <w:pPr>
        <w:pStyle w:val="38"/>
        <w:framePr w:wrap="notBeside"/>
        <w:rPr>
          <w:rtl/>
        </w:rPr>
      </w:pPr>
      <w:r w:rsidRPr="00660D7A">
        <w:rPr>
          <w:rFonts w:hint="cs"/>
          <w:rtl/>
        </w:rPr>
        <w:t>ו</w:t>
      </w:r>
      <w:r w:rsidR="00DA51A5" w:rsidRPr="00660D7A">
        <w:rPr>
          <w:rFonts w:hint="cs"/>
          <w:rtl/>
        </w:rPr>
        <w:t>יש לפרוך</w:t>
      </w:r>
      <w:r w:rsidR="00A24328">
        <w:rPr>
          <w:rFonts w:hint="cs"/>
          <w:rtl/>
        </w:rPr>
        <w:t>:</w:t>
      </w:r>
    </w:p>
    <w:p w14:paraId="04AB7BBE" w14:textId="02B86230" w:rsidR="003A0A19" w:rsidRPr="000528DA" w:rsidRDefault="00DA51A5" w:rsidP="000528DA">
      <w:pPr>
        <w:rPr>
          <w:rtl/>
        </w:rPr>
      </w:pPr>
      <w:r w:rsidRPr="000528DA">
        <w:rPr>
          <w:rtl/>
        </w:rPr>
        <w:t>מה למזון שנהנה, ומה לתורה שכן חיי עולם!</w:t>
      </w:r>
      <w:r w:rsidR="00A3611D" w:rsidRPr="000528DA">
        <w:rPr>
          <w:rFonts w:hint="cs"/>
          <w:rtl/>
        </w:rPr>
        <w:t xml:space="preserve"> </w:t>
      </w:r>
    </w:p>
    <w:p w14:paraId="2149E1DC" w14:textId="2D1526AF" w:rsidR="00A24328" w:rsidRDefault="00DA51A5" w:rsidP="009A59D1">
      <w:pPr>
        <w:pStyle w:val="38"/>
        <w:framePr w:wrap="notBeside"/>
        <w:rPr>
          <w:rtl/>
        </w:rPr>
      </w:pPr>
      <w:r w:rsidRPr="00660D7A">
        <w:rPr>
          <w:rtl/>
        </w:rPr>
        <w:t>ועוד, תנן</w:t>
      </w:r>
      <w:r w:rsidR="00A24328">
        <w:rPr>
          <w:rtl/>
        </w:rPr>
        <w:t>:</w:t>
      </w:r>
    </w:p>
    <w:p w14:paraId="41B6D0B6" w14:textId="43474C60" w:rsidR="00DA51A5" w:rsidRPr="000528DA" w:rsidRDefault="00DA51A5" w:rsidP="000528DA">
      <w:pPr>
        <w:rPr>
          <w:rtl/>
        </w:rPr>
      </w:pPr>
      <w:r w:rsidRPr="000528DA">
        <w:rPr>
          <w:rtl/>
        </w:rPr>
        <w:t>על המזון מברך לאחריו ואינו מברך לפניו!</w:t>
      </w:r>
      <w:r w:rsidRPr="000528DA">
        <w:rPr>
          <w:rFonts w:ascii="Fb Fontext" w:hAnsi="Fb Fontext"/>
          <w:rtl/>
        </w:rPr>
        <w:t xml:space="preserve"> </w:t>
      </w:r>
      <w:r w:rsidRPr="00A10336">
        <w:rPr>
          <w:rStyle w:val="30"/>
          <w:rtl/>
        </w:rPr>
        <w:t>תיובתא</w:t>
      </w:r>
      <w:r w:rsidRPr="000528DA">
        <w:rPr>
          <w:rFonts w:ascii="Fb Fontext" w:hAnsi="Fb Fontext"/>
          <w:rtl/>
        </w:rPr>
        <w:t>.</w:t>
      </w:r>
    </w:p>
    <w:p w14:paraId="4EE64638" w14:textId="1EA4A0E5" w:rsidR="00A24328" w:rsidRDefault="00F53B00" w:rsidP="009A59D1">
      <w:pPr>
        <w:pStyle w:val="38"/>
        <w:framePr w:wrap="notBeside"/>
        <w:rPr>
          <w:rtl/>
        </w:rPr>
      </w:pPr>
      <w:r w:rsidRPr="00660D7A">
        <w:rPr>
          <w:rFonts w:hint="cs"/>
          <w:rtl/>
        </w:rPr>
        <w:t>- לר"י</w:t>
      </w:r>
      <w:r w:rsidR="00A24328">
        <w:rPr>
          <w:rFonts w:hint="cs"/>
          <w:rtl/>
        </w:rPr>
        <w:t>:</w:t>
      </w:r>
    </w:p>
    <w:p w14:paraId="1D71A1CC" w14:textId="1B77137F" w:rsidR="003A0A19" w:rsidRPr="000528DA" w:rsidRDefault="00DA51A5" w:rsidP="000528DA">
      <w:pPr>
        <w:rPr>
          <w:rtl/>
        </w:rPr>
      </w:pPr>
      <w:bookmarkStart w:id="477" w:name="_Toc193635778"/>
      <w:bookmarkStart w:id="478" w:name="_Toc216184390"/>
      <w:r>
        <w:rPr>
          <w:rStyle w:val="afffffd"/>
          <w:rtl/>
        </w:rPr>
        <w:t xml:space="preserve">ספק קרא </w:t>
      </w:r>
      <w:r>
        <w:rPr>
          <w:rStyle w:val="afffff9"/>
          <w:rtl/>
          <w:rPrChange w:id="9121" w:author="מנוע אמוראים" w:date="2026-10-05T16:40:51Z">
            <w:rPr>
              <w:rStyle w:val="afffffd"/>
              <w:rtl/>
            </w:rPr>
          </w:rPrChange>
        </w:rPr>
        <w:t xml:space="preserve">קר"ש</w:t>
      </w:r>
      <w:bookmarkEnd w:id="477"/>
      <w:bookmarkEnd w:id="478"/>
      <w:r w:rsidR="007E4E8C">
        <w:rPr>
          <w:rStyle w:val="afffffd"/>
          <w:rFonts w:hint="cs"/>
          <w:rtl/>
        </w:rPr>
        <w:t xml:space="preserve"> </w:t>
      </w:r>
      <w:r w:rsidRPr="000528DA">
        <w:rPr>
          <w:rtl/>
        </w:rPr>
        <w:t xml:space="preserve">אינו חוזר וקורא </w:t>
      </w:r>
      <w:r w:rsidRPr="000528DA">
        <w:rPr>
          <w:rFonts w:hint="cs"/>
          <w:rtl/>
        </w:rPr>
        <w:t>דדרבנן</w:t>
      </w:r>
      <w:r w:rsidR="00046971" w:rsidRPr="000528DA">
        <w:rPr>
          <w:rFonts w:hint="cs"/>
          <w:rtl/>
        </w:rPr>
        <w:t>,</w:t>
      </w:r>
    </w:p>
    <w:p w14:paraId="2B58D41F" w14:textId="77777777" w:rsidR="003A0A19" w:rsidRPr="000528DA" w:rsidRDefault="00B22259" w:rsidP="000528DA">
      <w:pPr>
        <w:rPr>
          <w:rtl/>
        </w:rPr>
      </w:pPr>
      <w:bookmarkStart w:id="479" w:name="_Toc193635779"/>
      <w:bookmarkStart w:id="480" w:name="_Toc216184391"/>
      <w:r w:rsidRPr="00724E73">
        <w:rPr>
          <w:rStyle w:val="afffffd"/>
          <w:rtl/>
        </w:rPr>
        <w:t xml:space="preserve">ספק </w:t>
      </w:r>
      <w:r w:rsidR="00DA51A5" w:rsidRPr="00724E73">
        <w:rPr>
          <w:rStyle w:val="afffffd"/>
          <w:rtl/>
        </w:rPr>
        <w:t>אמת ויציב</w:t>
      </w:r>
      <w:r w:rsidR="00F036B2" w:rsidRPr="00724E73">
        <w:rPr>
          <w:rStyle w:val="afffffd"/>
          <w:rtl/>
        </w:rPr>
        <w:t>,</w:t>
      </w:r>
      <w:bookmarkEnd w:id="479"/>
      <w:bookmarkEnd w:id="480"/>
      <w:r w:rsidR="00F036B2" w:rsidRPr="000528DA">
        <w:rPr>
          <w:rtl/>
        </w:rPr>
        <w:t xml:space="preserve"> חוזר</w:t>
      </w:r>
      <w:r w:rsidR="00DA51A5" w:rsidRPr="000528DA">
        <w:rPr>
          <w:rFonts w:hint="cs"/>
          <w:rtl/>
        </w:rPr>
        <w:t xml:space="preserve"> ד</w:t>
      </w:r>
      <w:r w:rsidRPr="000528DA">
        <w:rPr>
          <w:rFonts w:hint="cs"/>
          <w:rtl/>
        </w:rPr>
        <w:t>ד</w:t>
      </w:r>
      <w:r w:rsidR="00DA51A5" w:rsidRPr="000528DA">
        <w:rPr>
          <w:rFonts w:hint="cs"/>
          <w:rtl/>
        </w:rPr>
        <w:t>אורייתא</w:t>
      </w:r>
      <w:r w:rsidR="00890F60" w:rsidRPr="00A10336">
        <w:rPr>
          <w:rStyle w:val="30"/>
          <w:rFonts w:hint="cs"/>
          <w:rtl/>
        </w:rPr>
        <w:t>,</w:t>
      </w:r>
      <w:r w:rsidR="00A3611D" w:rsidRPr="00A10336">
        <w:rPr>
          <w:rStyle w:val="30"/>
          <w:rFonts w:hint="cs"/>
          <w:rtl/>
        </w:rPr>
        <w:t xml:space="preserve"> </w:t>
      </w:r>
    </w:p>
    <w:p w14:paraId="7F6FFA70" w14:textId="77777777" w:rsidR="00A24328" w:rsidRDefault="00DA51A5" w:rsidP="009A59D1">
      <w:pPr>
        <w:pStyle w:val="38"/>
        <w:framePr w:wrap="notBeside"/>
        <w:rPr>
          <w:rtl/>
        </w:rPr>
      </w:pPr>
      <w:r w:rsidRPr="00660D7A">
        <w:rPr>
          <w:rFonts w:hint="cs"/>
          <w:rtl/>
        </w:rPr>
        <w:t>והך</w:t>
      </w:r>
      <w:r w:rsidR="00A24328">
        <w:rPr>
          <w:rtl/>
        </w:rPr>
        <w:t>:</w:t>
      </w:r>
    </w:p>
    <w:p w14:paraId="09CE67E8" w14:textId="7D59F745" w:rsidR="003A0A19" w:rsidRPr="000528DA" w:rsidRDefault="00DA51A5" w:rsidP="000528DA">
      <w:pPr>
        <w:rPr>
          <w:rtl/>
        </w:rPr>
      </w:pPr>
      <w:r w:rsidRPr="000528DA">
        <w:rPr>
          <w:rFonts w:ascii="Fb Fontext" w:hAnsi="Fb Fontext" w:hint="cs"/>
          <w:rtl/>
        </w:rPr>
        <w:t>ד</w:t>
      </w:r>
      <w:r w:rsidRPr="00A4639B">
        <w:rPr>
          <w:rStyle w:val="ad"/>
          <w:rFonts w:hint="cs"/>
          <w:rtl/>
        </w:rPr>
        <w:t xml:space="preserve">'ובשכבך </w:t>
      </w:r>
      <w:r w:rsidRPr="00A4639B">
        <w:rPr>
          <w:rStyle w:val="ad"/>
          <w:rtl/>
        </w:rPr>
        <w:t>ובקומך</w:t>
      </w:r>
      <w:r w:rsidRPr="00A4639B">
        <w:rPr>
          <w:rStyle w:val="ad"/>
          <w:rFonts w:hint="cs"/>
          <w:rtl/>
        </w:rPr>
        <w:t>'</w:t>
      </w:r>
      <w:r w:rsidR="00A3611D" w:rsidRPr="000528DA">
        <w:rPr>
          <w:rFonts w:ascii="Fb Fontext" w:hAnsi="Fb Fontext" w:hint="cs"/>
          <w:rtl/>
        </w:rPr>
        <w:t xml:space="preserve"> </w:t>
      </w:r>
      <w:r w:rsidR="00B7171C">
        <w:rPr>
          <w:rFonts w:ascii="Fb Fontext" w:hAnsi="Fb Fontext" w:hint="cs"/>
          <w:rtl/>
        </w:rPr>
        <w:t xml:space="preserve">- </w:t>
      </w:r>
      <w:r w:rsidRPr="000528DA">
        <w:rPr>
          <w:rFonts w:ascii="Fb Fontext" w:hAnsi="Fb Fontext"/>
          <w:rtl/>
        </w:rPr>
        <w:t>בדברי תורה</w:t>
      </w:r>
      <w:r w:rsidR="00F036B2" w:rsidRPr="000528DA">
        <w:rPr>
          <w:rFonts w:ascii="Fb Fontext" w:hAnsi="Fb Fontext" w:hint="cs"/>
          <w:rtl/>
        </w:rPr>
        <w:t>.</w:t>
      </w:r>
    </w:p>
    <w:p w14:paraId="21562CC4" w14:textId="77777777" w:rsidR="00A24328" w:rsidRDefault="00046971" w:rsidP="009A59D1">
      <w:pPr>
        <w:pStyle w:val="38"/>
        <w:framePr w:wrap="notBeside"/>
        <w:rPr>
          <w:rtl/>
        </w:rPr>
      </w:pPr>
      <w:r w:rsidRPr="00660D7A">
        <w:rPr>
          <w:rFonts w:hint="cs"/>
          <w:rtl/>
        </w:rPr>
        <w:t>והך</w:t>
      </w:r>
      <w:r w:rsidR="00A24328">
        <w:rPr>
          <w:rtl/>
        </w:rPr>
        <w:t>:</w:t>
      </w:r>
    </w:p>
    <w:p w14:paraId="26806CFC" w14:textId="05E79BF1" w:rsidR="00046971" w:rsidRPr="000528DA" w:rsidRDefault="00742135" w:rsidP="000528DA">
      <w:pPr>
        <w:rPr>
          <w:rtl/>
        </w:rPr>
      </w:pPr>
      <w:r w:rsidRPr="000528DA">
        <w:rPr>
          <w:rFonts w:hint="cs"/>
          <w:rtl/>
        </w:rPr>
        <w:t>ד</w:t>
      </w:r>
      <w:r w:rsidR="00DA51A5" w:rsidRPr="000528DA">
        <w:rPr>
          <w:rtl/>
        </w:rPr>
        <w:t>בעל קרי מהרהר בלבו ואינו מברך לא לפניה ולא לאחריה, ועל המזון</w:t>
      </w:r>
      <w:r w:rsidR="00901073" w:rsidRPr="000528DA">
        <w:rPr>
          <w:rFonts w:hint="cs"/>
          <w:rtl/>
        </w:rPr>
        <w:t>,</w:t>
      </w:r>
      <w:r w:rsidR="00DA51A5" w:rsidRPr="000528DA">
        <w:rPr>
          <w:rtl/>
        </w:rPr>
        <w:t xml:space="preserve"> מברך לאחריו</w:t>
      </w:r>
      <w:r w:rsidR="00901073" w:rsidRPr="000528DA">
        <w:rPr>
          <w:rFonts w:hint="cs"/>
          <w:rtl/>
        </w:rPr>
        <w:t>,</w:t>
      </w:r>
      <w:r w:rsidR="00DA51A5" w:rsidRPr="000528DA">
        <w:rPr>
          <w:rtl/>
        </w:rPr>
        <w:t xml:space="preserve"> </w:t>
      </w:r>
      <w:r w:rsidR="00DA51A5" w:rsidRPr="000528DA">
        <w:rPr>
          <w:rFonts w:hint="cs"/>
          <w:rtl/>
        </w:rPr>
        <w:t xml:space="preserve">ולא </w:t>
      </w:r>
      <w:r w:rsidR="00DA51A5" w:rsidRPr="000528DA">
        <w:rPr>
          <w:rtl/>
        </w:rPr>
        <w:t>לפניו.</w:t>
      </w:r>
      <w:r w:rsidR="00A3611D" w:rsidRPr="000528DA">
        <w:rPr>
          <w:rFonts w:hint="cs"/>
          <w:rtl/>
        </w:rPr>
        <w:t xml:space="preserve"> </w:t>
      </w:r>
      <w:r w:rsidR="00DA51A5" w:rsidRPr="000528DA">
        <w:rPr>
          <w:rFonts w:hint="cs"/>
          <w:rtl/>
        </w:rPr>
        <w:t>ואפי</w:t>
      </w:r>
      <w:r w:rsidR="00DA51A5" w:rsidRPr="000528DA">
        <w:rPr>
          <w:rtl/>
        </w:rPr>
        <w:t>'</w:t>
      </w:r>
      <w:r w:rsidR="00DA51A5" w:rsidRPr="000528DA">
        <w:rPr>
          <w:rFonts w:hint="cs"/>
          <w:rtl/>
        </w:rPr>
        <w:t xml:space="preserve"> דאמת ויציב דאורייתא אינו מברך לאחריה</w:t>
      </w:r>
      <w:r w:rsidRPr="000528DA">
        <w:rPr>
          <w:rFonts w:hint="cs"/>
          <w:rtl/>
        </w:rPr>
        <w:t>,</w:t>
      </w:r>
      <w:r w:rsidR="00DA51A5" w:rsidRPr="000528DA">
        <w:rPr>
          <w:rFonts w:hint="cs"/>
          <w:rtl/>
        </w:rPr>
        <w:t xml:space="preserve"> </w:t>
      </w:r>
      <w:r w:rsidRPr="000528DA">
        <w:rPr>
          <w:rFonts w:hint="cs"/>
          <w:rtl/>
        </w:rPr>
        <w:t>ש</w:t>
      </w:r>
      <w:r>
        <w:rPr>
          <w:rFonts w:hint="cs"/>
          <w:rtl/>
        </w:rPr>
        <w:t xml:space="preserve">כבר הזכיר ליציאת מצרים </w:t>
      </w:r>
      <w:r>
        <w:rPr>
          <w:rStyle w:val="afffff9"/>
          <w:rFonts w:hint="cs"/>
          <w:rtl/>
          <w:rPrChange w:id="9122" w:author="מנוע אמוראים" w:date="2026-10-05T16:40:51Z">
            <w:rPr>
              <w:rFonts w:hint="cs"/>
              <w:rtl/>
            </w:rPr>
          </w:rPrChange>
        </w:rPr>
        <w:t xml:space="preserve">בקר"ש</w:t>
      </w:r>
      <w:r>
        <w:rPr>
          <w:rFonts w:hint="cs"/>
          <w:rtl/>
        </w:rPr>
        <w:t xml:space="preserve">,</w:t>
      </w:r>
      <w:r w:rsidR="00A3611D" w:rsidRPr="000528DA">
        <w:rPr>
          <w:rFonts w:hint="cs"/>
          <w:rtl/>
        </w:rPr>
        <w:t xml:space="preserve"> </w:t>
      </w:r>
      <w:r w:rsidRPr="000528DA">
        <w:rPr>
          <w:rFonts w:hint="cs"/>
          <w:rtl/>
        </w:rPr>
        <w:t>ש</w:t>
      </w:r>
      <w:r w:rsidR="00B22259" w:rsidRPr="000528DA">
        <w:rPr>
          <w:rFonts w:hint="cs"/>
          <w:rtl/>
        </w:rPr>
        <w:t>עדיפה</w:t>
      </w:r>
      <w:r w:rsidR="00DA51A5" w:rsidRPr="000528DA">
        <w:rPr>
          <w:rFonts w:hint="cs"/>
          <w:rtl/>
        </w:rPr>
        <w:t xml:space="preserve"> </w:t>
      </w:r>
      <w:r w:rsidRPr="000528DA">
        <w:rPr>
          <w:rFonts w:hint="cs"/>
          <w:rtl/>
        </w:rPr>
        <w:t>ש</w:t>
      </w:r>
      <w:r w:rsidR="00A3611D" w:rsidRPr="000528DA">
        <w:rPr>
          <w:rFonts w:hint="cs"/>
          <w:rtl/>
        </w:rPr>
        <w:t>יש</w:t>
      </w:r>
      <w:r w:rsidR="00DA51A5" w:rsidRPr="000528DA">
        <w:rPr>
          <w:rFonts w:hint="cs"/>
          <w:rtl/>
        </w:rPr>
        <w:t xml:space="preserve"> בה </w:t>
      </w:r>
      <w:r w:rsidR="00A3611D" w:rsidRPr="000528DA">
        <w:rPr>
          <w:rFonts w:hint="cs"/>
          <w:rtl/>
        </w:rPr>
        <w:t>שניהם</w:t>
      </w:r>
      <w:r w:rsidR="00DA51A5" w:rsidRPr="000528DA">
        <w:rPr>
          <w:rFonts w:hint="cs"/>
          <w:rtl/>
        </w:rPr>
        <w:t>.</w:t>
      </w:r>
      <w:r w:rsidR="00F53B00" w:rsidRPr="00E34F28">
        <w:rPr>
          <w:rStyle w:val="afffff9"/>
          <w:rFonts w:hint="cs"/>
          <w:rtl/>
        </w:rPr>
        <w:t xml:space="preserve">  </w:t>
      </w:r>
      <w:r w:rsidR="00046971" w:rsidRPr="00E34F28">
        <w:rPr>
          <w:rStyle w:val="afffff9"/>
          <w:rFonts w:hint="cs"/>
          <w:rtl/>
        </w:rPr>
        <w:t>ל</w:t>
      </w:r>
      <w:r w:rsidR="00DA51A5" w:rsidRPr="00E34F28">
        <w:rPr>
          <w:rStyle w:val="afffff9"/>
          <w:rFonts w:hint="cs"/>
          <w:rtl/>
        </w:rPr>
        <w:t>ר"א</w:t>
      </w:r>
      <w:r w:rsidR="00DA51A5" w:rsidRPr="00E34F28">
        <w:rPr>
          <w:rStyle w:val="afffff9"/>
          <w:rtl/>
        </w:rPr>
        <w:t>:</w:t>
      </w:r>
      <w:r>
        <w:rPr>
          <w:rtl/>
        </w:rPr>
        <w:t xml:space="preserve"> חוזר וקורא</w:t>
      </w:r>
      <w:del w:id="9001" w:author="עריכה מהאתר" w:date="2026-10-19T14:05:38Z">
        <w:r>
          <w:rPr>
            <w:rtl/>
          </w:rPr>
          <w:delText xml:space="preserve"> </w:delText>
        </w:r>
      </w:del>
      <w:ins w:id="9002" w:author="עריכה מהאתר" w:date="2026-10-19T14:05:38Z">
        <w:r>
          <w:rPr>
            <w:rtl/>
          </w:rPr>
          <w:t xml:space="preserve"> קר"ש, ספק התפלל אינו חוזר ומתפלל. </w:t>
        </w:r>
      </w:ins>
      <w:del w:id="9003" w:author="עריכה מהאתר" w:date="2026-10-19T14:05:38Z">
        <w:r>
          <w:rPr>
            <w:rStyle w:val="afffff9"/>
            <w:rtl/>
            <w:rPrChange w:id="9123" w:author="מנוע אמוראים" w:date="2026-10-05T16:40:51Z">
              <w:rPr>
                <w:rtl/>
              </w:rPr>
            </w:rPrChange>
          </w:rPr>
          <w:delText xml:space="preserve">קר"ש</w:delText>
        </w:r>
      </w:del>
      <w:del w:id="9004" w:author="עריכה מהאתר" w:date="2026-10-19T14:05:38Z">
        <w:r>
          <w:rPr>
            <w:rtl/>
          </w:rPr>
          <w:delText xml:space="preserve">,</w:delText>
        </w:r>
      </w:del>
      <w:del w:id="9005" w:author="עריכה מהאתר" w:date="2026-10-19T14:05:38Z">
        <w:r>
          <w:rPr>
            <w:rFonts w:hint="cs"/>
            <w:rtl/>
          </w:rPr>
          <w:delText xml:space="preserve"> </w:delText>
        </w:r>
      </w:del>
    </w:p>
    <w:p w14:paraId="5B142EC8" w14:textId="71C8381C" w:rsidR="00A24328" w:rsidRDefault="00F53B00" w:rsidP="009A59D1">
      <w:pPr>
        <w:pStyle w:val="38"/>
        <w:framePr w:wrap="notBeside"/>
        <w:rPr>
          <w:rtl/>
        </w:rPr>
      </w:pPr>
      <w:r w:rsidRPr="00660D7A">
        <w:rPr>
          <w:rFonts w:hint="cs"/>
          <w:rtl/>
        </w:rPr>
        <w:t>ל</w:t>
      </w:r>
      <w:r w:rsidRPr="00660D7A">
        <w:rPr>
          <w:rtl/>
        </w:rPr>
        <w:t>רי"ו</w:t>
      </w:r>
      <w:r w:rsidR="00A24328">
        <w:rPr>
          <w:rtl/>
        </w:rPr>
        <w:t>:</w:t>
      </w:r>
    </w:p>
    <w:p w14:paraId="1BAE7B8C" w14:textId="0200283C" w:rsidR="00B22259" w:rsidRPr="00E34F28" w:rsidRDefault="00A3611D" w:rsidP="00F53B00">
      <w:pPr>
        <w:pStyle w:val="a"/>
        <w:spacing w:before="0"/>
        <w:rPr>
          <w:rtl/>
        </w:rPr>
        <w:pPrChange w:id="9001" w:author="עריכה מהאתר" w:date="2026-10-13T10:24:41Z">
          <w:pPr>
            <w:pStyle w:val="afffff5"/>
            <w:spacing w:before="0"/>
            <w:rPr>
              <w:rtl/>
            </w:rPr>
          </w:pPr>
        </w:pPrChange>
      </w:pPr>
      <w:bookmarkStart w:id="481" w:name="_Toc193635780"/>
      <w:bookmarkStart w:id="482" w:name="_Toc216184392"/>
      <w:del w:id="9001" w:author="עריכה מהאתר" w:date="2026-10-19T14:05:40Z">
        <w:r>
          <w:rPr>
            <w:rtl/>
            <w:rPrChange w:id="9001" w:author="עריכה מהאתר" w:date="2026-10-19T13:54:20Z">
              <w:rPr>
                <w:rtl/>
              </w:rPr>
            </w:rPrChange>
          </w:rPr>
          <w:delText xml:space="preserve">ספק התפלל</w:delText>
        </w:r>
      </w:del>
      <w:bookmarkEnd w:id="481"/>
      <w:bookmarkEnd w:id="482"/>
      <w:del w:id="9002" w:author="עריכה מהאתר" w:date="2026-10-19T14:05:40Z">
        <w:r>
          <w:rPr>
            <w:rStyle w:val="afffffd"/>
            <w:rtl/>
          </w:rPr>
          <w:delText xml:space="preserve"> </w:delText>
        </w:r>
      </w:del>
      <w:del w:id="9003" w:author="עריכה מהאתר" w:date="2026-10-19T14:05:40Z">
        <w:r>
          <w:rPr>
            <w:rtl/>
          </w:rPr>
          <w:delText xml:space="preserve">אינו חוזר ומתפלל.</w:delText>
        </w:r>
      </w:del>
      <w:del w:id="9004" w:author="עריכה מהאתר" w:date="2026-10-19T14:05:40Z">
        <w:r>
          <w:rPr>
            <w:rFonts w:cs="Guttman Vilna" w:hint="cs"/>
            <w:rtl/>
          </w:rPr>
          <w:delText xml:space="preserve"> </w:delText>
        </w:r>
      </w:del>
      <w:r w:rsidR="00DA51A5" w:rsidRPr="00F95182">
        <w:rPr>
          <w:rtl/>
        </w:rPr>
        <w:t>ול</w:t>
      </w:r>
      <w:r w:rsidRPr="00F95182">
        <w:rPr>
          <w:rFonts w:hint="cs"/>
          <w:rtl/>
        </w:rPr>
        <w:t>ו</w:t>
      </w:r>
      <w:r w:rsidR="00DA51A5" w:rsidRPr="00F95182">
        <w:rPr>
          <w:rtl/>
        </w:rPr>
        <w:t>ואי שיתפלל כל היום כולו.</w:t>
      </w:r>
      <w:r w:rsidRPr="00F95182">
        <w:rPr>
          <w:rFonts w:hint="cs"/>
          <w:rtl/>
        </w:rPr>
        <w:t xml:space="preserve"> </w:t>
      </w:r>
    </w:p>
    <w:p w14:paraId="0FC676BD" w14:textId="77777777" w:rsidR="00046971" w:rsidRPr="00E34F28" w:rsidRDefault="00DA51A5" w:rsidP="000F6DD4">
      <w:pPr>
        <w:pStyle w:val="afffffc"/>
        <w:rPr>
          <w:rtl/>
        </w:rPr>
      </w:pPr>
      <w:bookmarkStart w:id="483" w:name="_Toc193635781"/>
      <w:bookmarkStart w:id="484" w:name="_Toc216184393"/>
      <w:r w:rsidRPr="007D462B">
        <w:rPr>
          <w:rtl/>
        </w:rPr>
        <w:t>עומד בתפלה ונזכר שהתפלל</w:t>
      </w:r>
      <w:bookmarkEnd w:id="483"/>
      <w:bookmarkEnd w:id="484"/>
      <w:r w:rsidRPr="00FE3D07">
        <w:rPr>
          <w:rtl/>
        </w:rPr>
        <w:t xml:space="preserve"> </w:t>
      </w:r>
    </w:p>
    <w:p w14:paraId="70809D2B" w14:textId="6C5F7196" w:rsidR="00A24328" w:rsidRDefault="00B22259" w:rsidP="009A59D1">
      <w:pPr>
        <w:pStyle w:val="38"/>
        <w:framePr w:wrap="notBeside"/>
        <w:rPr>
          <w:rtl/>
        </w:rPr>
      </w:pPr>
      <w:r w:rsidRPr="00660D7A">
        <w:rPr>
          <w:rFonts w:hint="cs"/>
          <w:rtl/>
        </w:rPr>
        <w:t>ריא</w:t>
      </w:r>
      <w:r w:rsidR="00AE16FF" w:rsidRPr="00660D7A">
        <w:rPr>
          <w:rtl/>
        </w:rPr>
        <w:t>"</w:t>
      </w:r>
      <w:r w:rsidRPr="00660D7A">
        <w:rPr>
          <w:rFonts w:hint="cs"/>
          <w:rtl/>
        </w:rPr>
        <w:t>ש</w:t>
      </w:r>
      <w:r w:rsidR="00A24328">
        <w:rPr>
          <w:rFonts w:hint="cs"/>
          <w:rtl/>
        </w:rPr>
        <w:t>:</w:t>
      </w:r>
    </w:p>
    <w:p w14:paraId="4BC5F212" w14:textId="2F552531" w:rsidR="00F45720" w:rsidRPr="000528DA" w:rsidRDefault="00DA51A5" w:rsidP="000528DA">
      <w:pPr>
        <w:rPr>
          <w:rtl/>
        </w:rPr>
      </w:pPr>
      <w:r w:rsidRPr="000528DA">
        <w:rPr>
          <w:rFonts w:ascii="Fb Fontext" w:hAnsi="Fb Fontext"/>
          <w:rtl/>
        </w:rPr>
        <w:t>פוסק, ואפילו באמצע ברכה.</w:t>
      </w:r>
      <w:r w:rsidR="00B22259" w:rsidRPr="000528DA">
        <w:rPr>
          <w:rFonts w:hint="cs"/>
          <w:rtl/>
        </w:rPr>
        <w:t xml:space="preserve"> </w:t>
      </w:r>
      <w:r w:rsidRPr="00B7171C">
        <w:rPr>
          <w:rStyle w:val="afffff9"/>
          <w:rFonts w:hint="cs"/>
          <w:rtl/>
        </w:rPr>
        <w:t>והך</w:t>
      </w:r>
      <w:r w:rsidRPr="000528DA">
        <w:rPr>
          <w:rFonts w:hint="cs"/>
          <w:rtl/>
        </w:rPr>
        <w:t xml:space="preserve"> דטעו והזכירו חול בשבת גומרין כל </w:t>
      </w:r>
      <w:r w:rsidR="00B22259" w:rsidRPr="000528DA">
        <w:rPr>
          <w:rFonts w:hint="cs"/>
          <w:rtl/>
        </w:rPr>
        <w:t>ה</w:t>
      </w:r>
      <w:r w:rsidRPr="000528DA">
        <w:rPr>
          <w:rFonts w:hint="cs"/>
          <w:rtl/>
        </w:rPr>
        <w:t>ברכה</w:t>
      </w:r>
      <w:r w:rsidR="00B7171C">
        <w:rPr>
          <w:rFonts w:hint="cs"/>
          <w:rtl/>
        </w:rPr>
        <w:t>,</w:t>
      </w:r>
      <w:r w:rsidRPr="000528DA">
        <w:rPr>
          <w:rFonts w:hint="cs"/>
          <w:rtl/>
        </w:rPr>
        <w:t xml:space="preserve"> </w:t>
      </w:r>
      <w:r w:rsidR="00B7171C">
        <w:rPr>
          <w:rtl/>
        </w:rPr>
        <w:tab/>
      </w:r>
      <w:r w:rsidR="00F53B00" w:rsidRPr="000528DA">
        <w:rPr>
          <w:rFonts w:hint="cs"/>
          <w:rtl/>
        </w:rPr>
        <w:t xml:space="preserve">- </w:t>
      </w:r>
      <w:r w:rsidRPr="000528DA">
        <w:rPr>
          <w:rFonts w:hint="cs"/>
          <w:rtl/>
        </w:rPr>
        <w:t xml:space="preserve">דשם גברא בר חיובא </w:t>
      </w:r>
      <w:r w:rsidR="00B22259" w:rsidRPr="000528DA">
        <w:rPr>
          <w:rFonts w:hint="cs"/>
          <w:rtl/>
        </w:rPr>
        <w:t>ו</w:t>
      </w:r>
      <w:r w:rsidRPr="000528DA">
        <w:rPr>
          <w:rFonts w:hint="cs"/>
          <w:rtl/>
        </w:rPr>
        <w:t>לא הטריחו מפני כבוד השבת, משא</w:t>
      </w:r>
      <w:r w:rsidRPr="000528DA">
        <w:rPr>
          <w:rtl/>
        </w:rPr>
        <w:t>"</w:t>
      </w:r>
      <w:r w:rsidRPr="000528DA">
        <w:rPr>
          <w:rFonts w:hint="cs"/>
          <w:rtl/>
        </w:rPr>
        <w:t xml:space="preserve">כ </w:t>
      </w:r>
      <w:r w:rsidR="00B22259" w:rsidRPr="000528DA">
        <w:rPr>
          <w:rFonts w:hint="cs"/>
          <w:rtl/>
        </w:rPr>
        <w:t>בש</w:t>
      </w:r>
      <w:r w:rsidRPr="000528DA">
        <w:rPr>
          <w:rFonts w:hint="cs"/>
          <w:rtl/>
        </w:rPr>
        <w:t>כבר התפלל,</w:t>
      </w:r>
    </w:p>
    <w:p w14:paraId="03E48C56" w14:textId="77777777" w:rsidR="003A0A19" w:rsidRPr="00E34F28" w:rsidRDefault="00DA51A5" w:rsidP="00F53B00">
      <w:pPr>
        <w:pStyle w:val="afffffc"/>
        <w:rPr>
          <w:rtl/>
        </w:rPr>
      </w:pPr>
      <w:bookmarkStart w:id="485" w:name="_Toc193635782"/>
      <w:bookmarkStart w:id="486" w:name="_Toc216184394"/>
      <w:r w:rsidRPr="00724E73">
        <w:rPr>
          <w:rtl/>
        </w:rPr>
        <w:t>התפלל ונכנס לבי</w:t>
      </w:r>
      <w:r w:rsidR="00B22259" w:rsidRPr="00724E73">
        <w:rPr>
          <w:rFonts w:hint="cs"/>
          <w:rtl/>
        </w:rPr>
        <w:t>הכנ</w:t>
      </w:r>
      <w:r w:rsidR="00AE16FF" w:rsidRPr="00724E73">
        <w:rPr>
          <w:rtl/>
        </w:rPr>
        <w:t>"</w:t>
      </w:r>
      <w:r w:rsidR="00B22259" w:rsidRPr="00724E73">
        <w:rPr>
          <w:rFonts w:hint="cs"/>
          <w:rtl/>
        </w:rPr>
        <w:t>ס</w:t>
      </w:r>
      <w:r w:rsidRPr="00724E73">
        <w:rPr>
          <w:rtl/>
        </w:rPr>
        <w:t xml:space="preserve"> ומצא צבור שמתפללין</w:t>
      </w:r>
      <w:r w:rsidRPr="00FE3D07">
        <w:rPr>
          <w:rtl/>
        </w:rPr>
        <w:t>,</w:t>
      </w:r>
      <w:bookmarkEnd w:id="485"/>
      <w:bookmarkEnd w:id="486"/>
      <w:r w:rsidR="00B22259" w:rsidRPr="00FE3D07">
        <w:rPr>
          <w:rFonts w:hint="cs"/>
          <w:rtl/>
        </w:rPr>
        <w:t xml:space="preserve"> </w:t>
      </w:r>
    </w:p>
    <w:p w14:paraId="3D2F21B2" w14:textId="13B5152E" w:rsidR="00A24328" w:rsidRDefault="00B22259" w:rsidP="009A59D1">
      <w:pPr>
        <w:pStyle w:val="38"/>
        <w:framePr w:wrap="notBeside"/>
        <w:rPr>
          <w:rtl/>
        </w:rPr>
      </w:pPr>
      <w:r w:rsidRPr="00660D7A">
        <w:rPr>
          <w:rFonts w:hint="cs"/>
          <w:rtl/>
        </w:rPr>
        <w:t>ריא</w:t>
      </w:r>
      <w:r w:rsidR="00AE16FF" w:rsidRPr="00660D7A">
        <w:rPr>
          <w:rtl/>
        </w:rPr>
        <w:t>"</w:t>
      </w:r>
      <w:r w:rsidRPr="00660D7A">
        <w:rPr>
          <w:rFonts w:hint="cs"/>
          <w:rtl/>
        </w:rPr>
        <w:t>ש</w:t>
      </w:r>
      <w:r w:rsidR="00A24328">
        <w:rPr>
          <w:rFonts w:hint="cs"/>
          <w:rtl/>
        </w:rPr>
        <w:t>:</w:t>
      </w:r>
    </w:p>
    <w:p w14:paraId="71E87304" w14:textId="111A68B2" w:rsidR="003A0A19" w:rsidRPr="000528DA" w:rsidRDefault="00B22259" w:rsidP="000528DA">
      <w:pPr>
        <w:rPr>
          <w:rtl/>
        </w:rPr>
      </w:pPr>
      <w:r w:rsidRPr="000528DA">
        <w:rPr>
          <w:rFonts w:hint="cs"/>
          <w:rtl/>
        </w:rPr>
        <w:t xml:space="preserve">רק </w:t>
      </w:r>
      <w:r w:rsidR="00DA51A5" w:rsidRPr="000528DA">
        <w:rPr>
          <w:rtl/>
        </w:rPr>
        <w:t>אם יכול לחדש בה דבר יחזור ויתפלל,</w:t>
      </w:r>
      <w:r w:rsidR="00291D7F" w:rsidRPr="000528DA">
        <w:rPr>
          <w:rtl/>
        </w:rPr>
        <w:t xml:space="preserve"> </w:t>
      </w:r>
    </w:p>
    <w:p w14:paraId="4BB2128B" w14:textId="30C3BD57" w:rsidR="00A24328" w:rsidRDefault="00DA51A5" w:rsidP="009A59D1">
      <w:pPr>
        <w:pStyle w:val="38"/>
        <w:framePr w:wrap="notBeside"/>
        <w:rPr>
          <w:rtl/>
        </w:rPr>
      </w:pPr>
      <w:r w:rsidRPr="00660D7A">
        <w:rPr>
          <w:rtl/>
        </w:rPr>
        <w:t>וצריכא</w:t>
      </w:r>
      <w:r w:rsidR="00A24328">
        <w:rPr>
          <w:rtl/>
        </w:rPr>
        <w:t>:</w:t>
      </w:r>
    </w:p>
    <w:p w14:paraId="7D914DFF" w14:textId="542C89DF" w:rsidR="00DA51A5" w:rsidRDefault="00DA51A5" w:rsidP="000528DA">
      <w:pPr>
        <w:rPr>
          <w:rtl/>
        </w:rPr>
      </w:pPr>
      <w:r w:rsidRPr="000528DA">
        <w:rPr>
          <w:rFonts w:hint="cs"/>
          <w:rtl/>
        </w:rPr>
        <w:t>קמייתא דיחיד לגבי ציבור, ו</w:t>
      </w:r>
      <w:r w:rsidR="001821B2" w:rsidRPr="000528DA">
        <w:rPr>
          <w:rFonts w:hint="cs"/>
          <w:rtl/>
        </w:rPr>
        <w:t>כאן</w:t>
      </w:r>
      <w:r w:rsidRPr="000528DA">
        <w:rPr>
          <w:rFonts w:hint="cs"/>
          <w:rtl/>
        </w:rPr>
        <w:t xml:space="preserve"> דאפי' דהתחיל פוסק,</w:t>
      </w:r>
    </w:p>
    <w:p w14:paraId="7235EE34" w14:textId="77777777" w:rsidR="0029048C" w:rsidRPr="000528DA" w:rsidRDefault="0029048C" w:rsidP="000528DA">
      <w:pPr>
        <w:rPr>
          <w:rtl/>
        </w:rPr>
      </w:pPr>
    </w:p>
    <w:p w14:paraId="4A6A1F0E" w14:textId="77777777" w:rsidR="00DA51A5" w:rsidRPr="00E34F28" w:rsidRDefault="00DA51A5" w:rsidP="00EC0DC4">
      <w:pPr>
        <w:pStyle w:val="af2"/>
        <w:framePr w:wrap="around"/>
        <w:rPr>
          <w:rtl/>
        </w:rPr>
      </w:pPr>
      <w:r w:rsidRPr="00A4639B">
        <w:rPr>
          <w:rFonts w:hint="cs"/>
          <w:rtl/>
        </w:rPr>
        <w:lastRenderedPageBreak/>
        <w:t>כא:</w:t>
      </w:r>
    </w:p>
    <w:p w14:paraId="643639D2" w14:textId="77777777" w:rsidR="003A0A19" w:rsidRPr="00E34F28" w:rsidRDefault="00DA51A5" w:rsidP="000F6DD4">
      <w:pPr>
        <w:pStyle w:val="afffffc"/>
        <w:rPr>
          <w:rtl/>
        </w:rPr>
      </w:pPr>
      <w:bookmarkStart w:id="487" w:name="_Toc193635783"/>
      <w:bookmarkStart w:id="488" w:name="_Toc216184395"/>
      <w:r w:rsidRPr="007D462B">
        <w:rPr>
          <w:rtl/>
        </w:rPr>
        <w:t>נכנס לבי</w:t>
      </w:r>
      <w:r w:rsidR="00B22259" w:rsidRPr="007D462B">
        <w:rPr>
          <w:rFonts w:hint="cs"/>
          <w:rtl/>
        </w:rPr>
        <w:t>הכנ</w:t>
      </w:r>
      <w:r w:rsidR="00AE16FF" w:rsidRPr="007D462B">
        <w:rPr>
          <w:rtl/>
        </w:rPr>
        <w:t>"</w:t>
      </w:r>
      <w:r w:rsidR="00B22259" w:rsidRPr="007D462B">
        <w:rPr>
          <w:rFonts w:hint="cs"/>
          <w:rtl/>
        </w:rPr>
        <w:t xml:space="preserve">ס </w:t>
      </w:r>
      <w:r w:rsidRPr="007D462B">
        <w:rPr>
          <w:rtl/>
        </w:rPr>
        <w:t>ומצא שמתפללין</w:t>
      </w:r>
      <w:r w:rsidRPr="00FE3D07">
        <w:rPr>
          <w:rtl/>
        </w:rPr>
        <w:t>,</w:t>
      </w:r>
      <w:bookmarkEnd w:id="487"/>
      <w:bookmarkEnd w:id="488"/>
      <w:r w:rsidRPr="00FE3D07">
        <w:rPr>
          <w:rFonts w:hint="cs"/>
          <w:rtl/>
        </w:rPr>
        <w:t xml:space="preserve"> </w:t>
      </w:r>
    </w:p>
    <w:p w14:paraId="4972365B" w14:textId="1902B383" w:rsidR="00A24328" w:rsidRDefault="00F036B2" w:rsidP="009A59D1">
      <w:pPr>
        <w:pStyle w:val="38"/>
        <w:framePr w:wrap="notBeside"/>
        <w:rPr>
          <w:rtl/>
        </w:rPr>
      </w:pPr>
      <w:r w:rsidRPr="00660D7A">
        <w:rPr>
          <w:rFonts w:hint="cs"/>
          <w:rtl/>
        </w:rPr>
        <w:t>ר"ה</w:t>
      </w:r>
      <w:r w:rsidR="00A24328">
        <w:rPr>
          <w:rFonts w:hint="cs"/>
          <w:rtl/>
        </w:rPr>
        <w:t>:</w:t>
      </w:r>
    </w:p>
    <w:p w14:paraId="0F55100C" w14:textId="097E32DE" w:rsidR="00901073" w:rsidRPr="000528DA" w:rsidRDefault="00F036B2" w:rsidP="000528DA">
      <w:pPr>
        <w:rPr>
          <w:rtl/>
        </w:rPr>
      </w:pPr>
      <w:r w:rsidRPr="000528DA">
        <w:rPr>
          <w:rFonts w:hint="cs"/>
          <w:rtl/>
        </w:rPr>
        <w:t xml:space="preserve">רק אם </w:t>
      </w:r>
      <w:r w:rsidR="00DA51A5" w:rsidRPr="000528DA">
        <w:rPr>
          <w:rFonts w:hint="cs"/>
          <w:rtl/>
        </w:rPr>
        <w:t>יכול לגמור עד שיגיע ש</w:t>
      </w:r>
      <w:r w:rsidR="00046971" w:rsidRPr="000528DA">
        <w:rPr>
          <w:rFonts w:hint="cs"/>
          <w:rtl/>
        </w:rPr>
        <w:t>"</w:t>
      </w:r>
      <w:r w:rsidR="00DA51A5" w:rsidRPr="000528DA">
        <w:rPr>
          <w:rFonts w:hint="cs"/>
          <w:rtl/>
        </w:rPr>
        <w:t xml:space="preserve">ץ </w:t>
      </w:r>
      <w:r w:rsidR="00DA51A5" w:rsidRPr="00A10336">
        <w:rPr>
          <w:rStyle w:val="30"/>
          <w:rFonts w:hint="cs"/>
          <w:rtl/>
        </w:rPr>
        <w:t>למודים</w:t>
      </w:r>
      <w:r w:rsidRPr="00A10336">
        <w:rPr>
          <w:rStyle w:val="30"/>
          <w:rFonts w:hint="cs"/>
          <w:rtl/>
        </w:rPr>
        <w:t>,</w:t>
      </w:r>
      <w:r w:rsidRPr="000528DA">
        <w:rPr>
          <w:rFonts w:hint="cs"/>
          <w:rtl/>
        </w:rPr>
        <w:t xml:space="preserve"> </w:t>
      </w:r>
      <w:r w:rsidR="00DA51A5" w:rsidRPr="00E34F28">
        <w:rPr>
          <w:rStyle w:val="afffff9"/>
          <w:rtl/>
        </w:rPr>
        <w:t>ריב"ל:</w:t>
      </w:r>
      <w:r w:rsidR="00DA51A5" w:rsidRPr="000528DA">
        <w:rPr>
          <w:rtl/>
        </w:rPr>
        <w:t xml:space="preserve"> </w:t>
      </w:r>
      <w:r w:rsidR="00046971" w:rsidRPr="00A10336">
        <w:rPr>
          <w:rStyle w:val="30"/>
          <w:rFonts w:hint="cs"/>
          <w:rtl/>
        </w:rPr>
        <w:t>ל</w:t>
      </w:r>
      <w:r w:rsidR="00DA51A5" w:rsidRPr="00A10336">
        <w:rPr>
          <w:rStyle w:val="30"/>
          <w:rtl/>
        </w:rPr>
        <w:t>קדושה</w:t>
      </w:r>
      <w:r w:rsidR="00901073" w:rsidRPr="00A10336">
        <w:rPr>
          <w:rStyle w:val="30"/>
          <w:rFonts w:hint="cs"/>
          <w:rtl/>
        </w:rPr>
        <w:t>.</w:t>
      </w:r>
    </w:p>
    <w:p w14:paraId="27C6A67B" w14:textId="74524013" w:rsidR="00A24328" w:rsidRDefault="00901073" w:rsidP="009A59D1">
      <w:pPr>
        <w:pStyle w:val="38"/>
        <w:framePr w:wrap="notBeside"/>
        <w:rPr>
          <w:rtl/>
        </w:rPr>
      </w:pPr>
      <w:r w:rsidRPr="00660D7A">
        <w:rPr>
          <w:rFonts w:hint="cs"/>
          <w:rtl/>
        </w:rPr>
        <w:t>ד</w:t>
      </w:r>
      <w:r w:rsidR="00A72708" w:rsidRPr="00660D7A">
        <w:rPr>
          <w:rFonts w:hint="cs"/>
          <w:rtl/>
        </w:rPr>
        <w:t>חלקו</w:t>
      </w:r>
      <w:r w:rsidR="00A24328">
        <w:rPr>
          <w:rFonts w:hint="cs"/>
          <w:rtl/>
        </w:rPr>
        <w:t>:</w:t>
      </w:r>
    </w:p>
    <w:p w14:paraId="4D555F45" w14:textId="3D9C1461" w:rsidR="00DA51A5" w:rsidRPr="000528DA" w:rsidRDefault="00DA51A5" w:rsidP="000528DA">
      <w:pPr>
        <w:rPr>
          <w:rtl/>
        </w:rPr>
      </w:pPr>
      <w:bookmarkStart w:id="489" w:name="_Toc193635784"/>
      <w:bookmarkStart w:id="490" w:name="_Toc216184396"/>
      <w:r w:rsidRPr="00A10336">
        <w:rPr>
          <w:rStyle w:val="30"/>
          <w:rFonts w:hint="cs"/>
          <w:rtl/>
        </w:rPr>
        <w:t xml:space="preserve">אי </w:t>
      </w:r>
      <w:r w:rsidRPr="00A10336">
        <w:rPr>
          <w:rStyle w:val="30"/>
          <w:rtl/>
        </w:rPr>
        <w:t>יחיד אומר קדושה</w:t>
      </w:r>
      <w:r w:rsidR="00F036B2" w:rsidRPr="00A10336">
        <w:rPr>
          <w:rStyle w:val="30"/>
          <w:rFonts w:hint="cs"/>
          <w:rtl/>
        </w:rPr>
        <w:t>,</w:t>
      </w:r>
      <w:bookmarkEnd w:id="489"/>
      <w:bookmarkEnd w:id="490"/>
      <w:r w:rsidRPr="00A10336">
        <w:rPr>
          <w:rStyle w:val="30"/>
          <w:rFonts w:hint="cs"/>
          <w:rtl/>
        </w:rPr>
        <w:t xml:space="preserve"> </w:t>
      </w:r>
    </w:p>
    <w:p w14:paraId="4E02697D" w14:textId="13C9816E" w:rsidR="00A24328" w:rsidRDefault="00B22259" w:rsidP="009A59D1">
      <w:pPr>
        <w:pStyle w:val="38"/>
        <w:framePr w:wrap="notBeside"/>
        <w:rPr>
          <w:rtl/>
        </w:rPr>
      </w:pPr>
      <w:r w:rsidRPr="00660D7A">
        <w:rPr>
          <w:rFonts w:hint="cs"/>
          <w:rtl/>
        </w:rPr>
        <w:t xml:space="preserve">וכן </w:t>
      </w:r>
      <w:r w:rsidR="00DA51A5" w:rsidRPr="00660D7A">
        <w:rPr>
          <w:rFonts w:hint="cs"/>
          <w:rtl/>
        </w:rPr>
        <w:t>ראב"א</w:t>
      </w:r>
      <w:r w:rsidR="00A24328">
        <w:rPr>
          <w:rtl/>
        </w:rPr>
        <w:t>:</w:t>
      </w:r>
    </w:p>
    <w:p w14:paraId="5BF3529A" w14:textId="504DA6BC" w:rsidR="00F53B00" w:rsidRPr="000528DA" w:rsidRDefault="00DA51A5" w:rsidP="000528DA">
      <w:pPr>
        <w:rPr>
          <w:rtl/>
        </w:rPr>
      </w:pPr>
      <w:r w:rsidRPr="00A4639B">
        <w:rPr>
          <w:rStyle w:val="ad"/>
          <w:rtl/>
        </w:rPr>
        <w:t>ונקדשתי בתוך בני ישראל</w:t>
      </w:r>
      <w:r w:rsidRPr="00A4639B">
        <w:rPr>
          <w:rStyle w:val="ad"/>
          <w:rFonts w:hint="cs"/>
          <w:rtl/>
        </w:rPr>
        <w:t>'</w:t>
      </w:r>
      <w:r w:rsidRPr="000528DA">
        <w:rPr>
          <w:sz w:val="14"/>
          <w:rtl/>
        </w:rPr>
        <w:t xml:space="preserve"> דבר שבקדושה </w:t>
      </w:r>
      <w:r w:rsidR="00F53B00" w:rsidRPr="000528DA">
        <w:rPr>
          <w:rFonts w:hint="cs"/>
          <w:sz w:val="14"/>
          <w:rtl/>
        </w:rPr>
        <w:t xml:space="preserve">רק </w:t>
      </w:r>
      <w:r w:rsidRPr="000528DA">
        <w:rPr>
          <w:sz w:val="14"/>
          <w:rtl/>
        </w:rPr>
        <w:t>מעשרה</w:t>
      </w:r>
      <w:r w:rsidR="00F53B00" w:rsidRPr="000528DA">
        <w:rPr>
          <w:rFonts w:hint="cs"/>
          <w:sz w:val="14"/>
          <w:rtl/>
        </w:rPr>
        <w:t xml:space="preserve"> ומעלה</w:t>
      </w:r>
      <w:r w:rsidRPr="000528DA">
        <w:rPr>
          <w:sz w:val="14"/>
          <w:rtl/>
        </w:rPr>
        <w:t>.</w:t>
      </w:r>
    </w:p>
    <w:p w14:paraId="07475632" w14:textId="77777777" w:rsidR="00A24328" w:rsidRDefault="00DA51A5" w:rsidP="009A59D1">
      <w:pPr>
        <w:pStyle w:val="38"/>
        <w:framePr w:wrap="notBeside"/>
        <w:rPr>
          <w:rtl/>
        </w:rPr>
      </w:pPr>
      <w:r w:rsidRPr="00660D7A">
        <w:rPr>
          <w:rFonts w:hint="cs"/>
          <w:rtl/>
        </w:rPr>
        <w:t>וכ</w:t>
      </w:r>
      <w:r w:rsidRPr="00660D7A">
        <w:rPr>
          <w:rtl/>
        </w:rPr>
        <w:t>רבנאי</w:t>
      </w:r>
      <w:r w:rsidR="00A24328">
        <w:rPr>
          <w:rtl/>
        </w:rPr>
        <w:t>:</w:t>
      </w:r>
    </w:p>
    <w:p w14:paraId="40B0D99A" w14:textId="4D95CF87" w:rsidR="00F53B00" w:rsidRPr="000528DA" w:rsidRDefault="00DA51A5" w:rsidP="000528DA">
      <w:pPr>
        <w:rPr>
          <w:rtl/>
        </w:rPr>
      </w:pPr>
      <w:r w:rsidRPr="00A4639B">
        <w:rPr>
          <w:rStyle w:val="ad"/>
          <w:rFonts w:hint="cs"/>
          <w:sz w:val="14"/>
          <w:rtl/>
        </w:rPr>
        <w:t>'</w:t>
      </w:r>
      <w:r w:rsidRPr="00A4639B">
        <w:rPr>
          <w:rStyle w:val="ad"/>
          <w:sz w:val="14"/>
          <w:rtl/>
        </w:rPr>
        <w:t>ונקדשתי בתוך בני ישראל</w:t>
      </w:r>
      <w:r w:rsidRPr="00A4639B">
        <w:rPr>
          <w:rStyle w:val="ad"/>
          <w:rFonts w:hint="cs"/>
          <w:sz w:val="14"/>
          <w:rtl/>
        </w:rPr>
        <w:t>'</w:t>
      </w:r>
      <w:r w:rsidR="00B22259">
        <w:rPr>
          <w:rStyle w:val="ad"/>
          <w:rFonts w:hint="cs"/>
          <w:sz w:val="14"/>
          <w:rtl/>
        </w:rPr>
        <w:t xml:space="preserve"> </w:t>
      </w:r>
      <w:r w:rsidRPr="00E34F28">
        <w:rPr>
          <w:rStyle w:val="afffff9"/>
          <w:rtl/>
        </w:rPr>
        <w:t>ו</w:t>
      </w:r>
      <w:r w:rsidR="001821B2" w:rsidRPr="00E34F28">
        <w:rPr>
          <w:rStyle w:val="afffff9"/>
          <w:rtl/>
        </w:rPr>
        <w:t>שם</w:t>
      </w:r>
      <w:r w:rsidRPr="00E34F28">
        <w:rPr>
          <w:rStyle w:val="afffff9"/>
          <w:rtl/>
        </w:rPr>
        <w:t>:</w:t>
      </w:r>
      <w:r w:rsidRPr="00A4639B">
        <w:rPr>
          <w:rStyle w:val="ad"/>
          <w:sz w:val="14"/>
          <w:rtl/>
        </w:rPr>
        <w:t xml:space="preserve"> </w:t>
      </w:r>
      <w:r w:rsidR="00046971">
        <w:rPr>
          <w:rStyle w:val="ad"/>
          <w:rFonts w:hint="cs"/>
          <w:sz w:val="14"/>
          <w:rtl/>
        </w:rPr>
        <w:t>'</w:t>
      </w:r>
      <w:r w:rsidRPr="00A4639B">
        <w:rPr>
          <w:rStyle w:val="ad"/>
          <w:sz w:val="14"/>
          <w:rtl/>
        </w:rPr>
        <w:t>מתוך העדה הזאת</w:t>
      </w:r>
      <w:r w:rsidRPr="00A4639B">
        <w:rPr>
          <w:rStyle w:val="ad"/>
          <w:rFonts w:hint="cs"/>
          <w:sz w:val="14"/>
          <w:rtl/>
        </w:rPr>
        <w:t>'</w:t>
      </w:r>
      <w:r w:rsidRPr="00A4639B">
        <w:rPr>
          <w:rStyle w:val="ad"/>
          <w:sz w:val="14"/>
          <w:rtl/>
        </w:rPr>
        <w:t>,</w:t>
      </w:r>
      <w:r w:rsidRPr="000528DA">
        <w:rPr>
          <w:sz w:val="14"/>
          <w:rtl/>
        </w:rPr>
        <w:t xml:space="preserve"> </w:t>
      </w:r>
      <w:r w:rsidRPr="000528DA">
        <w:rPr>
          <w:rtl/>
        </w:rPr>
        <w:t>מה להלן אף כאן עשרה.</w:t>
      </w:r>
      <w:r w:rsidRPr="000528DA">
        <w:rPr>
          <w:rFonts w:hint="cs"/>
          <w:rtl/>
        </w:rPr>
        <w:t xml:space="preserve"> </w:t>
      </w:r>
      <w:r w:rsidRPr="00E34F28">
        <w:rPr>
          <w:rStyle w:val="afffff9"/>
          <w:rFonts w:hint="cs"/>
          <w:rtl/>
        </w:rPr>
        <w:t>ולכו</w:t>
      </w:r>
      <w:r w:rsidRPr="00E34F28">
        <w:rPr>
          <w:rStyle w:val="afffff9"/>
          <w:rtl/>
        </w:rPr>
        <w:t>"</w:t>
      </w:r>
      <w:r w:rsidRPr="00E34F28">
        <w:rPr>
          <w:rStyle w:val="afffff9"/>
          <w:rFonts w:hint="cs"/>
          <w:rtl/>
        </w:rPr>
        <w:t>ע</w:t>
      </w:r>
      <w:r w:rsidR="00F53B00" w:rsidRPr="00E34F28">
        <w:rPr>
          <w:rStyle w:val="afffff9"/>
          <w:rFonts w:hint="cs"/>
          <w:rtl/>
        </w:rPr>
        <w:t>:</w:t>
      </w:r>
      <w:r w:rsidRPr="00A10336">
        <w:rPr>
          <w:rStyle w:val="30"/>
          <w:rFonts w:hint="cs"/>
          <w:rtl/>
        </w:rPr>
        <w:t xml:space="preserve"> </w:t>
      </w:r>
      <w:r w:rsidRPr="000528DA">
        <w:rPr>
          <w:rFonts w:hint="cs"/>
          <w:rtl/>
        </w:rPr>
        <w:t>אינו מפסיק</w:t>
      </w:r>
      <w:r w:rsidR="00B22259" w:rsidRPr="000528DA">
        <w:rPr>
          <w:rFonts w:hint="cs"/>
          <w:rtl/>
        </w:rPr>
        <w:t>.</w:t>
      </w:r>
    </w:p>
    <w:p w14:paraId="7C01848C" w14:textId="52A5E0E0" w:rsidR="006F02FB" w:rsidRPr="00E34F28" w:rsidRDefault="00DA51A5" w:rsidP="00682BF2">
      <w:pPr>
        <w:pStyle w:val="afffff5"/>
        <w:rPr>
          <w:rtl/>
        </w:rPr>
      </w:pPr>
      <w:bookmarkStart w:id="491" w:name="_Toc193635785"/>
      <w:bookmarkStart w:id="492" w:name="_Toc216184397"/>
      <w:r w:rsidRPr="00724E73">
        <w:rPr>
          <w:rStyle w:val="afffffd"/>
          <w:rtl/>
        </w:rPr>
        <w:t>איבעיא: מהו להפסיק ליהא שמו הגדול מבורך</w:t>
      </w:r>
      <w:bookmarkEnd w:id="491"/>
      <w:bookmarkEnd w:id="492"/>
      <w:r w:rsidRPr="00FE3D07">
        <w:rPr>
          <w:rtl/>
        </w:rPr>
        <w:t>?</w:t>
      </w:r>
      <w:r w:rsidR="00B22259" w:rsidRPr="00FE3D07">
        <w:rPr>
          <w:rFonts w:hint="cs"/>
          <w:rtl/>
        </w:rPr>
        <w:t xml:space="preserve"> </w:t>
      </w:r>
    </w:p>
    <w:p w14:paraId="7F04D86F" w14:textId="560B1786" w:rsidR="00A24328" w:rsidRDefault="00DA51A5" w:rsidP="009A59D1">
      <w:pPr>
        <w:pStyle w:val="38"/>
        <w:framePr w:wrap="notBeside"/>
        <w:rPr>
          <w:rtl/>
        </w:rPr>
      </w:pPr>
      <w:r w:rsidRPr="00660D7A">
        <w:rPr>
          <w:rtl/>
        </w:rPr>
        <w:t>רי"ו</w:t>
      </w:r>
      <w:r w:rsidR="00A24328">
        <w:rPr>
          <w:rtl/>
        </w:rPr>
        <w:t>:</w:t>
      </w:r>
    </w:p>
    <w:p w14:paraId="6146E46C" w14:textId="56C28212" w:rsidR="00DA51A5" w:rsidRPr="000528DA" w:rsidRDefault="00DA51A5" w:rsidP="000528DA">
      <w:pPr>
        <w:rPr>
          <w:rtl/>
        </w:rPr>
      </w:pPr>
      <w:r w:rsidRPr="000528DA">
        <w:rPr>
          <w:rtl/>
        </w:rPr>
        <w:t>לכל אין מפסיקין, חוץ מיהא שמו הגדול מבורך, שאפילו עוסק במעשה מרכבה פוסק.</w:t>
      </w:r>
      <w:r w:rsidRPr="000528DA">
        <w:rPr>
          <w:rFonts w:hint="cs"/>
          <w:rtl/>
        </w:rPr>
        <w:t xml:space="preserve"> </w:t>
      </w:r>
      <w:r w:rsidRPr="00A10336">
        <w:rPr>
          <w:rStyle w:val="30"/>
          <w:rtl/>
        </w:rPr>
        <w:t>ו</w:t>
      </w:r>
      <w:r w:rsidR="00901073" w:rsidRPr="00A10336">
        <w:rPr>
          <w:rStyle w:val="30"/>
          <w:rFonts w:hint="cs"/>
          <w:rtl/>
        </w:rPr>
        <w:t>אין</w:t>
      </w:r>
      <w:r w:rsidR="00901073" w:rsidRPr="00A10336">
        <w:rPr>
          <w:rStyle w:val="30"/>
          <w:rtl/>
        </w:rPr>
        <w:t xml:space="preserve"> הלכ</w:t>
      </w:r>
      <w:r w:rsidR="00901073" w:rsidRPr="00A10336">
        <w:rPr>
          <w:rStyle w:val="30"/>
          <w:rFonts w:hint="cs"/>
          <w:rtl/>
        </w:rPr>
        <w:t>ה</w:t>
      </w:r>
      <w:r w:rsidRPr="00A10336">
        <w:rPr>
          <w:rStyle w:val="30"/>
          <w:rtl/>
        </w:rPr>
        <w:t xml:space="preserve"> כ</w:t>
      </w:r>
      <w:r w:rsidR="00901073" w:rsidRPr="00A10336">
        <w:rPr>
          <w:rStyle w:val="30"/>
          <w:rFonts w:hint="cs"/>
          <w:rtl/>
        </w:rPr>
        <w:t>מותו</w:t>
      </w:r>
      <w:r w:rsidRPr="00A10336">
        <w:rPr>
          <w:rStyle w:val="30"/>
          <w:rtl/>
        </w:rPr>
        <w:t>.</w:t>
      </w:r>
    </w:p>
    <w:p w14:paraId="77B5DCEC" w14:textId="6CABF0D8" w:rsidR="00ED1712" w:rsidRPr="00E34F28" w:rsidRDefault="00683C59" w:rsidP="00F50A20">
      <w:pPr>
        <w:pStyle w:val="afffa"/>
        <w:rPr>
          <w:del w:id="90014" w:author="מנוע עיצוב" w:date="2026-10-08T11:01:28Z"/>
          <w:rtl/>
        </w:rPr>
      </w:pPr>
      <w:del w:id="90013" w:author="מנוע עיצוב" w:date="2026-10-08T11:01:28Z">
        <w:r>
          <w:rPr>
            <w:rFonts w:hint="cs"/>
            <w:rtl/>
          </w:rPr>
          <w:delText xml:space="preserve">***</w:delText>
        </w:r>
      </w:del>
    </w:p>
    <w:p w14:paraId="16E933D6" w14:textId="77777777" w:rsidR="007F7339" w:rsidRPr="00E34F28" w:rsidRDefault="00B22259" w:rsidP="00470C2A">
      <w:pPr>
        <w:pStyle w:val="afffffe"/>
        <w:rPr>
          <w:rtl/>
        </w:rPr>
      </w:pPr>
      <w:ins w:id="9819" w:author="מספור קטעי משנה" w:date="2026-10-06T06:45:16Z">
        <w:r>
          <w:rPr>
            <w:rStyle w:val="MisparKeta"/>
          </w:rPr>
          <w:t xml:space="preserve">ב. </w:t>
        </w:r>
      </w:ins>
      <w:bookmarkStart w:id="493" w:name="_Toc193635786"/>
      <w:bookmarkStart w:id="494" w:name="_Toc216184398"/>
      <w:r w:rsidRPr="00B22259">
        <w:rPr>
          <w:rStyle w:val="a7"/>
          <w:rFonts w:hint="cs"/>
          <w:rtl/>
        </w:rPr>
        <w:t xml:space="preserve">ר"י </w:t>
      </w:r>
      <w:r w:rsidR="00DA51A5" w:rsidRPr="00B22259">
        <w:rPr>
          <w:rStyle w:val="a7"/>
          <w:rtl/>
        </w:rPr>
        <w:t>מברך לפניהם ולאחריהם.</w:t>
      </w:r>
      <w:bookmarkEnd w:id="493"/>
      <w:bookmarkEnd w:id="494"/>
      <w:r w:rsidR="00DA51A5" w:rsidRPr="00B22259">
        <w:rPr>
          <w:rStyle w:val="a7"/>
          <w:rFonts w:hint="cs"/>
          <w:rtl/>
        </w:rPr>
        <w:t xml:space="preserve"> </w:t>
      </w:r>
    </w:p>
    <w:p w14:paraId="0B765404" w14:textId="065EE5AB" w:rsidR="005B435B" w:rsidRPr="00B7171C" w:rsidRDefault="00B22259" w:rsidP="00B7171C">
      <w:pPr>
        <w:pStyle w:val="afffffc"/>
        <w:spacing w:before="0"/>
        <w:outlineLvl w:val="9"/>
        <w:rPr>
          <w:rtl/>
        </w:rPr>
      </w:pPr>
      <w:r w:rsidRPr="00B7171C">
        <w:rPr>
          <w:rtl/>
        </w:rPr>
        <w:t>ד</w:t>
      </w:r>
      <w:r w:rsidR="007F7339" w:rsidRPr="00B7171C">
        <w:rPr>
          <w:rFonts w:hint="cs"/>
          <w:rtl/>
        </w:rPr>
        <w:t>ל</w:t>
      </w:r>
      <w:r w:rsidR="00DA51A5" w:rsidRPr="00B7171C">
        <w:rPr>
          <w:rtl/>
        </w:rPr>
        <w:t>ר"י בעל קרי מותר בד</w:t>
      </w:r>
      <w:r w:rsidR="00DA51A5" w:rsidRPr="00B7171C">
        <w:rPr>
          <w:rFonts w:hint="cs"/>
          <w:rtl/>
        </w:rPr>
        <w:t>"ת,</w:t>
      </w:r>
    </w:p>
    <w:p w14:paraId="4EB29BC2" w14:textId="40D927F7" w:rsidR="00A24328" w:rsidRDefault="00DA51A5" w:rsidP="009A59D1">
      <w:pPr>
        <w:pStyle w:val="38"/>
        <w:framePr w:wrap="notBeside"/>
        <w:rPr>
          <w:rtl/>
        </w:rPr>
      </w:pPr>
      <w:r w:rsidRPr="00660D7A">
        <w:rPr>
          <w:rFonts w:hint="cs"/>
          <w:rtl/>
        </w:rPr>
        <w:t>והך ד</w:t>
      </w:r>
      <w:r w:rsidRPr="00660D7A">
        <w:rPr>
          <w:rtl/>
        </w:rPr>
        <w:t>ריב"ל</w:t>
      </w:r>
      <w:r w:rsidR="00A24328">
        <w:rPr>
          <w:rtl/>
        </w:rPr>
        <w:t>:</w:t>
      </w:r>
    </w:p>
    <w:p w14:paraId="6E5EC178" w14:textId="77F009BD" w:rsidR="00ED1712" w:rsidRPr="000528DA" w:rsidRDefault="00DA51A5" w:rsidP="000528DA">
      <w:pPr>
        <w:rPr>
          <w:rtl/>
        </w:rPr>
      </w:pPr>
      <w:r w:rsidRPr="00A4639B">
        <w:rPr>
          <w:rStyle w:val="ad"/>
          <w:rFonts w:hint="cs"/>
          <w:sz w:val="14"/>
          <w:rtl/>
        </w:rPr>
        <w:t>ד'</w:t>
      </w:r>
      <w:r w:rsidR="00EF6E33">
        <w:rPr>
          <w:rStyle w:val="ad"/>
          <w:sz w:val="14"/>
          <w:rtl/>
        </w:rPr>
        <w:t>והודעתם לבניך</w:t>
      </w:r>
      <w:r w:rsidRPr="00A4639B">
        <w:rPr>
          <w:rStyle w:val="ad"/>
          <w:rFonts w:hint="cs"/>
          <w:sz w:val="14"/>
          <w:rtl/>
        </w:rPr>
        <w:t>'</w:t>
      </w:r>
      <w:r w:rsidRPr="00A4639B">
        <w:rPr>
          <w:rStyle w:val="ad"/>
          <w:sz w:val="14"/>
          <w:rtl/>
        </w:rPr>
        <w:t>,</w:t>
      </w:r>
      <w:r w:rsidRPr="000528DA">
        <w:rPr>
          <w:rtl/>
        </w:rPr>
        <w:t xml:space="preserve"> </w:t>
      </w:r>
      <w:r w:rsidRPr="00E34F28">
        <w:rPr>
          <w:rStyle w:val="afffff9"/>
          <w:rtl/>
        </w:rPr>
        <w:t>וסמיך</w:t>
      </w:r>
      <w:r w:rsidR="00901073" w:rsidRPr="00E34F28">
        <w:rPr>
          <w:rStyle w:val="afffff9"/>
          <w:rFonts w:hint="cs"/>
          <w:rtl/>
        </w:rPr>
        <w:t>:</w:t>
      </w:r>
      <w:r w:rsidRPr="00E34F28">
        <w:rPr>
          <w:rStyle w:val="afffff9"/>
          <w:rFonts w:hint="cs"/>
          <w:rtl/>
        </w:rPr>
        <w:t xml:space="preserve"> </w:t>
      </w:r>
      <w:r w:rsidRPr="00A4639B">
        <w:rPr>
          <w:rStyle w:val="ad"/>
          <w:rFonts w:hint="cs"/>
          <w:sz w:val="14"/>
          <w:rtl/>
        </w:rPr>
        <w:t>'</w:t>
      </w:r>
      <w:r w:rsidR="00EF6E33">
        <w:rPr>
          <w:rStyle w:val="ad"/>
          <w:sz w:val="14"/>
          <w:rtl/>
        </w:rPr>
        <w:t>יום אשר עמדת</w:t>
      </w:r>
      <w:r w:rsidRPr="00A4639B">
        <w:rPr>
          <w:rStyle w:val="ad"/>
          <w:sz w:val="14"/>
          <w:rtl/>
        </w:rPr>
        <w:t>'</w:t>
      </w:r>
      <w:r w:rsidRPr="00A4639B">
        <w:rPr>
          <w:rStyle w:val="ad"/>
          <w:rFonts w:hint="cs"/>
          <w:sz w:val="14"/>
          <w:rtl/>
        </w:rPr>
        <w:t xml:space="preserve"> </w:t>
      </w:r>
      <w:r w:rsidR="00901073">
        <w:rPr>
          <w:rStyle w:val="ad"/>
          <w:rFonts w:hint="cs"/>
          <w:sz w:val="14"/>
          <w:rtl/>
        </w:rPr>
        <w:t xml:space="preserve">- </w:t>
      </w:r>
      <w:r w:rsidRPr="000528DA">
        <w:rPr>
          <w:rFonts w:hint="cs"/>
          <w:rtl/>
        </w:rPr>
        <w:t xml:space="preserve">דבעל קרי </w:t>
      </w:r>
      <w:r w:rsidRPr="00A10336">
        <w:rPr>
          <w:rStyle w:val="30"/>
          <w:rFonts w:hint="cs"/>
          <w:rtl/>
        </w:rPr>
        <w:t>אסור</w:t>
      </w:r>
      <w:r w:rsidRPr="000528DA">
        <w:rPr>
          <w:rFonts w:hint="cs"/>
          <w:rtl/>
        </w:rPr>
        <w:t xml:space="preserve"> בד</w:t>
      </w:r>
      <w:r w:rsidRPr="000528DA">
        <w:rPr>
          <w:rtl/>
        </w:rPr>
        <w:t>"</w:t>
      </w:r>
      <w:r w:rsidRPr="000528DA">
        <w:rPr>
          <w:rFonts w:hint="cs"/>
          <w:rtl/>
        </w:rPr>
        <w:t>ת</w:t>
      </w:r>
      <w:r w:rsidR="00B22259" w:rsidRPr="000528DA">
        <w:rPr>
          <w:rFonts w:hint="cs"/>
          <w:rtl/>
        </w:rPr>
        <w:t xml:space="preserve">, </w:t>
      </w:r>
    </w:p>
    <w:p w14:paraId="7F5F5493" w14:textId="77777777" w:rsidR="00A24328" w:rsidRDefault="00B22259" w:rsidP="009A59D1">
      <w:pPr>
        <w:pStyle w:val="38"/>
        <w:framePr w:wrap="notBeside"/>
        <w:rPr>
          <w:rtl/>
        </w:rPr>
      </w:pPr>
      <w:r w:rsidRPr="00660D7A">
        <w:rPr>
          <w:rFonts w:hint="cs"/>
          <w:rtl/>
        </w:rPr>
        <w:t>ואפי</w:t>
      </w:r>
      <w:r w:rsidR="00D54130" w:rsidRPr="00660D7A">
        <w:rPr>
          <w:rFonts w:hint="cs"/>
          <w:rtl/>
        </w:rPr>
        <w:t>'</w:t>
      </w:r>
      <w:r w:rsidR="00A24328">
        <w:rPr>
          <w:rtl/>
        </w:rPr>
        <w:t>:</w:t>
      </w:r>
    </w:p>
    <w:p w14:paraId="44310DC8" w14:textId="350E444F" w:rsidR="006F02FB" w:rsidRPr="000528DA" w:rsidRDefault="00F53B00" w:rsidP="000528DA">
      <w:pPr>
        <w:rPr>
          <w:rtl/>
        </w:rPr>
      </w:pPr>
      <w:r w:rsidRPr="000528DA">
        <w:rPr>
          <w:rFonts w:hint="cs"/>
          <w:rtl/>
        </w:rPr>
        <w:t>ש</w:t>
      </w:r>
      <w:r w:rsidR="00B22259" w:rsidRPr="00A10336">
        <w:rPr>
          <w:rStyle w:val="30"/>
          <w:rFonts w:hint="cs"/>
          <w:rtl/>
        </w:rPr>
        <w:t>בכל התורה</w:t>
      </w:r>
      <w:r w:rsidR="00B22259" w:rsidRPr="000528DA">
        <w:rPr>
          <w:rFonts w:hint="cs"/>
          <w:rtl/>
        </w:rPr>
        <w:t xml:space="preserve"> </w:t>
      </w:r>
      <w:r w:rsidR="00B22259" w:rsidRPr="00E34F28">
        <w:rPr>
          <w:rStyle w:val="afffff9"/>
          <w:rFonts w:hint="cs"/>
          <w:rtl/>
        </w:rPr>
        <w:t>ר</w:t>
      </w:r>
      <w:r w:rsidR="00AE16FF" w:rsidRPr="00E34F28">
        <w:rPr>
          <w:rStyle w:val="afffff9"/>
          <w:rtl/>
        </w:rPr>
        <w:t>"</w:t>
      </w:r>
      <w:r w:rsidR="00B22259" w:rsidRPr="00E34F28">
        <w:rPr>
          <w:rStyle w:val="afffff9"/>
          <w:rFonts w:hint="cs"/>
          <w:rtl/>
        </w:rPr>
        <w:t>י</w:t>
      </w:r>
      <w:r w:rsidR="00901073" w:rsidRPr="000528DA">
        <w:rPr>
          <w:rFonts w:hint="cs"/>
          <w:rtl/>
        </w:rPr>
        <w:t>:</w:t>
      </w:r>
      <w:r w:rsidR="005B435B" w:rsidRPr="000528DA">
        <w:rPr>
          <w:rFonts w:hint="cs"/>
          <w:rtl/>
        </w:rPr>
        <w:t xml:space="preserve"> לא דר</w:t>
      </w:r>
      <w:r w:rsidR="00B22259" w:rsidRPr="000528DA">
        <w:rPr>
          <w:rFonts w:hint="cs"/>
          <w:rtl/>
        </w:rPr>
        <w:t xml:space="preserve">ש </w:t>
      </w:r>
      <w:r w:rsidR="00EF6E33" w:rsidRPr="000528DA">
        <w:rPr>
          <w:rFonts w:hint="cs"/>
          <w:rtl/>
        </w:rPr>
        <w:t>סמוכין</w:t>
      </w:r>
      <w:r w:rsidR="006F02FB" w:rsidRPr="000528DA">
        <w:rPr>
          <w:rFonts w:hint="cs"/>
          <w:rtl/>
        </w:rPr>
        <w:t>,</w:t>
      </w:r>
      <w:r w:rsidR="00EF6E33" w:rsidRPr="000528DA">
        <w:rPr>
          <w:rFonts w:hint="cs"/>
          <w:rtl/>
        </w:rPr>
        <w:t xml:space="preserve"> </w:t>
      </w:r>
    </w:p>
    <w:p w14:paraId="28EA8ECB" w14:textId="77777777" w:rsidR="00ED1712" w:rsidRPr="000528DA" w:rsidRDefault="00B22259" w:rsidP="000528DA">
      <w:pPr>
        <w:rPr>
          <w:rtl/>
        </w:rPr>
      </w:pPr>
      <w:r w:rsidRPr="000528DA">
        <w:rPr>
          <w:rFonts w:hint="cs"/>
          <w:rtl/>
        </w:rPr>
        <w:t xml:space="preserve">אוב וידעוני בכלל מכשפין ויצאו להקיש מכשפה לסקילה, </w:t>
      </w:r>
    </w:p>
    <w:p w14:paraId="4974D31E" w14:textId="77777777" w:rsidR="00901073" w:rsidRPr="000528DA" w:rsidRDefault="00DA51A5" w:rsidP="000528DA">
      <w:pPr>
        <w:rPr>
          <w:rtl/>
        </w:rPr>
      </w:pPr>
      <w:bookmarkStart w:id="495" w:name="_Toc193635787"/>
      <w:bookmarkStart w:id="496" w:name="_Toc216184399"/>
      <w:r w:rsidRPr="00A10336">
        <w:rPr>
          <w:rStyle w:val="30"/>
          <w:rtl/>
        </w:rPr>
        <w:t>במשנה תורה</w:t>
      </w:r>
      <w:bookmarkEnd w:id="495"/>
      <w:bookmarkEnd w:id="496"/>
      <w:r w:rsidRPr="00A10336">
        <w:rPr>
          <w:rStyle w:val="30"/>
          <w:rFonts w:hint="cs"/>
          <w:rtl/>
        </w:rPr>
        <w:t xml:space="preserve"> </w:t>
      </w:r>
      <w:r w:rsidR="005B435B" w:rsidRPr="000528DA">
        <w:rPr>
          <w:rtl/>
        </w:rPr>
        <w:t>דר</w:t>
      </w:r>
      <w:r w:rsidRPr="000528DA">
        <w:rPr>
          <w:rtl/>
        </w:rPr>
        <w:t>ש</w:t>
      </w:r>
      <w:r w:rsidR="00901073" w:rsidRPr="000528DA">
        <w:rPr>
          <w:rFonts w:hint="cs"/>
          <w:rtl/>
        </w:rPr>
        <w:t>,</w:t>
      </w:r>
      <w:r w:rsidRPr="000528DA">
        <w:rPr>
          <w:rtl/>
        </w:rPr>
        <w:t xml:space="preserve"> </w:t>
      </w:r>
    </w:p>
    <w:p w14:paraId="39544497" w14:textId="353C758A" w:rsidR="00A24328" w:rsidRDefault="00F53B00" w:rsidP="009A59D1">
      <w:pPr>
        <w:pStyle w:val="38"/>
        <w:framePr w:wrap="notBeside"/>
        <w:rPr>
          <w:rtl/>
        </w:rPr>
      </w:pPr>
      <w:r w:rsidRPr="00660D7A">
        <w:rPr>
          <w:rFonts w:hint="cs"/>
          <w:rtl/>
        </w:rPr>
        <w:t>ש</w:t>
      </w:r>
      <w:r w:rsidR="00DA51A5" w:rsidRPr="00660D7A">
        <w:rPr>
          <w:rFonts w:hint="cs"/>
          <w:rtl/>
        </w:rPr>
        <w:t>לר"א</w:t>
      </w:r>
      <w:r w:rsidR="00A24328">
        <w:rPr>
          <w:rtl/>
        </w:rPr>
        <w:t>:</w:t>
      </w:r>
    </w:p>
    <w:p w14:paraId="21D409C8" w14:textId="073C8F5B" w:rsidR="00901073" w:rsidRPr="000528DA" w:rsidRDefault="00DA51A5" w:rsidP="000528DA">
      <w:pPr>
        <w:rPr>
          <w:rtl/>
        </w:rPr>
      </w:pPr>
      <w:r w:rsidRPr="000528DA">
        <w:rPr>
          <w:rtl/>
        </w:rPr>
        <w:t>נושא אדם אנוסת ומפותת אביו, אנוסת ומפותת בנו.</w:t>
      </w:r>
      <w:r w:rsidRPr="000528DA">
        <w:rPr>
          <w:rFonts w:hint="cs"/>
          <w:rtl/>
        </w:rPr>
        <w:t xml:space="preserve"> </w:t>
      </w:r>
    </w:p>
    <w:p w14:paraId="2F5C21A8" w14:textId="276EAAB9" w:rsidR="00A24328" w:rsidRDefault="00B22259" w:rsidP="009A59D1">
      <w:pPr>
        <w:pStyle w:val="38"/>
        <w:framePr w:wrap="notBeside"/>
        <w:rPr>
          <w:rtl/>
        </w:rPr>
      </w:pPr>
      <w:r w:rsidRPr="00660D7A">
        <w:rPr>
          <w:rFonts w:hint="cs"/>
          <w:rtl/>
        </w:rPr>
        <w:t>ו</w:t>
      </w:r>
      <w:r w:rsidR="00DA51A5" w:rsidRPr="00660D7A">
        <w:rPr>
          <w:rtl/>
        </w:rPr>
        <w:t>ר"י</w:t>
      </w:r>
      <w:r w:rsidR="00A24328">
        <w:rPr>
          <w:rFonts w:hint="cs"/>
          <w:rtl/>
        </w:rPr>
        <w:t>:</w:t>
      </w:r>
    </w:p>
    <w:p w14:paraId="5E87F600" w14:textId="70D826F9" w:rsidR="00901073" w:rsidRPr="000528DA" w:rsidRDefault="00DA51A5" w:rsidP="000528DA">
      <w:pPr>
        <w:rPr>
          <w:rtl/>
        </w:rPr>
      </w:pPr>
      <w:bookmarkStart w:id="497" w:name="_Toc193635788"/>
      <w:bookmarkStart w:id="498" w:name="_Toc216184400"/>
      <w:r w:rsidRPr="00A10336">
        <w:rPr>
          <w:rStyle w:val="30"/>
          <w:rtl/>
        </w:rPr>
        <w:t>אוסר</w:t>
      </w:r>
      <w:bookmarkEnd w:id="497"/>
      <w:bookmarkEnd w:id="498"/>
      <w:r w:rsidRPr="00A10336">
        <w:rPr>
          <w:rStyle w:val="30"/>
          <w:rtl/>
        </w:rPr>
        <w:t xml:space="preserve"> </w:t>
      </w:r>
      <w:r w:rsidRPr="000528DA">
        <w:rPr>
          <w:rtl/>
        </w:rPr>
        <w:t>באנוסת אביו ובמפותת אביו.</w:t>
      </w:r>
      <w:r w:rsidR="00B22259" w:rsidRPr="000528DA">
        <w:rPr>
          <w:rFonts w:hint="cs"/>
          <w:rtl/>
        </w:rPr>
        <w:t xml:space="preserve"> </w:t>
      </w:r>
    </w:p>
    <w:p w14:paraId="20F54E9F" w14:textId="77777777" w:rsidR="001B5E54" w:rsidRPr="000528DA" w:rsidRDefault="00DA51A5" w:rsidP="000528DA">
      <w:pPr>
        <w:rPr>
          <w:rtl/>
        </w:rPr>
      </w:pPr>
      <w:r w:rsidRPr="000528DA">
        <w:rPr>
          <w:rFonts w:hint="cs"/>
          <w:rtl/>
        </w:rPr>
        <w:t>ד</w:t>
      </w:r>
      <w:r w:rsidRPr="00A4639B">
        <w:rPr>
          <w:rStyle w:val="ad"/>
          <w:rFonts w:hint="cs"/>
          <w:sz w:val="14"/>
          <w:rtl/>
        </w:rPr>
        <w:t>'</w:t>
      </w:r>
      <w:r w:rsidRPr="00A4639B">
        <w:rPr>
          <w:rStyle w:val="ad"/>
          <w:sz w:val="14"/>
          <w:rtl/>
        </w:rPr>
        <w:t>ולא יגלה כנף אביו</w:t>
      </w:r>
      <w:r w:rsidRPr="00A4639B">
        <w:rPr>
          <w:rStyle w:val="ad"/>
          <w:rFonts w:hint="cs"/>
          <w:sz w:val="14"/>
          <w:rtl/>
        </w:rPr>
        <w:t>'</w:t>
      </w:r>
      <w:r w:rsidRPr="00A4639B">
        <w:rPr>
          <w:rStyle w:val="ad"/>
          <w:sz w:val="14"/>
          <w:rtl/>
        </w:rPr>
        <w:t xml:space="preserve"> </w:t>
      </w:r>
      <w:r w:rsidRPr="000528DA">
        <w:rPr>
          <w:rFonts w:hint="cs"/>
          <w:rtl/>
        </w:rPr>
        <w:t>ו</w:t>
      </w:r>
      <w:r w:rsidRPr="000528DA">
        <w:rPr>
          <w:rtl/>
        </w:rPr>
        <w:t>באנוסת אביו ד</w:t>
      </w:r>
      <w:r w:rsidRPr="00A4639B">
        <w:rPr>
          <w:rStyle w:val="ad"/>
          <w:rFonts w:hint="cs"/>
          <w:rtl/>
        </w:rPr>
        <w:t>'</w:t>
      </w:r>
      <w:r w:rsidR="00EF6E33">
        <w:rPr>
          <w:rStyle w:val="ad"/>
          <w:rtl/>
        </w:rPr>
        <w:t>ונתן האיש השוכב עמ</w:t>
      </w:r>
      <w:r w:rsidR="00EF6E33">
        <w:rPr>
          <w:rStyle w:val="ad"/>
          <w:rFonts w:hint="cs"/>
          <w:rtl/>
        </w:rPr>
        <w:t>ה</w:t>
      </w:r>
      <w:r w:rsidRPr="00A4639B">
        <w:rPr>
          <w:rStyle w:val="ad"/>
          <w:rtl/>
        </w:rPr>
        <w:t>'</w:t>
      </w:r>
      <w:r w:rsidR="00B22259" w:rsidRPr="000528DA">
        <w:rPr>
          <w:rFonts w:hint="cs"/>
          <w:rtl/>
        </w:rPr>
        <w:t xml:space="preserve">, </w:t>
      </w:r>
    </w:p>
    <w:p w14:paraId="7DD5DD75" w14:textId="77777777" w:rsidR="00F45720" w:rsidRPr="000528DA" w:rsidRDefault="00046971" w:rsidP="00B7171C">
      <w:pPr>
        <w:spacing w:after="60"/>
        <w:rPr>
          <w:rtl/>
        </w:rPr>
      </w:pPr>
      <w:r w:rsidRPr="000528DA">
        <w:rPr>
          <w:rtl/>
        </w:rPr>
        <w:t>ו</w:t>
      </w:r>
      <w:r w:rsidR="00EF6E33" w:rsidRPr="000528DA">
        <w:rPr>
          <w:rtl/>
        </w:rPr>
        <w:t xml:space="preserve">סמוכין </w:t>
      </w:r>
      <w:r w:rsidR="00DA51A5" w:rsidRPr="000528DA">
        <w:rPr>
          <w:rtl/>
        </w:rPr>
        <w:t xml:space="preserve">בעי </w:t>
      </w:r>
      <w:r w:rsidR="00DA51A5" w:rsidRPr="00E34F28">
        <w:rPr>
          <w:rStyle w:val="afffff9"/>
          <w:rtl/>
        </w:rPr>
        <w:t>ל</w:t>
      </w:r>
      <w:r w:rsidR="00DA51A5" w:rsidRPr="00E34F28">
        <w:rPr>
          <w:rStyle w:val="afffff9"/>
          <w:rFonts w:hint="cs"/>
          <w:rtl/>
        </w:rPr>
        <w:t>ר</w:t>
      </w:r>
      <w:r w:rsidR="00DA51A5" w:rsidRPr="00E34F28">
        <w:rPr>
          <w:rStyle w:val="afffff9"/>
          <w:rtl/>
        </w:rPr>
        <w:t>יב"ל:</w:t>
      </w:r>
      <w:r w:rsidR="00DA51A5" w:rsidRPr="000528DA">
        <w:rPr>
          <w:rtl/>
        </w:rPr>
        <w:t xml:space="preserve"> </w:t>
      </w:r>
      <w:r w:rsidR="00DA51A5" w:rsidRPr="00A10336">
        <w:rPr>
          <w:rStyle w:val="30"/>
          <w:rFonts w:hint="cs"/>
          <w:rtl/>
        </w:rPr>
        <w:t>ד</w:t>
      </w:r>
      <w:r w:rsidR="00DA51A5" w:rsidRPr="00A10336">
        <w:rPr>
          <w:rStyle w:val="30"/>
          <w:rtl/>
        </w:rPr>
        <w:t xml:space="preserve">כל המלמד לבנו תורה </w:t>
      </w:r>
      <w:r w:rsidR="00DA51A5" w:rsidRPr="000528DA">
        <w:rPr>
          <w:rtl/>
        </w:rPr>
        <w:t>כאלו קבלה מהר חורב,</w:t>
      </w:r>
      <w:r w:rsidR="00DA51A5" w:rsidRPr="000528DA">
        <w:rPr>
          <w:rFonts w:hint="cs"/>
          <w:rtl/>
        </w:rPr>
        <w:t xml:space="preserve"> ד</w:t>
      </w:r>
      <w:r w:rsidR="00DA51A5" w:rsidRPr="00B7171C">
        <w:rPr>
          <w:rStyle w:val="ad"/>
          <w:rFonts w:hint="cs"/>
          <w:rtl/>
        </w:rPr>
        <w:t>'</w:t>
      </w:r>
      <w:r w:rsidR="00DA51A5" w:rsidRPr="00B7171C">
        <w:rPr>
          <w:rStyle w:val="ad"/>
          <w:rtl/>
        </w:rPr>
        <w:t>והודעתם ל</w:t>
      </w:r>
      <w:r w:rsidR="00EF6E33" w:rsidRPr="00B7171C">
        <w:rPr>
          <w:rStyle w:val="ad"/>
          <w:rtl/>
        </w:rPr>
        <w:t>בניך</w:t>
      </w:r>
      <w:r w:rsidR="00DA51A5" w:rsidRPr="00B7171C">
        <w:rPr>
          <w:rStyle w:val="ad"/>
          <w:rtl/>
        </w:rPr>
        <w:t>,</w:t>
      </w:r>
      <w:r w:rsidR="00DA51A5" w:rsidRPr="000528DA">
        <w:rPr>
          <w:rtl/>
        </w:rPr>
        <w:t xml:space="preserve"> </w:t>
      </w:r>
      <w:r w:rsidR="00901073" w:rsidRPr="000528DA">
        <w:rPr>
          <w:rFonts w:hint="cs"/>
          <w:rtl/>
        </w:rPr>
        <w:t xml:space="preserve">       </w:t>
      </w:r>
      <w:r w:rsidR="00B22259" w:rsidRPr="00E34F28">
        <w:rPr>
          <w:rStyle w:val="afffff9"/>
          <w:rFonts w:hint="cs"/>
          <w:rtl/>
        </w:rPr>
        <w:t>ואח</w:t>
      </w:r>
      <w:r w:rsidR="00AE16FF" w:rsidRPr="00E34F28">
        <w:rPr>
          <w:rStyle w:val="afffff9"/>
          <w:rtl/>
        </w:rPr>
        <w:t>"</w:t>
      </w:r>
      <w:r w:rsidR="00B22259" w:rsidRPr="00E34F28">
        <w:rPr>
          <w:rStyle w:val="afffff9"/>
          <w:rFonts w:hint="cs"/>
          <w:rtl/>
        </w:rPr>
        <w:t>כ</w:t>
      </w:r>
      <w:r w:rsidR="00DA51A5" w:rsidRPr="00E34F28">
        <w:rPr>
          <w:rStyle w:val="afffff9"/>
          <w:rtl/>
        </w:rPr>
        <w:t>:</w:t>
      </w:r>
      <w:r w:rsidR="00DA51A5" w:rsidRPr="00C369E2">
        <w:rPr>
          <w:rtl/>
        </w:rPr>
        <w:t xml:space="preserve"> </w:t>
      </w:r>
      <w:r w:rsidR="00DA51A5" w:rsidRPr="00F53B00">
        <w:rPr>
          <w:rStyle w:val="ad"/>
          <w:rFonts w:hint="cs"/>
          <w:rtl/>
        </w:rPr>
        <w:t>'</w:t>
      </w:r>
      <w:r w:rsidR="00DA51A5" w:rsidRPr="00F53B00">
        <w:rPr>
          <w:rStyle w:val="ad"/>
          <w:rtl/>
        </w:rPr>
        <w:t>לפני ה' אלהיך בחורב</w:t>
      </w:r>
      <w:r w:rsidR="00DA51A5" w:rsidRPr="00F53B00">
        <w:rPr>
          <w:rStyle w:val="ad"/>
          <w:rFonts w:hint="cs"/>
          <w:rtl/>
        </w:rPr>
        <w:t>'</w:t>
      </w:r>
      <w:r w:rsidR="00DA51A5" w:rsidRPr="00F53B00">
        <w:rPr>
          <w:rStyle w:val="ad"/>
          <w:rtl/>
        </w:rPr>
        <w:t>.</w:t>
      </w:r>
    </w:p>
    <w:p w14:paraId="419A96BA" w14:textId="77777777" w:rsidR="00A24328" w:rsidRDefault="00046971" w:rsidP="009A59D1">
      <w:pPr>
        <w:pStyle w:val="38"/>
        <w:framePr w:wrap="notBeside"/>
        <w:rPr>
          <w:rtl/>
        </w:rPr>
      </w:pPr>
      <w:r w:rsidRPr="00660D7A">
        <w:rPr>
          <w:rFonts w:hint="cs"/>
          <w:rtl/>
        </w:rPr>
        <w:t>והך</w:t>
      </w:r>
      <w:r w:rsidR="00A24328">
        <w:rPr>
          <w:rtl/>
        </w:rPr>
        <w:t>:</w:t>
      </w:r>
    </w:p>
    <w:p w14:paraId="109DDE72" w14:textId="02A8E746" w:rsidR="006F02FB" w:rsidRPr="000528DA" w:rsidRDefault="00046971" w:rsidP="000528DA">
      <w:pPr>
        <w:rPr>
          <w:rtl/>
        </w:rPr>
      </w:pPr>
      <w:r w:rsidRPr="000528DA">
        <w:rPr>
          <w:rFonts w:hint="cs"/>
          <w:rtl/>
        </w:rPr>
        <w:t>ד</w:t>
      </w:r>
      <w:r w:rsidR="00DA51A5" w:rsidRPr="00A10336">
        <w:rPr>
          <w:rStyle w:val="30"/>
          <w:rtl/>
        </w:rPr>
        <w:t xml:space="preserve">זב שראה קרי, ונדה שפלטה </w:t>
      </w:r>
      <w:r w:rsidR="001553CE" w:rsidRPr="00A10336">
        <w:rPr>
          <w:rStyle w:val="30"/>
          <w:rFonts w:hint="cs"/>
          <w:rtl/>
        </w:rPr>
        <w:t>ש"ז</w:t>
      </w:r>
      <w:r w:rsidR="00DA51A5" w:rsidRPr="00A10336">
        <w:rPr>
          <w:rStyle w:val="30"/>
          <w:rtl/>
        </w:rPr>
        <w:t>,</w:t>
      </w:r>
      <w:r w:rsidR="00DA51A5" w:rsidRPr="000528DA">
        <w:rPr>
          <w:rtl/>
        </w:rPr>
        <w:t xml:space="preserve"> המשמשת וראתה דם צריכין טבילה. </w:t>
      </w:r>
      <w:r w:rsidR="00DA51A5" w:rsidRPr="00E34F28">
        <w:rPr>
          <w:rStyle w:val="afffff9"/>
          <w:rtl/>
        </w:rPr>
        <w:t xml:space="preserve">ור"י </w:t>
      </w:r>
      <w:r w:rsidR="00EF6E33" w:rsidRPr="00A10336">
        <w:rPr>
          <w:rStyle w:val="30"/>
          <w:rtl/>
        </w:rPr>
        <w:t>פוטר</w:t>
      </w:r>
      <w:r w:rsidR="00EF6E33" w:rsidRPr="000528DA">
        <w:rPr>
          <w:rFonts w:hint="cs"/>
          <w:rtl/>
        </w:rPr>
        <w:t>,</w:t>
      </w:r>
      <w:r w:rsidR="007E4E8C">
        <w:rPr>
          <w:rFonts w:hint="cs"/>
          <w:rtl/>
        </w:rPr>
        <w:t xml:space="preserve"> </w:t>
      </w:r>
    </w:p>
    <w:p w14:paraId="12F417E1" w14:textId="0734C4FF" w:rsidR="00A24328" w:rsidRDefault="00F95182" w:rsidP="009A59D1">
      <w:pPr>
        <w:pStyle w:val="38"/>
        <w:framePr w:wrap="notBeside"/>
        <w:rPr>
          <w:rtl/>
        </w:rPr>
      </w:pPr>
      <w:r>
        <w:rPr>
          <w:rFonts w:hint="cs"/>
          <w:rtl/>
        </w:rPr>
        <w:t>-</w:t>
      </w:r>
    </w:p>
    <w:p w14:paraId="136B8885" w14:textId="62954139" w:rsidR="006F02FB" w:rsidRPr="000528DA" w:rsidRDefault="00DA51A5" w:rsidP="000528DA">
      <w:pPr>
        <w:rPr>
          <w:rtl/>
        </w:rPr>
      </w:pPr>
      <w:r w:rsidRPr="000528DA">
        <w:rPr>
          <w:rFonts w:hint="cs"/>
          <w:rtl/>
        </w:rPr>
        <w:t xml:space="preserve">דוקא </w:t>
      </w:r>
      <w:r w:rsidRPr="000528DA">
        <w:rPr>
          <w:rtl/>
        </w:rPr>
        <w:t>בזב שראה קרי</w:t>
      </w:r>
      <w:r w:rsidRPr="000528DA">
        <w:rPr>
          <w:rFonts w:hint="cs"/>
          <w:rtl/>
        </w:rPr>
        <w:t>,</w:t>
      </w:r>
      <w:r w:rsidRPr="000528DA">
        <w:rPr>
          <w:rtl/>
        </w:rPr>
        <w:t xml:space="preserve"> דמעיקרא לאו בר טבילה הוא, </w:t>
      </w:r>
    </w:p>
    <w:p w14:paraId="1DF96337" w14:textId="77777777" w:rsidR="00A24328" w:rsidRDefault="00DA51A5" w:rsidP="009A59D1">
      <w:pPr>
        <w:pStyle w:val="38"/>
        <w:framePr w:wrap="notBeside"/>
        <w:rPr>
          <w:rtl/>
        </w:rPr>
      </w:pPr>
      <w:r w:rsidRPr="00660D7A">
        <w:rPr>
          <w:rtl/>
        </w:rPr>
        <w:t>אבל</w:t>
      </w:r>
      <w:r w:rsidR="00A24328">
        <w:rPr>
          <w:rtl/>
        </w:rPr>
        <w:t>:</w:t>
      </w:r>
    </w:p>
    <w:p w14:paraId="1F610646" w14:textId="3944C2FE" w:rsidR="006F02FB" w:rsidRPr="000528DA" w:rsidRDefault="00DA51A5" w:rsidP="00B7171C">
      <w:pPr>
        <w:spacing w:after="60"/>
        <w:rPr>
          <w:rtl/>
        </w:rPr>
      </w:pPr>
      <w:bookmarkStart w:id="499" w:name="_Toc193635789"/>
      <w:bookmarkStart w:id="500" w:name="_Toc216184401"/>
      <w:r w:rsidRPr="00A10336">
        <w:rPr>
          <w:rStyle w:val="30"/>
          <w:rtl/>
        </w:rPr>
        <w:t>בעל קרי גרידא מחייב</w:t>
      </w:r>
      <w:bookmarkEnd w:id="499"/>
      <w:bookmarkEnd w:id="500"/>
      <w:r w:rsidR="00EF6E33" w:rsidRPr="000528DA">
        <w:rPr>
          <w:rFonts w:hint="cs"/>
          <w:rtl/>
        </w:rPr>
        <w:t xml:space="preserve"> מהרהר ולא מברך</w:t>
      </w:r>
    </w:p>
    <w:p w14:paraId="52A8272E" w14:textId="77777777" w:rsidR="00A24328" w:rsidRDefault="00DA51A5" w:rsidP="009A59D1">
      <w:pPr>
        <w:pStyle w:val="38"/>
        <w:framePr w:wrap="notBeside"/>
        <w:rPr>
          <w:rtl/>
        </w:rPr>
      </w:pPr>
      <w:r w:rsidRPr="00660D7A">
        <w:rPr>
          <w:rtl/>
        </w:rPr>
        <w:t>ו</w:t>
      </w:r>
      <w:r w:rsidRPr="00660D7A">
        <w:rPr>
          <w:rFonts w:hint="cs"/>
          <w:rtl/>
        </w:rPr>
        <w:t>הך</w:t>
      </w:r>
      <w:r w:rsidR="00A24328">
        <w:rPr>
          <w:rtl/>
        </w:rPr>
        <w:t>:</w:t>
      </w:r>
    </w:p>
    <w:p w14:paraId="4DC03E83" w14:textId="62578578" w:rsidR="00F53B00" w:rsidRPr="000528DA" w:rsidRDefault="00DA51A5" w:rsidP="000528DA">
      <w:pPr>
        <w:rPr>
          <w:rtl/>
        </w:rPr>
      </w:pPr>
      <w:r w:rsidRPr="000528DA">
        <w:rPr>
          <w:rFonts w:hint="cs"/>
          <w:rtl/>
        </w:rPr>
        <w:t>ד</w:t>
      </w:r>
      <w:r>
        <w:rPr>
          <w:rtl/>
        </w:rPr>
        <w:t xml:space="preserve">בעל קרי שאין לו מים לטבול קורא </w:t>
      </w:r>
      <w:r>
        <w:rPr>
          <w:rStyle w:val="afffff9"/>
          <w:rtl/>
          <w:rPrChange w:id="9124" w:author="מנוע אמוראים" w:date="2026-10-05T16:40:51Z">
            <w:rPr>
              <w:rtl/>
            </w:rPr>
          </w:rPrChange>
        </w:rPr>
        <w:t xml:space="preserve">קר"ש</w:t>
      </w:r>
      <w:r>
        <w:rPr>
          <w:rtl/>
        </w:rPr>
        <w:t xml:space="preserve">, ו</w:t>
      </w:r>
      <w:r w:rsidR="00423118" w:rsidRPr="000528DA">
        <w:rPr>
          <w:rFonts w:hint="cs"/>
          <w:rtl/>
        </w:rPr>
        <w:t>לא</w:t>
      </w:r>
      <w:r w:rsidRPr="000528DA">
        <w:rPr>
          <w:rtl/>
        </w:rPr>
        <w:t xml:space="preserve"> מברך לפניה ו</w:t>
      </w:r>
      <w:r w:rsidR="00423118" w:rsidRPr="000528DA">
        <w:rPr>
          <w:rFonts w:hint="cs"/>
          <w:rtl/>
        </w:rPr>
        <w:t>ל</w:t>
      </w:r>
      <w:r w:rsidRPr="000528DA">
        <w:rPr>
          <w:rtl/>
        </w:rPr>
        <w:t xml:space="preserve">אחריה, ואוכל פתו ומברך לאחריה </w:t>
      </w:r>
      <w:r w:rsidRPr="000528DA">
        <w:rPr>
          <w:rFonts w:hint="cs"/>
          <w:rtl/>
        </w:rPr>
        <w:t>ולא לפניה,</w:t>
      </w:r>
    </w:p>
    <w:p w14:paraId="683A687E" w14:textId="34D6E00A" w:rsidR="00EF6E33" w:rsidRPr="000528DA" w:rsidRDefault="00B7171C" w:rsidP="00B7171C">
      <w:pPr>
        <w:rPr>
          <w:rtl/>
        </w:rPr>
      </w:pPr>
      <w:r w:rsidRPr="00B7171C">
        <w:rPr>
          <w:rStyle w:val="afffff9"/>
          <w:rFonts w:hint="cs"/>
          <w:rtl/>
        </w:rPr>
        <w:t>לר''מ</w:t>
      </w:r>
      <w:r>
        <w:rPr>
          <w:rFonts w:hint="cs"/>
          <w:rtl/>
        </w:rPr>
        <w:t xml:space="preserve"> </w:t>
      </w:r>
      <w:r w:rsidR="00F53B00" w:rsidRPr="000528DA">
        <w:rPr>
          <w:rFonts w:hint="cs"/>
          <w:rtl/>
        </w:rPr>
        <w:t>מ</w:t>
      </w:r>
      <w:r w:rsidR="00EF6E33" w:rsidRPr="000528DA">
        <w:rPr>
          <w:rtl/>
        </w:rPr>
        <w:t>הרהר בלבו ו</w:t>
      </w:r>
      <w:r w:rsidR="00EF6E33" w:rsidRPr="000528DA">
        <w:rPr>
          <w:rFonts w:hint="cs"/>
          <w:rtl/>
        </w:rPr>
        <w:t>לא</w:t>
      </w:r>
      <w:r w:rsidR="00DA51A5" w:rsidRPr="000528DA">
        <w:rPr>
          <w:rtl/>
        </w:rPr>
        <w:t xml:space="preserve"> מוציא בשפתיו, </w:t>
      </w:r>
      <w:r w:rsidRPr="00B7171C">
        <w:rPr>
          <w:rStyle w:val="afffff9"/>
          <w:rFonts w:hint="cs"/>
          <w:rtl/>
        </w:rPr>
        <w:t>ולר''י</w:t>
      </w:r>
      <w:r>
        <w:rPr>
          <w:rFonts w:hint="cs"/>
          <w:rtl/>
        </w:rPr>
        <w:t xml:space="preserve"> אף מוציא בשפתיו</w:t>
      </w:r>
    </w:p>
    <w:p w14:paraId="06CBCFF0" w14:textId="789FBD1B" w:rsidR="00A24328" w:rsidRDefault="00B7171C" w:rsidP="009A59D1">
      <w:pPr>
        <w:pStyle w:val="38"/>
        <w:framePr w:wrap="notBeside"/>
        <w:rPr>
          <w:rtl/>
        </w:rPr>
      </w:pPr>
      <w:r w:rsidRPr="00660D7A">
        <w:rPr>
          <w:rFonts w:hint="cs"/>
          <w:rtl/>
        </w:rPr>
        <w:lastRenderedPageBreak/>
        <w:t xml:space="preserve">- </w:t>
      </w:r>
      <w:r w:rsidR="00DA51A5" w:rsidRPr="00660D7A">
        <w:rPr>
          <w:rtl/>
        </w:rPr>
        <w:t>ר</w:t>
      </w:r>
      <w:r w:rsidR="00DA51A5" w:rsidRPr="00660D7A">
        <w:rPr>
          <w:rFonts w:hint="cs"/>
          <w:rtl/>
        </w:rPr>
        <w:t>נב"י</w:t>
      </w:r>
      <w:r w:rsidR="00A24328">
        <w:rPr>
          <w:rtl/>
        </w:rPr>
        <w:t>:</w:t>
      </w:r>
    </w:p>
    <w:p w14:paraId="38D67016" w14:textId="17F400B5" w:rsidR="000F3EBD" w:rsidRPr="000528DA" w:rsidRDefault="00DA51A5" w:rsidP="000528DA">
      <w:pPr>
        <w:rPr>
          <w:rtl/>
        </w:rPr>
      </w:pPr>
      <w:r w:rsidRPr="000528DA">
        <w:rPr>
          <w:sz w:val="14"/>
          <w:rtl/>
        </w:rPr>
        <w:t xml:space="preserve">עשאן </w:t>
      </w:r>
      <w:r w:rsidRPr="00E34F28">
        <w:rPr>
          <w:rStyle w:val="afffff9"/>
          <w:rtl/>
        </w:rPr>
        <w:t>ר"י</w:t>
      </w:r>
      <w:r w:rsidRPr="000528DA">
        <w:rPr>
          <w:sz w:val="14"/>
          <w:rtl/>
        </w:rPr>
        <w:t xml:space="preserve"> </w:t>
      </w:r>
      <w:r w:rsidRPr="000528DA">
        <w:rPr>
          <w:rFonts w:hint="cs"/>
          <w:sz w:val="14"/>
          <w:rtl/>
        </w:rPr>
        <w:t xml:space="preserve">לברכת המזון </w:t>
      </w:r>
      <w:r w:rsidRPr="000528DA">
        <w:rPr>
          <w:sz w:val="14"/>
          <w:rtl/>
        </w:rPr>
        <w:t>כהלכות דרך ארץ.</w:t>
      </w:r>
      <w:r w:rsidR="00EF6E33" w:rsidRPr="000528DA">
        <w:rPr>
          <w:rFonts w:hint="cs"/>
          <w:rtl/>
        </w:rPr>
        <w:t xml:space="preserve"> </w:t>
      </w:r>
      <w:r w:rsidR="00EF6E33" w:rsidRPr="000F3EBD">
        <w:rPr>
          <w:rStyle w:val="ad"/>
          <w:rFonts w:hint="cs"/>
          <w:rtl/>
        </w:rPr>
        <w:t>דוהודעתם לבניך'</w:t>
      </w:r>
      <w:r w:rsidR="00423118">
        <w:rPr>
          <w:rStyle w:val="ad"/>
          <w:rtl/>
        </w:rPr>
        <w:br/>
      </w:r>
      <w:r w:rsidR="00423118" w:rsidRPr="000528DA">
        <w:rPr>
          <w:rFonts w:ascii="Fb Fontext" w:hAnsi="Fb Fontext" w:hint="cs"/>
          <w:sz w:val="14"/>
          <w:rtl/>
        </w:rPr>
        <w:t>ואח"כ</w:t>
      </w:r>
      <w:r w:rsidRPr="00A4639B">
        <w:rPr>
          <w:rStyle w:val="ad"/>
          <w:sz w:val="14"/>
          <w:rtl/>
        </w:rPr>
        <w:t xml:space="preserve"> </w:t>
      </w:r>
      <w:r w:rsidRPr="00A4639B">
        <w:rPr>
          <w:rStyle w:val="ad"/>
          <w:rFonts w:hint="cs"/>
          <w:sz w:val="14"/>
          <w:rtl/>
        </w:rPr>
        <w:t>'</w:t>
      </w:r>
      <w:r w:rsidR="00423118">
        <w:rPr>
          <w:rStyle w:val="ad"/>
          <w:rFonts w:hint="cs"/>
          <w:sz w:val="14"/>
          <w:rtl/>
        </w:rPr>
        <w:t xml:space="preserve">יום </w:t>
      </w:r>
      <w:r w:rsidRPr="00A4639B">
        <w:rPr>
          <w:rStyle w:val="ad"/>
          <w:sz w:val="14"/>
          <w:rtl/>
        </w:rPr>
        <w:t>אשר עמדת לפני ה' אלהיך בחורב</w:t>
      </w:r>
      <w:r w:rsidRPr="00A4639B">
        <w:rPr>
          <w:rStyle w:val="ad"/>
          <w:rFonts w:hint="cs"/>
          <w:sz w:val="14"/>
          <w:rtl/>
        </w:rPr>
        <w:t>'</w:t>
      </w:r>
      <w:r w:rsidRPr="00A4639B">
        <w:rPr>
          <w:rStyle w:val="ad"/>
          <w:sz w:val="14"/>
          <w:rtl/>
        </w:rPr>
        <w:t>,</w:t>
      </w:r>
      <w:r w:rsidR="00524A0B" w:rsidRPr="000528DA">
        <w:rPr>
          <w:rFonts w:hint="cs"/>
          <w:rtl/>
        </w:rPr>
        <w:t xml:space="preserve"> </w:t>
      </w:r>
      <w:r w:rsidRPr="000528DA">
        <w:rPr>
          <w:rtl/>
        </w:rPr>
        <w:t>מה להלן באימה וביראה וברתת ובזיע אף כאן,</w:t>
      </w:r>
      <w:r w:rsidR="00524A0B" w:rsidRPr="000528DA">
        <w:rPr>
          <w:rFonts w:hint="cs"/>
          <w:rtl/>
        </w:rPr>
        <w:t xml:space="preserve"> </w:t>
      </w:r>
    </w:p>
    <w:p w14:paraId="1596D157" w14:textId="77777777" w:rsidR="00423118" w:rsidRPr="00E34F28" w:rsidRDefault="00423118" w:rsidP="00EC0DC4">
      <w:pPr>
        <w:pStyle w:val="af2"/>
        <w:framePr w:wrap="around"/>
        <w:rPr>
          <w:rtl/>
        </w:rPr>
      </w:pPr>
      <w:r>
        <w:rPr>
          <w:rFonts w:hint="cs"/>
          <w:rtl/>
        </w:rPr>
        <w:t>כב.</w:t>
      </w:r>
    </w:p>
    <w:p w14:paraId="258A4580" w14:textId="25743CE7" w:rsidR="00F53B00" w:rsidRPr="000528DA" w:rsidRDefault="00DA51A5" w:rsidP="00B7171C">
      <w:pPr>
        <w:spacing w:after="60"/>
        <w:rPr>
          <w:rtl/>
        </w:rPr>
      </w:pPr>
      <w:r w:rsidRPr="00B7171C">
        <w:rPr>
          <w:rStyle w:val="afffff9"/>
          <w:rtl/>
        </w:rPr>
        <w:t>מכאן אמרו:</w:t>
      </w:r>
      <w:r w:rsidRPr="000528DA">
        <w:rPr>
          <w:rFonts w:ascii="Fb Fontext" w:hAnsi="Fb Fontext"/>
          <w:sz w:val="14"/>
          <w:rtl/>
        </w:rPr>
        <w:t xml:space="preserve"> הזבים והמצורעים ובאין על נדות מותרים לקרות בתורה ובנביאים ובכתובים, לשנות במשנה וגמרא ובהלכות ובאגדות, </w:t>
      </w:r>
      <w:r w:rsidRPr="00A10336">
        <w:rPr>
          <w:rStyle w:val="30"/>
          <w:rtl/>
        </w:rPr>
        <w:t>אבל בעלי קריין אסורים.</w:t>
      </w:r>
      <w:r w:rsidR="00524A0B" w:rsidRPr="006D3CF8">
        <w:rPr>
          <w:rStyle w:val="afffffb"/>
          <w:rFonts w:hint="cs"/>
          <w:b w:val="0"/>
          <w:bCs w:val="0"/>
          <w:rtl/>
        </w:rPr>
        <w:t xml:space="preserve"> </w:t>
      </w:r>
    </w:p>
    <w:p w14:paraId="72BAC202" w14:textId="1C65E396" w:rsidR="00A24328" w:rsidRDefault="00DA51A5" w:rsidP="009A59D1">
      <w:pPr>
        <w:pStyle w:val="38"/>
        <w:framePr w:wrap="notBeside"/>
        <w:rPr>
          <w:rtl/>
        </w:rPr>
      </w:pPr>
      <w:r w:rsidRPr="00660D7A">
        <w:rPr>
          <w:rFonts w:hint="cs"/>
          <w:rtl/>
        </w:rPr>
        <w:t xml:space="preserve">ב. </w:t>
      </w:r>
      <w:r w:rsidRPr="00660D7A">
        <w:rPr>
          <w:rtl/>
        </w:rPr>
        <w:t>ר</w:t>
      </w:r>
      <w:r w:rsidR="00524A76" w:rsidRPr="00660D7A">
        <w:rPr>
          <w:rFonts w:hint="cs"/>
          <w:rtl/>
        </w:rPr>
        <w:t>' יוסי</w:t>
      </w:r>
      <w:r w:rsidR="00A24328">
        <w:rPr>
          <w:rtl/>
        </w:rPr>
        <w:t>:</w:t>
      </w:r>
    </w:p>
    <w:p w14:paraId="7F8AE0AB" w14:textId="53F4D5CB" w:rsidR="00524A76" w:rsidRPr="000528DA" w:rsidRDefault="00DA51A5" w:rsidP="000528DA">
      <w:pPr>
        <w:rPr>
          <w:rtl/>
        </w:rPr>
      </w:pPr>
      <w:r w:rsidRPr="000528DA">
        <w:rPr>
          <w:rtl/>
        </w:rPr>
        <w:t>שונה</w:t>
      </w:r>
      <w:r w:rsidR="00524A76" w:rsidRPr="000528DA">
        <w:rPr>
          <w:rtl/>
        </w:rPr>
        <w:t xml:space="preserve"> ברגיל</w:t>
      </w:r>
      <w:r w:rsidRPr="000528DA">
        <w:rPr>
          <w:rtl/>
        </w:rPr>
        <w:t xml:space="preserve">ות </w:t>
      </w:r>
      <w:r w:rsidR="000F3EBD" w:rsidRPr="000528DA">
        <w:rPr>
          <w:rFonts w:hint="cs"/>
          <w:rtl/>
        </w:rPr>
        <w:t>ו</w:t>
      </w:r>
      <w:r w:rsidR="00524A76" w:rsidRPr="000528DA">
        <w:rPr>
          <w:rtl/>
        </w:rPr>
        <w:t>לא י</w:t>
      </w:r>
      <w:r w:rsidR="00524A76" w:rsidRPr="000528DA">
        <w:rPr>
          <w:rFonts w:hint="cs"/>
          <w:rtl/>
        </w:rPr>
        <w:t>פרש</w:t>
      </w:r>
      <w:r w:rsidR="00524A0B" w:rsidRPr="000528DA">
        <w:rPr>
          <w:rtl/>
        </w:rPr>
        <w:t xml:space="preserve"> </w:t>
      </w:r>
      <w:r w:rsidRPr="000528DA">
        <w:rPr>
          <w:rtl/>
        </w:rPr>
        <w:t>המשנה.</w:t>
      </w:r>
      <w:r w:rsidR="00524A0B" w:rsidRPr="00C369E2">
        <w:rPr>
          <w:rFonts w:hint="cs"/>
          <w:rtl/>
        </w:rPr>
        <w:t xml:space="preserve"> </w:t>
      </w:r>
    </w:p>
    <w:p w14:paraId="17F37AA2" w14:textId="0D5CBD4C" w:rsidR="00A24328" w:rsidRDefault="00DA51A5" w:rsidP="009A59D1">
      <w:pPr>
        <w:pStyle w:val="38"/>
        <w:framePr w:wrap="notBeside"/>
        <w:rPr>
          <w:rtl/>
        </w:rPr>
      </w:pPr>
      <w:r w:rsidRPr="00660D7A">
        <w:rPr>
          <w:rFonts w:hint="cs"/>
          <w:rtl/>
        </w:rPr>
        <w:t xml:space="preserve">ג. </w:t>
      </w:r>
      <w:r w:rsidRPr="00660D7A">
        <w:rPr>
          <w:rtl/>
        </w:rPr>
        <w:t>ר</w:t>
      </w:r>
      <w:r w:rsidRPr="00660D7A">
        <w:rPr>
          <w:rFonts w:hint="cs"/>
          <w:rtl/>
        </w:rPr>
        <w:t>יב</w:t>
      </w:r>
      <w:r w:rsidRPr="00660D7A">
        <w:rPr>
          <w:rtl/>
        </w:rPr>
        <w:t>"</w:t>
      </w:r>
      <w:r w:rsidRPr="00660D7A">
        <w:rPr>
          <w:rFonts w:hint="cs"/>
          <w:rtl/>
        </w:rPr>
        <w:t>יו</w:t>
      </w:r>
      <w:r w:rsidR="009B14FE">
        <w:rPr>
          <w:rtl/>
        </w:rPr>
        <w:t>:</w:t>
      </w:r>
    </w:p>
    <w:p w14:paraId="0DDA0499" w14:textId="01B1AAD6" w:rsidR="00ED1712" w:rsidRPr="000528DA" w:rsidRDefault="00F53B00" w:rsidP="000528DA">
      <w:pPr>
        <w:rPr>
          <w:rtl/>
        </w:rPr>
      </w:pPr>
      <w:r w:rsidRPr="000528DA">
        <w:rPr>
          <w:rFonts w:hint="cs"/>
          <w:sz w:val="14"/>
          <w:rtl/>
        </w:rPr>
        <w:t>מ</w:t>
      </w:r>
      <w:r w:rsidR="00DA51A5" w:rsidRPr="000528DA">
        <w:rPr>
          <w:sz w:val="14"/>
          <w:rtl/>
        </w:rPr>
        <w:t xml:space="preserve">ציע המשנה </w:t>
      </w:r>
      <w:r w:rsidR="00DA51A5" w:rsidRPr="000528DA">
        <w:rPr>
          <w:rFonts w:hint="cs"/>
          <w:sz w:val="14"/>
          <w:rtl/>
        </w:rPr>
        <w:t>ולא הגמרא,</w:t>
      </w:r>
      <w:r w:rsidR="00524A0B" w:rsidRPr="00A10336">
        <w:rPr>
          <w:rStyle w:val="30"/>
          <w:rFonts w:hint="cs"/>
          <w:rtl/>
        </w:rPr>
        <w:t xml:space="preserve"> </w:t>
      </w:r>
    </w:p>
    <w:p w14:paraId="0B70A938" w14:textId="7E829E70" w:rsidR="00A24328" w:rsidRDefault="00DA51A5" w:rsidP="009A59D1">
      <w:pPr>
        <w:pStyle w:val="38"/>
        <w:framePr w:wrap="notBeside"/>
        <w:rPr>
          <w:rtl/>
        </w:rPr>
      </w:pPr>
      <w:r w:rsidRPr="00660D7A">
        <w:rPr>
          <w:rFonts w:hint="cs"/>
          <w:rtl/>
        </w:rPr>
        <w:t xml:space="preserve">ד. </w:t>
      </w:r>
      <w:r w:rsidRPr="00660D7A">
        <w:rPr>
          <w:rtl/>
        </w:rPr>
        <w:t>ר</w:t>
      </w:r>
      <w:r w:rsidRPr="00660D7A">
        <w:rPr>
          <w:rFonts w:hint="cs"/>
          <w:rtl/>
        </w:rPr>
        <w:t>נב</w:t>
      </w:r>
      <w:r w:rsidRPr="00660D7A">
        <w:rPr>
          <w:rtl/>
        </w:rPr>
        <w:t>"</w:t>
      </w:r>
      <w:r w:rsidRPr="00660D7A">
        <w:rPr>
          <w:rFonts w:hint="cs"/>
          <w:rtl/>
        </w:rPr>
        <w:t>א</w:t>
      </w:r>
      <w:r w:rsidR="009B14FE">
        <w:rPr>
          <w:rtl/>
        </w:rPr>
        <w:t>:</w:t>
      </w:r>
    </w:p>
    <w:p w14:paraId="7FEF1A73" w14:textId="72B456BE" w:rsidR="00ED1712" w:rsidRPr="000528DA" w:rsidRDefault="00F53B00" w:rsidP="000528DA">
      <w:pPr>
        <w:rPr>
          <w:rtl/>
        </w:rPr>
      </w:pPr>
      <w:r w:rsidRPr="000528DA">
        <w:rPr>
          <w:rFonts w:hint="cs"/>
          <w:sz w:val="14"/>
          <w:rtl/>
        </w:rPr>
        <w:t>א</w:t>
      </w:r>
      <w:r w:rsidR="00DA51A5" w:rsidRPr="000528DA">
        <w:rPr>
          <w:sz w:val="14"/>
          <w:rtl/>
        </w:rPr>
        <w:t xml:space="preserve">ף מציע </w:t>
      </w:r>
      <w:r w:rsidR="000F3EBD" w:rsidRPr="000528DA">
        <w:rPr>
          <w:rFonts w:hint="cs"/>
          <w:sz w:val="14"/>
          <w:rtl/>
        </w:rPr>
        <w:t>ה</w:t>
      </w:r>
      <w:r w:rsidR="00DA51A5" w:rsidRPr="000528DA">
        <w:rPr>
          <w:sz w:val="14"/>
          <w:rtl/>
        </w:rPr>
        <w:t xml:space="preserve">גמרא </w:t>
      </w:r>
      <w:r w:rsidR="00524A76" w:rsidRPr="000528DA">
        <w:rPr>
          <w:rFonts w:hint="cs"/>
          <w:sz w:val="14"/>
          <w:rtl/>
        </w:rPr>
        <w:t>ו</w:t>
      </w:r>
      <w:r w:rsidR="00DA51A5" w:rsidRPr="000528DA">
        <w:rPr>
          <w:sz w:val="14"/>
          <w:rtl/>
        </w:rPr>
        <w:t>לא יאמר אזכרות שבו.</w:t>
      </w:r>
      <w:r w:rsidR="00524A0B" w:rsidRPr="00A10336">
        <w:rPr>
          <w:rStyle w:val="30"/>
          <w:rFonts w:hint="cs"/>
          <w:rtl/>
        </w:rPr>
        <w:t xml:space="preserve"> </w:t>
      </w:r>
    </w:p>
    <w:p w14:paraId="5170E1DC" w14:textId="108877EB" w:rsidR="00A24328" w:rsidRDefault="00DA51A5" w:rsidP="009A59D1">
      <w:pPr>
        <w:pStyle w:val="38"/>
        <w:framePr w:wrap="notBeside"/>
        <w:rPr>
          <w:rtl/>
        </w:rPr>
      </w:pPr>
      <w:r w:rsidRPr="00660D7A">
        <w:rPr>
          <w:rFonts w:hint="cs"/>
          <w:rtl/>
        </w:rPr>
        <w:t xml:space="preserve">ה. </w:t>
      </w:r>
      <w:r w:rsidR="00524A0B" w:rsidRPr="00660D7A">
        <w:rPr>
          <w:rtl/>
        </w:rPr>
        <w:t>רי"ו הסנדלר</w:t>
      </w:r>
      <w:r w:rsidR="00A24328">
        <w:rPr>
          <w:rtl/>
        </w:rPr>
        <w:t>:</w:t>
      </w:r>
    </w:p>
    <w:p w14:paraId="12D6A8D0" w14:textId="7C1875EC" w:rsidR="00ED1712" w:rsidRPr="000528DA" w:rsidRDefault="00DA51A5" w:rsidP="000528DA">
      <w:pPr>
        <w:rPr>
          <w:rtl/>
        </w:rPr>
      </w:pPr>
      <w:r w:rsidRPr="000528DA">
        <w:rPr>
          <w:rtl/>
        </w:rPr>
        <w:t>לא יכנס למדרש כל עיקר</w:t>
      </w:r>
      <w:r w:rsidRPr="000528DA">
        <w:rPr>
          <w:rFonts w:hint="cs"/>
          <w:rtl/>
        </w:rPr>
        <w:t>,</w:t>
      </w:r>
      <w:r w:rsidR="00291D7F" w:rsidRPr="000528DA">
        <w:rPr>
          <w:rFonts w:hint="cs"/>
          <w:rtl/>
        </w:rPr>
        <w:t xml:space="preserve"> </w:t>
      </w:r>
    </w:p>
    <w:p w14:paraId="6DDAA8C9" w14:textId="1AEA77AC" w:rsidR="00A24328" w:rsidRDefault="00DA51A5" w:rsidP="009A59D1">
      <w:pPr>
        <w:pStyle w:val="38"/>
        <w:framePr w:wrap="notBeside"/>
        <w:rPr>
          <w:rtl/>
        </w:rPr>
      </w:pPr>
      <w:r w:rsidRPr="00660D7A">
        <w:rPr>
          <w:rFonts w:hint="cs"/>
          <w:rtl/>
        </w:rPr>
        <w:t xml:space="preserve">ו. </w:t>
      </w:r>
      <w:r w:rsidRPr="00660D7A">
        <w:rPr>
          <w:rtl/>
        </w:rPr>
        <w:t>ר"י</w:t>
      </w:r>
      <w:r w:rsidR="00A24328">
        <w:rPr>
          <w:rtl/>
        </w:rPr>
        <w:t>:</w:t>
      </w:r>
    </w:p>
    <w:p w14:paraId="4DAF169C" w14:textId="729589F6" w:rsidR="00F53B00" w:rsidRPr="000528DA" w:rsidRDefault="000F3EBD" w:rsidP="000528DA">
      <w:pPr>
        <w:rPr>
          <w:rtl/>
        </w:rPr>
      </w:pPr>
      <w:r w:rsidRPr="000528DA">
        <w:rPr>
          <w:sz w:val="14"/>
          <w:rtl/>
        </w:rPr>
        <w:t xml:space="preserve">שונה </w:t>
      </w:r>
      <w:r w:rsidR="00DA51A5" w:rsidRPr="000528DA">
        <w:rPr>
          <w:sz w:val="14"/>
          <w:rtl/>
        </w:rPr>
        <w:t>בהלכות דרך ארץ.</w:t>
      </w:r>
      <w:r w:rsidR="00524A0B" w:rsidRPr="00A10336">
        <w:rPr>
          <w:rStyle w:val="30"/>
          <w:rFonts w:hint="cs"/>
          <w:rtl/>
        </w:rPr>
        <w:t xml:space="preserve"> </w:t>
      </w:r>
    </w:p>
    <w:p w14:paraId="664C103F" w14:textId="77777777" w:rsidR="00A24328" w:rsidRDefault="00DA51A5" w:rsidP="009A59D1">
      <w:pPr>
        <w:pStyle w:val="38"/>
        <w:framePr w:wrap="notBeside"/>
        <w:rPr>
          <w:rtl/>
        </w:rPr>
      </w:pPr>
      <w:r w:rsidRPr="00660D7A">
        <w:rPr>
          <w:rtl/>
        </w:rPr>
        <w:t>מעשה בר"י</w:t>
      </w:r>
      <w:r w:rsidR="00A24328">
        <w:rPr>
          <w:rtl/>
        </w:rPr>
        <w:t>:</w:t>
      </w:r>
    </w:p>
    <w:p w14:paraId="7B2B0091" w14:textId="788A2220" w:rsidR="00DA51A5" w:rsidRPr="000528DA" w:rsidRDefault="00DA51A5" w:rsidP="000528DA">
      <w:pPr>
        <w:rPr>
          <w:rtl/>
        </w:rPr>
      </w:pPr>
      <w:bookmarkStart w:id="501" w:name="_Toc193635790"/>
      <w:bookmarkStart w:id="502" w:name="_Toc216184402"/>
      <w:r w:rsidRPr="00A10336">
        <w:rPr>
          <w:rStyle w:val="30"/>
          <w:rtl/>
        </w:rPr>
        <w:t>שראה קרי</w:t>
      </w:r>
      <w:r w:rsidR="00ED1CFC" w:rsidRPr="00A10336">
        <w:rPr>
          <w:rStyle w:val="30"/>
          <w:rFonts w:hint="cs"/>
          <w:rtl/>
        </w:rPr>
        <w:t>,</w:t>
      </w:r>
      <w:bookmarkEnd w:id="501"/>
      <w:bookmarkEnd w:id="502"/>
      <w:r w:rsidRPr="00A10336">
        <w:rPr>
          <w:rStyle w:val="30"/>
          <w:rtl/>
        </w:rPr>
        <w:t xml:space="preserve"> </w:t>
      </w:r>
      <w:r w:rsidR="000F3EBD" w:rsidRPr="000528DA">
        <w:rPr>
          <w:rFonts w:hint="cs"/>
          <w:rtl/>
        </w:rPr>
        <w:t xml:space="preserve">בקשו </w:t>
      </w:r>
      <w:r w:rsidRPr="000528DA">
        <w:rPr>
          <w:rtl/>
        </w:rPr>
        <w:t xml:space="preserve">תלמידיו </w:t>
      </w:r>
      <w:r w:rsidR="000F3EBD" w:rsidRPr="000528DA">
        <w:rPr>
          <w:rFonts w:hint="cs"/>
          <w:rtl/>
        </w:rPr>
        <w:t>שי</w:t>
      </w:r>
      <w:r w:rsidRPr="000528DA">
        <w:rPr>
          <w:rtl/>
        </w:rPr>
        <w:t xml:space="preserve">שנה </w:t>
      </w:r>
      <w:r w:rsidR="000F3EBD" w:rsidRPr="000528DA">
        <w:rPr>
          <w:rFonts w:hint="cs"/>
          <w:rtl/>
        </w:rPr>
        <w:t xml:space="preserve">להם </w:t>
      </w:r>
      <w:r w:rsidR="00ED1CFC" w:rsidRPr="000528DA">
        <w:rPr>
          <w:rtl/>
        </w:rPr>
        <w:t>פרק בהלכות ד</w:t>
      </w:r>
      <w:r w:rsidR="00ED1CFC" w:rsidRPr="000528DA">
        <w:rPr>
          <w:rFonts w:hint="cs"/>
          <w:rtl/>
        </w:rPr>
        <w:t>"א</w:t>
      </w:r>
      <w:r w:rsidR="00F53B00" w:rsidRPr="000528DA">
        <w:rPr>
          <w:rFonts w:hint="cs"/>
          <w:sz w:val="14"/>
          <w:rtl/>
        </w:rPr>
        <w:t xml:space="preserve"> </w:t>
      </w:r>
      <w:r w:rsidR="00ED1CFC" w:rsidRPr="000528DA">
        <w:rPr>
          <w:rFonts w:hint="cs"/>
          <w:sz w:val="14"/>
          <w:rtl/>
        </w:rPr>
        <w:t xml:space="preserve">חיפש מקום </w:t>
      </w:r>
      <w:r w:rsidRPr="000528DA">
        <w:rPr>
          <w:sz w:val="14"/>
          <w:rtl/>
        </w:rPr>
        <w:t>ירד וטבל ושנה להם.</w:t>
      </w:r>
      <w:r w:rsidRPr="000528DA">
        <w:rPr>
          <w:rFonts w:hint="cs"/>
          <w:sz w:val="14"/>
          <w:rtl/>
        </w:rPr>
        <w:t xml:space="preserve"> </w:t>
      </w:r>
      <w:r w:rsidR="00ED1CFC" w:rsidRPr="000528DA">
        <w:rPr>
          <w:rFonts w:hint="cs"/>
          <w:sz w:val="14"/>
          <w:rtl/>
        </w:rPr>
        <w:t>אפי' שהתיר בד"א, על עצמו החמיר.</w:t>
      </w:r>
    </w:p>
    <w:p w14:paraId="391A95FA" w14:textId="03C84AE4" w:rsidR="00A24328" w:rsidRDefault="00ED1CFC" w:rsidP="009A59D1">
      <w:pPr>
        <w:pStyle w:val="38"/>
        <w:framePr w:wrap="notBeside"/>
        <w:rPr>
          <w:rtl/>
        </w:rPr>
      </w:pPr>
      <w:r w:rsidRPr="00660D7A">
        <w:rPr>
          <w:rFonts w:hint="cs"/>
          <w:rtl/>
        </w:rPr>
        <w:t xml:space="preserve">ז. </w:t>
      </w:r>
      <w:r w:rsidR="00DA51A5" w:rsidRPr="00660D7A">
        <w:rPr>
          <w:rtl/>
        </w:rPr>
        <w:t>ר</w:t>
      </w:r>
      <w:r w:rsidR="00DA51A5" w:rsidRPr="00660D7A">
        <w:rPr>
          <w:rFonts w:hint="cs"/>
          <w:rtl/>
        </w:rPr>
        <w:t>יב</w:t>
      </w:r>
      <w:r w:rsidR="00DA51A5" w:rsidRPr="00660D7A">
        <w:rPr>
          <w:rtl/>
        </w:rPr>
        <w:t>"</w:t>
      </w:r>
      <w:r w:rsidR="00DA51A5" w:rsidRPr="00660D7A">
        <w:rPr>
          <w:rFonts w:hint="cs"/>
          <w:rtl/>
        </w:rPr>
        <w:t>ב</w:t>
      </w:r>
      <w:r w:rsidR="009B14FE">
        <w:rPr>
          <w:rtl/>
        </w:rPr>
        <w:t>:</w:t>
      </w:r>
    </w:p>
    <w:p w14:paraId="3BC1B0EA" w14:textId="254DEA19" w:rsidR="00F45720" w:rsidRPr="000528DA" w:rsidRDefault="00F53B00" w:rsidP="000528DA">
      <w:pPr>
        <w:rPr>
          <w:rtl/>
        </w:rPr>
      </w:pPr>
      <w:r w:rsidRPr="000528DA">
        <w:rPr>
          <w:rFonts w:hint="cs"/>
          <w:rtl/>
        </w:rPr>
        <w:t>א</w:t>
      </w:r>
      <w:r w:rsidR="00DA51A5" w:rsidRPr="000528DA">
        <w:rPr>
          <w:rtl/>
        </w:rPr>
        <w:t>ין דברי תורה מקבלין טומאה.</w:t>
      </w:r>
    </w:p>
    <w:p w14:paraId="14051F64" w14:textId="77777777" w:rsidR="00A24328" w:rsidRDefault="00DA51A5" w:rsidP="009A59D1">
      <w:pPr>
        <w:pStyle w:val="38"/>
        <w:framePr w:wrap="notBeside"/>
        <w:rPr>
          <w:rtl/>
        </w:rPr>
      </w:pPr>
      <w:r w:rsidRPr="00660D7A">
        <w:rPr>
          <w:rtl/>
        </w:rPr>
        <w:t xml:space="preserve">מעשה </w:t>
      </w:r>
      <w:r w:rsidR="00F53B00" w:rsidRPr="00660D7A">
        <w:rPr>
          <w:rFonts w:hint="cs"/>
          <w:rtl/>
        </w:rPr>
        <w:t>בריב''ב</w:t>
      </w:r>
      <w:r w:rsidR="00A24328">
        <w:rPr>
          <w:rtl/>
        </w:rPr>
        <w:t>:</w:t>
      </w:r>
    </w:p>
    <w:p w14:paraId="503820D1" w14:textId="4BF869F1" w:rsidR="00DA51A5" w:rsidRPr="000528DA" w:rsidRDefault="00F53B00" w:rsidP="000528DA">
      <w:pPr>
        <w:rPr>
          <w:rtl/>
        </w:rPr>
      </w:pPr>
      <w:bookmarkStart w:id="503" w:name="_Toc193635791"/>
      <w:bookmarkStart w:id="504" w:name="_Toc216184403"/>
      <w:r w:rsidRPr="00A10336">
        <w:rPr>
          <w:rStyle w:val="30"/>
          <w:rFonts w:hint="cs"/>
          <w:rtl/>
        </w:rPr>
        <w:t>שאמר ל</w:t>
      </w:r>
      <w:r w:rsidR="00DA51A5" w:rsidRPr="00A10336">
        <w:rPr>
          <w:rStyle w:val="30"/>
          <w:rtl/>
        </w:rPr>
        <w:t xml:space="preserve">תלמיד </w:t>
      </w:r>
      <w:r w:rsidR="000F3EBD" w:rsidRPr="00A10336">
        <w:rPr>
          <w:rStyle w:val="30"/>
          <w:rFonts w:hint="cs"/>
          <w:rtl/>
        </w:rPr>
        <w:t>שג</w:t>
      </w:r>
      <w:r w:rsidR="00ED1CFC" w:rsidRPr="00A10336">
        <w:rPr>
          <w:rStyle w:val="30"/>
          <w:rtl/>
        </w:rPr>
        <w:t>מגם</w:t>
      </w:r>
      <w:bookmarkEnd w:id="503"/>
      <w:bookmarkEnd w:id="504"/>
      <w:r w:rsidR="00ED1CFC" w:rsidRPr="00A10336">
        <w:rPr>
          <w:rStyle w:val="30"/>
          <w:rtl/>
        </w:rPr>
        <w:t xml:space="preserve"> </w:t>
      </w:r>
      <w:r w:rsidR="00DA51A5" w:rsidRPr="00E34F28">
        <w:rPr>
          <w:rStyle w:val="afffff9"/>
          <w:rtl/>
        </w:rPr>
        <w:t>א"ל:</w:t>
      </w:r>
      <w:r w:rsidR="00DA51A5" w:rsidRPr="000528DA">
        <w:rPr>
          <w:rtl/>
        </w:rPr>
        <w:t xml:space="preserve"> בני, פתח פיך ויאירו דבריך. שאין דברי תורה מקבלין טומאה</w:t>
      </w:r>
      <w:r w:rsidR="00DA51A5" w:rsidRPr="000528DA">
        <w:rPr>
          <w:rFonts w:hint="cs"/>
          <w:rtl/>
        </w:rPr>
        <w:t xml:space="preserve"> ד</w:t>
      </w:r>
      <w:r w:rsidR="00DA51A5" w:rsidRPr="00A4639B">
        <w:rPr>
          <w:rStyle w:val="ad"/>
          <w:rFonts w:hint="cs"/>
          <w:sz w:val="14"/>
          <w:rtl/>
        </w:rPr>
        <w:t>'</w:t>
      </w:r>
      <w:r w:rsidR="00DA51A5" w:rsidRPr="00A4639B">
        <w:rPr>
          <w:rStyle w:val="ad"/>
          <w:sz w:val="14"/>
          <w:rtl/>
        </w:rPr>
        <w:t>כה דברי כאש</w:t>
      </w:r>
      <w:r w:rsidR="000F3EBD" w:rsidRPr="00C369E2">
        <w:rPr>
          <w:rFonts w:hint="cs"/>
          <w:rtl/>
        </w:rPr>
        <w:t>'</w:t>
      </w:r>
      <w:r w:rsidR="00DA51A5" w:rsidRPr="000528DA">
        <w:rPr>
          <w:rFonts w:hint="cs"/>
          <w:rtl/>
        </w:rPr>
        <w:t xml:space="preserve"> </w:t>
      </w:r>
      <w:r w:rsidR="00DA51A5" w:rsidRPr="000528DA">
        <w:rPr>
          <w:rStyle w:val="affffff6"/>
          <w:rFonts w:hint="cs"/>
          <w:spacing w:val="0"/>
          <w:rtl/>
        </w:rPr>
        <w:t>שאינו</w:t>
      </w:r>
      <w:r w:rsidR="004D0C9F" w:rsidRPr="000528DA">
        <w:rPr>
          <w:rStyle w:val="affffff6"/>
          <w:rFonts w:hint="cs"/>
          <w:spacing w:val="0"/>
          <w:rtl/>
        </w:rPr>
        <w:t xml:space="preserve"> </w:t>
      </w:r>
      <w:r w:rsidR="00DA51A5" w:rsidRPr="000528DA">
        <w:rPr>
          <w:rStyle w:val="affffff6"/>
          <w:rFonts w:hint="cs"/>
          <w:spacing w:val="0"/>
          <w:rtl/>
        </w:rPr>
        <w:t>מקבל טומאה</w:t>
      </w:r>
      <w:r w:rsidR="000F3EBD" w:rsidRPr="000528DA">
        <w:rPr>
          <w:rFonts w:hint="cs"/>
          <w:rtl/>
        </w:rPr>
        <w:t>.</w:t>
      </w:r>
    </w:p>
    <w:p w14:paraId="144FD2D0" w14:textId="77777777" w:rsidR="00DA51A5" w:rsidRPr="00E34F28" w:rsidRDefault="00DA51A5" w:rsidP="00682BF2">
      <w:pPr>
        <w:pStyle w:val="afffff5"/>
        <w:rPr>
          <w:rtl/>
        </w:rPr>
      </w:pPr>
      <w:bookmarkStart w:id="505" w:name="_Toc193635792"/>
      <w:bookmarkStart w:id="506" w:name="_Toc216184404"/>
      <w:r w:rsidRPr="00A10336">
        <w:rPr>
          <w:rStyle w:val="30"/>
          <w:rtl/>
        </w:rPr>
        <w:t>מציע המשנה ו</w:t>
      </w:r>
      <w:r w:rsidR="005215E7" w:rsidRPr="00A10336">
        <w:rPr>
          <w:rStyle w:val="30"/>
          <w:rFonts w:hint="cs"/>
          <w:rtl/>
        </w:rPr>
        <w:t>לא הגמרא</w:t>
      </w:r>
      <w:bookmarkEnd w:id="505"/>
      <w:bookmarkEnd w:id="506"/>
      <w:r w:rsidR="005215E7" w:rsidRPr="00FE3D07">
        <w:rPr>
          <w:rFonts w:ascii="Fb Fontext" w:hAnsi="Fb Fontext" w:hint="cs"/>
          <w:rtl/>
        </w:rPr>
        <w:t xml:space="preserve"> </w:t>
      </w:r>
      <w:r w:rsidRPr="00FE3D07">
        <w:rPr>
          <w:rFonts w:hint="cs"/>
          <w:rtl/>
        </w:rPr>
        <w:t xml:space="preserve">מסייע </w:t>
      </w:r>
      <w:r w:rsidRPr="00E34F28">
        <w:rPr>
          <w:rStyle w:val="afffff9"/>
          <w:rFonts w:hint="cs"/>
          <w:rtl/>
        </w:rPr>
        <w:t>לר</w:t>
      </w:r>
      <w:r w:rsidRPr="00E34F28">
        <w:rPr>
          <w:rStyle w:val="afffff9"/>
          <w:rtl/>
        </w:rPr>
        <w:t>"</w:t>
      </w:r>
      <w:r w:rsidRPr="00E34F28">
        <w:rPr>
          <w:rStyle w:val="afffff9"/>
          <w:rFonts w:hint="cs"/>
          <w:rtl/>
        </w:rPr>
        <w:t>א</w:t>
      </w:r>
      <w:r w:rsidRPr="00FE3D07">
        <w:rPr>
          <w:rFonts w:hint="cs"/>
          <w:rtl/>
        </w:rPr>
        <w:t xml:space="preserve"> </w:t>
      </w:r>
      <w:r w:rsidRPr="00E34F28">
        <w:rPr>
          <w:rStyle w:val="afffff9"/>
          <w:rFonts w:hint="cs"/>
          <w:rtl/>
        </w:rPr>
        <w:t>מרב</w:t>
      </w:r>
      <w:r w:rsidRPr="00FE3D07">
        <w:rPr>
          <w:rFonts w:hint="cs"/>
          <w:rtl/>
        </w:rPr>
        <w:t xml:space="preserve"> דהלכה.</w:t>
      </w:r>
    </w:p>
    <w:p w14:paraId="1E7DE73B" w14:textId="3578577E" w:rsidR="00A24328" w:rsidRDefault="00DA51A5" w:rsidP="009A59D1">
      <w:pPr>
        <w:pStyle w:val="38"/>
        <w:framePr w:wrap="notBeside"/>
        <w:rPr>
          <w:rtl/>
        </w:rPr>
      </w:pPr>
      <w:r w:rsidRPr="00660D7A">
        <w:rPr>
          <w:rtl/>
        </w:rPr>
        <w:t>כתנאי</w:t>
      </w:r>
      <w:r w:rsidR="00A24328">
        <w:rPr>
          <w:rtl/>
        </w:rPr>
        <w:t>:</w:t>
      </w:r>
    </w:p>
    <w:p w14:paraId="555723B8" w14:textId="0291628A" w:rsidR="00DA51A5" w:rsidRPr="000528DA" w:rsidRDefault="00DA51A5" w:rsidP="000528DA">
      <w:pPr>
        <w:rPr>
          <w:rtl/>
        </w:rPr>
      </w:pPr>
      <w:r w:rsidRPr="00E34F28">
        <w:rPr>
          <w:rStyle w:val="afffff9"/>
          <w:rFonts w:hint="cs"/>
          <w:rtl/>
        </w:rPr>
        <w:t xml:space="preserve">דלר"מ: </w:t>
      </w:r>
      <w:r w:rsidRPr="000528DA">
        <w:rPr>
          <w:rtl/>
        </w:rPr>
        <w:t>מציע המשנה ו</w:t>
      </w:r>
      <w:r w:rsidR="000F3EBD" w:rsidRPr="000528DA">
        <w:rPr>
          <w:rFonts w:hint="cs"/>
          <w:rtl/>
        </w:rPr>
        <w:t xml:space="preserve">לא </w:t>
      </w:r>
      <w:r w:rsidRPr="000528DA">
        <w:rPr>
          <w:rtl/>
        </w:rPr>
        <w:t>הגמרא</w:t>
      </w:r>
      <w:r w:rsidRPr="000528DA">
        <w:rPr>
          <w:rFonts w:hint="cs"/>
          <w:rtl/>
        </w:rPr>
        <w:t>.</w:t>
      </w:r>
    </w:p>
    <w:p w14:paraId="0B021F7E" w14:textId="77777777" w:rsidR="00DA51A5" w:rsidRPr="000528DA" w:rsidRDefault="00DA51A5" w:rsidP="000528DA">
      <w:pPr>
        <w:rPr>
          <w:rtl/>
        </w:rPr>
      </w:pPr>
      <w:r w:rsidRPr="00E34F28">
        <w:rPr>
          <w:rStyle w:val="afffff9"/>
          <w:rFonts w:hint="cs"/>
          <w:rtl/>
        </w:rPr>
        <w:t>ריב"ג מרחב"ג</w:t>
      </w:r>
      <w:r w:rsidRPr="00E34F28">
        <w:rPr>
          <w:rStyle w:val="afffff9"/>
          <w:rtl/>
        </w:rPr>
        <w:t>:</w:t>
      </w:r>
      <w:r w:rsidRPr="000528DA">
        <w:rPr>
          <w:rtl/>
        </w:rPr>
        <w:t xml:space="preserve"> זה וזה אסור </w:t>
      </w:r>
      <w:r>
        <w:rPr>
          <w:rStyle w:val="affffff7"/>
          <w:rFonts w:hint="cs"/>
          <w:rtl/>
        </w:rPr>
        <w:t xml:space="preserve">[</w:t>
      </w:r>
      <w:r>
        <w:rPr>
          <w:rStyle w:val="afffff9"/>
          <w:rFonts w:hint="cs"/>
          <w:rtl/>
          <w:rPrChange w:id="9125" w:author="מנוע אמוראים" w:date="2026-10-05T16:40:51Z">
            <w:rPr>
              <w:rStyle w:val="affffff7"/>
              <w:rFonts w:hint="cs"/>
              <w:rtl/>
            </w:rPr>
          </w:rPrChange>
        </w:rPr>
        <w:t xml:space="preserve">כרי"ו</w:t>
      </w:r>
      <w:r>
        <w:rPr>
          <w:rStyle w:val="affffff7"/>
          <w:rFonts w:hint="cs"/>
          <w:rtl/>
        </w:rPr>
        <w:t xml:space="preserve"> הסנדלר]</w:t>
      </w:r>
      <w:r w:rsidRPr="00E34F28">
        <w:rPr>
          <w:rStyle w:val="afffff9"/>
          <w:rtl/>
        </w:rPr>
        <w:t xml:space="preserve">. </w:t>
      </w:r>
      <w:r w:rsidR="00990E0E" w:rsidRPr="00E34F28">
        <w:rPr>
          <w:rStyle w:val="afffff9"/>
          <w:rFonts w:hint="cs"/>
          <w:rtl/>
        </w:rPr>
        <w:t>א"ד</w:t>
      </w:r>
      <w:r w:rsidRPr="00E34F28">
        <w:rPr>
          <w:rStyle w:val="afffff9"/>
          <w:rtl/>
        </w:rPr>
        <w:t xml:space="preserve"> </w:t>
      </w:r>
      <w:r w:rsidRPr="000528DA">
        <w:rPr>
          <w:rtl/>
        </w:rPr>
        <w:t xml:space="preserve">זה וזה מותר </w:t>
      </w:r>
      <w:r>
        <w:rPr>
          <w:rStyle w:val="affffff7"/>
          <w:rFonts w:hint="cs"/>
          <w:rtl/>
        </w:rPr>
        <w:t xml:space="preserve">[</w:t>
      </w:r>
      <w:r>
        <w:rPr>
          <w:rStyle w:val="afffff9"/>
          <w:rFonts w:hint="cs"/>
          <w:rtl/>
          <w:rPrChange w:id="9126" w:author="מנוע אמוראים" w:date="2026-10-05T16:40:51Z">
            <w:rPr>
              <w:rStyle w:val="affffff7"/>
              <w:rFonts w:hint="cs"/>
              <w:rtl/>
            </w:rPr>
          </w:rPrChange>
        </w:rPr>
        <w:t xml:space="preserve">כריב"ב</w:t>
      </w:r>
      <w:r>
        <w:rPr>
          <w:rStyle w:val="affffff7"/>
          <w:rFonts w:hint="cs"/>
          <w:rtl/>
        </w:rPr>
        <w:t xml:space="preserve">]</w:t>
      </w:r>
      <w:r w:rsidRPr="00E34F28">
        <w:rPr>
          <w:rStyle w:val="afffff9"/>
          <w:rtl/>
        </w:rPr>
        <w:t>.</w:t>
      </w:r>
    </w:p>
    <w:p w14:paraId="6B7EC97C" w14:textId="06B191AC" w:rsidR="00423118" w:rsidRPr="00E34F28" w:rsidRDefault="00683C59" w:rsidP="00F50A20">
      <w:pPr>
        <w:pStyle w:val="afffa"/>
        <w:rPr>
          <w:rtl/>
        </w:rPr>
      </w:pPr>
      <w:r>
        <w:rPr>
          <w:rFonts w:hint="cs"/>
          <w:rtl/>
        </w:rPr>
        <w:t>***</w:t>
      </w:r>
    </w:p>
    <w:p w14:paraId="6414DB19" w14:textId="68C2AF98" w:rsidR="00A24328" w:rsidRDefault="00DA51A5" w:rsidP="009A59D1">
      <w:pPr>
        <w:pStyle w:val="38"/>
        <w:framePr w:wrap="notBeside"/>
        <w:rPr>
          <w:rtl/>
        </w:rPr>
      </w:pPr>
      <w:r w:rsidRPr="00660D7A">
        <w:rPr>
          <w:rFonts w:hint="cs"/>
          <w:rtl/>
        </w:rPr>
        <w:t>רנב"י</w:t>
      </w:r>
      <w:r w:rsidR="00A24328">
        <w:rPr>
          <w:rFonts w:hint="cs"/>
          <w:rtl/>
        </w:rPr>
        <w:t>:</w:t>
      </w:r>
    </w:p>
    <w:p w14:paraId="7A049A65" w14:textId="5F1C8485" w:rsidR="006F02FB" w:rsidRPr="00E34F28" w:rsidRDefault="00DA51A5" w:rsidP="00F53B00">
      <w:pPr>
        <w:pStyle w:val="afffffc"/>
        <w:rPr>
          <w:rtl/>
        </w:rPr>
      </w:pPr>
      <w:bookmarkStart w:id="507" w:name="_Toc193635793"/>
      <w:bookmarkStart w:id="508" w:name="_Toc216184405"/>
      <w:r w:rsidRPr="00F53B00">
        <w:rPr>
          <w:rtl/>
        </w:rPr>
        <w:t>נהג</w:t>
      </w:r>
      <w:r w:rsidR="002A0F6F" w:rsidRPr="00F53B00">
        <w:rPr>
          <w:rFonts w:hint="cs"/>
          <w:rtl/>
        </w:rPr>
        <w:t>ו העולם</w:t>
      </w:r>
      <w:r w:rsidRPr="00F53B00">
        <w:rPr>
          <w:rtl/>
        </w:rPr>
        <w:t xml:space="preserve"> </w:t>
      </w:r>
      <w:r w:rsidR="002A0F6F" w:rsidRPr="00F53B00">
        <w:rPr>
          <w:rFonts w:hint="cs"/>
          <w:rtl/>
        </w:rPr>
        <w:t>כ</w:t>
      </w:r>
      <w:r w:rsidRPr="00F53B00">
        <w:rPr>
          <w:rtl/>
        </w:rPr>
        <w:t xml:space="preserve">תלת סבי: </w:t>
      </w:r>
      <w:r w:rsidRPr="00F53B00">
        <w:rPr>
          <w:rFonts w:hint="cs"/>
          <w:rtl/>
        </w:rPr>
        <w:t>לקולא</w:t>
      </w:r>
      <w:r w:rsidR="006F02FB" w:rsidRPr="00F53B00">
        <w:rPr>
          <w:rFonts w:hint="cs"/>
          <w:rtl/>
        </w:rPr>
        <w:t>,</w:t>
      </w:r>
      <w:bookmarkEnd w:id="507"/>
      <w:bookmarkEnd w:id="508"/>
      <w:r w:rsidRPr="00F53B00">
        <w:rPr>
          <w:rFonts w:hint="cs"/>
          <w:rtl/>
        </w:rPr>
        <w:t xml:space="preserve"> </w:t>
      </w:r>
    </w:p>
    <w:p w14:paraId="6D9D9428" w14:textId="33B581D3" w:rsidR="00A24328" w:rsidRDefault="00DA51A5" w:rsidP="009A59D1">
      <w:pPr>
        <w:pStyle w:val="38"/>
        <w:framePr w:wrap="notBeside"/>
        <w:rPr>
          <w:rtl/>
        </w:rPr>
      </w:pPr>
      <w:r w:rsidRPr="00660D7A">
        <w:rPr>
          <w:rtl/>
        </w:rPr>
        <w:t>כרבי אלעאי</w:t>
      </w:r>
      <w:r w:rsidR="00901073" w:rsidRPr="00660D7A">
        <w:rPr>
          <w:rFonts w:hint="cs"/>
          <w:rtl/>
        </w:rPr>
        <w:t>:</w:t>
      </w:r>
      <w:r w:rsidRPr="00660D7A">
        <w:rPr>
          <w:rtl/>
        </w:rPr>
        <w:t xml:space="preserve"> </w:t>
      </w:r>
      <w:r w:rsidR="005A491E">
        <w:rPr>
          <w:rFonts w:hint="cs"/>
          <w:rtl/>
        </w:rPr>
        <w:t>:</w:t>
      </w:r>
    </w:p>
    <w:p w14:paraId="1DA41ABE" w14:textId="09FDEDEF" w:rsidR="00D817AD" w:rsidRPr="00E34F28" w:rsidRDefault="00DA51A5" w:rsidP="006F02FB">
      <w:pPr>
        <w:pStyle w:val="afffff5"/>
        <w:spacing w:before="0"/>
        <w:rPr>
          <w:rtl/>
        </w:rPr>
      </w:pPr>
      <w:bookmarkStart w:id="509" w:name="_Toc193635794"/>
      <w:bookmarkStart w:id="510" w:name="_Toc216184406"/>
      <w:r w:rsidRPr="00724E73">
        <w:rPr>
          <w:rStyle w:val="afffffd"/>
          <w:rtl/>
        </w:rPr>
        <w:t>ראשית הגז</w:t>
      </w:r>
      <w:bookmarkEnd w:id="509"/>
      <w:bookmarkEnd w:id="510"/>
      <w:r w:rsidRPr="00724E73">
        <w:rPr>
          <w:rStyle w:val="afffffd"/>
          <w:rtl/>
        </w:rPr>
        <w:t xml:space="preserve"> </w:t>
      </w:r>
      <w:r w:rsidRPr="00FE3D07">
        <w:rPr>
          <w:rFonts w:hint="cs"/>
          <w:rtl/>
        </w:rPr>
        <w:t>ד</w:t>
      </w:r>
      <w:r w:rsidRPr="00FE3D07">
        <w:rPr>
          <w:rtl/>
        </w:rPr>
        <w:t>אינו נוהג אלא בארץ.</w:t>
      </w:r>
      <w:r w:rsidR="002A0F6F" w:rsidRPr="00FE3D07">
        <w:rPr>
          <w:rFonts w:hint="cs"/>
          <w:rtl/>
        </w:rPr>
        <w:t xml:space="preserve"> </w:t>
      </w:r>
    </w:p>
    <w:p w14:paraId="41632684" w14:textId="4E6ACFD1" w:rsidR="00A24328" w:rsidRDefault="0066252F" w:rsidP="009A59D1">
      <w:pPr>
        <w:pStyle w:val="38"/>
        <w:framePr w:wrap="notBeside"/>
        <w:rPr>
          <w:rtl/>
        </w:rPr>
      </w:pPr>
      <w:r w:rsidRPr="00660D7A">
        <w:rPr>
          <w:rFonts w:hint="cs"/>
          <w:rtl/>
        </w:rPr>
        <w:t>כ</w:t>
      </w:r>
      <w:r w:rsidR="00DA51A5" w:rsidRPr="00660D7A">
        <w:rPr>
          <w:rtl/>
        </w:rPr>
        <w:t>רבי יאשיה</w:t>
      </w:r>
      <w:r w:rsidR="00A24328">
        <w:rPr>
          <w:rFonts w:hint="cs"/>
          <w:rtl/>
        </w:rPr>
        <w:t>:</w:t>
      </w:r>
    </w:p>
    <w:p w14:paraId="68682904" w14:textId="31706F1B" w:rsidR="005215E7" w:rsidRPr="000528DA" w:rsidRDefault="00DA51A5" w:rsidP="000528DA">
      <w:pPr>
        <w:rPr>
          <w:rtl/>
        </w:rPr>
      </w:pPr>
      <w:bookmarkStart w:id="511" w:name="_Toc193635795"/>
      <w:bookmarkStart w:id="512" w:name="_Toc216184407"/>
      <w:r w:rsidRPr="00724E73">
        <w:rPr>
          <w:rStyle w:val="afffffd"/>
          <w:rtl/>
        </w:rPr>
        <w:t>בכלאים</w:t>
      </w:r>
      <w:bookmarkEnd w:id="511"/>
      <w:bookmarkEnd w:id="512"/>
      <w:r w:rsidRPr="00724E73">
        <w:rPr>
          <w:rStyle w:val="afffffd"/>
          <w:rtl/>
        </w:rPr>
        <w:t xml:space="preserve"> </w:t>
      </w:r>
      <w:r w:rsidRPr="00A4639B">
        <w:rPr>
          <w:rStyle w:val="ad"/>
          <w:rFonts w:hint="cs"/>
          <w:sz w:val="14"/>
          <w:rtl/>
        </w:rPr>
        <w:t>ד'</w:t>
      </w:r>
      <w:r w:rsidRPr="00A4639B">
        <w:rPr>
          <w:rStyle w:val="ad"/>
          <w:sz w:val="14"/>
          <w:rtl/>
        </w:rPr>
        <w:t>לא תזרע כרמך כלאים</w:t>
      </w:r>
      <w:r w:rsidRPr="00A4639B">
        <w:rPr>
          <w:rStyle w:val="ad"/>
          <w:rFonts w:hint="cs"/>
          <w:sz w:val="14"/>
          <w:rtl/>
        </w:rPr>
        <w:t>'</w:t>
      </w:r>
      <w:r w:rsidRPr="00A4639B">
        <w:rPr>
          <w:rStyle w:val="ad"/>
          <w:sz w:val="14"/>
          <w:rtl/>
        </w:rPr>
        <w:t>,</w:t>
      </w:r>
      <w:r w:rsidRPr="000528DA">
        <w:rPr>
          <w:sz w:val="14"/>
          <w:rtl/>
        </w:rPr>
        <w:t xml:space="preserve"> </w:t>
      </w:r>
      <w:r w:rsidR="00901073" w:rsidRPr="000528DA">
        <w:rPr>
          <w:rFonts w:hint="cs"/>
          <w:sz w:val="14"/>
          <w:rtl/>
        </w:rPr>
        <w:t>ש</w:t>
      </w:r>
      <w:r w:rsidRPr="000528DA">
        <w:rPr>
          <w:sz w:val="14"/>
          <w:rtl/>
        </w:rPr>
        <w:t xml:space="preserve">חייב </w:t>
      </w:r>
      <w:r w:rsidR="000F3EBD" w:rsidRPr="000528DA">
        <w:rPr>
          <w:rFonts w:hint="cs"/>
          <w:sz w:val="14"/>
          <w:rtl/>
        </w:rPr>
        <w:t>רק</w:t>
      </w:r>
      <w:r w:rsidRPr="000528DA">
        <w:rPr>
          <w:sz w:val="14"/>
          <w:rtl/>
        </w:rPr>
        <w:t xml:space="preserve"> </w:t>
      </w:r>
      <w:r w:rsidR="000F3EBD" w:rsidRPr="000528DA">
        <w:rPr>
          <w:rFonts w:hint="cs"/>
          <w:sz w:val="14"/>
          <w:rtl/>
        </w:rPr>
        <w:t>כ</w:t>
      </w:r>
      <w:r w:rsidRPr="000528DA">
        <w:rPr>
          <w:sz w:val="14"/>
          <w:rtl/>
        </w:rPr>
        <w:t>שיזרע חטה ושעורה וחרצן במפולת יד.</w:t>
      </w:r>
      <w:r w:rsidR="002A0F6F" w:rsidRPr="000528DA">
        <w:rPr>
          <w:rFonts w:hint="cs"/>
          <w:sz w:val="14"/>
          <w:rtl/>
        </w:rPr>
        <w:t xml:space="preserve"> </w:t>
      </w:r>
    </w:p>
    <w:p w14:paraId="0C6E89F4" w14:textId="69A2D034" w:rsidR="00A24328" w:rsidRDefault="00DA51A5" w:rsidP="009A59D1">
      <w:pPr>
        <w:pStyle w:val="38"/>
        <w:framePr w:wrap="notBeside"/>
        <w:rPr>
          <w:rtl/>
        </w:rPr>
      </w:pPr>
      <w:r w:rsidRPr="00660D7A">
        <w:rPr>
          <w:rFonts w:hint="cs"/>
          <w:rtl/>
        </w:rPr>
        <w:t>כריב"ב</w:t>
      </w:r>
      <w:r w:rsidR="00A24328">
        <w:rPr>
          <w:rFonts w:hint="cs"/>
          <w:rtl/>
        </w:rPr>
        <w:t>:</w:t>
      </w:r>
    </w:p>
    <w:p w14:paraId="7EFA65C7" w14:textId="3803FF86" w:rsidR="006F02FB" w:rsidRPr="000528DA" w:rsidRDefault="00DA51A5" w:rsidP="000528DA">
      <w:pPr>
        <w:rPr>
          <w:rtl/>
        </w:rPr>
      </w:pPr>
      <w:bookmarkStart w:id="513" w:name="_Toc193635796"/>
      <w:bookmarkStart w:id="514" w:name="_Toc216184408"/>
      <w:r w:rsidRPr="00A10336">
        <w:rPr>
          <w:rStyle w:val="30"/>
          <w:rtl/>
        </w:rPr>
        <w:t>בד</w:t>
      </w:r>
      <w:r w:rsidR="00423118" w:rsidRPr="00A10336">
        <w:rPr>
          <w:rStyle w:val="30"/>
          <w:rFonts w:hint="cs"/>
          <w:rtl/>
        </w:rPr>
        <w:t>"ת</w:t>
      </w:r>
      <w:bookmarkEnd w:id="513"/>
      <w:bookmarkEnd w:id="514"/>
      <w:r w:rsidRPr="000528DA">
        <w:rPr>
          <w:rFonts w:hint="cs"/>
          <w:sz w:val="14"/>
          <w:rtl/>
        </w:rPr>
        <w:t xml:space="preserve"> ד</w:t>
      </w:r>
      <w:r w:rsidR="000F3EBD" w:rsidRPr="000528DA">
        <w:rPr>
          <w:rFonts w:hint="cs"/>
          <w:sz w:val="14"/>
          <w:rtl/>
        </w:rPr>
        <w:t>אין</w:t>
      </w:r>
      <w:r w:rsidRPr="000528DA">
        <w:rPr>
          <w:sz w:val="14"/>
          <w:rtl/>
        </w:rPr>
        <w:t xml:space="preserve"> מקבלין טומאה.</w:t>
      </w:r>
    </w:p>
    <w:p w14:paraId="1FF2D77E" w14:textId="7F13A9B1" w:rsidR="00A24328" w:rsidRDefault="00DA51A5" w:rsidP="009A59D1">
      <w:pPr>
        <w:pStyle w:val="38"/>
        <w:framePr w:wrap="notBeside"/>
        <w:rPr>
          <w:rtl/>
        </w:rPr>
      </w:pPr>
      <w:r w:rsidRPr="00660D7A">
        <w:rPr>
          <w:rFonts w:hint="cs"/>
          <w:rtl/>
        </w:rPr>
        <w:t>ז</w:t>
      </w:r>
      <w:r w:rsidRPr="00660D7A">
        <w:rPr>
          <w:rtl/>
        </w:rPr>
        <w:t>עירי</w:t>
      </w:r>
      <w:r w:rsidR="009B14FE">
        <w:rPr>
          <w:rFonts w:hint="cs"/>
          <w:rtl/>
        </w:rPr>
        <w:t>:</w:t>
      </w:r>
    </w:p>
    <w:p w14:paraId="2D66F663" w14:textId="0BA2A61E" w:rsidR="00B7171C" w:rsidRDefault="00F53B00" w:rsidP="000528DA">
      <w:pPr>
        <w:rPr>
          <w:rStyle w:val="afffff9"/>
          <w:rtl/>
        </w:rPr>
      </w:pPr>
      <w:bookmarkStart w:id="515" w:name="_Toc193635797"/>
      <w:bookmarkStart w:id="516" w:name="_Toc216184409"/>
      <w:r w:rsidRPr="00A10336">
        <w:rPr>
          <w:rStyle w:val="30"/>
          <w:rFonts w:hint="cs"/>
          <w:rtl/>
        </w:rPr>
        <w:t>ב</w:t>
      </w:r>
      <w:r w:rsidR="00DA51A5" w:rsidRPr="00A10336">
        <w:rPr>
          <w:rStyle w:val="30"/>
          <w:rtl/>
        </w:rPr>
        <w:t>טלו</w:t>
      </w:r>
      <w:bookmarkEnd w:id="515"/>
      <w:bookmarkEnd w:id="516"/>
      <w:r w:rsidR="00DA51A5" w:rsidRPr="000528DA">
        <w:rPr>
          <w:rFonts w:ascii="Fb Fontext" w:hAnsi="Fb Fontext"/>
          <w:sz w:val="14"/>
          <w:rtl/>
        </w:rPr>
        <w:t xml:space="preserve"> </w:t>
      </w:r>
      <w:r w:rsidR="00DA51A5" w:rsidRPr="00A10336">
        <w:rPr>
          <w:rStyle w:val="30"/>
          <w:rtl/>
        </w:rPr>
        <w:t>לטביל</w:t>
      </w:r>
      <w:r w:rsidR="00DA51A5" w:rsidRPr="00A10336">
        <w:rPr>
          <w:rStyle w:val="30"/>
          <w:rFonts w:hint="cs"/>
          <w:rtl/>
        </w:rPr>
        <w:t>ה</w:t>
      </w:r>
      <w:r w:rsidR="00DA51A5" w:rsidRPr="000528DA">
        <w:rPr>
          <w:rFonts w:ascii="Fb Fontext" w:hAnsi="Fb Fontext"/>
          <w:sz w:val="14"/>
          <w:rtl/>
        </w:rPr>
        <w:t>,</w:t>
      </w:r>
      <w:r w:rsidR="002A0F6F" w:rsidRPr="000528DA">
        <w:rPr>
          <w:rFonts w:ascii="Fb Fontext" w:hAnsi="Fb Fontext" w:hint="cs"/>
          <w:sz w:val="14"/>
          <w:rtl/>
        </w:rPr>
        <w:t xml:space="preserve"> </w:t>
      </w:r>
      <w:r w:rsidR="00DA51A5" w:rsidRPr="00E34F28">
        <w:rPr>
          <w:rStyle w:val="afffff9"/>
          <w:rFonts w:hint="cs"/>
          <w:rtl/>
        </w:rPr>
        <w:t>כריב</w:t>
      </w:r>
      <w:r w:rsidR="00DA51A5" w:rsidRPr="00E34F28">
        <w:rPr>
          <w:rStyle w:val="afffff9"/>
          <w:rtl/>
        </w:rPr>
        <w:t>"</w:t>
      </w:r>
      <w:r w:rsidR="00A30123" w:rsidRPr="00E34F28">
        <w:rPr>
          <w:rStyle w:val="afffff9"/>
          <w:rFonts w:hint="cs"/>
          <w:rtl/>
        </w:rPr>
        <w:t>ב</w:t>
      </w:r>
      <w:r w:rsidR="00DA51A5" w:rsidRPr="00E34F28">
        <w:rPr>
          <w:rStyle w:val="afffff9"/>
          <w:rFonts w:hint="cs"/>
          <w:rtl/>
        </w:rPr>
        <w:t>,</w:t>
      </w:r>
      <w:r w:rsidR="007E4E8C">
        <w:rPr>
          <w:rStyle w:val="afffff9"/>
          <w:rFonts w:hint="cs"/>
          <w:rtl/>
        </w:rPr>
        <w:t xml:space="preserve"> </w:t>
      </w:r>
      <w:r w:rsidRPr="00E34F28">
        <w:rPr>
          <w:rStyle w:val="afffff9"/>
          <w:rFonts w:hint="cs"/>
          <w:rtl/>
        </w:rPr>
        <w:t xml:space="preserve"> </w:t>
      </w:r>
    </w:p>
    <w:p w14:paraId="09B171A9" w14:textId="5B67C1ED" w:rsidR="00A24328" w:rsidRDefault="00DA51A5" w:rsidP="009A59D1">
      <w:pPr>
        <w:pStyle w:val="38"/>
        <w:framePr w:wrap="notBeside"/>
        <w:rPr>
          <w:rtl/>
        </w:rPr>
      </w:pPr>
      <w:r w:rsidRPr="00660D7A">
        <w:rPr>
          <w:rFonts w:hint="cs"/>
          <w:rtl/>
        </w:rPr>
        <w:t>א</w:t>
      </w:r>
      <w:r w:rsidRPr="00660D7A">
        <w:rPr>
          <w:rtl/>
        </w:rPr>
        <w:t>"</w:t>
      </w:r>
      <w:r w:rsidRPr="00660D7A">
        <w:rPr>
          <w:rFonts w:hint="cs"/>
          <w:rtl/>
        </w:rPr>
        <w:t>ד</w:t>
      </w:r>
      <w:r w:rsidR="00A24328">
        <w:rPr>
          <w:rFonts w:hint="cs"/>
          <w:rtl/>
        </w:rPr>
        <w:t>:</w:t>
      </w:r>
    </w:p>
    <w:p w14:paraId="3C0AB33B" w14:textId="68A7D55E" w:rsidR="00F45720" w:rsidRPr="000528DA" w:rsidRDefault="00DA51A5" w:rsidP="000528DA">
      <w:pPr>
        <w:rPr>
          <w:rtl/>
        </w:rPr>
      </w:pPr>
      <w:bookmarkStart w:id="517" w:name="_Toc193635798"/>
      <w:bookmarkStart w:id="518" w:name="_Toc216184410"/>
      <w:r w:rsidRPr="00A10336">
        <w:rPr>
          <w:rStyle w:val="30"/>
          <w:rFonts w:hint="cs"/>
          <w:rtl/>
        </w:rPr>
        <w:t>בטלו לנטילה</w:t>
      </w:r>
      <w:bookmarkEnd w:id="517"/>
      <w:bookmarkEnd w:id="518"/>
      <w:r w:rsidRPr="000528DA">
        <w:rPr>
          <w:rFonts w:hint="cs"/>
          <w:sz w:val="14"/>
          <w:rtl/>
        </w:rPr>
        <w:t xml:space="preserve"> </w:t>
      </w:r>
      <w:r w:rsidRPr="00E34F28">
        <w:rPr>
          <w:rStyle w:val="afffff9"/>
          <w:rFonts w:hint="cs"/>
          <w:rtl/>
        </w:rPr>
        <w:t>כ</w:t>
      </w:r>
      <w:r w:rsidRPr="00E34F28">
        <w:rPr>
          <w:rStyle w:val="afffff9"/>
          <w:rtl/>
        </w:rPr>
        <w:t>ר</w:t>
      </w:r>
      <w:r w:rsidRPr="00E34F28">
        <w:rPr>
          <w:rStyle w:val="afffff9"/>
          <w:rFonts w:hint="cs"/>
          <w:rtl/>
        </w:rPr>
        <w:t xml:space="preserve">"ח </w:t>
      </w:r>
      <w:r w:rsidRPr="000528DA">
        <w:rPr>
          <w:rFonts w:hint="cs"/>
          <w:rtl/>
        </w:rPr>
        <w:t>שקילל למי שמחפש אחר מים בזמן תפילה</w:t>
      </w:r>
    </w:p>
    <w:p w14:paraId="018AB14F" w14:textId="49244258" w:rsidR="005215E7" w:rsidRPr="00E34F28" w:rsidRDefault="00DA51A5" w:rsidP="00682BF2">
      <w:pPr>
        <w:pStyle w:val="afffff5"/>
        <w:rPr>
          <w:rtl/>
        </w:rPr>
      </w:pPr>
      <w:r w:rsidRPr="00E34F28">
        <w:rPr>
          <w:rStyle w:val="afffff9"/>
          <w:rtl/>
        </w:rPr>
        <w:lastRenderedPageBreak/>
        <w:t>נחום איש גם זו</w:t>
      </w:r>
      <w:r w:rsidRPr="00F95182">
        <w:rPr>
          <w:rtl/>
        </w:rPr>
        <w:t xml:space="preserve"> לחשה </w:t>
      </w:r>
      <w:r w:rsidRPr="00E34F28">
        <w:rPr>
          <w:rStyle w:val="afffff9"/>
          <w:rtl/>
        </w:rPr>
        <w:t>לר</w:t>
      </w:r>
      <w:r w:rsidRPr="00E34F28">
        <w:rPr>
          <w:rStyle w:val="afffff9"/>
          <w:rFonts w:hint="cs"/>
          <w:rtl/>
        </w:rPr>
        <w:t>"ע</w:t>
      </w:r>
      <w:r w:rsidRPr="00E34F28">
        <w:rPr>
          <w:rStyle w:val="afffff9"/>
          <w:rtl/>
        </w:rPr>
        <w:t xml:space="preserve"> ור</w:t>
      </w:r>
      <w:r w:rsidRPr="00E34F28">
        <w:rPr>
          <w:rStyle w:val="afffff9"/>
          <w:rFonts w:hint="cs"/>
          <w:rtl/>
        </w:rPr>
        <w:t>"ע</w:t>
      </w:r>
      <w:r w:rsidRPr="00E34F28">
        <w:rPr>
          <w:rStyle w:val="afffff9"/>
          <w:rtl/>
        </w:rPr>
        <w:t xml:space="preserve"> </w:t>
      </w:r>
      <w:r w:rsidRPr="00F95182">
        <w:rPr>
          <w:rtl/>
        </w:rPr>
        <w:t xml:space="preserve">לחשה </w:t>
      </w:r>
      <w:r w:rsidRPr="00E34F28">
        <w:rPr>
          <w:rStyle w:val="afffff9"/>
          <w:rtl/>
        </w:rPr>
        <w:t>לב</w:t>
      </w:r>
      <w:r w:rsidRPr="00E34F28">
        <w:rPr>
          <w:rStyle w:val="afffff9"/>
          <w:rFonts w:hint="cs"/>
          <w:rtl/>
        </w:rPr>
        <w:t>ן עזאי</w:t>
      </w:r>
      <w:r w:rsidRPr="00E34F28">
        <w:rPr>
          <w:rStyle w:val="afffff9"/>
          <w:rtl/>
        </w:rPr>
        <w:t>,</w:t>
      </w:r>
      <w:r w:rsidRPr="00F95182">
        <w:rPr>
          <w:rtl/>
        </w:rPr>
        <w:t xml:space="preserve"> </w:t>
      </w:r>
      <w:r w:rsidRPr="00E34F28">
        <w:rPr>
          <w:rStyle w:val="afffff9"/>
          <w:rtl/>
        </w:rPr>
        <w:t>וב</w:t>
      </w:r>
      <w:r w:rsidRPr="00E34F28">
        <w:rPr>
          <w:rStyle w:val="afffff9"/>
          <w:rFonts w:hint="cs"/>
          <w:rtl/>
        </w:rPr>
        <w:t>"ע</w:t>
      </w:r>
      <w:r w:rsidRPr="00E34F28">
        <w:rPr>
          <w:rStyle w:val="afffff9"/>
          <w:rtl/>
        </w:rPr>
        <w:t xml:space="preserve"> </w:t>
      </w:r>
      <w:r w:rsidRPr="00F95182">
        <w:rPr>
          <w:rtl/>
        </w:rPr>
        <w:t xml:space="preserve">שנאה </w:t>
      </w:r>
      <w:r w:rsidRPr="00E34F28">
        <w:rPr>
          <w:rStyle w:val="afffff9"/>
          <w:rtl/>
        </w:rPr>
        <w:t>לתלמידיו</w:t>
      </w:r>
      <w:r w:rsidRPr="00F95182">
        <w:rPr>
          <w:rtl/>
        </w:rPr>
        <w:t xml:space="preserve"> בשוק</w:t>
      </w:r>
      <w:r w:rsidR="002A0F6F" w:rsidRPr="00F95182">
        <w:rPr>
          <w:rFonts w:hint="cs"/>
          <w:rtl/>
        </w:rPr>
        <w:t xml:space="preserve"> </w:t>
      </w:r>
    </w:p>
    <w:p w14:paraId="7A76E608" w14:textId="095F045F" w:rsidR="00F53B00" w:rsidRPr="00A10336" w:rsidRDefault="00F53B00" w:rsidP="00F53B00">
      <w:pPr>
        <w:pStyle w:val="afffff5"/>
        <w:spacing w:before="0"/>
        <w:rPr>
          <w:rStyle w:val="30"/>
          <w:rtl/>
        </w:rPr>
      </w:pPr>
      <w:bookmarkStart w:id="519" w:name="_Toc193635799"/>
      <w:bookmarkStart w:id="520" w:name="_Toc216184411"/>
      <w:r w:rsidRPr="00A10336">
        <w:rPr>
          <w:rStyle w:val="30"/>
          <w:rtl/>
        </w:rPr>
        <w:t>בעל קרי שנתנו עליו</w:t>
      </w:r>
      <w:r w:rsidRPr="00A10336">
        <w:rPr>
          <w:rStyle w:val="30"/>
          <w:rFonts w:hint="cs"/>
          <w:rtl/>
        </w:rPr>
        <w:t xml:space="preserve"> ט'</w:t>
      </w:r>
      <w:r w:rsidRPr="00A10336">
        <w:rPr>
          <w:rStyle w:val="30"/>
          <w:rtl/>
        </w:rPr>
        <w:t xml:space="preserve"> קבין מים טהור.</w:t>
      </w:r>
      <w:bookmarkEnd w:id="519"/>
      <w:bookmarkEnd w:id="520"/>
      <w:r w:rsidRPr="00A10336">
        <w:rPr>
          <w:rStyle w:val="30"/>
          <w:rFonts w:hint="cs"/>
          <w:rtl/>
        </w:rPr>
        <w:t xml:space="preserve"> </w:t>
      </w:r>
    </w:p>
    <w:p w14:paraId="37E94699" w14:textId="13EC3326" w:rsidR="00A24328" w:rsidRDefault="00DA51A5" w:rsidP="009A59D1">
      <w:pPr>
        <w:pStyle w:val="38"/>
        <w:framePr w:wrap="notBeside"/>
        <w:rPr>
          <w:rtl/>
        </w:rPr>
      </w:pPr>
      <w:r w:rsidRPr="00660D7A">
        <w:rPr>
          <w:rtl/>
        </w:rPr>
        <w:t>ר</w:t>
      </w:r>
      <w:r w:rsidRPr="00660D7A">
        <w:rPr>
          <w:rFonts w:hint="cs"/>
          <w:rtl/>
        </w:rPr>
        <w:t>יב"א וריב"ז</w:t>
      </w:r>
      <w:r w:rsidR="00A24328">
        <w:rPr>
          <w:rtl/>
        </w:rPr>
        <w:t>:</w:t>
      </w:r>
    </w:p>
    <w:p w14:paraId="6C4109DC" w14:textId="3E4D5601" w:rsidR="00F53B00" w:rsidRPr="000528DA" w:rsidRDefault="00DA51A5" w:rsidP="000528DA">
      <w:pPr>
        <w:rPr>
          <w:rtl/>
        </w:rPr>
      </w:pPr>
      <w:r w:rsidRPr="00E34F28">
        <w:rPr>
          <w:rStyle w:val="afffff9"/>
          <w:rFonts w:hint="cs"/>
          <w:rtl/>
        </w:rPr>
        <w:t xml:space="preserve">אי </w:t>
      </w:r>
      <w:r w:rsidRPr="00A10336">
        <w:rPr>
          <w:rStyle w:val="30"/>
          <w:rFonts w:hint="cs"/>
          <w:rtl/>
        </w:rPr>
        <w:t>שנאה</w:t>
      </w:r>
      <w:r w:rsidRPr="000528DA">
        <w:rPr>
          <w:rFonts w:hint="cs"/>
          <w:rtl/>
        </w:rPr>
        <w:t xml:space="preserve"> משום ב</w:t>
      </w:r>
      <w:r w:rsidRPr="000528DA">
        <w:rPr>
          <w:rtl/>
        </w:rPr>
        <w:t>"</w:t>
      </w:r>
      <w:r w:rsidRPr="000528DA">
        <w:rPr>
          <w:rFonts w:hint="cs"/>
          <w:rtl/>
        </w:rPr>
        <w:t>ת ובטול פו</w:t>
      </w:r>
      <w:r w:rsidRPr="000528DA">
        <w:rPr>
          <w:rtl/>
        </w:rPr>
        <w:t>"</w:t>
      </w:r>
      <w:r w:rsidRPr="000528DA">
        <w:rPr>
          <w:rFonts w:hint="cs"/>
          <w:rtl/>
        </w:rPr>
        <w:t>ר,</w:t>
      </w:r>
      <w:r w:rsidR="002A0F6F" w:rsidRPr="000528DA">
        <w:rPr>
          <w:rFonts w:hint="cs"/>
          <w:rtl/>
        </w:rPr>
        <w:t xml:space="preserve"> </w:t>
      </w:r>
    </w:p>
    <w:p w14:paraId="0D47E373" w14:textId="49368B93" w:rsidR="00F53B00" w:rsidRPr="000528DA" w:rsidRDefault="00DA51A5" w:rsidP="000528DA">
      <w:pPr>
        <w:rPr>
          <w:rtl/>
        </w:rPr>
      </w:pPr>
      <w:r w:rsidRPr="0029048C">
        <w:rPr>
          <w:rStyle w:val="afffff9"/>
          <w:rFonts w:hint="cs"/>
          <w:rtl/>
        </w:rPr>
        <w:t>או</w:t>
      </w:r>
      <w:r w:rsidRPr="000528DA">
        <w:rPr>
          <w:rFonts w:hint="cs"/>
          <w:rtl/>
        </w:rPr>
        <w:t xml:space="preserve"> </w:t>
      </w:r>
      <w:r w:rsidRPr="00A10336">
        <w:rPr>
          <w:rStyle w:val="30"/>
          <w:rFonts w:hint="cs"/>
          <w:rtl/>
        </w:rPr>
        <w:t>לחשה</w:t>
      </w:r>
      <w:r w:rsidRPr="000528DA">
        <w:rPr>
          <w:rFonts w:hint="cs"/>
          <w:rtl/>
        </w:rPr>
        <w:t>, שלא יהו ת</w:t>
      </w:r>
      <w:r w:rsidRPr="000528DA">
        <w:rPr>
          <w:rtl/>
        </w:rPr>
        <w:t>"</w:t>
      </w:r>
      <w:r w:rsidRPr="000528DA">
        <w:rPr>
          <w:rFonts w:hint="cs"/>
          <w:rtl/>
        </w:rPr>
        <w:t>ח מצויים אצל נשותיהם כתרנגולין</w:t>
      </w:r>
      <w:r w:rsidR="005215E7" w:rsidRPr="000528DA">
        <w:rPr>
          <w:rFonts w:hint="cs"/>
          <w:rtl/>
        </w:rPr>
        <w:t>.</w:t>
      </w:r>
    </w:p>
    <w:p w14:paraId="1DEF93C1" w14:textId="569AAA66" w:rsidR="00A24328" w:rsidRDefault="00DA51A5" w:rsidP="009A59D1">
      <w:pPr>
        <w:pStyle w:val="38"/>
        <w:framePr w:wrap="notBeside"/>
        <w:rPr>
          <w:rtl/>
        </w:rPr>
      </w:pPr>
      <w:r w:rsidRPr="00660D7A">
        <w:rPr>
          <w:rtl/>
        </w:rPr>
        <w:t>רבי ינאי</w:t>
      </w:r>
      <w:r w:rsidR="00A24328">
        <w:rPr>
          <w:rtl/>
        </w:rPr>
        <w:t>:</w:t>
      </w:r>
    </w:p>
    <w:p w14:paraId="2B7A6D6F" w14:textId="0B462B16" w:rsidR="00F53B00" w:rsidRPr="00E34F28" w:rsidRDefault="00DA51A5" w:rsidP="00F53B00">
      <w:pPr>
        <w:pStyle w:val="afffff5"/>
        <w:spacing w:before="0"/>
        <w:rPr>
          <w:rtl/>
        </w:rPr>
      </w:pPr>
      <w:bookmarkStart w:id="521" w:name="_Toc193635800"/>
      <w:bookmarkStart w:id="522" w:name="_Toc216184412"/>
      <w:r w:rsidRPr="00A10336">
        <w:rPr>
          <w:rStyle w:val="30"/>
          <w:rtl/>
        </w:rPr>
        <w:t xml:space="preserve">שמעתי שמקילין </w:t>
      </w:r>
      <w:r w:rsidRPr="00A10336">
        <w:rPr>
          <w:rStyle w:val="30"/>
          <w:rFonts w:hint="cs"/>
          <w:rtl/>
        </w:rPr>
        <w:t>ו</w:t>
      </w:r>
      <w:r w:rsidRPr="00A10336">
        <w:rPr>
          <w:rStyle w:val="30"/>
          <w:rtl/>
        </w:rPr>
        <w:t>שמחמירין בה,</w:t>
      </w:r>
      <w:bookmarkEnd w:id="521"/>
      <w:bookmarkEnd w:id="522"/>
      <w:r w:rsidRPr="00D826DC">
        <w:rPr>
          <w:rtl/>
        </w:rPr>
        <w:t xml:space="preserve"> וכל המחמיר </w:t>
      </w:r>
      <w:r w:rsidR="00A30123" w:rsidRPr="00D826DC">
        <w:rPr>
          <w:rFonts w:hint="cs"/>
          <w:rtl/>
        </w:rPr>
        <w:t>ע"ע</w:t>
      </w:r>
      <w:r w:rsidRPr="00D826DC">
        <w:rPr>
          <w:rtl/>
        </w:rPr>
        <w:t xml:space="preserve"> עצמו מאריכין לו ימיו ושנותיו.</w:t>
      </w:r>
    </w:p>
    <w:p w14:paraId="734650E0" w14:textId="3663D352" w:rsidR="00A24328" w:rsidRDefault="00DA51A5" w:rsidP="009A59D1">
      <w:pPr>
        <w:pStyle w:val="38"/>
        <w:framePr w:wrap="notBeside"/>
        <w:rPr>
          <w:rtl/>
        </w:rPr>
      </w:pPr>
      <w:r w:rsidRPr="00660D7A">
        <w:rPr>
          <w:rtl/>
        </w:rPr>
        <w:t>ריב"ל</w:t>
      </w:r>
      <w:r w:rsidR="009B14FE">
        <w:rPr>
          <w:rtl/>
        </w:rPr>
        <w:t>:</w:t>
      </w:r>
    </w:p>
    <w:p w14:paraId="34D26D93" w14:textId="46BD9D3F" w:rsidR="00A30123" w:rsidRPr="00E34F28" w:rsidRDefault="00F53B00" w:rsidP="00F53B00">
      <w:pPr>
        <w:pStyle w:val="afffff5"/>
        <w:spacing w:before="0"/>
        <w:rPr>
          <w:rtl/>
        </w:rPr>
      </w:pPr>
      <w:bookmarkStart w:id="523" w:name="_Toc193635801"/>
      <w:bookmarkStart w:id="524" w:name="_Toc216184413"/>
      <w:r w:rsidRPr="00A10336">
        <w:rPr>
          <w:rStyle w:val="30"/>
          <w:rFonts w:hint="cs"/>
          <w:rtl/>
        </w:rPr>
        <w:t>ג</w:t>
      </w:r>
      <w:r w:rsidR="00DA51A5" w:rsidRPr="00A10336">
        <w:rPr>
          <w:rStyle w:val="30"/>
          <w:rtl/>
        </w:rPr>
        <w:t xml:space="preserve">דר גדול גדרו </w:t>
      </w:r>
      <w:r w:rsidR="00A30123" w:rsidRPr="00A10336">
        <w:rPr>
          <w:rStyle w:val="30"/>
          <w:rFonts w:hint="cs"/>
          <w:rtl/>
        </w:rPr>
        <w:t>בטובלי שחרין במ' סאה</w:t>
      </w:r>
      <w:bookmarkEnd w:id="523"/>
      <w:bookmarkEnd w:id="524"/>
      <w:r w:rsidR="00A30123" w:rsidRPr="00A10336">
        <w:rPr>
          <w:rStyle w:val="30"/>
          <w:rFonts w:hint="cs"/>
          <w:rtl/>
        </w:rPr>
        <w:t xml:space="preserve"> </w:t>
      </w:r>
      <w:r w:rsidR="00A30123" w:rsidRPr="00F95182">
        <w:rPr>
          <w:rFonts w:hint="cs"/>
          <w:spacing w:val="-2"/>
          <w:rtl/>
        </w:rPr>
        <w:t>א</w:t>
      </w:r>
      <w:r w:rsidRPr="00F95182">
        <w:rPr>
          <w:rFonts w:hint="cs"/>
          <w:spacing w:val="-2"/>
          <w:rtl/>
        </w:rPr>
        <w:t>ף</w:t>
      </w:r>
      <w:r w:rsidR="00A30123" w:rsidRPr="00F95182">
        <w:rPr>
          <w:rFonts w:hint="cs"/>
          <w:spacing w:val="-2"/>
          <w:rtl/>
        </w:rPr>
        <w:t xml:space="preserve"> שאפשר בט' קבין ובנתינה</w:t>
      </w:r>
    </w:p>
    <w:p w14:paraId="4A9EF0C8" w14:textId="710D768A" w:rsidR="00DA51A5" w:rsidRPr="00B7171C" w:rsidRDefault="00DA51A5" w:rsidP="00B7171C">
      <w:pPr>
        <w:spacing w:after="120"/>
        <w:rPr>
          <w:rtl/>
        </w:rPr>
      </w:pPr>
      <w:r w:rsidRPr="000528DA">
        <w:rPr>
          <w:rtl/>
        </w:rPr>
        <w:t>דמעשה באחד שתבע אשה לדבר עבירה</w:t>
      </w:r>
      <w:r w:rsidRPr="000528DA">
        <w:rPr>
          <w:rFonts w:hint="cs"/>
          <w:rtl/>
        </w:rPr>
        <w:t xml:space="preserve"> </w:t>
      </w:r>
      <w:r w:rsidRPr="00E34F28">
        <w:rPr>
          <w:rStyle w:val="afffff9"/>
          <w:rtl/>
        </w:rPr>
        <w:t>א</w:t>
      </w:r>
      <w:r w:rsidR="00A30123" w:rsidRPr="00E34F28">
        <w:rPr>
          <w:rStyle w:val="afffff9"/>
          <w:rFonts w:hint="cs"/>
          <w:rtl/>
        </w:rPr>
        <w:t>"ל</w:t>
      </w:r>
      <w:r w:rsidRPr="00E34F28">
        <w:rPr>
          <w:rStyle w:val="afffff9"/>
          <w:rtl/>
        </w:rPr>
        <w:t>:</w:t>
      </w:r>
      <w:r w:rsidR="00901073" w:rsidRPr="000528DA">
        <w:rPr>
          <w:rtl/>
        </w:rPr>
        <w:t xml:space="preserve"> ריקא</w:t>
      </w:r>
      <w:r w:rsidR="00901073" w:rsidRPr="000528DA">
        <w:rPr>
          <w:rFonts w:hint="cs"/>
          <w:rtl/>
        </w:rPr>
        <w:t>,</w:t>
      </w:r>
      <w:r w:rsidRPr="000528DA">
        <w:rPr>
          <w:rtl/>
        </w:rPr>
        <w:t xml:space="preserve"> יש לך ארבעים סאה שאתה טובל בהן? מיד פירש.</w:t>
      </w:r>
      <w:r w:rsidRPr="000528DA">
        <w:rPr>
          <w:rFonts w:hint="cs"/>
          <w:rtl/>
        </w:rPr>
        <w:t xml:space="preserve"> </w:t>
      </w:r>
      <w:r w:rsidRPr="000528DA">
        <w:rPr>
          <w:rFonts w:hint="cs"/>
          <w:sz w:val="14"/>
          <w:rtl/>
        </w:rPr>
        <w:t xml:space="preserve">דגזרו על היחוד </w:t>
      </w:r>
      <w:r w:rsidRPr="00B7171C">
        <w:rPr>
          <w:rFonts w:hint="cs"/>
          <w:rtl/>
        </w:rPr>
        <w:t>אף בפנויה</w:t>
      </w:r>
    </w:p>
    <w:p w14:paraId="16D15A5D" w14:textId="262B7974" w:rsidR="00A24328" w:rsidRDefault="00DA51A5" w:rsidP="009A59D1">
      <w:pPr>
        <w:pStyle w:val="38"/>
        <w:framePr w:wrap="notBeside"/>
        <w:rPr>
          <w:rtl/>
        </w:rPr>
      </w:pPr>
      <w:r w:rsidRPr="00660D7A">
        <w:rPr>
          <w:rFonts w:hint="cs"/>
          <w:rtl/>
        </w:rPr>
        <w:t>ר"ה</w:t>
      </w:r>
      <w:r w:rsidRPr="00660D7A">
        <w:rPr>
          <w:rtl/>
        </w:rPr>
        <w:t xml:space="preserve"> לרבנן</w:t>
      </w:r>
      <w:r w:rsidR="00A24328">
        <w:rPr>
          <w:rtl/>
        </w:rPr>
        <w:t>:</w:t>
      </w:r>
    </w:p>
    <w:p w14:paraId="4E8807BD" w14:textId="0F24EE29" w:rsidR="00901073" w:rsidRPr="00E34F28" w:rsidRDefault="00DA51A5" w:rsidP="00BD59F5">
      <w:pPr>
        <w:pStyle w:val="afffff5"/>
        <w:spacing w:before="0"/>
        <w:jc w:val="center"/>
        <w:rPr>
          <w:rtl/>
        </w:rPr>
      </w:pPr>
      <w:bookmarkStart w:id="525" w:name="_Toc193635802"/>
      <w:bookmarkStart w:id="526" w:name="_Toc216184414"/>
      <w:r w:rsidRPr="00A10336">
        <w:rPr>
          <w:rStyle w:val="30"/>
          <w:rtl/>
        </w:rPr>
        <w:t>רבותי, מפני מה אתם מזלזלין בטבילה זו</w:t>
      </w:r>
      <w:bookmarkEnd w:id="525"/>
      <w:bookmarkEnd w:id="526"/>
      <w:r w:rsidRPr="00FE3D07">
        <w:rPr>
          <w:rtl/>
        </w:rPr>
        <w:t>?</w:t>
      </w:r>
    </w:p>
    <w:p w14:paraId="539DCAC1" w14:textId="77777777" w:rsidR="00901073" w:rsidRPr="000528DA" w:rsidRDefault="00DA51A5" w:rsidP="000528DA">
      <w:pPr>
        <w:rPr>
          <w:rtl/>
        </w:rPr>
      </w:pPr>
      <w:r w:rsidRPr="000528DA">
        <w:rPr>
          <w:rtl/>
        </w:rPr>
        <w:t>אי משום צינה, אפשר במרחצאות!</w:t>
      </w:r>
      <w:r w:rsidR="002A0F6F" w:rsidRPr="000528DA">
        <w:rPr>
          <w:rFonts w:hint="cs"/>
          <w:rtl/>
        </w:rPr>
        <w:t xml:space="preserve"> </w:t>
      </w:r>
      <w:r w:rsidRPr="000528DA">
        <w:rPr>
          <w:rFonts w:hint="cs"/>
          <w:rtl/>
        </w:rPr>
        <w:t xml:space="preserve">וכי יש טבילה בחמין </w:t>
      </w:r>
    </w:p>
    <w:p w14:paraId="129082A0" w14:textId="44705804" w:rsidR="00A24328" w:rsidRDefault="00DA51A5" w:rsidP="009A59D1">
      <w:pPr>
        <w:pStyle w:val="38"/>
        <w:framePr w:wrap="notBeside"/>
        <w:rPr>
          <w:rtl/>
        </w:rPr>
      </w:pPr>
      <w:r w:rsidRPr="00660D7A">
        <w:rPr>
          <w:rtl/>
        </w:rPr>
        <w:t>א"ל</w:t>
      </w:r>
      <w:r w:rsidR="00A24328">
        <w:rPr>
          <w:rtl/>
        </w:rPr>
        <w:t>:</w:t>
      </w:r>
    </w:p>
    <w:p w14:paraId="677839EF" w14:textId="273AB723" w:rsidR="00DA51A5" w:rsidRPr="000528DA" w:rsidRDefault="00DA51A5" w:rsidP="000528DA">
      <w:pPr>
        <w:rPr>
          <w:rtl/>
        </w:rPr>
      </w:pPr>
      <w:r w:rsidRPr="00E34F28">
        <w:rPr>
          <w:rStyle w:val="afffff9"/>
          <w:rtl/>
        </w:rPr>
        <w:t>ר</w:t>
      </w:r>
      <w:r w:rsidRPr="00E34F28">
        <w:rPr>
          <w:rStyle w:val="afffff9"/>
          <w:rFonts w:hint="cs"/>
          <w:rtl/>
        </w:rPr>
        <w:t>אב</w:t>
      </w:r>
      <w:r w:rsidRPr="00E34F28">
        <w:rPr>
          <w:rStyle w:val="afffff9"/>
          <w:rtl/>
        </w:rPr>
        <w:t>"</w:t>
      </w:r>
      <w:r w:rsidRPr="00E34F28">
        <w:rPr>
          <w:rStyle w:val="afffff9"/>
          <w:rFonts w:hint="cs"/>
          <w:rtl/>
        </w:rPr>
        <w:t xml:space="preserve">א </w:t>
      </w:r>
      <w:r w:rsidR="00A30123" w:rsidRPr="000528DA">
        <w:rPr>
          <w:rFonts w:hint="cs"/>
          <w:rtl/>
        </w:rPr>
        <w:t xml:space="preserve">ס"ל </w:t>
      </w:r>
      <w:r w:rsidRPr="000528DA">
        <w:rPr>
          <w:rFonts w:hint="cs"/>
          <w:rtl/>
        </w:rPr>
        <w:t>כמותך</w:t>
      </w:r>
      <w:r w:rsidR="00A30123" w:rsidRPr="000528DA">
        <w:rPr>
          <w:rFonts w:hint="cs"/>
          <w:rtl/>
        </w:rPr>
        <w:t>.</w:t>
      </w:r>
    </w:p>
    <w:p w14:paraId="2910C214" w14:textId="45EBCEE1" w:rsidR="00A24328" w:rsidRDefault="00DA51A5" w:rsidP="009A59D1">
      <w:pPr>
        <w:pStyle w:val="38"/>
        <w:framePr w:wrap="notBeside"/>
        <w:rPr>
          <w:rtl/>
        </w:rPr>
      </w:pPr>
      <w:r w:rsidRPr="00660D7A">
        <w:rPr>
          <w:rFonts w:hint="cs"/>
          <w:rtl/>
        </w:rPr>
        <w:t>ר"ז</w:t>
      </w:r>
      <w:r w:rsidR="00A24328">
        <w:rPr>
          <w:rFonts w:hint="cs"/>
          <w:rtl/>
        </w:rPr>
        <w:t>:</w:t>
      </w:r>
    </w:p>
    <w:p w14:paraId="3063D408" w14:textId="4CEFDD7C" w:rsidR="00DA51A5" w:rsidRPr="00E34F28" w:rsidRDefault="00DA51A5" w:rsidP="00BD59F5">
      <w:pPr>
        <w:pStyle w:val="afffff5"/>
        <w:spacing w:before="0" w:after="60"/>
        <w:rPr>
          <w:rtl/>
        </w:rPr>
      </w:pPr>
      <w:bookmarkStart w:id="527" w:name="_Toc193635803"/>
      <w:bookmarkStart w:id="528" w:name="_Toc216184415"/>
      <w:r w:rsidRPr="00A10336">
        <w:rPr>
          <w:rStyle w:val="30"/>
          <w:rFonts w:hint="cs"/>
          <w:rtl/>
        </w:rPr>
        <w:t>ישב בגיגית מים</w:t>
      </w:r>
      <w:bookmarkEnd w:id="527"/>
      <w:bookmarkEnd w:id="528"/>
      <w:r w:rsidRPr="00FE3D07">
        <w:rPr>
          <w:rFonts w:hint="cs"/>
          <w:rtl/>
        </w:rPr>
        <w:t xml:space="preserve"> ואמר לשמשו לשפוך עליו ט' קבין</w:t>
      </w:r>
      <w:r w:rsidRPr="00FE3D07">
        <w:rPr>
          <w:rFonts w:asciiTheme="minorHAnsi" w:hAnsiTheme="minorHAnsi" w:hint="cs"/>
          <w:rtl/>
        </w:rPr>
        <w:t xml:space="preserve"> ד</w:t>
      </w:r>
      <w:r w:rsidRPr="00FE3D07">
        <w:rPr>
          <w:rtl/>
        </w:rPr>
        <w:t>כארבעים סאה</w:t>
      </w:r>
      <w:r w:rsidRPr="00FE3D07">
        <w:rPr>
          <w:rFonts w:hint="cs"/>
          <w:rtl/>
        </w:rPr>
        <w:t xml:space="preserve"> ד</w:t>
      </w:r>
      <w:r w:rsidRPr="00FE3D07">
        <w:rPr>
          <w:rtl/>
        </w:rPr>
        <w:t>בטבילה ולא בנתינה</w:t>
      </w:r>
      <w:r w:rsidR="00901073">
        <w:rPr>
          <w:rFonts w:hint="cs"/>
          <w:rtl/>
        </w:rPr>
        <w:t>,</w:t>
      </w:r>
      <w:r w:rsidRPr="00FE3D07">
        <w:rPr>
          <w:rtl/>
        </w:rPr>
        <w:t xml:space="preserve"> אף </w:t>
      </w:r>
      <w:r w:rsidRPr="00FE3D07">
        <w:rPr>
          <w:rFonts w:hint="cs"/>
          <w:rtl/>
        </w:rPr>
        <w:t xml:space="preserve">ט' </w:t>
      </w:r>
      <w:r w:rsidRPr="00FE3D07">
        <w:rPr>
          <w:rtl/>
        </w:rPr>
        <w:t>קבין בנתינה ולא בטבילה.</w:t>
      </w:r>
    </w:p>
    <w:p w14:paraId="2BDD4CF9" w14:textId="77777777" w:rsidR="00A24328" w:rsidRDefault="00DA51A5" w:rsidP="009A59D1">
      <w:pPr>
        <w:pStyle w:val="38"/>
        <w:framePr w:wrap="notBeside"/>
        <w:rPr>
          <w:rtl/>
        </w:rPr>
      </w:pPr>
      <w:r w:rsidRPr="00660D7A">
        <w:rPr>
          <w:rFonts w:hint="cs"/>
          <w:rtl/>
        </w:rPr>
        <w:t>ר"נ</w:t>
      </w:r>
      <w:r w:rsidR="00A24328">
        <w:rPr>
          <w:rtl/>
        </w:rPr>
        <w:t>:</w:t>
      </w:r>
    </w:p>
    <w:p w14:paraId="00CA0177" w14:textId="02665BD3" w:rsidR="00901073" w:rsidRPr="00E34F28" w:rsidRDefault="00DA51A5" w:rsidP="00BD59F5">
      <w:pPr>
        <w:pStyle w:val="afffff5"/>
        <w:spacing w:before="0"/>
        <w:rPr>
          <w:rtl/>
        </w:rPr>
      </w:pPr>
      <w:bookmarkStart w:id="529" w:name="_Toc193635804"/>
      <w:bookmarkStart w:id="530" w:name="_Toc216184416"/>
      <w:r w:rsidRPr="00A10336">
        <w:rPr>
          <w:rStyle w:val="30"/>
          <w:rtl/>
        </w:rPr>
        <w:t>תקן חצבא</w:t>
      </w:r>
      <w:bookmarkEnd w:id="529"/>
      <w:bookmarkEnd w:id="530"/>
      <w:r w:rsidRPr="00FE3D07">
        <w:rPr>
          <w:rFonts w:ascii="Fb Fontext" w:hAnsi="Fb Fontext"/>
          <w:rtl/>
        </w:rPr>
        <w:t xml:space="preserve"> בת </w:t>
      </w:r>
      <w:r w:rsidRPr="00FE3D07">
        <w:rPr>
          <w:rFonts w:ascii="Fb Fontext" w:hAnsi="Fb Fontext" w:hint="cs"/>
          <w:rtl/>
        </w:rPr>
        <w:t xml:space="preserve">ט' </w:t>
      </w:r>
      <w:r w:rsidRPr="00FE3D07">
        <w:rPr>
          <w:rFonts w:ascii="Fb Fontext" w:hAnsi="Fb Fontext"/>
          <w:rtl/>
        </w:rPr>
        <w:t>קבין</w:t>
      </w:r>
      <w:r w:rsidRPr="00FE3D07">
        <w:rPr>
          <w:rFonts w:ascii="Fb Fontext" w:hAnsi="Fb Fontext" w:hint="cs"/>
          <w:rtl/>
        </w:rPr>
        <w:t xml:space="preserve"> ליתן על תלמידים מים</w:t>
      </w:r>
      <w:r w:rsidRPr="00FE3D07">
        <w:rPr>
          <w:rFonts w:ascii="Fb Fontext" w:hAnsi="Fb Fontext"/>
          <w:rtl/>
        </w:rPr>
        <w:t>.</w:t>
      </w:r>
      <w:r w:rsidR="002A0F6F" w:rsidRPr="00FE3D07">
        <w:rPr>
          <w:rFonts w:hint="cs"/>
          <w:rtl/>
        </w:rPr>
        <w:t xml:space="preserve"> </w:t>
      </w:r>
    </w:p>
    <w:p w14:paraId="1F3858B9" w14:textId="14FF1CBB" w:rsidR="00A24328" w:rsidRDefault="00A30123" w:rsidP="009A59D1">
      <w:pPr>
        <w:pStyle w:val="38"/>
        <w:framePr w:wrap="notBeside"/>
        <w:rPr>
          <w:rtl/>
        </w:rPr>
      </w:pPr>
      <w:r w:rsidRPr="00660D7A">
        <w:rPr>
          <w:rFonts w:hint="cs"/>
          <w:rtl/>
        </w:rPr>
        <w:t>אר"ד מר"ע</w:t>
      </w:r>
      <w:r w:rsidR="00A24328">
        <w:rPr>
          <w:rtl/>
        </w:rPr>
        <w:t>:</w:t>
      </w:r>
    </w:p>
    <w:p w14:paraId="67553EDA" w14:textId="17547C7C" w:rsidR="00BD59F5" w:rsidRPr="000528DA" w:rsidRDefault="00DA51A5" w:rsidP="000528DA">
      <w:pPr>
        <w:rPr>
          <w:rtl/>
        </w:rPr>
      </w:pPr>
      <w:r w:rsidRPr="000528DA">
        <w:rPr>
          <w:rFonts w:hint="cs"/>
          <w:rtl/>
        </w:rPr>
        <w:t>ל"ש</w:t>
      </w:r>
      <w:r w:rsidRPr="000528DA">
        <w:rPr>
          <w:rtl/>
        </w:rPr>
        <w:t xml:space="preserve"> אלא לחולה לאונסו, אבל לחולה המרגיל </w:t>
      </w:r>
      <w:r w:rsidRPr="000528DA">
        <w:rPr>
          <w:rFonts w:hint="cs"/>
          <w:rtl/>
        </w:rPr>
        <w:t xml:space="preserve">מ' </w:t>
      </w:r>
      <w:r w:rsidRPr="000528DA">
        <w:rPr>
          <w:rtl/>
        </w:rPr>
        <w:t>סאה.</w:t>
      </w:r>
      <w:r w:rsidR="00A30123" w:rsidRPr="000528DA">
        <w:rPr>
          <w:rFonts w:hint="cs"/>
          <w:rtl/>
        </w:rPr>
        <w:t xml:space="preserve"> </w:t>
      </w:r>
    </w:p>
    <w:p w14:paraId="3CD701F6" w14:textId="0013D185" w:rsidR="00A24328" w:rsidRDefault="00A30123" w:rsidP="009A59D1">
      <w:pPr>
        <w:pStyle w:val="38"/>
        <w:framePr w:wrap="notBeside"/>
        <w:rPr>
          <w:rtl/>
        </w:rPr>
      </w:pPr>
      <w:r w:rsidRPr="00660D7A">
        <w:rPr>
          <w:rFonts w:hint="cs"/>
          <w:rtl/>
        </w:rPr>
        <w:t>אריו"ס</w:t>
      </w:r>
      <w:r w:rsidR="009B14FE">
        <w:rPr>
          <w:rFonts w:hint="cs"/>
          <w:rtl/>
        </w:rPr>
        <w:t>:</w:t>
      </w:r>
    </w:p>
    <w:p w14:paraId="60A6DB70" w14:textId="4FB0631C" w:rsidR="00DA51A5" w:rsidRPr="000528DA" w:rsidRDefault="00BD59F5" w:rsidP="007A2FF5">
      <w:pPr>
        <w:spacing w:after="60"/>
        <w:rPr>
          <w:rtl/>
        </w:rPr>
      </w:pPr>
      <w:r w:rsidRPr="000528DA">
        <w:rPr>
          <w:rFonts w:hint="cs"/>
          <w:rtl/>
        </w:rPr>
        <w:t>א</w:t>
      </w:r>
      <w:r w:rsidR="00A30123" w:rsidRPr="000528DA">
        <w:rPr>
          <w:rFonts w:hint="cs"/>
          <w:rtl/>
        </w:rPr>
        <w:t xml:space="preserve">"כ </w:t>
      </w:r>
      <w:r w:rsidR="00DA51A5" w:rsidRPr="00A10336">
        <w:rPr>
          <w:rStyle w:val="30"/>
          <w:rFonts w:hint="cs"/>
          <w:rtl/>
        </w:rPr>
        <w:t xml:space="preserve">שישברו בורו של </w:t>
      </w:r>
      <w:r w:rsidR="00DA51A5" w:rsidRPr="00E34F28">
        <w:rPr>
          <w:rStyle w:val="afffff9"/>
          <w:rFonts w:hint="cs"/>
          <w:rtl/>
        </w:rPr>
        <w:t>ר</w:t>
      </w:r>
      <w:r w:rsidR="00DA51A5" w:rsidRPr="00E34F28">
        <w:rPr>
          <w:rStyle w:val="afffff9"/>
          <w:rtl/>
        </w:rPr>
        <w:t>"</w:t>
      </w:r>
      <w:r w:rsidR="00DA51A5" w:rsidRPr="00E34F28">
        <w:rPr>
          <w:rStyle w:val="afffff9"/>
          <w:rFonts w:hint="cs"/>
          <w:rtl/>
        </w:rPr>
        <w:t>נ</w:t>
      </w:r>
      <w:r w:rsidR="005215E7" w:rsidRPr="00E34F28">
        <w:rPr>
          <w:rStyle w:val="afffff9"/>
          <w:rFonts w:hint="cs"/>
          <w:rtl/>
        </w:rPr>
        <w:t xml:space="preserve"> </w:t>
      </w:r>
      <w:r w:rsidR="00DA51A5" w:rsidRPr="000528DA">
        <w:rPr>
          <w:rFonts w:hint="cs"/>
          <w:rtl/>
        </w:rPr>
        <w:t>שא</w:t>
      </w:r>
      <w:r w:rsidR="00DA51A5" w:rsidRPr="000528DA">
        <w:rPr>
          <w:rtl/>
        </w:rPr>
        <w:t>"</w:t>
      </w:r>
      <w:r w:rsidR="005215E7" w:rsidRPr="000528DA">
        <w:rPr>
          <w:rFonts w:hint="cs"/>
          <w:rtl/>
        </w:rPr>
        <w:t>צ להם שאינם חולים לאונסם</w:t>
      </w:r>
      <w:r w:rsidR="00DA51A5" w:rsidRPr="000528DA">
        <w:rPr>
          <w:rFonts w:hint="cs"/>
          <w:rtl/>
        </w:rPr>
        <w:t>,</w:t>
      </w:r>
      <w:r w:rsidR="002A0F6F" w:rsidRPr="000528DA">
        <w:rPr>
          <w:rFonts w:hint="cs"/>
          <w:rtl/>
        </w:rPr>
        <w:t xml:space="preserve"> </w:t>
      </w:r>
    </w:p>
    <w:p w14:paraId="1E4256C3" w14:textId="3FCC2DFD" w:rsidR="00A24328" w:rsidRDefault="00DA51A5" w:rsidP="009A59D1">
      <w:pPr>
        <w:pStyle w:val="38"/>
        <w:framePr w:wrap="notBeside"/>
        <w:rPr>
          <w:rtl/>
        </w:rPr>
      </w:pPr>
      <w:r w:rsidRPr="00660D7A">
        <w:rPr>
          <w:rtl/>
        </w:rPr>
        <w:t>רבין</w:t>
      </w:r>
      <w:r w:rsidR="00A24328">
        <w:rPr>
          <w:rtl/>
        </w:rPr>
        <w:t>:</w:t>
      </w:r>
    </w:p>
    <w:p w14:paraId="7C3D5424" w14:textId="1F731D93" w:rsidR="00901073" w:rsidRPr="00E34F28" w:rsidRDefault="00DA51A5" w:rsidP="00BD59F5">
      <w:pPr>
        <w:pStyle w:val="afffff5"/>
        <w:spacing w:before="0"/>
        <w:rPr>
          <w:rtl/>
        </w:rPr>
      </w:pPr>
      <w:bookmarkStart w:id="531" w:name="_Toc193635805"/>
      <w:bookmarkStart w:id="532" w:name="_Toc216184417"/>
      <w:r w:rsidRPr="00A10336">
        <w:rPr>
          <w:rStyle w:val="30"/>
          <w:rFonts w:hint="cs"/>
          <w:rtl/>
        </w:rPr>
        <w:t>מעשה</w:t>
      </w:r>
      <w:bookmarkEnd w:id="531"/>
      <w:bookmarkEnd w:id="532"/>
      <w:r w:rsidRPr="00F95182">
        <w:rPr>
          <w:rtl/>
        </w:rPr>
        <w:t xml:space="preserve"> </w:t>
      </w:r>
      <w:r w:rsidRPr="00A10336">
        <w:rPr>
          <w:rStyle w:val="30"/>
          <w:rtl/>
        </w:rPr>
        <w:t>בקילעא</w:t>
      </w:r>
      <w:r w:rsidRPr="00F95182">
        <w:rPr>
          <w:rtl/>
        </w:rPr>
        <w:t xml:space="preserve"> </w:t>
      </w:r>
      <w:r w:rsidRPr="00E34F28">
        <w:rPr>
          <w:rStyle w:val="afffff9"/>
          <w:rtl/>
        </w:rPr>
        <w:t>דר"</w:t>
      </w:r>
      <w:r w:rsidRPr="00E34F28">
        <w:rPr>
          <w:rStyle w:val="afffff9"/>
          <w:rFonts w:hint="cs"/>
          <w:rtl/>
        </w:rPr>
        <w:t>א</w:t>
      </w:r>
      <w:r w:rsidRPr="00F95182">
        <w:rPr>
          <w:rFonts w:hint="cs"/>
          <w:rtl/>
        </w:rPr>
        <w:t xml:space="preserve"> </w:t>
      </w:r>
      <w:r w:rsidRPr="00BD59F5">
        <w:rPr>
          <w:rFonts w:hint="cs"/>
          <w:rtl/>
        </w:rPr>
        <w:t>ושאלו</w:t>
      </w:r>
      <w:r w:rsidRPr="00F95182">
        <w:rPr>
          <w:rFonts w:hint="cs"/>
          <w:rtl/>
        </w:rPr>
        <w:t xml:space="preserve"> </w:t>
      </w:r>
      <w:r w:rsidRPr="00E34F28">
        <w:rPr>
          <w:rStyle w:val="afffff9"/>
          <w:rFonts w:hint="cs"/>
          <w:rtl/>
        </w:rPr>
        <w:t>לר</w:t>
      </w:r>
      <w:r w:rsidRPr="00E34F28">
        <w:rPr>
          <w:rStyle w:val="afffff9"/>
          <w:rtl/>
        </w:rPr>
        <w:t>"</w:t>
      </w:r>
      <w:r w:rsidRPr="00E34F28">
        <w:rPr>
          <w:rStyle w:val="afffff9"/>
          <w:rFonts w:hint="cs"/>
          <w:rtl/>
        </w:rPr>
        <w:t>א וא</w:t>
      </w:r>
      <w:r w:rsidRPr="00E34F28">
        <w:rPr>
          <w:rStyle w:val="afffff9"/>
          <w:rtl/>
        </w:rPr>
        <w:t>"</w:t>
      </w:r>
      <w:r w:rsidRPr="00E34F28">
        <w:rPr>
          <w:rStyle w:val="afffff9"/>
          <w:rFonts w:hint="cs"/>
          <w:rtl/>
        </w:rPr>
        <w:t>ל</w:t>
      </w:r>
      <w:r w:rsidRPr="00BD59F5">
        <w:rPr>
          <w:rFonts w:hint="cs"/>
          <w:rtl/>
        </w:rPr>
        <w:t xml:space="preserve"> דוקא לחולה המרגיל,</w:t>
      </w:r>
      <w:r w:rsidR="002A0F6F" w:rsidRPr="00F95182">
        <w:rPr>
          <w:rFonts w:hint="cs"/>
          <w:rtl/>
        </w:rPr>
        <w:t xml:space="preserve"> </w:t>
      </w:r>
    </w:p>
    <w:p w14:paraId="57D1E96E" w14:textId="77777777" w:rsidR="005215E7" w:rsidRPr="000528DA" w:rsidRDefault="00DA51A5" w:rsidP="000528DA">
      <w:pPr>
        <w:rPr>
          <w:rtl/>
        </w:rPr>
      </w:pPr>
      <w:r w:rsidRPr="000528DA">
        <w:rPr>
          <w:rtl/>
        </w:rPr>
        <w:t>אבל ל</w:t>
      </w:r>
      <w:r w:rsidRPr="00A10336">
        <w:rPr>
          <w:rStyle w:val="30"/>
          <w:rtl/>
        </w:rPr>
        <w:t xml:space="preserve">חולה לאונסו </w:t>
      </w:r>
      <w:r w:rsidRPr="000528DA">
        <w:rPr>
          <w:rtl/>
        </w:rPr>
        <w:t>פטור מכלום</w:t>
      </w:r>
      <w:r w:rsidRPr="000528DA">
        <w:rPr>
          <w:rFonts w:hint="cs"/>
          <w:rtl/>
        </w:rPr>
        <w:t xml:space="preserve"> </w:t>
      </w:r>
      <w:r w:rsidRPr="000528DA">
        <w:rPr>
          <w:rStyle w:val="affffff7"/>
          <w:rFonts w:hint="cs"/>
          <w:rtl/>
        </w:rPr>
        <w:t>[והיינו להיפך]</w:t>
      </w:r>
      <w:r w:rsidRPr="000528DA">
        <w:rPr>
          <w:rStyle w:val="affffff6"/>
          <w:spacing w:val="0"/>
          <w:rtl/>
        </w:rPr>
        <w:t>.</w:t>
      </w:r>
      <w:r w:rsidR="002A0F6F" w:rsidRPr="000528DA">
        <w:rPr>
          <w:rFonts w:hint="cs"/>
          <w:rtl/>
        </w:rPr>
        <w:t xml:space="preserve"> </w:t>
      </w:r>
    </w:p>
    <w:p w14:paraId="7B0ED063" w14:textId="6B293989" w:rsidR="00A24328" w:rsidRDefault="00A30123" w:rsidP="009A59D1">
      <w:pPr>
        <w:pStyle w:val="38"/>
        <w:framePr w:wrap="notBeside"/>
        <w:rPr>
          <w:rtl/>
        </w:rPr>
      </w:pPr>
      <w:r w:rsidRPr="00660D7A">
        <w:rPr>
          <w:rFonts w:hint="cs"/>
          <w:rtl/>
        </w:rPr>
        <w:t>אריו"ס</w:t>
      </w:r>
      <w:r w:rsidR="00A24328">
        <w:rPr>
          <w:rtl/>
        </w:rPr>
        <w:t>:</w:t>
      </w:r>
    </w:p>
    <w:p w14:paraId="2AF500A5" w14:textId="2BE13DDB" w:rsidR="00DA51A5" w:rsidRPr="000528DA" w:rsidRDefault="00A30123" w:rsidP="000528DA">
      <w:pPr>
        <w:rPr>
          <w:rtl/>
        </w:rPr>
      </w:pPr>
      <w:r w:rsidRPr="000528DA">
        <w:rPr>
          <w:rFonts w:hint="cs"/>
          <w:rtl/>
        </w:rPr>
        <w:t xml:space="preserve">א"כ </w:t>
      </w:r>
      <w:r w:rsidR="00DA51A5" w:rsidRPr="000528DA">
        <w:rPr>
          <w:rFonts w:hint="cs"/>
          <w:rtl/>
        </w:rPr>
        <w:t xml:space="preserve">שיצמדו שברי בורו של </w:t>
      </w:r>
      <w:r w:rsidR="00DA51A5" w:rsidRPr="00E34F28">
        <w:rPr>
          <w:rStyle w:val="afffff9"/>
          <w:rFonts w:hint="cs"/>
          <w:rtl/>
        </w:rPr>
        <w:t>ר"נ</w:t>
      </w:r>
      <w:r w:rsidR="00DA51A5" w:rsidRPr="000528DA">
        <w:rPr>
          <w:rFonts w:hint="cs"/>
          <w:rtl/>
        </w:rPr>
        <w:t xml:space="preserve"> להיותו שלם</w:t>
      </w:r>
      <w:r w:rsidR="00901073" w:rsidRPr="000528DA">
        <w:rPr>
          <w:rFonts w:hint="cs"/>
          <w:sz w:val="14"/>
          <w:rtl/>
        </w:rPr>
        <w:t xml:space="preserve">, </w:t>
      </w:r>
      <w:r w:rsidR="00DA51A5" w:rsidRPr="000528DA">
        <w:rPr>
          <w:rFonts w:hint="cs"/>
          <w:sz w:val="14"/>
          <w:rtl/>
        </w:rPr>
        <w:t>שיש לנו צורך בו</w:t>
      </w:r>
      <w:r w:rsidR="00901073" w:rsidRPr="000528DA">
        <w:rPr>
          <w:rFonts w:hint="cs"/>
          <w:sz w:val="14"/>
          <w:rtl/>
        </w:rPr>
        <w:t>.</w:t>
      </w:r>
    </w:p>
    <w:p w14:paraId="1426920F" w14:textId="77777777" w:rsidR="00DA51A5" w:rsidRPr="00E34F28" w:rsidRDefault="00DA51A5" w:rsidP="00EC0DC4">
      <w:pPr>
        <w:pStyle w:val="af2"/>
        <w:framePr w:wrap="around"/>
        <w:rPr>
          <w:rtl/>
        </w:rPr>
      </w:pPr>
      <w:r w:rsidRPr="00A4639B">
        <w:rPr>
          <w:rtl/>
        </w:rPr>
        <w:t>כב:</w:t>
      </w:r>
    </w:p>
    <w:p w14:paraId="51AB7DEC" w14:textId="7F55CB8B" w:rsidR="00A24328" w:rsidRDefault="0053759F" w:rsidP="009A59D1">
      <w:pPr>
        <w:pStyle w:val="38"/>
        <w:framePr w:wrap="notBeside"/>
        <w:rPr>
          <w:rtl/>
        </w:rPr>
      </w:pPr>
      <w:r>
        <w:rPr>
          <w:rFonts w:hint="cs"/>
          <w:rtl/>
        </w:rPr>
        <w:t>הכל</w:t>
      </w:r>
      <w:r w:rsidR="00764973" w:rsidRPr="00660D7A">
        <w:rPr>
          <w:rFonts w:hint="cs"/>
          <w:rtl/>
        </w:rPr>
        <w:t xml:space="preserve"> </w:t>
      </w:r>
      <w:r w:rsidR="00A72708" w:rsidRPr="00660D7A">
        <w:rPr>
          <w:rFonts w:hint="cs"/>
          <w:rtl/>
        </w:rPr>
        <w:t>חלקו</w:t>
      </w:r>
      <w:r w:rsidR="00A24328">
        <w:rPr>
          <w:rtl/>
        </w:rPr>
        <w:t>:</w:t>
      </w:r>
    </w:p>
    <w:p w14:paraId="651DB96B" w14:textId="025D55A6" w:rsidR="006F02FB" w:rsidRPr="000528DA" w:rsidRDefault="00764973" w:rsidP="000528DA">
      <w:pPr>
        <w:rPr>
          <w:rtl/>
        </w:rPr>
      </w:pPr>
      <w:r w:rsidRPr="000528DA">
        <w:rPr>
          <w:rFonts w:hint="cs"/>
          <w:rtl/>
        </w:rPr>
        <w:t>בדעזרא ש</w:t>
      </w:r>
      <w:r w:rsidR="00DA51A5" w:rsidRPr="000528DA">
        <w:rPr>
          <w:rFonts w:hint="cs"/>
          <w:rtl/>
        </w:rPr>
        <w:t>תקן לבריא</w:t>
      </w:r>
      <w:r w:rsidR="00901073" w:rsidRPr="000528DA">
        <w:rPr>
          <w:rFonts w:hint="cs"/>
          <w:rtl/>
        </w:rPr>
        <w:t>-</w:t>
      </w:r>
      <w:r w:rsidR="00DA51A5" w:rsidRPr="000528DA">
        <w:rPr>
          <w:rFonts w:hint="cs"/>
          <w:rtl/>
        </w:rPr>
        <w:t xml:space="preserve"> מ' סאה, ולאונסו</w:t>
      </w:r>
      <w:r w:rsidR="00901073" w:rsidRPr="000528DA">
        <w:rPr>
          <w:rFonts w:hint="cs"/>
          <w:rtl/>
        </w:rPr>
        <w:t>-</w:t>
      </w:r>
      <w:r w:rsidR="00DA51A5" w:rsidRPr="000528DA">
        <w:rPr>
          <w:rFonts w:hint="cs"/>
          <w:rtl/>
        </w:rPr>
        <w:t xml:space="preserve"> ט' קבין,</w:t>
      </w:r>
      <w:r w:rsidR="002A0F6F" w:rsidRPr="000528DA">
        <w:rPr>
          <w:rFonts w:hint="cs"/>
          <w:rtl/>
        </w:rPr>
        <w:t xml:space="preserve"> </w:t>
      </w:r>
    </w:p>
    <w:p w14:paraId="21717392" w14:textId="062B38D5" w:rsidR="00A24328" w:rsidRDefault="00A30123" w:rsidP="009A59D1">
      <w:pPr>
        <w:pStyle w:val="38"/>
        <w:framePr w:wrap="notBeside"/>
        <w:rPr>
          <w:rtl/>
        </w:rPr>
      </w:pPr>
      <w:r w:rsidRPr="00660D7A">
        <w:rPr>
          <w:rFonts w:hint="cs"/>
          <w:rtl/>
        </w:rPr>
        <w:t>לאביי</w:t>
      </w:r>
      <w:r w:rsidR="00A24328">
        <w:rPr>
          <w:rFonts w:hint="cs"/>
          <w:rtl/>
        </w:rPr>
        <w:t>:</w:t>
      </w:r>
    </w:p>
    <w:p w14:paraId="72C41972" w14:textId="3B0A9E8E" w:rsidR="00BD59F5" w:rsidRPr="00E34F28" w:rsidRDefault="00A72708" w:rsidP="00BD59F5">
      <w:pPr>
        <w:pStyle w:val="afffff5"/>
        <w:spacing w:before="0"/>
        <w:rPr>
          <w:rtl/>
        </w:rPr>
      </w:pPr>
      <w:bookmarkStart w:id="533" w:name="_Toc193635806"/>
      <w:bookmarkStart w:id="534" w:name="_Toc216184418"/>
      <w:r w:rsidRPr="00A10336">
        <w:rPr>
          <w:rStyle w:val="30"/>
          <w:rtl/>
        </w:rPr>
        <w:t>חלקו</w:t>
      </w:r>
      <w:bookmarkEnd w:id="533"/>
      <w:bookmarkEnd w:id="534"/>
      <w:r w:rsidR="00DA51A5" w:rsidRPr="00F95182">
        <w:rPr>
          <w:rtl/>
        </w:rPr>
        <w:t xml:space="preserve"> </w:t>
      </w:r>
      <w:r w:rsidR="00DA51A5" w:rsidRPr="00A10336">
        <w:rPr>
          <w:rStyle w:val="30"/>
          <w:rtl/>
        </w:rPr>
        <w:t>בחולה</w:t>
      </w:r>
      <w:r w:rsidR="00DA51A5" w:rsidRPr="00A10336">
        <w:rPr>
          <w:rStyle w:val="30"/>
          <w:rFonts w:hint="cs"/>
          <w:rtl/>
        </w:rPr>
        <w:t xml:space="preserve"> המרגיל</w:t>
      </w:r>
      <w:r w:rsidR="00DA51A5" w:rsidRPr="00F95182">
        <w:rPr>
          <w:rFonts w:hint="cs"/>
          <w:rtl/>
        </w:rPr>
        <w:t xml:space="preserve"> </w:t>
      </w:r>
      <w:r w:rsidR="00DA51A5" w:rsidRPr="00E34F28">
        <w:rPr>
          <w:rStyle w:val="afffff9"/>
          <w:rFonts w:hint="cs"/>
          <w:rtl/>
        </w:rPr>
        <w:t xml:space="preserve">אי </w:t>
      </w:r>
      <w:r w:rsidR="00DA51A5" w:rsidRPr="00F95182">
        <w:rPr>
          <w:rFonts w:hint="cs"/>
          <w:rtl/>
        </w:rPr>
        <w:t>כבריא המרגיל</w:t>
      </w:r>
      <w:r w:rsidR="00901073" w:rsidRPr="00F95182">
        <w:rPr>
          <w:rFonts w:hint="cs"/>
          <w:rtl/>
        </w:rPr>
        <w:t>,</w:t>
      </w:r>
      <w:r w:rsidR="00901073" w:rsidRPr="00E34F28">
        <w:rPr>
          <w:rStyle w:val="afffff9"/>
          <w:rFonts w:hint="cs"/>
          <w:rtl/>
        </w:rPr>
        <w:t xml:space="preserve"> </w:t>
      </w:r>
      <w:r w:rsidR="00DA51A5" w:rsidRPr="00E34F28">
        <w:rPr>
          <w:rStyle w:val="afffff9"/>
          <w:rFonts w:hint="cs"/>
          <w:rtl/>
        </w:rPr>
        <w:t>או</w:t>
      </w:r>
      <w:r w:rsidR="00DA51A5" w:rsidRPr="00F95182">
        <w:rPr>
          <w:rFonts w:hint="cs"/>
          <w:rtl/>
        </w:rPr>
        <w:t xml:space="preserve"> כבריא לאונסו</w:t>
      </w:r>
      <w:r w:rsidR="00A30123" w:rsidRPr="00F95182">
        <w:rPr>
          <w:rFonts w:hint="cs"/>
          <w:rtl/>
        </w:rPr>
        <w:t xml:space="preserve">, </w:t>
      </w:r>
    </w:p>
    <w:p w14:paraId="1DD5137F" w14:textId="24A5413A" w:rsidR="00DA51A5" w:rsidRPr="00E34F28" w:rsidRDefault="00A30123" w:rsidP="00BD59F5">
      <w:pPr>
        <w:pStyle w:val="afffff5"/>
        <w:spacing w:before="0" w:after="60"/>
        <w:rPr>
          <w:rtl/>
        </w:rPr>
      </w:pPr>
      <w:r>
        <w:rPr>
          <w:rFonts w:hint="cs"/>
          <w:rtl/>
        </w:rPr>
        <w:t xml:space="preserve">אבל </w:t>
      </w:r>
      <w:r w:rsidR="00DA51A5" w:rsidRPr="00FE3D07">
        <w:rPr>
          <w:rFonts w:hint="cs"/>
          <w:rtl/>
        </w:rPr>
        <w:t>חולה לאונסו פטור מכלום</w:t>
      </w:r>
      <w:r w:rsidR="00764973" w:rsidRPr="00FE3D07">
        <w:rPr>
          <w:rFonts w:hint="cs"/>
          <w:rtl/>
        </w:rPr>
        <w:t>.</w:t>
      </w:r>
    </w:p>
    <w:p w14:paraId="3D2306F7" w14:textId="205AB589" w:rsidR="00A24328" w:rsidRDefault="00DA51A5" w:rsidP="009A59D1">
      <w:pPr>
        <w:pStyle w:val="38"/>
        <w:framePr w:wrap="notBeside"/>
        <w:rPr>
          <w:rtl/>
        </w:rPr>
      </w:pPr>
      <w:r w:rsidRPr="00660D7A">
        <w:rPr>
          <w:rtl/>
        </w:rPr>
        <w:t>רבא</w:t>
      </w:r>
      <w:r w:rsidR="00A24328">
        <w:rPr>
          <w:rtl/>
        </w:rPr>
        <w:t>:</w:t>
      </w:r>
    </w:p>
    <w:p w14:paraId="1259A251" w14:textId="1EA86478" w:rsidR="00901073" w:rsidRPr="000528DA" w:rsidRDefault="00DA51A5" w:rsidP="000528DA">
      <w:pPr>
        <w:rPr>
          <w:rtl/>
        </w:rPr>
      </w:pPr>
      <w:bookmarkStart w:id="535" w:name="_Toc193635807"/>
      <w:bookmarkStart w:id="536" w:name="_Toc216184419"/>
      <w:r w:rsidRPr="00A10336">
        <w:rPr>
          <w:rStyle w:val="30"/>
          <w:rFonts w:hint="cs"/>
          <w:rtl/>
        </w:rPr>
        <w:t>עזרא תקן טבילה</w:t>
      </w:r>
      <w:bookmarkEnd w:id="535"/>
      <w:bookmarkEnd w:id="536"/>
      <w:r w:rsidRPr="000528DA">
        <w:rPr>
          <w:rFonts w:hint="cs"/>
          <w:rtl/>
        </w:rPr>
        <w:t xml:space="preserve"> ולא נתינה. לבריא המרגיל מ' סאה, </w:t>
      </w:r>
    </w:p>
    <w:p w14:paraId="2113E070" w14:textId="77777777" w:rsidR="00A24328" w:rsidRDefault="00DA51A5" w:rsidP="009A59D1">
      <w:pPr>
        <w:pStyle w:val="38"/>
        <w:framePr w:wrap="notBeside"/>
        <w:rPr>
          <w:rtl/>
        </w:rPr>
      </w:pPr>
      <w:r w:rsidRPr="00660D7A">
        <w:rPr>
          <w:rtl/>
        </w:rPr>
        <w:t>ורבנן</w:t>
      </w:r>
      <w:r w:rsidR="00A24328">
        <w:rPr>
          <w:rtl/>
        </w:rPr>
        <w:t>:</w:t>
      </w:r>
    </w:p>
    <w:p w14:paraId="13B4B33A" w14:textId="443785C6" w:rsidR="004D0C9F" w:rsidRPr="000528DA" w:rsidRDefault="00DA51A5" w:rsidP="000528DA">
      <w:pPr>
        <w:rPr>
          <w:rtl/>
        </w:rPr>
      </w:pPr>
      <w:r w:rsidRPr="000528DA">
        <w:rPr>
          <w:rtl/>
        </w:rPr>
        <w:t>ת</w:t>
      </w:r>
      <w:r w:rsidR="00A30123" w:rsidRPr="000528DA">
        <w:rPr>
          <w:rFonts w:hint="cs"/>
          <w:rtl/>
        </w:rPr>
        <w:t>י</w:t>
      </w:r>
      <w:r w:rsidRPr="000528DA">
        <w:rPr>
          <w:rtl/>
        </w:rPr>
        <w:t xml:space="preserve">קנו לבריא לאונסו </w:t>
      </w:r>
      <w:r w:rsidRPr="000528DA">
        <w:rPr>
          <w:rFonts w:hint="cs"/>
          <w:rtl/>
        </w:rPr>
        <w:t>ט'</w:t>
      </w:r>
      <w:r w:rsidRPr="000528DA">
        <w:rPr>
          <w:rtl/>
        </w:rPr>
        <w:t xml:space="preserve"> קבין.</w:t>
      </w:r>
    </w:p>
    <w:p w14:paraId="1B6DFA73" w14:textId="77777777" w:rsidR="00A24328" w:rsidRDefault="00DE735E" w:rsidP="009A59D1">
      <w:pPr>
        <w:pStyle w:val="38"/>
        <w:framePr w:wrap="notBeside"/>
        <w:rPr>
          <w:rtl/>
        </w:rPr>
      </w:pPr>
      <w:r w:rsidRPr="00660D7A">
        <w:rPr>
          <w:rFonts w:hint="cs"/>
          <w:rtl/>
        </w:rPr>
        <w:t>ו</w:t>
      </w:r>
      <w:r w:rsidR="00A72708" w:rsidRPr="00660D7A">
        <w:rPr>
          <w:rFonts w:hint="cs"/>
          <w:rtl/>
        </w:rPr>
        <w:t>חלקו</w:t>
      </w:r>
      <w:r w:rsidR="00A24328">
        <w:rPr>
          <w:rtl/>
        </w:rPr>
        <w:t>:</w:t>
      </w:r>
    </w:p>
    <w:p w14:paraId="164C7B95" w14:textId="1295E48F" w:rsidR="00901073" w:rsidRPr="000528DA" w:rsidRDefault="00DA51A5" w:rsidP="007A2FF5">
      <w:pPr>
        <w:spacing w:after="60"/>
        <w:rPr>
          <w:rtl/>
        </w:rPr>
      </w:pPr>
      <w:r w:rsidRPr="000528DA">
        <w:rPr>
          <w:rtl/>
        </w:rPr>
        <w:t>בחולה.</w:t>
      </w:r>
      <w:r w:rsidR="00764973" w:rsidRPr="000528DA">
        <w:rPr>
          <w:rFonts w:hint="cs"/>
          <w:rtl/>
        </w:rPr>
        <w:t xml:space="preserve"> </w:t>
      </w:r>
      <w:r w:rsidR="00DE735E" w:rsidRPr="00E34F28">
        <w:rPr>
          <w:rStyle w:val="afffff9"/>
          <w:rFonts w:hint="cs"/>
          <w:rtl/>
        </w:rPr>
        <w:t>לר"ד:</w:t>
      </w:r>
      <w:r w:rsidR="00DE735E" w:rsidRPr="000528DA">
        <w:rPr>
          <w:rFonts w:hint="cs"/>
          <w:rtl/>
        </w:rPr>
        <w:t xml:space="preserve"> </w:t>
      </w:r>
      <w:r w:rsidRPr="000528DA">
        <w:rPr>
          <w:rFonts w:hint="cs"/>
          <w:rtl/>
        </w:rPr>
        <w:t>רגיל כרגיל אונס כאונס,</w:t>
      </w:r>
    </w:p>
    <w:p w14:paraId="271C6F22" w14:textId="53ABF60B" w:rsidR="00A24328" w:rsidRDefault="00DE735E" w:rsidP="009A59D1">
      <w:pPr>
        <w:pStyle w:val="38"/>
        <w:framePr w:wrap="notBeside"/>
        <w:rPr>
          <w:rtl/>
        </w:rPr>
      </w:pPr>
      <w:r w:rsidRPr="00660D7A">
        <w:rPr>
          <w:rFonts w:hint="cs"/>
          <w:rtl/>
        </w:rPr>
        <w:t>רבין</w:t>
      </w:r>
      <w:r w:rsidR="00A24328">
        <w:rPr>
          <w:rFonts w:hint="cs"/>
          <w:rtl/>
        </w:rPr>
        <w:t>:</w:t>
      </w:r>
    </w:p>
    <w:p w14:paraId="0F2DCFDC" w14:textId="652DBF9A" w:rsidR="00901073" w:rsidRPr="000528DA" w:rsidRDefault="00DA51A5" w:rsidP="000528DA">
      <w:pPr>
        <w:rPr>
          <w:rtl/>
        </w:rPr>
      </w:pPr>
      <w:bookmarkStart w:id="537" w:name="_Toc193635808"/>
      <w:bookmarkStart w:id="538" w:name="_Toc216184420"/>
      <w:r w:rsidRPr="00A10336">
        <w:rPr>
          <w:rStyle w:val="30"/>
          <w:rtl/>
        </w:rPr>
        <w:t>בריא המרגיל</w:t>
      </w:r>
      <w:bookmarkEnd w:id="537"/>
      <w:bookmarkEnd w:id="538"/>
      <w:r w:rsidRPr="000528DA">
        <w:rPr>
          <w:rtl/>
        </w:rPr>
        <w:t xml:space="preserve"> </w:t>
      </w:r>
      <w:r w:rsidRPr="000528DA">
        <w:rPr>
          <w:rFonts w:hint="cs"/>
          <w:rtl/>
        </w:rPr>
        <w:t>מ'</w:t>
      </w:r>
      <w:r w:rsidRPr="000528DA">
        <w:rPr>
          <w:rtl/>
        </w:rPr>
        <w:t xml:space="preserve"> סאה וחולה המרגיל כבריא לאונסו,</w:t>
      </w:r>
      <w:r w:rsidRPr="000528DA">
        <w:rPr>
          <w:rFonts w:hint="cs"/>
          <w:rtl/>
        </w:rPr>
        <w:t xml:space="preserve"> </w:t>
      </w:r>
    </w:p>
    <w:p w14:paraId="6B8BDE65" w14:textId="77777777" w:rsidR="00DA51A5" w:rsidRPr="000528DA" w:rsidRDefault="00DA51A5" w:rsidP="000528DA">
      <w:pPr>
        <w:rPr>
          <w:rtl/>
        </w:rPr>
      </w:pPr>
      <w:r w:rsidRPr="000528DA">
        <w:rPr>
          <w:rFonts w:hint="cs"/>
          <w:rtl/>
        </w:rPr>
        <w:lastRenderedPageBreak/>
        <w:t>ט'</w:t>
      </w:r>
      <w:r w:rsidRPr="000528DA">
        <w:rPr>
          <w:rtl/>
        </w:rPr>
        <w:t xml:space="preserve"> קבין, אבל לחולה לאונסו פטור מכלום.</w:t>
      </w:r>
      <w:r w:rsidRPr="000528DA">
        <w:rPr>
          <w:rFonts w:hint="cs"/>
          <w:rtl/>
        </w:rPr>
        <w:t xml:space="preserve">- </w:t>
      </w:r>
      <w:r w:rsidRPr="00A10336">
        <w:rPr>
          <w:rStyle w:val="30"/>
          <w:rFonts w:hint="cs"/>
          <w:rtl/>
        </w:rPr>
        <w:t>ו</w:t>
      </w:r>
      <w:r w:rsidR="009A2435" w:rsidRPr="00A10336">
        <w:rPr>
          <w:rStyle w:val="30"/>
          <w:rFonts w:hint="cs"/>
          <w:rtl/>
        </w:rPr>
        <w:t>כך</w:t>
      </w:r>
      <w:r w:rsidRPr="00A10336">
        <w:rPr>
          <w:rStyle w:val="30"/>
          <w:rFonts w:hint="cs"/>
          <w:rtl/>
        </w:rPr>
        <w:t xml:space="preserve"> הלכ</w:t>
      </w:r>
      <w:r w:rsidR="009A2435" w:rsidRPr="00A10336">
        <w:rPr>
          <w:rStyle w:val="30"/>
          <w:rFonts w:hint="cs"/>
          <w:rtl/>
        </w:rPr>
        <w:t>ה</w:t>
      </w:r>
    </w:p>
    <w:p w14:paraId="62DBB6F4" w14:textId="472F4970" w:rsidR="00A24328" w:rsidRDefault="00DA51A5" w:rsidP="009A59D1">
      <w:pPr>
        <w:pStyle w:val="38"/>
        <w:framePr w:wrap="notBeside"/>
        <w:rPr>
          <w:rtl/>
        </w:rPr>
      </w:pPr>
      <w:r w:rsidRPr="00660D7A">
        <w:rPr>
          <w:rFonts w:hint="cs"/>
          <w:rtl/>
        </w:rPr>
        <w:t>ר</w:t>
      </w:r>
      <w:r w:rsidRPr="00660D7A">
        <w:rPr>
          <w:rtl/>
        </w:rPr>
        <w:t>בא</w:t>
      </w:r>
      <w:r w:rsidR="00A24328">
        <w:rPr>
          <w:rtl/>
        </w:rPr>
        <w:t>:</w:t>
      </w:r>
    </w:p>
    <w:p w14:paraId="3F119A76" w14:textId="217D66C1" w:rsidR="00F64167" w:rsidRDefault="009A2435" w:rsidP="000528DA">
      <w:pPr>
        <w:rPr>
          <w:rtl/>
        </w:rPr>
      </w:pPr>
      <w:bookmarkStart w:id="539" w:name="_Toc193635809"/>
      <w:bookmarkStart w:id="540" w:name="_Toc216184421"/>
      <w:r w:rsidRPr="00A10336">
        <w:rPr>
          <w:rStyle w:val="30"/>
          <w:rFonts w:hint="cs"/>
          <w:rtl/>
        </w:rPr>
        <w:t>הלכה</w:t>
      </w:r>
      <w:r w:rsidR="00DE735E" w:rsidRPr="00A10336">
        <w:rPr>
          <w:rStyle w:val="30"/>
          <w:rFonts w:hint="cs"/>
          <w:rtl/>
        </w:rPr>
        <w:t>-</w:t>
      </w:r>
      <w:bookmarkEnd w:id="539"/>
      <w:bookmarkEnd w:id="540"/>
      <w:r w:rsidR="00DA51A5" w:rsidRPr="000528DA">
        <w:rPr>
          <w:sz w:val="14"/>
          <w:rtl/>
        </w:rPr>
        <w:t xml:space="preserve"> </w:t>
      </w:r>
      <w:r w:rsidR="00DE735E" w:rsidRPr="00A10336">
        <w:rPr>
          <w:rStyle w:val="30"/>
          <w:rFonts w:hint="cs"/>
          <w:rtl/>
        </w:rPr>
        <w:t>בריא ו</w:t>
      </w:r>
      <w:r w:rsidR="00DA51A5" w:rsidRPr="00A10336">
        <w:rPr>
          <w:rStyle w:val="30"/>
          <w:rFonts w:hint="cs"/>
          <w:rtl/>
        </w:rPr>
        <w:t xml:space="preserve">חולה </w:t>
      </w:r>
      <w:r w:rsidR="00DE735E" w:rsidRPr="00A10336">
        <w:rPr>
          <w:rStyle w:val="30"/>
          <w:rFonts w:hint="cs"/>
          <w:rtl/>
        </w:rPr>
        <w:t>ה</w:t>
      </w:r>
      <w:r w:rsidR="00DA51A5" w:rsidRPr="00A10336">
        <w:rPr>
          <w:rStyle w:val="30"/>
          <w:rFonts w:hint="cs"/>
          <w:rtl/>
        </w:rPr>
        <w:t>מרגיל</w:t>
      </w:r>
      <w:r w:rsidR="00DA51A5" w:rsidRPr="000528DA">
        <w:rPr>
          <w:rFonts w:hint="cs"/>
          <w:sz w:val="14"/>
          <w:rtl/>
        </w:rPr>
        <w:t xml:space="preserve"> מ' סאה, </w:t>
      </w:r>
    </w:p>
    <w:p w14:paraId="75F1791B" w14:textId="5D346B9F" w:rsidR="00DA51A5" w:rsidRPr="000528DA" w:rsidRDefault="006F02FB" w:rsidP="000528DA">
      <w:pPr>
        <w:rPr>
          <w:rtl/>
        </w:rPr>
      </w:pPr>
      <w:r w:rsidRPr="00A10336">
        <w:rPr>
          <w:rStyle w:val="30"/>
          <w:rFonts w:hint="cs"/>
          <w:rtl/>
        </w:rPr>
        <w:t xml:space="preserve">      </w:t>
      </w:r>
      <w:bookmarkStart w:id="541" w:name="_Toc193635810"/>
      <w:bookmarkStart w:id="542" w:name="_Toc216184422"/>
      <w:r w:rsidR="00DA51A5" w:rsidRPr="00A10336">
        <w:rPr>
          <w:rStyle w:val="30"/>
          <w:rFonts w:hint="cs"/>
          <w:rtl/>
        </w:rPr>
        <w:t>ובריא לאונס</w:t>
      </w:r>
      <w:bookmarkEnd w:id="541"/>
      <w:bookmarkEnd w:id="542"/>
      <w:r w:rsidR="00DA51A5" w:rsidRPr="000528DA">
        <w:rPr>
          <w:rFonts w:hint="cs"/>
          <w:sz w:val="14"/>
          <w:rtl/>
        </w:rPr>
        <w:t xml:space="preserve">ו ט' קבין, </w:t>
      </w:r>
      <w:r w:rsidR="00DA51A5" w:rsidRPr="00A10336">
        <w:rPr>
          <w:rStyle w:val="30"/>
          <w:rFonts w:hint="cs"/>
          <w:rtl/>
        </w:rPr>
        <w:t>וחולה לאונסו</w:t>
      </w:r>
      <w:r w:rsidR="00DA51A5" w:rsidRPr="000528DA">
        <w:rPr>
          <w:rFonts w:hint="cs"/>
          <w:sz w:val="14"/>
          <w:rtl/>
        </w:rPr>
        <w:t xml:space="preserve"> פטור מכלום</w:t>
      </w:r>
      <w:r w:rsidR="00DE735E" w:rsidRPr="000528DA">
        <w:rPr>
          <w:rFonts w:hint="cs"/>
          <w:sz w:val="14"/>
          <w:rtl/>
        </w:rPr>
        <w:t>.</w:t>
      </w:r>
      <w:r w:rsidR="00764973" w:rsidRPr="000528DA">
        <w:rPr>
          <w:rFonts w:hint="cs"/>
          <w:sz w:val="14"/>
          <w:rtl/>
        </w:rPr>
        <w:t xml:space="preserve"> </w:t>
      </w:r>
    </w:p>
    <w:p w14:paraId="4BC00369" w14:textId="77777777" w:rsidR="00901073" w:rsidRPr="00E34F28" w:rsidRDefault="00DA51A5" w:rsidP="000F6DD4">
      <w:pPr>
        <w:pStyle w:val="afffffc"/>
        <w:rPr>
          <w:rtl/>
        </w:rPr>
      </w:pPr>
      <w:bookmarkStart w:id="543" w:name="_Toc193635811"/>
      <w:bookmarkStart w:id="544" w:name="_Toc216184423"/>
      <w:r w:rsidRPr="007D462B">
        <w:rPr>
          <w:rtl/>
        </w:rPr>
        <w:t>בעל קרי</w:t>
      </w:r>
      <w:r w:rsidRPr="00FE3D07">
        <w:rPr>
          <w:rtl/>
        </w:rPr>
        <w:t xml:space="preserve"> </w:t>
      </w:r>
      <w:r w:rsidRPr="007D462B">
        <w:rPr>
          <w:rtl/>
        </w:rPr>
        <w:t xml:space="preserve">שנתנו עליו </w:t>
      </w:r>
      <w:r w:rsidRPr="007D462B">
        <w:rPr>
          <w:rFonts w:hint="cs"/>
          <w:rtl/>
        </w:rPr>
        <w:t>ט</w:t>
      </w:r>
      <w:r w:rsidR="00B35F5E" w:rsidRPr="007D462B">
        <w:rPr>
          <w:rFonts w:hint="cs"/>
          <w:rtl/>
        </w:rPr>
        <w:t>'</w:t>
      </w:r>
      <w:r w:rsidRPr="007D462B">
        <w:rPr>
          <w:rtl/>
        </w:rPr>
        <w:t xml:space="preserve"> קבין מים</w:t>
      </w:r>
      <w:bookmarkEnd w:id="543"/>
      <w:bookmarkEnd w:id="544"/>
    </w:p>
    <w:p w14:paraId="2961AB9A" w14:textId="5694A114" w:rsidR="00DE735E" w:rsidRPr="000528DA" w:rsidRDefault="00DE735E" w:rsidP="000528DA">
      <w:pPr>
        <w:rPr>
          <w:rtl/>
        </w:rPr>
      </w:pPr>
      <w:r w:rsidRPr="00E34F28">
        <w:rPr>
          <w:rStyle w:val="afffff9"/>
          <w:rFonts w:hint="cs"/>
          <w:rtl/>
        </w:rPr>
        <w:t>ת"ק:</w:t>
      </w:r>
      <w:r w:rsidRPr="00A10336">
        <w:rPr>
          <w:rStyle w:val="30"/>
          <w:rFonts w:hint="cs"/>
          <w:rtl/>
        </w:rPr>
        <w:t xml:space="preserve"> </w:t>
      </w:r>
      <w:r w:rsidR="00DA51A5" w:rsidRPr="00A10336">
        <w:rPr>
          <w:rStyle w:val="30"/>
          <w:rtl/>
        </w:rPr>
        <w:t>לעצמו</w:t>
      </w:r>
      <w:r w:rsidRPr="000528DA">
        <w:rPr>
          <w:rFonts w:hint="cs"/>
          <w:rtl/>
        </w:rPr>
        <w:t xml:space="preserve"> טהור</w:t>
      </w:r>
      <w:r w:rsidR="00DA51A5" w:rsidRPr="000528DA">
        <w:rPr>
          <w:rtl/>
        </w:rPr>
        <w:t>,</w:t>
      </w:r>
      <w:r w:rsidR="00DA51A5" w:rsidRPr="000528DA">
        <w:rPr>
          <w:rFonts w:hint="cs"/>
          <w:rtl/>
        </w:rPr>
        <w:t xml:space="preserve"> </w:t>
      </w:r>
      <w:r w:rsidR="00DA51A5" w:rsidRPr="00A10336">
        <w:rPr>
          <w:rStyle w:val="30"/>
          <w:rFonts w:hint="cs"/>
          <w:rtl/>
        </w:rPr>
        <w:t>לאחרים</w:t>
      </w:r>
      <w:r w:rsidR="00DA51A5" w:rsidRPr="000528DA">
        <w:rPr>
          <w:rFonts w:hint="cs"/>
          <w:rtl/>
        </w:rPr>
        <w:t xml:space="preserve"> מ' סאה, </w:t>
      </w:r>
      <w:r w:rsidR="00DA51A5" w:rsidRPr="00E34F28">
        <w:rPr>
          <w:rStyle w:val="afffff9"/>
          <w:rFonts w:hint="cs"/>
          <w:rtl/>
        </w:rPr>
        <w:t>ר</w:t>
      </w:r>
      <w:r w:rsidR="00DA51A5" w:rsidRPr="00E34F28">
        <w:rPr>
          <w:rStyle w:val="afffff9"/>
          <w:rtl/>
        </w:rPr>
        <w:t>"</w:t>
      </w:r>
      <w:r w:rsidR="00DA51A5" w:rsidRPr="00E34F28">
        <w:rPr>
          <w:rStyle w:val="afffff9"/>
          <w:rFonts w:hint="cs"/>
          <w:rtl/>
        </w:rPr>
        <w:t>י</w:t>
      </w:r>
      <w:r w:rsidRPr="00E34F28">
        <w:rPr>
          <w:rStyle w:val="afffff9"/>
          <w:rFonts w:hint="cs"/>
          <w:rtl/>
        </w:rPr>
        <w:t>:</w:t>
      </w:r>
      <w:r w:rsidR="00DA51A5" w:rsidRPr="00E34F28">
        <w:rPr>
          <w:rStyle w:val="afffff9"/>
          <w:rFonts w:hint="cs"/>
          <w:rtl/>
        </w:rPr>
        <w:t xml:space="preserve"> </w:t>
      </w:r>
      <w:r w:rsidR="00DA51A5" w:rsidRPr="000528DA">
        <w:rPr>
          <w:rFonts w:hint="cs"/>
          <w:rtl/>
        </w:rPr>
        <w:t xml:space="preserve">מ' סאה לכל מקום, </w:t>
      </w:r>
    </w:p>
    <w:p w14:paraId="2301090A" w14:textId="77777777" w:rsidR="00DA51A5" w:rsidRPr="000528DA" w:rsidRDefault="00DE735E" w:rsidP="000528DA">
      <w:pPr>
        <w:rPr>
          <w:rtl/>
        </w:rPr>
      </w:pPr>
      <w:r w:rsidRPr="00E34F28">
        <w:rPr>
          <w:rStyle w:val="afffff9"/>
          <w:rFonts w:hint="cs"/>
          <w:rtl/>
        </w:rPr>
        <w:t xml:space="preserve">שני זוגות: </w:t>
      </w:r>
      <w:r w:rsidR="00DA51A5" w:rsidRPr="00E34F28">
        <w:rPr>
          <w:rStyle w:val="afffff9"/>
          <w:rFonts w:hint="cs"/>
          <w:rtl/>
        </w:rPr>
        <w:t>רי</w:t>
      </w:r>
      <w:r w:rsidR="00DA51A5" w:rsidRPr="00E34F28">
        <w:rPr>
          <w:rStyle w:val="afffff9"/>
          <w:rtl/>
        </w:rPr>
        <w:t>"</w:t>
      </w:r>
      <w:r w:rsidR="00DA51A5" w:rsidRPr="00E34F28">
        <w:rPr>
          <w:rStyle w:val="afffff9"/>
          <w:rFonts w:hint="cs"/>
          <w:rtl/>
        </w:rPr>
        <w:t>ו וריב</w:t>
      </w:r>
      <w:r w:rsidR="00DA51A5" w:rsidRPr="00E34F28">
        <w:rPr>
          <w:rStyle w:val="afffff9"/>
          <w:rtl/>
        </w:rPr>
        <w:t>"</w:t>
      </w:r>
      <w:r w:rsidR="00DA51A5" w:rsidRPr="00E34F28">
        <w:rPr>
          <w:rStyle w:val="afffff9"/>
          <w:rFonts w:hint="cs"/>
          <w:rtl/>
        </w:rPr>
        <w:t>ל,</w:t>
      </w:r>
      <w:r w:rsidR="00DA51A5" w:rsidRPr="000528DA">
        <w:rPr>
          <w:rFonts w:hint="cs"/>
          <w:rtl/>
        </w:rPr>
        <w:t xml:space="preserve"> </w:t>
      </w:r>
      <w:r w:rsidR="00DA51A5" w:rsidRPr="00E34F28">
        <w:rPr>
          <w:rStyle w:val="afffff9"/>
          <w:rFonts w:hint="cs"/>
          <w:rtl/>
        </w:rPr>
        <w:t>ר</w:t>
      </w:r>
      <w:r w:rsidR="00DA51A5" w:rsidRPr="00E34F28">
        <w:rPr>
          <w:rStyle w:val="afffff9"/>
          <w:rtl/>
        </w:rPr>
        <w:t>"</w:t>
      </w:r>
      <w:r w:rsidR="00DA51A5" w:rsidRPr="00E34F28">
        <w:rPr>
          <w:rStyle w:val="afffff9"/>
          <w:rFonts w:hint="cs"/>
          <w:rtl/>
        </w:rPr>
        <w:t>א וריב</w:t>
      </w:r>
      <w:r w:rsidR="00DA51A5" w:rsidRPr="00E34F28">
        <w:rPr>
          <w:rStyle w:val="afffff9"/>
          <w:rtl/>
        </w:rPr>
        <w:t>"</w:t>
      </w:r>
      <w:r w:rsidR="00DA51A5" w:rsidRPr="00E34F28">
        <w:rPr>
          <w:rStyle w:val="afffff9"/>
          <w:rFonts w:hint="cs"/>
          <w:rtl/>
        </w:rPr>
        <w:t>ח.</w:t>
      </w:r>
    </w:p>
    <w:p w14:paraId="0326647E" w14:textId="21EFF572" w:rsidR="00A24328" w:rsidRDefault="00DE735E" w:rsidP="009A59D1">
      <w:pPr>
        <w:pStyle w:val="38"/>
        <w:framePr w:wrap="notBeside"/>
        <w:rPr>
          <w:rtl/>
        </w:rPr>
      </w:pPr>
      <w:r w:rsidRPr="00660D7A">
        <w:rPr>
          <w:rFonts w:hint="cs"/>
          <w:rtl/>
        </w:rPr>
        <w:t>זוג אחד</w:t>
      </w:r>
      <w:r w:rsidR="00A24328">
        <w:rPr>
          <w:rFonts w:hint="cs"/>
          <w:rtl/>
        </w:rPr>
        <w:t>:</w:t>
      </w:r>
    </w:p>
    <w:p w14:paraId="79C49328" w14:textId="64FAC362" w:rsidR="00DE735E" w:rsidRPr="000528DA" w:rsidRDefault="00DA51A5" w:rsidP="000528DA">
      <w:pPr>
        <w:rPr>
          <w:rtl/>
        </w:rPr>
      </w:pPr>
      <w:r w:rsidRPr="000528DA">
        <w:rPr>
          <w:rFonts w:hint="cs"/>
          <w:rtl/>
        </w:rPr>
        <w:t>לאחרים מ' סאה בחולה מרגיל</w:t>
      </w:r>
      <w:r w:rsidR="00DE735E" w:rsidRPr="000528DA">
        <w:rPr>
          <w:rFonts w:hint="cs"/>
          <w:rtl/>
        </w:rPr>
        <w:t>,</w:t>
      </w:r>
      <w:r w:rsidRPr="000528DA">
        <w:rPr>
          <w:rFonts w:hint="cs"/>
          <w:rtl/>
        </w:rPr>
        <w:t xml:space="preserve"> אבל חולה לאונסו ט' קבין, </w:t>
      </w:r>
    </w:p>
    <w:p w14:paraId="105308B3" w14:textId="7BFB5ED6" w:rsidR="00A24328" w:rsidRDefault="00DA51A5" w:rsidP="009A59D1">
      <w:pPr>
        <w:pStyle w:val="38"/>
        <w:framePr w:wrap="notBeside"/>
        <w:rPr>
          <w:rtl/>
        </w:rPr>
      </w:pPr>
      <w:r w:rsidRPr="00660D7A">
        <w:rPr>
          <w:rFonts w:hint="cs"/>
          <w:rtl/>
        </w:rPr>
        <w:t>וזוג אחד</w:t>
      </w:r>
      <w:r w:rsidR="00A24328">
        <w:rPr>
          <w:rFonts w:hint="cs"/>
          <w:rtl/>
        </w:rPr>
        <w:t>:</w:t>
      </w:r>
    </w:p>
    <w:p w14:paraId="054E4D29" w14:textId="72E9D9BC" w:rsidR="00DE735E" w:rsidRPr="000528DA" w:rsidRDefault="00DE735E" w:rsidP="000528DA">
      <w:pPr>
        <w:rPr>
          <w:rtl/>
        </w:rPr>
      </w:pPr>
      <w:r w:rsidRPr="000528DA">
        <w:rPr>
          <w:rFonts w:hint="cs"/>
          <w:rtl/>
        </w:rPr>
        <w:t>לאחרים אפי' חולה לאונסו</w:t>
      </w:r>
      <w:r w:rsidR="00DA51A5" w:rsidRPr="000528DA">
        <w:rPr>
          <w:rFonts w:hint="cs"/>
          <w:rtl/>
        </w:rPr>
        <w:t xml:space="preserve"> מ' סאה, </w:t>
      </w:r>
    </w:p>
    <w:p w14:paraId="6B76682C" w14:textId="77777777" w:rsidR="00A24328" w:rsidRDefault="00DA51A5" w:rsidP="009A59D1">
      <w:pPr>
        <w:pStyle w:val="38"/>
        <w:framePr w:wrap="notBeside"/>
        <w:rPr>
          <w:rtl/>
        </w:rPr>
      </w:pPr>
      <w:r w:rsidRPr="00660D7A">
        <w:rPr>
          <w:rFonts w:hint="cs"/>
          <w:rtl/>
        </w:rPr>
        <w:t>וה</w:t>
      </w:r>
      <w:r w:rsidRPr="00660D7A">
        <w:rPr>
          <w:rtl/>
        </w:rPr>
        <w:t>"</w:t>
      </w:r>
      <w:r w:rsidR="00DE735E" w:rsidRPr="00660D7A">
        <w:rPr>
          <w:rFonts w:hint="cs"/>
          <w:rtl/>
        </w:rPr>
        <w:t>נ ב</w:t>
      </w:r>
      <w:r w:rsidRPr="00660D7A">
        <w:rPr>
          <w:rFonts w:hint="cs"/>
          <w:rtl/>
        </w:rPr>
        <w:t>סיפא</w:t>
      </w:r>
      <w:r w:rsidR="00A24328">
        <w:rPr>
          <w:rtl/>
        </w:rPr>
        <w:t>:</w:t>
      </w:r>
    </w:p>
    <w:p w14:paraId="27F2D977" w14:textId="5C8167C2" w:rsidR="00DE735E" w:rsidRPr="000528DA" w:rsidRDefault="00DE735E" w:rsidP="000528DA">
      <w:pPr>
        <w:rPr>
          <w:rtl/>
        </w:rPr>
      </w:pPr>
      <w:r w:rsidRPr="00E34F28">
        <w:rPr>
          <w:rStyle w:val="afffff9"/>
          <w:rFonts w:hint="cs"/>
          <w:rtl/>
        </w:rPr>
        <w:t>זוג א</w:t>
      </w:r>
      <w:r w:rsidR="00DA51A5" w:rsidRPr="00E34F28">
        <w:rPr>
          <w:rStyle w:val="afffff9"/>
          <w:rFonts w:hint="cs"/>
          <w:rtl/>
        </w:rPr>
        <w:t>חד</w:t>
      </w:r>
      <w:r w:rsidRPr="00E34F28">
        <w:rPr>
          <w:rStyle w:val="afffff9"/>
          <w:rFonts w:hint="cs"/>
          <w:rtl/>
        </w:rPr>
        <w:t>:</w:t>
      </w:r>
      <w:r w:rsidR="00DA51A5" w:rsidRPr="000528DA">
        <w:rPr>
          <w:rFonts w:hint="cs"/>
          <w:sz w:val="14"/>
          <w:rtl/>
        </w:rPr>
        <w:t xml:space="preserve"> מ' סאה </w:t>
      </w:r>
      <w:r w:rsidR="00DA51A5" w:rsidRPr="00A10336">
        <w:rPr>
          <w:rStyle w:val="30"/>
          <w:rFonts w:hint="cs"/>
          <w:rtl/>
        </w:rPr>
        <w:t>בקרקע</w:t>
      </w:r>
      <w:r w:rsidR="00DA51A5" w:rsidRPr="000528DA">
        <w:rPr>
          <w:rFonts w:hint="cs"/>
          <w:sz w:val="14"/>
          <w:rtl/>
        </w:rPr>
        <w:t xml:space="preserve"> ולא בכלים, </w:t>
      </w:r>
      <w:r w:rsidR="00DA51A5" w:rsidRPr="00E34F28">
        <w:rPr>
          <w:rStyle w:val="afffff9"/>
          <w:rFonts w:hint="cs"/>
          <w:rtl/>
        </w:rPr>
        <w:t>ול</w:t>
      </w:r>
      <w:r w:rsidRPr="00E34F28">
        <w:rPr>
          <w:rStyle w:val="afffff9"/>
          <w:rFonts w:hint="cs"/>
          <w:rtl/>
        </w:rPr>
        <w:t>זוג אחד:</w:t>
      </w:r>
      <w:r w:rsidRPr="000528DA">
        <w:rPr>
          <w:rFonts w:hint="cs"/>
          <w:sz w:val="14"/>
          <w:rtl/>
        </w:rPr>
        <w:t xml:space="preserve"> </w:t>
      </w:r>
      <w:r w:rsidR="00DA51A5" w:rsidRPr="000528DA">
        <w:rPr>
          <w:rFonts w:hint="cs"/>
          <w:sz w:val="14"/>
          <w:rtl/>
        </w:rPr>
        <w:t>א</w:t>
      </w:r>
      <w:r w:rsidRPr="000528DA">
        <w:rPr>
          <w:rFonts w:hint="cs"/>
          <w:sz w:val="14"/>
          <w:rtl/>
        </w:rPr>
        <w:t>פ</w:t>
      </w:r>
      <w:r w:rsidR="00DA51A5" w:rsidRPr="000528DA">
        <w:rPr>
          <w:rFonts w:hint="cs"/>
          <w:sz w:val="14"/>
          <w:rtl/>
        </w:rPr>
        <w:t xml:space="preserve">י' בכלים, </w:t>
      </w:r>
    </w:p>
    <w:p w14:paraId="3A87F9F2" w14:textId="77777777" w:rsidR="00A24328" w:rsidRDefault="00DA51A5" w:rsidP="009A59D1">
      <w:pPr>
        <w:pStyle w:val="38"/>
        <w:framePr w:wrap="notBeside"/>
        <w:rPr>
          <w:rtl/>
        </w:rPr>
      </w:pPr>
      <w:r w:rsidRPr="00660D7A">
        <w:rPr>
          <w:rtl/>
        </w:rPr>
        <w:t>למ"ד</w:t>
      </w:r>
      <w:r w:rsidR="00A24328">
        <w:rPr>
          <w:rtl/>
        </w:rPr>
        <w:t>:</w:t>
      </w:r>
    </w:p>
    <w:p w14:paraId="2A8D6D38" w14:textId="38875300" w:rsidR="006F02FB" w:rsidRPr="000528DA" w:rsidRDefault="00DE735E" w:rsidP="000528DA">
      <w:pPr>
        <w:rPr>
          <w:rtl/>
        </w:rPr>
      </w:pPr>
      <w:r w:rsidRPr="000528DA">
        <w:rPr>
          <w:sz w:val="14"/>
          <w:rtl/>
        </w:rPr>
        <w:t>אפי</w:t>
      </w:r>
      <w:r w:rsidRPr="000528DA">
        <w:rPr>
          <w:rFonts w:hint="cs"/>
          <w:sz w:val="14"/>
          <w:rtl/>
        </w:rPr>
        <w:t>'</w:t>
      </w:r>
      <w:r w:rsidR="00DA51A5" w:rsidRPr="000528DA">
        <w:rPr>
          <w:sz w:val="14"/>
          <w:rtl/>
        </w:rPr>
        <w:t xml:space="preserve"> בכלים היינו </w:t>
      </w:r>
      <w:r w:rsidR="00DA51A5" w:rsidRPr="00E34F28">
        <w:rPr>
          <w:rStyle w:val="afffff9"/>
          <w:rtl/>
        </w:rPr>
        <w:t>ד</w:t>
      </w:r>
      <w:r w:rsidRPr="00E34F28">
        <w:rPr>
          <w:rStyle w:val="afffff9"/>
          <w:rFonts w:hint="cs"/>
          <w:rtl/>
        </w:rPr>
        <w:t>ל</w:t>
      </w:r>
      <w:r w:rsidR="00DA51A5" w:rsidRPr="00E34F28">
        <w:rPr>
          <w:rStyle w:val="afffff9"/>
          <w:rtl/>
        </w:rPr>
        <w:t>ר"י</w:t>
      </w:r>
      <w:r w:rsidR="00DA51A5" w:rsidRPr="000528DA">
        <w:rPr>
          <w:sz w:val="14"/>
          <w:rtl/>
        </w:rPr>
        <w:t xml:space="preserve"> </w:t>
      </w:r>
      <w:r w:rsidR="00DA51A5" w:rsidRPr="000528DA">
        <w:rPr>
          <w:rFonts w:hint="cs"/>
          <w:sz w:val="14"/>
          <w:rtl/>
        </w:rPr>
        <w:t>מ'</w:t>
      </w:r>
      <w:r w:rsidR="00DA51A5" w:rsidRPr="000528DA">
        <w:rPr>
          <w:sz w:val="14"/>
          <w:rtl/>
        </w:rPr>
        <w:t xml:space="preserve"> סאה </w:t>
      </w:r>
      <w:r w:rsidR="00DA51A5" w:rsidRPr="00A10336">
        <w:rPr>
          <w:rStyle w:val="30"/>
          <w:rtl/>
        </w:rPr>
        <w:t>מכל מקום</w:t>
      </w:r>
      <w:r w:rsidR="00DA51A5" w:rsidRPr="000528DA">
        <w:rPr>
          <w:sz w:val="14"/>
          <w:rtl/>
        </w:rPr>
        <w:t>.</w:t>
      </w:r>
      <w:r w:rsidR="00DA51A5" w:rsidRPr="000528DA">
        <w:rPr>
          <w:rFonts w:hint="cs"/>
          <w:sz w:val="14"/>
          <w:rtl/>
        </w:rPr>
        <w:t xml:space="preserve"> </w:t>
      </w:r>
      <w:r w:rsidRPr="00E34F28">
        <w:rPr>
          <w:rStyle w:val="afffff9"/>
          <w:rFonts w:hint="cs"/>
          <w:rtl/>
        </w:rPr>
        <w:t xml:space="preserve"> </w:t>
      </w:r>
    </w:p>
    <w:p w14:paraId="6556E2BD" w14:textId="77777777" w:rsidR="00A24328" w:rsidRDefault="00DA51A5" w:rsidP="009A59D1">
      <w:pPr>
        <w:pStyle w:val="38"/>
        <w:framePr w:wrap="notBeside"/>
        <w:rPr>
          <w:rtl/>
        </w:rPr>
      </w:pPr>
      <w:r w:rsidRPr="00660D7A">
        <w:rPr>
          <w:rtl/>
        </w:rPr>
        <w:t>למ"ד</w:t>
      </w:r>
      <w:r w:rsidR="00A24328">
        <w:rPr>
          <w:rtl/>
        </w:rPr>
        <w:t>:</w:t>
      </w:r>
    </w:p>
    <w:p w14:paraId="0EA3BFA9" w14:textId="0D8C95AE" w:rsidR="00DA51A5" w:rsidRPr="000528DA" w:rsidRDefault="00DA51A5" w:rsidP="000528DA">
      <w:pPr>
        <w:rPr>
          <w:rtl/>
        </w:rPr>
      </w:pPr>
      <w:r w:rsidRPr="000528DA">
        <w:rPr>
          <w:rFonts w:hint="cs"/>
          <w:sz w:val="14"/>
          <w:rtl/>
        </w:rPr>
        <w:t xml:space="preserve">דווקא </w:t>
      </w:r>
      <w:r w:rsidRPr="000528DA">
        <w:rPr>
          <w:sz w:val="14"/>
          <w:rtl/>
        </w:rPr>
        <w:t>בקרקע</w:t>
      </w:r>
      <w:r w:rsidRPr="00A4639B">
        <w:rPr>
          <w:rStyle w:val="ad"/>
          <w:sz w:val="14"/>
          <w:rtl/>
        </w:rPr>
        <w:t xml:space="preserve"> </w:t>
      </w:r>
      <w:r w:rsidRPr="00A10336">
        <w:rPr>
          <w:rStyle w:val="30"/>
          <w:rtl/>
        </w:rPr>
        <w:t>מכל מקום</w:t>
      </w:r>
      <w:r w:rsidRPr="00A4639B">
        <w:rPr>
          <w:rStyle w:val="ad"/>
          <w:sz w:val="14"/>
          <w:rtl/>
        </w:rPr>
        <w:t xml:space="preserve"> </w:t>
      </w:r>
      <w:r w:rsidRPr="000528DA">
        <w:rPr>
          <w:sz w:val="14"/>
          <w:rtl/>
        </w:rPr>
        <w:t>לאתויי מים שאובין.</w:t>
      </w:r>
      <w:r w:rsidR="00764973" w:rsidRPr="00A10336">
        <w:rPr>
          <w:rStyle w:val="30"/>
          <w:rFonts w:hint="cs"/>
          <w:rtl/>
        </w:rPr>
        <w:t xml:space="preserve"> </w:t>
      </w:r>
    </w:p>
    <w:p w14:paraId="6E461946" w14:textId="77777777" w:rsidR="00A24328" w:rsidRDefault="00DA51A5" w:rsidP="009A59D1">
      <w:pPr>
        <w:pStyle w:val="38"/>
        <w:framePr w:wrap="notBeside"/>
        <w:rPr>
          <w:rtl/>
        </w:rPr>
      </w:pPr>
      <w:r w:rsidRPr="00660D7A">
        <w:rPr>
          <w:rFonts w:hint="cs"/>
          <w:rtl/>
        </w:rPr>
        <w:t>רב</w:t>
      </w:r>
      <w:r w:rsidRPr="00660D7A">
        <w:rPr>
          <w:rtl/>
        </w:rPr>
        <w:t>"</w:t>
      </w:r>
      <w:r w:rsidRPr="00660D7A">
        <w:rPr>
          <w:rFonts w:hint="cs"/>
          <w:rtl/>
        </w:rPr>
        <w:t>ש</w:t>
      </w:r>
      <w:r w:rsidR="00A24328">
        <w:rPr>
          <w:rtl/>
        </w:rPr>
        <w:t>:</w:t>
      </w:r>
    </w:p>
    <w:p w14:paraId="744B49B5" w14:textId="51456525" w:rsidR="00BD59F5" w:rsidRPr="00E34F28" w:rsidRDefault="00DA51A5" w:rsidP="00BD59F5">
      <w:pPr>
        <w:pStyle w:val="afffff5"/>
        <w:spacing w:before="0"/>
        <w:rPr>
          <w:rtl/>
        </w:rPr>
      </w:pPr>
      <w:r w:rsidRPr="00BD59F5">
        <w:rPr>
          <w:rFonts w:hint="cs"/>
          <w:rtl/>
        </w:rPr>
        <w:t>ישב עם</w:t>
      </w:r>
      <w:r w:rsidRPr="00FE3D07">
        <w:rPr>
          <w:rFonts w:hint="cs"/>
          <w:rtl/>
        </w:rPr>
        <w:t xml:space="preserve"> </w:t>
      </w:r>
      <w:r w:rsidRPr="00E34F28">
        <w:rPr>
          <w:rStyle w:val="afffff9"/>
          <w:rFonts w:hint="cs"/>
          <w:rtl/>
        </w:rPr>
        <w:t>ר</w:t>
      </w:r>
      <w:r w:rsidRPr="00E34F28">
        <w:rPr>
          <w:rStyle w:val="afffff9"/>
          <w:rtl/>
        </w:rPr>
        <w:t>"</w:t>
      </w:r>
      <w:r w:rsidRPr="00E34F28">
        <w:rPr>
          <w:rStyle w:val="afffff9"/>
          <w:rFonts w:hint="cs"/>
          <w:rtl/>
        </w:rPr>
        <w:t>פ ורהבדר</w:t>
      </w:r>
      <w:r w:rsidRPr="00E34F28">
        <w:rPr>
          <w:rStyle w:val="afffff9"/>
          <w:rtl/>
        </w:rPr>
        <w:t>"</w:t>
      </w:r>
      <w:r w:rsidRPr="00E34F28">
        <w:rPr>
          <w:rStyle w:val="afffff9"/>
          <w:rFonts w:hint="cs"/>
          <w:rtl/>
        </w:rPr>
        <w:t>י</w:t>
      </w:r>
      <w:r w:rsidRPr="00FE3D07">
        <w:rPr>
          <w:rFonts w:hint="cs"/>
          <w:rtl/>
        </w:rPr>
        <w:t xml:space="preserve"> </w:t>
      </w:r>
      <w:r w:rsidRPr="00A10336">
        <w:rPr>
          <w:rStyle w:val="30"/>
          <w:rFonts w:hint="cs"/>
          <w:rtl/>
        </w:rPr>
        <w:t>וביקש לברך</w:t>
      </w:r>
      <w:r w:rsidR="00AE45B2">
        <w:rPr>
          <w:rFonts w:hint="cs"/>
          <w:rtl/>
        </w:rPr>
        <w:t xml:space="preserve"> שטבל</w:t>
      </w:r>
      <w:r w:rsidRPr="00FE3D07">
        <w:rPr>
          <w:rFonts w:hint="cs"/>
          <w:rtl/>
        </w:rPr>
        <w:t xml:space="preserve"> </w:t>
      </w:r>
      <w:r w:rsidR="00AE45B2">
        <w:rPr>
          <w:rFonts w:hint="cs"/>
          <w:rtl/>
        </w:rPr>
        <w:t>ב</w:t>
      </w:r>
      <w:r w:rsidRPr="00FE3D07">
        <w:rPr>
          <w:rFonts w:hint="cs"/>
          <w:rtl/>
        </w:rPr>
        <w:t xml:space="preserve">מ' סאה </w:t>
      </w:r>
    </w:p>
    <w:p w14:paraId="6C07BF2E"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ל ר</w:t>
      </w:r>
      <w:r w:rsidRPr="00660D7A">
        <w:rPr>
          <w:rtl/>
        </w:rPr>
        <w:t>"</w:t>
      </w:r>
      <w:r w:rsidRPr="00660D7A">
        <w:rPr>
          <w:rFonts w:hint="cs"/>
          <w:rtl/>
        </w:rPr>
        <w:t>ח</w:t>
      </w:r>
      <w:r w:rsidR="00A24328">
        <w:rPr>
          <w:rtl/>
        </w:rPr>
        <w:t>:</w:t>
      </w:r>
    </w:p>
    <w:p w14:paraId="3AFC605B" w14:textId="124494A8" w:rsidR="00AE45B2" w:rsidRPr="00E34F28" w:rsidRDefault="00DA51A5" w:rsidP="00BD59F5">
      <w:pPr>
        <w:pStyle w:val="afffff5"/>
        <w:spacing w:before="0"/>
        <w:rPr>
          <w:rtl/>
        </w:rPr>
      </w:pPr>
      <w:r w:rsidRPr="00BD59F5">
        <w:rPr>
          <w:rFonts w:hint="cs"/>
          <w:rtl/>
        </w:rPr>
        <w:t>שיתן לו ש</w:t>
      </w:r>
      <w:r w:rsidR="00AE45B2" w:rsidRPr="00BD59F5">
        <w:rPr>
          <w:rFonts w:hint="cs"/>
          <w:rtl/>
        </w:rPr>
        <w:t xml:space="preserve">טהור לגמרי </w:t>
      </w:r>
    </w:p>
    <w:p w14:paraId="6D31F22B" w14:textId="3AFE4378" w:rsidR="00A24328" w:rsidRDefault="00DA51A5" w:rsidP="009A59D1">
      <w:pPr>
        <w:pStyle w:val="38"/>
        <w:framePr w:wrap="notBeside"/>
        <w:rPr>
          <w:rtl/>
        </w:rPr>
      </w:pPr>
      <w:r w:rsidRPr="00660D7A">
        <w:rPr>
          <w:rFonts w:hint="cs"/>
          <w:rtl/>
        </w:rPr>
        <w:t>ר</w:t>
      </w:r>
      <w:r w:rsidRPr="00660D7A">
        <w:rPr>
          <w:rtl/>
        </w:rPr>
        <w:t>"</w:t>
      </w:r>
      <w:r w:rsidRPr="00660D7A">
        <w:rPr>
          <w:rFonts w:hint="cs"/>
          <w:rtl/>
        </w:rPr>
        <w:t>ח</w:t>
      </w:r>
      <w:r w:rsidR="00A24328">
        <w:rPr>
          <w:rFonts w:hint="cs"/>
          <w:rtl/>
        </w:rPr>
        <w:t>:</w:t>
      </w:r>
    </w:p>
    <w:p w14:paraId="239FC7DA" w14:textId="003E32DD" w:rsidR="00DA51A5" w:rsidRPr="00E34F28" w:rsidRDefault="00BD59F5" w:rsidP="00BD59F5">
      <w:pPr>
        <w:pStyle w:val="afffff5"/>
        <w:spacing w:before="0"/>
        <w:rPr>
          <w:rtl/>
        </w:rPr>
      </w:pPr>
      <w:r>
        <w:rPr>
          <w:rFonts w:hint="cs"/>
          <w:rtl/>
        </w:rPr>
        <w:t>ט</w:t>
      </w:r>
      <w:r>
        <w:rPr>
          <w:rFonts w:hint="cs"/>
          <w:rtl/>
        </w:rPr>
        <w:t xml:space="preserve">בל </w:t>
      </w:r>
      <w:r>
        <w:rPr>
          <w:rStyle w:val="afffff9"/>
          <w:rFonts w:hint="cs"/>
          <w:rtl/>
          <w:rPrChange w:id="9127" w:author="מנוע אמוראים" w:date="2026-10-05T16:40:51Z">
            <w:rPr>
              <w:rFonts w:hint="cs"/>
              <w:rtl/>
            </w:rPr>
          </w:rPrChange>
        </w:rPr>
        <w:t xml:space="preserve">ב</w:t>
      </w:r>
      <w:r>
        <w:rPr>
          <w:rStyle w:val="afffff9"/>
          <w:rFonts w:hint="cs"/>
          <w:rtl/>
          <w:rPrChange w:id="9128" w:author="מנוע אמוראים" w:date="2026-10-05T16:40:51Z">
            <w:rPr>
              <w:rFonts w:hint="cs"/>
              <w:rtl/>
            </w:rPr>
          </w:rPrChange>
        </w:rPr>
        <w:t xml:space="preserve">ער"פ</w:t>
      </w:r>
      <w:r w:rsidR="00DA51A5" w:rsidRPr="00FE3D07">
        <w:rPr>
          <w:rFonts w:hint="cs"/>
          <w:rtl/>
        </w:rPr>
        <w:t xml:space="preserve"> להוציא רבים יד</w:t>
      </w:r>
      <w:r w:rsidR="00DA51A5" w:rsidRPr="00FE3D07">
        <w:rPr>
          <w:rtl/>
        </w:rPr>
        <w:t>"</w:t>
      </w:r>
      <w:r w:rsidR="00DA51A5" w:rsidRPr="00FE3D07">
        <w:rPr>
          <w:rFonts w:hint="cs"/>
          <w:rtl/>
        </w:rPr>
        <w:t>ח</w:t>
      </w:r>
      <w:r>
        <w:rPr>
          <w:rFonts w:hint="cs"/>
          <w:rtl/>
        </w:rPr>
        <w:t xml:space="preserve">, </w:t>
      </w:r>
      <w:r w:rsidR="006F02FB">
        <w:rPr>
          <w:rFonts w:hint="cs"/>
          <w:rtl/>
        </w:rPr>
        <w:t xml:space="preserve"> </w:t>
      </w:r>
      <w:r w:rsidR="00DA51A5" w:rsidRPr="00FE3D07">
        <w:rPr>
          <w:rFonts w:hint="cs"/>
          <w:rtl/>
        </w:rPr>
        <w:t>ו</w:t>
      </w:r>
      <w:r w:rsidR="00764973" w:rsidRPr="00FE3D07">
        <w:rPr>
          <w:rFonts w:hint="cs"/>
          <w:rtl/>
        </w:rPr>
        <w:t xml:space="preserve">אין הלכה כמוהו. </w:t>
      </w:r>
    </w:p>
    <w:p w14:paraId="43C2BB5B" w14:textId="744F093E" w:rsidR="00280386" w:rsidRPr="00E34F28" w:rsidRDefault="00683C59" w:rsidP="00F50A20">
      <w:pPr>
        <w:pStyle w:val="afffa"/>
        <w:rPr>
          <w:rtl/>
        </w:rPr>
      </w:pPr>
      <w:r>
        <w:rPr>
          <w:rFonts w:hint="cs"/>
          <w:rtl/>
        </w:rPr>
        <w:t>***</w:t>
      </w:r>
      <w:r w:rsidR="00373A5A">
        <w:rPr>
          <w:rFonts w:hint="cs"/>
          <w:rtl/>
        </w:rPr>
        <w:t>*</w:t>
      </w:r>
    </w:p>
    <w:p>
      <w:pPr>
        <w:pStyle w:val="MishnaBatzad"/>
        <w:rPr>
          <w:ins w:id="20102" w:author="קלוד" w:date="2026-10-06T10:08:25Z"/>
        </w:rPr>
      </w:pPr>
      <w:ins w:id="20101" w:author="קלוד" w:date="2026-10-06T10:08:25Z">
        <w:r>
          <w:t xml:space="preserve">משנה ה</w:t>
        </w:r>
      </w:ins>
    </w:p>
    <w:p w14:paraId="209A5EA3" w14:textId="77777777" w:rsidR="00883DFA" w:rsidRPr="00E34F28" w:rsidRDefault="00DA51A5" w:rsidP="001619FE">
      <w:pPr>
        <w:pStyle w:val="a3"/>
        <w:spacing w:before="120"/>
        <w:rPr>
          <w:rtl/>
        </w:rPr>
        <w:pPrChange w:id="90013" w:author="קלוד" w:date="2026-10-08T12:08:16Z">
          <w:pPr>
            <w:pStyle w:val="a3"/>
          </w:pPr>
        </w:pPrChange>
      </w:pPr>
      <w:r w:rsidRPr="007A7B3E">
        <w:rPr>
          <w:rStyle w:val="affffff0"/>
          <w:rtl/>
        </w:rPr>
        <w:t>עמד בתפלה ונזכר שהוא בעל קר</w:t>
      </w:r>
      <w:r w:rsidRPr="007A7B3E">
        <w:rPr>
          <w:rStyle w:val="affffff0"/>
          <w:rFonts w:hint="cs"/>
          <w:rtl/>
        </w:rPr>
        <w:t>י</w:t>
      </w:r>
      <w:r w:rsidRPr="007A7B3E">
        <w:rPr>
          <w:rStyle w:val="affffff0"/>
          <w:rtl/>
        </w:rPr>
        <w:t xml:space="preserve"> </w:t>
      </w:r>
      <w:r w:rsidRPr="00A4639B">
        <w:rPr>
          <w:rtl/>
        </w:rPr>
        <w:t>לא יפסיק, אלא יקצר.</w:t>
      </w:r>
      <w:r w:rsidR="00EF6A07">
        <w:rPr>
          <w:rFonts w:hint="cs"/>
          <w:rtl/>
        </w:rPr>
        <w:t xml:space="preserve"> </w:t>
      </w:r>
    </w:p>
    <w:p w14:paraId="5D2D5F1E" w14:textId="77777777" w:rsidR="00023BBD" w:rsidRPr="00E34F28" w:rsidRDefault="00DA51A5" w:rsidP="001619FE">
      <w:pPr>
        <w:pStyle w:val="a3"/>
        <w:rPr>
          <w:rtl/>
        </w:rPr>
      </w:pPr>
      <w:r w:rsidRPr="00A4639B">
        <w:rPr>
          <w:rtl/>
        </w:rPr>
        <w:t xml:space="preserve">ירד לטבול, </w:t>
      </w:r>
      <w:r w:rsidRPr="00A4639B">
        <w:rPr>
          <w:rFonts w:hint="cs"/>
          <w:rtl/>
        </w:rPr>
        <w:t>וי</w:t>
      </w:r>
      <w:r w:rsidRPr="00A4639B">
        <w:rPr>
          <w:rtl/>
        </w:rPr>
        <w:t xml:space="preserve">כול לעלות ולהתכסות ולקרות עד </w:t>
      </w:r>
      <w:r w:rsidRPr="00A4639B">
        <w:rPr>
          <w:rFonts w:hint="cs"/>
          <w:rtl/>
        </w:rPr>
        <w:t>הנה</w:t>
      </w:r>
      <w:r w:rsidRPr="00A4639B">
        <w:rPr>
          <w:rtl/>
        </w:rPr>
        <w:t>"</w:t>
      </w:r>
      <w:r w:rsidRPr="00A4639B">
        <w:rPr>
          <w:rFonts w:hint="cs"/>
          <w:rtl/>
        </w:rPr>
        <w:t xml:space="preserve">ח </w:t>
      </w:r>
      <w:r w:rsidRPr="00A4639B">
        <w:rPr>
          <w:rtl/>
        </w:rPr>
        <w:t>יעלה ויתכסה ויקרא, ואם לאו יתכסה במים ויקרא.</w:t>
      </w:r>
      <w:r w:rsidRPr="00A4639B">
        <w:rPr>
          <w:rFonts w:hint="cs"/>
          <w:rtl/>
        </w:rPr>
        <w:t xml:space="preserve"> </w:t>
      </w:r>
    </w:p>
    <w:p w14:paraId="30A6DBD0" w14:textId="77777777" w:rsidR="00023BBD" w:rsidRPr="00E34F28" w:rsidRDefault="00DA51A5" w:rsidP="001619FE">
      <w:pPr>
        <w:pStyle w:val="a3"/>
        <w:rPr>
          <w:rtl/>
        </w:rPr>
      </w:pPr>
      <w:r w:rsidRPr="00A4639B">
        <w:rPr>
          <w:rFonts w:hint="cs"/>
          <w:rtl/>
        </w:rPr>
        <w:t xml:space="preserve">ולא יתכסה במים </w:t>
      </w:r>
      <w:r w:rsidR="00AE45B2">
        <w:rPr>
          <w:rFonts w:hint="cs"/>
          <w:rtl/>
        </w:rPr>
        <w:t xml:space="preserve">סרוחים </w:t>
      </w:r>
      <w:r w:rsidRPr="00A4639B">
        <w:rPr>
          <w:rFonts w:hint="cs"/>
          <w:rtl/>
        </w:rPr>
        <w:t>או מי המשרה</w:t>
      </w:r>
      <w:r w:rsidRPr="00A10336">
        <w:rPr>
          <w:rStyle w:val="affffff0"/>
          <w:rFonts w:hint="cs"/>
          <w:rtl/>
        </w:rPr>
        <w:t xml:space="preserve"> </w:t>
      </w:r>
      <w:r w:rsidRPr="00373A5A">
        <w:rPr>
          <w:rtl/>
        </w:rPr>
        <w:t>עד שיטיל</w:t>
      </w:r>
      <w:r w:rsidRPr="00A10336">
        <w:rPr>
          <w:rStyle w:val="affffff0"/>
          <w:rtl/>
        </w:rPr>
        <w:t xml:space="preserve"> </w:t>
      </w:r>
      <w:r w:rsidRPr="006F02FB">
        <w:rPr>
          <w:rtl/>
        </w:rPr>
        <w:t>לתוכן מים</w:t>
      </w:r>
      <w:r w:rsidRPr="00A10336">
        <w:rPr>
          <w:rStyle w:val="affffff0"/>
          <w:rtl/>
        </w:rPr>
        <w:t>.</w:t>
      </w:r>
      <w:r w:rsidRPr="00A10336">
        <w:rPr>
          <w:rStyle w:val="affffff0"/>
          <w:rFonts w:hint="cs"/>
          <w:rtl/>
        </w:rPr>
        <w:t xml:space="preserve"> </w:t>
      </w:r>
    </w:p>
    <w:p w14:paraId="0C4B9335" w14:textId="77777777" w:rsidR="00883DFA" w:rsidRPr="00E34F28" w:rsidRDefault="00DA51A5" w:rsidP="00373A5A">
      <w:pPr>
        <w:pStyle w:val="a3"/>
        <w:spacing w:after="60"/>
        <w:rPr>
          <w:rtl/>
        </w:rPr>
      </w:pPr>
      <w:r w:rsidRPr="006D3CF8">
        <w:rPr>
          <w:rFonts w:hint="cs"/>
          <w:rtl/>
        </w:rPr>
        <w:t>ומן הצואה ירחיק ד' אמות</w:t>
      </w:r>
      <w:r w:rsidR="00EF6A07" w:rsidRPr="006D3CF8">
        <w:rPr>
          <w:rFonts w:hint="cs"/>
          <w:rtl/>
        </w:rPr>
        <w:t>.</w:t>
      </w:r>
    </w:p>
    <w:p w14:paraId="4A5B0729" w14:textId="77777777" w:rsidR="00883DFA" w:rsidRPr="000528DA" w:rsidRDefault="00DA51A5" w:rsidP="000528DA">
      <w:pPr>
        <w:rPr>
          <w:rtl/>
        </w:rPr>
      </w:pPr>
      <w:bookmarkStart w:id="545" w:name="_Toc193635812"/>
      <w:bookmarkStart w:id="546" w:name="_Toc216184424"/>
      <w:r w:rsidRPr="00373A5A">
        <w:rPr>
          <w:rStyle w:val="afffffd"/>
          <w:rtl/>
        </w:rPr>
        <w:t>קורא בתורה ונזכר</w:t>
      </w:r>
      <w:bookmarkEnd w:id="545"/>
      <w:bookmarkEnd w:id="546"/>
      <w:r w:rsidRPr="00A10336">
        <w:rPr>
          <w:rStyle w:val="30"/>
          <w:rtl/>
        </w:rPr>
        <w:t xml:space="preserve"> </w:t>
      </w:r>
      <w:r w:rsidRPr="000528DA">
        <w:rPr>
          <w:sz w:val="14"/>
          <w:rtl/>
        </w:rPr>
        <w:t>אינו מפסיק ועולה, אלא מגמגם וקורא.</w:t>
      </w:r>
      <w:r w:rsidR="00EF6A07" w:rsidRPr="00A10336">
        <w:rPr>
          <w:rStyle w:val="30"/>
          <w:rtl/>
        </w:rPr>
        <w:t xml:space="preserve"> </w:t>
      </w:r>
    </w:p>
    <w:p w14:paraId="7B3A4C5B" w14:textId="1044A1C6" w:rsidR="00A24328" w:rsidRDefault="00DA51A5" w:rsidP="009A59D1">
      <w:pPr>
        <w:pStyle w:val="38"/>
        <w:framePr w:wrap="notBeside"/>
        <w:rPr>
          <w:rtl/>
        </w:rPr>
      </w:pPr>
      <w:r w:rsidRPr="00660D7A">
        <w:rPr>
          <w:rtl/>
        </w:rPr>
        <w:t>ר"מ</w:t>
      </w:r>
      <w:r w:rsidR="00A24328">
        <w:rPr>
          <w:rtl/>
        </w:rPr>
        <w:t>:</w:t>
      </w:r>
    </w:p>
    <w:p w14:paraId="212E7E7F" w14:textId="30244A11" w:rsidR="00883DFA" w:rsidRPr="000528DA" w:rsidRDefault="00DA51A5" w:rsidP="000528DA">
      <w:pPr>
        <w:rPr>
          <w:rtl/>
        </w:rPr>
      </w:pPr>
      <w:bookmarkStart w:id="547" w:name="_Toc193635813"/>
      <w:bookmarkStart w:id="548" w:name="_Toc216184425"/>
      <w:r w:rsidRPr="00724E73">
        <w:rPr>
          <w:rStyle w:val="afffffd"/>
          <w:rtl/>
        </w:rPr>
        <w:t xml:space="preserve">בעל קרי </w:t>
      </w:r>
      <w:r w:rsidR="007E6B08" w:rsidRPr="00724E73">
        <w:rPr>
          <w:rStyle w:val="afffffd"/>
          <w:rFonts w:hint="cs"/>
          <w:rtl/>
        </w:rPr>
        <w:t xml:space="preserve">אין </w:t>
      </w:r>
      <w:r w:rsidRPr="00724E73">
        <w:rPr>
          <w:rStyle w:val="afffffd"/>
          <w:rtl/>
        </w:rPr>
        <w:t>רשאי</w:t>
      </w:r>
      <w:bookmarkEnd w:id="547"/>
      <w:bookmarkEnd w:id="548"/>
      <w:r w:rsidRPr="00A10336">
        <w:rPr>
          <w:rStyle w:val="30"/>
          <w:rtl/>
        </w:rPr>
        <w:t xml:space="preserve"> </w:t>
      </w:r>
      <w:r w:rsidRPr="000528DA">
        <w:rPr>
          <w:rtl/>
        </w:rPr>
        <w:t>לקרות בתורה יותר משלשה פסוקים.</w:t>
      </w:r>
      <w:r w:rsidR="00EF6A07" w:rsidRPr="00A10336">
        <w:rPr>
          <w:rStyle w:val="30"/>
          <w:rFonts w:hint="cs"/>
          <w:rtl/>
        </w:rPr>
        <w:t xml:space="preserve"> </w:t>
      </w:r>
    </w:p>
    <w:p w14:paraId="0FB7965F" w14:textId="77777777" w:rsidR="00DA51A5" w:rsidRPr="00E34F28" w:rsidRDefault="007E6B08" w:rsidP="00373A5A">
      <w:pPr>
        <w:pStyle w:val="afffff5"/>
        <w:spacing w:before="0"/>
        <w:rPr>
          <w:rtl/>
        </w:rPr>
      </w:pPr>
      <w:bookmarkStart w:id="549" w:name="_Toc193635814"/>
      <w:bookmarkStart w:id="550" w:name="_Toc216184426"/>
      <w:r w:rsidRPr="00724E73">
        <w:rPr>
          <w:rStyle w:val="afffffd"/>
          <w:rFonts w:hint="cs"/>
          <w:rtl/>
        </w:rPr>
        <w:t xml:space="preserve">מתפלל </w:t>
      </w:r>
      <w:r w:rsidR="00DA51A5" w:rsidRPr="00724E73">
        <w:rPr>
          <w:rStyle w:val="afffffd"/>
          <w:rtl/>
        </w:rPr>
        <w:t>וראה צואה כנגדו</w:t>
      </w:r>
      <w:bookmarkEnd w:id="549"/>
      <w:bookmarkEnd w:id="550"/>
      <w:r w:rsidR="00DA51A5" w:rsidRPr="00FE3D07">
        <w:rPr>
          <w:rtl/>
        </w:rPr>
        <w:t xml:space="preserve"> </w:t>
      </w:r>
      <w:r w:rsidR="00DA51A5" w:rsidRPr="00A10336">
        <w:rPr>
          <w:rStyle w:val="30"/>
          <w:rFonts w:hint="cs"/>
          <w:rtl/>
        </w:rPr>
        <w:t>באפשר</w:t>
      </w:r>
      <w:r w:rsidR="00DA51A5" w:rsidRPr="00FE3D07">
        <w:rPr>
          <w:rFonts w:hint="cs"/>
          <w:rtl/>
        </w:rPr>
        <w:t xml:space="preserve"> </w:t>
      </w:r>
      <w:r w:rsidR="00DA51A5" w:rsidRPr="00FE3D07">
        <w:rPr>
          <w:rtl/>
        </w:rPr>
        <w:t xml:space="preserve">מהלך לפניו עד שיזרקנה לאחוריו </w:t>
      </w:r>
      <w:r w:rsidR="00DA51A5" w:rsidRPr="00FE3D07">
        <w:rPr>
          <w:rFonts w:hint="cs"/>
          <w:rtl/>
        </w:rPr>
        <w:t>ד'</w:t>
      </w:r>
      <w:r w:rsidR="00DA51A5" w:rsidRPr="00FE3D07">
        <w:rPr>
          <w:rtl/>
        </w:rPr>
        <w:t xml:space="preserve"> אמות.</w:t>
      </w:r>
      <w:r w:rsidR="00DA51A5" w:rsidRPr="00FE3D07">
        <w:rPr>
          <w:rFonts w:hint="cs"/>
          <w:rtl/>
        </w:rPr>
        <w:t xml:space="preserve"> </w:t>
      </w:r>
      <w:r w:rsidR="00DA51A5" w:rsidRPr="00A10336">
        <w:rPr>
          <w:rStyle w:val="30"/>
          <w:rtl/>
        </w:rPr>
        <w:t>ו</w:t>
      </w:r>
      <w:r w:rsidR="00DA51A5" w:rsidRPr="00A10336">
        <w:rPr>
          <w:rStyle w:val="30"/>
          <w:rFonts w:hint="cs"/>
          <w:rtl/>
        </w:rPr>
        <w:t xml:space="preserve">בלא אפשר </w:t>
      </w:r>
      <w:r w:rsidR="00DA51A5" w:rsidRPr="00FE3D07">
        <w:rPr>
          <w:rFonts w:hint="cs"/>
          <w:rtl/>
        </w:rPr>
        <w:t xml:space="preserve">מתפלל </w:t>
      </w:r>
      <w:r w:rsidR="00DA51A5" w:rsidRPr="00FE3D07">
        <w:rPr>
          <w:rtl/>
        </w:rPr>
        <w:t>לצדדין</w:t>
      </w:r>
      <w:r w:rsidR="00DA51A5" w:rsidRPr="00FE3D07">
        <w:rPr>
          <w:rFonts w:hint="cs"/>
          <w:rtl/>
        </w:rPr>
        <w:t>,</w:t>
      </w:r>
    </w:p>
    <w:p w14:paraId="111071E3" w14:textId="77777777" w:rsidR="00883DFA" w:rsidRPr="00E34F28" w:rsidRDefault="007E6B08" w:rsidP="000F6DD4">
      <w:pPr>
        <w:pStyle w:val="afffffc"/>
        <w:rPr>
          <w:rtl/>
        </w:rPr>
      </w:pPr>
      <w:bookmarkStart w:id="551" w:name="_Toc193635815"/>
      <w:bookmarkStart w:id="552" w:name="_Toc216184427"/>
      <w:r>
        <w:rPr>
          <w:rFonts w:hint="cs"/>
          <w:rtl/>
        </w:rPr>
        <w:t>ה</w:t>
      </w:r>
      <w:r w:rsidR="00DA51A5" w:rsidRPr="007D462B">
        <w:rPr>
          <w:rtl/>
        </w:rPr>
        <w:t>מתפלל ומצא צואה במקומו</w:t>
      </w:r>
      <w:r w:rsidR="00DA51A5" w:rsidRPr="00FE3D07">
        <w:rPr>
          <w:rFonts w:hint="cs"/>
          <w:rtl/>
        </w:rPr>
        <w:t>,</w:t>
      </w:r>
      <w:bookmarkEnd w:id="551"/>
      <w:bookmarkEnd w:id="552"/>
      <w:r w:rsidR="00DA51A5" w:rsidRPr="00FE3D07">
        <w:rPr>
          <w:rFonts w:hint="cs"/>
          <w:rtl/>
        </w:rPr>
        <w:t xml:space="preserve"> </w:t>
      </w:r>
    </w:p>
    <w:p w14:paraId="24E57F37" w14:textId="54574812" w:rsidR="00A24328" w:rsidRDefault="00DA51A5" w:rsidP="009A59D1">
      <w:pPr>
        <w:pStyle w:val="38"/>
        <w:framePr w:wrap="notBeside"/>
        <w:rPr>
          <w:rtl/>
        </w:rPr>
      </w:pPr>
      <w:r w:rsidRPr="00660D7A">
        <w:rPr>
          <w:rtl/>
        </w:rPr>
        <w:t>רבה</w:t>
      </w:r>
      <w:r w:rsidR="00A24328">
        <w:rPr>
          <w:rtl/>
        </w:rPr>
        <w:t>:</w:t>
      </w:r>
    </w:p>
    <w:p w14:paraId="3EEDCDDC" w14:textId="197E7F47" w:rsidR="006F02FB" w:rsidRPr="000528DA" w:rsidRDefault="00DA51A5" w:rsidP="000528DA">
      <w:pPr>
        <w:rPr>
          <w:rtl/>
        </w:rPr>
      </w:pPr>
      <w:r w:rsidRPr="000528DA">
        <w:rPr>
          <w:rtl/>
        </w:rPr>
        <w:t>אע"פ שחטא תפלתו תפלה.</w:t>
      </w:r>
    </w:p>
    <w:p w14:paraId="39E8CAD6" w14:textId="6FECDAB7" w:rsidR="00A24328" w:rsidRDefault="00DA51A5" w:rsidP="009A59D1">
      <w:pPr>
        <w:pStyle w:val="38"/>
        <w:framePr w:wrap="notBeside"/>
        <w:rPr>
          <w:rtl/>
        </w:rPr>
      </w:pPr>
      <w:r w:rsidRPr="00660D7A">
        <w:rPr>
          <w:rFonts w:hint="cs"/>
          <w:rtl/>
        </w:rPr>
        <w:t>רבא</w:t>
      </w:r>
      <w:r w:rsidR="009B14FE">
        <w:rPr>
          <w:rFonts w:hint="cs"/>
          <w:rtl/>
        </w:rPr>
        <w:t>:</w:t>
      </w:r>
    </w:p>
    <w:p w14:paraId="43FF33D5" w14:textId="134E3235" w:rsidR="00DA51A5" w:rsidRPr="000528DA" w:rsidRDefault="00DA51A5" w:rsidP="000528DA">
      <w:pPr>
        <w:rPr>
          <w:rtl/>
        </w:rPr>
      </w:pPr>
      <w:r w:rsidRPr="000528DA">
        <w:rPr>
          <w:rFonts w:hint="cs"/>
          <w:rtl/>
        </w:rPr>
        <w:t>ואיל וחטא אע</w:t>
      </w:r>
      <w:r w:rsidRPr="000528DA">
        <w:rPr>
          <w:rtl/>
        </w:rPr>
        <w:t>"</w:t>
      </w:r>
      <w:r w:rsidRPr="000528DA">
        <w:rPr>
          <w:rFonts w:hint="cs"/>
          <w:rtl/>
        </w:rPr>
        <w:t>פ שהתפלל תפלתו תועבה</w:t>
      </w:r>
      <w:r w:rsidRPr="000528DA">
        <w:rPr>
          <w:rtl/>
        </w:rPr>
        <w:t>.</w:t>
      </w:r>
    </w:p>
    <w:p w14:paraId="30745416" w14:textId="77777777" w:rsidR="00DA51A5" w:rsidRPr="00E34F28" w:rsidRDefault="00DA51A5" w:rsidP="00EC0DC4">
      <w:pPr>
        <w:pStyle w:val="af2"/>
        <w:framePr w:wrap="around"/>
        <w:rPr>
          <w:rtl/>
        </w:rPr>
      </w:pPr>
      <w:r w:rsidRPr="00A4639B">
        <w:rPr>
          <w:rtl/>
        </w:rPr>
        <w:lastRenderedPageBreak/>
        <w:t>כג.</w:t>
      </w:r>
    </w:p>
    <w:p w14:paraId="5B633DB7" w14:textId="77777777" w:rsidR="00373A5A" w:rsidRPr="00E34F28" w:rsidRDefault="007E6B08" w:rsidP="00373A5A">
      <w:pPr>
        <w:pStyle w:val="afffffc"/>
        <w:rPr>
          <w:rtl/>
        </w:rPr>
      </w:pPr>
      <w:bookmarkStart w:id="553" w:name="_Toc193635816"/>
      <w:bookmarkStart w:id="554" w:name="_Toc216184428"/>
      <w:r w:rsidRPr="00373A5A">
        <w:rPr>
          <w:rFonts w:hint="cs"/>
          <w:rtl/>
        </w:rPr>
        <w:t>המתפלל</w:t>
      </w:r>
      <w:r w:rsidR="00DA51A5" w:rsidRPr="00373A5A">
        <w:rPr>
          <w:rtl/>
        </w:rPr>
        <w:t xml:space="preserve"> ומים שותתין על ברכיו</w:t>
      </w:r>
      <w:bookmarkEnd w:id="553"/>
      <w:bookmarkEnd w:id="554"/>
      <w:r w:rsidR="00DA51A5" w:rsidRPr="00373A5A">
        <w:rPr>
          <w:rtl/>
        </w:rPr>
        <w:t xml:space="preserve"> </w:t>
      </w:r>
    </w:p>
    <w:p w14:paraId="79CAA46F" w14:textId="564620C0" w:rsidR="007E6B08" w:rsidRPr="00F95182" w:rsidRDefault="00DA51A5" w:rsidP="00373A5A">
      <w:pPr>
        <w:pStyle w:val="afffff5"/>
        <w:spacing w:before="0"/>
        <w:rPr>
          <w:rtl/>
        </w:rPr>
      </w:pPr>
      <w:r w:rsidRPr="00F95182">
        <w:rPr>
          <w:rtl/>
        </w:rPr>
        <w:t>פוסק עד שיכלו המים, וחוזר ומתפלל.</w:t>
      </w:r>
      <w:r w:rsidRPr="00F95182">
        <w:rPr>
          <w:rFonts w:hint="cs"/>
          <w:rtl/>
        </w:rPr>
        <w:t xml:space="preserve"> לראש</w:t>
      </w:r>
      <w:r w:rsidR="007E6B08" w:rsidRPr="00F95182">
        <w:rPr>
          <w:rFonts w:hint="cs"/>
          <w:rtl/>
        </w:rPr>
        <w:t>,</w:t>
      </w:r>
      <w:r w:rsidRPr="00F95182">
        <w:rPr>
          <w:rFonts w:hint="cs"/>
          <w:rtl/>
        </w:rPr>
        <w:t xml:space="preserve"> או למקום שפסק,</w:t>
      </w:r>
      <w:r w:rsidR="002D2A9C" w:rsidRPr="00F95182">
        <w:rPr>
          <w:rFonts w:hint="cs"/>
          <w:rtl/>
        </w:rPr>
        <w:t xml:space="preserve"> </w:t>
      </w:r>
    </w:p>
    <w:p w14:paraId="2C766A63" w14:textId="3226376B" w:rsidR="00A24328" w:rsidRDefault="00373A5A" w:rsidP="009A59D1">
      <w:pPr>
        <w:pStyle w:val="38"/>
        <w:framePr w:wrap="notBeside"/>
        <w:rPr>
          <w:rtl/>
        </w:rPr>
      </w:pPr>
      <w:r w:rsidRPr="00660D7A">
        <w:rPr>
          <w:rFonts w:hint="cs"/>
          <w:rtl/>
        </w:rPr>
        <w:t>ש</w:t>
      </w:r>
      <w:r w:rsidR="007E6B08" w:rsidRPr="00660D7A">
        <w:rPr>
          <w:rFonts w:hint="cs"/>
          <w:rtl/>
        </w:rPr>
        <w:t>חלקו</w:t>
      </w:r>
      <w:r w:rsidR="009B14FE">
        <w:rPr>
          <w:rFonts w:hint="cs"/>
          <w:rtl/>
        </w:rPr>
        <w:t>:</w:t>
      </w:r>
    </w:p>
    <w:p w14:paraId="6E132B5C" w14:textId="32BA3455" w:rsidR="00DA51A5" w:rsidRPr="000528DA" w:rsidRDefault="00373A5A" w:rsidP="000528DA">
      <w:pPr>
        <w:rPr>
          <w:rtl/>
        </w:rPr>
      </w:pPr>
      <w:r w:rsidRPr="000528DA">
        <w:rPr>
          <w:rFonts w:hint="cs"/>
          <w:rtl/>
        </w:rPr>
        <w:t>א</w:t>
      </w:r>
      <w:r w:rsidR="00DA51A5" w:rsidRPr="000528DA">
        <w:rPr>
          <w:rFonts w:hint="cs"/>
          <w:rtl/>
        </w:rPr>
        <w:t xml:space="preserve">י שהה כדי לגמור כולה חוזר לראש </w:t>
      </w:r>
      <w:r w:rsidR="00DA51A5" w:rsidRPr="00E34F28">
        <w:rPr>
          <w:rStyle w:val="afffff9"/>
          <w:rFonts w:hint="cs"/>
          <w:rtl/>
        </w:rPr>
        <w:t>או</w:t>
      </w:r>
      <w:r w:rsidR="00DA51A5" w:rsidRPr="000528DA">
        <w:rPr>
          <w:rFonts w:hint="cs"/>
          <w:rtl/>
        </w:rPr>
        <w:t xml:space="preserve"> למקום שפסק</w:t>
      </w:r>
      <w:r w:rsidR="002D2A9C" w:rsidRPr="000528DA">
        <w:rPr>
          <w:rFonts w:hint="cs"/>
          <w:rtl/>
        </w:rPr>
        <w:t xml:space="preserve">. </w:t>
      </w:r>
    </w:p>
    <w:p w14:paraId="76C6932D" w14:textId="224C5B7A" w:rsidR="00A24328" w:rsidRDefault="00373A5A" w:rsidP="009A59D1">
      <w:pPr>
        <w:pStyle w:val="38"/>
        <w:framePr w:wrap="notBeside"/>
        <w:rPr>
          <w:rtl/>
        </w:rPr>
      </w:pPr>
      <w:r w:rsidRPr="00660D7A">
        <w:rPr>
          <w:rFonts w:hint="cs"/>
          <w:rtl/>
        </w:rPr>
        <w:t xml:space="preserve">דחה </w:t>
      </w:r>
      <w:r w:rsidR="00DA51A5" w:rsidRPr="00660D7A">
        <w:rPr>
          <w:rFonts w:hint="cs"/>
          <w:rtl/>
        </w:rPr>
        <w:t>רב אשי</w:t>
      </w:r>
      <w:r w:rsidR="00A24328">
        <w:rPr>
          <w:rFonts w:hint="cs"/>
          <w:rtl/>
        </w:rPr>
        <w:t>:</w:t>
      </w:r>
    </w:p>
    <w:p w14:paraId="70735E22" w14:textId="55DC12B5" w:rsidR="006F02FB" w:rsidRPr="000528DA" w:rsidRDefault="00DA51A5" w:rsidP="000528DA">
      <w:pPr>
        <w:rPr>
          <w:rtl/>
        </w:rPr>
      </w:pPr>
      <w:r w:rsidRPr="000528DA">
        <w:rPr>
          <w:rFonts w:hint="cs"/>
          <w:rtl/>
        </w:rPr>
        <w:t>דא"ה ה</w:t>
      </w:r>
      <w:r w:rsidR="007E6B08" w:rsidRPr="000528DA">
        <w:rPr>
          <w:rFonts w:hint="cs"/>
          <w:rtl/>
        </w:rPr>
        <w:t xml:space="preserve">יה </w:t>
      </w:r>
      <w:r w:rsidR="00373A5A" w:rsidRPr="000528DA">
        <w:rPr>
          <w:rFonts w:hint="cs"/>
          <w:rtl/>
        </w:rPr>
        <w:t xml:space="preserve">צריך לחלק בין </w:t>
      </w:r>
      <w:r w:rsidRPr="000528DA">
        <w:rPr>
          <w:rFonts w:hint="cs"/>
          <w:rtl/>
        </w:rPr>
        <w:t>שהה</w:t>
      </w:r>
      <w:r w:rsidR="007E6B08" w:rsidRPr="000528DA">
        <w:rPr>
          <w:rFonts w:hint="cs"/>
          <w:rtl/>
        </w:rPr>
        <w:t>,</w:t>
      </w:r>
      <w:r w:rsidRPr="000528DA">
        <w:rPr>
          <w:rFonts w:hint="cs"/>
          <w:rtl/>
        </w:rPr>
        <w:t xml:space="preserve"> ולא שהה</w:t>
      </w:r>
      <w:r w:rsidR="007E6B08" w:rsidRPr="000528DA">
        <w:rPr>
          <w:rFonts w:hint="cs"/>
          <w:rtl/>
        </w:rPr>
        <w:t>,</w:t>
      </w:r>
      <w:r w:rsidRPr="000528DA">
        <w:rPr>
          <w:rFonts w:hint="cs"/>
          <w:rtl/>
        </w:rPr>
        <w:t xml:space="preserve"> </w:t>
      </w:r>
    </w:p>
    <w:p w14:paraId="667720A0" w14:textId="77777777" w:rsidR="00A24328" w:rsidRDefault="00DA51A5" w:rsidP="009A59D1">
      <w:pPr>
        <w:pStyle w:val="38"/>
        <w:framePr w:wrap="notBeside"/>
        <w:rPr>
          <w:rtl/>
        </w:rPr>
      </w:pPr>
      <w:r w:rsidRPr="00660D7A">
        <w:rPr>
          <w:rFonts w:hint="cs"/>
          <w:rtl/>
        </w:rPr>
        <w:t>אלא לכו</w:t>
      </w:r>
      <w:r w:rsidRPr="00660D7A">
        <w:rPr>
          <w:rtl/>
        </w:rPr>
        <w:t>"</w:t>
      </w:r>
      <w:r w:rsidRPr="00660D7A">
        <w:rPr>
          <w:rFonts w:hint="cs"/>
          <w:rtl/>
        </w:rPr>
        <w:t>ע</w:t>
      </w:r>
      <w:r w:rsidR="00A24328">
        <w:rPr>
          <w:rtl/>
        </w:rPr>
        <w:t>:</w:t>
      </w:r>
    </w:p>
    <w:p w14:paraId="3877BEAE" w14:textId="3B0914FE" w:rsidR="00373A5A" w:rsidRPr="000528DA" w:rsidRDefault="00AE45B2" w:rsidP="000528DA">
      <w:pPr>
        <w:rPr>
          <w:rtl/>
        </w:rPr>
      </w:pPr>
      <w:r w:rsidRPr="000528DA">
        <w:rPr>
          <w:rFonts w:hint="cs"/>
          <w:rtl/>
        </w:rPr>
        <w:t>ב</w:t>
      </w:r>
      <w:r w:rsidR="00DA51A5" w:rsidRPr="000528DA">
        <w:rPr>
          <w:rFonts w:hint="cs"/>
          <w:rtl/>
        </w:rPr>
        <w:t>שהה חוזר לראש</w:t>
      </w:r>
      <w:r w:rsidR="007E6B08" w:rsidRPr="000528DA">
        <w:rPr>
          <w:rFonts w:hint="cs"/>
          <w:rtl/>
        </w:rPr>
        <w:t>,</w:t>
      </w:r>
      <w:r w:rsidR="00DA51A5" w:rsidRPr="000528DA">
        <w:rPr>
          <w:rFonts w:hint="cs"/>
          <w:rtl/>
        </w:rPr>
        <w:t xml:space="preserve"> ו</w:t>
      </w:r>
      <w:r w:rsidR="001821B2" w:rsidRPr="000528DA">
        <w:rPr>
          <w:rFonts w:hint="cs"/>
          <w:rtl/>
        </w:rPr>
        <w:t>כאן</w:t>
      </w:r>
      <w:r w:rsidRPr="000528DA">
        <w:rPr>
          <w:rFonts w:hint="cs"/>
          <w:rtl/>
        </w:rPr>
        <w:t xml:space="preserve"> ב</w:t>
      </w:r>
      <w:r w:rsidR="00DA51A5" w:rsidRPr="000528DA">
        <w:rPr>
          <w:rFonts w:hint="cs"/>
          <w:rtl/>
        </w:rPr>
        <w:t>לא שהה</w:t>
      </w:r>
      <w:r w:rsidR="007E6B08" w:rsidRPr="000528DA">
        <w:rPr>
          <w:rFonts w:hint="cs"/>
          <w:rtl/>
        </w:rPr>
        <w:t>,</w:t>
      </w:r>
      <w:r w:rsidR="00DA51A5" w:rsidRPr="000528DA">
        <w:rPr>
          <w:rFonts w:hint="cs"/>
          <w:rtl/>
        </w:rPr>
        <w:t xml:space="preserve"> </w:t>
      </w:r>
    </w:p>
    <w:p w14:paraId="3593B653" w14:textId="77777777" w:rsidR="00A24328" w:rsidRDefault="00DA51A5" w:rsidP="009A59D1">
      <w:pPr>
        <w:pStyle w:val="38"/>
        <w:framePr w:wrap="notBeside"/>
        <w:rPr>
          <w:rtl/>
        </w:rPr>
      </w:pPr>
      <w:r w:rsidRPr="00660D7A">
        <w:rPr>
          <w:rFonts w:hint="cs"/>
          <w:rtl/>
        </w:rPr>
        <w:t>ו</w:t>
      </w:r>
      <w:r w:rsidR="007E6B08" w:rsidRPr="00660D7A">
        <w:rPr>
          <w:rFonts w:hint="cs"/>
          <w:rtl/>
        </w:rPr>
        <w:t>חלקו</w:t>
      </w:r>
      <w:r w:rsidR="00A24328">
        <w:rPr>
          <w:rtl/>
        </w:rPr>
        <w:t>:</w:t>
      </w:r>
    </w:p>
    <w:p w14:paraId="0E98B41A" w14:textId="13DD919E" w:rsidR="00DA51A5" w:rsidRPr="000528DA" w:rsidRDefault="00DA51A5" w:rsidP="000528DA">
      <w:pPr>
        <w:rPr>
          <w:rtl/>
        </w:rPr>
      </w:pPr>
      <w:r w:rsidRPr="00E34F28">
        <w:rPr>
          <w:rStyle w:val="afffff9"/>
          <w:rFonts w:hint="cs"/>
          <w:rtl/>
        </w:rPr>
        <w:t>אי</w:t>
      </w:r>
      <w:r w:rsidRPr="000528DA">
        <w:rPr>
          <w:rFonts w:hint="cs"/>
          <w:rtl/>
        </w:rPr>
        <w:t xml:space="preserve"> </w:t>
      </w:r>
      <w:r w:rsidR="007E6B08" w:rsidRPr="000528DA">
        <w:rPr>
          <w:rFonts w:hint="cs"/>
          <w:rtl/>
        </w:rPr>
        <w:t>אדם דחוי</w:t>
      </w:r>
      <w:r w:rsidR="00AE45B2" w:rsidRPr="000528DA">
        <w:rPr>
          <w:rFonts w:hint="cs"/>
          <w:rtl/>
        </w:rPr>
        <w:t>,</w:t>
      </w:r>
      <w:r w:rsidRPr="000528DA">
        <w:rPr>
          <w:rFonts w:hint="cs"/>
          <w:rtl/>
        </w:rPr>
        <w:t xml:space="preserve"> ואין ראוי ואין תפילתו תפילה</w:t>
      </w:r>
      <w:r w:rsidR="00AE45B2" w:rsidRPr="000528DA">
        <w:rPr>
          <w:rFonts w:hint="cs"/>
          <w:rtl/>
        </w:rPr>
        <w:t>,</w:t>
      </w:r>
      <w:r w:rsidR="007E4E8C" w:rsidRPr="007E4E8C">
        <w:rPr>
          <w:rStyle w:val="afffff9"/>
          <w:rtl/>
        </w:rPr>
        <w:t xml:space="preserve"> </w:t>
      </w:r>
      <w:r w:rsidR="007E4E8C">
        <w:rPr>
          <w:rStyle w:val="afffff9"/>
          <w:rtl/>
        </w:rPr>
        <w:ptab w:relativeTo="margin" w:alignment="right" w:leader="none"/>
      </w:r>
      <w:r w:rsidR="007E6B08" w:rsidRPr="00E34F28">
        <w:rPr>
          <w:rStyle w:val="afffff9"/>
          <w:rFonts w:hint="cs"/>
          <w:rtl/>
        </w:rPr>
        <w:t xml:space="preserve"> </w:t>
      </w:r>
      <w:r w:rsidRPr="00E34F28">
        <w:rPr>
          <w:rStyle w:val="afffff9"/>
          <w:rFonts w:hint="cs"/>
          <w:rtl/>
        </w:rPr>
        <w:t xml:space="preserve">או </w:t>
      </w:r>
      <w:r w:rsidR="00373A5A" w:rsidRPr="000528DA">
        <w:rPr>
          <w:rFonts w:hint="cs"/>
          <w:rtl/>
        </w:rPr>
        <w:t>ש</w:t>
      </w:r>
      <w:r w:rsidR="00AE45B2" w:rsidRPr="000528DA">
        <w:rPr>
          <w:rFonts w:hint="cs"/>
          <w:rtl/>
        </w:rPr>
        <w:t>ראוי</w:t>
      </w:r>
      <w:r w:rsidRPr="000528DA">
        <w:rPr>
          <w:rFonts w:hint="cs"/>
          <w:rtl/>
        </w:rPr>
        <w:t xml:space="preserve"> הוא</w:t>
      </w:r>
      <w:r w:rsidR="00373A5A" w:rsidRPr="000528DA">
        <w:rPr>
          <w:rFonts w:hint="cs"/>
          <w:rtl/>
        </w:rPr>
        <w:t>.</w:t>
      </w:r>
    </w:p>
    <w:p w14:paraId="030BE335" w14:textId="77777777" w:rsidR="00373A5A" w:rsidRPr="000528DA" w:rsidRDefault="00DA51A5" w:rsidP="000528DA">
      <w:pPr>
        <w:rPr>
          <w:rtl/>
        </w:rPr>
      </w:pPr>
      <w:bookmarkStart w:id="555" w:name="_Toc193635817"/>
      <w:bookmarkStart w:id="556" w:name="_Toc216184429"/>
      <w:r w:rsidRPr="00373A5A">
        <w:rPr>
          <w:rStyle w:val="afffffd"/>
          <w:spacing w:val="0"/>
          <w:rtl/>
        </w:rPr>
        <w:t>הנצרך לנקביו אל יתפלל,</w:t>
      </w:r>
      <w:bookmarkEnd w:id="555"/>
      <w:bookmarkEnd w:id="556"/>
      <w:r w:rsidRPr="000528DA">
        <w:rPr>
          <w:rtl/>
        </w:rPr>
        <w:t xml:space="preserve"> ואם התפלל תפלתו תועבה.</w:t>
      </w:r>
      <w:r w:rsidRPr="000528DA">
        <w:rPr>
          <w:rFonts w:hint="cs"/>
          <w:rtl/>
        </w:rPr>
        <w:t xml:space="preserve"> </w:t>
      </w:r>
    </w:p>
    <w:p w14:paraId="1C3747F6" w14:textId="4401610E" w:rsidR="00A24328" w:rsidRDefault="00DA51A5" w:rsidP="009A59D1">
      <w:pPr>
        <w:pStyle w:val="38"/>
        <w:framePr w:wrap="notBeside"/>
        <w:rPr>
          <w:rtl/>
        </w:rPr>
      </w:pPr>
      <w:r w:rsidRPr="00660D7A">
        <w:rPr>
          <w:rFonts w:hint="cs"/>
          <w:rtl/>
        </w:rPr>
        <w:t>ר</w:t>
      </w:r>
      <w:r w:rsidRPr="00660D7A">
        <w:rPr>
          <w:rtl/>
        </w:rPr>
        <w:t>"</w:t>
      </w:r>
      <w:r w:rsidRPr="00660D7A">
        <w:rPr>
          <w:rFonts w:hint="cs"/>
          <w:rtl/>
        </w:rPr>
        <w:t>ז</w:t>
      </w:r>
      <w:r w:rsidR="00A24328">
        <w:rPr>
          <w:rFonts w:hint="cs"/>
          <w:rtl/>
        </w:rPr>
        <w:t>:</w:t>
      </w:r>
    </w:p>
    <w:p w14:paraId="67C9E1CC" w14:textId="7EC665AB" w:rsidR="00DA51A5" w:rsidRPr="000528DA" w:rsidRDefault="00AE45B2" w:rsidP="000528DA">
      <w:pPr>
        <w:rPr>
          <w:rtl/>
        </w:rPr>
      </w:pPr>
      <w:r w:rsidRPr="000528DA">
        <w:rPr>
          <w:rFonts w:hint="cs"/>
          <w:rtl/>
        </w:rPr>
        <w:t xml:space="preserve">אם </w:t>
      </w:r>
      <w:r w:rsidR="00DA51A5" w:rsidRPr="000528DA">
        <w:rPr>
          <w:rFonts w:hint="cs"/>
          <w:rtl/>
        </w:rPr>
        <w:t xml:space="preserve">יכול </w:t>
      </w:r>
      <w:r w:rsidRPr="000528DA">
        <w:rPr>
          <w:rFonts w:hint="cs"/>
          <w:rtl/>
        </w:rPr>
        <w:t>לשהו</w:t>
      </w:r>
      <w:r w:rsidR="00DA51A5" w:rsidRPr="000528DA">
        <w:rPr>
          <w:rFonts w:hint="cs"/>
          <w:rtl/>
        </w:rPr>
        <w:t>ת עצמו עד פרסה תפלתו תפלה,</w:t>
      </w:r>
    </w:p>
    <w:p w14:paraId="47DEB973"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ד</w:t>
      </w:r>
      <w:r w:rsidR="00A24328">
        <w:rPr>
          <w:rtl/>
        </w:rPr>
        <w:t>:</w:t>
      </w:r>
    </w:p>
    <w:p w14:paraId="46E84486" w14:textId="0FD05F25" w:rsidR="00DA51A5" w:rsidRPr="000528DA" w:rsidRDefault="00DA51A5" w:rsidP="000528DA">
      <w:pPr>
        <w:rPr>
          <w:rtl/>
        </w:rPr>
      </w:pPr>
      <w:r w:rsidRPr="000528DA">
        <w:rPr>
          <w:rFonts w:hint="cs"/>
          <w:rtl/>
        </w:rPr>
        <w:t>אמתני' דביכול לעמוד על עצמו עד פרסה תפלתו תפלה</w:t>
      </w:r>
    </w:p>
    <w:p w14:paraId="51258FBD" w14:textId="6D3FCB2B" w:rsidR="00A24328" w:rsidRDefault="00DA51A5" w:rsidP="009A59D1">
      <w:pPr>
        <w:pStyle w:val="38"/>
        <w:framePr w:wrap="notBeside"/>
        <w:rPr>
          <w:rtl/>
        </w:rPr>
      </w:pPr>
      <w:r w:rsidRPr="00660D7A">
        <w:rPr>
          <w:rFonts w:hint="cs"/>
          <w:rtl/>
        </w:rPr>
        <w:t>ריו"נ</w:t>
      </w:r>
      <w:r w:rsidR="00A24328">
        <w:rPr>
          <w:rtl/>
        </w:rPr>
        <w:t>:</w:t>
      </w:r>
    </w:p>
    <w:p w14:paraId="5799945B" w14:textId="467D54A8" w:rsidR="00DA51A5" w:rsidRPr="000528DA" w:rsidRDefault="00280386" w:rsidP="000528DA">
      <w:pPr>
        <w:rPr>
          <w:rtl/>
        </w:rPr>
      </w:pPr>
      <w:r w:rsidRPr="000528DA">
        <w:rPr>
          <w:rtl/>
        </w:rPr>
        <w:t>הנצרך לנקביו</w:t>
      </w:r>
      <w:r w:rsidR="00373A5A" w:rsidRPr="000528DA">
        <w:rPr>
          <w:rFonts w:hint="cs"/>
          <w:rtl/>
        </w:rPr>
        <w:t>,</w:t>
      </w:r>
      <w:r w:rsidRPr="000528DA">
        <w:rPr>
          <w:rtl/>
        </w:rPr>
        <w:t xml:space="preserve"> לא יתפלל</w:t>
      </w:r>
      <w:r w:rsidRPr="000528DA">
        <w:rPr>
          <w:rFonts w:hint="cs"/>
          <w:rtl/>
        </w:rPr>
        <w:t xml:space="preserve"> ד</w:t>
      </w:r>
      <w:r w:rsidR="00DA51A5" w:rsidRPr="00A4639B">
        <w:rPr>
          <w:rStyle w:val="ad"/>
          <w:rFonts w:hint="cs"/>
          <w:sz w:val="14"/>
          <w:rtl/>
        </w:rPr>
        <w:t>'</w:t>
      </w:r>
      <w:r w:rsidR="00DA51A5" w:rsidRPr="00A4639B">
        <w:rPr>
          <w:rStyle w:val="ad"/>
          <w:sz w:val="14"/>
          <w:rtl/>
        </w:rPr>
        <w:t>הכון לקראת אלהיך ישראל</w:t>
      </w:r>
      <w:r w:rsidR="00DA51A5" w:rsidRPr="00A4639B">
        <w:rPr>
          <w:rStyle w:val="ad"/>
          <w:rFonts w:hint="cs"/>
          <w:sz w:val="14"/>
          <w:rtl/>
        </w:rPr>
        <w:t>'</w:t>
      </w:r>
      <w:r w:rsidR="00DA51A5" w:rsidRPr="00A4639B">
        <w:rPr>
          <w:rStyle w:val="ad"/>
          <w:sz w:val="14"/>
          <w:rtl/>
        </w:rPr>
        <w:t>.</w:t>
      </w:r>
    </w:p>
    <w:p w14:paraId="39DD526E" w14:textId="29846E89" w:rsidR="00883DFA" w:rsidRPr="00E34F28" w:rsidRDefault="00DA51A5" w:rsidP="00373A5A">
      <w:pPr>
        <w:pStyle w:val="afffff5"/>
        <w:jc w:val="center"/>
        <w:rPr>
          <w:rtl/>
        </w:rPr>
      </w:pPr>
      <w:r w:rsidRPr="00A4639B">
        <w:rPr>
          <w:rStyle w:val="ad"/>
          <w:rFonts w:hint="cs"/>
          <w:sz w:val="14"/>
          <w:rtl/>
        </w:rPr>
        <w:t>'</w:t>
      </w:r>
      <w:r w:rsidRPr="00A4639B">
        <w:rPr>
          <w:rStyle w:val="ad"/>
          <w:sz w:val="14"/>
          <w:rtl/>
        </w:rPr>
        <w:t>שמור רגלך כאשר תלך אל בית האלהים</w:t>
      </w:r>
      <w:r w:rsidRPr="00A4639B">
        <w:rPr>
          <w:rStyle w:val="ad"/>
          <w:rFonts w:hint="cs"/>
          <w:sz w:val="14"/>
          <w:rtl/>
        </w:rPr>
        <w:t>'</w:t>
      </w:r>
      <w:r w:rsidRPr="00A4639B">
        <w:rPr>
          <w:rStyle w:val="ad"/>
          <w:sz w:val="14"/>
          <w:rtl/>
        </w:rPr>
        <w:t>,</w:t>
      </w:r>
    </w:p>
    <w:p w14:paraId="3B171BDB" w14:textId="5BC854C7" w:rsidR="00A24328" w:rsidRDefault="00DA51A5" w:rsidP="009A59D1">
      <w:pPr>
        <w:pStyle w:val="38"/>
        <w:framePr w:wrap="notBeside"/>
        <w:rPr>
          <w:rtl/>
        </w:rPr>
      </w:pPr>
      <w:r w:rsidRPr="00660D7A">
        <w:rPr>
          <w:rFonts w:hint="cs"/>
          <w:rtl/>
        </w:rPr>
        <w:t>א. מריו"נ</w:t>
      </w:r>
      <w:r w:rsidR="009B14FE">
        <w:rPr>
          <w:rtl/>
        </w:rPr>
        <w:t>:</w:t>
      </w:r>
    </w:p>
    <w:p w14:paraId="7AB02AF6" w14:textId="29083647" w:rsidR="006F02FB" w:rsidRPr="000528DA" w:rsidRDefault="00373A5A" w:rsidP="000528DA">
      <w:pPr>
        <w:rPr>
          <w:rtl/>
        </w:rPr>
      </w:pPr>
      <w:r w:rsidRPr="000528DA">
        <w:rPr>
          <w:rFonts w:hint="cs"/>
          <w:rtl/>
        </w:rPr>
        <w:t>ש</w:t>
      </w:r>
      <w:r w:rsidR="00DA51A5" w:rsidRPr="000528DA">
        <w:rPr>
          <w:rtl/>
        </w:rPr>
        <w:t>מור עצמך שלא תחטא,</w:t>
      </w:r>
      <w:r w:rsidR="00DA51A5" w:rsidRPr="000528DA">
        <w:rPr>
          <w:rFonts w:hint="cs"/>
          <w:rtl/>
        </w:rPr>
        <w:t xml:space="preserve"> </w:t>
      </w:r>
      <w:r w:rsidR="00DA51A5" w:rsidRPr="000528DA">
        <w:rPr>
          <w:rtl/>
        </w:rPr>
        <w:t>ואם תחטא</w:t>
      </w:r>
      <w:r w:rsidR="00291D7F" w:rsidRPr="000528DA">
        <w:rPr>
          <w:rtl/>
        </w:rPr>
        <w:t xml:space="preserve"> </w:t>
      </w:r>
      <w:r w:rsidR="00DA51A5" w:rsidRPr="000528DA">
        <w:rPr>
          <w:rtl/>
        </w:rPr>
        <w:t>הבא קרבן לפני.</w:t>
      </w:r>
      <w:r w:rsidR="001C7A33" w:rsidRPr="000528DA">
        <w:rPr>
          <w:rFonts w:hint="cs"/>
          <w:rtl/>
        </w:rPr>
        <w:t xml:space="preserve"> </w:t>
      </w:r>
    </w:p>
    <w:p w14:paraId="5D1116BD" w14:textId="2673FD5F" w:rsidR="00A24328" w:rsidRDefault="00DA51A5" w:rsidP="009A59D1">
      <w:pPr>
        <w:pStyle w:val="38"/>
        <w:framePr w:wrap="notBeside"/>
        <w:rPr>
          <w:rtl/>
        </w:rPr>
      </w:pPr>
      <w:r w:rsidRPr="00660D7A">
        <w:rPr>
          <w:rFonts w:hint="cs"/>
          <w:rtl/>
        </w:rPr>
        <w:t xml:space="preserve">ב. </w:t>
      </w:r>
      <w:r w:rsidRPr="00660D7A">
        <w:rPr>
          <w:rtl/>
        </w:rPr>
        <w:t>רבא</w:t>
      </w:r>
      <w:r w:rsidR="00A24328">
        <w:rPr>
          <w:rtl/>
        </w:rPr>
        <w:t>:</w:t>
      </w:r>
    </w:p>
    <w:p w14:paraId="536D19E0" w14:textId="12013E19" w:rsidR="00DA51A5" w:rsidRPr="00470C2A" w:rsidRDefault="00DA51A5" w:rsidP="000528DA">
      <w:pPr>
        <w:rPr>
          <w:spacing w:val="-6"/>
          <w:rtl/>
        </w:rPr>
      </w:pPr>
      <w:r w:rsidRPr="00470C2A">
        <w:rPr>
          <w:spacing w:val="-6"/>
          <w:rtl/>
        </w:rPr>
        <w:t>הוי קרוב לשמוע דברי חכמים שאם חוטאים מביאים קרבן ועושים תשובה</w:t>
      </w:r>
    </w:p>
    <w:p w14:paraId="70C0B9A5" w14:textId="623E0B08" w:rsidR="00373A5A" w:rsidRPr="00E34F28" w:rsidRDefault="00DA51A5" w:rsidP="00373A5A">
      <w:pPr>
        <w:pStyle w:val="afffff5"/>
        <w:spacing w:before="0"/>
        <w:jc w:val="center"/>
        <w:rPr>
          <w:rtl/>
        </w:rPr>
      </w:pPr>
      <w:r w:rsidRPr="00A4639B">
        <w:rPr>
          <w:rStyle w:val="ad"/>
          <w:rFonts w:hint="cs"/>
          <w:sz w:val="14"/>
          <w:rtl/>
        </w:rPr>
        <w:t>'</w:t>
      </w:r>
      <w:r w:rsidRPr="00A4639B">
        <w:rPr>
          <w:rStyle w:val="ad"/>
          <w:sz w:val="14"/>
          <w:rtl/>
        </w:rPr>
        <w:t>מתת הכסילים זבח</w:t>
      </w:r>
      <w:r w:rsidRPr="00A4639B">
        <w:rPr>
          <w:rStyle w:val="ad"/>
          <w:rFonts w:hint="cs"/>
          <w:sz w:val="14"/>
          <w:rtl/>
        </w:rPr>
        <w:t>'</w:t>
      </w:r>
    </w:p>
    <w:p w14:paraId="08ED83F0" w14:textId="5D57DAF3" w:rsidR="006F02FB" w:rsidRPr="00E34F28" w:rsidRDefault="00DA51A5" w:rsidP="00373A5A">
      <w:pPr>
        <w:pStyle w:val="afffff5"/>
        <w:spacing w:before="0"/>
        <w:rPr>
          <w:rtl/>
        </w:rPr>
      </w:pPr>
      <w:r w:rsidRPr="00FE3D07">
        <w:rPr>
          <w:rtl/>
        </w:rPr>
        <w:t xml:space="preserve">אל תהי ככסילים שחוטאים ומביאים קרבן, ואינם יודעים אם על הטובה </w:t>
      </w:r>
      <w:r w:rsidRPr="00FE3D07">
        <w:rPr>
          <w:rFonts w:hint="cs"/>
          <w:rtl/>
        </w:rPr>
        <w:t>או</w:t>
      </w:r>
      <w:r w:rsidRPr="00FE3D07">
        <w:rPr>
          <w:rtl/>
        </w:rPr>
        <w:t xml:space="preserve"> על הרעה הם מביאים. </w:t>
      </w:r>
      <w:r w:rsidRPr="00FE3D07">
        <w:rPr>
          <w:rFonts w:hint="cs"/>
          <w:rtl/>
        </w:rPr>
        <w:t>ד</w:t>
      </w:r>
      <w:r w:rsidRPr="00FE3D07">
        <w:rPr>
          <w:rtl/>
        </w:rPr>
        <w:t>בין טוב לרע אינן מבחינים, והם מביאים קרבן לפני?</w:t>
      </w:r>
      <w:r w:rsidR="001C7A33" w:rsidRPr="00FE3D07">
        <w:rPr>
          <w:rFonts w:hint="cs"/>
          <w:rtl/>
        </w:rPr>
        <w:t xml:space="preserve"> </w:t>
      </w:r>
    </w:p>
    <w:p w14:paraId="33729D87" w14:textId="0AA64432" w:rsidR="00A24328" w:rsidRDefault="00DA51A5" w:rsidP="009A59D1">
      <w:pPr>
        <w:pStyle w:val="38"/>
        <w:framePr w:wrap="notBeside"/>
        <w:rPr>
          <w:rtl/>
        </w:rPr>
      </w:pPr>
      <w:r w:rsidRPr="00660D7A">
        <w:rPr>
          <w:rFonts w:hint="cs"/>
          <w:rtl/>
        </w:rPr>
        <w:t>ר"א</w:t>
      </w:r>
      <w:r w:rsidR="00A24328">
        <w:rPr>
          <w:rtl/>
        </w:rPr>
        <w:t>:</w:t>
      </w:r>
    </w:p>
    <w:p w14:paraId="1AEB330E" w14:textId="73A2465F" w:rsidR="00DA51A5" w:rsidRPr="000528DA" w:rsidRDefault="00DA51A5" w:rsidP="000528DA">
      <w:pPr>
        <w:rPr>
          <w:rtl/>
        </w:rPr>
      </w:pPr>
      <w:r w:rsidRPr="000528DA">
        <w:rPr>
          <w:rtl/>
        </w:rPr>
        <w:t>שמור נקביך בשעה שאתה עומד בתפלה לפני.</w:t>
      </w:r>
      <w:r w:rsidR="001C7A33" w:rsidRPr="000528DA">
        <w:rPr>
          <w:rFonts w:hint="cs"/>
          <w:rtl/>
        </w:rPr>
        <w:t xml:space="preserve"> </w:t>
      </w:r>
    </w:p>
    <w:p w14:paraId="4C1261A6" w14:textId="77777777" w:rsidR="00883DFA" w:rsidRPr="00E34F28" w:rsidRDefault="00DA51A5" w:rsidP="00682BF2">
      <w:pPr>
        <w:pStyle w:val="afffff5"/>
        <w:rPr>
          <w:rtl/>
        </w:rPr>
      </w:pPr>
      <w:bookmarkStart w:id="557" w:name="_Toc193635818"/>
      <w:bookmarkStart w:id="558" w:name="_Toc216184430"/>
      <w:r w:rsidRPr="00373A5A">
        <w:rPr>
          <w:rStyle w:val="afffffd"/>
          <w:spacing w:val="0"/>
          <w:rtl/>
        </w:rPr>
        <w:t>הנכנס לבית הכסא</w:t>
      </w:r>
      <w:r w:rsidR="00687F1D" w:rsidRPr="00373A5A">
        <w:rPr>
          <w:rStyle w:val="afffffd"/>
          <w:rFonts w:hint="cs"/>
          <w:spacing w:val="0"/>
          <w:rtl/>
        </w:rPr>
        <w:t>,</w:t>
      </w:r>
      <w:bookmarkEnd w:id="557"/>
      <w:bookmarkEnd w:id="558"/>
      <w:r w:rsidRPr="006D3CF8">
        <w:rPr>
          <w:rStyle w:val="afffffd"/>
          <w:b w:val="0"/>
          <w:rtl/>
        </w:rPr>
        <w:t xml:space="preserve"> </w:t>
      </w:r>
      <w:r w:rsidR="001C7A33" w:rsidRPr="00687F1D">
        <w:rPr>
          <w:rtl/>
        </w:rPr>
        <w:t>חולץ תפילי</w:t>
      </w:r>
      <w:r w:rsidR="004E039D" w:rsidRPr="00687F1D">
        <w:rPr>
          <w:rFonts w:hint="cs"/>
          <w:rtl/>
        </w:rPr>
        <w:t xml:space="preserve">ן </w:t>
      </w:r>
      <w:r w:rsidR="001C7A33" w:rsidRPr="00FE3D07">
        <w:rPr>
          <w:rFonts w:ascii="Fb Fontext" w:hAnsi="Fb Fontext"/>
          <w:rtl/>
        </w:rPr>
        <w:t xml:space="preserve">ברחוק </w:t>
      </w:r>
      <w:r w:rsidR="001C7A33" w:rsidRPr="00FE3D07">
        <w:rPr>
          <w:rFonts w:ascii="Fb Fontext" w:hAnsi="Fb Fontext" w:hint="cs"/>
          <w:rtl/>
        </w:rPr>
        <w:t xml:space="preserve">ד' </w:t>
      </w:r>
      <w:r w:rsidRPr="00FE3D07">
        <w:rPr>
          <w:rFonts w:ascii="Fb Fontext" w:hAnsi="Fb Fontext"/>
          <w:rtl/>
        </w:rPr>
        <w:t>אמות, ונכנס.</w:t>
      </w:r>
      <w:r w:rsidR="001C7A33" w:rsidRPr="00FE3D07">
        <w:rPr>
          <w:rFonts w:hint="cs"/>
          <w:rtl/>
        </w:rPr>
        <w:t xml:space="preserve"> </w:t>
      </w:r>
    </w:p>
    <w:p w14:paraId="0408C4AD" w14:textId="4AAE68AC" w:rsidR="00A24328" w:rsidRDefault="00DA51A5" w:rsidP="009A59D1">
      <w:pPr>
        <w:pStyle w:val="38"/>
        <w:framePr w:wrap="notBeside"/>
        <w:rPr>
          <w:rtl/>
        </w:rPr>
      </w:pPr>
      <w:r w:rsidRPr="00660D7A">
        <w:rPr>
          <w:rFonts w:hint="cs"/>
          <w:rtl/>
        </w:rPr>
        <w:t>ר</w:t>
      </w:r>
      <w:r w:rsidRPr="00660D7A">
        <w:rPr>
          <w:rtl/>
        </w:rPr>
        <w:t>"</w:t>
      </w:r>
      <w:r w:rsidRPr="00660D7A">
        <w:rPr>
          <w:rFonts w:hint="cs"/>
          <w:rtl/>
        </w:rPr>
        <w:t>ש</w:t>
      </w:r>
      <w:r w:rsidR="00A24328">
        <w:rPr>
          <w:rtl/>
        </w:rPr>
        <w:t>:</w:t>
      </w:r>
    </w:p>
    <w:p w14:paraId="7838F4AB" w14:textId="4F1216FD" w:rsidR="006F02FB" w:rsidRPr="000528DA" w:rsidRDefault="00DA51A5" w:rsidP="000528DA">
      <w:pPr>
        <w:rPr>
          <w:rtl/>
        </w:rPr>
      </w:pPr>
      <w:r w:rsidRPr="000528DA">
        <w:rPr>
          <w:rFonts w:hint="cs"/>
          <w:rtl/>
        </w:rPr>
        <w:t>דווקא</w:t>
      </w:r>
      <w:r w:rsidRPr="000528DA">
        <w:rPr>
          <w:rtl/>
        </w:rPr>
        <w:t xml:space="preserve"> בית הכסא </w:t>
      </w:r>
      <w:r w:rsidRPr="00A10336">
        <w:rPr>
          <w:rStyle w:val="30"/>
          <w:rtl/>
        </w:rPr>
        <w:t>קבוע</w:t>
      </w:r>
      <w:r w:rsidRPr="000528DA">
        <w:rPr>
          <w:rtl/>
        </w:rPr>
        <w:t xml:space="preserve">, </w:t>
      </w:r>
      <w:r w:rsidR="00373A5A" w:rsidRPr="000528DA">
        <w:rPr>
          <w:rtl/>
        </w:rPr>
        <w:tab/>
      </w:r>
      <w:r w:rsidRPr="000528DA">
        <w:rPr>
          <w:rtl/>
        </w:rPr>
        <w:t xml:space="preserve">אבל </w:t>
      </w:r>
      <w:r w:rsidRPr="00A10336">
        <w:rPr>
          <w:rStyle w:val="30"/>
          <w:rtl/>
        </w:rPr>
        <w:t>עראי</w:t>
      </w:r>
      <w:r w:rsidRPr="000528DA">
        <w:rPr>
          <w:rtl/>
        </w:rPr>
        <w:t xml:space="preserve"> חולץ ונפנה לאלתר.</w:t>
      </w:r>
      <w:r w:rsidR="001C7A33" w:rsidRPr="000528DA">
        <w:rPr>
          <w:rFonts w:hint="cs"/>
          <w:rtl/>
        </w:rPr>
        <w:t xml:space="preserve"> </w:t>
      </w:r>
    </w:p>
    <w:p w14:paraId="3C0F3C62" w14:textId="77777777" w:rsidR="00DA51A5" w:rsidRPr="000528DA" w:rsidRDefault="00DA51A5" w:rsidP="000528DA">
      <w:pPr>
        <w:rPr>
          <w:rtl/>
        </w:rPr>
      </w:pPr>
      <w:bookmarkStart w:id="559" w:name="_Toc193635819"/>
      <w:bookmarkStart w:id="560" w:name="_Toc216184431"/>
      <w:r w:rsidRPr="00F95182">
        <w:rPr>
          <w:rStyle w:val="afffffd"/>
          <w:rtl/>
        </w:rPr>
        <w:t>וכשיוצא</w:t>
      </w:r>
      <w:bookmarkEnd w:id="559"/>
      <w:bookmarkEnd w:id="560"/>
      <w:r w:rsidRPr="000528DA">
        <w:rPr>
          <w:rtl/>
        </w:rPr>
        <w:t xml:space="preserve"> מרחיק </w:t>
      </w:r>
      <w:r w:rsidRPr="000528DA">
        <w:rPr>
          <w:rFonts w:hint="cs"/>
          <w:rtl/>
        </w:rPr>
        <w:t xml:space="preserve">ד' </w:t>
      </w:r>
      <w:r w:rsidRPr="000528DA">
        <w:rPr>
          <w:rtl/>
        </w:rPr>
        <w:t>אמות ומניחן, מפני שעשאו בית הכסא קבוע.</w:t>
      </w:r>
    </w:p>
    <w:p w14:paraId="2F8C439C" w14:textId="77777777" w:rsidR="00883DFA" w:rsidRPr="00E34F28" w:rsidRDefault="00DA51A5" w:rsidP="00682BF2">
      <w:pPr>
        <w:pStyle w:val="afffff5"/>
        <w:rPr>
          <w:rtl/>
        </w:rPr>
      </w:pPr>
      <w:bookmarkStart w:id="561" w:name="_Toc193635820"/>
      <w:bookmarkStart w:id="562" w:name="_Toc216184432"/>
      <w:r w:rsidRPr="00373A5A">
        <w:rPr>
          <w:rStyle w:val="afffffd"/>
          <w:rtl/>
        </w:rPr>
        <w:t>בית הכסא קבוע</w:t>
      </w:r>
      <w:bookmarkEnd w:id="561"/>
      <w:bookmarkEnd w:id="562"/>
      <w:r w:rsidRPr="00A10336">
        <w:rPr>
          <w:rStyle w:val="30"/>
          <w:rtl/>
        </w:rPr>
        <w:t xml:space="preserve"> </w:t>
      </w:r>
      <w:r w:rsidR="00687F1D" w:rsidRPr="00A10336">
        <w:rPr>
          <w:rStyle w:val="30"/>
          <w:rFonts w:hint="cs"/>
          <w:rtl/>
        </w:rPr>
        <w:t xml:space="preserve">מהו שיכנס בתפילין </w:t>
      </w:r>
      <w:r w:rsidRPr="00936984">
        <w:rPr>
          <w:rtl/>
        </w:rPr>
        <w:t>להשתין מים,</w:t>
      </w:r>
      <w:r w:rsidR="002D2A9C" w:rsidRPr="00936984">
        <w:rPr>
          <w:rFonts w:hint="cs"/>
          <w:rtl/>
        </w:rPr>
        <w:t xml:space="preserve"> </w:t>
      </w:r>
    </w:p>
    <w:p w14:paraId="330A8081" w14:textId="77777777" w:rsidR="00883DFA" w:rsidRPr="000528DA" w:rsidRDefault="00DA51A5" w:rsidP="000528DA">
      <w:pPr>
        <w:rPr>
          <w:rtl/>
        </w:rPr>
      </w:pPr>
      <w:r w:rsidRPr="00E34F28">
        <w:rPr>
          <w:rStyle w:val="afffff9"/>
          <w:rtl/>
        </w:rPr>
        <w:t>רבינא</w:t>
      </w:r>
      <w:r w:rsidRPr="000528DA">
        <w:rPr>
          <w:rtl/>
        </w:rPr>
        <w:t xml:space="preserve"> שרי, </w:t>
      </w:r>
      <w:r w:rsidRPr="00E34F28">
        <w:rPr>
          <w:rStyle w:val="afffff9"/>
          <w:rFonts w:hint="cs"/>
          <w:rtl/>
        </w:rPr>
        <w:t>ראב</w:t>
      </w:r>
      <w:r w:rsidRPr="00E34F28">
        <w:rPr>
          <w:rStyle w:val="afffff9"/>
          <w:rtl/>
        </w:rPr>
        <w:t>"</w:t>
      </w:r>
      <w:r w:rsidRPr="00E34F28">
        <w:rPr>
          <w:rStyle w:val="afffff9"/>
          <w:rFonts w:hint="cs"/>
          <w:rtl/>
        </w:rPr>
        <w:t>מ</w:t>
      </w:r>
      <w:r w:rsidRPr="000528DA">
        <w:rPr>
          <w:rtl/>
        </w:rPr>
        <w:t xml:space="preserve"> </w:t>
      </w:r>
      <w:r w:rsidR="005B435B" w:rsidRPr="00E34F28">
        <w:rPr>
          <w:rStyle w:val="afffff9"/>
          <w:rFonts w:hint="cs"/>
          <w:rtl/>
        </w:rPr>
        <w:t xml:space="preserve">ורבא: </w:t>
      </w:r>
      <w:r w:rsidRPr="000528DA">
        <w:rPr>
          <w:rtl/>
        </w:rPr>
        <w:t>אסר.</w:t>
      </w:r>
      <w:r w:rsidR="005B435B" w:rsidRPr="000528DA">
        <w:rPr>
          <w:rFonts w:hint="cs"/>
          <w:rtl/>
        </w:rPr>
        <w:t xml:space="preserve"> </w:t>
      </w:r>
      <w:r w:rsidRPr="000528DA">
        <w:rPr>
          <w:rtl/>
        </w:rPr>
        <w:t xml:space="preserve">שמא יפנה </w:t>
      </w:r>
      <w:r w:rsidRPr="00E34F28">
        <w:rPr>
          <w:rStyle w:val="afffff9"/>
          <w:rFonts w:hint="cs"/>
          <w:rtl/>
        </w:rPr>
        <w:t>או</w:t>
      </w:r>
      <w:r w:rsidRPr="000528DA">
        <w:rPr>
          <w:rFonts w:hint="cs"/>
          <w:rtl/>
        </w:rPr>
        <w:t xml:space="preserve"> יפיח </w:t>
      </w:r>
      <w:r w:rsidRPr="000528DA">
        <w:rPr>
          <w:rtl/>
        </w:rPr>
        <w:t>בהן.</w:t>
      </w:r>
      <w:r w:rsidR="002D2A9C" w:rsidRPr="000528DA">
        <w:rPr>
          <w:rFonts w:hint="cs"/>
          <w:rtl/>
        </w:rPr>
        <w:t xml:space="preserve"> </w:t>
      </w:r>
    </w:p>
    <w:p w14:paraId="34F09D9F" w14:textId="77777777" w:rsidR="00883DFA" w:rsidRPr="00E34F28" w:rsidRDefault="00DA51A5" w:rsidP="000F6DD4">
      <w:pPr>
        <w:pStyle w:val="afffffc"/>
        <w:rPr>
          <w:rtl/>
        </w:rPr>
      </w:pPr>
      <w:bookmarkStart w:id="563" w:name="_Toc193635821"/>
      <w:bookmarkStart w:id="564" w:name="_Toc216184433"/>
      <w:r w:rsidRPr="007D462B">
        <w:rPr>
          <w:rtl/>
        </w:rPr>
        <w:t>הנכנס לבית הכסא קבוע</w:t>
      </w:r>
      <w:bookmarkEnd w:id="563"/>
      <w:bookmarkEnd w:id="564"/>
      <w:r w:rsidRPr="00FE3D07">
        <w:rPr>
          <w:rFonts w:hint="cs"/>
          <w:rtl/>
        </w:rPr>
        <w:t xml:space="preserve"> </w:t>
      </w:r>
    </w:p>
    <w:p w14:paraId="12B98E5D" w14:textId="2FECBD18" w:rsidR="00A24328" w:rsidRDefault="00DA51A5" w:rsidP="009A59D1">
      <w:pPr>
        <w:pStyle w:val="38"/>
        <w:framePr w:wrap="notBeside"/>
        <w:rPr>
          <w:rtl/>
        </w:rPr>
      </w:pPr>
      <w:r w:rsidRPr="00660D7A">
        <w:rPr>
          <w:rFonts w:hint="cs"/>
          <w:rtl/>
        </w:rPr>
        <w:t>לב"ש</w:t>
      </w:r>
      <w:r w:rsidR="00A24328">
        <w:rPr>
          <w:rFonts w:hint="cs"/>
          <w:rtl/>
        </w:rPr>
        <w:t>:</w:t>
      </w:r>
    </w:p>
    <w:p w14:paraId="6EA9FD3F" w14:textId="5F6DCF60" w:rsidR="00373A5A" w:rsidRPr="000528DA" w:rsidRDefault="00DA51A5" w:rsidP="000528DA">
      <w:pPr>
        <w:rPr>
          <w:rtl/>
        </w:rPr>
      </w:pPr>
      <w:r w:rsidRPr="000528DA">
        <w:rPr>
          <w:rtl/>
        </w:rPr>
        <w:t xml:space="preserve">חולץ תפיליו ברחוק </w:t>
      </w:r>
      <w:r w:rsidRPr="000528DA">
        <w:rPr>
          <w:rFonts w:hint="cs"/>
          <w:rtl/>
        </w:rPr>
        <w:t>ד' אמות</w:t>
      </w:r>
      <w:r>
        <w:rPr>
          <w:rtl/>
        </w:rPr>
        <w:t xml:space="preserve">, ומניחן בחלון הסמוך </w:t>
      </w:r>
      <w:r>
        <w:rPr>
          <w:rStyle w:val="afffff9"/>
          <w:rtl/>
          <w:rPrChange w:id="9129" w:author="מנוע אמוראים" w:date="2026-10-05T16:40:51Z">
            <w:rPr>
              <w:rtl/>
            </w:rPr>
          </w:rPrChange>
        </w:rPr>
        <w:t xml:space="preserve">לר</w:t>
      </w:r>
      <w:r>
        <w:rPr>
          <w:rStyle w:val="afffff9"/>
          <w:rFonts w:hint="cs"/>
          <w:rtl/>
          <w:rPrChange w:id="9130" w:author="מנוע אמוראים" w:date="2026-10-05T16:40:51Z">
            <w:rPr>
              <w:rFonts w:hint="cs"/>
              <w:rtl/>
            </w:rPr>
          </w:rPrChange>
        </w:rPr>
        <w:t xml:space="preserve">ה"ר</w:t>
      </w:r>
      <w:r>
        <w:rPr>
          <w:rFonts w:hint="cs"/>
          <w:rtl/>
        </w:rPr>
        <w:t xml:space="preserve"> </w:t>
      </w:r>
      <w:r w:rsidRPr="000528DA">
        <w:rPr>
          <w:rtl/>
        </w:rPr>
        <w:t xml:space="preserve">ונכנס </w:t>
      </w:r>
      <w:r w:rsidRPr="000528DA">
        <w:rPr>
          <w:rFonts w:hint="cs"/>
          <w:rtl/>
        </w:rPr>
        <w:t>וכש</w:t>
      </w:r>
      <w:r w:rsidRPr="000528DA">
        <w:rPr>
          <w:rtl/>
        </w:rPr>
        <w:t xml:space="preserve">יוצא מרחיק </w:t>
      </w:r>
      <w:r w:rsidRPr="000528DA">
        <w:rPr>
          <w:rFonts w:hint="cs"/>
          <w:rtl/>
        </w:rPr>
        <w:t xml:space="preserve">ד' </w:t>
      </w:r>
      <w:r w:rsidRPr="000528DA">
        <w:rPr>
          <w:rtl/>
        </w:rPr>
        <w:t>אמות ומניחן,</w:t>
      </w:r>
      <w:r w:rsidR="00F1382A" w:rsidRPr="000528DA">
        <w:rPr>
          <w:rFonts w:hint="cs"/>
          <w:rtl/>
        </w:rPr>
        <w:t xml:space="preserve"> </w:t>
      </w:r>
      <w:r w:rsidRPr="00E34F28">
        <w:rPr>
          <w:rStyle w:val="afffff9"/>
          <w:rtl/>
        </w:rPr>
        <w:t>וב"ה:</w:t>
      </w:r>
      <w:r w:rsidRPr="000528DA">
        <w:rPr>
          <w:rFonts w:ascii="Fb Fontext" w:hAnsi="Fb Fontext"/>
          <w:rtl/>
        </w:rPr>
        <w:t xml:space="preserve"> אוחזן בידו ונכנס.</w:t>
      </w:r>
      <w:r w:rsidR="00F1382A" w:rsidRPr="000528DA">
        <w:rPr>
          <w:rFonts w:hint="cs"/>
          <w:rtl/>
        </w:rPr>
        <w:t xml:space="preserve"> </w:t>
      </w:r>
    </w:p>
    <w:p w14:paraId="0BEF8BD8" w14:textId="4C686F02" w:rsidR="00A24328" w:rsidRDefault="00DA51A5" w:rsidP="009A59D1">
      <w:pPr>
        <w:pStyle w:val="38"/>
        <w:framePr w:wrap="notBeside"/>
        <w:rPr>
          <w:rtl/>
        </w:rPr>
      </w:pPr>
      <w:r w:rsidRPr="00660D7A">
        <w:rPr>
          <w:rFonts w:hint="cs"/>
          <w:rtl/>
        </w:rPr>
        <w:t>ולר</w:t>
      </w:r>
      <w:r w:rsidRPr="00660D7A">
        <w:rPr>
          <w:rtl/>
        </w:rPr>
        <w:t>"</w:t>
      </w:r>
      <w:r w:rsidRPr="00660D7A">
        <w:rPr>
          <w:rFonts w:hint="cs"/>
          <w:rtl/>
        </w:rPr>
        <w:t>ע</w:t>
      </w:r>
      <w:r w:rsidR="00A24328">
        <w:rPr>
          <w:rtl/>
        </w:rPr>
        <w:t>:</w:t>
      </w:r>
    </w:p>
    <w:p w14:paraId="0DDB9E8D" w14:textId="73973C41" w:rsidR="00AC7AE4" w:rsidRPr="000528DA" w:rsidRDefault="00DA51A5" w:rsidP="007A2FF5">
      <w:pPr>
        <w:spacing w:after="60"/>
        <w:rPr>
          <w:rtl/>
        </w:rPr>
      </w:pPr>
      <w:r w:rsidRPr="000528DA">
        <w:rPr>
          <w:rtl/>
        </w:rPr>
        <w:lastRenderedPageBreak/>
        <w:t>אוחזן בבגדו ובידו ונכנס, ומניחם בחורין הסמוכים לבית הכסא.</w:t>
      </w:r>
      <w:r w:rsidR="004E0B08" w:rsidRPr="000528DA">
        <w:rPr>
          <w:rFonts w:hint="cs"/>
          <w:rtl/>
        </w:rPr>
        <w:t xml:space="preserve"> </w:t>
      </w:r>
      <w:r>
        <w:rPr>
          <w:rtl/>
        </w:rPr>
        <w:t xml:space="preserve">ולא </w:t>
      </w:r>
      <w:r>
        <w:rPr>
          <w:rStyle w:val="afffff9"/>
          <w:rtl/>
          <w:rPrChange w:id="9131" w:author="מנוע אמוראים" w:date="2026-10-05T16:40:51Z">
            <w:rPr>
              <w:rtl/>
            </w:rPr>
          </w:rPrChange>
        </w:rPr>
        <w:t xml:space="preserve">לר</w:t>
      </w:r>
      <w:r>
        <w:rPr>
          <w:rStyle w:val="afffff9"/>
          <w:rFonts w:hint="cs"/>
          <w:rtl/>
          <w:rPrChange w:id="9132" w:author="מנוע אמוראים" w:date="2026-10-05T16:40:51Z">
            <w:rPr>
              <w:rFonts w:hint="cs"/>
              <w:rtl/>
            </w:rPr>
          </w:rPrChange>
        </w:rPr>
        <w:t xml:space="preserve">ה"ר</w:t>
      </w:r>
      <w:r w:rsidRPr="000528DA">
        <w:rPr>
          <w:rtl/>
        </w:rPr>
        <w:t>, שמא יטלום עוברי דרכים ויבא לידי חשד.</w:t>
      </w:r>
      <w:r w:rsidR="004E0B08" w:rsidRPr="00A10336">
        <w:rPr>
          <w:rStyle w:val="30"/>
          <w:rFonts w:hint="cs"/>
          <w:rtl/>
        </w:rPr>
        <w:t xml:space="preserve"> </w:t>
      </w:r>
    </w:p>
    <w:p w14:paraId="3D5E4D22" w14:textId="77777777" w:rsidR="00DA51A5" w:rsidRPr="000528DA" w:rsidRDefault="00DA51A5" w:rsidP="000528DA">
      <w:pPr>
        <w:rPr>
          <w:rtl/>
        </w:rPr>
      </w:pPr>
      <w:bookmarkStart w:id="565" w:name="_Toc193635822"/>
      <w:bookmarkStart w:id="566" w:name="_Toc216184434"/>
      <w:r w:rsidRPr="00A10336">
        <w:rPr>
          <w:rStyle w:val="30"/>
          <w:rtl/>
        </w:rPr>
        <w:t>ומעשה בתלמיד</w:t>
      </w:r>
      <w:r w:rsidR="005B435B" w:rsidRPr="00A10336">
        <w:rPr>
          <w:rStyle w:val="30"/>
          <w:rFonts w:hint="cs"/>
          <w:rtl/>
        </w:rPr>
        <w:t xml:space="preserve"> </w:t>
      </w:r>
      <w:r w:rsidRPr="00A10336">
        <w:rPr>
          <w:rStyle w:val="30"/>
          <w:rtl/>
        </w:rPr>
        <w:t xml:space="preserve">שהניח תפיליו </w:t>
      </w:r>
      <w:r>
        <w:rPr>
          <w:rStyle w:val="30"/>
          <w:rtl/>
        </w:rPr>
        <w:t xml:space="preserve">בחורין הסמוכים </w:t>
      </w:r>
      <w:r>
        <w:rPr>
          <w:rStyle w:val="afffff9"/>
          <w:rtl/>
          <w:rPrChange w:id="9133" w:author="מנוע אמוראים" w:date="2026-10-05T16:40:51Z">
            <w:rPr>
              <w:rStyle w:val="30"/>
              <w:rtl/>
            </w:rPr>
          </w:rPrChange>
        </w:rPr>
        <w:t xml:space="preserve">לר</w:t>
      </w:r>
      <w:r>
        <w:rPr>
          <w:rStyle w:val="afffff9"/>
          <w:rFonts w:hint="cs"/>
          <w:rtl/>
          <w:rPrChange w:id="9134" w:author="מנוע אמוראים" w:date="2026-10-05T16:40:51Z">
            <w:rPr>
              <w:rStyle w:val="30"/>
              <w:rFonts w:hint="cs"/>
              <w:rtl/>
            </w:rPr>
          </w:rPrChange>
        </w:rPr>
        <w:t xml:space="preserve">ה"ר</w:t>
      </w:r>
      <w:bookmarkEnd w:id="565"/>
      <w:bookmarkEnd w:id="566"/>
      <w:r w:rsidR="004E0B08" w:rsidRPr="000528DA">
        <w:rPr>
          <w:rtl/>
        </w:rPr>
        <w:t>, ו</w:t>
      </w:r>
      <w:r w:rsidRPr="000528DA">
        <w:rPr>
          <w:rtl/>
        </w:rPr>
        <w:t xml:space="preserve">זונה אחת נטלתן, ובאת לבית המדרש ואמרה: </w:t>
      </w:r>
      <w:r w:rsidR="005B435B" w:rsidRPr="000528DA">
        <w:rPr>
          <w:rtl/>
        </w:rPr>
        <w:t xml:space="preserve">ראו מה נתן </w:t>
      </w:r>
      <w:r w:rsidR="004E0B08" w:rsidRPr="000528DA">
        <w:rPr>
          <w:rtl/>
        </w:rPr>
        <w:t>פלוני בשכרי! כ</w:t>
      </w:r>
      <w:r w:rsidRPr="000528DA">
        <w:rPr>
          <w:rtl/>
        </w:rPr>
        <w:t>ששמע אותו תלמיד כך, עלה לראש הגג ונפל ומת</w:t>
      </w:r>
      <w:r w:rsidRPr="000528DA">
        <w:rPr>
          <w:rFonts w:hint="cs"/>
          <w:rtl/>
        </w:rPr>
        <w:t xml:space="preserve">, </w:t>
      </w:r>
      <w:r w:rsidR="005B435B" w:rsidRPr="000528DA">
        <w:rPr>
          <w:rtl/>
        </w:rPr>
        <w:t>באותה שעה התקינו שי</w:t>
      </w:r>
      <w:r w:rsidRPr="000528DA">
        <w:rPr>
          <w:rtl/>
        </w:rPr>
        <w:t>אוחזן בבגדו ובידו ונכנס.</w:t>
      </w:r>
    </w:p>
    <w:p w14:paraId="65C1D6E2" w14:textId="77777777" w:rsidR="00687F1D" w:rsidRPr="00E34F28" w:rsidRDefault="00DA51A5" w:rsidP="00687F1D">
      <w:pPr>
        <w:pStyle w:val="afffff5"/>
        <w:rPr>
          <w:rtl/>
        </w:rPr>
      </w:pPr>
      <w:bookmarkStart w:id="567" w:name="_Toc193635823"/>
      <w:bookmarkStart w:id="568" w:name="_Toc216184435"/>
      <w:r w:rsidRPr="00A10336">
        <w:rPr>
          <w:rStyle w:val="30"/>
          <w:rtl/>
        </w:rPr>
        <w:t xml:space="preserve">בראשונה </w:t>
      </w:r>
      <w:r w:rsidR="00A64284" w:rsidRPr="00A10336">
        <w:rPr>
          <w:rStyle w:val="30"/>
          <w:rFonts w:hint="cs"/>
          <w:rtl/>
        </w:rPr>
        <w:t>הניחו</w:t>
      </w:r>
      <w:r w:rsidRPr="00A10336">
        <w:rPr>
          <w:rStyle w:val="30"/>
          <w:rtl/>
        </w:rPr>
        <w:t xml:space="preserve"> תפילין בחורין הסמוכין לבית הכסא,</w:t>
      </w:r>
      <w:bookmarkEnd w:id="567"/>
      <w:bookmarkEnd w:id="568"/>
      <w:r w:rsidRPr="00FE3D07">
        <w:rPr>
          <w:rFonts w:ascii="Fb Fontext" w:hAnsi="Fb Fontext"/>
          <w:rtl/>
        </w:rPr>
        <w:t xml:space="preserve"> </w:t>
      </w:r>
      <w:r w:rsidR="00A64284">
        <w:rPr>
          <w:rFonts w:ascii="Fb Fontext" w:hAnsi="Fb Fontext" w:hint="cs"/>
          <w:rtl/>
        </w:rPr>
        <w:t>ועכברים נטלום</w:t>
      </w:r>
      <w:r w:rsidR="00A64284">
        <w:rPr>
          <w:rFonts w:hint="cs"/>
          <w:rtl/>
        </w:rPr>
        <w:t xml:space="preserve">, </w:t>
      </w:r>
      <w:r w:rsidRPr="00A10336">
        <w:rPr>
          <w:rStyle w:val="30"/>
          <w:rtl/>
        </w:rPr>
        <w:t>התקינו</w:t>
      </w:r>
      <w:r w:rsidRPr="00FE3D07">
        <w:rPr>
          <w:rtl/>
        </w:rPr>
        <w:t xml:space="preserve"> שי</w:t>
      </w:r>
      <w:r w:rsidR="004E0B08" w:rsidRPr="00FE3D07">
        <w:rPr>
          <w:rFonts w:hint="cs"/>
          <w:rtl/>
        </w:rPr>
        <w:t>ניחום</w:t>
      </w:r>
      <w:r>
        <w:rPr>
          <w:rtl/>
        </w:rPr>
        <w:t xml:space="preserve"> בחלונות הסמוכות </w:t>
      </w:r>
      <w:r>
        <w:rPr>
          <w:rStyle w:val="afffff9"/>
          <w:rtl/>
          <w:rPrChange w:id="9135" w:author="מנוע אמוראים" w:date="2026-10-05T16:40:51Z">
            <w:rPr>
              <w:rtl/>
            </w:rPr>
          </w:rPrChange>
        </w:rPr>
        <w:t xml:space="preserve">לר</w:t>
      </w:r>
      <w:r>
        <w:rPr>
          <w:rStyle w:val="afffff9"/>
          <w:rFonts w:hint="cs"/>
          <w:rtl/>
          <w:rPrChange w:id="9136" w:author="מנוע אמוראים" w:date="2026-10-05T16:40:51Z">
            <w:rPr>
              <w:rFonts w:hint="cs"/>
              <w:rtl/>
            </w:rPr>
          </w:rPrChange>
        </w:rPr>
        <w:t xml:space="preserve">ה"ר</w:t>
      </w:r>
      <w:r w:rsidRPr="00FE3D07">
        <w:rPr>
          <w:rtl/>
        </w:rPr>
        <w:t xml:space="preserve">, </w:t>
      </w:r>
    </w:p>
    <w:p w14:paraId="585D8B85" w14:textId="66FB19AA" w:rsidR="00AC7AE4" w:rsidRPr="000528DA" w:rsidRDefault="004E0B08" w:rsidP="000528DA">
      <w:pPr>
        <w:rPr>
          <w:rtl/>
        </w:rPr>
      </w:pPr>
      <w:r w:rsidRPr="000528DA">
        <w:rPr>
          <w:rFonts w:hint="cs"/>
          <w:rtl/>
        </w:rPr>
        <w:t>כ</w:t>
      </w:r>
      <w:r w:rsidR="005B435B" w:rsidRPr="000528DA">
        <w:rPr>
          <w:rFonts w:hint="cs"/>
          <w:rtl/>
        </w:rPr>
        <w:t xml:space="preserve">שנטלום </w:t>
      </w:r>
      <w:r w:rsidR="00DA51A5" w:rsidRPr="000528DA">
        <w:rPr>
          <w:rtl/>
        </w:rPr>
        <w:t>עוברי דרכים.</w:t>
      </w:r>
      <w:r w:rsidR="007E4E8C">
        <w:rPr>
          <w:rFonts w:hint="cs"/>
          <w:rtl/>
        </w:rPr>
        <w:t xml:space="preserve"> </w:t>
      </w:r>
      <w:r w:rsidR="00DA51A5" w:rsidRPr="00A10336">
        <w:rPr>
          <w:rStyle w:val="30"/>
          <w:rtl/>
        </w:rPr>
        <w:t>התקינו</w:t>
      </w:r>
      <w:r w:rsidR="00DA51A5" w:rsidRPr="000528DA">
        <w:rPr>
          <w:rtl/>
        </w:rPr>
        <w:t xml:space="preserve"> שיאוחזן בידו ונכנס.</w:t>
      </w:r>
      <w:r w:rsidRPr="000528DA">
        <w:rPr>
          <w:rFonts w:hint="cs"/>
          <w:rtl/>
        </w:rPr>
        <w:t xml:space="preserve"> </w:t>
      </w:r>
    </w:p>
    <w:p w14:paraId="1708F9C3" w14:textId="7533EE4F" w:rsidR="00A24328" w:rsidRDefault="00DA51A5" w:rsidP="009A59D1">
      <w:pPr>
        <w:pStyle w:val="38"/>
        <w:framePr w:wrap="notBeside"/>
        <w:rPr>
          <w:rtl/>
        </w:rPr>
      </w:pPr>
      <w:r w:rsidRPr="00660D7A">
        <w:rPr>
          <w:rFonts w:hint="cs"/>
          <w:rtl/>
        </w:rPr>
        <w:t>ר</w:t>
      </w:r>
      <w:r w:rsidR="004E0B08" w:rsidRPr="00660D7A">
        <w:rPr>
          <w:rFonts w:hint="cs"/>
          <w:rtl/>
        </w:rPr>
        <w:t>"</w:t>
      </w:r>
      <w:r w:rsidRPr="00660D7A">
        <w:rPr>
          <w:rFonts w:hint="cs"/>
          <w:rtl/>
        </w:rPr>
        <w:t>מ</w:t>
      </w:r>
      <w:r w:rsidR="009B14FE">
        <w:rPr>
          <w:rtl/>
        </w:rPr>
        <w:t>:</w:t>
      </w:r>
    </w:p>
    <w:p w14:paraId="17BE4AFB" w14:textId="7FD48541" w:rsidR="006F02FB" w:rsidRPr="00E34F28" w:rsidRDefault="00373A5A" w:rsidP="00373A5A">
      <w:pPr>
        <w:pStyle w:val="afffff5"/>
        <w:spacing w:before="0"/>
        <w:rPr>
          <w:rtl/>
        </w:rPr>
      </w:pPr>
      <w:bookmarkStart w:id="569" w:name="_Toc193635824"/>
      <w:bookmarkStart w:id="570" w:name="_Toc216184436"/>
      <w:r w:rsidRPr="00A10336">
        <w:rPr>
          <w:rStyle w:val="30"/>
          <w:rFonts w:hint="cs"/>
          <w:rtl/>
        </w:rPr>
        <w:t>ה</w:t>
      </w:r>
      <w:r w:rsidR="00DA51A5" w:rsidRPr="00A10336">
        <w:rPr>
          <w:rStyle w:val="30"/>
          <w:rtl/>
        </w:rPr>
        <w:t>לכה</w:t>
      </w:r>
      <w:bookmarkEnd w:id="569"/>
      <w:bookmarkEnd w:id="570"/>
      <w:r w:rsidR="00354FCB">
        <w:rPr>
          <w:rFonts w:hint="cs"/>
          <w:rtl/>
        </w:rPr>
        <w:t>:</w:t>
      </w:r>
      <w:r w:rsidR="00DA51A5" w:rsidRPr="00FE3D07">
        <w:rPr>
          <w:rtl/>
        </w:rPr>
        <w:t xml:space="preserve"> גוללן כמין ספר ואוחזן בימינו כנגד לבו.</w:t>
      </w:r>
      <w:r w:rsidR="004E0B08" w:rsidRPr="00FE3D07">
        <w:rPr>
          <w:rFonts w:hint="cs"/>
          <w:rtl/>
        </w:rPr>
        <w:t xml:space="preserve"> </w:t>
      </w:r>
    </w:p>
    <w:p w14:paraId="5D0D8A98" w14:textId="0F9DA0E1" w:rsidR="00A24328" w:rsidRDefault="00DA51A5" w:rsidP="009A59D1">
      <w:pPr>
        <w:pStyle w:val="38"/>
        <w:framePr w:wrap="notBeside"/>
        <w:rPr>
          <w:rtl/>
        </w:rPr>
      </w:pPr>
      <w:r w:rsidRPr="00660D7A">
        <w:rPr>
          <w:rFonts w:hint="cs"/>
          <w:rtl/>
        </w:rPr>
        <w:t>ר"נ</w:t>
      </w:r>
      <w:r w:rsidR="009B14FE">
        <w:rPr>
          <w:rtl/>
        </w:rPr>
        <w:t>:</w:t>
      </w:r>
    </w:p>
    <w:p w14:paraId="7A4F349B" w14:textId="7CB59477" w:rsidR="00DA51A5" w:rsidRPr="000528DA" w:rsidRDefault="00373A5A" w:rsidP="000528DA">
      <w:pPr>
        <w:rPr>
          <w:rtl/>
        </w:rPr>
      </w:pPr>
      <w:r w:rsidRPr="000528DA">
        <w:rPr>
          <w:rFonts w:hint="cs"/>
          <w:rtl/>
        </w:rPr>
        <w:t>ו</w:t>
      </w:r>
      <w:r w:rsidR="00DA51A5" w:rsidRPr="000528DA">
        <w:rPr>
          <w:rtl/>
        </w:rPr>
        <w:t>בלבד שלא תהא רצועה יוצאת מתח</w:t>
      </w:r>
      <w:r w:rsidR="00AC7AE4" w:rsidRPr="000528DA">
        <w:rPr>
          <w:rFonts w:hint="cs"/>
          <w:rtl/>
        </w:rPr>
        <w:t>"י</w:t>
      </w:r>
      <w:r w:rsidR="00DA51A5" w:rsidRPr="000528DA">
        <w:rPr>
          <w:rtl/>
        </w:rPr>
        <w:t xml:space="preserve"> טפח.</w:t>
      </w:r>
    </w:p>
    <w:p w14:paraId="4A26F18C" w14:textId="4D488CC9" w:rsidR="00A24328" w:rsidRDefault="00DA51A5" w:rsidP="009A59D1">
      <w:pPr>
        <w:pStyle w:val="38"/>
        <w:framePr w:wrap="notBeside"/>
        <w:rPr>
          <w:rtl/>
        </w:rPr>
      </w:pPr>
      <w:r w:rsidRPr="00660D7A">
        <w:rPr>
          <w:rFonts w:hint="cs"/>
          <w:rtl/>
        </w:rPr>
        <w:t>ר</w:t>
      </w:r>
      <w:r w:rsidRPr="00660D7A">
        <w:rPr>
          <w:rtl/>
        </w:rPr>
        <w:t>"</w:t>
      </w:r>
      <w:r w:rsidRPr="00660D7A">
        <w:rPr>
          <w:rFonts w:hint="cs"/>
          <w:rtl/>
        </w:rPr>
        <w:t>ז</w:t>
      </w:r>
      <w:r w:rsidR="00A24328">
        <w:rPr>
          <w:rtl/>
        </w:rPr>
        <w:t>:</w:t>
      </w:r>
    </w:p>
    <w:p w14:paraId="4BA20BB4" w14:textId="6B8AE2AD" w:rsidR="00AC7AE4" w:rsidRPr="000528DA" w:rsidRDefault="00DA51A5" w:rsidP="000528DA">
      <w:pPr>
        <w:rPr>
          <w:rtl/>
        </w:rPr>
      </w:pPr>
      <w:r w:rsidRPr="000528DA">
        <w:rPr>
          <w:rFonts w:hint="cs"/>
          <w:rtl/>
        </w:rPr>
        <w:t xml:space="preserve">אי </w:t>
      </w:r>
      <w:r w:rsidRPr="000528DA">
        <w:rPr>
          <w:rtl/>
        </w:rPr>
        <w:t xml:space="preserve">אין </w:t>
      </w:r>
      <w:r w:rsidR="004E039D" w:rsidRPr="000528DA">
        <w:rPr>
          <w:rFonts w:hint="cs"/>
          <w:rtl/>
        </w:rPr>
        <w:t xml:space="preserve">שהות ללובשן </w:t>
      </w:r>
      <w:r w:rsidRPr="000528DA">
        <w:rPr>
          <w:rtl/>
        </w:rPr>
        <w:t>עושה להן כמין כיס טפח ומניחן</w:t>
      </w:r>
      <w:r w:rsidR="004E039D" w:rsidRPr="000528DA">
        <w:rPr>
          <w:rFonts w:hint="cs"/>
          <w:rtl/>
        </w:rPr>
        <w:t xml:space="preserve"> בו</w:t>
      </w:r>
      <w:r w:rsidR="004E0B08" w:rsidRPr="000528DA">
        <w:rPr>
          <w:rFonts w:hint="cs"/>
          <w:rtl/>
        </w:rPr>
        <w:t xml:space="preserve">, </w:t>
      </w:r>
    </w:p>
    <w:p w14:paraId="416FF876" w14:textId="0B64B3AD" w:rsidR="00A24328" w:rsidRDefault="00DA51A5" w:rsidP="009A59D1">
      <w:pPr>
        <w:pStyle w:val="38"/>
        <w:framePr w:wrap="notBeside"/>
        <w:rPr>
          <w:rtl/>
        </w:rPr>
      </w:pPr>
      <w:r w:rsidRPr="00660D7A">
        <w:rPr>
          <w:rtl/>
        </w:rPr>
        <w:t>רי"ו</w:t>
      </w:r>
      <w:r w:rsidR="00A24328">
        <w:rPr>
          <w:rtl/>
        </w:rPr>
        <w:t>:</w:t>
      </w:r>
    </w:p>
    <w:p w14:paraId="22A7D9B9" w14:textId="530D5483" w:rsidR="00687F1D" w:rsidRPr="000528DA" w:rsidRDefault="00DA51A5" w:rsidP="000528DA">
      <w:pPr>
        <w:rPr>
          <w:rtl/>
        </w:rPr>
      </w:pPr>
      <w:bookmarkStart w:id="571" w:name="_Toc193635825"/>
      <w:bookmarkStart w:id="572" w:name="_Toc216184437"/>
      <w:r w:rsidRPr="00A10336">
        <w:rPr>
          <w:rStyle w:val="30"/>
          <w:rtl/>
        </w:rPr>
        <w:t>ביום</w:t>
      </w:r>
      <w:bookmarkEnd w:id="571"/>
      <w:bookmarkEnd w:id="572"/>
      <w:r w:rsidRPr="000528DA">
        <w:rPr>
          <w:rtl/>
        </w:rPr>
        <w:t xml:space="preserve"> גוללן כמין ספר ומניחן בידו כנגד לבו, </w:t>
      </w:r>
    </w:p>
    <w:p w14:paraId="1C58662D" w14:textId="77777777" w:rsidR="00687F1D" w:rsidRPr="000528DA" w:rsidRDefault="00DA51A5" w:rsidP="000528DA">
      <w:pPr>
        <w:rPr>
          <w:rtl/>
        </w:rPr>
      </w:pPr>
      <w:bookmarkStart w:id="573" w:name="_Toc193635826"/>
      <w:bookmarkStart w:id="574" w:name="_Toc216184438"/>
      <w:r w:rsidRPr="00A10336">
        <w:rPr>
          <w:rStyle w:val="30"/>
          <w:rtl/>
        </w:rPr>
        <w:t>ובלילה</w:t>
      </w:r>
      <w:bookmarkEnd w:id="573"/>
      <w:bookmarkEnd w:id="574"/>
      <w:r w:rsidRPr="000528DA">
        <w:rPr>
          <w:rtl/>
        </w:rPr>
        <w:t xml:space="preserve"> עושה להן כמין כיס טפח, ומניחן.</w:t>
      </w:r>
      <w:r w:rsidRPr="000528DA">
        <w:rPr>
          <w:rFonts w:hint="cs"/>
          <w:rtl/>
        </w:rPr>
        <w:t xml:space="preserve"> </w:t>
      </w:r>
    </w:p>
    <w:p w14:paraId="5A7DBD68" w14:textId="0B526A3E" w:rsidR="00A24328" w:rsidRDefault="00DA51A5" w:rsidP="009A59D1">
      <w:pPr>
        <w:pStyle w:val="38"/>
        <w:framePr w:wrap="notBeside"/>
        <w:rPr>
          <w:rtl/>
        </w:rPr>
      </w:pPr>
      <w:r w:rsidRPr="00660D7A">
        <w:rPr>
          <w:rtl/>
        </w:rPr>
        <w:t>אביי</w:t>
      </w:r>
      <w:r w:rsidR="00A24328">
        <w:rPr>
          <w:rtl/>
        </w:rPr>
        <w:t>:</w:t>
      </w:r>
    </w:p>
    <w:p w14:paraId="06548945" w14:textId="58414194" w:rsidR="00687F1D" w:rsidRPr="000528DA" w:rsidRDefault="00DA51A5" w:rsidP="000528DA">
      <w:pPr>
        <w:rPr>
          <w:rtl/>
        </w:rPr>
      </w:pPr>
      <w:r w:rsidRPr="000528DA">
        <w:rPr>
          <w:rtl/>
        </w:rPr>
        <w:t xml:space="preserve">בכלי שאינו כליין </w:t>
      </w:r>
      <w:r w:rsidR="004E039D" w:rsidRPr="000528DA">
        <w:rPr>
          <w:rFonts w:hint="cs"/>
          <w:rtl/>
        </w:rPr>
        <w:t xml:space="preserve">הוי אהל לחציצה </w:t>
      </w:r>
      <w:r w:rsidR="004E039D" w:rsidRPr="000528DA">
        <w:rPr>
          <w:rtl/>
        </w:rPr>
        <w:t>אפי</w:t>
      </w:r>
      <w:r w:rsidR="004E039D" w:rsidRPr="000528DA">
        <w:rPr>
          <w:rFonts w:hint="cs"/>
          <w:rtl/>
        </w:rPr>
        <w:t>'</w:t>
      </w:r>
      <w:r w:rsidRPr="000528DA">
        <w:rPr>
          <w:rtl/>
        </w:rPr>
        <w:t xml:space="preserve"> פחות מטפח.</w:t>
      </w:r>
      <w:r w:rsidR="004E0B08" w:rsidRPr="000528DA">
        <w:rPr>
          <w:rFonts w:hint="cs"/>
          <w:rtl/>
        </w:rPr>
        <w:t xml:space="preserve"> </w:t>
      </w:r>
    </w:p>
    <w:p w14:paraId="10B12363" w14:textId="06C99C48" w:rsidR="00A24328" w:rsidRDefault="00DA51A5" w:rsidP="009A59D1">
      <w:pPr>
        <w:pStyle w:val="38"/>
        <w:framePr w:wrap="notBeside"/>
        <w:rPr>
          <w:rtl/>
        </w:rPr>
      </w:pPr>
      <w:r w:rsidRPr="00660D7A">
        <w:rPr>
          <w:rFonts w:hint="cs"/>
          <w:rtl/>
        </w:rPr>
        <w:t>ר</w:t>
      </w:r>
      <w:r w:rsidRPr="00660D7A">
        <w:rPr>
          <w:rtl/>
        </w:rPr>
        <w:t>"</w:t>
      </w:r>
      <w:r w:rsidRPr="00660D7A">
        <w:rPr>
          <w:rFonts w:hint="cs"/>
          <w:rtl/>
        </w:rPr>
        <w:t>א</w:t>
      </w:r>
      <w:r w:rsidR="00A24328">
        <w:rPr>
          <w:rtl/>
        </w:rPr>
        <w:t>:</w:t>
      </w:r>
    </w:p>
    <w:p w14:paraId="7422C307" w14:textId="24D8152D" w:rsidR="00AC7AE4" w:rsidRPr="000528DA" w:rsidRDefault="00DA51A5" w:rsidP="000528DA">
      <w:pPr>
        <w:rPr>
          <w:rtl/>
        </w:rPr>
      </w:pPr>
      <w:bookmarkStart w:id="575" w:name="_Toc193635827"/>
      <w:bookmarkStart w:id="576" w:name="_Toc216184439"/>
      <w:r w:rsidRPr="00A10336">
        <w:rPr>
          <w:rStyle w:val="30"/>
          <w:rtl/>
        </w:rPr>
        <w:t>תדע</w:t>
      </w:r>
      <w:bookmarkEnd w:id="575"/>
      <w:bookmarkEnd w:id="576"/>
      <w:r w:rsidRPr="000528DA">
        <w:rPr>
          <w:rtl/>
        </w:rPr>
        <w:t>, שהרי פכין קטנים מצילין באהל המת.</w:t>
      </w:r>
      <w:r w:rsidR="004E0B08" w:rsidRPr="000528DA">
        <w:rPr>
          <w:rFonts w:hint="cs"/>
          <w:rtl/>
        </w:rPr>
        <w:t xml:space="preserve"> </w:t>
      </w:r>
    </w:p>
    <w:p w14:paraId="06A38A43" w14:textId="5F7D3CBF" w:rsidR="00A24328" w:rsidRDefault="00DA51A5" w:rsidP="009A59D1">
      <w:pPr>
        <w:pStyle w:val="38"/>
        <w:framePr w:wrap="notBeside"/>
        <w:rPr>
          <w:rtl/>
        </w:rPr>
      </w:pPr>
      <w:r w:rsidRPr="00660D7A">
        <w:rPr>
          <w:rFonts w:hint="cs"/>
          <w:rtl/>
        </w:rPr>
        <w:t>רב</w:t>
      </w:r>
      <w:r w:rsidRPr="00660D7A">
        <w:rPr>
          <w:rtl/>
        </w:rPr>
        <w:t>"</w:t>
      </w:r>
      <w:r w:rsidRPr="00660D7A">
        <w:rPr>
          <w:rFonts w:hint="cs"/>
          <w:rtl/>
        </w:rPr>
        <w:t>ח</w:t>
      </w:r>
      <w:r w:rsidR="009B14FE">
        <w:rPr>
          <w:rtl/>
        </w:rPr>
        <w:t>:</w:t>
      </w:r>
    </w:p>
    <w:p w14:paraId="74A0CEC3" w14:textId="6B8FCC75" w:rsidR="00DA51A5" w:rsidRPr="000528DA" w:rsidRDefault="00D46300" w:rsidP="000528DA">
      <w:pPr>
        <w:rPr>
          <w:rtl/>
        </w:rPr>
      </w:pPr>
      <w:r w:rsidRPr="000528DA">
        <w:rPr>
          <w:rFonts w:hint="cs"/>
          <w:rtl/>
        </w:rPr>
        <w:t>כ</w:t>
      </w:r>
      <w:r w:rsidR="00DA51A5" w:rsidRPr="000528DA">
        <w:rPr>
          <w:rFonts w:hint="cs"/>
          <w:rtl/>
        </w:rPr>
        <w:t xml:space="preserve">שהלכתי אחרי </w:t>
      </w:r>
      <w:r w:rsidR="00DA51A5" w:rsidRPr="00E34F28">
        <w:rPr>
          <w:rStyle w:val="afffff9"/>
          <w:rtl/>
        </w:rPr>
        <w:t xml:space="preserve">רי"ו </w:t>
      </w:r>
      <w:r w:rsidR="00DA51A5" w:rsidRPr="000528DA">
        <w:rPr>
          <w:rFonts w:hint="cs"/>
          <w:rtl/>
        </w:rPr>
        <w:t xml:space="preserve">והיה עולה </w:t>
      </w:r>
      <w:r w:rsidR="00DA51A5" w:rsidRPr="000528DA">
        <w:rPr>
          <w:rtl/>
        </w:rPr>
        <w:t xml:space="preserve">לבית הכסא </w:t>
      </w:r>
      <w:r w:rsidR="00DA51A5" w:rsidRPr="000528DA">
        <w:rPr>
          <w:rFonts w:hint="cs"/>
          <w:rtl/>
        </w:rPr>
        <w:t xml:space="preserve">כשהחזיק </w:t>
      </w:r>
      <w:r w:rsidR="00E43531" w:rsidRPr="000528DA">
        <w:rPr>
          <w:rtl/>
        </w:rPr>
        <w:t>ספר דאגדת</w:t>
      </w:r>
      <w:r w:rsidR="00E43531" w:rsidRPr="000528DA">
        <w:rPr>
          <w:rFonts w:hint="cs"/>
          <w:rtl/>
        </w:rPr>
        <w:t>א</w:t>
      </w:r>
      <w:r w:rsidR="00DA51A5" w:rsidRPr="000528DA">
        <w:rPr>
          <w:rFonts w:hint="cs"/>
          <w:rtl/>
        </w:rPr>
        <w:t xml:space="preserve"> </w:t>
      </w:r>
      <w:r w:rsidR="00DA51A5" w:rsidRPr="000528DA">
        <w:rPr>
          <w:rtl/>
        </w:rPr>
        <w:t>ה</w:t>
      </w:r>
      <w:r w:rsidR="00DA51A5" w:rsidRPr="000528DA">
        <w:rPr>
          <w:rFonts w:hint="cs"/>
          <w:rtl/>
        </w:rPr>
        <w:t>ביא לי וכשאחז תפילין לא הביא לי</w:t>
      </w:r>
      <w:r w:rsidR="00687F1D" w:rsidRPr="000528DA">
        <w:rPr>
          <w:rFonts w:hint="cs"/>
          <w:rtl/>
        </w:rPr>
        <w:t>,</w:t>
      </w:r>
      <w:r w:rsidR="00DA51A5" w:rsidRPr="000528DA">
        <w:rPr>
          <w:rFonts w:hint="cs"/>
          <w:rtl/>
        </w:rPr>
        <w:t xml:space="preserve"> דהואיל </w:t>
      </w:r>
      <w:r w:rsidR="00DA51A5" w:rsidRPr="000528DA">
        <w:rPr>
          <w:rtl/>
        </w:rPr>
        <w:t>ו</w:t>
      </w:r>
      <w:r w:rsidR="004E0B08" w:rsidRPr="000528DA">
        <w:rPr>
          <w:rFonts w:hint="cs"/>
          <w:rtl/>
        </w:rPr>
        <w:t>התירום רבנן שמרם</w:t>
      </w:r>
      <w:r w:rsidR="00DA51A5" w:rsidRPr="000528DA">
        <w:rPr>
          <w:rtl/>
        </w:rPr>
        <w:t>.</w:t>
      </w:r>
      <w:r w:rsidR="00DA51A5" w:rsidRPr="000528DA">
        <w:rPr>
          <w:rFonts w:hint="cs"/>
          <w:rtl/>
        </w:rPr>
        <w:t xml:space="preserve"> וכן העיד </w:t>
      </w:r>
      <w:r w:rsidR="00DA51A5" w:rsidRPr="00E34F28">
        <w:rPr>
          <w:rStyle w:val="afffff9"/>
          <w:rFonts w:hint="cs"/>
          <w:rtl/>
        </w:rPr>
        <w:t>רבא</w:t>
      </w:r>
      <w:r w:rsidR="00DA51A5" w:rsidRPr="000528DA">
        <w:rPr>
          <w:rFonts w:hint="cs"/>
          <w:rtl/>
        </w:rPr>
        <w:t xml:space="preserve"> על</w:t>
      </w:r>
      <w:r w:rsidR="00DA51A5" w:rsidRPr="00E34F28">
        <w:rPr>
          <w:rStyle w:val="afffff9"/>
          <w:rFonts w:hint="cs"/>
          <w:rtl/>
        </w:rPr>
        <w:t xml:space="preserve"> ר</w:t>
      </w:r>
      <w:r w:rsidR="00DA51A5" w:rsidRPr="00E34F28">
        <w:rPr>
          <w:rStyle w:val="afffff9"/>
          <w:rtl/>
        </w:rPr>
        <w:t>"</w:t>
      </w:r>
      <w:r w:rsidR="00DA51A5" w:rsidRPr="00E34F28">
        <w:rPr>
          <w:rStyle w:val="afffff9"/>
          <w:rFonts w:hint="cs"/>
          <w:rtl/>
        </w:rPr>
        <w:t>נ</w:t>
      </w:r>
    </w:p>
    <w:p w14:paraId="58290C58" w14:textId="77777777" w:rsidR="00DA51A5" w:rsidRPr="00E34F28" w:rsidRDefault="00DA51A5" w:rsidP="00EC0DC4">
      <w:pPr>
        <w:pStyle w:val="af2"/>
        <w:framePr w:wrap="around"/>
        <w:rPr>
          <w:rtl/>
        </w:rPr>
      </w:pPr>
      <w:r w:rsidRPr="00A4639B">
        <w:rPr>
          <w:rtl/>
        </w:rPr>
        <w:t>כג:</w:t>
      </w:r>
    </w:p>
    <w:p w14:paraId="39CB6F66" w14:textId="77777777" w:rsidR="00DA51A5" w:rsidRPr="00E34F28" w:rsidRDefault="00DA51A5" w:rsidP="00682BF2">
      <w:pPr>
        <w:pStyle w:val="afffff5"/>
        <w:rPr>
          <w:rtl/>
        </w:rPr>
      </w:pPr>
      <w:bookmarkStart w:id="577" w:name="_Toc193635828"/>
      <w:bookmarkStart w:id="578" w:name="_Toc216184440"/>
      <w:r w:rsidRPr="00A10336">
        <w:rPr>
          <w:rStyle w:val="30"/>
          <w:rtl/>
        </w:rPr>
        <w:t>לא יאחז</w:t>
      </w:r>
      <w:bookmarkEnd w:id="577"/>
      <w:bookmarkEnd w:id="578"/>
      <w:r w:rsidRPr="00A10336">
        <w:rPr>
          <w:rStyle w:val="30"/>
          <w:rtl/>
        </w:rPr>
        <w:t xml:space="preserve"> </w:t>
      </w:r>
      <w:r w:rsidRPr="00A64284">
        <w:rPr>
          <w:rtl/>
        </w:rPr>
        <w:t>תפילין בידו וספר תורה בזרועו ויתפלל,</w:t>
      </w:r>
      <w:r w:rsidRPr="00FE3D07">
        <w:rPr>
          <w:rtl/>
        </w:rPr>
        <w:t xml:space="preserve"> ולא ישתין </w:t>
      </w:r>
      <w:r w:rsidRPr="00D46300">
        <w:rPr>
          <w:rtl/>
        </w:rPr>
        <w:t>בהן מים, ולא יישן בהן לא שינת קבע ולא שינת עראי.</w:t>
      </w:r>
    </w:p>
    <w:p w14:paraId="39E33C53" w14:textId="7E880AF8" w:rsidR="00A24328" w:rsidRDefault="00DA51A5" w:rsidP="009A59D1">
      <w:pPr>
        <w:pStyle w:val="38"/>
        <w:framePr w:wrap="notBeside"/>
        <w:rPr>
          <w:rtl/>
        </w:rPr>
      </w:pPr>
      <w:r w:rsidRPr="00660D7A">
        <w:rPr>
          <w:rtl/>
        </w:rPr>
        <w:t>שמואל</w:t>
      </w:r>
      <w:r w:rsidR="00A24328">
        <w:rPr>
          <w:rtl/>
        </w:rPr>
        <w:t>:</w:t>
      </w:r>
    </w:p>
    <w:p w14:paraId="4C7D7751" w14:textId="4AFBD33A" w:rsidR="00DA51A5" w:rsidRPr="000528DA" w:rsidRDefault="00DA51A5" w:rsidP="000528DA">
      <w:pPr>
        <w:rPr>
          <w:rtl/>
        </w:rPr>
      </w:pPr>
      <w:r w:rsidRPr="000528DA">
        <w:rPr>
          <w:sz w:val="14"/>
          <w:rtl/>
        </w:rPr>
        <w:t>סכין, ומעות, וקערה, וככר הרי אלו כיוצא בהן.</w:t>
      </w:r>
    </w:p>
    <w:p w14:paraId="2F22409E" w14:textId="2DB0C67F" w:rsidR="00A24328" w:rsidRDefault="00DA51A5" w:rsidP="009A59D1">
      <w:pPr>
        <w:pStyle w:val="38"/>
        <w:framePr w:wrap="notBeside"/>
        <w:rPr>
          <w:rtl/>
        </w:rPr>
      </w:pPr>
      <w:r w:rsidRPr="00660D7A">
        <w:rPr>
          <w:rFonts w:hint="cs"/>
          <w:rtl/>
        </w:rPr>
        <w:t>רבא מ</w:t>
      </w:r>
      <w:r w:rsidR="00E43531" w:rsidRPr="00660D7A">
        <w:rPr>
          <w:rFonts w:hint="cs"/>
          <w:rtl/>
        </w:rPr>
        <w:t>ר"ש</w:t>
      </w:r>
      <w:r w:rsidR="00A24328">
        <w:rPr>
          <w:rtl/>
        </w:rPr>
        <w:t>:</w:t>
      </w:r>
    </w:p>
    <w:p w14:paraId="22750A99" w14:textId="5D8E1757" w:rsidR="00DA51A5" w:rsidRPr="000528DA" w:rsidRDefault="00E43531" w:rsidP="000528DA">
      <w:pPr>
        <w:rPr>
          <w:rtl/>
        </w:rPr>
      </w:pPr>
      <w:r w:rsidRPr="000528DA">
        <w:rPr>
          <w:rFonts w:hint="cs"/>
          <w:rtl/>
        </w:rPr>
        <w:t>אין הלכה</w:t>
      </w:r>
      <w:r w:rsidR="00DA51A5" w:rsidRPr="000528DA">
        <w:rPr>
          <w:rtl/>
        </w:rPr>
        <w:t xml:space="preserve"> כמתני </w:t>
      </w:r>
      <w:r w:rsidR="00DA51A5" w:rsidRPr="00E34F28">
        <w:rPr>
          <w:rStyle w:val="afffff9"/>
          <w:rtl/>
        </w:rPr>
        <w:t>ד</w:t>
      </w:r>
      <w:r w:rsidRPr="00E34F28">
        <w:rPr>
          <w:rStyle w:val="afffff9"/>
          <w:rFonts w:hint="cs"/>
          <w:rtl/>
        </w:rPr>
        <w:t>כ</w:t>
      </w:r>
      <w:r w:rsidR="00DA51A5" w:rsidRPr="00E34F28">
        <w:rPr>
          <w:rStyle w:val="afffff9"/>
          <w:rtl/>
        </w:rPr>
        <w:t>ב"ש</w:t>
      </w:r>
      <w:r w:rsidR="00DA51A5" w:rsidRPr="000528DA">
        <w:rPr>
          <w:rtl/>
        </w:rPr>
        <w:t>.</w:t>
      </w:r>
      <w:r w:rsidR="004E0B08" w:rsidRPr="000528DA">
        <w:rPr>
          <w:rFonts w:hint="cs"/>
          <w:rtl/>
        </w:rPr>
        <w:t xml:space="preserve"> דאי </w:t>
      </w:r>
      <w:r w:rsidR="004E0B08" w:rsidRPr="00E34F28">
        <w:rPr>
          <w:rStyle w:val="afffff9"/>
          <w:rFonts w:hint="cs"/>
          <w:rtl/>
        </w:rPr>
        <w:t>כב</w:t>
      </w:r>
      <w:r w:rsidR="00AE16FF" w:rsidRPr="00E34F28">
        <w:rPr>
          <w:rStyle w:val="afffff9"/>
          <w:rtl/>
        </w:rPr>
        <w:t>"</w:t>
      </w:r>
      <w:r w:rsidR="004E0B08" w:rsidRPr="00E34F28">
        <w:rPr>
          <w:rStyle w:val="afffff9"/>
          <w:rFonts w:hint="cs"/>
          <w:rtl/>
        </w:rPr>
        <w:t xml:space="preserve">ה </w:t>
      </w:r>
      <w:r w:rsidR="004E0B08" w:rsidRPr="000528DA">
        <w:rPr>
          <w:rFonts w:hint="cs"/>
          <w:rtl/>
        </w:rPr>
        <w:t>בית הכסא ארעי כ</w:t>
      </w:r>
      <w:r w:rsidR="00AE16FF" w:rsidRPr="000528DA">
        <w:rPr>
          <w:rtl/>
        </w:rPr>
        <w:t>"</w:t>
      </w:r>
      <w:r w:rsidR="004E0B08" w:rsidRPr="000528DA">
        <w:rPr>
          <w:rFonts w:hint="cs"/>
          <w:rtl/>
        </w:rPr>
        <w:t>ש מקבוע דשרי.</w:t>
      </w:r>
    </w:p>
    <w:p w14:paraId="6ED9BD35" w14:textId="483E5402" w:rsidR="00A24328" w:rsidRDefault="004E0B08" w:rsidP="009A59D1">
      <w:pPr>
        <w:pStyle w:val="38"/>
        <w:framePr w:wrap="notBeside"/>
        <w:rPr>
          <w:rtl/>
        </w:rPr>
      </w:pPr>
      <w:r w:rsidRPr="00660D7A">
        <w:rPr>
          <w:rFonts w:hint="cs"/>
          <w:rtl/>
        </w:rPr>
        <w:t>והך</w:t>
      </w:r>
      <w:r w:rsidR="00A24328">
        <w:rPr>
          <w:rtl/>
        </w:rPr>
        <w:t>:</w:t>
      </w:r>
    </w:p>
    <w:p w14:paraId="7F2464EC" w14:textId="5015C956" w:rsidR="00A66819" w:rsidRPr="000528DA" w:rsidRDefault="00DA51A5" w:rsidP="000528DA">
      <w:pPr>
        <w:rPr>
          <w:rtl/>
        </w:rPr>
      </w:pPr>
      <w:r w:rsidRPr="000528DA">
        <w:rPr>
          <w:rtl/>
        </w:rPr>
        <w:t xml:space="preserve">דברים שהתרתי לך כאן, אסרתי לך כאן, </w:t>
      </w:r>
      <w:r w:rsidRPr="000528DA">
        <w:rPr>
          <w:rFonts w:hint="cs"/>
          <w:rtl/>
        </w:rPr>
        <w:t>והיינו</w:t>
      </w:r>
      <w:r w:rsidRPr="000528DA">
        <w:rPr>
          <w:rtl/>
        </w:rPr>
        <w:t xml:space="preserve"> תפילי</w:t>
      </w:r>
      <w:r w:rsidRPr="000528DA">
        <w:rPr>
          <w:rFonts w:hint="cs"/>
          <w:rtl/>
        </w:rPr>
        <w:t>ן.</w:t>
      </w:r>
      <w:r w:rsidR="004E0B08" w:rsidRPr="000528DA">
        <w:rPr>
          <w:rFonts w:hint="cs"/>
          <w:rtl/>
        </w:rPr>
        <w:t xml:space="preserve"> </w:t>
      </w:r>
    </w:p>
    <w:p w14:paraId="59E18D8B" w14:textId="4B1F92BF" w:rsidR="00A24328" w:rsidRDefault="00DA51A5" w:rsidP="009A59D1">
      <w:pPr>
        <w:pStyle w:val="38"/>
        <w:framePr w:wrap="notBeside"/>
        <w:rPr>
          <w:rtl/>
        </w:rPr>
      </w:pPr>
      <w:r w:rsidRPr="00660D7A">
        <w:rPr>
          <w:rFonts w:hint="cs"/>
          <w:rtl/>
        </w:rPr>
        <w:t>ל</w:t>
      </w:r>
      <w:r w:rsidRPr="00660D7A">
        <w:rPr>
          <w:rtl/>
        </w:rPr>
        <w:t>ב"ה</w:t>
      </w:r>
      <w:r w:rsidR="00A24328">
        <w:rPr>
          <w:rFonts w:hint="cs"/>
          <w:rtl/>
        </w:rPr>
        <w:t>:</w:t>
      </w:r>
    </w:p>
    <w:p w14:paraId="3240ADAB" w14:textId="323C99B5" w:rsidR="00DA51A5" w:rsidRPr="000528DA" w:rsidRDefault="004E0B08" w:rsidP="000528DA">
      <w:pPr>
        <w:rPr>
          <w:rtl/>
        </w:rPr>
      </w:pPr>
      <w:r w:rsidRPr="000528DA">
        <w:rPr>
          <w:rtl/>
        </w:rPr>
        <w:t xml:space="preserve">התרתי לך כאן </w:t>
      </w:r>
      <w:r w:rsidR="00DA51A5" w:rsidRPr="000528DA">
        <w:rPr>
          <w:rtl/>
        </w:rPr>
        <w:t>קבוע, אסרתי לך כאן בית הכסא עראי.</w:t>
      </w:r>
    </w:p>
    <w:p w14:paraId="41C1EFC0" w14:textId="579F3189" w:rsidR="00A24328" w:rsidRDefault="00DA51A5" w:rsidP="009A59D1">
      <w:pPr>
        <w:pStyle w:val="38"/>
        <w:framePr w:wrap="notBeside"/>
        <w:rPr>
          <w:rtl/>
        </w:rPr>
      </w:pPr>
      <w:r w:rsidRPr="00660D7A">
        <w:rPr>
          <w:rFonts w:hint="cs"/>
          <w:rtl/>
        </w:rPr>
        <w:t>ול</w:t>
      </w:r>
      <w:r w:rsidRPr="00660D7A">
        <w:rPr>
          <w:rtl/>
        </w:rPr>
        <w:t>ב"ש</w:t>
      </w:r>
      <w:r w:rsidR="00A24328">
        <w:rPr>
          <w:rFonts w:hint="cs"/>
          <w:rtl/>
        </w:rPr>
        <w:t>:</w:t>
      </w:r>
    </w:p>
    <w:p w14:paraId="72669E48" w14:textId="3CFFF0B4" w:rsidR="00687F1D" w:rsidRPr="000528DA" w:rsidRDefault="00D46300" w:rsidP="007A2FF5">
      <w:pPr>
        <w:spacing w:after="60"/>
        <w:rPr>
          <w:rtl/>
        </w:rPr>
      </w:pPr>
      <w:r w:rsidRPr="000528DA">
        <w:rPr>
          <w:rFonts w:hint="cs"/>
          <w:sz w:val="14"/>
          <w:rtl/>
        </w:rPr>
        <w:t>דאסרו</w:t>
      </w:r>
      <w:r w:rsidR="00DA51A5" w:rsidRPr="000528DA">
        <w:rPr>
          <w:sz w:val="14"/>
          <w:rtl/>
        </w:rPr>
        <w:t xml:space="preserve"> לענין </w:t>
      </w:r>
      <w:r w:rsidRPr="000528DA">
        <w:rPr>
          <w:rFonts w:hint="cs"/>
          <w:sz w:val="14"/>
          <w:rtl/>
        </w:rPr>
        <w:t xml:space="preserve">כשנפנה </w:t>
      </w:r>
      <w:r w:rsidR="00DA51A5" w:rsidRPr="000528DA">
        <w:rPr>
          <w:sz w:val="14"/>
          <w:rtl/>
        </w:rPr>
        <w:t>מגלה לאחריו טפח</w:t>
      </w:r>
      <w:r w:rsidRPr="000528DA">
        <w:rPr>
          <w:rFonts w:hint="cs"/>
          <w:sz w:val="14"/>
          <w:rtl/>
        </w:rPr>
        <w:t>,</w:t>
      </w:r>
      <w:r w:rsidR="00DA51A5" w:rsidRPr="000528DA">
        <w:rPr>
          <w:sz w:val="14"/>
          <w:rtl/>
        </w:rPr>
        <w:t xml:space="preserve"> ולפניו טפחיים.</w:t>
      </w:r>
      <w:r w:rsidR="00DA51A5" w:rsidRPr="000528DA">
        <w:rPr>
          <w:rFonts w:hint="cs"/>
          <w:sz w:val="14"/>
          <w:rtl/>
        </w:rPr>
        <w:t xml:space="preserve"> </w:t>
      </w:r>
    </w:p>
    <w:p w14:paraId="440D19A0" w14:textId="77777777" w:rsidR="00A24328" w:rsidRDefault="00DA51A5" w:rsidP="009A59D1">
      <w:pPr>
        <w:pStyle w:val="38"/>
        <w:framePr w:wrap="notBeside"/>
        <w:rPr>
          <w:rtl/>
        </w:rPr>
      </w:pPr>
      <w:r w:rsidRPr="00660D7A">
        <w:rPr>
          <w:rFonts w:hint="cs"/>
          <w:rtl/>
        </w:rPr>
        <w:t>והך</w:t>
      </w:r>
      <w:r w:rsidR="00A24328">
        <w:rPr>
          <w:rtl/>
        </w:rPr>
        <w:t>:</w:t>
      </w:r>
    </w:p>
    <w:p w14:paraId="0E4B887A" w14:textId="481761BB" w:rsidR="00D46300" w:rsidRPr="000528DA" w:rsidRDefault="00DA51A5" w:rsidP="000528DA">
      <w:pPr>
        <w:rPr>
          <w:rtl/>
        </w:rPr>
      </w:pPr>
      <w:r w:rsidRPr="000528DA">
        <w:rPr>
          <w:rFonts w:hint="cs"/>
          <w:sz w:val="14"/>
          <w:rtl/>
        </w:rPr>
        <w:t>דלאחריו טפח</w:t>
      </w:r>
      <w:r w:rsidR="00687F1D" w:rsidRPr="000528DA">
        <w:rPr>
          <w:rFonts w:hint="cs"/>
          <w:sz w:val="14"/>
          <w:rtl/>
        </w:rPr>
        <w:t>,</w:t>
      </w:r>
      <w:r w:rsidRPr="000528DA">
        <w:rPr>
          <w:rFonts w:hint="cs"/>
          <w:sz w:val="14"/>
          <w:rtl/>
        </w:rPr>
        <w:t xml:space="preserve"> ולפניו כלום,</w:t>
      </w:r>
      <w:r w:rsidR="00291D7F" w:rsidRPr="000528DA">
        <w:rPr>
          <w:rFonts w:hint="cs"/>
          <w:sz w:val="14"/>
          <w:rtl/>
        </w:rPr>
        <w:t xml:space="preserve"> </w:t>
      </w:r>
    </w:p>
    <w:p w14:paraId="308AF2EE" w14:textId="512A766C" w:rsidR="00A24328" w:rsidRDefault="00DA51A5" w:rsidP="009A59D1">
      <w:pPr>
        <w:pStyle w:val="38"/>
        <w:framePr w:wrap="notBeside"/>
        <w:rPr>
          <w:rtl/>
        </w:rPr>
      </w:pPr>
      <w:r w:rsidRPr="00660D7A">
        <w:rPr>
          <w:rFonts w:hint="cs"/>
          <w:rtl/>
        </w:rPr>
        <w:t>ו</w:t>
      </w:r>
      <w:r w:rsidR="00D46300" w:rsidRPr="00660D7A">
        <w:rPr>
          <w:rFonts w:hint="cs"/>
          <w:rtl/>
        </w:rPr>
        <w:t>אין לחלק</w:t>
      </w:r>
      <w:r w:rsidR="00A24328">
        <w:rPr>
          <w:rFonts w:hint="cs"/>
          <w:rtl/>
        </w:rPr>
        <w:t>:</w:t>
      </w:r>
    </w:p>
    <w:p w14:paraId="718B8FD2" w14:textId="459CEF08" w:rsidR="00DA51A5" w:rsidRPr="000528DA" w:rsidRDefault="00DA51A5" w:rsidP="000528DA">
      <w:pPr>
        <w:rPr>
          <w:rtl/>
        </w:rPr>
      </w:pPr>
      <w:r w:rsidRPr="000528DA">
        <w:rPr>
          <w:rFonts w:hint="cs"/>
          <w:sz w:val="12"/>
          <w:rtl/>
        </w:rPr>
        <w:t xml:space="preserve">דהא באיש </w:t>
      </w:r>
      <w:r w:rsidR="00687F1D" w:rsidRPr="000528DA">
        <w:rPr>
          <w:rFonts w:hint="cs"/>
          <w:sz w:val="12"/>
          <w:rtl/>
        </w:rPr>
        <w:t>הא באישה ד</w:t>
      </w:r>
      <w:r w:rsidRPr="000528DA">
        <w:rPr>
          <w:rFonts w:hint="cs"/>
          <w:sz w:val="12"/>
          <w:rtl/>
        </w:rPr>
        <w:t>אי</w:t>
      </w:r>
      <w:r w:rsidRPr="000528DA">
        <w:rPr>
          <w:sz w:val="12"/>
          <w:rtl/>
        </w:rPr>
        <w:t>"</w:t>
      </w:r>
      <w:r w:rsidRPr="000528DA">
        <w:rPr>
          <w:rFonts w:hint="cs"/>
          <w:sz w:val="12"/>
          <w:rtl/>
        </w:rPr>
        <w:t>ז ק</w:t>
      </w:r>
      <w:r w:rsidRPr="000528DA">
        <w:rPr>
          <w:sz w:val="12"/>
          <w:rtl/>
        </w:rPr>
        <w:t>"</w:t>
      </w:r>
      <w:r w:rsidR="004E039D" w:rsidRPr="000528DA">
        <w:rPr>
          <w:rFonts w:hint="cs"/>
          <w:sz w:val="12"/>
          <w:rtl/>
        </w:rPr>
        <w:t>ו</w:t>
      </w:r>
      <w:r w:rsidR="00687F1D" w:rsidRPr="000528DA">
        <w:rPr>
          <w:rFonts w:hint="cs"/>
          <w:sz w:val="12"/>
          <w:rtl/>
        </w:rPr>
        <w:t>,</w:t>
      </w:r>
      <w:r w:rsidR="004E039D" w:rsidRPr="000528DA">
        <w:rPr>
          <w:rFonts w:hint="cs"/>
          <w:sz w:val="12"/>
          <w:rtl/>
        </w:rPr>
        <w:t xml:space="preserve"> </w:t>
      </w:r>
      <w:r w:rsidR="00687F1D" w:rsidRPr="000528DA">
        <w:rPr>
          <w:rFonts w:hint="cs"/>
          <w:sz w:val="12"/>
          <w:rtl/>
        </w:rPr>
        <w:t>ד</w:t>
      </w:r>
      <w:r w:rsidR="004E039D" w:rsidRPr="000528DA">
        <w:rPr>
          <w:rFonts w:hint="cs"/>
          <w:sz w:val="12"/>
          <w:rtl/>
        </w:rPr>
        <w:t>דרך הוא</w:t>
      </w:r>
    </w:p>
    <w:p w14:paraId="6AF920D9" w14:textId="77777777" w:rsidR="00A24328" w:rsidRDefault="00DA51A5" w:rsidP="009A59D1">
      <w:pPr>
        <w:pStyle w:val="38"/>
        <w:framePr w:wrap="notBeside"/>
        <w:rPr>
          <w:rtl/>
        </w:rPr>
      </w:pPr>
      <w:r w:rsidRPr="00660D7A">
        <w:rPr>
          <w:rFonts w:hint="cs"/>
          <w:rtl/>
        </w:rPr>
        <w:lastRenderedPageBreak/>
        <w:t>אלא</w:t>
      </w:r>
      <w:r w:rsidR="00A24328">
        <w:rPr>
          <w:rtl/>
        </w:rPr>
        <w:t>:</w:t>
      </w:r>
    </w:p>
    <w:p w14:paraId="12196CEB" w14:textId="5D9652F3" w:rsidR="00AC7AE4" w:rsidRPr="000528DA" w:rsidRDefault="00DA51A5" w:rsidP="000528DA">
      <w:pPr>
        <w:rPr>
          <w:rtl/>
        </w:rPr>
      </w:pPr>
      <w:r w:rsidRPr="000528DA">
        <w:rPr>
          <w:rFonts w:hint="cs"/>
          <w:sz w:val="14"/>
          <w:rtl/>
        </w:rPr>
        <w:t>דתפילין</w:t>
      </w:r>
      <w:r w:rsidR="00687F1D" w:rsidRPr="000528DA">
        <w:rPr>
          <w:rFonts w:hint="cs"/>
          <w:sz w:val="14"/>
          <w:rtl/>
        </w:rPr>
        <w:t>,</w:t>
      </w:r>
      <w:r w:rsidRPr="000528DA">
        <w:rPr>
          <w:rFonts w:hint="cs"/>
          <w:sz w:val="14"/>
          <w:rtl/>
        </w:rPr>
        <w:t xml:space="preserve"> </w:t>
      </w:r>
      <w:r w:rsidRPr="000528DA">
        <w:rPr>
          <w:rFonts w:ascii="Fb Fontext" w:hAnsi="Fb Fontext"/>
          <w:rtl/>
        </w:rPr>
        <w:t xml:space="preserve">ותיובתא </w:t>
      </w:r>
      <w:r w:rsidRPr="00E34F28">
        <w:rPr>
          <w:rStyle w:val="afffff9"/>
          <w:rtl/>
        </w:rPr>
        <w:t xml:space="preserve">דרבא </w:t>
      </w:r>
      <w:r w:rsidRPr="00E34F28">
        <w:rPr>
          <w:rStyle w:val="afffff9"/>
          <w:rFonts w:hint="cs"/>
          <w:rtl/>
        </w:rPr>
        <w:t>מר"ש</w:t>
      </w:r>
      <w:r w:rsidRPr="000528DA">
        <w:rPr>
          <w:rFonts w:ascii="Fb Fontext" w:hAnsi="Fb Fontext"/>
          <w:rtl/>
        </w:rPr>
        <w:t>.</w:t>
      </w:r>
      <w:r w:rsidR="00074419" w:rsidRPr="000528DA">
        <w:rPr>
          <w:rFonts w:hint="cs"/>
          <w:sz w:val="14"/>
          <w:rtl/>
        </w:rPr>
        <w:t xml:space="preserve"> </w:t>
      </w:r>
    </w:p>
    <w:p w14:paraId="01F23119" w14:textId="77777777" w:rsidR="00A24328" w:rsidRDefault="00DA51A5" w:rsidP="009A59D1">
      <w:pPr>
        <w:pStyle w:val="38"/>
        <w:framePr w:wrap="notBeside"/>
        <w:rPr>
          <w:rtl/>
        </w:rPr>
      </w:pPr>
      <w:r w:rsidRPr="00660D7A">
        <w:rPr>
          <w:rFonts w:hint="cs"/>
          <w:rtl/>
        </w:rPr>
        <w:t>והך</w:t>
      </w:r>
      <w:r w:rsidR="00A24328">
        <w:rPr>
          <w:rtl/>
        </w:rPr>
        <w:t>:</w:t>
      </w:r>
    </w:p>
    <w:p w14:paraId="290E38D5" w14:textId="726E063C" w:rsidR="007A2FF5" w:rsidRDefault="00DA51A5" w:rsidP="007A2FF5">
      <w:pPr>
        <w:rPr>
          <w:rFonts w:ascii="Fb Fontext" w:hAnsi="Fb Fontext"/>
          <w:sz w:val="14"/>
          <w:rtl/>
        </w:rPr>
      </w:pPr>
      <w:r w:rsidRPr="000528DA">
        <w:rPr>
          <w:rFonts w:ascii="Fb Fontext" w:hAnsi="Fb Fontext" w:hint="cs"/>
          <w:sz w:val="14"/>
          <w:rtl/>
        </w:rPr>
        <w:t>ד</w:t>
      </w:r>
      <w:r w:rsidR="00785651" w:rsidRPr="000528DA">
        <w:rPr>
          <w:rFonts w:ascii="Fb Fontext" w:hAnsi="Fb Fontext" w:hint="cs"/>
          <w:sz w:val="14"/>
          <w:rtl/>
        </w:rPr>
        <w:t>קשה</w:t>
      </w:r>
      <w:r w:rsidRPr="000528DA">
        <w:rPr>
          <w:rFonts w:ascii="Fb Fontext" w:hAnsi="Fb Fontext" w:hint="cs"/>
          <w:sz w:val="14"/>
          <w:rtl/>
        </w:rPr>
        <w:t xml:space="preserve"> דאי </w:t>
      </w:r>
      <w:r w:rsidRPr="000528DA">
        <w:rPr>
          <w:rFonts w:ascii="Fb Fontext" w:hAnsi="Fb Fontext"/>
          <w:sz w:val="14"/>
          <w:rtl/>
        </w:rPr>
        <w:t xml:space="preserve">בית הכסא קבוע שרי, </w:t>
      </w:r>
      <w:r w:rsidRPr="000528DA">
        <w:rPr>
          <w:rFonts w:ascii="Fb Fontext" w:hAnsi="Fb Fontext" w:hint="cs"/>
          <w:sz w:val="14"/>
          <w:rtl/>
        </w:rPr>
        <w:t>כ"ש בית הכסא עראי</w:t>
      </w:r>
      <w:r w:rsidR="00687F1D" w:rsidRPr="000528DA">
        <w:rPr>
          <w:rFonts w:ascii="Fb Fontext" w:hAnsi="Fb Fontext" w:hint="cs"/>
          <w:sz w:val="14"/>
          <w:rtl/>
        </w:rPr>
        <w:t>,</w:t>
      </w:r>
      <w:r w:rsidRPr="000528DA">
        <w:rPr>
          <w:rFonts w:ascii="Fb Fontext" w:hAnsi="Fb Fontext" w:hint="cs"/>
          <w:sz w:val="14"/>
          <w:rtl/>
        </w:rPr>
        <w:t xml:space="preserve"> </w:t>
      </w:r>
    </w:p>
    <w:p w14:paraId="462C1950" w14:textId="648ACEE9" w:rsidR="00A24328" w:rsidRDefault="00F95182" w:rsidP="009A59D1">
      <w:pPr>
        <w:pStyle w:val="38"/>
        <w:framePr w:wrap="notBeside"/>
        <w:rPr>
          <w:rtl/>
        </w:rPr>
      </w:pPr>
      <w:r>
        <w:rPr>
          <w:rFonts w:hint="cs"/>
          <w:rtl/>
        </w:rPr>
        <w:t>-</w:t>
      </w:r>
    </w:p>
    <w:p w14:paraId="74743023" w14:textId="435244F4" w:rsidR="00DA51A5" w:rsidRPr="000528DA" w:rsidRDefault="001821B2" w:rsidP="000528DA">
      <w:pPr>
        <w:rPr>
          <w:rtl/>
        </w:rPr>
      </w:pPr>
      <w:r w:rsidRPr="000528DA">
        <w:rPr>
          <w:rFonts w:ascii="Fb Fontext" w:hAnsi="Fb Fontext" w:hint="cs"/>
          <w:sz w:val="14"/>
          <w:rtl/>
        </w:rPr>
        <w:t>שם</w:t>
      </w:r>
      <w:r w:rsidR="00DA51A5" w:rsidRPr="000528DA">
        <w:rPr>
          <w:rFonts w:ascii="Fb Fontext" w:hAnsi="Fb Fontext" w:hint="cs"/>
          <w:sz w:val="14"/>
          <w:rtl/>
        </w:rPr>
        <w:t xml:space="preserve"> מטעם ניצוצות אס</w:t>
      </w:r>
      <w:r w:rsidR="00687F1D" w:rsidRPr="000528DA">
        <w:rPr>
          <w:rFonts w:ascii="Fb Fontext" w:hAnsi="Fb Fontext" w:hint="cs"/>
          <w:sz w:val="14"/>
          <w:rtl/>
        </w:rPr>
        <w:t>ו</w:t>
      </w:r>
      <w:r w:rsidR="00DA51A5" w:rsidRPr="000528DA">
        <w:rPr>
          <w:rFonts w:ascii="Fb Fontext" w:hAnsi="Fb Fontext" w:hint="cs"/>
          <w:sz w:val="14"/>
          <w:rtl/>
        </w:rPr>
        <w:t>ר,</w:t>
      </w:r>
      <w:r w:rsidR="00DA51A5" w:rsidRPr="000528DA">
        <w:rPr>
          <w:rFonts w:hint="cs"/>
          <w:sz w:val="14"/>
          <w:rtl/>
        </w:rPr>
        <w:t xml:space="preserve"> ומאי דאין עליו תשובה היינו דהך מילתא בטעמא ולא בק</w:t>
      </w:r>
      <w:r w:rsidR="00DA51A5" w:rsidRPr="000528DA">
        <w:rPr>
          <w:sz w:val="14"/>
          <w:rtl/>
        </w:rPr>
        <w:t>"</w:t>
      </w:r>
      <w:r w:rsidR="00DA51A5" w:rsidRPr="000528DA">
        <w:rPr>
          <w:rFonts w:hint="cs"/>
          <w:sz w:val="14"/>
          <w:rtl/>
        </w:rPr>
        <w:t>ו דאי בק"ו אין עליו תשובה</w:t>
      </w:r>
      <w:r w:rsidR="00DA51A5" w:rsidRPr="000528DA">
        <w:rPr>
          <w:sz w:val="14"/>
          <w:rtl/>
        </w:rPr>
        <w:t>.</w:t>
      </w:r>
    </w:p>
    <w:p w14:paraId="705700C0" w14:textId="77777777" w:rsidR="00D46300" w:rsidRPr="00E34F28" w:rsidRDefault="00DA51A5" w:rsidP="00D46300">
      <w:pPr>
        <w:pStyle w:val="afffffc"/>
        <w:rPr>
          <w:rtl/>
        </w:rPr>
      </w:pPr>
      <w:bookmarkStart w:id="579" w:name="_Toc193635829"/>
      <w:bookmarkStart w:id="580" w:name="_Toc216184441"/>
      <w:r w:rsidRPr="00D46300">
        <w:rPr>
          <w:rFonts w:hint="cs"/>
          <w:rtl/>
        </w:rPr>
        <w:t>קודם סעודת קבע</w:t>
      </w:r>
      <w:bookmarkEnd w:id="579"/>
      <w:bookmarkEnd w:id="580"/>
      <w:r w:rsidRPr="00D46300">
        <w:rPr>
          <w:rFonts w:hint="cs"/>
          <w:rtl/>
        </w:rPr>
        <w:t xml:space="preserve"> </w:t>
      </w:r>
    </w:p>
    <w:p w14:paraId="56EA230E" w14:textId="1B991C1A" w:rsidR="00D46300" w:rsidRPr="00E34F28" w:rsidRDefault="00DA51A5" w:rsidP="00D46300">
      <w:pPr>
        <w:pStyle w:val="afffff5"/>
        <w:spacing w:before="0"/>
        <w:rPr>
          <w:rtl/>
        </w:rPr>
      </w:pPr>
      <w:bookmarkStart w:id="581" w:name="_Toc193635830"/>
      <w:bookmarkStart w:id="582" w:name="_Toc216184442"/>
      <w:r w:rsidRPr="00A10336">
        <w:rPr>
          <w:rStyle w:val="30"/>
          <w:rFonts w:hint="cs"/>
          <w:rtl/>
        </w:rPr>
        <w:t>ילך י' פעמים ד' אמות או ד' פעמים י' אמות.</w:t>
      </w:r>
      <w:bookmarkEnd w:id="581"/>
      <w:bookmarkEnd w:id="582"/>
      <w:r w:rsidRPr="00A10336">
        <w:rPr>
          <w:rStyle w:val="30"/>
          <w:rFonts w:hint="cs"/>
          <w:rtl/>
        </w:rPr>
        <w:t xml:space="preserve"> </w:t>
      </w:r>
      <w:r w:rsidRPr="00FE3D07">
        <w:rPr>
          <w:rFonts w:hint="cs"/>
          <w:rtl/>
        </w:rPr>
        <w:t>יפנה ואח</w:t>
      </w:r>
      <w:r w:rsidRPr="00FE3D07">
        <w:rPr>
          <w:rtl/>
        </w:rPr>
        <w:t>"</w:t>
      </w:r>
      <w:r w:rsidRPr="00FE3D07">
        <w:rPr>
          <w:rFonts w:hint="cs"/>
          <w:rtl/>
        </w:rPr>
        <w:t xml:space="preserve">כ יכנס. </w:t>
      </w:r>
    </w:p>
    <w:p w14:paraId="70363849" w14:textId="77777777" w:rsidR="00A24328" w:rsidRDefault="00DA51A5" w:rsidP="009A59D1">
      <w:pPr>
        <w:pStyle w:val="38"/>
        <w:framePr w:wrap="notBeside"/>
        <w:rPr>
          <w:rtl/>
        </w:rPr>
      </w:pPr>
      <w:r w:rsidRPr="00660D7A">
        <w:rPr>
          <w:rFonts w:hint="cs"/>
          <w:rtl/>
        </w:rPr>
        <w:t>והך</w:t>
      </w:r>
      <w:r w:rsidR="00A24328">
        <w:rPr>
          <w:rtl/>
        </w:rPr>
        <w:t>:</w:t>
      </w:r>
    </w:p>
    <w:p w14:paraId="281522A9" w14:textId="24D3E649" w:rsidR="00D46300" w:rsidRPr="000528DA" w:rsidRDefault="00DA51A5" w:rsidP="000528DA">
      <w:pPr>
        <w:rPr>
          <w:rtl/>
        </w:rPr>
      </w:pPr>
      <w:r w:rsidRPr="000528DA">
        <w:rPr>
          <w:rFonts w:hint="cs"/>
          <w:rtl/>
        </w:rPr>
        <w:t>דחולץ תפיליו ואח</w:t>
      </w:r>
      <w:r w:rsidRPr="000528DA">
        <w:rPr>
          <w:rtl/>
        </w:rPr>
        <w:t>"</w:t>
      </w:r>
      <w:r w:rsidRPr="000528DA">
        <w:rPr>
          <w:rFonts w:hint="cs"/>
          <w:rtl/>
        </w:rPr>
        <w:t>כ נכנס</w:t>
      </w:r>
      <w:r w:rsidR="00687F1D" w:rsidRPr="000528DA">
        <w:rPr>
          <w:rFonts w:hint="cs"/>
          <w:rtl/>
        </w:rPr>
        <w:t>,</w:t>
      </w:r>
      <w:r w:rsidRPr="000528DA">
        <w:rPr>
          <w:rFonts w:hint="cs"/>
          <w:rtl/>
        </w:rPr>
        <w:t xml:space="preserve"> </w:t>
      </w:r>
    </w:p>
    <w:p w14:paraId="6AA6D00D" w14:textId="6468F2EA" w:rsidR="00A24328" w:rsidRDefault="00687F1D" w:rsidP="009A59D1">
      <w:pPr>
        <w:pStyle w:val="38"/>
        <w:framePr w:wrap="notBeside"/>
        <w:rPr>
          <w:rtl/>
        </w:rPr>
      </w:pPr>
      <w:r w:rsidRPr="00660D7A">
        <w:rPr>
          <w:rFonts w:hint="cs"/>
          <w:rtl/>
        </w:rPr>
        <w:t xml:space="preserve">- </w:t>
      </w:r>
      <w:r w:rsidR="00DA51A5" w:rsidRPr="00660D7A">
        <w:rPr>
          <w:rFonts w:hint="cs"/>
          <w:rtl/>
        </w:rPr>
        <w:t>פליגא דר</w:t>
      </w:r>
      <w:r w:rsidR="00DA51A5" w:rsidRPr="00660D7A">
        <w:rPr>
          <w:rtl/>
        </w:rPr>
        <w:t>"</w:t>
      </w:r>
      <w:r w:rsidR="00DA51A5" w:rsidRPr="00660D7A">
        <w:rPr>
          <w:rFonts w:hint="cs"/>
          <w:rtl/>
        </w:rPr>
        <w:t>ה</w:t>
      </w:r>
      <w:r w:rsidR="00A24328">
        <w:rPr>
          <w:rFonts w:hint="cs"/>
          <w:rtl/>
        </w:rPr>
        <w:t>:</w:t>
      </w:r>
    </w:p>
    <w:p w14:paraId="28B78CD9" w14:textId="6B1A4A71" w:rsidR="00074419" w:rsidRPr="000528DA" w:rsidRDefault="00DA51A5" w:rsidP="000528DA">
      <w:pPr>
        <w:rPr>
          <w:rtl/>
        </w:rPr>
      </w:pPr>
      <w:r w:rsidRPr="000528DA">
        <w:rPr>
          <w:rFonts w:hint="cs"/>
          <w:rtl/>
        </w:rPr>
        <w:t>דמניחן על שולחנו והן הדור לו עד זמן ברכה.</w:t>
      </w:r>
      <w:r w:rsidR="00074419" w:rsidRPr="000528DA">
        <w:rPr>
          <w:rFonts w:hint="cs"/>
          <w:rtl/>
        </w:rPr>
        <w:t xml:space="preserve"> </w:t>
      </w:r>
    </w:p>
    <w:p w14:paraId="24A31EBA" w14:textId="4BDA4070" w:rsidR="00687F1D" w:rsidRPr="00E34F28" w:rsidRDefault="00DA51A5" w:rsidP="00D46300">
      <w:pPr>
        <w:pStyle w:val="afffff5"/>
        <w:jc w:val="center"/>
        <w:rPr>
          <w:rtl/>
        </w:rPr>
      </w:pPr>
      <w:bookmarkStart w:id="583" w:name="_Toc193635831"/>
      <w:bookmarkStart w:id="584" w:name="_Toc216184443"/>
      <w:r w:rsidRPr="00A10336">
        <w:rPr>
          <w:rStyle w:val="30"/>
          <w:rtl/>
        </w:rPr>
        <w:t>צורר תפיליו עם מעותיו</w:t>
      </w:r>
      <w:bookmarkEnd w:id="583"/>
      <w:bookmarkEnd w:id="584"/>
      <w:r w:rsidRPr="00FE3D07">
        <w:rPr>
          <w:rFonts w:ascii="Fb Fontext" w:hAnsi="Fb Fontext"/>
          <w:rtl/>
        </w:rPr>
        <w:t xml:space="preserve"> באפרקסותו</w:t>
      </w:r>
      <w:r w:rsidRPr="00FE3D07">
        <w:rPr>
          <w:rFonts w:ascii="Fb Fontext" w:hAnsi="Fb Fontext" w:hint="cs"/>
          <w:rtl/>
        </w:rPr>
        <w:t>- באזמניה</w:t>
      </w:r>
      <w:r w:rsidR="00074419" w:rsidRPr="00FE3D07">
        <w:rPr>
          <w:rFonts w:ascii="Fb Fontext" w:hAnsi="Fb Fontext" w:hint="cs"/>
          <w:rtl/>
        </w:rPr>
        <w:t>,</w:t>
      </w:r>
    </w:p>
    <w:p w14:paraId="3B671788" w14:textId="77777777" w:rsidR="00A24328" w:rsidRDefault="00074419" w:rsidP="009A59D1">
      <w:pPr>
        <w:pStyle w:val="38"/>
        <w:framePr w:wrap="notBeside"/>
        <w:rPr>
          <w:rtl/>
        </w:rPr>
      </w:pPr>
      <w:r w:rsidRPr="00660D7A">
        <w:rPr>
          <w:rFonts w:hint="cs"/>
          <w:rtl/>
        </w:rPr>
        <w:t>והך</w:t>
      </w:r>
      <w:r w:rsidR="00A24328">
        <w:rPr>
          <w:rtl/>
        </w:rPr>
        <w:t>:</w:t>
      </w:r>
    </w:p>
    <w:p w14:paraId="20DE7A66" w14:textId="1C887E6F" w:rsidR="00DA51A5" w:rsidRPr="000528DA" w:rsidRDefault="00074419" w:rsidP="000528DA">
      <w:pPr>
        <w:rPr>
          <w:rtl/>
        </w:rPr>
      </w:pPr>
      <w:r w:rsidRPr="000528DA">
        <w:rPr>
          <w:rFonts w:hint="cs"/>
          <w:rtl/>
        </w:rPr>
        <w:t>דלא יצור היינו ב</w:t>
      </w:r>
      <w:r w:rsidR="00DA51A5" w:rsidRPr="000528DA">
        <w:rPr>
          <w:rFonts w:hint="cs"/>
          <w:rtl/>
        </w:rPr>
        <w:t>לא אזמניה, דסודר דתפ</w:t>
      </w:r>
      <w:r w:rsidR="00687F1D" w:rsidRPr="000528DA">
        <w:rPr>
          <w:rFonts w:hint="cs"/>
          <w:rtl/>
        </w:rPr>
        <w:t>ילין דאזמנה לתפילין רק אי צר</w:t>
      </w:r>
      <w:r w:rsidR="00DA51A5" w:rsidRPr="000528DA">
        <w:rPr>
          <w:rFonts w:hint="cs"/>
          <w:rtl/>
        </w:rPr>
        <w:t xml:space="preserve"> בפועל</w:t>
      </w:r>
      <w:r w:rsidRPr="000528DA">
        <w:rPr>
          <w:rFonts w:hint="cs"/>
          <w:rtl/>
        </w:rPr>
        <w:t>,</w:t>
      </w:r>
      <w:r w:rsidR="00DA51A5" w:rsidRPr="000528DA">
        <w:rPr>
          <w:rFonts w:hint="cs"/>
          <w:rtl/>
        </w:rPr>
        <w:t xml:space="preserve"> אסור למיצר בה פשיטי</w:t>
      </w:r>
      <w:r w:rsidR="00D46300" w:rsidRPr="000528DA">
        <w:rPr>
          <w:rFonts w:hint="cs"/>
          <w:rtl/>
        </w:rPr>
        <w:t>,</w:t>
      </w:r>
    </w:p>
    <w:p w14:paraId="4A952610" w14:textId="78868D4F" w:rsidR="00A24328" w:rsidRDefault="00DA51A5" w:rsidP="009A59D1">
      <w:pPr>
        <w:pStyle w:val="38"/>
        <w:framePr w:wrap="notBeside"/>
        <w:rPr>
          <w:rtl/>
        </w:rPr>
      </w:pPr>
      <w:r w:rsidRPr="00660D7A">
        <w:rPr>
          <w:rtl/>
        </w:rPr>
        <w:t>ולאביי</w:t>
      </w:r>
      <w:r w:rsidR="00A24328">
        <w:rPr>
          <w:rFonts w:hint="cs"/>
          <w:rtl/>
        </w:rPr>
        <w:t>:</w:t>
      </w:r>
    </w:p>
    <w:p w14:paraId="120A50B5" w14:textId="7CFE8083" w:rsidR="00DA51A5" w:rsidRPr="000528DA" w:rsidRDefault="00DA51A5" w:rsidP="007A2FF5">
      <w:pPr>
        <w:spacing w:after="60"/>
        <w:rPr>
          <w:rtl/>
        </w:rPr>
      </w:pPr>
      <w:r w:rsidRPr="000528DA">
        <w:rPr>
          <w:sz w:val="14"/>
          <w:rtl/>
        </w:rPr>
        <w:t>ד</w:t>
      </w:r>
      <w:r w:rsidRPr="000528DA">
        <w:rPr>
          <w:rFonts w:hint="cs"/>
          <w:sz w:val="14"/>
          <w:rtl/>
        </w:rPr>
        <w:t>ה</w:t>
      </w:r>
      <w:r w:rsidR="00E43531" w:rsidRPr="000528DA">
        <w:rPr>
          <w:sz w:val="14"/>
          <w:rtl/>
        </w:rPr>
        <w:t>זמנה מילתא היא, א</w:t>
      </w:r>
      <w:r w:rsidR="00D46300" w:rsidRPr="000528DA">
        <w:rPr>
          <w:rFonts w:hint="cs"/>
          <w:sz w:val="14"/>
          <w:rtl/>
        </w:rPr>
        <w:t>ף</w:t>
      </w:r>
      <w:r w:rsidRPr="000528DA">
        <w:rPr>
          <w:sz w:val="14"/>
          <w:rtl/>
        </w:rPr>
        <w:t xml:space="preserve"> </w:t>
      </w:r>
      <w:r w:rsidR="00D46300" w:rsidRPr="000528DA">
        <w:rPr>
          <w:rFonts w:hint="cs"/>
          <w:sz w:val="14"/>
          <w:rtl/>
        </w:rPr>
        <w:t>ש</w:t>
      </w:r>
      <w:r w:rsidRPr="000528DA">
        <w:rPr>
          <w:sz w:val="14"/>
          <w:rtl/>
        </w:rPr>
        <w:t>לא צר ביה</w:t>
      </w:r>
      <w:r w:rsidR="00D46300" w:rsidRPr="000528DA">
        <w:rPr>
          <w:rFonts w:hint="cs"/>
          <w:sz w:val="14"/>
          <w:rtl/>
        </w:rPr>
        <w:t>, ובצר ביה רק באזמניה אסור</w:t>
      </w:r>
      <w:r w:rsidRPr="000528DA">
        <w:rPr>
          <w:sz w:val="14"/>
          <w:rtl/>
        </w:rPr>
        <w:t>.</w:t>
      </w:r>
      <w:r w:rsidR="00074419" w:rsidRPr="000528DA">
        <w:rPr>
          <w:rFonts w:hint="cs"/>
          <w:sz w:val="14"/>
          <w:rtl/>
        </w:rPr>
        <w:t xml:space="preserve"> </w:t>
      </w:r>
    </w:p>
    <w:p w14:paraId="3A018807" w14:textId="4DE4E098" w:rsidR="00A24328" w:rsidRDefault="00DA51A5" w:rsidP="009A59D1">
      <w:pPr>
        <w:pStyle w:val="38"/>
        <w:framePr w:wrap="notBeside"/>
        <w:rPr>
          <w:rtl/>
        </w:rPr>
      </w:pPr>
      <w:r w:rsidRPr="00660D7A">
        <w:rPr>
          <w:rFonts w:hint="cs"/>
          <w:rtl/>
        </w:rPr>
        <w:t>רב יוסף</w:t>
      </w:r>
      <w:r w:rsidR="00D46300" w:rsidRPr="00660D7A">
        <w:rPr>
          <w:rFonts w:hint="cs"/>
          <w:rtl/>
        </w:rPr>
        <w:t>: וודאי</w:t>
      </w:r>
      <w:r w:rsidR="00A24328">
        <w:rPr>
          <w:rtl/>
        </w:rPr>
        <w:t>:</w:t>
      </w:r>
    </w:p>
    <w:p w14:paraId="2BF21AFC" w14:textId="56E2130C" w:rsidR="00D46300" w:rsidRPr="000528DA" w:rsidRDefault="00DA51A5" w:rsidP="000528DA">
      <w:pPr>
        <w:rPr>
          <w:rtl/>
        </w:rPr>
      </w:pPr>
      <w:bookmarkStart w:id="585" w:name="_Toc193635832"/>
      <w:bookmarkStart w:id="586" w:name="_Toc216184444"/>
      <w:r w:rsidRPr="00A10336">
        <w:rPr>
          <w:rStyle w:val="30"/>
          <w:rFonts w:hint="cs"/>
          <w:rtl/>
        </w:rPr>
        <w:t>להניח תפ</w:t>
      </w:r>
      <w:r w:rsidR="00A66819" w:rsidRPr="00A10336">
        <w:rPr>
          <w:rStyle w:val="30"/>
          <w:rFonts w:hint="cs"/>
          <w:rtl/>
        </w:rPr>
        <w:t>י</w:t>
      </w:r>
      <w:r w:rsidRPr="00A10336">
        <w:rPr>
          <w:rStyle w:val="30"/>
          <w:rFonts w:hint="cs"/>
          <w:rtl/>
        </w:rPr>
        <w:t>לי</w:t>
      </w:r>
      <w:r w:rsidR="00D46300" w:rsidRPr="00A10336">
        <w:rPr>
          <w:rStyle w:val="30"/>
          <w:rFonts w:hint="cs"/>
          <w:rtl/>
        </w:rPr>
        <w:t>ן</w:t>
      </w:r>
      <w:r w:rsidRPr="00A10336">
        <w:rPr>
          <w:rStyle w:val="30"/>
          <w:rFonts w:hint="cs"/>
          <w:rtl/>
        </w:rPr>
        <w:t xml:space="preserve"> </w:t>
      </w:r>
      <w:r w:rsidRPr="00A10336">
        <w:rPr>
          <w:rStyle w:val="30"/>
          <w:rtl/>
        </w:rPr>
        <w:t xml:space="preserve">תחת מרגלותיו </w:t>
      </w:r>
      <w:r w:rsidR="00D46300" w:rsidRPr="00A10336">
        <w:rPr>
          <w:rStyle w:val="30"/>
          <w:rFonts w:hint="cs"/>
          <w:rtl/>
        </w:rPr>
        <w:t>-</w:t>
      </w:r>
      <w:bookmarkEnd w:id="585"/>
      <w:bookmarkEnd w:id="586"/>
      <w:r w:rsidR="00D46300" w:rsidRPr="000528DA">
        <w:rPr>
          <w:rFonts w:hint="cs"/>
          <w:sz w:val="14"/>
          <w:rtl/>
        </w:rPr>
        <w:t>ש</w:t>
      </w:r>
      <w:r w:rsidRPr="000528DA">
        <w:rPr>
          <w:rFonts w:hint="cs"/>
          <w:sz w:val="14"/>
          <w:rtl/>
        </w:rPr>
        <w:t>אסור מצד בזיון</w:t>
      </w:r>
      <w:r w:rsidR="00074419" w:rsidRPr="000528DA">
        <w:rPr>
          <w:rFonts w:hint="cs"/>
          <w:sz w:val="14"/>
          <w:rtl/>
        </w:rPr>
        <w:t xml:space="preserve">, </w:t>
      </w:r>
    </w:p>
    <w:p w14:paraId="6AD8A985" w14:textId="77777777" w:rsidR="00A24328" w:rsidRDefault="00DA51A5" w:rsidP="009A59D1">
      <w:pPr>
        <w:pStyle w:val="38"/>
        <w:framePr w:wrap="notBeside"/>
        <w:rPr>
          <w:rtl/>
        </w:rPr>
      </w:pPr>
      <w:r w:rsidRPr="00660D7A">
        <w:rPr>
          <w:rFonts w:hint="cs"/>
          <w:rtl/>
        </w:rPr>
        <w:t>והסתפק</w:t>
      </w:r>
      <w:r w:rsidR="00A24328">
        <w:rPr>
          <w:rtl/>
        </w:rPr>
        <w:t>:</w:t>
      </w:r>
    </w:p>
    <w:p w14:paraId="49E905BD" w14:textId="1FE9E3E6" w:rsidR="00D46300" w:rsidRPr="000528DA" w:rsidRDefault="00DA51A5" w:rsidP="000528DA">
      <w:pPr>
        <w:rPr>
          <w:rtl/>
        </w:rPr>
      </w:pPr>
      <w:bookmarkStart w:id="587" w:name="_Toc193635833"/>
      <w:bookmarkStart w:id="588" w:name="_Toc216184445"/>
      <w:r w:rsidRPr="00A10336">
        <w:rPr>
          <w:rStyle w:val="30"/>
          <w:rFonts w:hint="cs"/>
          <w:rtl/>
        </w:rPr>
        <w:t>בתחת מראשותיו</w:t>
      </w:r>
      <w:bookmarkEnd w:id="587"/>
      <w:bookmarkEnd w:id="588"/>
      <w:r w:rsidRPr="000528DA">
        <w:rPr>
          <w:rFonts w:hint="cs"/>
          <w:sz w:val="14"/>
          <w:rtl/>
        </w:rPr>
        <w:t xml:space="preserve"> </w:t>
      </w:r>
      <w:r w:rsidRPr="00E34F28">
        <w:rPr>
          <w:rStyle w:val="afffff9"/>
          <w:rFonts w:hint="cs"/>
          <w:rtl/>
        </w:rPr>
        <w:t>וא"ל</w:t>
      </w:r>
      <w:r w:rsidRPr="000528DA">
        <w:rPr>
          <w:rFonts w:hint="cs"/>
          <w:sz w:val="14"/>
          <w:rtl/>
        </w:rPr>
        <w:t xml:space="preserve"> </w:t>
      </w:r>
      <w:r w:rsidRPr="00E34F28">
        <w:rPr>
          <w:rStyle w:val="afffff9"/>
          <w:rFonts w:hint="cs"/>
          <w:rtl/>
        </w:rPr>
        <w:t>מד</w:t>
      </w:r>
      <w:r w:rsidRPr="00E34F28">
        <w:rPr>
          <w:rStyle w:val="afffff9"/>
          <w:rtl/>
        </w:rPr>
        <w:t xml:space="preserve">שמואל: </w:t>
      </w:r>
      <w:r w:rsidRPr="000528DA">
        <w:rPr>
          <w:rFonts w:hint="cs"/>
          <w:sz w:val="14"/>
          <w:rtl/>
        </w:rPr>
        <w:t>ד</w:t>
      </w:r>
      <w:r w:rsidRPr="000528DA">
        <w:rPr>
          <w:sz w:val="14"/>
          <w:rtl/>
        </w:rPr>
        <w:t>מותר אפילו אשתו עמו.</w:t>
      </w:r>
      <w:r w:rsidR="00074419" w:rsidRPr="000528DA">
        <w:rPr>
          <w:rFonts w:hint="cs"/>
          <w:sz w:val="14"/>
          <w:rtl/>
        </w:rPr>
        <w:t xml:space="preserve"> </w:t>
      </w:r>
    </w:p>
    <w:p w14:paraId="303AAF8C" w14:textId="0DE67550" w:rsidR="00A24328" w:rsidRDefault="00DA51A5" w:rsidP="009A59D1">
      <w:pPr>
        <w:pStyle w:val="38"/>
        <w:framePr w:wrap="notBeside"/>
        <w:rPr>
          <w:rtl/>
        </w:rPr>
      </w:pPr>
      <w:r w:rsidRPr="00660D7A">
        <w:rPr>
          <w:rFonts w:hint="cs"/>
          <w:rtl/>
        </w:rPr>
        <w:t>ו</w:t>
      </w:r>
      <w:r w:rsidR="00D46300" w:rsidRPr="00660D7A">
        <w:rPr>
          <w:rFonts w:hint="cs"/>
          <w:rtl/>
        </w:rPr>
        <w:t>תיובתא דשמואל</w:t>
      </w:r>
      <w:r w:rsidR="009B14FE">
        <w:rPr>
          <w:rFonts w:hint="cs"/>
          <w:rtl/>
        </w:rPr>
        <w:t>:</w:t>
      </w:r>
    </w:p>
    <w:p w14:paraId="30C6E554" w14:textId="26A20230" w:rsidR="00DA51A5" w:rsidRPr="000528DA" w:rsidRDefault="00DA51A5" w:rsidP="000528DA">
      <w:pPr>
        <w:rPr>
          <w:rtl/>
        </w:rPr>
      </w:pPr>
      <w:r w:rsidRPr="000528DA">
        <w:rPr>
          <w:rFonts w:hint="cs"/>
          <w:sz w:val="14"/>
          <w:rtl/>
        </w:rPr>
        <w:t xml:space="preserve">דתני להדיא </w:t>
      </w:r>
      <w:r w:rsidR="00D46300" w:rsidRPr="00A10336">
        <w:rPr>
          <w:rStyle w:val="30"/>
          <w:rFonts w:hint="cs"/>
          <w:rtl/>
        </w:rPr>
        <w:t>ש</w:t>
      </w:r>
      <w:r w:rsidRPr="00A10336">
        <w:rPr>
          <w:rStyle w:val="30"/>
          <w:rFonts w:hint="cs"/>
          <w:rtl/>
        </w:rPr>
        <w:t>אסור</w:t>
      </w:r>
      <w:r w:rsidRPr="000528DA">
        <w:rPr>
          <w:rFonts w:hint="cs"/>
          <w:sz w:val="14"/>
          <w:rtl/>
        </w:rPr>
        <w:t>, רק אם יש מקום גבוה או נמוך ג' טפחים</w:t>
      </w:r>
      <w:r w:rsidR="00743C65" w:rsidRPr="000528DA">
        <w:rPr>
          <w:rFonts w:hint="cs"/>
          <w:sz w:val="14"/>
          <w:rtl/>
        </w:rPr>
        <w:t>,</w:t>
      </w:r>
      <w:r w:rsidRPr="000528DA">
        <w:rPr>
          <w:rFonts w:hint="cs"/>
          <w:sz w:val="14"/>
          <w:rtl/>
        </w:rPr>
        <w:t xml:space="preserve"> </w:t>
      </w:r>
    </w:p>
    <w:p w14:paraId="59589C7C" w14:textId="77777777" w:rsidR="00DA51A5" w:rsidRPr="00E34F28" w:rsidRDefault="00DA51A5" w:rsidP="00EC0DC4">
      <w:pPr>
        <w:pStyle w:val="af2"/>
        <w:framePr w:wrap="around"/>
        <w:rPr>
          <w:rtl/>
        </w:rPr>
      </w:pPr>
      <w:r w:rsidRPr="00A4639B">
        <w:rPr>
          <w:rFonts w:hint="cs"/>
          <w:rtl/>
        </w:rPr>
        <w:t>כד.</w:t>
      </w:r>
    </w:p>
    <w:p w14:paraId="3ED3E854" w14:textId="05927040" w:rsidR="00A24328" w:rsidRDefault="00DA51A5" w:rsidP="009A59D1">
      <w:pPr>
        <w:pStyle w:val="38"/>
        <w:framePr w:wrap="notBeside"/>
        <w:rPr>
          <w:rtl/>
        </w:rPr>
      </w:pPr>
      <w:r w:rsidRPr="00660D7A">
        <w:rPr>
          <w:rFonts w:hint="cs"/>
          <w:rtl/>
        </w:rPr>
        <w:t>ר</w:t>
      </w:r>
      <w:r w:rsidRPr="00660D7A">
        <w:rPr>
          <w:rtl/>
        </w:rPr>
        <w:t>בא</w:t>
      </w:r>
      <w:r w:rsidR="00A24328">
        <w:rPr>
          <w:rtl/>
        </w:rPr>
        <w:t>:</w:t>
      </w:r>
    </w:p>
    <w:p w14:paraId="37781A23" w14:textId="566D6BF8" w:rsidR="00E43531" w:rsidRPr="000528DA" w:rsidRDefault="00DA51A5" w:rsidP="000528DA">
      <w:pPr>
        <w:rPr>
          <w:rtl/>
        </w:rPr>
      </w:pPr>
      <w:r w:rsidRPr="000528DA">
        <w:rPr>
          <w:rFonts w:hint="cs"/>
          <w:rtl/>
        </w:rPr>
        <w:t xml:space="preserve">אפי' </w:t>
      </w:r>
      <w:r w:rsidRPr="000528DA">
        <w:rPr>
          <w:rtl/>
        </w:rPr>
        <w:t xml:space="preserve">דתיובתא דשמואל </w:t>
      </w:r>
      <w:r w:rsidRPr="00A10336">
        <w:rPr>
          <w:rStyle w:val="30"/>
          <w:rtl/>
        </w:rPr>
        <w:t>הלכ</w:t>
      </w:r>
      <w:r w:rsidR="00E43531" w:rsidRPr="00A10336">
        <w:rPr>
          <w:rStyle w:val="30"/>
          <w:rFonts w:hint="cs"/>
          <w:rtl/>
        </w:rPr>
        <w:t>ה כמותו</w:t>
      </w:r>
    </w:p>
    <w:p w14:paraId="17DAF5A8" w14:textId="74E89FAF" w:rsidR="00A24328" w:rsidRDefault="00DA51A5" w:rsidP="009A59D1">
      <w:pPr>
        <w:pStyle w:val="38"/>
        <w:framePr w:wrap="notBeside"/>
        <w:rPr>
          <w:rtl/>
        </w:rPr>
      </w:pPr>
      <w:r w:rsidRPr="00660D7A">
        <w:rPr>
          <w:rFonts w:hint="cs"/>
          <w:rtl/>
        </w:rPr>
        <w:t>ו</w:t>
      </w:r>
      <w:r w:rsidR="00E24DCC" w:rsidRPr="00660D7A">
        <w:rPr>
          <w:rFonts w:hint="cs"/>
          <w:rtl/>
        </w:rPr>
        <w:t>ה</w:t>
      </w:r>
      <w:r w:rsidRPr="00660D7A">
        <w:rPr>
          <w:rFonts w:hint="cs"/>
          <w:rtl/>
        </w:rPr>
        <w:t>טע</w:t>
      </w:r>
      <w:r w:rsidR="00E24DCC" w:rsidRPr="00660D7A">
        <w:rPr>
          <w:rFonts w:hint="cs"/>
          <w:rtl/>
        </w:rPr>
        <w:t>ם</w:t>
      </w:r>
      <w:r w:rsidR="009B14FE">
        <w:rPr>
          <w:rFonts w:hint="cs"/>
          <w:rtl/>
        </w:rPr>
        <w:t>:</w:t>
      </w:r>
    </w:p>
    <w:p w14:paraId="158F896F" w14:textId="6284B32F" w:rsidR="00AC7AE4" w:rsidRPr="000528DA" w:rsidRDefault="00DA51A5" w:rsidP="000528DA">
      <w:pPr>
        <w:rPr>
          <w:rtl/>
        </w:rPr>
      </w:pPr>
      <w:r w:rsidRPr="000528DA">
        <w:rPr>
          <w:rtl/>
        </w:rPr>
        <w:t xml:space="preserve">כל </w:t>
      </w:r>
      <w:r w:rsidR="00E24DCC" w:rsidRPr="000528DA">
        <w:rPr>
          <w:rFonts w:hint="cs"/>
          <w:rtl/>
        </w:rPr>
        <w:t>שנשמר יותר</w:t>
      </w:r>
      <w:r w:rsidRPr="000528DA">
        <w:rPr>
          <w:rtl/>
        </w:rPr>
        <w:t xml:space="preserve"> עדיף.</w:t>
      </w:r>
      <w:r w:rsidRPr="000528DA">
        <w:rPr>
          <w:rFonts w:hint="cs"/>
          <w:rtl/>
        </w:rPr>
        <w:t xml:space="preserve"> ומנח </w:t>
      </w:r>
      <w:r w:rsidRPr="000528DA">
        <w:rPr>
          <w:rtl/>
        </w:rPr>
        <w:t>בין כר לכסת שלא כנגד ראשו.</w:t>
      </w:r>
      <w:r w:rsidR="00074419" w:rsidRPr="000528DA">
        <w:rPr>
          <w:rFonts w:hint="cs"/>
          <w:rtl/>
        </w:rPr>
        <w:t xml:space="preserve"> </w:t>
      </w:r>
    </w:p>
    <w:p w14:paraId="463B4F63" w14:textId="4EE757BB" w:rsidR="00A24328" w:rsidRDefault="00DA51A5" w:rsidP="009A59D1">
      <w:pPr>
        <w:pStyle w:val="38"/>
        <w:framePr w:wrap="notBeside"/>
        <w:rPr>
          <w:rtl/>
        </w:rPr>
      </w:pPr>
      <w:r w:rsidRPr="00660D7A">
        <w:rPr>
          <w:rFonts w:hint="cs"/>
          <w:rtl/>
        </w:rPr>
        <w:t>והך</w:t>
      </w:r>
      <w:r w:rsidR="00D46300" w:rsidRPr="00660D7A">
        <w:rPr>
          <w:rFonts w:hint="cs"/>
          <w:rtl/>
        </w:rPr>
        <w:t xml:space="preserve"> דר''ח</w:t>
      </w:r>
      <w:r w:rsidR="00A24328">
        <w:rPr>
          <w:rFonts w:hint="cs"/>
          <w:rtl/>
        </w:rPr>
        <w:t>:</w:t>
      </w:r>
    </w:p>
    <w:p w14:paraId="6CA4F801" w14:textId="460EF0DE" w:rsidR="00AC7AE4" w:rsidRPr="000528DA" w:rsidRDefault="00D46300" w:rsidP="007A2FF5">
      <w:pPr>
        <w:spacing w:after="60"/>
        <w:rPr>
          <w:rtl/>
        </w:rPr>
      </w:pPr>
      <w:r w:rsidRPr="000528DA">
        <w:rPr>
          <w:rFonts w:hint="cs"/>
          <w:rtl/>
        </w:rPr>
        <w:t>ש</w:t>
      </w:r>
      <w:r w:rsidR="00DA51A5" w:rsidRPr="000528DA">
        <w:rPr>
          <w:rFonts w:hint="cs"/>
          <w:rtl/>
        </w:rPr>
        <w:t xml:space="preserve">מניח </w:t>
      </w:r>
      <w:r w:rsidR="00DA51A5" w:rsidRPr="000528DA">
        <w:rPr>
          <w:rtl/>
        </w:rPr>
        <w:t xml:space="preserve">בכובע </w:t>
      </w:r>
      <w:r w:rsidR="00DA51A5" w:rsidRPr="00A10336">
        <w:rPr>
          <w:rStyle w:val="30"/>
          <w:rtl/>
        </w:rPr>
        <w:t>תחת</w:t>
      </w:r>
      <w:r w:rsidR="00DA51A5" w:rsidRPr="000528DA">
        <w:rPr>
          <w:rtl/>
        </w:rPr>
        <w:t xml:space="preserve"> מראשותיו</w:t>
      </w:r>
      <w:r w:rsidRPr="000528DA">
        <w:rPr>
          <w:rFonts w:hint="cs"/>
          <w:rtl/>
        </w:rPr>
        <w:t xml:space="preserve"> </w:t>
      </w:r>
      <w:r w:rsidR="00743C65" w:rsidRPr="000528DA">
        <w:rPr>
          <w:rFonts w:hint="cs"/>
          <w:rtl/>
        </w:rPr>
        <w:t xml:space="preserve">- </w:t>
      </w:r>
      <w:r w:rsidR="00DA51A5" w:rsidRPr="000528DA">
        <w:rPr>
          <w:rFonts w:hint="cs"/>
          <w:rtl/>
        </w:rPr>
        <w:t>התפילין ניכרין בקצה הכיס</w:t>
      </w:r>
      <w:r w:rsidR="00074419" w:rsidRPr="000528DA">
        <w:rPr>
          <w:rFonts w:hint="cs"/>
          <w:rtl/>
        </w:rPr>
        <w:t xml:space="preserve">, </w:t>
      </w:r>
    </w:p>
    <w:p w14:paraId="6EE76CB4" w14:textId="34715348" w:rsidR="00A24328" w:rsidRDefault="00DA51A5" w:rsidP="009A59D1">
      <w:pPr>
        <w:pStyle w:val="38"/>
        <w:framePr w:wrap="notBeside"/>
        <w:rPr>
          <w:rtl/>
        </w:rPr>
      </w:pPr>
      <w:r w:rsidRPr="00660D7A">
        <w:rPr>
          <w:rtl/>
        </w:rPr>
        <w:t>בר קפרא</w:t>
      </w:r>
      <w:r w:rsidR="00A24328">
        <w:rPr>
          <w:rFonts w:hint="cs"/>
          <w:rtl/>
        </w:rPr>
        <w:t>:</w:t>
      </w:r>
    </w:p>
    <w:p w14:paraId="0FCB2D56" w14:textId="6C616187" w:rsidR="004D0C9F" w:rsidRPr="000528DA" w:rsidRDefault="00DA51A5" w:rsidP="000528DA">
      <w:pPr>
        <w:rPr>
          <w:rtl/>
        </w:rPr>
      </w:pPr>
      <w:r w:rsidRPr="000528DA">
        <w:rPr>
          <w:rtl/>
        </w:rPr>
        <w:t>צייר ב</w:t>
      </w:r>
      <w:r w:rsidRPr="000528DA">
        <w:rPr>
          <w:rFonts w:hint="cs"/>
          <w:rtl/>
        </w:rPr>
        <w:t xml:space="preserve">יריעה </w:t>
      </w:r>
      <w:r w:rsidRPr="000528DA">
        <w:rPr>
          <w:rtl/>
        </w:rPr>
        <w:t>ומ</w:t>
      </w:r>
      <w:r w:rsidR="004D0C9F" w:rsidRPr="000528DA">
        <w:rPr>
          <w:rFonts w:hint="cs"/>
          <w:rtl/>
        </w:rPr>
        <w:t>ו</w:t>
      </w:r>
      <w:r w:rsidR="00E43531" w:rsidRPr="000528DA">
        <w:rPr>
          <w:rFonts w:hint="cs"/>
          <w:rtl/>
        </w:rPr>
        <w:t>שך הקרן לחוץ.</w:t>
      </w:r>
    </w:p>
    <w:p w14:paraId="6900A61F" w14:textId="57BEC592" w:rsidR="00A24328" w:rsidRDefault="00DA51A5" w:rsidP="009A59D1">
      <w:pPr>
        <w:pStyle w:val="38"/>
        <w:framePr w:wrap="notBeside"/>
        <w:rPr>
          <w:rtl/>
        </w:rPr>
      </w:pPr>
      <w:r w:rsidRPr="00660D7A">
        <w:rPr>
          <w:rtl/>
        </w:rPr>
        <w:t>ר</w:t>
      </w:r>
      <w:r w:rsidRPr="00660D7A">
        <w:rPr>
          <w:rFonts w:hint="cs"/>
          <w:rtl/>
        </w:rPr>
        <w:t>שבדר"א</w:t>
      </w:r>
      <w:r w:rsidR="009B14FE">
        <w:rPr>
          <w:rFonts w:hint="cs"/>
          <w:rtl/>
        </w:rPr>
        <w:t>:</w:t>
      </w:r>
    </w:p>
    <w:p w14:paraId="0096F02C" w14:textId="3F422E8D" w:rsidR="00AC7AE4" w:rsidRPr="000528DA" w:rsidRDefault="00D46300" w:rsidP="000528DA">
      <w:pPr>
        <w:rPr>
          <w:rtl/>
        </w:rPr>
      </w:pPr>
      <w:r w:rsidRPr="000528DA">
        <w:rPr>
          <w:rFonts w:hint="cs"/>
          <w:rtl/>
        </w:rPr>
        <w:t>ה</w:t>
      </w:r>
      <w:r w:rsidR="00DA51A5" w:rsidRPr="000528DA">
        <w:rPr>
          <w:rFonts w:hint="cs"/>
          <w:rtl/>
        </w:rPr>
        <w:t>ניחם על ספסל ופרס סודר עליהם</w:t>
      </w:r>
      <w:r w:rsidR="00DA51A5" w:rsidRPr="000528DA">
        <w:rPr>
          <w:rtl/>
        </w:rPr>
        <w:t>.</w:t>
      </w:r>
      <w:r w:rsidR="00074419" w:rsidRPr="000528DA">
        <w:rPr>
          <w:rFonts w:hint="cs"/>
          <w:rtl/>
        </w:rPr>
        <w:t xml:space="preserve"> </w:t>
      </w:r>
    </w:p>
    <w:p w14:paraId="50DFFE66" w14:textId="77777777" w:rsidR="00A24328" w:rsidRDefault="00DA51A5" w:rsidP="009A59D1">
      <w:pPr>
        <w:pStyle w:val="38"/>
        <w:framePr w:wrap="notBeside"/>
        <w:rPr>
          <w:rtl/>
        </w:rPr>
      </w:pPr>
      <w:r w:rsidRPr="00660D7A">
        <w:rPr>
          <w:rFonts w:hint="cs"/>
          <w:rtl/>
        </w:rPr>
        <w:t>רהבדר"י</w:t>
      </w:r>
      <w:r w:rsidR="00A24328">
        <w:rPr>
          <w:rtl/>
        </w:rPr>
        <w:t>:</w:t>
      </w:r>
    </w:p>
    <w:p w14:paraId="434017B0" w14:textId="58F1D75D" w:rsidR="00DA51A5" w:rsidRPr="000528DA" w:rsidRDefault="00DA51A5" w:rsidP="000528DA">
      <w:pPr>
        <w:rPr>
          <w:rtl/>
        </w:rPr>
      </w:pPr>
      <w:r w:rsidRPr="000528DA">
        <w:rPr>
          <w:rFonts w:hint="cs"/>
          <w:rtl/>
        </w:rPr>
        <w:t xml:space="preserve">פעם אחת </w:t>
      </w:r>
      <w:r w:rsidR="00E43531" w:rsidRPr="00E34F28">
        <w:rPr>
          <w:rStyle w:val="afffff9"/>
          <w:rFonts w:hint="cs"/>
          <w:rtl/>
        </w:rPr>
        <w:t>א"ל</w:t>
      </w:r>
      <w:r w:rsidRPr="000528DA">
        <w:rPr>
          <w:rFonts w:hint="cs"/>
          <w:rtl/>
        </w:rPr>
        <w:t xml:space="preserve"> </w:t>
      </w:r>
      <w:r w:rsidRPr="00E34F28">
        <w:rPr>
          <w:rStyle w:val="afffff9"/>
          <w:rFonts w:hint="cs"/>
          <w:rtl/>
        </w:rPr>
        <w:t>רבא</w:t>
      </w:r>
      <w:r w:rsidR="00E43531" w:rsidRPr="000528DA">
        <w:rPr>
          <w:rFonts w:hint="cs"/>
          <w:rtl/>
        </w:rPr>
        <w:t xml:space="preserve"> להביא לו התפילין ו</w:t>
      </w:r>
      <w:r w:rsidRPr="000528DA">
        <w:rPr>
          <w:rFonts w:hint="cs"/>
          <w:rtl/>
        </w:rPr>
        <w:t>היו בין</w:t>
      </w:r>
      <w:r w:rsidR="00BF279E" w:rsidRPr="000528DA">
        <w:rPr>
          <w:rFonts w:hint="cs"/>
          <w:rtl/>
        </w:rPr>
        <w:t xml:space="preserve"> כר לכסת שלא כנגד ראשו</w:t>
      </w:r>
      <w:r w:rsidR="00743C65" w:rsidRPr="000528DA">
        <w:rPr>
          <w:rFonts w:hint="cs"/>
          <w:rtl/>
        </w:rPr>
        <w:t>,</w:t>
      </w:r>
      <w:r w:rsidR="00BF279E" w:rsidRPr="000528DA">
        <w:rPr>
          <w:rFonts w:hint="cs"/>
          <w:rtl/>
        </w:rPr>
        <w:t xml:space="preserve"> וידעתי ש</w:t>
      </w:r>
      <w:r w:rsidRPr="000528DA">
        <w:rPr>
          <w:rFonts w:hint="cs"/>
          <w:rtl/>
        </w:rPr>
        <w:t>יום טבילה היה וללמדני ההלכה נהג כן</w:t>
      </w:r>
      <w:r w:rsidR="00074419" w:rsidRPr="000528DA">
        <w:rPr>
          <w:rFonts w:hint="cs"/>
          <w:rtl/>
        </w:rPr>
        <w:t>.</w:t>
      </w:r>
    </w:p>
    <w:p w14:paraId="036778E4" w14:textId="242E6B77" w:rsidR="00A24328" w:rsidRDefault="00D46300" w:rsidP="009A59D1">
      <w:pPr>
        <w:pStyle w:val="38"/>
        <w:framePr w:wrap="notBeside"/>
        <w:rPr>
          <w:rtl/>
        </w:rPr>
      </w:pPr>
      <w:r w:rsidRPr="00660D7A">
        <w:rPr>
          <w:rFonts w:hint="cs"/>
          <w:rtl/>
        </w:rPr>
        <w:t>בעי רבי יוסף</w:t>
      </w:r>
      <w:r w:rsidR="009B14FE">
        <w:rPr>
          <w:rFonts w:hint="cs"/>
          <w:rtl/>
        </w:rPr>
        <w:t>:</w:t>
      </w:r>
    </w:p>
    <w:p w14:paraId="0CD996E1" w14:textId="3C2F734F" w:rsidR="00E43531" w:rsidRPr="00E34F28" w:rsidRDefault="00A64284" w:rsidP="00D46300">
      <w:pPr>
        <w:pStyle w:val="afffffc"/>
        <w:rPr>
          <w:rtl/>
        </w:rPr>
      </w:pPr>
      <w:bookmarkStart w:id="589" w:name="_Toc193635834"/>
      <w:bookmarkStart w:id="590" w:name="_Toc216184446"/>
      <w:r w:rsidRPr="00D46300">
        <w:rPr>
          <w:rtl/>
        </w:rPr>
        <w:t xml:space="preserve">שנים </w:t>
      </w:r>
      <w:r w:rsidR="00DA51A5" w:rsidRPr="00D46300">
        <w:rPr>
          <w:rtl/>
        </w:rPr>
        <w:t xml:space="preserve">במטה אחת, מהו </w:t>
      </w:r>
      <w:r w:rsidR="00DA51A5" w:rsidRPr="00D46300">
        <w:rPr>
          <w:rFonts w:hint="cs"/>
          <w:rtl/>
        </w:rPr>
        <w:t>ש</w:t>
      </w:r>
      <w:r w:rsidR="00DA51A5" w:rsidRPr="00D46300">
        <w:rPr>
          <w:rtl/>
        </w:rPr>
        <w:t>יחזיר פניו ויקרא קר"ש,</w:t>
      </w:r>
      <w:bookmarkEnd w:id="589"/>
      <w:bookmarkEnd w:id="590"/>
      <w:r w:rsidR="00074419" w:rsidRPr="00D46300">
        <w:rPr>
          <w:rFonts w:hint="cs"/>
          <w:rtl/>
        </w:rPr>
        <w:t xml:space="preserve"> </w:t>
      </w:r>
    </w:p>
    <w:p w14:paraId="5DC7DAC7" w14:textId="77777777" w:rsidR="00A24328" w:rsidRDefault="00074419" w:rsidP="009A59D1">
      <w:pPr>
        <w:pStyle w:val="38"/>
        <w:framePr w:wrap="notBeside"/>
        <w:rPr>
          <w:rtl/>
        </w:rPr>
      </w:pPr>
      <w:r w:rsidRPr="00660D7A">
        <w:rPr>
          <w:rFonts w:hint="cs"/>
          <w:rtl/>
        </w:rPr>
        <w:t>אין להוכיח</w:t>
      </w:r>
      <w:r w:rsidR="00A24328">
        <w:rPr>
          <w:rtl/>
        </w:rPr>
        <w:t>:</w:t>
      </w:r>
    </w:p>
    <w:p w14:paraId="127DE459" w14:textId="23B1243C" w:rsidR="00DA51A5" w:rsidRPr="000528DA" w:rsidRDefault="00074419" w:rsidP="000528DA">
      <w:pPr>
        <w:rPr>
          <w:rtl/>
        </w:rPr>
      </w:pPr>
      <w:r w:rsidRPr="000528DA">
        <w:rPr>
          <w:rFonts w:hint="cs"/>
          <w:rtl/>
        </w:rPr>
        <w:t>מדשרי</w:t>
      </w:r>
      <w:r w:rsidR="00A64284" w:rsidRPr="000528DA">
        <w:rPr>
          <w:rFonts w:hint="cs"/>
          <w:rtl/>
        </w:rPr>
        <w:t xml:space="preserve"> </w:t>
      </w:r>
      <w:r w:rsidRPr="000528DA">
        <w:rPr>
          <w:rFonts w:hint="cs"/>
          <w:rtl/>
        </w:rPr>
        <w:t>באשתו</w:t>
      </w:r>
      <w:r w:rsidR="00A64284" w:rsidRPr="000528DA">
        <w:rPr>
          <w:rFonts w:hint="cs"/>
          <w:rtl/>
        </w:rPr>
        <w:t>,</w:t>
      </w:r>
      <w:r w:rsidRPr="000528DA">
        <w:rPr>
          <w:rFonts w:hint="cs"/>
          <w:rtl/>
        </w:rPr>
        <w:t xml:space="preserve"> </w:t>
      </w:r>
      <w:r w:rsidR="00D46300" w:rsidRPr="000528DA">
        <w:rPr>
          <w:rFonts w:hint="cs"/>
          <w:rtl/>
        </w:rPr>
        <w:t xml:space="preserve">- </w:t>
      </w:r>
      <w:r w:rsidRPr="000528DA">
        <w:rPr>
          <w:rFonts w:hint="cs"/>
          <w:rtl/>
        </w:rPr>
        <w:t>דכגופו דמי</w:t>
      </w:r>
      <w:r w:rsidR="00DA51A5" w:rsidRPr="000528DA">
        <w:rPr>
          <w:rtl/>
        </w:rPr>
        <w:t xml:space="preserve"> </w:t>
      </w:r>
    </w:p>
    <w:p w14:paraId="227DD575" w14:textId="77777777" w:rsidR="00A24328" w:rsidRDefault="00DA51A5" w:rsidP="009A59D1">
      <w:pPr>
        <w:pStyle w:val="38"/>
        <w:framePr w:wrap="notBeside"/>
        <w:rPr>
          <w:rtl/>
        </w:rPr>
      </w:pPr>
      <w:r w:rsidRPr="00660D7A">
        <w:rPr>
          <w:rFonts w:hint="cs"/>
          <w:rtl/>
        </w:rPr>
        <w:t>והך</w:t>
      </w:r>
      <w:r w:rsidR="00A24328">
        <w:rPr>
          <w:rtl/>
        </w:rPr>
        <w:t>:</w:t>
      </w:r>
    </w:p>
    <w:p w14:paraId="7016A390" w14:textId="5720DAFC" w:rsidR="00D46300" w:rsidRPr="000528DA" w:rsidRDefault="00DA51A5" w:rsidP="000528DA">
      <w:pPr>
        <w:rPr>
          <w:rtl/>
        </w:rPr>
      </w:pPr>
      <w:r w:rsidRPr="000528DA">
        <w:rPr>
          <w:rFonts w:hint="cs"/>
          <w:rtl/>
        </w:rPr>
        <w:t>ד</w:t>
      </w:r>
      <w:r w:rsidRPr="000528DA">
        <w:rPr>
          <w:rtl/>
        </w:rPr>
        <w:t xml:space="preserve">שנים במטה אחת זה </w:t>
      </w:r>
      <w:r w:rsidR="00E43531" w:rsidRPr="000528DA">
        <w:rPr>
          <w:rFonts w:hint="cs"/>
          <w:rtl/>
        </w:rPr>
        <w:t xml:space="preserve">וזה </w:t>
      </w:r>
      <w:r w:rsidRPr="000528DA">
        <w:rPr>
          <w:rtl/>
        </w:rPr>
        <w:t>מחזיר פניו וקורא,</w:t>
      </w:r>
      <w:r w:rsidRPr="000528DA">
        <w:rPr>
          <w:rFonts w:hint="cs"/>
          <w:rtl/>
        </w:rPr>
        <w:t xml:space="preserve"> </w:t>
      </w:r>
    </w:p>
    <w:p w14:paraId="5ADCF9BF" w14:textId="3625EDE0" w:rsidR="00A24328" w:rsidRDefault="00DA51A5" w:rsidP="009A59D1">
      <w:pPr>
        <w:pStyle w:val="38"/>
        <w:framePr w:wrap="notBeside"/>
        <w:rPr>
          <w:rtl/>
        </w:rPr>
      </w:pPr>
      <w:r w:rsidRPr="00660D7A">
        <w:rPr>
          <w:rFonts w:hint="cs"/>
          <w:rtl/>
        </w:rPr>
        <w:t>ומאידך</w:t>
      </w:r>
      <w:r w:rsidR="00A24328">
        <w:rPr>
          <w:rtl/>
        </w:rPr>
        <w:t>:</w:t>
      </w:r>
    </w:p>
    <w:p w14:paraId="06CA6480" w14:textId="5072B029" w:rsidR="00AC7AE4" w:rsidRPr="000528DA" w:rsidRDefault="00DA51A5" w:rsidP="000528DA">
      <w:pPr>
        <w:rPr>
          <w:rtl/>
        </w:rPr>
      </w:pPr>
      <w:r w:rsidRPr="000528DA">
        <w:rPr>
          <w:rtl/>
        </w:rPr>
        <w:t>הישן במטה ובניו ובני ביתו בצדו</w:t>
      </w:r>
      <w:r w:rsidR="00743C65" w:rsidRPr="000528DA">
        <w:rPr>
          <w:rFonts w:hint="cs"/>
          <w:rtl/>
        </w:rPr>
        <w:t>,</w:t>
      </w:r>
      <w:r>
        <w:rPr>
          <w:rtl/>
        </w:rPr>
        <w:t xml:space="preserve"> לא יקרא </w:t>
      </w:r>
      <w:r>
        <w:rPr>
          <w:rStyle w:val="afffff9"/>
          <w:rtl/>
          <w:rPrChange w:id="9137" w:author="מנוע אמוראים" w:date="2026-10-05T16:40:51Z">
            <w:rPr>
              <w:rtl/>
            </w:rPr>
          </w:rPrChange>
        </w:rPr>
        <w:t xml:space="preserve">קר"ש</w:t>
      </w:r>
      <w:r>
        <w:rPr>
          <w:rtl/>
        </w:rPr>
        <w:t xml:space="preserve"> א</w:t>
      </w:r>
      <w:r w:rsidRPr="000528DA">
        <w:rPr>
          <w:rFonts w:hint="cs"/>
          <w:rtl/>
        </w:rPr>
        <w:t>א</w:t>
      </w:r>
      <w:r w:rsidRPr="000528DA">
        <w:rPr>
          <w:rtl/>
        </w:rPr>
        <w:t>"</w:t>
      </w:r>
      <w:r w:rsidRPr="000528DA">
        <w:rPr>
          <w:rFonts w:hint="cs"/>
          <w:rtl/>
        </w:rPr>
        <w:t>כ</w:t>
      </w:r>
      <w:r w:rsidRPr="000528DA">
        <w:rPr>
          <w:rtl/>
        </w:rPr>
        <w:t xml:space="preserve"> היתה טלית מפסקת ביניהן.</w:t>
      </w:r>
      <w:r w:rsidRPr="000528DA">
        <w:rPr>
          <w:rFonts w:hint="cs"/>
          <w:rtl/>
        </w:rPr>
        <w:t xml:space="preserve"> </w:t>
      </w:r>
      <w:r w:rsidRPr="000528DA">
        <w:rPr>
          <w:rtl/>
        </w:rPr>
        <w:t>ואם היו בניו ובני ביתו קטנים - מותר.</w:t>
      </w:r>
      <w:r w:rsidRPr="000528DA">
        <w:rPr>
          <w:rFonts w:hint="cs"/>
          <w:rtl/>
        </w:rPr>
        <w:t xml:space="preserve"> </w:t>
      </w:r>
    </w:p>
    <w:p w14:paraId="663F9869" w14:textId="32E222B1" w:rsidR="00A24328" w:rsidRDefault="00D46300" w:rsidP="009A59D1">
      <w:pPr>
        <w:pStyle w:val="38"/>
        <w:framePr w:wrap="notBeside"/>
        <w:rPr>
          <w:rtl/>
        </w:rPr>
      </w:pPr>
      <w:r w:rsidRPr="00660D7A">
        <w:rPr>
          <w:rFonts w:hint="cs"/>
          <w:rtl/>
        </w:rPr>
        <w:lastRenderedPageBreak/>
        <w:t xml:space="preserve">- א.    </w:t>
      </w:r>
      <w:r w:rsidR="00DA51A5" w:rsidRPr="00660D7A">
        <w:rPr>
          <w:rFonts w:hint="cs"/>
          <w:rtl/>
        </w:rPr>
        <w:t>לר</w:t>
      </w:r>
      <w:r w:rsidR="00AC7AE4" w:rsidRPr="00660D7A">
        <w:rPr>
          <w:rFonts w:hint="cs"/>
          <w:rtl/>
        </w:rPr>
        <w:t>יו"ס</w:t>
      </w:r>
      <w:r w:rsidR="00A24328">
        <w:rPr>
          <w:rFonts w:hint="cs"/>
          <w:rtl/>
        </w:rPr>
        <w:t>:</w:t>
      </w:r>
    </w:p>
    <w:p w14:paraId="1D7E3D9F" w14:textId="6A6600F5" w:rsidR="00A66819" w:rsidRPr="000528DA" w:rsidRDefault="00DA51A5" w:rsidP="000528DA">
      <w:pPr>
        <w:rPr>
          <w:rtl/>
        </w:rPr>
      </w:pPr>
      <w:r w:rsidRPr="000528DA">
        <w:rPr>
          <w:rFonts w:hint="cs"/>
          <w:rtl/>
        </w:rPr>
        <w:t>הא באשתו דשרי</w:t>
      </w:r>
      <w:r w:rsidR="00D46300" w:rsidRPr="000528DA">
        <w:rPr>
          <w:rFonts w:hint="cs"/>
          <w:rtl/>
        </w:rPr>
        <w:t>,</w:t>
      </w:r>
      <w:r w:rsidRPr="000528DA">
        <w:rPr>
          <w:rFonts w:hint="cs"/>
          <w:rtl/>
        </w:rPr>
        <w:t xml:space="preserve"> הא באחר.</w:t>
      </w:r>
    </w:p>
    <w:p w14:paraId="569C856C" w14:textId="13F39803" w:rsidR="00A24328" w:rsidRDefault="00AC7AE4" w:rsidP="009A59D1">
      <w:pPr>
        <w:pStyle w:val="38"/>
        <w:framePr w:wrap="notBeside"/>
        <w:rPr>
          <w:rtl/>
        </w:rPr>
      </w:pPr>
      <w:r w:rsidRPr="00660D7A">
        <w:rPr>
          <w:rFonts w:hint="cs"/>
          <w:rtl/>
        </w:rPr>
        <w:t xml:space="preserve">ב. </w:t>
      </w:r>
      <w:r w:rsidR="00DA51A5" w:rsidRPr="00660D7A">
        <w:rPr>
          <w:rFonts w:hint="cs"/>
          <w:rtl/>
        </w:rPr>
        <w:t>ל</w:t>
      </w:r>
      <w:r w:rsidR="00DA51A5" w:rsidRPr="00660D7A">
        <w:rPr>
          <w:rtl/>
        </w:rPr>
        <w:t>שמואל</w:t>
      </w:r>
      <w:r w:rsidR="00A24328">
        <w:rPr>
          <w:rtl/>
        </w:rPr>
        <w:t>:</w:t>
      </w:r>
    </w:p>
    <w:p w14:paraId="0F0EBC4E" w14:textId="30C6D314" w:rsidR="00DA51A5" w:rsidRPr="000528DA" w:rsidRDefault="00DA51A5" w:rsidP="000528DA">
      <w:pPr>
        <w:rPr>
          <w:rtl/>
        </w:rPr>
      </w:pPr>
      <w:r w:rsidRPr="000528DA">
        <w:rPr>
          <w:rFonts w:hint="cs"/>
          <w:rtl/>
        </w:rPr>
        <w:t>לא גרע מטלית מפסקת בינהם דתנאי היא</w:t>
      </w:r>
      <w:r w:rsidR="00743C65" w:rsidRPr="000528DA">
        <w:rPr>
          <w:rFonts w:hint="cs"/>
          <w:rtl/>
        </w:rPr>
        <w:t>,</w:t>
      </w:r>
    </w:p>
    <w:p w14:paraId="435AB103" w14:textId="5ACA5254" w:rsidR="00A66819" w:rsidRPr="00E34F28" w:rsidRDefault="00DA51A5" w:rsidP="00D46300">
      <w:pPr>
        <w:pStyle w:val="afffff5"/>
        <w:jc w:val="center"/>
        <w:rPr>
          <w:rtl/>
        </w:rPr>
      </w:pPr>
      <w:bookmarkStart w:id="591" w:name="_Toc193635835"/>
      <w:bookmarkStart w:id="592" w:name="_Toc216184447"/>
      <w:r>
        <w:rPr>
          <w:rStyle w:val="30"/>
          <w:rFonts w:hint="cs"/>
          <w:rtl/>
        </w:rPr>
        <w:t xml:space="preserve">זה מחזיר פניו וקורא </w:t>
      </w:r>
      <w:r>
        <w:rPr>
          <w:rStyle w:val="afffff9"/>
          <w:rFonts w:hint="cs"/>
          <w:rtl/>
          <w:rPrChange w:id="9138" w:author="מנוע אמוראים" w:date="2026-10-05T16:40:51Z">
            <w:rPr>
              <w:rStyle w:val="30"/>
              <w:rFonts w:hint="cs"/>
              <w:rtl/>
            </w:rPr>
          </w:rPrChange>
        </w:rPr>
        <w:t xml:space="preserve">קר</w:t>
      </w:r>
      <w:r>
        <w:rPr>
          <w:rStyle w:val="afffff9"/>
          <w:rtl/>
          <w:rPrChange w:id="9139" w:author="מנוע אמוראים" w:date="2026-10-05T16:40:51Z">
            <w:rPr>
              <w:rStyle w:val="30"/>
              <w:rtl/>
            </w:rPr>
          </w:rPrChange>
        </w:rPr>
        <w:t xml:space="preserve">"</w:t>
      </w:r>
      <w:r>
        <w:rPr>
          <w:rStyle w:val="afffff9"/>
          <w:rFonts w:hint="cs"/>
          <w:rtl/>
          <w:rPrChange w:id="9140" w:author="מנוע אמוראים" w:date="2026-10-05T16:40:51Z">
            <w:rPr>
              <w:rStyle w:val="30"/>
              <w:rFonts w:hint="cs"/>
              <w:rtl/>
            </w:rPr>
          </w:rPrChange>
        </w:rPr>
        <w:t xml:space="preserve">ש</w:t>
      </w:r>
      <w:bookmarkEnd w:id="591"/>
      <w:bookmarkEnd w:id="592"/>
      <w:r w:rsidRPr="00FE3D07">
        <w:rPr>
          <w:rFonts w:hint="cs"/>
          <w:rtl/>
        </w:rPr>
        <w:t>: ואפי</w:t>
      </w:r>
      <w:r w:rsidRPr="00FE3D07">
        <w:rPr>
          <w:rtl/>
        </w:rPr>
        <w:t>'</w:t>
      </w:r>
      <w:r w:rsidRPr="00FE3D07">
        <w:rPr>
          <w:rFonts w:hint="cs"/>
          <w:rtl/>
        </w:rPr>
        <w:t xml:space="preserve"> ד</w:t>
      </w:r>
      <w:r w:rsidRPr="00FE3D07">
        <w:rPr>
          <w:rtl/>
        </w:rPr>
        <w:t>איכא עגבות</w:t>
      </w:r>
    </w:p>
    <w:p w14:paraId="11F56F50" w14:textId="4FD90660" w:rsidR="00A24328" w:rsidRDefault="00E43531" w:rsidP="009A59D1">
      <w:pPr>
        <w:pStyle w:val="38"/>
        <w:framePr w:wrap="notBeside"/>
        <w:rPr>
          <w:rtl/>
        </w:rPr>
      </w:pPr>
      <w:r w:rsidRPr="00660D7A">
        <w:rPr>
          <w:rFonts w:hint="cs"/>
          <w:rtl/>
        </w:rPr>
        <w:t>כ</w:t>
      </w:r>
      <w:r w:rsidR="00DA51A5" w:rsidRPr="00660D7A">
        <w:rPr>
          <w:rFonts w:hint="cs"/>
          <w:rtl/>
        </w:rPr>
        <w:t>ר</w:t>
      </w:r>
      <w:r w:rsidR="00DA51A5" w:rsidRPr="00660D7A">
        <w:rPr>
          <w:rtl/>
        </w:rPr>
        <w:t>"</w:t>
      </w:r>
      <w:r w:rsidR="00DA51A5" w:rsidRPr="00660D7A">
        <w:rPr>
          <w:rFonts w:hint="cs"/>
          <w:rtl/>
        </w:rPr>
        <w:t>ה</w:t>
      </w:r>
      <w:r w:rsidR="00A24328">
        <w:rPr>
          <w:rtl/>
        </w:rPr>
        <w:t>:</w:t>
      </w:r>
    </w:p>
    <w:p w14:paraId="5D822DE8" w14:textId="4DB7744C" w:rsidR="00A66819" w:rsidRPr="000528DA" w:rsidRDefault="00E43531" w:rsidP="000528DA">
      <w:pPr>
        <w:rPr>
          <w:rtl/>
        </w:rPr>
      </w:pPr>
      <w:r w:rsidRPr="000528DA">
        <w:rPr>
          <w:rFonts w:hint="cs"/>
          <w:rtl/>
        </w:rPr>
        <w:t>ד</w:t>
      </w:r>
      <w:r w:rsidR="00DA51A5" w:rsidRPr="000528DA">
        <w:rPr>
          <w:rtl/>
        </w:rPr>
        <w:t>אין בהם משום ערוה.</w:t>
      </w:r>
      <w:r w:rsidR="00DA51A5" w:rsidRPr="000528DA">
        <w:rPr>
          <w:rFonts w:hint="cs"/>
          <w:rtl/>
        </w:rPr>
        <w:t xml:space="preserve"> </w:t>
      </w:r>
      <w:r w:rsidR="00D46300" w:rsidRPr="00A10336">
        <w:rPr>
          <w:rStyle w:val="30"/>
          <w:rFonts w:hint="cs"/>
          <w:rtl/>
        </w:rPr>
        <w:t>שה</w:t>
      </w:r>
      <w:r w:rsidR="00DA51A5" w:rsidRPr="00A10336">
        <w:rPr>
          <w:rStyle w:val="30"/>
          <w:rtl/>
        </w:rPr>
        <w:t>אשה</w:t>
      </w:r>
      <w:r w:rsidR="00DA51A5" w:rsidRPr="000528DA">
        <w:rPr>
          <w:rtl/>
        </w:rPr>
        <w:t xml:space="preserve"> יושבת וקוצה חלתה ערומה</w:t>
      </w:r>
      <w:r w:rsidR="00743C65" w:rsidRPr="000528DA">
        <w:rPr>
          <w:rFonts w:hint="cs"/>
          <w:rtl/>
        </w:rPr>
        <w:t>,</w:t>
      </w:r>
      <w:r w:rsidR="00DA51A5" w:rsidRPr="000528DA">
        <w:rPr>
          <w:rtl/>
        </w:rPr>
        <w:t xml:space="preserve"> מפני שיכולה לכסות פניה בקרקע, אבל לא האיש.</w:t>
      </w:r>
      <w:r w:rsidR="00074419" w:rsidRPr="000528DA">
        <w:rPr>
          <w:rFonts w:hint="cs"/>
          <w:rtl/>
        </w:rPr>
        <w:t xml:space="preserve"> </w:t>
      </w:r>
    </w:p>
    <w:p w14:paraId="3D1F7CF1" w14:textId="594DBE1F" w:rsidR="00A24328" w:rsidRDefault="00DA51A5" w:rsidP="009A59D1">
      <w:pPr>
        <w:pStyle w:val="38"/>
        <w:framePr w:wrap="notBeside"/>
        <w:rPr>
          <w:rtl/>
        </w:rPr>
      </w:pPr>
      <w:r w:rsidRPr="00660D7A">
        <w:rPr>
          <w:rtl/>
        </w:rPr>
        <w:t>תרגמה ר</w:t>
      </w:r>
      <w:r w:rsidRPr="00660D7A">
        <w:rPr>
          <w:rFonts w:hint="cs"/>
          <w:rtl/>
        </w:rPr>
        <w:t>נב"י</w:t>
      </w:r>
      <w:r w:rsidR="009B14FE">
        <w:rPr>
          <w:rFonts w:hint="cs"/>
          <w:rtl/>
        </w:rPr>
        <w:t>:</w:t>
      </w:r>
    </w:p>
    <w:p w14:paraId="6627FD6A" w14:textId="0FBC1287" w:rsidR="00DA51A5" w:rsidRPr="000528DA" w:rsidRDefault="00D46300" w:rsidP="000528DA">
      <w:pPr>
        <w:rPr>
          <w:rtl/>
        </w:rPr>
      </w:pPr>
      <w:r w:rsidRPr="000528DA">
        <w:rPr>
          <w:rFonts w:hint="cs"/>
          <w:rtl/>
        </w:rPr>
        <w:t>כ</w:t>
      </w:r>
      <w:r w:rsidR="00DA51A5" w:rsidRPr="000528DA">
        <w:rPr>
          <w:rtl/>
        </w:rPr>
        <w:t>גון שהיו פניה טוחות בקרקע.</w:t>
      </w:r>
    </w:p>
    <w:p w14:paraId="36E33608" w14:textId="77777777" w:rsidR="00DA51A5" w:rsidRPr="00E34F28" w:rsidRDefault="00074419" w:rsidP="00470C2A">
      <w:pPr>
        <w:pStyle w:val="afffffe"/>
        <w:rPr>
          <w:rtl/>
        </w:rPr>
      </w:pPr>
      <w:ins w:id="9820" w:author="מספור קטעי משנה" w:date="2026-10-06T06:45:16Z">
        <w:r>
          <w:rPr>
            <w:rStyle w:val="MisparKeta"/>
          </w:rPr>
          <w:t xml:space="preserve">א. </w:t>
        </w:r>
      </w:ins>
      <w:bookmarkStart w:id="593" w:name="_Toc193635836"/>
      <w:bookmarkStart w:id="594" w:name="_Toc216184448"/>
      <w:r>
        <w:rPr>
          <w:rStyle w:val="a7"/>
          <w:rtl/>
        </w:rPr>
        <w:t>אם היו בניו וב</w:t>
      </w:r>
      <w:r>
        <w:rPr>
          <w:rStyle w:val="a7"/>
          <w:rFonts w:hint="cs"/>
          <w:rtl/>
        </w:rPr>
        <w:t>"ב</w:t>
      </w:r>
      <w:r w:rsidR="00DA51A5" w:rsidRPr="00074419">
        <w:rPr>
          <w:rStyle w:val="a7"/>
          <w:rtl/>
        </w:rPr>
        <w:t xml:space="preserve"> קטנים </w:t>
      </w:r>
      <w:r w:rsidR="00DA51A5" w:rsidRPr="00A10336">
        <w:rPr>
          <w:rStyle w:val="30"/>
          <w:rtl/>
        </w:rPr>
        <w:t>- מותר.</w:t>
      </w:r>
      <w:bookmarkEnd w:id="593"/>
      <w:bookmarkEnd w:id="594"/>
      <w:r w:rsidRPr="00A10336">
        <w:rPr>
          <w:rStyle w:val="30"/>
          <w:rFonts w:hint="cs"/>
          <w:rtl/>
        </w:rPr>
        <w:t xml:space="preserve"> </w:t>
      </w:r>
    </w:p>
    <w:p w14:paraId="7DF9C5D8" w14:textId="4DC9F14C" w:rsidR="00A24328" w:rsidRDefault="00DA51A5" w:rsidP="009A59D1">
      <w:pPr>
        <w:pStyle w:val="38"/>
        <w:framePr w:wrap="notBeside"/>
        <w:rPr>
          <w:rtl/>
        </w:rPr>
      </w:pPr>
      <w:r w:rsidRPr="00660D7A">
        <w:rPr>
          <w:rFonts w:hint="cs"/>
          <w:rtl/>
        </w:rPr>
        <w:t>ר</w:t>
      </w:r>
      <w:r w:rsidRPr="00660D7A">
        <w:rPr>
          <w:rtl/>
        </w:rPr>
        <w:t>"</w:t>
      </w:r>
      <w:r w:rsidRPr="00660D7A">
        <w:rPr>
          <w:rFonts w:hint="cs"/>
          <w:rtl/>
        </w:rPr>
        <w:t>ח</w:t>
      </w:r>
      <w:r w:rsidR="009B14FE">
        <w:rPr>
          <w:rtl/>
        </w:rPr>
        <w:t>:</w:t>
      </w:r>
    </w:p>
    <w:p w14:paraId="459C983D" w14:textId="7C08F05B" w:rsidR="00AC7AE4" w:rsidRPr="000528DA" w:rsidRDefault="00D46300" w:rsidP="000528DA">
      <w:pPr>
        <w:rPr>
          <w:rtl/>
        </w:rPr>
      </w:pPr>
      <w:bookmarkStart w:id="595" w:name="_Toc193635837"/>
      <w:bookmarkStart w:id="596" w:name="_Toc216184449"/>
      <w:r w:rsidRPr="00A10336">
        <w:rPr>
          <w:rStyle w:val="30"/>
          <w:rFonts w:hint="cs"/>
          <w:rtl/>
        </w:rPr>
        <w:t>ת</w:t>
      </w:r>
      <w:r w:rsidR="00DA51A5" w:rsidRPr="00A10336">
        <w:rPr>
          <w:rStyle w:val="30"/>
          <w:rtl/>
        </w:rPr>
        <w:t>ינוקת</w:t>
      </w:r>
      <w:bookmarkEnd w:id="595"/>
      <w:bookmarkEnd w:id="596"/>
      <w:r w:rsidR="00DA51A5" w:rsidRPr="000528DA">
        <w:rPr>
          <w:rtl/>
        </w:rPr>
        <w:t xml:space="preserve"> </w:t>
      </w:r>
      <w:r w:rsidR="00DA51A5" w:rsidRPr="000528DA">
        <w:rPr>
          <w:rFonts w:hint="cs"/>
          <w:rtl/>
        </w:rPr>
        <w:t>-</w:t>
      </w:r>
      <w:r w:rsidR="00DA51A5" w:rsidRPr="000528DA">
        <w:rPr>
          <w:rtl/>
        </w:rPr>
        <w:t xml:space="preserve">בת </w:t>
      </w:r>
      <w:r w:rsidR="00DA51A5" w:rsidRPr="000528DA">
        <w:rPr>
          <w:rFonts w:hint="cs"/>
          <w:rtl/>
        </w:rPr>
        <w:t>ג'</w:t>
      </w:r>
      <w:r w:rsidR="00DA51A5" w:rsidRPr="000528DA">
        <w:rPr>
          <w:rtl/>
        </w:rPr>
        <w:t xml:space="preserve"> שנים </w:t>
      </w:r>
      <w:r w:rsidR="00743C65" w:rsidRPr="000528DA">
        <w:rPr>
          <w:rtl/>
        </w:rPr>
        <w:t>וי</w:t>
      </w:r>
      <w:r w:rsidR="00743C65" w:rsidRPr="000528DA">
        <w:rPr>
          <w:rFonts w:hint="cs"/>
          <w:rtl/>
        </w:rPr>
        <w:t>ום</w:t>
      </w:r>
      <w:r w:rsidR="00DA51A5" w:rsidRPr="000528DA">
        <w:rPr>
          <w:rtl/>
        </w:rPr>
        <w:t xml:space="preserve">, </w:t>
      </w:r>
      <w:r w:rsidR="00DA51A5" w:rsidRPr="00A10336">
        <w:rPr>
          <w:rStyle w:val="30"/>
          <w:rtl/>
        </w:rPr>
        <w:t>ותינוק</w:t>
      </w:r>
      <w:r w:rsidR="00DA51A5" w:rsidRPr="000528DA">
        <w:rPr>
          <w:rtl/>
        </w:rPr>
        <w:t xml:space="preserve"> בן </w:t>
      </w:r>
      <w:r w:rsidR="00DA51A5" w:rsidRPr="000528DA">
        <w:rPr>
          <w:rFonts w:hint="cs"/>
          <w:rtl/>
        </w:rPr>
        <w:t>ט'</w:t>
      </w:r>
      <w:r w:rsidR="00DA51A5" w:rsidRPr="000528DA">
        <w:rPr>
          <w:rtl/>
        </w:rPr>
        <w:t xml:space="preserve"> שנים ויום.</w:t>
      </w:r>
      <w:r w:rsidR="00291D7F" w:rsidRPr="000528DA">
        <w:rPr>
          <w:rFonts w:hint="cs"/>
          <w:rtl/>
        </w:rPr>
        <w:t xml:space="preserve"> </w:t>
      </w:r>
    </w:p>
    <w:p w14:paraId="340AFD44" w14:textId="6674F860" w:rsidR="00A24328" w:rsidRDefault="00DA51A5" w:rsidP="009A59D1">
      <w:pPr>
        <w:pStyle w:val="38"/>
        <w:framePr w:wrap="notBeside"/>
        <w:rPr>
          <w:rtl/>
        </w:rPr>
      </w:pPr>
      <w:r w:rsidRPr="00660D7A">
        <w:rPr>
          <w:rFonts w:hint="cs"/>
          <w:rtl/>
        </w:rPr>
        <w:t xml:space="preserve">ב. </w:t>
      </w:r>
      <w:r w:rsidRPr="00660D7A">
        <w:rPr>
          <w:rtl/>
        </w:rPr>
        <w:t>א"ד</w:t>
      </w:r>
      <w:r w:rsidR="00A24328">
        <w:rPr>
          <w:rtl/>
        </w:rPr>
        <w:t>:</w:t>
      </w:r>
    </w:p>
    <w:p w14:paraId="23893301" w14:textId="23E8C645" w:rsidR="00E43531" w:rsidRPr="000528DA" w:rsidRDefault="00DA51A5" w:rsidP="000528DA">
      <w:pPr>
        <w:rPr>
          <w:rtl/>
        </w:rPr>
      </w:pPr>
      <w:bookmarkStart w:id="597" w:name="_Toc193635838"/>
      <w:bookmarkStart w:id="598" w:name="_Toc216184450"/>
      <w:r w:rsidRPr="00A10336">
        <w:rPr>
          <w:rStyle w:val="30"/>
          <w:rtl/>
        </w:rPr>
        <w:t>תינוקת</w:t>
      </w:r>
      <w:bookmarkEnd w:id="597"/>
      <w:bookmarkEnd w:id="598"/>
      <w:r w:rsidRPr="000528DA">
        <w:rPr>
          <w:rtl/>
        </w:rPr>
        <w:t xml:space="preserve"> בת </w:t>
      </w:r>
      <w:r w:rsidRPr="000528DA">
        <w:rPr>
          <w:rFonts w:hint="cs"/>
          <w:rtl/>
        </w:rPr>
        <w:t>י</w:t>
      </w:r>
      <w:r w:rsidRPr="000528DA">
        <w:rPr>
          <w:rtl/>
        </w:rPr>
        <w:t>"</w:t>
      </w:r>
      <w:r w:rsidRPr="000528DA">
        <w:rPr>
          <w:rFonts w:hint="cs"/>
          <w:rtl/>
        </w:rPr>
        <w:t xml:space="preserve">א </w:t>
      </w:r>
      <w:r w:rsidRPr="000528DA">
        <w:rPr>
          <w:rtl/>
        </w:rPr>
        <w:t xml:space="preserve">שנה ויום אחד, </w:t>
      </w:r>
    </w:p>
    <w:p w14:paraId="617674D8" w14:textId="77777777" w:rsidR="00743C65" w:rsidRPr="000528DA" w:rsidRDefault="00DA51A5" w:rsidP="000528DA">
      <w:pPr>
        <w:rPr>
          <w:rtl/>
        </w:rPr>
      </w:pPr>
      <w:bookmarkStart w:id="599" w:name="_Toc193635839"/>
      <w:bookmarkStart w:id="600" w:name="_Toc216184451"/>
      <w:r w:rsidRPr="00A10336">
        <w:rPr>
          <w:rStyle w:val="30"/>
          <w:rtl/>
        </w:rPr>
        <w:t>ותינוק</w:t>
      </w:r>
      <w:bookmarkEnd w:id="599"/>
      <w:bookmarkEnd w:id="600"/>
      <w:r w:rsidRPr="000528DA">
        <w:rPr>
          <w:rFonts w:ascii="Fb Fontext" w:hAnsi="Fb Fontext"/>
          <w:sz w:val="14"/>
          <w:rtl/>
        </w:rPr>
        <w:t xml:space="preserve"> בן </w:t>
      </w:r>
      <w:r w:rsidRPr="000528DA">
        <w:rPr>
          <w:rFonts w:ascii="Fb Fontext" w:hAnsi="Fb Fontext" w:hint="cs"/>
          <w:sz w:val="14"/>
          <w:rtl/>
        </w:rPr>
        <w:t>י</w:t>
      </w:r>
      <w:r w:rsidRPr="000528DA">
        <w:rPr>
          <w:rFonts w:ascii="Fb Fontext" w:hAnsi="Fb Fontext"/>
          <w:sz w:val="14"/>
          <w:rtl/>
        </w:rPr>
        <w:t>"</w:t>
      </w:r>
      <w:r w:rsidRPr="000528DA">
        <w:rPr>
          <w:rFonts w:ascii="Fb Fontext" w:hAnsi="Fb Fontext" w:hint="cs"/>
          <w:sz w:val="14"/>
          <w:rtl/>
        </w:rPr>
        <w:t xml:space="preserve">ב </w:t>
      </w:r>
      <w:r w:rsidR="00743C65" w:rsidRPr="000528DA">
        <w:rPr>
          <w:rFonts w:ascii="Fb Fontext" w:hAnsi="Fb Fontext"/>
          <w:sz w:val="14"/>
          <w:rtl/>
        </w:rPr>
        <w:t>שנה ויום</w:t>
      </w:r>
      <w:r w:rsidRPr="000528DA">
        <w:rPr>
          <w:rFonts w:ascii="Fb Fontext" w:hAnsi="Fb Fontext"/>
          <w:sz w:val="14"/>
          <w:rtl/>
        </w:rPr>
        <w:t>,</w:t>
      </w:r>
      <w:r w:rsidR="00074419" w:rsidRPr="000528DA">
        <w:rPr>
          <w:rFonts w:ascii="Fb Fontext" w:hAnsi="Fb Fontext" w:hint="cs"/>
          <w:sz w:val="14"/>
          <w:rtl/>
        </w:rPr>
        <w:t xml:space="preserve"> </w:t>
      </w:r>
      <w:r w:rsidR="00E43531" w:rsidRPr="000528DA">
        <w:rPr>
          <w:rFonts w:ascii="Fb Fontext" w:hAnsi="Fb Fontext" w:hint="cs"/>
          <w:sz w:val="14"/>
          <w:rtl/>
        </w:rPr>
        <w:t>ושניהם</w:t>
      </w:r>
      <w:r w:rsidRPr="000528DA">
        <w:rPr>
          <w:rFonts w:ascii="Fb Fontext" w:hAnsi="Fb Fontext"/>
          <w:sz w:val="14"/>
          <w:rtl/>
        </w:rPr>
        <w:t xml:space="preserve"> עד כדי </w:t>
      </w:r>
      <w:r w:rsidRPr="00074419">
        <w:rPr>
          <w:rStyle w:val="ad"/>
          <w:rtl/>
        </w:rPr>
        <w:t>שדים נכנו ושערך צמח.</w:t>
      </w:r>
      <w:r w:rsidR="00074419">
        <w:rPr>
          <w:rStyle w:val="ad"/>
          <w:rFonts w:hint="cs"/>
          <w:rtl/>
        </w:rPr>
        <w:t xml:space="preserve"> </w:t>
      </w:r>
    </w:p>
    <w:p w14:paraId="26D5E91B" w14:textId="77777777" w:rsidR="00A24328" w:rsidRDefault="00D46300" w:rsidP="009A59D1">
      <w:pPr>
        <w:pStyle w:val="38"/>
        <w:framePr w:wrap="notBeside"/>
        <w:rPr>
          <w:rtl/>
        </w:rPr>
      </w:pPr>
      <w:r w:rsidRPr="00660D7A">
        <w:rPr>
          <w:rFonts w:hint="cs"/>
          <w:rtl/>
        </w:rPr>
        <w:t xml:space="preserve">במקום </w:t>
      </w:r>
      <w:r w:rsidR="00DA51A5" w:rsidRPr="00660D7A">
        <w:rPr>
          <w:rFonts w:hint="cs"/>
          <w:rtl/>
        </w:rPr>
        <w:t>דאמרי'</w:t>
      </w:r>
      <w:r w:rsidR="00A24328">
        <w:rPr>
          <w:rtl/>
        </w:rPr>
        <w:t>:</w:t>
      </w:r>
    </w:p>
    <w:p w14:paraId="186D6740" w14:textId="02E503F8" w:rsidR="00000D11" w:rsidRPr="000528DA" w:rsidRDefault="00DA51A5" w:rsidP="000528DA">
      <w:pPr>
        <w:rPr>
          <w:rtl/>
        </w:rPr>
      </w:pPr>
      <w:r w:rsidRPr="000528DA">
        <w:rPr>
          <w:rFonts w:hint="cs"/>
          <w:rtl/>
        </w:rPr>
        <w:t xml:space="preserve">דתיובתא </w:t>
      </w:r>
      <w:r w:rsidRPr="00E34F28">
        <w:rPr>
          <w:rStyle w:val="afffff9"/>
          <w:rFonts w:hint="cs"/>
          <w:rtl/>
        </w:rPr>
        <w:t>דשמואל</w:t>
      </w:r>
      <w:r w:rsidRPr="000528DA">
        <w:rPr>
          <w:rFonts w:hint="cs"/>
          <w:rtl/>
        </w:rPr>
        <w:t xml:space="preserve"> ואעפ</w:t>
      </w:r>
      <w:r w:rsidRPr="000528DA">
        <w:rPr>
          <w:rtl/>
        </w:rPr>
        <w:t>"</w:t>
      </w:r>
      <w:r w:rsidR="00743C65" w:rsidRPr="000528DA">
        <w:rPr>
          <w:rFonts w:hint="cs"/>
          <w:rtl/>
        </w:rPr>
        <w:t>כ הלכה</w:t>
      </w:r>
      <w:r w:rsidRPr="000528DA">
        <w:rPr>
          <w:rFonts w:hint="cs"/>
          <w:rtl/>
        </w:rPr>
        <w:t xml:space="preserve"> </w:t>
      </w:r>
      <w:r w:rsidR="00743C65" w:rsidRPr="000528DA">
        <w:rPr>
          <w:rFonts w:hint="cs"/>
          <w:rtl/>
        </w:rPr>
        <w:t>כמותו</w:t>
      </w:r>
      <w:r w:rsidRPr="000528DA">
        <w:rPr>
          <w:rFonts w:hint="cs"/>
          <w:rtl/>
        </w:rPr>
        <w:t xml:space="preserve"> אמרי</w:t>
      </w:r>
      <w:r w:rsidR="00E43531" w:rsidRPr="000528DA">
        <w:rPr>
          <w:rFonts w:hint="cs"/>
          <w:rtl/>
        </w:rPr>
        <w:t>,</w:t>
      </w:r>
      <w:r w:rsidRPr="000528DA">
        <w:rPr>
          <w:rFonts w:hint="cs"/>
          <w:rtl/>
        </w:rPr>
        <w:t xml:space="preserve"> היכא דלא לא.</w:t>
      </w:r>
      <w:r w:rsidR="0024477E" w:rsidRPr="000528DA">
        <w:rPr>
          <w:rFonts w:hint="cs"/>
          <w:rtl/>
        </w:rPr>
        <w:t xml:space="preserve"> </w:t>
      </w:r>
    </w:p>
    <w:p w14:paraId="381EC17E" w14:textId="77777777" w:rsidR="00000D11" w:rsidRPr="00E34F28" w:rsidRDefault="00DA51A5" w:rsidP="00D46300">
      <w:pPr>
        <w:pStyle w:val="afffffc"/>
        <w:rPr>
          <w:rtl/>
        </w:rPr>
      </w:pPr>
      <w:bookmarkStart w:id="601" w:name="_Toc193635840"/>
      <w:bookmarkStart w:id="602" w:name="_Toc216184452"/>
      <w:r w:rsidRPr="00724E73">
        <w:rPr>
          <w:rtl/>
        </w:rPr>
        <w:t xml:space="preserve">שער יוצא בבגדו </w:t>
      </w:r>
      <w:r w:rsidRPr="00724E73">
        <w:rPr>
          <w:rFonts w:hint="cs"/>
          <w:rtl/>
        </w:rPr>
        <w:t>דלאו ערווה.</w:t>
      </w:r>
      <w:bookmarkEnd w:id="601"/>
      <w:bookmarkEnd w:id="602"/>
      <w:r w:rsidR="00291D7F" w:rsidRPr="00724E73">
        <w:rPr>
          <w:rFonts w:hint="cs"/>
          <w:rtl/>
        </w:rPr>
        <w:t xml:space="preserve"> </w:t>
      </w:r>
    </w:p>
    <w:p w14:paraId="343A2B3D" w14:textId="54F4D5DE" w:rsidR="00A24328" w:rsidRDefault="00DA51A5" w:rsidP="009A59D1">
      <w:pPr>
        <w:pStyle w:val="38"/>
        <w:framePr w:wrap="notBeside"/>
        <w:rPr>
          <w:rtl/>
        </w:rPr>
      </w:pPr>
      <w:r w:rsidRPr="00660D7A">
        <w:rPr>
          <w:rtl/>
        </w:rPr>
        <w:t>רבי יצחק</w:t>
      </w:r>
      <w:r w:rsidR="00A24328">
        <w:rPr>
          <w:rtl/>
        </w:rPr>
        <w:t>:</w:t>
      </w:r>
    </w:p>
    <w:p w14:paraId="0EF1BDF1" w14:textId="775C8A7F" w:rsidR="00743C65" w:rsidRPr="000528DA" w:rsidRDefault="00DA51A5" w:rsidP="000528DA">
      <w:pPr>
        <w:rPr>
          <w:rtl/>
        </w:rPr>
      </w:pPr>
      <w:bookmarkStart w:id="603" w:name="_Toc193635841"/>
      <w:bookmarkStart w:id="604" w:name="_Toc216184453"/>
      <w:r w:rsidRPr="00A10336">
        <w:rPr>
          <w:rStyle w:val="30"/>
          <w:rtl/>
        </w:rPr>
        <w:t>טפח באשה ערוה</w:t>
      </w:r>
      <w:bookmarkEnd w:id="603"/>
      <w:bookmarkEnd w:id="604"/>
      <w:r w:rsidRPr="000528DA">
        <w:rPr>
          <w:rFonts w:ascii="Fb Fontext" w:hAnsi="Fb Fontext"/>
          <w:sz w:val="14"/>
          <w:rtl/>
        </w:rPr>
        <w:t>.</w:t>
      </w:r>
      <w:r w:rsidRPr="000528DA">
        <w:rPr>
          <w:rFonts w:ascii="Fb Fontext" w:hAnsi="Fb Fontext" w:hint="cs"/>
          <w:sz w:val="14"/>
          <w:rtl/>
        </w:rPr>
        <w:t xml:space="preserve"> </w:t>
      </w:r>
      <w:r>
        <w:rPr>
          <w:rFonts w:hint="cs"/>
          <w:rtl/>
        </w:rPr>
        <w:t xml:space="preserve">היינו באשתו </w:t>
      </w:r>
      <w:r>
        <w:rPr>
          <w:rStyle w:val="afffff9"/>
          <w:rFonts w:hint="cs"/>
          <w:rtl/>
          <w:rPrChange w:id="9141" w:author="מנוע אמוראים" w:date="2026-10-05T16:40:51Z">
            <w:rPr>
              <w:rFonts w:hint="cs"/>
              <w:rtl/>
            </w:rPr>
          </w:rPrChange>
        </w:rPr>
        <w:t xml:space="preserve">ולקר"ש</w:t>
      </w:r>
      <w:r w:rsidR="0024477E" w:rsidRPr="000528DA">
        <w:rPr>
          <w:rFonts w:hint="cs"/>
          <w:rtl/>
        </w:rPr>
        <w:t xml:space="preserve">, </w:t>
      </w:r>
      <w:r w:rsidRPr="00A10336">
        <w:rPr>
          <w:rStyle w:val="30"/>
          <w:rFonts w:hint="cs"/>
          <w:rtl/>
        </w:rPr>
        <w:t>ולא להסתכל</w:t>
      </w:r>
      <w:r w:rsidRPr="00A10336">
        <w:rPr>
          <w:rStyle w:val="30"/>
          <w:rtl/>
        </w:rPr>
        <w:t xml:space="preserve"> </w:t>
      </w:r>
    </w:p>
    <w:p w14:paraId="22C27548" w14:textId="77777777" w:rsidR="00D46300" w:rsidRPr="000528DA" w:rsidRDefault="00D46300" w:rsidP="000528DA">
      <w:pPr>
        <w:rPr>
          <w:rtl/>
        </w:rPr>
      </w:pPr>
      <w:r w:rsidRPr="000528DA">
        <w:rPr>
          <w:rFonts w:hint="cs"/>
          <w:sz w:val="14"/>
          <w:rtl/>
        </w:rPr>
        <w:t xml:space="preserve">וזהו </w:t>
      </w:r>
      <w:r w:rsidR="00743C65" w:rsidRPr="000528DA">
        <w:rPr>
          <w:rFonts w:hint="cs"/>
          <w:sz w:val="14"/>
          <w:rtl/>
        </w:rPr>
        <w:t>ש</w:t>
      </w:r>
      <w:r w:rsidR="00DA51A5" w:rsidRPr="000528DA">
        <w:rPr>
          <w:sz w:val="14"/>
          <w:rtl/>
        </w:rPr>
        <w:t>מנה הכתוב תכשיטין שבחוץ עם שבפנים</w:t>
      </w:r>
      <w:r w:rsidR="00743C65" w:rsidRPr="000528DA">
        <w:rPr>
          <w:rFonts w:hint="cs"/>
          <w:sz w:val="14"/>
          <w:rtl/>
        </w:rPr>
        <w:t>,</w:t>
      </w:r>
      <w:r w:rsidR="00DA51A5" w:rsidRPr="000528DA">
        <w:rPr>
          <w:rFonts w:hint="cs"/>
          <w:sz w:val="14"/>
          <w:rtl/>
        </w:rPr>
        <w:t xml:space="preserve"> </w:t>
      </w:r>
    </w:p>
    <w:p w14:paraId="72DB4811" w14:textId="33AE530F" w:rsidR="00000D11" w:rsidRPr="000528DA" w:rsidRDefault="00D46300" w:rsidP="000528DA">
      <w:pPr>
        <w:rPr>
          <w:rtl/>
        </w:rPr>
      </w:pPr>
      <w:r w:rsidRPr="000528DA">
        <w:rPr>
          <w:rFonts w:hint="cs"/>
          <w:sz w:val="14"/>
          <w:rtl/>
        </w:rPr>
        <w:t xml:space="preserve">- </w:t>
      </w:r>
      <w:r w:rsidR="00743C65" w:rsidRPr="000528DA">
        <w:rPr>
          <w:rFonts w:hint="cs"/>
          <w:sz w:val="14"/>
          <w:rtl/>
        </w:rPr>
        <w:t>ש</w:t>
      </w:r>
      <w:r w:rsidR="00DA51A5" w:rsidRPr="000528DA">
        <w:rPr>
          <w:sz w:val="14"/>
          <w:rtl/>
        </w:rPr>
        <w:t>כל המסתכל באצבע קטנה</w:t>
      </w:r>
      <w:r w:rsidRPr="000528DA">
        <w:rPr>
          <w:rFonts w:hint="cs"/>
          <w:sz w:val="14"/>
          <w:rtl/>
        </w:rPr>
        <w:t>,</w:t>
      </w:r>
      <w:r w:rsidR="00DA51A5" w:rsidRPr="000528DA">
        <w:rPr>
          <w:sz w:val="14"/>
          <w:rtl/>
        </w:rPr>
        <w:t xml:space="preserve"> כאילו מסתכל במקום התורף.</w:t>
      </w:r>
      <w:r w:rsidR="0024477E" w:rsidRPr="000528DA">
        <w:rPr>
          <w:rFonts w:hint="cs"/>
          <w:sz w:val="14"/>
          <w:rtl/>
        </w:rPr>
        <w:t xml:space="preserve"> </w:t>
      </w:r>
    </w:p>
    <w:p w14:paraId="0B023FA4" w14:textId="32919E70" w:rsidR="00A24328" w:rsidRDefault="00DA51A5" w:rsidP="009A59D1">
      <w:pPr>
        <w:pStyle w:val="38"/>
        <w:framePr w:wrap="notBeside"/>
        <w:rPr>
          <w:rtl/>
        </w:rPr>
      </w:pPr>
      <w:r w:rsidRPr="00660D7A">
        <w:rPr>
          <w:rtl/>
        </w:rPr>
        <w:t>ר</w:t>
      </w:r>
      <w:r w:rsidRPr="00660D7A">
        <w:rPr>
          <w:rFonts w:hint="cs"/>
          <w:rtl/>
        </w:rPr>
        <w:t>"ח</w:t>
      </w:r>
      <w:r w:rsidR="00A24328">
        <w:rPr>
          <w:rtl/>
        </w:rPr>
        <w:t>:</w:t>
      </w:r>
    </w:p>
    <w:p w14:paraId="6168968E" w14:textId="30175AC7" w:rsidR="00000D11" w:rsidRPr="000528DA" w:rsidRDefault="00DA51A5" w:rsidP="000528DA">
      <w:pPr>
        <w:rPr>
          <w:rtl/>
        </w:rPr>
      </w:pPr>
      <w:bookmarkStart w:id="605" w:name="_Toc193635842"/>
      <w:bookmarkStart w:id="606" w:name="_Toc216184454"/>
      <w:r w:rsidRPr="00A10336">
        <w:rPr>
          <w:rStyle w:val="30"/>
          <w:rtl/>
        </w:rPr>
        <w:t>שוק</w:t>
      </w:r>
      <w:bookmarkEnd w:id="605"/>
      <w:bookmarkEnd w:id="606"/>
      <w:r w:rsidRPr="000528DA">
        <w:rPr>
          <w:rFonts w:hint="cs"/>
          <w:rtl/>
        </w:rPr>
        <w:t xml:space="preserve">, קול שיער </w:t>
      </w:r>
      <w:r w:rsidRPr="000528DA">
        <w:rPr>
          <w:rtl/>
        </w:rPr>
        <w:t xml:space="preserve">באשה ערוה, </w:t>
      </w:r>
      <w:r w:rsidRPr="000528DA">
        <w:rPr>
          <w:rFonts w:hint="cs"/>
          <w:rtl/>
        </w:rPr>
        <w:t>מקרא</w:t>
      </w:r>
      <w:r w:rsidR="0024477E" w:rsidRPr="00A10336">
        <w:rPr>
          <w:rStyle w:val="30"/>
          <w:rFonts w:hint="cs"/>
          <w:rtl/>
        </w:rPr>
        <w:t xml:space="preserve"> </w:t>
      </w:r>
    </w:p>
    <w:p w14:paraId="06E1D5E8" w14:textId="77777777" w:rsidR="00A24328" w:rsidRDefault="00DA51A5" w:rsidP="009A59D1">
      <w:pPr>
        <w:pStyle w:val="38"/>
        <w:framePr w:wrap="notBeside"/>
        <w:rPr>
          <w:rtl/>
        </w:rPr>
      </w:pPr>
      <w:r w:rsidRPr="00660D7A">
        <w:rPr>
          <w:rtl/>
        </w:rPr>
        <w:t>רבי</w:t>
      </w:r>
      <w:r w:rsidR="00A24328">
        <w:rPr>
          <w:rtl/>
        </w:rPr>
        <w:t>:</w:t>
      </w:r>
    </w:p>
    <w:p w14:paraId="0464B276" w14:textId="3684273B" w:rsidR="00DA51A5" w:rsidRPr="00E34F28" w:rsidRDefault="00DA51A5" w:rsidP="00D46300">
      <w:pPr>
        <w:pStyle w:val="afffff5"/>
        <w:spacing w:before="0"/>
        <w:rPr>
          <w:rtl/>
        </w:rPr>
      </w:pPr>
      <w:bookmarkStart w:id="607" w:name="_Toc193635843"/>
      <w:bookmarkStart w:id="608" w:name="_Toc216184455"/>
      <w:r w:rsidRPr="00A10336">
        <w:rPr>
          <w:rStyle w:val="30"/>
          <w:rtl/>
        </w:rPr>
        <w:t>תלה תפיליו</w:t>
      </w:r>
      <w:bookmarkEnd w:id="607"/>
      <w:bookmarkEnd w:id="608"/>
      <w:r w:rsidRPr="00FE3D07">
        <w:rPr>
          <w:rtl/>
        </w:rPr>
        <w:t>.</w:t>
      </w:r>
      <w:r w:rsidR="00000D11" w:rsidRPr="00FE3D07">
        <w:rPr>
          <w:rFonts w:hint="cs"/>
          <w:rtl/>
        </w:rPr>
        <w:t xml:space="preserve"> </w:t>
      </w:r>
      <w:r w:rsidRPr="00A10336">
        <w:rPr>
          <w:rStyle w:val="30"/>
          <w:rFonts w:hint="cs"/>
          <w:rtl/>
        </w:rPr>
        <w:t>והך</w:t>
      </w:r>
      <w:r w:rsidRPr="00FE3D07">
        <w:rPr>
          <w:rFonts w:hint="cs"/>
          <w:sz w:val="14"/>
          <w:rtl/>
        </w:rPr>
        <w:t xml:space="preserve"> </w:t>
      </w:r>
      <w:r w:rsidR="00E43531">
        <w:rPr>
          <w:rFonts w:hint="cs"/>
          <w:sz w:val="14"/>
          <w:rtl/>
        </w:rPr>
        <w:t>דיתלו חייו</w:t>
      </w:r>
      <w:r w:rsidR="00E43531" w:rsidRPr="00F95182">
        <w:rPr>
          <w:rFonts w:hint="cs"/>
          <w:rtl/>
        </w:rPr>
        <w:t>.</w:t>
      </w:r>
      <w:r w:rsidR="00000D11" w:rsidRPr="00F95182">
        <w:rPr>
          <w:rFonts w:hint="cs"/>
          <w:rtl/>
        </w:rPr>
        <w:t xml:space="preserve"> </w:t>
      </w:r>
    </w:p>
    <w:p w14:paraId="4B6F0FA2" w14:textId="051307CF" w:rsidR="00A24328" w:rsidRDefault="00DA51A5" w:rsidP="009A59D1">
      <w:pPr>
        <w:pStyle w:val="38"/>
        <w:framePr w:wrap="notBeside"/>
        <w:rPr>
          <w:rtl/>
        </w:rPr>
      </w:pPr>
      <w:r w:rsidRPr="00660D7A">
        <w:rPr>
          <w:rFonts w:hint="cs"/>
          <w:rtl/>
        </w:rPr>
        <w:t>א</w:t>
      </w:r>
      <w:r w:rsidR="00A24328">
        <w:rPr>
          <w:rFonts w:hint="cs"/>
          <w:rtl/>
        </w:rPr>
        <w:t>.</w:t>
      </w:r>
    </w:p>
    <w:p w14:paraId="261F096C" w14:textId="0A3C6EB0" w:rsidR="00743C65" w:rsidRPr="000528DA" w:rsidRDefault="00000D11" w:rsidP="000528DA">
      <w:pPr>
        <w:rPr>
          <w:rtl/>
        </w:rPr>
      </w:pPr>
      <w:r w:rsidRPr="000528DA">
        <w:rPr>
          <w:rtl/>
        </w:rPr>
        <w:t xml:space="preserve">הא </w:t>
      </w:r>
      <w:r w:rsidR="00DA51A5" w:rsidRPr="000528DA">
        <w:rPr>
          <w:rtl/>
        </w:rPr>
        <w:t>ברצועה</w:t>
      </w:r>
      <w:r w:rsidR="00743C65" w:rsidRPr="000528DA">
        <w:rPr>
          <w:rFonts w:hint="cs"/>
          <w:rtl/>
        </w:rPr>
        <w:t xml:space="preserve"> דגנאי,</w:t>
      </w:r>
      <w:r w:rsidR="00DA51A5" w:rsidRPr="000528DA">
        <w:rPr>
          <w:rtl/>
        </w:rPr>
        <w:t xml:space="preserve"> הא בקציצה</w:t>
      </w:r>
      <w:r w:rsidR="00DA51A5" w:rsidRPr="000528DA">
        <w:rPr>
          <w:sz w:val="14"/>
          <w:rtl/>
        </w:rPr>
        <w:t>.</w:t>
      </w:r>
      <w:r w:rsidR="00DA51A5" w:rsidRPr="006D3CF8">
        <w:rPr>
          <w:rStyle w:val="afffffb"/>
          <w:rFonts w:hint="cs"/>
          <w:b w:val="0"/>
          <w:bCs w:val="0"/>
          <w:rtl/>
        </w:rPr>
        <w:t xml:space="preserve"> ב.</w:t>
      </w:r>
      <w:r w:rsidR="00DA51A5" w:rsidRPr="000528DA">
        <w:rPr>
          <w:rFonts w:hint="cs"/>
          <w:rtl/>
        </w:rPr>
        <w:t xml:space="preserve"> </w:t>
      </w:r>
      <w:r w:rsidR="00DA51A5" w:rsidRPr="000528DA">
        <w:rPr>
          <w:rFonts w:hint="cs"/>
          <w:sz w:val="14"/>
          <w:rtl/>
        </w:rPr>
        <w:t xml:space="preserve">רצועה וקציצה אסור </w:t>
      </w:r>
    </w:p>
    <w:p w14:paraId="62E08806" w14:textId="0E719862" w:rsidR="00A24328" w:rsidRDefault="00DA51A5" w:rsidP="009A59D1">
      <w:pPr>
        <w:pStyle w:val="38"/>
        <w:framePr w:wrap="notBeside"/>
        <w:rPr>
          <w:rtl/>
        </w:rPr>
      </w:pPr>
      <w:r w:rsidRPr="00660D7A">
        <w:rPr>
          <w:rFonts w:hint="cs"/>
          <w:rtl/>
        </w:rPr>
        <w:t>ורבי</w:t>
      </w:r>
      <w:r w:rsidR="009B14FE">
        <w:rPr>
          <w:rFonts w:hint="cs"/>
          <w:rtl/>
        </w:rPr>
        <w:t>:</w:t>
      </w:r>
    </w:p>
    <w:p w14:paraId="0FB942B0" w14:textId="7EB78E71" w:rsidR="00DA51A5" w:rsidRPr="000528DA" w:rsidRDefault="00D46300" w:rsidP="000528DA">
      <w:pPr>
        <w:rPr>
          <w:rtl/>
        </w:rPr>
      </w:pPr>
      <w:r w:rsidRPr="000528DA">
        <w:rPr>
          <w:rFonts w:hint="cs"/>
          <w:sz w:val="14"/>
          <w:rtl/>
        </w:rPr>
        <w:t>ת</w:t>
      </w:r>
      <w:r w:rsidR="00DA51A5" w:rsidRPr="000528DA">
        <w:rPr>
          <w:rFonts w:hint="cs"/>
          <w:sz w:val="14"/>
          <w:rtl/>
        </w:rPr>
        <w:t>לה בכיס</w:t>
      </w:r>
      <w:r w:rsidRPr="000528DA">
        <w:rPr>
          <w:rFonts w:hint="cs"/>
          <w:sz w:val="14"/>
          <w:rtl/>
        </w:rPr>
        <w:t>,</w:t>
      </w:r>
      <w:r w:rsidR="00DA51A5" w:rsidRPr="000528DA">
        <w:rPr>
          <w:rFonts w:hint="cs"/>
          <w:sz w:val="14"/>
          <w:rtl/>
        </w:rPr>
        <w:t xml:space="preserve"> וקמ</w:t>
      </w:r>
      <w:r w:rsidR="00DA51A5" w:rsidRPr="000528DA">
        <w:rPr>
          <w:sz w:val="14"/>
          <w:rtl/>
        </w:rPr>
        <w:t>"</w:t>
      </w:r>
      <w:r w:rsidR="00DA51A5" w:rsidRPr="000528DA">
        <w:rPr>
          <w:rFonts w:hint="cs"/>
          <w:sz w:val="14"/>
          <w:rtl/>
        </w:rPr>
        <w:t>ל דלא בעי הנחה כס</w:t>
      </w:r>
      <w:r w:rsidR="00DA51A5" w:rsidRPr="000528DA">
        <w:rPr>
          <w:sz w:val="14"/>
          <w:rtl/>
        </w:rPr>
        <w:t>"</w:t>
      </w:r>
      <w:r w:rsidR="00DA51A5" w:rsidRPr="000528DA">
        <w:rPr>
          <w:rFonts w:hint="cs"/>
          <w:sz w:val="14"/>
          <w:rtl/>
        </w:rPr>
        <w:t>ת</w:t>
      </w:r>
    </w:p>
    <w:p w14:paraId="5140143B" w14:textId="77777777" w:rsidR="00DA51A5" w:rsidRPr="00E34F28" w:rsidRDefault="00DA51A5" w:rsidP="00EC0DC4">
      <w:pPr>
        <w:pStyle w:val="af2"/>
        <w:framePr w:wrap="around"/>
        <w:rPr>
          <w:rtl/>
        </w:rPr>
      </w:pPr>
      <w:r w:rsidRPr="00A4639B">
        <w:rPr>
          <w:rtl/>
        </w:rPr>
        <w:t>כד:</w:t>
      </w:r>
    </w:p>
    <w:p w14:paraId="5B2A77DD" w14:textId="77777777" w:rsidR="00A24328" w:rsidRDefault="00DA51A5" w:rsidP="009A59D1">
      <w:pPr>
        <w:pStyle w:val="38"/>
        <w:framePr w:wrap="notBeside"/>
        <w:rPr>
          <w:rtl/>
        </w:rPr>
      </w:pPr>
      <w:r w:rsidRPr="00660D7A">
        <w:rPr>
          <w:rtl/>
        </w:rPr>
        <w:t>רבי</w:t>
      </w:r>
      <w:r w:rsidR="00A24328">
        <w:rPr>
          <w:rtl/>
        </w:rPr>
        <w:t>:</w:t>
      </w:r>
    </w:p>
    <w:p w14:paraId="3223FB27" w14:textId="5ACF3B80" w:rsidR="00DA51A5" w:rsidRPr="00E34F28" w:rsidRDefault="00DA51A5" w:rsidP="00D46300">
      <w:pPr>
        <w:pStyle w:val="afffff5"/>
        <w:spacing w:before="0"/>
        <w:rPr>
          <w:rtl/>
        </w:rPr>
      </w:pPr>
      <w:r w:rsidRPr="00D46300">
        <w:rPr>
          <w:rtl/>
        </w:rPr>
        <w:t xml:space="preserve">שגיהק ופיהק, ונתעטש, ורק וממשמש בבגדו, </w:t>
      </w:r>
      <w:r w:rsidR="00E43531" w:rsidRPr="00D46300">
        <w:rPr>
          <w:rFonts w:hint="cs"/>
          <w:rtl/>
        </w:rPr>
        <w:t xml:space="preserve">ולא </w:t>
      </w:r>
      <w:r w:rsidR="0024477E" w:rsidRPr="00D46300">
        <w:rPr>
          <w:rtl/>
        </w:rPr>
        <w:t>מתעטף, וכשמפהק</w:t>
      </w:r>
      <w:r w:rsidR="0024477E" w:rsidRPr="00D46300">
        <w:rPr>
          <w:rFonts w:hint="cs"/>
          <w:rtl/>
        </w:rPr>
        <w:t xml:space="preserve"> </w:t>
      </w:r>
      <w:r w:rsidRPr="00D46300">
        <w:rPr>
          <w:rtl/>
        </w:rPr>
        <w:t>מניח ידו על סנטרו.</w:t>
      </w:r>
    </w:p>
    <w:p w14:paraId="051D606C" w14:textId="77777777" w:rsidR="00A24328" w:rsidRDefault="004E039D" w:rsidP="009A59D1">
      <w:pPr>
        <w:pStyle w:val="38"/>
        <w:framePr w:wrap="notBeside"/>
        <w:rPr>
          <w:rtl/>
        </w:rPr>
      </w:pPr>
      <w:r w:rsidRPr="00660D7A">
        <w:rPr>
          <w:rFonts w:hint="cs"/>
          <w:rtl/>
        </w:rPr>
        <w:t>והך</w:t>
      </w:r>
      <w:r w:rsidR="00A24328">
        <w:rPr>
          <w:rtl/>
        </w:rPr>
        <w:t>:</w:t>
      </w:r>
    </w:p>
    <w:p w14:paraId="2966D120" w14:textId="07453560" w:rsidR="00A66819" w:rsidRPr="000528DA" w:rsidRDefault="004E039D" w:rsidP="000528DA">
      <w:pPr>
        <w:rPr>
          <w:rtl/>
        </w:rPr>
      </w:pPr>
      <w:r w:rsidRPr="000528DA">
        <w:rPr>
          <w:rFonts w:hint="cs"/>
          <w:sz w:val="14"/>
          <w:rtl/>
        </w:rPr>
        <w:t>ד</w:t>
      </w:r>
      <w:r w:rsidR="00DA51A5" w:rsidRPr="00A10336">
        <w:rPr>
          <w:rStyle w:val="30"/>
          <w:rtl/>
        </w:rPr>
        <w:t>משמיע קולו</w:t>
      </w:r>
      <w:r w:rsidR="00DA51A5" w:rsidRPr="000528DA">
        <w:rPr>
          <w:sz w:val="14"/>
          <w:rtl/>
        </w:rPr>
        <w:t xml:space="preserve"> בתפלתו </w:t>
      </w:r>
      <w:r w:rsidR="00D46300" w:rsidRPr="000528DA">
        <w:rPr>
          <w:sz w:val="14"/>
          <w:rtl/>
        </w:rPr>
        <w:t>–</w:t>
      </w:r>
      <w:r w:rsidR="00D46300" w:rsidRPr="000528DA">
        <w:rPr>
          <w:rFonts w:hint="cs"/>
          <w:sz w:val="14"/>
          <w:rtl/>
        </w:rPr>
        <w:t xml:space="preserve"> </w:t>
      </w:r>
      <w:r w:rsidR="00000D11" w:rsidRPr="000528DA">
        <w:rPr>
          <w:rFonts w:hint="cs"/>
          <w:sz w:val="14"/>
          <w:rtl/>
        </w:rPr>
        <w:t>הר"ז</w:t>
      </w:r>
      <w:r w:rsidR="00DA51A5" w:rsidRPr="000528DA">
        <w:rPr>
          <w:sz w:val="14"/>
          <w:rtl/>
        </w:rPr>
        <w:t xml:space="preserve"> מקטני אמנה.</w:t>
      </w:r>
      <w:r w:rsidR="0024477E" w:rsidRPr="000528DA">
        <w:rPr>
          <w:rFonts w:hint="cs"/>
          <w:sz w:val="14"/>
          <w:rtl/>
        </w:rPr>
        <w:t xml:space="preserve"> </w:t>
      </w:r>
    </w:p>
    <w:p w14:paraId="687176D0" w14:textId="03A4549E" w:rsidR="00A66819" w:rsidRPr="000528DA" w:rsidRDefault="0024477E" w:rsidP="000528DA">
      <w:pPr>
        <w:rPr>
          <w:rtl/>
        </w:rPr>
      </w:pPr>
      <w:bookmarkStart w:id="609" w:name="_Toc193635844"/>
      <w:bookmarkStart w:id="610" w:name="_Toc216184456"/>
      <w:r w:rsidRPr="00A10336">
        <w:rPr>
          <w:rStyle w:val="30"/>
          <w:rtl/>
        </w:rPr>
        <w:t>המגביה קולו</w:t>
      </w:r>
      <w:bookmarkEnd w:id="609"/>
      <w:bookmarkEnd w:id="610"/>
      <w:r w:rsidRPr="000528DA">
        <w:rPr>
          <w:sz w:val="14"/>
          <w:rtl/>
        </w:rPr>
        <w:t xml:space="preserve"> בתפלתו </w:t>
      </w:r>
      <w:r w:rsidR="00D46300" w:rsidRPr="000528DA">
        <w:rPr>
          <w:sz w:val="14"/>
          <w:rtl/>
        </w:rPr>
        <w:t>–</w:t>
      </w:r>
      <w:r w:rsidR="00D46300" w:rsidRPr="000528DA">
        <w:rPr>
          <w:rFonts w:hint="cs"/>
          <w:sz w:val="14"/>
          <w:rtl/>
        </w:rPr>
        <w:t xml:space="preserve"> </w:t>
      </w:r>
      <w:r w:rsidR="00DA51A5" w:rsidRPr="000528DA">
        <w:rPr>
          <w:sz w:val="14"/>
          <w:rtl/>
        </w:rPr>
        <w:t>הר</w:t>
      </w:r>
      <w:r w:rsidR="00DA51A5" w:rsidRPr="000528DA">
        <w:rPr>
          <w:rFonts w:hint="cs"/>
          <w:sz w:val="14"/>
          <w:rtl/>
        </w:rPr>
        <w:t>"ז</w:t>
      </w:r>
      <w:r w:rsidR="00DA51A5" w:rsidRPr="000528DA">
        <w:rPr>
          <w:sz w:val="14"/>
          <w:rtl/>
        </w:rPr>
        <w:t xml:space="preserve"> מנביאי השקר,</w:t>
      </w:r>
      <w:r w:rsidRPr="000528DA">
        <w:rPr>
          <w:rFonts w:hint="cs"/>
          <w:sz w:val="14"/>
          <w:rtl/>
        </w:rPr>
        <w:t xml:space="preserve"> </w:t>
      </w:r>
    </w:p>
    <w:p w14:paraId="63E8009F" w14:textId="35EBEB5A" w:rsidR="00A66819" w:rsidRPr="000528DA" w:rsidRDefault="00DA51A5" w:rsidP="000528DA">
      <w:pPr>
        <w:rPr>
          <w:rtl/>
        </w:rPr>
      </w:pPr>
      <w:bookmarkStart w:id="611" w:name="_Toc193635845"/>
      <w:bookmarkStart w:id="612" w:name="_Toc216184457"/>
      <w:r w:rsidRPr="00A10336">
        <w:rPr>
          <w:rStyle w:val="30"/>
          <w:rtl/>
        </w:rPr>
        <w:t xml:space="preserve">מגהק ומפהק </w:t>
      </w:r>
      <w:r w:rsidR="00D46300" w:rsidRPr="00A10336">
        <w:rPr>
          <w:rStyle w:val="30"/>
          <w:rtl/>
        </w:rPr>
        <w:t>–</w:t>
      </w:r>
      <w:bookmarkEnd w:id="611"/>
      <w:bookmarkEnd w:id="612"/>
      <w:r w:rsidR="00D46300" w:rsidRPr="00A10336">
        <w:rPr>
          <w:rStyle w:val="30"/>
          <w:rFonts w:hint="cs"/>
          <w:rtl/>
        </w:rPr>
        <w:t xml:space="preserve"> </w:t>
      </w:r>
      <w:r w:rsidRPr="000528DA">
        <w:rPr>
          <w:sz w:val="14"/>
          <w:rtl/>
        </w:rPr>
        <w:t>הר</w:t>
      </w:r>
      <w:r w:rsidRPr="000528DA">
        <w:rPr>
          <w:rFonts w:hint="cs"/>
          <w:sz w:val="14"/>
          <w:rtl/>
        </w:rPr>
        <w:t>"ז</w:t>
      </w:r>
      <w:r w:rsidRPr="000528DA">
        <w:rPr>
          <w:sz w:val="14"/>
          <w:rtl/>
        </w:rPr>
        <w:t xml:space="preserve"> מגסי הרוח.</w:t>
      </w:r>
      <w:r w:rsidR="0024477E" w:rsidRPr="000528DA">
        <w:rPr>
          <w:rFonts w:hint="cs"/>
          <w:sz w:val="14"/>
          <w:rtl/>
        </w:rPr>
        <w:t xml:space="preserve"> </w:t>
      </w:r>
    </w:p>
    <w:p w14:paraId="566CC5A7" w14:textId="77777777" w:rsidR="00A66819" w:rsidRPr="000528DA" w:rsidRDefault="00DA51A5" w:rsidP="000528DA">
      <w:pPr>
        <w:rPr>
          <w:rtl/>
        </w:rPr>
      </w:pPr>
      <w:bookmarkStart w:id="613" w:name="_Toc193635846"/>
      <w:bookmarkStart w:id="614" w:name="_Toc216184458"/>
      <w:r w:rsidRPr="00A10336">
        <w:rPr>
          <w:rStyle w:val="30"/>
          <w:rtl/>
        </w:rPr>
        <w:t>המתעטש</w:t>
      </w:r>
      <w:bookmarkEnd w:id="613"/>
      <w:bookmarkEnd w:id="614"/>
      <w:r w:rsidR="00180662" w:rsidRPr="000528DA">
        <w:rPr>
          <w:sz w:val="14"/>
          <w:rtl/>
        </w:rPr>
        <w:t xml:space="preserve"> בתפלתו</w:t>
      </w:r>
      <w:r w:rsidRPr="000528DA">
        <w:rPr>
          <w:sz w:val="14"/>
          <w:rtl/>
        </w:rPr>
        <w:t xml:space="preserve"> סימן רע לו, </w:t>
      </w:r>
      <w:r w:rsidRPr="00E34F28">
        <w:rPr>
          <w:rStyle w:val="afffff9"/>
          <w:rtl/>
        </w:rPr>
        <w:t>וי</w:t>
      </w:r>
      <w:r w:rsidR="0024477E" w:rsidRPr="00E34F28">
        <w:rPr>
          <w:rStyle w:val="afffff9"/>
          <w:rFonts w:hint="cs"/>
          <w:rtl/>
        </w:rPr>
        <w:t>"א</w:t>
      </w:r>
      <w:r w:rsidRPr="00E34F28">
        <w:rPr>
          <w:rStyle w:val="afffff9"/>
          <w:rtl/>
        </w:rPr>
        <w:t>:</w:t>
      </w:r>
      <w:r w:rsidRPr="000528DA">
        <w:rPr>
          <w:sz w:val="14"/>
          <w:rtl/>
        </w:rPr>
        <w:t xml:space="preserve"> ניכר שהוא מכוער.</w:t>
      </w:r>
      <w:r w:rsidR="0024477E" w:rsidRPr="00A10336">
        <w:rPr>
          <w:rStyle w:val="30"/>
          <w:rFonts w:hint="cs"/>
          <w:rtl/>
        </w:rPr>
        <w:t xml:space="preserve"> </w:t>
      </w:r>
    </w:p>
    <w:p w14:paraId="25E7751B" w14:textId="6CA95CE0" w:rsidR="00000D11" w:rsidRPr="000528DA" w:rsidRDefault="00D46300" w:rsidP="000528DA">
      <w:pPr>
        <w:rPr>
          <w:rtl/>
        </w:rPr>
      </w:pPr>
      <w:bookmarkStart w:id="615" w:name="_Toc193635847"/>
      <w:bookmarkStart w:id="616" w:name="_Toc216184459"/>
      <w:r w:rsidRPr="00A10336">
        <w:rPr>
          <w:rStyle w:val="30"/>
          <w:rFonts w:hint="cs"/>
          <w:rtl/>
        </w:rPr>
        <w:t>ה</w:t>
      </w:r>
      <w:r w:rsidR="00DA51A5" w:rsidRPr="00A10336">
        <w:rPr>
          <w:rStyle w:val="30"/>
          <w:rtl/>
        </w:rPr>
        <w:t>רק ב</w:t>
      </w:r>
      <w:r w:rsidR="0024477E" w:rsidRPr="00A10336">
        <w:rPr>
          <w:rStyle w:val="30"/>
          <w:rtl/>
        </w:rPr>
        <w:t>תפלתו</w:t>
      </w:r>
      <w:bookmarkEnd w:id="615"/>
      <w:bookmarkEnd w:id="616"/>
      <w:r w:rsidR="00DA51A5" w:rsidRPr="000528DA">
        <w:rPr>
          <w:sz w:val="14"/>
          <w:rtl/>
        </w:rPr>
        <w:t xml:space="preserve"> </w:t>
      </w:r>
      <w:r w:rsidRPr="000528DA">
        <w:rPr>
          <w:rFonts w:hint="cs"/>
          <w:sz w:val="14"/>
          <w:rtl/>
        </w:rPr>
        <w:t xml:space="preserve">- </w:t>
      </w:r>
      <w:r w:rsidR="00DA51A5" w:rsidRPr="000528DA">
        <w:rPr>
          <w:sz w:val="14"/>
          <w:rtl/>
        </w:rPr>
        <w:t>כאילו רק בפני המלך!</w:t>
      </w:r>
      <w:r w:rsidR="0024477E" w:rsidRPr="000528DA">
        <w:rPr>
          <w:rFonts w:hint="cs"/>
          <w:sz w:val="14"/>
          <w:rtl/>
        </w:rPr>
        <w:t xml:space="preserve"> </w:t>
      </w:r>
    </w:p>
    <w:p w14:paraId="10C9A150" w14:textId="726A9A88" w:rsidR="00A24328" w:rsidRDefault="00DA51A5" w:rsidP="009A59D1">
      <w:pPr>
        <w:pStyle w:val="38"/>
        <w:framePr w:wrap="notBeside"/>
        <w:rPr>
          <w:rtl/>
        </w:rPr>
      </w:pPr>
      <w:r w:rsidRPr="00660D7A">
        <w:rPr>
          <w:rFonts w:hint="cs"/>
          <w:rtl/>
        </w:rPr>
        <w:t>דאר"ז</w:t>
      </w:r>
      <w:r w:rsidR="00A24328">
        <w:rPr>
          <w:rtl/>
        </w:rPr>
        <w:t>:</w:t>
      </w:r>
    </w:p>
    <w:p w14:paraId="3B8453B1" w14:textId="5308B9B8" w:rsidR="00000D11" w:rsidRPr="000528DA" w:rsidRDefault="0075543C" w:rsidP="000528DA">
      <w:pPr>
        <w:rPr>
          <w:rtl/>
        </w:rPr>
      </w:pPr>
      <w:r w:rsidRPr="000528DA">
        <w:rPr>
          <w:rFonts w:hint="cs"/>
          <w:sz w:val="14"/>
          <w:rtl/>
        </w:rPr>
        <w:t xml:space="preserve">דבר זה למדתי בבית </w:t>
      </w:r>
      <w:r w:rsidR="00D46300" w:rsidRPr="00E34F28">
        <w:rPr>
          <w:rStyle w:val="afffff9"/>
          <w:rFonts w:hint="cs"/>
          <w:rtl/>
        </w:rPr>
        <w:t>רה''מ</w:t>
      </w:r>
      <w:r w:rsidR="00DA51A5" w:rsidRPr="000528DA">
        <w:rPr>
          <w:sz w:val="14"/>
          <w:rtl/>
        </w:rPr>
        <w:t xml:space="preserve"> ו</w:t>
      </w:r>
      <w:r w:rsidR="00DA51A5" w:rsidRPr="000528DA">
        <w:rPr>
          <w:rFonts w:hint="cs"/>
          <w:sz w:val="14"/>
          <w:rtl/>
        </w:rPr>
        <w:t xml:space="preserve">חשובה לי ככל תלמודי </w:t>
      </w:r>
      <w:r w:rsidR="004E039D" w:rsidRPr="000528DA">
        <w:rPr>
          <w:rStyle w:val="affffff6"/>
          <w:rFonts w:hint="cs"/>
          <w:spacing w:val="0"/>
          <w:rtl/>
        </w:rPr>
        <w:t>ש</w:t>
      </w:r>
      <w:r w:rsidR="00DA51A5" w:rsidRPr="000528DA">
        <w:rPr>
          <w:rStyle w:val="affffff6"/>
          <w:rFonts w:hint="cs"/>
          <w:spacing w:val="0"/>
          <w:rtl/>
        </w:rPr>
        <w:t>היה רגיל בעיטוש</w:t>
      </w:r>
    </w:p>
    <w:p w14:paraId="5E8B80B2" w14:textId="5F0B52D8" w:rsidR="00000D11" w:rsidRPr="000528DA" w:rsidRDefault="00DA51A5" w:rsidP="000528DA">
      <w:pPr>
        <w:rPr>
          <w:rtl/>
        </w:rPr>
      </w:pPr>
      <w:bookmarkStart w:id="617" w:name="_Toc193635848"/>
      <w:bookmarkStart w:id="618" w:name="_Toc216184460"/>
      <w:r w:rsidRPr="00A10336">
        <w:rPr>
          <w:rStyle w:val="30"/>
          <w:rtl/>
        </w:rPr>
        <w:lastRenderedPageBreak/>
        <w:t>המתעטש בתפלתו</w:t>
      </w:r>
      <w:bookmarkEnd w:id="617"/>
      <w:bookmarkEnd w:id="618"/>
      <w:r w:rsidRPr="000528DA">
        <w:rPr>
          <w:sz w:val="14"/>
          <w:rtl/>
        </w:rPr>
        <w:t xml:space="preserve"> סימן יפה לו, </w:t>
      </w:r>
      <w:r w:rsidR="00D46300" w:rsidRPr="000528DA">
        <w:rPr>
          <w:rFonts w:hint="cs"/>
          <w:sz w:val="14"/>
          <w:rtl/>
        </w:rPr>
        <w:t xml:space="preserve">- </w:t>
      </w:r>
      <w:r w:rsidRPr="000528DA">
        <w:rPr>
          <w:sz w:val="14"/>
          <w:rtl/>
        </w:rPr>
        <w:t>כשם שעושים לו נחת רוח מלמטה</w:t>
      </w:r>
      <w:r w:rsidR="00743C65" w:rsidRPr="000528DA">
        <w:rPr>
          <w:rFonts w:hint="cs"/>
          <w:sz w:val="14"/>
          <w:rtl/>
        </w:rPr>
        <w:t>,</w:t>
      </w:r>
      <w:r w:rsidRPr="000528DA">
        <w:rPr>
          <w:sz w:val="14"/>
          <w:rtl/>
        </w:rPr>
        <w:t xml:space="preserve"> כך עושין לו נחת רוח מלמעלה.</w:t>
      </w:r>
      <w:r w:rsidR="0024477E" w:rsidRPr="00A10336">
        <w:rPr>
          <w:rStyle w:val="30"/>
          <w:rFonts w:hint="cs"/>
          <w:rtl/>
        </w:rPr>
        <w:t xml:space="preserve"> </w:t>
      </w:r>
    </w:p>
    <w:p w14:paraId="45B3A0D3" w14:textId="77777777" w:rsidR="00A24328" w:rsidRDefault="00DA51A5" w:rsidP="009A59D1">
      <w:pPr>
        <w:pStyle w:val="38"/>
        <w:framePr w:wrap="notBeside"/>
        <w:rPr>
          <w:rtl/>
        </w:rPr>
      </w:pPr>
      <w:r w:rsidRPr="00660D7A">
        <w:rPr>
          <w:rFonts w:hint="cs"/>
          <w:rtl/>
        </w:rPr>
        <w:t>ו</w:t>
      </w:r>
      <w:r w:rsidR="00743C65" w:rsidRPr="00660D7A">
        <w:rPr>
          <w:rFonts w:hint="cs"/>
          <w:rtl/>
        </w:rPr>
        <w:t>הך</w:t>
      </w:r>
      <w:r w:rsidR="00A24328">
        <w:rPr>
          <w:rtl/>
        </w:rPr>
        <w:t>:</w:t>
      </w:r>
    </w:p>
    <w:p w14:paraId="6932298F" w14:textId="223E28E5" w:rsidR="00F64167" w:rsidRDefault="00743C65" w:rsidP="000528DA">
      <w:pPr>
        <w:rPr>
          <w:rtl/>
        </w:rPr>
      </w:pPr>
      <w:r w:rsidRPr="000528DA">
        <w:rPr>
          <w:rFonts w:hint="cs"/>
          <w:rtl/>
        </w:rPr>
        <w:t>ד</w:t>
      </w:r>
      <w:r w:rsidR="00DA51A5" w:rsidRPr="000528DA">
        <w:rPr>
          <w:rFonts w:hint="cs"/>
          <w:rtl/>
        </w:rPr>
        <w:t xml:space="preserve">רק </w:t>
      </w:r>
      <w:r w:rsidR="00537692" w:rsidRPr="00E34F28">
        <w:rPr>
          <w:rStyle w:val="afffff9"/>
          <w:rFonts w:hint="cs"/>
          <w:rtl/>
        </w:rPr>
        <w:t>-</w:t>
      </w:r>
      <w:r w:rsidR="00DA51A5" w:rsidRPr="00E34F28">
        <w:rPr>
          <w:rStyle w:val="afffff9"/>
          <w:rtl/>
        </w:rPr>
        <w:t>כ</w:t>
      </w:r>
      <w:r w:rsidR="00DA51A5" w:rsidRPr="00E34F28">
        <w:rPr>
          <w:rStyle w:val="afffff9"/>
          <w:rFonts w:hint="cs"/>
          <w:rtl/>
        </w:rPr>
        <w:t>ר"י</w:t>
      </w:r>
      <w:r w:rsidRPr="000528DA">
        <w:rPr>
          <w:rFonts w:hint="cs"/>
          <w:rtl/>
        </w:rPr>
        <w:t>:</w:t>
      </w:r>
      <w:r w:rsidR="00DA51A5" w:rsidRPr="000528DA">
        <w:rPr>
          <w:rFonts w:hint="cs"/>
          <w:rtl/>
        </w:rPr>
        <w:t xml:space="preserve"> </w:t>
      </w:r>
      <w:r w:rsidRPr="000528DA">
        <w:rPr>
          <w:rFonts w:hint="cs"/>
          <w:rtl/>
        </w:rPr>
        <w:t xml:space="preserve">המתפלל </w:t>
      </w:r>
      <w:r w:rsidR="00DA51A5" w:rsidRPr="000528DA">
        <w:rPr>
          <w:rtl/>
        </w:rPr>
        <w:t xml:space="preserve">ונזדמן לו רוק מבליעו בטליתו, </w:t>
      </w:r>
    </w:p>
    <w:p w14:paraId="105BA98C" w14:textId="215F89B2" w:rsidR="00000D11" w:rsidRPr="000528DA" w:rsidRDefault="00DA51A5" w:rsidP="000528DA">
      <w:pPr>
        <w:rPr>
          <w:rtl/>
        </w:rPr>
      </w:pPr>
      <w:r w:rsidRPr="000528DA">
        <w:rPr>
          <w:rtl/>
        </w:rPr>
        <w:t>ו</w:t>
      </w:r>
      <w:r w:rsidR="00743C65" w:rsidRPr="000528DA">
        <w:rPr>
          <w:rFonts w:hint="cs"/>
          <w:rtl/>
        </w:rPr>
        <w:t>ב</w:t>
      </w:r>
      <w:r w:rsidRPr="000528DA">
        <w:rPr>
          <w:rtl/>
        </w:rPr>
        <w:t>טלית נאה</w:t>
      </w:r>
      <w:r w:rsidR="00743C65" w:rsidRPr="000528DA">
        <w:rPr>
          <w:rFonts w:hint="cs"/>
          <w:rtl/>
        </w:rPr>
        <w:t>,</w:t>
      </w:r>
      <w:r w:rsidRPr="000528DA">
        <w:rPr>
          <w:rtl/>
        </w:rPr>
        <w:t xml:space="preserve"> מבליעו ב</w:t>
      </w:r>
      <w:r w:rsidRPr="000528DA">
        <w:rPr>
          <w:rFonts w:hint="cs"/>
          <w:rtl/>
        </w:rPr>
        <w:t>סודר שבראשו</w:t>
      </w:r>
      <w:r w:rsidRPr="000528DA">
        <w:rPr>
          <w:rtl/>
        </w:rPr>
        <w:t>.</w:t>
      </w:r>
      <w:r w:rsidR="0024477E" w:rsidRPr="000528DA">
        <w:rPr>
          <w:rFonts w:hint="cs"/>
          <w:rtl/>
        </w:rPr>
        <w:t xml:space="preserve"> </w:t>
      </w:r>
    </w:p>
    <w:p w14:paraId="493A82B9" w14:textId="77777777" w:rsidR="00A24328" w:rsidRDefault="00DA51A5" w:rsidP="009A59D1">
      <w:pPr>
        <w:pStyle w:val="38"/>
        <w:framePr w:wrap="notBeside"/>
        <w:rPr>
          <w:rtl/>
        </w:rPr>
      </w:pPr>
      <w:r w:rsidRPr="00660D7A">
        <w:rPr>
          <w:rtl/>
        </w:rPr>
        <w:t>רבינא</w:t>
      </w:r>
      <w:r w:rsidR="00A24328">
        <w:rPr>
          <w:rtl/>
        </w:rPr>
        <w:t>:</w:t>
      </w:r>
    </w:p>
    <w:p w14:paraId="0C1A1CC8" w14:textId="172D8B02" w:rsidR="00D46300" w:rsidRPr="000528DA" w:rsidRDefault="00DA51A5" w:rsidP="000528DA">
      <w:pPr>
        <w:rPr>
          <w:rtl/>
        </w:rPr>
      </w:pPr>
      <w:r w:rsidRPr="000528DA">
        <w:rPr>
          <w:rFonts w:hint="cs"/>
          <w:rtl/>
        </w:rPr>
        <w:t xml:space="preserve">עמד אחורי </w:t>
      </w:r>
      <w:r w:rsidRPr="00E34F28">
        <w:rPr>
          <w:rStyle w:val="afffff9"/>
          <w:rFonts w:hint="cs"/>
          <w:rtl/>
        </w:rPr>
        <w:t>רב אשי</w:t>
      </w:r>
      <w:r w:rsidR="00743C65" w:rsidRPr="00E34F28">
        <w:rPr>
          <w:rStyle w:val="afffff9"/>
          <w:rFonts w:hint="cs"/>
          <w:rtl/>
        </w:rPr>
        <w:t>:</w:t>
      </w:r>
      <w:r w:rsidRPr="000528DA">
        <w:rPr>
          <w:rFonts w:hint="cs"/>
          <w:rtl/>
        </w:rPr>
        <w:t xml:space="preserve"> ו</w:t>
      </w:r>
      <w:r w:rsidRPr="000528DA">
        <w:rPr>
          <w:rtl/>
        </w:rPr>
        <w:t xml:space="preserve">נזדמן לו רוק, </w:t>
      </w:r>
      <w:r w:rsidRPr="000528DA">
        <w:rPr>
          <w:rFonts w:hint="cs"/>
          <w:rtl/>
        </w:rPr>
        <w:t>ירקו לאחוריו</w:t>
      </w:r>
      <w:r w:rsidRPr="000528DA">
        <w:rPr>
          <w:rtl/>
        </w:rPr>
        <w:t>.</w:t>
      </w:r>
      <w:r w:rsidR="0024477E" w:rsidRPr="000528DA">
        <w:rPr>
          <w:rFonts w:hint="cs"/>
          <w:rtl/>
        </w:rPr>
        <w:t xml:space="preserve"> </w:t>
      </w:r>
    </w:p>
    <w:p w14:paraId="2F654191" w14:textId="5909C51C" w:rsidR="00A24328" w:rsidRDefault="00DA51A5" w:rsidP="009A59D1">
      <w:pPr>
        <w:pStyle w:val="38"/>
        <w:framePr w:wrap="notBeside"/>
        <w:rPr>
          <w:rtl/>
        </w:rPr>
      </w:pPr>
      <w:r w:rsidRPr="00660D7A">
        <w:rPr>
          <w:rtl/>
        </w:rPr>
        <w:t>א"ל</w:t>
      </w:r>
      <w:r w:rsidR="00A24328">
        <w:rPr>
          <w:rtl/>
        </w:rPr>
        <w:t>:</w:t>
      </w:r>
    </w:p>
    <w:p w14:paraId="27840DDE" w14:textId="64B5D97B" w:rsidR="00DA51A5" w:rsidRPr="000528DA" w:rsidRDefault="00DA51A5" w:rsidP="000528DA">
      <w:pPr>
        <w:rPr>
          <w:rtl/>
        </w:rPr>
      </w:pPr>
      <w:r w:rsidRPr="000528DA">
        <w:rPr>
          <w:rtl/>
        </w:rPr>
        <w:t>לא</w:t>
      </w:r>
      <w:r w:rsidR="0024477E" w:rsidRPr="000528DA">
        <w:rPr>
          <w:rFonts w:hint="cs"/>
          <w:rtl/>
        </w:rPr>
        <w:t xml:space="preserve"> ס"ל </w:t>
      </w:r>
      <w:r w:rsidRPr="00E34F28">
        <w:rPr>
          <w:rStyle w:val="afffff9"/>
          <w:rtl/>
        </w:rPr>
        <w:t>דר</w:t>
      </w:r>
      <w:r w:rsidRPr="00E34F28">
        <w:rPr>
          <w:rStyle w:val="afffff9"/>
          <w:rFonts w:hint="cs"/>
          <w:rtl/>
        </w:rPr>
        <w:t>"י</w:t>
      </w:r>
      <w:r w:rsidRPr="000528DA">
        <w:rPr>
          <w:rFonts w:hint="cs"/>
          <w:rtl/>
        </w:rPr>
        <w:t xml:space="preserve"> ד</w:t>
      </w:r>
      <w:r w:rsidRPr="000528DA">
        <w:rPr>
          <w:rtl/>
        </w:rPr>
        <w:t>מבליעו ב</w:t>
      </w:r>
      <w:r w:rsidRPr="000528DA">
        <w:rPr>
          <w:rFonts w:hint="cs"/>
          <w:rtl/>
        </w:rPr>
        <w:t>סודרו</w:t>
      </w:r>
      <w:r w:rsidRPr="000528DA">
        <w:rPr>
          <w:rtl/>
        </w:rPr>
        <w:t xml:space="preserve"> </w:t>
      </w:r>
      <w:r w:rsidRPr="00E34F28">
        <w:rPr>
          <w:rStyle w:val="afffff9"/>
          <w:rtl/>
        </w:rPr>
        <w:t>א"ל:</w:t>
      </w:r>
      <w:r w:rsidR="004E039D" w:rsidRPr="00E34F28">
        <w:rPr>
          <w:rStyle w:val="afffff9"/>
          <w:rtl/>
        </w:rPr>
        <w:t xml:space="preserve"> </w:t>
      </w:r>
      <w:r w:rsidRPr="000528DA">
        <w:rPr>
          <w:rtl/>
        </w:rPr>
        <w:t>אנינא דעתאי.</w:t>
      </w:r>
    </w:p>
    <w:p w14:paraId="1EAB2EC9" w14:textId="7443B23B" w:rsidR="00D46300" w:rsidRPr="00E34F28" w:rsidRDefault="00DA51A5" w:rsidP="00D46300">
      <w:pPr>
        <w:pStyle w:val="afffff5"/>
        <w:rPr>
          <w:rtl/>
        </w:rPr>
      </w:pPr>
      <w:bookmarkStart w:id="619" w:name="_Toc193635849"/>
      <w:bookmarkStart w:id="620" w:name="_Toc216184461"/>
      <w:r w:rsidRPr="00A10336">
        <w:rPr>
          <w:rStyle w:val="30"/>
          <w:rtl/>
        </w:rPr>
        <w:t>המשמיע קולו בתפלתו</w:t>
      </w:r>
      <w:bookmarkEnd w:id="619"/>
      <w:bookmarkEnd w:id="620"/>
      <w:r w:rsidRPr="00A10336">
        <w:rPr>
          <w:rStyle w:val="30"/>
          <w:rtl/>
        </w:rPr>
        <w:t xml:space="preserve"> </w:t>
      </w:r>
      <w:r w:rsidRPr="00FE3D07">
        <w:rPr>
          <w:rFonts w:ascii="Fb Fontext" w:hAnsi="Fb Fontext"/>
          <w:rtl/>
        </w:rPr>
        <w:t>הרי זה מקטני אמנה.</w:t>
      </w:r>
      <w:r w:rsidR="0024477E" w:rsidRPr="00FE3D07">
        <w:rPr>
          <w:rFonts w:hint="cs"/>
          <w:rtl/>
        </w:rPr>
        <w:t xml:space="preserve"> </w:t>
      </w:r>
    </w:p>
    <w:p w14:paraId="0A4B9E7F" w14:textId="08FEE6B7" w:rsidR="00A24328" w:rsidRDefault="00DA51A5" w:rsidP="009A59D1">
      <w:pPr>
        <w:pStyle w:val="38"/>
        <w:framePr w:wrap="notBeside"/>
        <w:rPr>
          <w:rtl/>
        </w:rPr>
      </w:pPr>
      <w:r w:rsidRPr="00660D7A">
        <w:rPr>
          <w:rFonts w:hint="cs"/>
          <w:rtl/>
        </w:rPr>
        <w:t>ר"ה</w:t>
      </w:r>
      <w:r w:rsidR="009B14FE">
        <w:rPr>
          <w:rtl/>
        </w:rPr>
        <w:t>:</w:t>
      </w:r>
    </w:p>
    <w:p w14:paraId="07E40762" w14:textId="5A911125" w:rsidR="00942E9F" w:rsidRPr="000528DA" w:rsidRDefault="00D46300" w:rsidP="000528DA">
      <w:pPr>
        <w:rPr>
          <w:rtl/>
        </w:rPr>
      </w:pPr>
      <w:r w:rsidRPr="000528DA">
        <w:rPr>
          <w:rFonts w:hint="cs"/>
          <w:rtl/>
        </w:rPr>
        <w:t>א</w:t>
      </w:r>
      <w:r w:rsidR="00537692" w:rsidRPr="000528DA">
        <w:rPr>
          <w:rFonts w:hint="cs"/>
          <w:rtl/>
        </w:rPr>
        <w:t>י</w:t>
      </w:r>
      <w:r w:rsidR="003E7099" w:rsidRPr="000528DA">
        <w:rPr>
          <w:rtl/>
        </w:rPr>
        <w:t xml:space="preserve"> אין יכול לכוין את לבו בלחש</w:t>
      </w:r>
      <w:r w:rsidR="00DA51A5" w:rsidRPr="000528DA">
        <w:rPr>
          <w:rtl/>
        </w:rPr>
        <w:t xml:space="preserve"> מותר.</w:t>
      </w:r>
      <w:r w:rsidR="00537692" w:rsidRPr="000528DA">
        <w:rPr>
          <w:rFonts w:hint="cs"/>
          <w:rtl/>
        </w:rPr>
        <w:t xml:space="preserve"> </w:t>
      </w:r>
    </w:p>
    <w:p w14:paraId="78B6FB94" w14:textId="77777777" w:rsidR="00A24328" w:rsidRDefault="003E7099" w:rsidP="009A59D1">
      <w:pPr>
        <w:pStyle w:val="38"/>
        <w:framePr w:wrap="notBeside"/>
        <w:rPr>
          <w:rtl/>
        </w:rPr>
      </w:pPr>
      <w:r w:rsidRPr="00660D7A">
        <w:rPr>
          <w:rtl/>
        </w:rPr>
        <w:t>וה"מ</w:t>
      </w:r>
      <w:r w:rsidR="00A24328">
        <w:rPr>
          <w:rtl/>
        </w:rPr>
        <w:t>:</w:t>
      </w:r>
    </w:p>
    <w:p w14:paraId="51FBED7A" w14:textId="120C30C0" w:rsidR="00DA51A5" w:rsidRPr="000528DA" w:rsidRDefault="00DA51A5" w:rsidP="007A2FF5">
      <w:pPr>
        <w:spacing w:after="60"/>
        <w:rPr>
          <w:rtl/>
        </w:rPr>
      </w:pPr>
      <w:r w:rsidRPr="000528DA">
        <w:rPr>
          <w:rtl/>
        </w:rPr>
        <w:t>ביחיד, אבל בצבור אתי למיטרד צבורא.</w:t>
      </w:r>
    </w:p>
    <w:p w14:paraId="554AD4B3" w14:textId="77777777" w:rsidR="00A24328" w:rsidRDefault="00DA51A5" w:rsidP="009A59D1">
      <w:pPr>
        <w:pStyle w:val="38"/>
        <w:framePr w:wrap="notBeside"/>
        <w:rPr>
          <w:rtl/>
        </w:rPr>
      </w:pPr>
      <w:r w:rsidRPr="00660D7A">
        <w:rPr>
          <w:rtl/>
        </w:rPr>
        <w:t>רבי אבא</w:t>
      </w:r>
      <w:r w:rsidR="00A24328">
        <w:rPr>
          <w:rtl/>
        </w:rPr>
        <w:t>:</w:t>
      </w:r>
    </w:p>
    <w:p w14:paraId="5232005E" w14:textId="1EDE680F" w:rsidR="003E7099" w:rsidRPr="0053759F" w:rsidRDefault="00DA51A5" w:rsidP="000528DA">
      <w:pPr>
        <w:rPr>
          <w:spacing w:val="-4"/>
          <w:rtl/>
        </w:rPr>
      </w:pPr>
      <w:bookmarkStart w:id="621" w:name="_Toc193635850"/>
      <w:bookmarkStart w:id="622" w:name="_Toc216184462"/>
      <w:r w:rsidRPr="00A10336">
        <w:rPr>
          <w:rStyle w:val="30"/>
          <w:rFonts w:hint="cs"/>
          <w:rtl/>
        </w:rPr>
        <w:t>נשמט</w:t>
      </w:r>
      <w:bookmarkEnd w:id="621"/>
      <w:bookmarkEnd w:id="622"/>
      <w:r w:rsidRPr="00A10336">
        <w:rPr>
          <w:rStyle w:val="30"/>
          <w:rFonts w:hint="cs"/>
          <w:rtl/>
        </w:rPr>
        <w:t xml:space="preserve"> </w:t>
      </w:r>
      <w:r w:rsidRPr="00E34F28">
        <w:rPr>
          <w:rStyle w:val="afffff9"/>
          <w:rFonts w:hint="cs"/>
          <w:rtl/>
        </w:rPr>
        <w:t xml:space="preserve">מרב יהודה </w:t>
      </w:r>
      <w:r w:rsidR="00B4685E" w:rsidRPr="000528DA">
        <w:rPr>
          <w:rFonts w:ascii="Fb Fontext" w:hAnsi="Fb Fontext" w:hint="cs"/>
          <w:sz w:val="14"/>
          <w:rtl/>
        </w:rPr>
        <w:t>ש</w:t>
      </w:r>
      <w:r w:rsidRPr="000528DA">
        <w:rPr>
          <w:rFonts w:ascii="Fb Fontext" w:hAnsi="Fb Fontext" w:hint="cs"/>
          <w:sz w:val="14"/>
          <w:rtl/>
        </w:rPr>
        <w:t>רצה לעלות לארץ ישראל</w:t>
      </w:r>
      <w:r w:rsidR="0024477E" w:rsidRPr="000528DA">
        <w:rPr>
          <w:rFonts w:ascii="Fb Fontext" w:hAnsi="Fb Fontext" w:hint="cs"/>
          <w:sz w:val="14"/>
          <w:rtl/>
        </w:rPr>
        <w:t xml:space="preserve">, </w:t>
      </w:r>
      <w:r w:rsidR="00D46300" w:rsidRPr="00E34F28">
        <w:rPr>
          <w:rStyle w:val="afffff9"/>
          <w:rFonts w:hint="cs"/>
          <w:rtl/>
        </w:rPr>
        <w:t>ש</w:t>
      </w:r>
      <w:r w:rsidRPr="00E34F28">
        <w:rPr>
          <w:rStyle w:val="afffff9"/>
          <w:rFonts w:hint="cs"/>
          <w:rtl/>
        </w:rPr>
        <w:t>ר</w:t>
      </w:r>
      <w:r w:rsidRPr="00E34F28">
        <w:rPr>
          <w:rStyle w:val="afffff9"/>
          <w:rtl/>
        </w:rPr>
        <w:t>"</w:t>
      </w:r>
      <w:r w:rsidRPr="00E34F28">
        <w:rPr>
          <w:rStyle w:val="afffff9"/>
          <w:rFonts w:hint="cs"/>
          <w:rtl/>
        </w:rPr>
        <w:t>י</w:t>
      </w:r>
      <w:r w:rsidR="00D46300" w:rsidRPr="00E34F28">
        <w:rPr>
          <w:rStyle w:val="afffff9"/>
          <w:rFonts w:hint="cs"/>
          <w:rtl/>
        </w:rPr>
        <w:t xml:space="preserve"> אמר</w:t>
      </w:r>
      <w:r w:rsidRPr="000528DA">
        <w:rPr>
          <w:rFonts w:hint="cs"/>
          <w:rtl/>
        </w:rPr>
        <w:t xml:space="preserve"> </w:t>
      </w:r>
      <w:r w:rsidR="00D46300" w:rsidRPr="000528DA">
        <w:rPr>
          <w:rFonts w:hint="cs"/>
          <w:rtl/>
        </w:rPr>
        <w:t>ש</w:t>
      </w:r>
      <w:r w:rsidRPr="000528DA">
        <w:rPr>
          <w:rtl/>
        </w:rPr>
        <w:t xml:space="preserve">כל העולה מבבל לארץ ישראל עובר בעשה, </w:t>
      </w:r>
      <w:r w:rsidRPr="000528DA">
        <w:rPr>
          <w:rFonts w:hint="cs"/>
          <w:rtl/>
        </w:rPr>
        <w:t>ד</w:t>
      </w:r>
      <w:r w:rsidRPr="00A4639B">
        <w:rPr>
          <w:rStyle w:val="ad"/>
          <w:rFonts w:hint="cs"/>
          <w:sz w:val="14"/>
          <w:rtl/>
        </w:rPr>
        <w:t>'</w:t>
      </w:r>
      <w:r w:rsidRPr="00A4639B">
        <w:rPr>
          <w:rStyle w:val="ad"/>
          <w:sz w:val="14"/>
          <w:rtl/>
        </w:rPr>
        <w:t>בבלה יובאו ושמה יהיו עד יום פקדי אותם נאם ה'</w:t>
      </w:r>
      <w:r w:rsidRPr="000528DA">
        <w:rPr>
          <w:rtl/>
        </w:rPr>
        <w:t>.</w:t>
      </w:r>
      <w:r w:rsidR="0024477E" w:rsidRPr="000528DA">
        <w:rPr>
          <w:rFonts w:hint="cs"/>
          <w:rtl/>
        </w:rPr>
        <w:t xml:space="preserve"> </w:t>
      </w:r>
      <w:r w:rsidRPr="000528DA">
        <w:rPr>
          <w:rtl/>
        </w:rPr>
        <w:t>אמר: א</w:t>
      </w:r>
      <w:r w:rsidRPr="000528DA">
        <w:rPr>
          <w:rFonts w:hint="cs"/>
          <w:rtl/>
        </w:rPr>
        <w:t>לך ואשמע ממנו איזה דבר מחוץ לביהמ</w:t>
      </w:r>
      <w:r w:rsidRPr="000528DA">
        <w:rPr>
          <w:rtl/>
        </w:rPr>
        <w:t>"</w:t>
      </w:r>
      <w:r w:rsidRPr="000528DA">
        <w:rPr>
          <w:rFonts w:hint="cs"/>
          <w:rtl/>
        </w:rPr>
        <w:t>ד</w:t>
      </w:r>
      <w:r w:rsidR="0024477E" w:rsidRPr="000528DA">
        <w:rPr>
          <w:rFonts w:hint="cs"/>
          <w:rtl/>
        </w:rPr>
        <w:t>.</w:t>
      </w:r>
      <w:r w:rsidR="00291D7F" w:rsidRPr="000528DA">
        <w:rPr>
          <w:rFonts w:hint="cs"/>
          <w:rtl/>
        </w:rPr>
        <w:t xml:space="preserve"> </w:t>
      </w:r>
      <w:r w:rsidRPr="0053759F">
        <w:rPr>
          <w:rStyle w:val="afffff9"/>
          <w:rFonts w:hint="cs"/>
          <w:rtl/>
        </w:rPr>
        <w:t xml:space="preserve">שמע </w:t>
      </w:r>
      <w:r w:rsidR="00D46300" w:rsidRPr="0053759F">
        <w:rPr>
          <w:rStyle w:val="afffff9"/>
          <w:rFonts w:hint="cs"/>
          <w:rtl/>
        </w:rPr>
        <w:t>ששנו לפניו</w:t>
      </w:r>
      <w:r w:rsidR="00D46300" w:rsidRPr="000528DA">
        <w:rPr>
          <w:rFonts w:hint="cs"/>
          <w:rtl/>
        </w:rPr>
        <w:t xml:space="preserve"> </w:t>
      </w:r>
      <w:r w:rsidRPr="0053759F">
        <w:rPr>
          <w:rFonts w:hint="cs"/>
          <w:spacing w:val="-4"/>
          <w:rtl/>
        </w:rPr>
        <w:t>ד</w:t>
      </w:r>
      <w:r w:rsidRPr="0053759F">
        <w:rPr>
          <w:spacing w:val="-4"/>
          <w:rtl/>
        </w:rPr>
        <w:t>ה</w:t>
      </w:r>
      <w:r w:rsidR="00942E9F" w:rsidRPr="0053759F">
        <w:rPr>
          <w:rFonts w:hint="cs"/>
          <w:spacing w:val="-4"/>
          <w:rtl/>
        </w:rPr>
        <w:t>מתפלל</w:t>
      </w:r>
      <w:r w:rsidRPr="0053759F">
        <w:rPr>
          <w:spacing w:val="-4"/>
          <w:rtl/>
        </w:rPr>
        <w:t xml:space="preserve"> ונתעטש ממתין עד שיכלה הרוח וחוזר ומתפלל.</w:t>
      </w:r>
      <w:r w:rsidR="0024477E" w:rsidRPr="0053759F">
        <w:rPr>
          <w:rFonts w:hint="cs"/>
          <w:spacing w:val="-4"/>
          <w:rtl/>
        </w:rPr>
        <w:t xml:space="preserve"> </w:t>
      </w:r>
    </w:p>
    <w:p w14:paraId="0F486622" w14:textId="482CB7B8" w:rsidR="00A24328" w:rsidRDefault="00DA51A5" w:rsidP="009A59D1">
      <w:pPr>
        <w:pStyle w:val="38"/>
        <w:framePr w:wrap="notBeside"/>
        <w:rPr>
          <w:rtl/>
        </w:rPr>
      </w:pPr>
      <w:r w:rsidRPr="00660D7A">
        <w:rPr>
          <w:rtl/>
        </w:rPr>
        <w:t>א"ד</w:t>
      </w:r>
      <w:r w:rsidR="009B14FE">
        <w:rPr>
          <w:rtl/>
        </w:rPr>
        <w:t>:</w:t>
      </w:r>
    </w:p>
    <w:p w14:paraId="68D3F644" w14:textId="1F976D4A" w:rsidR="00A66819" w:rsidRPr="000528DA" w:rsidRDefault="006553A9" w:rsidP="000528DA">
      <w:pPr>
        <w:rPr>
          <w:rtl/>
        </w:rPr>
      </w:pPr>
      <w:r w:rsidRPr="000528DA">
        <w:rPr>
          <w:rFonts w:hint="cs"/>
          <w:rtl/>
        </w:rPr>
        <w:t>מתפלל</w:t>
      </w:r>
      <w:r w:rsidR="00DA51A5" w:rsidRPr="000528DA">
        <w:rPr>
          <w:rtl/>
        </w:rPr>
        <w:t xml:space="preserve"> ובקש להתעטש מרחיק לאחריו </w:t>
      </w:r>
      <w:r w:rsidRPr="000528DA">
        <w:rPr>
          <w:rFonts w:hint="cs"/>
          <w:rtl/>
        </w:rPr>
        <w:t xml:space="preserve">ד' </w:t>
      </w:r>
      <w:r w:rsidR="00DA51A5" w:rsidRPr="000528DA">
        <w:rPr>
          <w:rtl/>
        </w:rPr>
        <w:t xml:space="preserve">אמות ומתעטש, </w:t>
      </w:r>
      <w:r>
        <w:rPr>
          <w:sz w:val="14"/>
          <w:rtl/>
        </w:rPr>
        <w:t xml:space="preserve">וממתין עד שיכלה הרוח, וחוזר ומתפלל. ואומר: </w:t>
      </w:r>
      <w:r>
        <w:rPr>
          <w:rStyle w:val="afffff9"/>
          <w:sz w:val="14"/>
          <w:rtl/>
          <w:rPrChange w:id="9142" w:author="מנוע אמוראים" w:date="2026-10-05T16:40:51Z">
            <w:rPr>
              <w:sz w:val="14"/>
              <w:rtl/>
            </w:rPr>
          </w:rPrChange>
        </w:rPr>
        <w:t xml:space="preserve">רבש"ע</w:t>
      </w:r>
      <w:r>
        <w:rPr>
          <w:sz w:val="14"/>
          <w:rtl/>
        </w:rPr>
        <w:t xml:space="preserve">, יצרתנו נקבים נקבים חלולים חלולים, גלוי וידוע לפניך חרפתנו וכלימתנו בחיינו, ובאחריתנו רמה ותולעה. ומתחיל ממקום שפסק.</w:t>
      </w:r>
      <w:r w:rsidR="0024477E" w:rsidRPr="000528DA">
        <w:rPr>
          <w:rFonts w:hint="cs"/>
          <w:sz w:val="14"/>
          <w:rtl/>
        </w:rPr>
        <w:t xml:space="preserve"> </w:t>
      </w:r>
    </w:p>
    <w:p w14:paraId="24D6CA11" w14:textId="168A1B12" w:rsidR="00A24328" w:rsidRDefault="00DA51A5" w:rsidP="009A59D1">
      <w:pPr>
        <w:pStyle w:val="38"/>
        <w:framePr w:wrap="notBeside"/>
        <w:rPr>
          <w:rtl/>
        </w:rPr>
      </w:pPr>
      <w:r w:rsidRPr="00660D7A">
        <w:rPr>
          <w:rtl/>
        </w:rPr>
        <w:t>א"ל</w:t>
      </w:r>
      <w:r w:rsidR="00A24328">
        <w:rPr>
          <w:rtl/>
        </w:rPr>
        <w:t>:</w:t>
      </w:r>
    </w:p>
    <w:p w14:paraId="269B86F7" w14:textId="6782ED4E" w:rsidR="00DA51A5" w:rsidRPr="000528DA" w:rsidRDefault="00DA51A5" w:rsidP="000528DA">
      <w:pPr>
        <w:rPr>
          <w:rtl/>
        </w:rPr>
      </w:pPr>
      <w:r w:rsidRPr="000528DA">
        <w:rPr>
          <w:sz w:val="14"/>
          <w:rtl/>
        </w:rPr>
        <w:t>אילו לא באתי אלא לשמוע דבר זה - דיי.</w:t>
      </w:r>
    </w:p>
    <w:p w14:paraId="379579AA" w14:textId="77777777" w:rsidR="006553A9" w:rsidRPr="00E34F28" w:rsidRDefault="006553A9" w:rsidP="00682BF2">
      <w:pPr>
        <w:pStyle w:val="afffff5"/>
        <w:rPr>
          <w:rtl/>
        </w:rPr>
      </w:pPr>
      <w:bookmarkStart w:id="623" w:name="_Toc193635851"/>
      <w:bookmarkStart w:id="624" w:name="_Toc216184463"/>
      <w:r w:rsidRPr="00724E73">
        <w:rPr>
          <w:rStyle w:val="afffffd"/>
          <w:rFonts w:hint="cs"/>
          <w:rtl/>
        </w:rPr>
        <w:t>ה</w:t>
      </w:r>
      <w:r w:rsidR="006235A8" w:rsidRPr="00724E73">
        <w:rPr>
          <w:rStyle w:val="afffffd"/>
          <w:rtl/>
        </w:rPr>
        <w:t>ישן בטליתו</w:t>
      </w:r>
      <w:bookmarkEnd w:id="623"/>
      <w:bookmarkEnd w:id="624"/>
      <w:r w:rsidR="006235A8" w:rsidRPr="00A10336">
        <w:rPr>
          <w:rStyle w:val="30"/>
          <w:rtl/>
        </w:rPr>
        <w:t xml:space="preserve"> </w:t>
      </w:r>
      <w:r w:rsidR="006235A8" w:rsidRPr="00BB7A16">
        <w:rPr>
          <w:rtl/>
        </w:rPr>
        <w:t xml:space="preserve">ואינו יכול להוציא </w:t>
      </w:r>
      <w:r w:rsidR="00DA51A5" w:rsidRPr="00BB7A16">
        <w:rPr>
          <w:rtl/>
        </w:rPr>
        <w:t>ראשו מפני הצנה</w:t>
      </w:r>
      <w:r w:rsidR="00DA51A5" w:rsidRPr="00FE3D07">
        <w:rPr>
          <w:rtl/>
        </w:rPr>
        <w:t xml:space="preserve"> </w:t>
      </w:r>
    </w:p>
    <w:p w14:paraId="69269175" w14:textId="34E49C32" w:rsidR="00A24328" w:rsidRDefault="00F95182" w:rsidP="009A59D1">
      <w:pPr>
        <w:pStyle w:val="38"/>
        <w:framePr w:wrap="notBeside"/>
        <w:rPr>
          <w:rtl/>
        </w:rPr>
      </w:pPr>
      <w:r>
        <w:rPr>
          <w:rtl/>
        </w:rPr>
        <w:t>-</w:t>
      </w:r>
    </w:p>
    <w:p w14:paraId="7C69309E" w14:textId="5F12A3E6" w:rsidR="006553A9" w:rsidRPr="000528DA" w:rsidRDefault="00DA51A5" w:rsidP="000528DA">
      <w:pPr>
        <w:rPr>
          <w:rtl/>
        </w:rPr>
      </w:pPr>
      <w:r>
        <w:rPr>
          <w:rtl/>
        </w:rPr>
        <w:t xml:space="preserve">חוצץ בטליתו על צוארו וקורא </w:t>
      </w:r>
      <w:r>
        <w:rPr>
          <w:rStyle w:val="afffff9"/>
          <w:rtl/>
          <w:rPrChange w:id="9143" w:author="מנוע אמוראים" w:date="2026-10-05T16:40:51Z">
            <w:rPr>
              <w:rtl/>
            </w:rPr>
          </w:rPrChange>
        </w:rPr>
        <w:t xml:space="preserve">קר"ש</w:t>
      </w:r>
      <w:r>
        <w:rPr>
          <w:rtl/>
        </w:rPr>
        <w:t xml:space="preserve">.</w:t>
      </w:r>
      <w:r w:rsidR="0024477E" w:rsidRPr="000528DA">
        <w:rPr>
          <w:rFonts w:hint="cs"/>
          <w:rtl/>
        </w:rPr>
        <w:t xml:space="preserve"> </w:t>
      </w:r>
      <w:r w:rsidRPr="00E34F28">
        <w:rPr>
          <w:rStyle w:val="afffff9"/>
          <w:rtl/>
        </w:rPr>
        <w:t>ו</w:t>
      </w:r>
      <w:r w:rsidR="006235A8" w:rsidRPr="00E34F28">
        <w:rPr>
          <w:rStyle w:val="afffff9"/>
          <w:rFonts w:hint="cs"/>
          <w:rtl/>
        </w:rPr>
        <w:t>י"א</w:t>
      </w:r>
      <w:r w:rsidRPr="00E34F28">
        <w:rPr>
          <w:rStyle w:val="afffff9"/>
          <w:rtl/>
        </w:rPr>
        <w:t>:</w:t>
      </w:r>
      <w:r w:rsidRPr="000528DA">
        <w:rPr>
          <w:rtl/>
        </w:rPr>
        <w:t xml:space="preserve"> </w:t>
      </w:r>
      <w:r w:rsidRPr="00A10336">
        <w:rPr>
          <w:rStyle w:val="30"/>
          <w:rtl/>
        </w:rPr>
        <w:t>על לבו.</w:t>
      </w:r>
      <w:r w:rsidRPr="00A10336">
        <w:rPr>
          <w:rStyle w:val="30"/>
          <w:rFonts w:hint="cs"/>
          <w:rtl/>
        </w:rPr>
        <w:t xml:space="preserve"> </w:t>
      </w:r>
    </w:p>
    <w:p w14:paraId="336B41F2" w14:textId="2787BEEB" w:rsidR="00A24328" w:rsidRDefault="00F95182" w:rsidP="009A59D1">
      <w:pPr>
        <w:pStyle w:val="38"/>
        <w:framePr w:wrap="notBeside"/>
        <w:rPr>
          <w:rtl/>
        </w:rPr>
      </w:pPr>
      <w:r>
        <w:rPr>
          <w:rFonts w:hint="cs"/>
          <w:rtl/>
        </w:rPr>
        <w:t>-</w:t>
      </w:r>
    </w:p>
    <w:p w14:paraId="6A7B10A3" w14:textId="07A72CB8" w:rsidR="0024477E" w:rsidRPr="000528DA" w:rsidRDefault="00DA51A5" w:rsidP="000528DA">
      <w:pPr>
        <w:rPr>
          <w:rtl/>
        </w:rPr>
      </w:pPr>
      <w:r w:rsidRPr="000528DA">
        <w:rPr>
          <w:rFonts w:hint="cs"/>
          <w:rtl/>
        </w:rPr>
        <w:t xml:space="preserve">והיינו </w:t>
      </w:r>
      <w:r w:rsidRPr="00E34F28">
        <w:rPr>
          <w:rStyle w:val="afffff9"/>
          <w:rFonts w:hint="cs"/>
          <w:rtl/>
        </w:rPr>
        <w:t>דת</w:t>
      </w:r>
      <w:r w:rsidRPr="00E34F28">
        <w:rPr>
          <w:rStyle w:val="afffff9"/>
          <w:rtl/>
        </w:rPr>
        <w:t>"</w:t>
      </w:r>
      <w:r w:rsidRPr="00E34F28">
        <w:rPr>
          <w:rStyle w:val="afffff9"/>
          <w:rFonts w:hint="cs"/>
          <w:rtl/>
        </w:rPr>
        <w:t>ק</w:t>
      </w:r>
      <w:r w:rsidRPr="000528DA">
        <w:rPr>
          <w:rFonts w:hint="cs"/>
          <w:rtl/>
        </w:rPr>
        <w:t xml:space="preserve"> ס</w:t>
      </w:r>
      <w:r w:rsidRPr="000528DA">
        <w:rPr>
          <w:rtl/>
        </w:rPr>
        <w:t>"</w:t>
      </w:r>
      <w:r w:rsidRPr="000528DA">
        <w:rPr>
          <w:rFonts w:hint="cs"/>
          <w:rtl/>
        </w:rPr>
        <w:t>ל</w:t>
      </w:r>
      <w:r w:rsidRPr="000528DA">
        <w:rPr>
          <w:rtl/>
        </w:rPr>
        <w:t xml:space="preserve"> </w:t>
      </w:r>
      <w:r w:rsidRPr="000528DA">
        <w:rPr>
          <w:rFonts w:hint="cs"/>
          <w:rtl/>
        </w:rPr>
        <w:t>ד</w:t>
      </w:r>
      <w:r w:rsidRPr="000528DA">
        <w:rPr>
          <w:rtl/>
        </w:rPr>
        <w:t>לבו רואה את הערוה מותר.</w:t>
      </w:r>
      <w:r w:rsidR="0024477E" w:rsidRPr="000528DA">
        <w:rPr>
          <w:rFonts w:hint="cs"/>
          <w:rtl/>
        </w:rPr>
        <w:t xml:space="preserve"> </w:t>
      </w:r>
    </w:p>
    <w:p w14:paraId="0E3A2525" w14:textId="77777777" w:rsidR="006553A9" w:rsidRPr="000528DA" w:rsidRDefault="00DA51A5" w:rsidP="000528DA">
      <w:pPr>
        <w:rPr>
          <w:rtl/>
        </w:rPr>
      </w:pPr>
      <w:bookmarkStart w:id="625" w:name="_Toc193635852"/>
      <w:bookmarkStart w:id="626" w:name="_Toc216184464"/>
      <w:r w:rsidRPr="00724E73">
        <w:rPr>
          <w:rStyle w:val="afffffd"/>
          <w:rtl/>
        </w:rPr>
        <w:t>המהלך במבואות המטונפות</w:t>
      </w:r>
      <w:bookmarkEnd w:id="625"/>
      <w:bookmarkEnd w:id="626"/>
      <w:r w:rsidRPr="00A10336">
        <w:rPr>
          <w:rStyle w:val="30"/>
          <w:rtl/>
        </w:rPr>
        <w:t xml:space="preserve"> </w:t>
      </w:r>
      <w:r w:rsidR="006553A9" w:rsidRPr="00E34F28">
        <w:rPr>
          <w:rStyle w:val="afffff9"/>
          <w:rFonts w:hint="cs"/>
          <w:rtl/>
        </w:rPr>
        <w:t xml:space="preserve">מרי"ו: </w:t>
      </w:r>
      <w:r w:rsidR="006553A9" w:rsidRPr="000528DA">
        <w:rPr>
          <w:rtl/>
        </w:rPr>
        <w:t>מניח ידו על פיו וקורא</w:t>
      </w:r>
    </w:p>
    <w:p w14:paraId="52D017CD" w14:textId="05757426" w:rsidR="00A24328" w:rsidRDefault="00DA51A5" w:rsidP="009A59D1">
      <w:pPr>
        <w:pStyle w:val="38"/>
        <w:framePr w:wrap="notBeside"/>
        <w:rPr>
          <w:rtl/>
        </w:rPr>
      </w:pPr>
      <w:r w:rsidRPr="00660D7A">
        <w:rPr>
          <w:rtl/>
        </w:rPr>
        <w:t>א"ל ר</w:t>
      </w:r>
      <w:r w:rsidRPr="00660D7A">
        <w:rPr>
          <w:rFonts w:hint="cs"/>
          <w:rtl/>
        </w:rPr>
        <w:t>"ח</w:t>
      </w:r>
      <w:r w:rsidR="00A24328">
        <w:rPr>
          <w:rtl/>
        </w:rPr>
        <w:t>:</w:t>
      </w:r>
    </w:p>
    <w:p w14:paraId="599DC04F" w14:textId="34CDB61C" w:rsidR="006553A9" w:rsidRPr="000528DA" w:rsidRDefault="006235A8" w:rsidP="007A2FF5">
      <w:pPr>
        <w:spacing w:after="60"/>
        <w:rPr>
          <w:rtl/>
        </w:rPr>
      </w:pPr>
      <w:r w:rsidRPr="000528DA">
        <w:rPr>
          <w:rtl/>
        </w:rPr>
        <w:t xml:space="preserve">האלהים! אם אמרה לי </w:t>
      </w:r>
      <w:r w:rsidRPr="00E34F28">
        <w:rPr>
          <w:rStyle w:val="afffff9"/>
          <w:rtl/>
        </w:rPr>
        <w:t xml:space="preserve">רי"ו </w:t>
      </w:r>
      <w:r w:rsidRPr="000528DA">
        <w:rPr>
          <w:rtl/>
        </w:rPr>
        <w:t>בפ</w:t>
      </w:r>
      <w:r w:rsidRPr="000528DA">
        <w:rPr>
          <w:rFonts w:hint="cs"/>
          <w:rtl/>
        </w:rPr>
        <w:t>יו</w:t>
      </w:r>
      <w:r w:rsidR="006553A9" w:rsidRPr="000528DA">
        <w:rPr>
          <w:rFonts w:hint="cs"/>
          <w:rtl/>
        </w:rPr>
        <w:t>,</w:t>
      </w:r>
      <w:r w:rsidR="006553A9" w:rsidRPr="000528DA">
        <w:rPr>
          <w:rtl/>
        </w:rPr>
        <w:t xml:space="preserve"> לא </w:t>
      </w:r>
      <w:r w:rsidR="006553A9" w:rsidRPr="000528DA">
        <w:rPr>
          <w:rFonts w:hint="cs"/>
          <w:rtl/>
        </w:rPr>
        <w:t>אשמע</w:t>
      </w:r>
      <w:r w:rsidR="00DA51A5" w:rsidRPr="000528DA">
        <w:rPr>
          <w:rtl/>
        </w:rPr>
        <w:t xml:space="preserve"> ל</w:t>
      </w:r>
      <w:r w:rsidR="006553A9" w:rsidRPr="000528DA">
        <w:rPr>
          <w:rFonts w:hint="cs"/>
          <w:rtl/>
        </w:rPr>
        <w:t>ו</w:t>
      </w:r>
      <w:r w:rsidR="00DA51A5" w:rsidRPr="000528DA">
        <w:rPr>
          <w:rtl/>
        </w:rPr>
        <w:t>.</w:t>
      </w:r>
      <w:r w:rsidR="00D46300" w:rsidRPr="00E34F28">
        <w:rPr>
          <w:rStyle w:val="afffff9"/>
          <w:rFonts w:hint="cs"/>
          <w:rtl/>
        </w:rPr>
        <w:t xml:space="preserve"> </w:t>
      </w:r>
      <w:r w:rsidR="00DA51A5" w:rsidRPr="00E34F28">
        <w:rPr>
          <w:rStyle w:val="afffff9"/>
          <w:rtl/>
        </w:rPr>
        <w:t>א"ד</w:t>
      </w:r>
      <w:r w:rsidR="00DA51A5" w:rsidRPr="00E34F28">
        <w:rPr>
          <w:rStyle w:val="afffff9"/>
          <w:rFonts w:hint="cs"/>
          <w:rtl/>
        </w:rPr>
        <w:t>:</w:t>
      </w:r>
      <w:r w:rsidR="00DA51A5" w:rsidRPr="00A10336">
        <w:rPr>
          <w:rStyle w:val="30"/>
          <w:rFonts w:hint="cs"/>
          <w:rtl/>
        </w:rPr>
        <w:t xml:space="preserve"> </w:t>
      </w:r>
      <w:r w:rsidR="00DA51A5" w:rsidRPr="00E34F28">
        <w:rPr>
          <w:rStyle w:val="afffff9"/>
          <w:rFonts w:hint="cs"/>
          <w:rtl/>
        </w:rPr>
        <w:t>מריב</w:t>
      </w:r>
      <w:r w:rsidR="00DA51A5" w:rsidRPr="00E34F28">
        <w:rPr>
          <w:rStyle w:val="afffff9"/>
          <w:rtl/>
        </w:rPr>
        <w:t>"</w:t>
      </w:r>
      <w:r w:rsidR="00DA51A5" w:rsidRPr="00E34F28">
        <w:rPr>
          <w:rStyle w:val="afffff9"/>
          <w:rFonts w:hint="cs"/>
          <w:rtl/>
        </w:rPr>
        <w:t>ל</w:t>
      </w:r>
      <w:r w:rsidR="00DA51A5" w:rsidRPr="00E34F28">
        <w:rPr>
          <w:rStyle w:val="afffff9"/>
          <w:rtl/>
        </w:rPr>
        <w:t>:</w:t>
      </w:r>
    </w:p>
    <w:p w14:paraId="44B03CCC" w14:textId="77777777" w:rsidR="00A24328" w:rsidRDefault="006553A9" w:rsidP="009A59D1">
      <w:pPr>
        <w:pStyle w:val="38"/>
        <w:framePr w:wrap="notBeside"/>
        <w:rPr>
          <w:rtl/>
        </w:rPr>
      </w:pPr>
      <w:r w:rsidRPr="00660D7A">
        <w:rPr>
          <w:rFonts w:hint="cs"/>
          <w:rtl/>
        </w:rPr>
        <w:t>והך</w:t>
      </w:r>
      <w:r w:rsidR="006235A8" w:rsidRPr="00660D7A">
        <w:rPr>
          <w:rFonts w:hint="cs"/>
          <w:rtl/>
        </w:rPr>
        <w:t xml:space="preserve"> ד</w:t>
      </w:r>
      <w:r w:rsidR="00DA51A5" w:rsidRPr="00660D7A">
        <w:rPr>
          <w:rFonts w:hint="cs"/>
          <w:rtl/>
        </w:rPr>
        <w:t>ר</w:t>
      </w:r>
      <w:r w:rsidR="00DA51A5" w:rsidRPr="00660D7A">
        <w:rPr>
          <w:rtl/>
        </w:rPr>
        <w:t>"</w:t>
      </w:r>
      <w:r w:rsidR="00DA51A5" w:rsidRPr="00660D7A">
        <w:rPr>
          <w:rFonts w:hint="cs"/>
          <w:rtl/>
        </w:rPr>
        <w:t>ה</w:t>
      </w:r>
      <w:r w:rsidR="00A24328">
        <w:rPr>
          <w:rtl/>
        </w:rPr>
        <w:t>:</w:t>
      </w:r>
    </w:p>
    <w:p w14:paraId="13E784FF" w14:textId="142E0631" w:rsidR="003E7099" w:rsidRPr="000528DA" w:rsidRDefault="00DA51A5" w:rsidP="000528DA">
      <w:pPr>
        <w:rPr>
          <w:rtl/>
        </w:rPr>
      </w:pPr>
      <w:bookmarkStart w:id="627" w:name="_Toc193635853"/>
      <w:bookmarkStart w:id="628" w:name="_Toc216184465"/>
      <w:r w:rsidRPr="00A10336">
        <w:rPr>
          <w:rStyle w:val="30"/>
          <w:rFonts w:hint="cs"/>
          <w:rtl/>
        </w:rPr>
        <w:t>דת</w:t>
      </w:r>
      <w:r w:rsidRPr="00A10336">
        <w:rPr>
          <w:rStyle w:val="30"/>
          <w:rtl/>
        </w:rPr>
        <w:t>"</w:t>
      </w:r>
      <w:r w:rsidRPr="00A10336">
        <w:rPr>
          <w:rStyle w:val="30"/>
          <w:rFonts w:hint="cs"/>
          <w:rtl/>
        </w:rPr>
        <w:t xml:space="preserve">ח </w:t>
      </w:r>
      <w:r w:rsidRPr="00A10336">
        <w:rPr>
          <w:rStyle w:val="30"/>
          <w:rtl/>
        </w:rPr>
        <w:t>אסור לו לעמוד במקום הטנופת</w:t>
      </w:r>
      <w:bookmarkEnd w:id="627"/>
      <w:bookmarkEnd w:id="628"/>
      <w:r w:rsidRPr="000528DA">
        <w:rPr>
          <w:rFonts w:ascii="Fb Fontext" w:hAnsi="Fb Fontext"/>
          <w:sz w:val="14"/>
          <w:rtl/>
        </w:rPr>
        <w:t xml:space="preserve"> </w:t>
      </w:r>
      <w:r w:rsidRPr="000528DA">
        <w:rPr>
          <w:rtl/>
        </w:rPr>
        <w:t>לפי ש</w:t>
      </w:r>
      <w:r w:rsidRPr="000528DA">
        <w:rPr>
          <w:rFonts w:hint="cs"/>
          <w:rtl/>
        </w:rPr>
        <w:t xml:space="preserve">א"א </w:t>
      </w:r>
      <w:r w:rsidRPr="000528DA">
        <w:rPr>
          <w:rtl/>
        </w:rPr>
        <w:t>לו לעמוד בלי הרהור תורה</w:t>
      </w:r>
      <w:r w:rsidR="006553A9" w:rsidRPr="000528DA">
        <w:rPr>
          <w:rFonts w:hint="cs"/>
          <w:rtl/>
        </w:rPr>
        <w:t xml:space="preserve"> -</w:t>
      </w:r>
      <w:r w:rsidR="006235A8" w:rsidRPr="000528DA">
        <w:rPr>
          <w:rtl/>
        </w:rPr>
        <w:t xml:space="preserve">כאן בעומד, כאן </w:t>
      </w:r>
      <w:r w:rsidRPr="000528DA">
        <w:rPr>
          <w:rtl/>
        </w:rPr>
        <w:t>במהלך.</w:t>
      </w:r>
      <w:r w:rsidR="006235A8" w:rsidRPr="000528DA">
        <w:rPr>
          <w:rFonts w:hint="cs"/>
          <w:rtl/>
        </w:rPr>
        <w:t xml:space="preserve"> </w:t>
      </w:r>
    </w:p>
    <w:p w14:paraId="5388830E" w14:textId="77777777" w:rsidR="00A24328" w:rsidRDefault="00DA51A5" w:rsidP="009A59D1">
      <w:pPr>
        <w:pStyle w:val="38"/>
        <w:framePr w:wrap="notBeside"/>
        <w:rPr>
          <w:rtl/>
        </w:rPr>
      </w:pPr>
      <w:r w:rsidRPr="00660D7A">
        <w:rPr>
          <w:rtl/>
        </w:rPr>
        <w:t>ו</w:t>
      </w:r>
      <w:r w:rsidRPr="00660D7A">
        <w:rPr>
          <w:rFonts w:hint="cs"/>
          <w:rtl/>
        </w:rPr>
        <w:t>הך דארי</w:t>
      </w:r>
      <w:r w:rsidRPr="00660D7A">
        <w:rPr>
          <w:rtl/>
        </w:rPr>
        <w:t>"</w:t>
      </w:r>
      <w:r w:rsidRPr="00660D7A">
        <w:rPr>
          <w:rFonts w:hint="cs"/>
          <w:rtl/>
        </w:rPr>
        <w:t>ו</w:t>
      </w:r>
      <w:r w:rsidR="00A24328">
        <w:rPr>
          <w:rtl/>
        </w:rPr>
        <w:t>:</w:t>
      </w:r>
    </w:p>
    <w:p w14:paraId="33E5EC80" w14:textId="04FF5C67" w:rsidR="006553A9" w:rsidRPr="000528DA" w:rsidRDefault="00DA51A5" w:rsidP="000528DA">
      <w:pPr>
        <w:rPr>
          <w:rtl/>
        </w:rPr>
      </w:pPr>
      <w:bookmarkStart w:id="629" w:name="_Toc193635854"/>
      <w:bookmarkStart w:id="630" w:name="_Toc216184466"/>
      <w:r w:rsidRPr="00A10336">
        <w:rPr>
          <w:rStyle w:val="30"/>
          <w:rFonts w:hint="cs"/>
          <w:rtl/>
        </w:rPr>
        <w:t>ד</w:t>
      </w:r>
      <w:r w:rsidRPr="00A10336">
        <w:rPr>
          <w:rStyle w:val="30"/>
          <w:rtl/>
        </w:rPr>
        <w:t>בכל מקום מותר להרהר בד</w:t>
      </w:r>
      <w:r w:rsidR="006235A8" w:rsidRPr="00A10336">
        <w:rPr>
          <w:rStyle w:val="30"/>
          <w:rFonts w:hint="cs"/>
          <w:rtl/>
        </w:rPr>
        <w:t>"ת</w:t>
      </w:r>
      <w:bookmarkEnd w:id="629"/>
      <w:bookmarkEnd w:id="630"/>
      <w:r w:rsidRPr="000528DA">
        <w:rPr>
          <w:rFonts w:ascii="Fb Fontext" w:hAnsi="Fb Fontext"/>
          <w:sz w:val="14"/>
          <w:rtl/>
        </w:rPr>
        <w:t xml:space="preserve"> חוץ מבית המרחץ ומבית הכסא!</w:t>
      </w:r>
      <w:r w:rsidR="0024477E" w:rsidRPr="000528DA">
        <w:rPr>
          <w:rFonts w:ascii="Fb Fontext" w:hAnsi="Fb Fontext" w:hint="cs"/>
          <w:sz w:val="14"/>
          <w:rtl/>
        </w:rPr>
        <w:t xml:space="preserve"> </w:t>
      </w:r>
      <w:r w:rsidR="006553A9" w:rsidRPr="000528DA">
        <w:rPr>
          <w:rFonts w:hint="cs"/>
          <w:sz w:val="14"/>
          <w:rtl/>
        </w:rPr>
        <w:t>וא"א</w:t>
      </w:r>
      <w:r w:rsidRPr="000528DA">
        <w:rPr>
          <w:rFonts w:hint="cs"/>
          <w:sz w:val="14"/>
          <w:rtl/>
        </w:rPr>
        <w:t xml:space="preserve"> ד</w:t>
      </w:r>
      <w:r w:rsidRPr="000528DA">
        <w:rPr>
          <w:sz w:val="14"/>
          <w:rtl/>
        </w:rPr>
        <w:t>כאן בעומד כאן במהלך</w:t>
      </w:r>
      <w:r w:rsidR="006553A9" w:rsidRPr="000528DA">
        <w:rPr>
          <w:rFonts w:hint="cs"/>
          <w:sz w:val="14"/>
          <w:rtl/>
        </w:rPr>
        <w:t>,</w:t>
      </w:r>
      <w:r w:rsidRPr="000528DA">
        <w:rPr>
          <w:rFonts w:hint="cs"/>
          <w:sz w:val="14"/>
          <w:rtl/>
        </w:rPr>
        <w:t xml:space="preserve"> </w:t>
      </w:r>
    </w:p>
    <w:p w14:paraId="0EC50664" w14:textId="77777777" w:rsidR="00A24328" w:rsidRDefault="00DA51A5" w:rsidP="009A59D1">
      <w:pPr>
        <w:pStyle w:val="38"/>
        <w:framePr w:wrap="notBeside"/>
        <w:rPr>
          <w:rtl/>
        </w:rPr>
      </w:pPr>
      <w:r w:rsidRPr="00660D7A">
        <w:rPr>
          <w:rFonts w:hint="cs"/>
          <w:rtl/>
        </w:rPr>
        <w:t xml:space="preserve">דהא </w:t>
      </w:r>
      <w:r w:rsidR="006553A9" w:rsidRPr="00660D7A">
        <w:rPr>
          <w:rFonts w:hint="cs"/>
          <w:rtl/>
        </w:rPr>
        <w:t>ר''א</w:t>
      </w:r>
      <w:r w:rsidR="00A24328">
        <w:rPr>
          <w:rtl/>
        </w:rPr>
        <w:t>:</w:t>
      </w:r>
    </w:p>
    <w:p w14:paraId="16AEB761" w14:textId="240FD758" w:rsidR="006553A9" w:rsidRPr="000528DA" w:rsidRDefault="006553A9" w:rsidP="000528DA">
      <w:pPr>
        <w:rPr>
          <w:rtl/>
        </w:rPr>
      </w:pPr>
      <w:r w:rsidRPr="000528DA">
        <w:rPr>
          <w:rFonts w:hint="cs"/>
          <w:rtl/>
        </w:rPr>
        <w:t>שקרא קר''ש ו</w:t>
      </w:r>
      <w:r w:rsidR="00DA51A5" w:rsidRPr="000528DA">
        <w:rPr>
          <w:rFonts w:hint="cs"/>
          <w:rtl/>
        </w:rPr>
        <w:t>כשהגיע למבואות המטונפות שתק</w:t>
      </w:r>
      <w:r w:rsidR="00DA51A5" w:rsidRPr="000528DA">
        <w:rPr>
          <w:rtl/>
        </w:rPr>
        <w:t>.</w:t>
      </w:r>
      <w:r w:rsidR="00DA51A5" w:rsidRPr="000528DA">
        <w:rPr>
          <w:rFonts w:hint="cs"/>
          <w:rtl/>
        </w:rPr>
        <w:t xml:space="preserve"> </w:t>
      </w:r>
    </w:p>
    <w:p w14:paraId="189056CB" w14:textId="359AF81C" w:rsidR="00A24328" w:rsidRDefault="00DA51A5" w:rsidP="009A59D1">
      <w:pPr>
        <w:pStyle w:val="38"/>
        <w:framePr w:wrap="notBeside"/>
        <w:rPr>
          <w:rtl/>
        </w:rPr>
      </w:pPr>
      <w:r w:rsidRPr="00660D7A">
        <w:rPr>
          <w:rFonts w:hint="cs"/>
          <w:rtl/>
        </w:rPr>
        <w:lastRenderedPageBreak/>
        <w:t>ו</w:t>
      </w:r>
      <w:r w:rsidRPr="00660D7A">
        <w:rPr>
          <w:rtl/>
        </w:rPr>
        <w:t>א"ל</w:t>
      </w:r>
      <w:r w:rsidR="00291D7F" w:rsidRPr="00660D7A">
        <w:rPr>
          <w:rtl/>
        </w:rPr>
        <w:t xml:space="preserve"> </w:t>
      </w:r>
      <w:r w:rsidR="00E537D2" w:rsidRPr="00660D7A">
        <w:rPr>
          <w:rFonts w:hint="cs"/>
          <w:rtl/>
        </w:rPr>
        <w:t>רי</w:t>
      </w:r>
      <w:r w:rsidR="00AE16FF" w:rsidRPr="00660D7A">
        <w:rPr>
          <w:rtl/>
        </w:rPr>
        <w:t>"</w:t>
      </w:r>
      <w:r w:rsidR="00E537D2" w:rsidRPr="00660D7A">
        <w:rPr>
          <w:rFonts w:hint="cs"/>
          <w:rtl/>
        </w:rPr>
        <w:t>ו</w:t>
      </w:r>
      <w:r w:rsidR="00A24328">
        <w:rPr>
          <w:rFonts w:hint="cs"/>
          <w:rtl/>
        </w:rPr>
        <w:t>:</w:t>
      </w:r>
    </w:p>
    <w:p w14:paraId="47BDC5A7" w14:textId="3792DF61" w:rsidR="00A66819" w:rsidRPr="000528DA" w:rsidRDefault="00DA51A5" w:rsidP="000528DA">
      <w:pPr>
        <w:rPr>
          <w:rtl/>
        </w:rPr>
      </w:pPr>
      <w:r w:rsidRPr="000528DA">
        <w:rPr>
          <w:sz w:val="14"/>
          <w:rtl/>
        </w:rPr>
        <w:t>אם שהית כדי לגמור את כולה חזור לראש!</w:t>
      </w:r>
      <w:r w:rsidR="006235A8" w:rsidRPr="000528DA">
        <w:rPr>
          <w:rFonts w:hint="cs"/>
          <w:sz w:val="14"/>
          <w:rtl/>
        </w:rPr>
        <w:t xml:space="preserve"> </w:t>
      </w:r>
    </w:p>
    <w:p w14:paraId="676114E1" w14:textId="2E742900" w:rsidR="00A24328" w:rsidRDefault="006235A8" w:rsidP="009A59D1">
      <w:pPr>
        <w:pStyle w:val="38"/>
        <w:framePr w:wrap="notBeside"/>
        <w:rPr>
          <w:rtl/>
        </w:rPr>
      </w:pPr>
      <w:r w:rsidRPr="00660D7A">
        <w:rPr>
          <w:rFonts w:hint="cs"/>
          <w:rtl/>
        </w:rPr>
        <w:t>-</w:t>
      </w:r>
      <w:r w:rsidR="00DA51A5" w:rsidRPr="00660D7A">
        <w:rPr>
          <w:rtl/>
        </w:rPr>
        <w:t xml:space="preserve"> ה"ק</w:t>
      </w:r>
      <w:r w:rsidR="009B14FE">
        <w:rPr>
          <w:rFonts w:hint="cs"/>
          <w:rtl/>
        </w:rPr>
        <w:t>:</w:t>
      </w:r>
    </w:p>
    <w:p w14:paraId="56546119" w14:textId="745E7951" w:rsidR="003E7099" w:rsidRPr="000528DA" w:rsidRDefault="00D46300" w:rsidP="000528DA">
      <w:pPr>
        <w:rPr>
          <w:rtl/>
        </w:rPr>
      </w:pPr>
      <w:bookmarkStart w:id="631" w:name="_Toc193635855"/>
      <w:bookmarkStart w:id="632" w:name="_Toc216184467"/>
      <w:r w:rsidRPr="00A10336">
        <w:rPr>
          <w:rStyle w:val="30"/>
          <w:rFonts w:hint="cs"/>
          <w:rtl/>
        </w:rPr>
        <w:t>ל</w:t>
      </w:r>
      <w:r w:rsidR="006553A9" w:rsidRPr="00A10336">
        <w:rPr>
          <w:rStyle w:val="30"/>
          <w:rFonts w:hint="cs"/>
          <w:rtl/>
        </w:rPr>
        <w:t>שיטתך</w:t>
      </w:r>
      <w:bookmarkEnd w:id="631"/>
      <w:bookmarkEnd w:id="632"/>
      <w:r w:rsidR="006553A9" w:rsidRPr="000528DA">
        <w:rPr>
          <w:rFonts w:hint="cs"/>
          <w:rtl/>
        </w:rPr>
        <w:t xml:space="preserve">: דבשהה כדי לגמור כולה חזור לראש </w:t>
      </w:r>
    </w:p>
    <w:p w14:paraId="7C14CB40" w14:textId="7BE8C581" w:rsidR="00A24328" w:rsidRDefault="00DA51A5" w:rsidP="009A59D1">
      <w:pPr>
        <w:pStyle w:val="38"/>
        <w:framePr w:wrap="notBeside"/>
        <w:rPr>
          <w:rtl/>
        </w:rPr>
      </w:pPr>
      <w:r w:rsidRPr="00660D7A">
        <w:rPr>
          <w:rFonts w:hint="cs"/>
          <w:rtl/>
        </w:rPr>
        <w:t>ת"כ דר</w:t>
      </w:r>
      <w:r w:rsidRPr="00660D7A">
        <w:rPr>
          <w:rtl/>
        </w:rPr>
        <w:t>"</w:t>
      </w:r>
      <w:r w:rsidRPr="00660D7A">
        <w:rPr>
          <w:rFonts w:hint="cs"/>
          <w:rtl/>
        </w:rPr>
        <w:t>ה</w:t>
      </w:r>
      <w:r w:rsidR="00A24328">
        <w:rPr>
          <w:rFonts w:hint="cs"/>
          <w:rtl/>
        </w:rPr>
        <w:t>:</w:t>
      </w:r>
    </w:p>
    <w:p w14:paraId="58EEA337" w14:textId="0A51B837" w:rsidR="00D46300" w:rsidRPr="000528DA" w:rsidRDefault="00DA51A5" w:rsidP="000528DA">
      <w:pPr>
        <w:rPr>
          <w:rtl/>
        </w:rPr>
      </w:pPr>
      <w:r>
        <w:rPr>
          <w:rtl/>
        </w:rPr>
        <w:t xml:space="preserve">מניח ידו על פיו ויקרא </w:t>
      </w:r>
      <w:r>
        <w:rPr>
          <w:rStyle w:val="afffff9"/>
          <w:rtl/>
          <w:rPrChange w:id="9144" w:author="מנוע אמוראים" w:date="2026-10-05T16:40:51Z">
            <w:rPr>
              <w:rtl/>
            </w:rPr>
          </w:rPrChange>
        </w:rPr>
        <w:t xml:space="preserve">קר"ש</w:t>
      </w:r>
      <w:r>
        <w:rPr>
          <w:rtl/>
        </w:rPr>
        <w:t xml:space="preserve">.</w:t>
      </w:r>
      <w:r w:rsidR="00E537D2" w:rsidRPr="000528DA">
        <w:rPr>
          <w:rFonts w:ascii="Fb Fontext" w:hAnsi="Fb Fontext" w:hint="cs"/>
          <w:sz w:val="14"/>
          <w:rtl/>
        </w:rPr>
        <w:t xml:space="preserve"> </w:t>
      </w:r>
    </w:p>
    <w:p w14:paraId="08C70844" w14:textId="2708EC7D" w:rsidR="00A24328" w:rsidRDefault="00DA51A5" w:rsidP="009A59D1">
      <w:pPr>
        <w:pStyle w:val="38"/>
        <w:framePr w:wrap="notBeside"/>
        <w:rPr>
          <w:rtl/>
        </w:rPr>
      </w:pPr>
      <w:r w:rsidRPr="00660D7A">
        <w:rPr>
          <w:rtl/>
        </w:rPr>
        <w:t>ת</w:t>
      </w:r>
      <w:r w:rsidRPr="00660D7A">
        <w:rPr>
          <w:rFonts w:hint="cs"/>
          <w:rtl/>
        </w:rPr>
        <w:t>"כ דר"ח</w:t>
      </w:r>
      <w:r w:rsidR="009B14FE">
        <w:rPr>
          <w:rtl/>
        </w:rPr>
        <w:t>:</w:t>
      </w:r>
    </w:p>
    <w:p w14:paraId="02165138" w14:textId="44C65C12" w:rsidR="007A2FF5" w:rsidRDefault="00D46300" w:rsidP="000528DA">
      <w:pPr>
        <w:rPr>
          <w:sz w:val="14"/>
          <w:rtl/>
        </w:rPr>
      </w:pPr>
      <w:bookmarkStart w:id="633" w:name="_Toc193635856"/>
      <w:bookmarkStart w:id="634" w:name="_Toc216184468"/>
      <w:r w:rsidRPr="00A10336">
        <w:rPr>
          <w:rStyle w:val="30"/>
          <w:rFonts w:hint="cs"/>
          <w:rtl/>
        </w:rPr>
        <w:t>ל</w:t>
      </w:r>
      <w:r>
        <w:rPr>
          <w:rStyle w:val="30"/>
          <w:rtl/>
        </w:rPr>
        <w:t xml:space="preserve">א יקרא </w:t>
      </w:r>
      <w:r>
        <w:rPr>
          <w:rStyle w:val="afffff9"/>
          <w:rtl/>
          <w:rPrChange w:id="9145" w:author="מנוע אמוראים" w:date="2026-10-05T16:40:51Z">
            <w:rPr>
              <w:rStyle w:val="30"/>
              <w:rtl/>
            </w:rPr>
          </w:rPrChange>
        </w:rPr>
        <w:t xml:space="preserve">קר"ש</w:t>
      </w:r>
      <w:r>
        <w:rPr>
          <w:rStyle w:val="30"/>
          <w:rtl/>
        </w:rPr>
        <w:t xml:space="preserve">.</w:t>
      </w:r>
      <w:bookmarkEnd w:id="633"/>
      <w:bookmarkEnd w:id="634"/>
      <w:r w:rsidR="00DA51A5" w:rsidRPr="000528DA">
        <w:rPr>
          <w:sz w:val="14"/>
          <w:rtl/>
        </w:rPr>
        <w:t xml:space="preserve"> </w:t>
      </w:r>
      <w:r w:rsidR="00DA51A5" w:rsidRPr="000528DA">
        <w:rPr>
          <w:rFonts w:hint="cs"/>
          <w:sz w:val="14"/>
          <w:rtl/>
        </w:rPr>
        <w:t>ו</w:t>
      </w:r>
      <w:r w:rsidR="00DA51A5" w:rsidRPr="000528DA">
        <w:rPr>
          <w:sz w:val="14"/>
          <w:rtl/>
        </w:rPr>
        <w:t>אם קורא ובא פוסק.</w:t>
      </w:r>
      <w:r w:rsidR="00DA51A5" w:rsidRPr="000528DA">
        <w:rPr>
          <w:rFonts w:hint="cs"/>
          <w:sz w:val="14"/>
          <w:rtl/>
        </w:rPr>
        <w:t xml:space="preserve"> </w:t>
      </w:r>
    </w:p>
    <w:p w14:paraId="01211581" w14:textId="77777777" w:rsidR="007A2FF5" w:rsidRDefault="00DA51A5" w:rsidP="000528DA">
      <w:pPr>
        <w:rPr>
          <w:rStyle w:val="ad"/>
          <w:rtl/>
        </w:rPr>
      </w:pPr>
      <w:r w:rsidRPr="000528DA">
        <w:rPr>
          <w:rFonts w:hint="cs"/>
          <w:sz w:val="14"/>
          <w:rtl/>
        </w:rPr>
        <w:t xml:space="preserve">ואי לא </w:t>
      </w:r>
      <w:r w:rsidR="003E7099">
        <w:rPr>
          <w:rStyle w:val="ad"/>
          <w:rFonts w:hint="cs"/>
          <w:rtl/>
        </w:rPr>
        <w:t>'</w:t>
      </w:r>
      <w:r w:rsidRPr="00A4639B">
        <w:rPr>
          <w:rStyle w:val="ad"/>
          <w:rFonts w:hint="cs"/>
          <w:rtl/>
        </w:rPr>
        <w:t xml:space="preserve">ואני נתתי להם חקים </w:t>
      </w:r>
      <w:r w:rsidRPr="00D826DC">
        <w:rPr>
          <w:rStyle w:val="ad"/>
          <w:rFonts w:hint="cs"/>
          <w:rtl/>
        </w:rPr>
        <w:t>לא טובים</w:t>
      </w:r>
      <w:r w:rsidR="00CC63CA" w:rsidRPr="00D826DC">
        <w:rPr>
          <w:rStyle w:val="ad"/>
          <w:rtl/>
        </w:rPr>
        <w:t>'</w:t>
      </w:r>
      <w:r w:rsidRPr="00D826DC">
        <w:rPr>
          <w:rStyle w:val="ad"/>
          <w:rFonts w:hint="cs"/>
          <w:rtl/>
        </w:rPr>
        <w:t>,</w:t>
      </w:r>
      <w:r w:rsidR="0024477E" w:rsidRPr="00D826DC">
        <w:rPr>
          <w:rStyle w:val="ad"/>
          <w:rFonts w:hint="cs"/>
          <w:rtl/>
        </w:rPr>
        <w:t xml:space="preserve"> </w:t>
      </w:r>
    </w:p>
    <w:p w14:paraId="59B00FE3" w14:textId="58990351" w:rsidR="003E7099" w:rsidRPr="000528DA" w:rsidRDefault="0024477E" w:rsidP="000528DA">
      <w:pPr>
        <w:rPr>
          <w:rtl/>
        </w:rPr>
      </w:pPr>
      <w:r w:rsidRPr="00E34F28">
        <w:rPr>
          <w:rStyle w:val="afffff9"/>
          <w:rFonts w:hint="cs"/>
          <w:rtl/>
        </w:rPr>
        <w:t>ו</w:t>
      </w:r>
      <w:r w:rsidR="00DA51A5" w:rsidRPr="00E34F28">
        <w:rPr>
          <w:rStyle w:val="afffff9"/>
          <w:rtl/>
        </w:rPr>
        <w:t>רב אסי:</w:t>
      </w:r>
      <w:r w:rsidR="00DA51A5" w:rsidRPr="00D826DC">
        <w:rPr>
          <w:rStyle w:val="ad"/>
          <w:sz w:val="14"/>
          <w:rtl/>
        </w:rPr>
        <w:t xml:space="preserve"> </w:t>
      </w:r>
      <w:r w:rsidR="00DA51A5" w:rsidRPr="00D826DC">
        <w:rPr>
          <w:rStyle w:val="ad"/>
          <w:rFonts w:hint="cs"/>
          <w:sz w:val="14"/>
          <w:rtl/>
        </w:rPr>
        <w:t>'</w:t>
      </w:r>
      <w:r w:rsidR="00DA51A5" w:rsidRPr="00D826DC">
        <w:rPr>
          <w:rStyle w:val="ad"/>
          <w:sz w:val="14"/>
          <w:rtl/>
        </w:rPr>
        <w:t>הוי מושכי העון בחבלי השוא</w:t>
      </w:r>
      <w:r w:rsidR="00DA51A5" w:rsidRPr="00D826DC">
        <w:rPr>
          <w:rStyle w:val="ad"/>
          <w:rFonts w:hint="cs"/>
          <w:sz w:val="14"/>
          <w:rtl/>
        </w:rPr>
        <w:t>'</w:t>
      </w:r>
      <w:r w:rsidR="00DA51A5" w:rsidRPr="00D826DC">
        <w:rPr>
          <w:rStyle w:val="ad"/>
          <w:sz w:val="14"/>
          <w:rtl/>
        </w:rPr>
        <w:t>.</w:t>
      </w:r>
      <w:r w:rsidR="00DA51A5" w:rsidRPr="00A10336">
        <w:rPr>
          <w:rStyle w:val="30"/>
          <w:rFonts w:hint="cs"/>
          <w:rtl/>
        </w:rPr>
        <w:t xml:space="preserve"> </w:t>
      </w:r>
    </w:p>
    <w:p w14:paraId="525E66E2" w14:textId="77777777" w:rsidR="00DA51A5" w:rsidRPr="000528DA" w:rsidRDefault="00DA51A5" w:rsidP="000528DA">
      <w:pPr>
        <w:rPr>
          <w:rtl/>
        </w:rPr>
      </w:pPr>
      <w:r w:rsidRPr="00E34F28">
        <w:rPr>
          <w:rStyle w:val="afffff9"/>
          <w:rtl/>
        </w:rPr>
        <w:t>ר</w:t>
      </w:r>
      <w:r w:rsidRPr="00E34F28">
        <w:rPr>
          <w:rStyle w:val="afffff9"/>
          <w:rFonts w:hint="cs"/>
          <w:rtl/>
        </w:rPr>
        <w:t>אב"א</w:t>
      </w:r>
      <w:r w:rsidRPr="00E34F28">
        <w:rPr>
          <w:rStyle w:val="afffff9"/>
          <w:rtl/>
        </w:rPr>
        <w:t>:</w:t>
      </w:r>
      <w:r w:rsidRPr="000528DA">
        <w:rPr>
          <w:rtl/>
        </w:rPr>
        <w:t xml:space="preserve"> </w:t>
      </w:r>
      <w:r w:rsidRPr="0024477E">
        <w:rPr>
          <w:rStyle w:val="ad"/>
          <w:rtl/>
        </w:rPr>
        <w:t>כי דבר ה' בזה.</w:t>
      </w:r>
      <w:r w:rsidR="006235A8" w:rsidRPr="00A10336">
        <w:rPr>
          <w:rStyle w:val="30"/>
          <w:rFonts w:hint="cs"/>
          <w:rtl/>
        </w:rPr>
        <w:t xml:space="preserve"> </w:t>
      </w:r>
      <w:r w:rsidRPr="000528DA">
        <w:rPr>
          <w:rtl/>
        </w:rPr>
        <w:t xml:space="preserve">ואם פסק </w:t>
      </w:r>
      <w:r w:rsidRPr="00A4639B">
        <w:rPr>
          <w:rStyle w:val="ad"/>
          <w:rFonts w:hint="cs"/>
          <w:sz w:val="14"/>
          <w:rtl/>
        </w:rPr>
        <w:t>'</w:t>
      </w:r>
      <w:r w:rsidRPr="00A4639B">
        <w:rPr>
          <w:rStyle w:val="ad"/>
          <w:sz w:val="14"/>
          <w:rtl/>
        </w:rPr>
        <w:t>ובדבר הזה תאריכו ימים</w:t>
      </w:r>
      <w:r w:rsidRPr="00A4639B">
        <w:rPr>
          <w:rStyle w:val="ad"/>
          <w:rFonts w:hint="cs"/>
          <w:sz w:val="14"/>
          <w:rtl/>
        </w:rPr>
        <w:t>'</w:t>
      </w:r>
      <w:r w:rsidRPr="00A4639B">
        <w:rPr>
          <w:rStyle w:val="ad"/>
          <w:sz w:val="14"/>
          <w:rtl/>
        </w:rPr>
        <w:t>.</w:t>
      </w:r>
      <w:r w:rsidR="00E537D2" w:rsidRPr="000528DA">
        <w:rPr>
          <w:rFonts w:hint="cs"/>
          <w:rtl/>
        </w:rPr>
        <w:t xml:space="preserve"> </w:t>
      </w:r>
    </w:p>
    <w:p w14:paraId="0A9DC9C4" w14:textId="77777777" w:rsidR="00DA51A5" w:rsidRPr="00E34F28" w:rsidRDefault="00DA51A5" w:rsidP="007A2FF5">
      <w:pPr>
        <w:pStyle w:val="afffff5"/>
        <w:spacing w:before="0" w:after="120"/>
        <w:rPr>
          <w:rtl/>
        </w:rPr>
      </w:pPr>
      <w:bookmarkStart w:id="635" w:name="_Toc193635857"/>
      <w:bookmarkStart w:id="636" w:name="_Toc216184469"/>
      <w:r w:rsidRPr="00A10336">
        <w:rPr>
          <w:rStyle w:val="30"/>
          <w:rtl/>
        </w:rPr>
        <w:t>טליתו חגורה</w:t>
      </w:r>
      <w:bookmarkEnd w:id="635"/>
      <w:bookmarkEnd w:id="636"/>
      <w:r w:rsidRPr="00A10336">
        <w:rPr>
          <w:rStyle w:val="30"/>
          <w:rtl/>
        </w:rPr>
        <w:t xml:space="preserve"> </w:t>
      </w:r>
      <w:r w:rsidRPr="00BB7A16">
        <w:rPr>
          <w:rtl/>
        </w:rPr>
        <w:t xml:space="preserve">על מתניו </w:t>
      </w:r>
      <w:r>
        <w:rPr>
          <w:rtl/>
        </w:rPr>
        <w:t xml:space="preserve">מותר לקרות </w:t>
      </w:r>
      <w:r>
        <w:rPr>
          <w:rStyle w:val="afffff9"/>
          <w:rtl/>
          <w:rPrChange w:id="9146" w:author="מנוע אמוראים" w:date="2026-10-05T16:40:51Z">
            <w:rPr>
              <w:rtl/>
            </w:rPr>
          </w:rPrChange>
        </w:rPr>
        <w:t xml:space="preserve">קר"ש</w:t>
      </w:r>
      <w:r>
        <w:rPr>
          <w:rtl/>
        </w:rPr>
        <w:t xml:space="preserve">.</w:t>
      </w:r>
      <w:r w:rsidRPr="00FE3D07">
        <w:rPr>
          <w:rFonts w:hint="cs"/>
          <w:rtl/>
        </w:rPr>
        <w:t xml:space="preserve"> וכן </w:t>
      </w:r>
      <w:r w:rsidRPr="00A10336">
        <w:rPr>
          <w:rStyle w:val="30"/>
          <w:rFonts w:hint="cs"/>
          <w:rtl/>
        </w:rPr>
        <w:t>תנ</w:t>
      </w:r>
      <w:r w:rsidRPr="00A10336">
        <w:rPr>
          <w:rStyle w:val="30"/>
          <w:rtl/>
        </w:rPr>
        <w:t>"</w:t>
      </w:r>
      <w:r w:rsidRPr="00A10336">
        <w:rPr>
          <w:rStyle w:val="30"/>
          <w:rFonts w:hint="cs"/>
          <w:rtl/>
        </w:rPr>
        <w:t>ה</w:t>
      </w:r>
      <w:r w:rsidRPr="00FE3D07">
        <w:rPr>
          <w:rFonts w:hint="cs"/>
          <w:rtl/>
        </w:rPr>
        <w:t>,</w:t>
      </w:r>
      <w:r w:rsidR="00E537D2" w:rsidRPr="00FE3D07">
        <w:rPr>
          <w:rFonts w:hint="cs"/>
          <w:rtl/>
        </w:rPr>
        <w:t xml:space="preserve"> </w:t>
      </w:r>
      <w:r w:rsidRPr="00FE3D07">
        <w:rPr>
          <w:rFonts w:hint="cs"/>
          <w:rtl/>
        </w:rPr>
        <w:t>ד</w:t>
      </w:r>
      <w:r w:rsidRPr="00FE3D07">
        <w:rPr>
          <w:rtl/>
        </w:rPr>
        <w:t>אבל לתפלה עד שיכסה את לבו.</w:t>
      </w:r>
    </w:p>
    <w:p w14:paraId="625219A0" w14:textId="77777777" w:rsidR="00DA51A5" w:rsidRPr="00E34F28" w:rsidRDefault="00DA51A5" w:rsidP="00EC0DC4">
      <w:pPr>
        <w:pStyle w:val="af2"/>
        <w:framePr w:wrap="around"/>
        <w:rPr>
          <w:rtl/>
        </w:rPr>
      </w:pPr>
      <w:r w:rsidRPr="00A4639B">
        <w:rPr>
          <w:rtl/>
        </w:rPr>
        <w:t>כה.</w:t>
      </w:r>
    </w:p>
    <w:p w14:paraId="1DB26ED9" w14:textId="74F960C8" w:rsidR="00A24328" w:rsidRDefault="00905FA9" w:rsidP="009A59D1">
      <w:pPr>
        <w:pStyle w:val="38"/>
        <w:framePr w:wrap="notBeside"/>
        <w:rPr>
          <w:rtl/>
        </w:rPr>
      </w:pPr>
      <w:r w:rsidRPr="00660D7A">
        <w:rPr>
          <w:rtl/>
        </w:rPr>
        <w:t>·</w:t>
      </w:r>
      <w:r w:rsidR="00DA51A5" w:rsidRPr="00660D7A">
        <w:rPr>
          <w:rFonts w:hint="cs"/>
          <w:rtl/>
        </w:rPr>
        <w:t>ואר"ה</w:t>
      </w:r>
      <w:r w:rsidR="009B14FE">
        <w:rPr>
          <w:rtl/>
        </w:rPr>
        <w:t>:</w:t>
      </w:r>
    </w:p>
    <w:p w14:paraId="4F5ECCAA" w14:textId="49AA19F4" w:rsidR="00D46300" w:rsidRPr="00E34F28" w:rsidRDefault="00D46300" w:rsidP="00D46300">
      <w:pPr>
        <w:pStyle w:val="afffffc"/>
        <w:spacing w:before="0"/>
        <w:rPr>
          <w:rtl/>
        </w:rPr>
      </w:pPr>
      <w:bookmarkStart w:id="637" w:name="_Toc193635858"/>
      <w:bookmarkStart w:id="638" w:name="_Toc216184470"/>
      <w:r>
        <w:rPr>
          <w:rFonts w:hint="cs"/>
          <w:rtl/>
        </w:rPr>
        <w:t>ש</w:t>
      </w:r>
      <w:r w:rsidR="00DA51A5" w:rsidRPr="00724E73">
        <w:rPr>
          <w:rtl/>
        </w:rPr>
        <w:t>כח ונכנס בתפילין לבית הכסא</w:t>
      </w:r>
      <w:bookmarkEnd w:id="637"/>
      <w:bookmarkEnd w:id="638"/>
    </w:p>
    <w:p w14:paraId="02ADFC86" w14:textId="143BA612" w:rsidR="00A66819" w:rsidRPr="000528DA" w:rsidRDefault="00DA51A5" w:rsidP="000528DA">
      <w:pPr>
        <w:rPr>
          <w:rtl/>
        </w:rPr>
      </w:pPr>
      <w:r w:rsidRPr="000528DA">
        <w:rPr>
          <w:rtl/>
        </w:rPr>
        <w:t>מניח ידו עליהן עד שיגמור</w:t>
      </w:r>
      <w:r w:rsidRPr="000528DA">
        <w:rPr>
          <w:rFonts w:hint="cs"/>
          <w:rtl/>
        </w:rPr>
        <w:t xml:space="preserve"> עמוד ראשון, ולא פוסק מיד וקם</w:t>
      </w:r>
      <w:r w:rsidR="00D46300" w:rsidRPr="000528DA">
        <w:rPr>
          <w:rFonts w:hint="cs"/>
          <w:rtl/>
        </w:rPr>
        <w:t>,</w:t>
      </w:r>
      <w:r w:rsidRPr="000528DA">
        <w:rPr>
          <w:rFonts w:hint="cs"/>
          <w:rtl/>
        </w:rPr>
        <w:t xml:space="preserve"> </w:t>
      </w:r>
    </w:p>
    <w:p w14:paraId="4D1071A9" w14:textId="3474CC1D" w:rsidR="00A24328" w:rsidRDefault="00A66819" w:rsidP="009A59D1">
      <w:pPr>
        <w:pStyle w:val="38"/>
        <w:framePr w:wrap="notBeside"/>
        <w:rPr>
          <w:rtl/>
        </w:rPr>
      </w:pPr>
      <w:r w:rsidRPr="00660D7A">
        <w:rPr>
          <w:rtl/>
        </w:rPr>
        <w:t>מ</w:t>
      </w:r>
      <w:r w:rsidR="00DA51A5" w:rsidRPr="00660D7A">
        <w:rPr>
          <w:rtl/>
        </w:rPr>
        <w:t>רשב"ג</w:t>
      </w:r>
      <w:r w:rsidR="009B14FE">
        <w:rPr>
          <w:rFonts w:hint="cs"/>
          <w:rtl/>
        </w:rPr>
        <w:t>:</w:t>
      </w:r>
    </w:p>
    <w:p w14:paraId="67BD5BA5" w14:textId="37D3A291" w:rsidR="00DA51A5" w:rsidRPr="000528DA" w:rsidRDefault="00D46300" w:rsidP="000528DA">
      <w:pPr>
        <w:rPr>
          <w:rtl/>
        </w:rPr>
      </w:pPr>
      <w:r w:rsidRPr="000528DA">
        <w:rPr>
          <w:rFonts w:hint="cs"/>
          <w:rtl/>
        </w:rPr>
        <w:t>ד</w:t>
      </w:r>
      <w:r w:rsidR="00DA51A5" w:rsidRPr="000528DA">
        <w:rPr>
          <w:rtl/>
        </w:rPr>
        <w:t>עמוד החוזר מביא</w:t>
      </w:r>
      <w:r w:rsidR="00E537D2" w:rsidRPr="000528DA">
        <w:rPr>
          <w:rFonts w:hint="cs"/>
          <w:rtl/>
        </w:rPr>
        <w:t xml:space="preserve"> ל</w:t>
      </w:r>
      <w:r w:rsidR="00DA51A5" w:rsidRPr="000528DA">
        <w:rPr>
          <w:rtl/>
        </w:rPr>
        <w:t>הדרוקן, סילון החוזר</w:t>
      </w:r>
      <w:r w:rsidR="00E537D2" w:rsidRPr="000528DA">
        <w:rPr>
          <w:rFonts w:hint="cs"/>
          <w:rtl/>
        </w:rPr>
        <w:t xml:space="preserve"> ל</w:t>
      </w:r>
      <w:r w:rsidR="00DA51A5" w:rsidRPr="000528DA">
        <w:rPr>
          <w:rtl/>
        </w:rPr>
        <w:t>ירקון.</w:t>
      </w:r>
    </w:p>
    <w:p w14:paraId="15FB99BA" w14:textId="77777777" w:rsidR="00D46300" w:rsidRPr="00E34F28" w:rsidRDefault="00DA51A5" w:rsidP="00D46300">
      <w:pPr>
        <w:pStyle w:val="afffffc"/>
        <w:rPr>
          <w:rtl/>
        </w:rPr>
      </w:pPr>
      <w:bookmarkStart w:id="639" w:name="_Toc193635859"/>
      <w:bookmarkStart w:id="640" w:name="_Toc216184471"/>
      <w:r w:rsidRPr="00D46300">
        <w:rPr>
          <w:rtl/>
        </w:rPr>
        <w:t>צואה על בשרו, או ידו מונחת</w:t>
      </w:r>
      <w:r w:rsidRPr="00FE3D07">
        <w:rPr>
          <w:rtl/>
        </w:rPr>
        <w:t xml:space="preserve"> בבית הכסא.</w:t>
      </w:r>
      <w:bookmarkEnd w:id="639"/>
      <w:bookmarkEnd w:id="640"/>
      <w:r w:rsidR="00E537D2" w:rsidRPr="00FE3D07">
        <w:rPr>
          <w:rFonts w:hint="cs"/>
          <w:rtl/>
        </w:rPr>
        <w:t xml:space="preserve"> </w:t>
      </w:r>
    </w:p>
    <w:p w14:paraId="195C25ED" w14:textId="6185E193" w:rsidR="00A24328" w:rsidRDefault="00DA51A5" w:rsidP="009A59D1">
      <w:pPr>
        <w:pStyle w:val="38"/>
        <w:framePr w:wrap="notBeside"/>
        <w:rPr>
          <w:rtl/>
        </w:rPr>
      </w:pPr>
      <w:r w:rsidRPr="00660D7A">
        <w:rPr>
          <w:rFonts w:hint="cs"/>
          <w:rtl/>
        </w:rPr>
        <w:t>לר"ה</w:t>
      </w:r>
      <w:r w:rsidR="00A24328">
        <w:rPr>
          <w:rtl/>
        </w:rPr>
        <w:t>:</w:t>
      </w:r>
    </w:p>
    <w:p w14:paraId="6671C745" w14:textId="0AE54A32" w:rsidR="00DA51A5" w:rsidRPr="00E34F28" w:rsidRDefault="0024477E" w:rsidP="00D46300">
      <w:pPr>
        <w:pStyle w:val="afffff5"/>
        <w:spacing w:before="0"/>
        <w:rPr>
          <w:rtl/>
        </w:rPr>
      </w:pPr>
      <w:r>
        <w:rPr>
          <w:rtl/>
        </w:rPr>
        <w:t xml:space="preserve">מותר לקרות </w:t>
      </w:r>
      <w:r>
        <w:rPr>
          <w:rStyle w:val="afffff9"/>
          <w:rtl/>
          <w:rPrChange w:id="9147" w:author="מנוע אמוראים" w:date="2026-10-05T16:40:51Z">
            <w:rPr>
              <w:rtl/>
            </w:rPr>
          </w:rPrChange>
        </w:rPr>
        <w:t xml:space="preserve">קר"ש</w:t>
      </w:r>
      <w:r w:rsidR="00E537D2" w:rsidRPr="00FE3D07">
        <w:rPr>
          <w:rFonts w:hint="cs"/>
          <w:rtl/>
        </w:rPr>
        <w:t xml:space="preserve"> </w:t>
      </w:r>
      <w:r w:rsidR="00E537D2" w:rsidRPr="00E537D2">
        <w:rPr>
          <w:rStyle w:val="ad"/>
          <w:rFonts w:hint="cs"/>
          <w:rtl/>
        </w:rPr>
        <w:t xml:space="preserve">כל </w:t>
      </w:r>
      <w:r w:rsidR="00E537D2" w:rsidRPr="003521D8">
        <w:rPr>
          <w:rStyle w:val="ad"/>
          <w:rFonts w:hint="cs"/>
          <w:rtl/>
        </w:rPr>
        <w:t>הנשמה</w:t>
      </w:r>
      <w:r w:rsidRPr="003521D8">
        <w:rPr>
          <w:rtl/>
        </w:rPr>
        <w:t xml:space="preserve">. </w:t>
      </w:r>
      <w:r w:rsidR="00DA51A5" w:rsidRPr="00E34F28">
        <w:rPr>
          <w:rStyle w:val="afffff9"/>
          <w:rFonts w:hint="cs"/>
          <w:rtl/>
        </w:rPr>
        <w:t>ולר"ח</w:t>
      </w:r>
      <w:r w:rsidR="00DA51A5" w:rsidRPr="00E34F28">
        <w:rPr>
          <w:rStyle w:val="afffff9"/>
          <w:rtl/>
        </w:rPr>
        <w:t>:</w:t>
      </w:r>
      <w:r w:rsidR="00DA51A5" w:rsidRPr="003521D8">
        <w:rPr>
          <w:rtl/>
        </w:rPr>
        <w:t xml:space="preserve"> אסור </w:t>
      </w:r>
      <w:r w:rsidR="00CB037B">
        <w:rPr>
          <w:rStyle w:val="ad"/>
          <w:rFonts w:hint="cs"/>
          <w:rtl/>
        </w:rPr>
        <w:t>ד'</w:t>
      </w:r>
      <w:r w:rsidR="00E537D2" w:rsidRPr="003521D8">
        <w:rPr>
          <w:rStyle w:val="ad"/>
          <w:rFonts w:hint="cs"/>
          <w:rtl/>
        </w:rPr>
        <w:t>כל עצמותי</w:t>
      </w:r>
      <w:r w:rsidR="00DA51A5" w:rsidRPr="003521D8">
        <w:rPr>
          <w:rtl/>
        </w:rPr>
        <w:t>.</w:t>
      </w:r>
    </w:p>
    <w:p w14:paraId="35F69C5A" w14:textId="77777777" w:rsidR="00CB037B" w:rsidRPr="00E34F28" w:rsidRDefault="00DA51A5" w:rsidP="00D46300">
      <w:pPr>
        <w:pStyle w:val="afffffc"/>
        <w:rPr>
          <w:rtl/>
        </w:rPr>
      </w:pPr>
      <w:bookmarkStart w:id="641" w:name="_Toc193635860"/>
      <w:bookmarkStart w:id="642" w:name="_Toc216184472"/>
      <w:r w:rsidRPr="00D46300">
        <w:rPr>
          <w:rtl/>
        </w:rPr>
        <w:t>ריח רע שיש לו עיקר,</w:t>
      </w:r>
      <w:bookmarkEnd w:id="641"/>
      <w:bookmarkEnd w:id="642"/>
      <w:r w:rsidRPr="00D46300">
        <w:rPr>
          <w:rtl/>
        </w:rPr>
        <w:t xml:space="preserve"> </w:t>
      </w:r>
    </w:p>
    <w:p w14:paraId="3018F9F6" w14:textId="6FB27C0B" w:rsidR="00A24328" w:rsidRDefault="00DA51A5" w:rsidP="009A59D1">
      <w:pPr>
        <w:pStyle w:val="38"/>
        <w:framePr w:wrap="notBeside"/>
        <w:rPr>
          <w:rtl/>
        </w:rPr>
      </w:pPr>
      <w:r w:rsidRPr="00660D7A">
        <w:rPr>
          <w:rtl/>
        </w:rPr>
        <w:t>ר</w:t>
      </w:r>
      <w:r w:rsidRPr="00660D7A">
        <w:rPr>
          <w:rFonts w:hint="cs"/>
          <w:rtl/>
        </w:rPr>
        <w:t>"ה</w:t>
      </w:r>
      <w:r w:rsidR="00A24328">
        <w:rPr>
          <w:rtl/>
        </w:rPr>
        <w:t>:</w:t>
      </w:r>
    </w:p>
    <w:p w14:paraId="2D0738B0" w14:textId="7F27ACB1" w:rsidR="00DA51A5" w:rsidRPr="000528DA" w:rsidRDefault="00DA51A5" w:rsidP="007A2FF5">
      <w:pPr>
        <w:spacing w:after="60"/>
        <w:rPr>
          <w:rtl/>
        </w:rPr>
      </w:pPr>
      <w:r w:rsidRPr="000528DA">
        <w:rPr>
          <w:b/>
          <w:rtl/>
        </w:rPr>
        <w:t>מרחיק</w:t>
      </w:r>
      <w:r w:rsidRPr="000528DA">
        <w:rPr>
          <w:rtl/>
        </w:rPr>
        <w:t xml:space="preserve"> </w:t>
      </w:r>
      <w:r w:rsidR="00CB037B" w:rsidRPr="000528DA">
        <w:rPr>
          <w:rFonts w:hint="cs"/>
          <w:rtl/>
        </w:rPr>
        <w:t>ד'</w:t>
      </w:r>
      <w:r w:rsidRPr="000528DA">
        <w:rPr>
          <w:rtl/>
        </w:rPr>
        <w:t xml:space="preserve"> אמות</w:t>
      </w:r>
      <w:r w:rsidR="00D46300" w:rsidRPr="000528DA">
        <w:rPr>
          <w:rFonts w:hint="cs"/>
          <w:rtl/>
        </w:rPr>
        <w:t xml:space="preserve">, </w:t>
      </w:r>
      <w:r w:rsidR="00D46300" w:rsidRPr="00E34F28">
        <w:rPr>
          <w:rStyle w:val="afffff9"/>
          <w:rFonts w:hint="cs"/>
          <w:rtl/>
        </w:rPr>
        <w:t>ולר''ח:</w:t>
      </w:r>
      <w:r w:rsidRPr="000528DA">
        <w:rPr>
          <w:rtl/>
        </w:rPr>
        <w:t xml:space="preserve"> </w:t>
      </w:r>
      <w:r w:rsidR="00D46300" w:rsidRPr="000528DA">
        <w:rPr>
          <w:rFonts w:hint="cs"/>
          <w:rtl/>
        </w:rPr>
        <w:t xml:space="preserve">ממקום שפסק הריח, </w:t>
      </w:r>
      <w:r>
        <w:rPr>
          <w:rtl/>
        </w:rPr>
        <w:t xml:space="preserve">וקורא </w:t>
      </w:r>
      <w:r>
        <w:rPr>
          <w:rStyle w:val="afffff9"/>
          <w:rtl/>
          <w:rPrChange w:id="9148" w:author="מנוע אמוראים" w:date="2026-10-05T16:40:51Z">
            <w:rPr>
              <w:rtl/>
            </w:rPr>
          </w:rPrChange>
        </w:rPr>
        <w:t xml:space="preserve">קר"ש</w:t>
      </w:r>
      <w:r>
        <w:rPr>
          <w:rtl/>
        </w:rPr>
        <w:t xml:space="preserve">.</w:t>
      </w:r>
      <w:r w:rsidR="00D46300" w:rsidRPr="000528DA">
        <w:rPr>
          <w:rFonts w:hint="cs"/>
          <w:rtl/>
        </w:rPr>
        <w:t xml:space="preserve"> </w:t>
      </w:r>
    </w:p>
    <w:p w14:paraId="5837797E" w14:textId="6E5780E4" w:rsidR="00A24328" w:rsidRDefault="00DA51A5" w:rsidP="009A59D1">
      <w:pPr>
        <w:pStyle w:val="38"/>
        <w:framePr w:wrap="notBeside"/>
        <w:rPr>
          <w:rtl/>
        </w:rPr>
      </w:pPr>
      <w:r w:rsidRPr="00660D7A">
        <w:rPr>
          <w:rFonts w:hint="cs"/>
          <w:rtl/>
        </w:rPr>
        <w:t>תכדר"ח</w:t>
      </w:r>
      <w:r w:rsidR="009B14FE">
        <w:rPr>
          <w:rtl/>
        </w:rPr>
        <w:t>:</w:t>
      </w:r>
    </w:p>
    <w:p w14:paraId="09168EEF" w14:textId="493A2F5A" w:rsidR="003E7099" w:rsidRPr="000528DA" w:rsidRDefault="00D46300" w:rsidP="000528DA">
      <w:pPr>
        <w:rPr>
          <w:rtl/>
        </w:rPr>
      </w:pPr>
      <w:bookmarkStart w:id="643" w:name="_Toc193635861"/>
      <w:bookmarkStart w:id="644" w:name="_Toc216184473"/>
      <w:r w:rsidRPr="00A10336">
        <w:rPr>
          <w:rStyle w:val="30"/>
          <w:rFonts w:hint="cs"/>
          <w:rtl/>
        </w:rPr>
        <w:t>ל</w:t>
      </w:r>
      <w:r>
        <w:rPr>
          <w:rStyle w:val="30"/>
          <w:rtl/>
        </w:rPr>
        <w:t xml:space="preserve">א יקרא </w:t>
      </w:r>
      <w:r>
        <w:rPr>
          <w:rStyle w:val="afffff9"/>
          <w:rtl/>
          <w:rPrChange w:id="9149" w:author="מנוע אמוראים" w:date="2026-10-05T16:40:51Z">
            <w:rPr>
              <w:rStyle w:val="30"/>
              <w:rtl/>
            </w:rPr>
          </w:rPrChange>
        </w:rPr>
        <w:t xml:space="preserve">קר"ש</w:t>
      </w:r>
      <w:r>
        <w:rPr>
          <w:rStyle w:val="30"/>
          <w:rtl/>
        </w:rPr>
        <w:t xml:space="preserve">, לא כנגד צואת אדם</w:t>
      </w:r>
      <w:r w:rsidR="00DA51A5" w:rsidRPr="00A10336">
        <w:rPr>
          <w:rStyle w:val="30"/>
          <w:rFonts w:hint="cs"/>
          <w:rtl/>
        </w:rPr>
        <w:t>,</w:t>
      </w:r>
      <w:bookmarkEnd w:id="643"/>
      <w:bookmarkEnd w:id="644"/>
      <w:r w:rsidR="00DA51A5" w:rsidRPr="000528DA">
        <w:rPr>
          <w:sz w:val="14"/>
          <w:rtl/>
        </w:rPr>
        <w:t xml:space="preserve"> כלבים, חזירים, תרנגולים, אשפה שריחה רע.</w:t>
      </w:r>
      <w:r w:rsidR="00E537D2" w:rsidRPr="000528DA">
        <w:rPr>
          <w:rFonts w:hint="cs"/>
          <w:sz w:val="14"/>
          <w:rtl/>
        </w:rPr>
        <w:t xml:space="preserve"> </w:t>
      </w:r>
      <w:r w:rsidR="00DA51A5" w:rsidRPr="000528DA">
        <w:rPr>
          <w:sz w:val="14"/>
          <w:rtl/>
        </w:rPr>
        <w:t xml:space="preserve">ואם היה מקום גבוה או נמוך </w:t>
      </w:r>
      <w:r w:rsidR="00DA51A5" w:rsidRPr="000528DA">
        <w:rPr>
          <w:rFonts w:hint="cs"/>
          <w:sz w:val="14"/>
          <w:rtl/>
        </w:rPr>
        <w:t xml:space="preserve">י' </w:t>
      </w:r>
      <w:r w:rsidR="00EE12EF" w:rsidRPr="000528DA">
        <w:rPr>
          <w:sz w:val="14"/>
          <w:rtl/>
        </w:rPr>
        <w:t>טפחים</w:t>
      </w:r>
      <w:r w:rsidR="00DA51A5" w:rsidRPr="000528DA">
        <w:rPr>
          <w:sz w:val="14"/>
          <w:rtl/>
        </w:rPr>
        <w:t xml:space="preserve"> </w:t>
      </w:r>
      <w:r w:rsidR="00E537D2" w:rsidRPr="000528DA">
        <w:rPr>
          <w:sz w:val="14"/>
          <w:rtl/>
        </w:rPr>
        <w:t xml:space="preserve">יושב </w:t>
      </w:r>
      <w:r>
        <w:rPr>
          <w:rtl/>
        </w:rPr>
        <w:t xml:space="preserve">בצדו וקורא </w:t>
      </w:r>
      <w:r>
        <w:rPr>
          <w:rStyle w:val="afffff9"/>
          <w:rtl/>
          <w:rPrChange w:id="9150" w:author="מנוע אמוראים" w:date="2026-10-05T16:40:51Z">
            <w:rPr>
              <w:rtl/>
            </w:rPr>
          </w:rPrChange>
        </w:rPr>
        <w:t xml:space="preserve">קר"ש</w:t>
      </w:r>
      <w:r>
        <w:rPr>
          <w:rtl/>
        </w:rPr>
        <w:t xml:space="preserve">, ואם לאו </w:t>
      </w:r>
      <w:r w:rsidR="00DA51A5" w:rsidRPr="000528DA">
        <w:rPr>
          <w:rtl/>
        </w:rPr>
        <w:t>מרחיק מלא עיניו. וכן לתפלה.</w:t>
      </w:r>
      <w:r w:rsidR="00E537D2" w:rsidRPr="000528DA">
        <w:rPr>
          <w:rFonts w:hint="cs"/>
          <w:rtl/>
        </w:rPr>
        <w:t xml:space="preserve"> </w:t>
      </w:r>
    </w:p>
    <w:p w14:paraId="417615E1" w14:textId="77777777" w:rsidR="003E7099" w:rsidRPr="00E34F28" w:rsidRDefault="00DA51A5" w:rsidP="007A2FF5">
      <w:pPr>
        <w:pStyle w:val="afffff5"/>
        <w:spacing w:before="0" w:after="60"/>
        <w:rPr>
          <w:rtl/>
        </w:rPr>
      </w:pPr>
      <w:bookmarkStart w:id="645" w:name="_Toc193635862"/>
      <w:bookmarkStart w:id="646" w:name="_Toc216184474"/>
      <w:r w:rsidRPr="00D46300">
        <w:rPr>
          <w:rStyle w:val="afffffd"/>
          <w:rtl/>
        </w:rPr>
        <w:t>ריח רע שיש לו עיקר</w:t>
      </w:r>
      <w:bookmarkEnd w:id="645"/>
      <w:bookmarkEnd w:id="646"/>
      <w:r w:rsidRPr="00FE3D07">
        <w:rPr>
          <w:rtl/>
        </w:rPr>
        <w:t xml:space="preserve"> </w:t>
      </w:r>
      <w:r w:rsidRPr="00FE3D07">
        <w:rPr>
          <w:rFonts w:hint="cs"/>
          <w:rtl/>
        </w:rPr>
        <w:t>ד' אמות</w:t>
      </w:r>
      <w:r>
        <w:rPr>
          <w:rtl/>
        </w:rPr>
        <w:t xml:space="preserve"> ממקום הריח, וקורא </w:t>
      </w:r>
      <w:r>
        <w:rPr>
          <w:rStyle w:val="afffff9"/>
          <w:rtl/>
          <w:rPrChange w:id="9151" w:author="מנוע אמוראים" w:date="2026-10-05T16:40:51Z">
            <w:rPr>
              <w:rtl/>
            </w:rPr>
          </w:rPrChange>
        </w:rPr>
        <w:t xml:space="preserve">קר"ש</w:t>
      </w:r>
      <w:r>
        <w:rPr>
          <w:rtl/>
        </w:rPr>
        <w:t xml:space="preserve">.</w:t>
      </w:r>
      <w:r w:rsidR="00291D7F">
        <w:rPr>
          <w:rFonts w:hint="cs"/>
          <w:rtl/>
        </w:rPr>
        <w:t xml:space="preserve"> </w:t>
      </w:r>
    </w:p>
    <w:p w14:paraId="6BB11945" w14:textId="14B22EA1" w:rsidR="00A24328" w:rsidRDefault="00DA51A5" w:rsidP="009A59D1">
      <w:pPr>
        <w:pStyle w:val="38"/>
        <w:framePr w:wrap="notBeside"/>
        <w:rPr>
          <w:rtl/>
        </w:rPr>
      </w:pPr>
      <w:r w:rsidRPr="00660D7A">
        <w:rPr>
          <w:rtl/>
        </w:rPr>
        <w:t>רבא</w:t>
      </w:r>
      <w:r w:rsidR="00A24328">
        <w:rPr>
          <w:rtl/>
        </w:rPr>
        <w:t>:</w:t>
      </w:r>
    </w:p>
    <w:p w14:paraId="6A323546" w14:textId="6C473576" w:rsidR="0053759F" w:rsidRDefault="00C545E6" w:rsidP="000528DA">
      <w:pPr>
        <w:rPr>
          <w:rtl/>
        </w:rPr>
      </w:pPr>
      <w:r w:rsidRPr="000528DA">
        <w:rPr>
          <w:sz w:val="14"/>
          <w:rtl/>
        </w:rPr>
        <w:t xml:space="preserve">אין </w:t>
      </w:r>
      <w:r w:rsidRPr="00A10336">
        <w:rPr>
          <w:rStyle w:val="30"/>
          <w:rtl/>
        </w:rPr>
        <w:t>הלכה</w:t>
      </w:r>
      <w:r w:rsidR="00DA51A5" w:rsidRPr="000528DA">
        <w:rPr>
          <w:sz w:val="14"/>
          <w:rtl/>
        </w:rPr>
        <w:t xml:space="preserve"> כ</w:t>
      </w:r>
      <w:r w:rsidR="00DA51A5" w:rsidRPr="000528DA">
        <w:rPr>
          <w:rFonts w:hint="cs"/>
          <w:sz w:val="14"/>
          <w:rtl/>
        </w:rPr>
        <w:t xml:space="preserve">הך משנה אלא </w:t>
      </w:r>
      <w:r w:rsidR="00DA51A5" w:rsidRPr="000528DA">
        <w:rPr>
          <w:sz w:val="14"/>
          <w:rtl/>
        </w:rPr>
        <w:t>כ</w:t>
      </w:r>
      <w:r w:rsidR="00E537D2" w:rsidRPr="000528DA">
        <w:rPr>
          <w:rFonts w:hint="cs"/>
          <w:sz w:val="14"/>
          <w:rtl/>
        </w:rPr>
        <w:t>הך ד</w:t>
      </w:r>
      <w:r>
        <w:rPr>
          <w:sz w:val="14"/>
          <w:rtl/>
        </w:rPr>
        <w:t xml:space="preserve">לא יקרא </w:t>
      </w:r>
      <w:r>
        <w:rPr>
          <w:rStyle w:val="afffff9"/>
          <w:sz w:val="14"/>
          <w:rtl/>
          <w:rPrChange w:id="9152" w:author="מנוע אמוראים" w:date="2026-10-05T16:40:51Z">
            <w:rPr>
              <w:sz w:val="14"/>
              <w:rtl/>
            </w:rPr>
          </w:rPrChange>
        </w:rPr>
        <w:t xml:space="preserve">קר"ש</w:t>
      </w:r>
      <w:r>
        <w:rPr>
          <w:sz w:val="14"/>
          <w:rtl/>
        </w:rPr>
        <w:t xml:space="preserve"> לא כנגד צואת אדם</w:t>
      </w:r>
      <w:r w:rsidR="00DA51A5" w:rsidRPr="000528DA">
        <w:rPr>
          <w:rFonts w:hint="cs"/>
          <w:sz w:val="14"/>
          <w:rtl/>
        </w:rPr>
        <w:t>, חזירים כלבים בזמן שנתן עורות לתוכן</w:t>
      </w:r>
    </w:p>
    <w:p w14:paraId="02DADACB" w14:textId="77777777" w:rsidR="0053759F" w:rsidRDefault="0053759F">
      <w:pPr>
        <w:bidi w:val="0"/>
        <w:spacing w:after="160" w:line="259" w:lineRule="auto"/>
        <w:jc w:val="left"/>
        <w:rPr>
          <w:rtl/>
        </w:rPr>
      </w:pPr>
      <w:r>
        <w:rPr>
          <w:rtl/>
        </w:rPr>
        <w:br w:type="page"/>
      </w:r>
    </w:p>
    <w:p w14:paraId="59D5D4AA" w14:textId="0FEE15CE" w:rsidR="00A24328" w:rsidRDefault="00DA51A5" w:rsidP="009A59D1">
      <w:pPr>
        <w:pStyle w:val="38"/>
        <w:framePr w:wrap="notBeside"/>
        <w:rPr>
          <w:rtl/>
        </w:rPr>
      </w:pPr>
      <w:r w:rsidRPr="00660D7A">
        <w:rPr>
          <w:rtl/>
        </w:rPr>
        <w:lastRenderedPageBreak/>
        <w:t xml:space="preserve">בעו </w:t>
      </w:r>
      <w:r w:rsidRPr="00660D7A">
        <w:rPr>
          <w:rFonts w:hint="cs"/>
          <w:rtl/>
        </w:rPr>
        <w:t>מר</w:t>
      </w:r>
      <w:r w:rsidRPr="00660D7A">
        <w:rPr>
          <w:rtl/>
        </w:rPr>
        <w:t>"</w:t>
      </w:r>
      <w:r w:rsidRPr="00660D7A">
        <w:rPr>
          <w:rFonts w:hint="cs"/>
          <w:rtl/>
        </w:rPr>
        <w:t>ש</w:t>
      </w:r>
      <w:r w:rsidR="00A24328">
        <w:rPr>
          <w:rtl/>
        </w:rPr>
        <w:t>:</w:t>
      </w:r>
    </w:p>
    <w:p w14:paraId="2332A4C9" w14:textId="0423508D" w:rsidR="00DA51A5" w:rsidRPr="00E34F28" w:rsidRDefault="00DA51A5" w:rsidP="00D46300">
      <w:pPr>
        <w:pStyle w:val="afffff5"/>
        <w:spacing w:before="0"/>
        <w:rPr>
          <w:rtl/>
        </w:rPr>
      </w:pPr>
      <w:bookmarkStart w:id="647" w:name="_Toc193635863"/>
      <w:bookmarkStart w:id="648" w:name="_Toc216184475"/>
      <w:r w:rsidRPr="00724E73">
        <w:rPr>
          <w:rStyle w:val="afffffd"/>
          <w:rtl/>
        </w:rPr>
        <w:t>ריח רע שאין לו עיקר</w:t>
      </w:r>
      <w:bookmarkEnd w:id="647"/>
      <w:bookmarkEnd w:id="648"/>
      <w:r w:rsidRPr="00A10336">
        <w:rPr>
          <w:rStyle w:val="30"/>
          <w:rtl/>
        </w:rPr>
        <w:t xml:space="preserve"> </w:t>
      </w:r>
      <w:r w:rsidRPr="00FE3D07">
        <w:rPr>
          <w:rtl/>
        </w:rPr>
        <w:t xml:space="preserve">מהו? </w:t>
      </w:r>
      <w:r w:rsidR="00E537D2" w:rsidRPr="00E34F28">
        <w:rPr>
          <w:rStyle w:val="afffff9"/>
          <w:rFonts w:hint="cs"/>
          <w:rtl/>
        </w:rPr>
        <w:t>א"ל</w:t>
      </w:r>
      <w:r w:rsidRPr="00E34F28">
        <w:rPr>
          <w:rStyle w:val="afffff9"/>
          <w:rtl/>
        </w:rPr>
        <w:t>:</w:t>
      </w:r>
      <w:r w:rsidRPr="00FE3D07">
        <w:rPr>
          <w:rtl/>
        </w:rPr>
        <w:t xml:space="preserve"> </w:t>
      </w:r>
      <w:r w:rsidRPr="00FE3D07">
        <w:rPr>
          <w:rFonts w:hint="cs"/>
          <w:rtl/>
        </w:rPr>
        <w:t xml:space="preserve">שיראו מחצלות של </w:t>
      </w:r>
      <w:r w:rsidRPr="00E34F28">
        <w:rPr>
          <w:rStyle w:val="afffff9"/>
          <w:rFonts w:hint="cs"/>
          <w:rtl/>
        </w:rPr>
        <w:t xml:space="preserve">רב </w:t>
      </w:r>
      <w:r w:rsidRPr="00FE3D07">
        <w:rPr>
          <w:rFonts w:hint="cs"/>
          <w:rtl/>
        </w:rPr>
        <w:t xml:space="preserve">דאלו </w:t>
      </w:r>
      <w:r w:rsidRPr="00F95182">
        <w:rPr>
          <w:rFonts w:hint="cs"/>
          <w:rtl/>
        </w:rPr>
        <w:t xml:space="preserve">ישנים ואלו גורסים, </w:t>
      </w:r>
      <w:r w:rsidRPr="00F95182">
        <w:rPr>
          <w:rtl/>
        </w:rPr>
        <w:t>וה"מ בד</w:t>
      </w:r>
      <w:r w:rsidR="00CB037B" w:rsidRPr="00F95182">
        <w:rPr>
          <w:rFonts w:hint="cs"/>
          <w:rtl/>
        </w:rPr>
        <w:t>"ת</w:t>
      </w:r>
      <w:r w:rsidRPr="00F95182">
        <w:rPr>
          <w:rtl/>
        </w:rPr>
        <w:t xml:space="preserve">, </w:t>
      </w:r>
      <w:r>
        <w:rPr>
          <w:rFonts w:hint="cs"/>
          <w:rtl/>
        </w:rPr>
        <w:t xml:space="preserve">ולא </w:t>
      </w:r>
      <w:r>
        <w:rPr>
          <w:rStyle w:val="afffff9"/>
          <w:rFonts w:hint="cs"/>
          <w:rtl/>
          <w:rPrChange w:id="9153" w:author="מנוע אמוראים" w:date="2026-10-05T16:40:51Z">
            <w:rPr>
              <w:rFonts w:hint="cs"/>
              <w:rtl/>
            </w:rPr>
          </w:rPrChange>
        </w:rPr>
        <w:t xml:space="preserve">בקר</w:t>
      </w:r>
      <w:r>
        <w:rPr>
          <w:rStyle w:val="afffff9"/>
          <w:rtl/>
          <w:rPrChange w:id="9154" w:author="מנוע אמוראים" w:date="2026-10-05T16:40:51Z">
            <w:rPr>
              <w:rtl/>
            </w:rPr>
          </w:rPrChange>
        </w:rPr>
        <w:t xml:space="preserve">"</w:t>
      </w:r>
      <w:r>
        <w:rPr>
          <w:rStyle w:val="afffff9"/>
          <w:rFonts w:hint="cs"/>
          <w:rtl/>
          <w:rPrChange w:id="9155" w:author="מנוע אמוראים" w:date="2026-10-05T16:40:51Z">
            <w:rPr>
              <w:rFonts w:hint="cs"/>
              <w:rtl/>
            </w:rPr>
          </w:rPrChange>
        </w:rPr>
        <w:t xml:space="preserve">ש</w:t>
      </w:r>
      <w:r>
        <w:rPr>
          <w:rFonts w:hint="cs"/>
          <w:rtl/>
        </w:rPr>
        <w:t xml:space="preserve"> ובדחבר</w:t>
      </w:r>
      <w:r w:rsidR="00EE12EF" w:rsidRPr="00F95182">
        <w:rPr>
          <w:rFonts w:hint="cs"/>
          <w:rtl/>
        </w:rPr>
        <w:t>ו ולא בשלו</w:t>
      </w:r>
      <w:r w:rsidRPr="00F95182">
        <w:rPr>
          <w:rtl/>
        </w:rPr>
        <w:t>.</w:t>
      </w:r>
    </w:p>
    <w:p w14:paraId="37631FCB" w14:textId="2ECD7373" w:rsidR="00DA51A5" w:rsidRPr="00E34F28" w:rsidRDefault="00DA51A5" w:rsidP="00D46300">
      <w:pPr>
        <w:pStyle w:val="afffff5"/>
        <w:rPr>
          <w:rtl/>
        </w:rPr>
      </w:pPr>
      <w:bookmarkStart w:id="649" w:name="_Toc193635864"/>
      <w:bookmarkStart w:id="650" w:name="_Toc216184476"/>
      <w:r w:rsidRPr="006D3CF8">
        <w:rPr>
          <w:rStyle w:val="afffffd"/>
          <w:b w:val="0"/>
          <w:rtl/>
        </w:rPr>
        <w:t>צואה עוברת</w:t>
      </w:r>
      <w:bookmarkEnd w:id="649"/>
      <w:bookmarkEnd w:id="650"/>
      <w:r w:rsidRPr="00FE3D07">
        <w:rPr>
          <w:rtl/>
        </w:rPr>
        <w:t xml:space="preserve">. </w:t>
      </w:r>
      <w:r w:rsidRPr="00E34F28">
        <w:rPr>
          <w:rStyle w:val="afffff9"/>
          <w:rFonts w:hint="cs"/>
          <w:rtl/>
        </w:rPr>
        <w:t>ל</w:t>
      </w:r>
      <w:r w:rsidRPr="00E34F28">
        <w:rPr>
          <w:rStyle w:val="afffff9"/>
          <w:rtl/>
        </w:rPr>
        <w:t>אביי</w:t>
      </w:r>
      <w:r>
        <w:rPr>
          <w:rtl/>
        </w:rPr>
        <w:t xml:space="preserve">: מותר לקרות </w:t>
      </w:r>
      <w:r>
        <w:rPr>
          <w:rStyle w:val="afffff9"/>
          <w:rtl/>
          <w:rPrChange w:id="9156" w:author="מנוע אמוראים" w:date="2026-10-05T16:40:51Z">
            <w:rPr>
              <w:rtl/>
            </w:rPr>
          </w:rPrChange>
        </w:rPr>
        <w:t xml:space="preserve">קר"ש</w:t>
      </w:r>
      <w:r>
        <w:rPr>
          <w:rtl/>
        </w:rPr>
        <w:t xml:space="preserve">.</w:t>
      </w:r>
      <w:r w:rsidR="00D46300">
        <w:rPr>
          <w:rFonts w:hint="cs"/>
          <w:rtl/>
        </w:rPr>
        <w:t xml:space="preserve"> </w:t>
      </w:r>
      <w:r w:rsidRPr="00E34F28">
        <w:rPr>
          <w:rStyle w:val="afffff9"/>
          <w:rFonts w:hint="cs"/>
          <w:rtl/>
        </w:rPr>
        <w:t>ל</w:t>
      </w:r>
      <w:r w:rsidRPr="00E34F28">
        <w:rPr>
          <w:rStyle w:val="afffff9"/>
          <w:rtl/>
        </w:rPr>
        <w:t>רבא</w:t>
      </w:r>
      <w:r w:rsidRPr="00FE3D07">
        <w:rPr>
          <w:rtl/>
        </w:rPr>
        <w:t>: אסור</w:t>
      </w:r>
      <w:r w:rsidR="00D46300">
        <w:rPr>
          <w:rFonts w:hint="cs"/>
          <w:rtl/>
        </w:rPr>
        <w:t>.</w:t>
      </w:r>
      <w:r w:rsidRPr="00FE3D07">
        <w:rPr>
          <w:rtl/>
        </w:rPr>
        <w:t xml:space="preserve"> </w:t>
      </w:r>
    </w:p>
    <w:p w14:paraId="007FCB2C" w14:textId="67698ECE" w:rsidR="00A24328" w:rsidRDefault="00DA51A5" w:rsidP="009A59D1">
      <w:pPr>
        <w:pStyle w:val="38"/>
        <w:framePr w:wrap="notBeside"/>
        <w:rPr>
          <w:rtl/>
        </w:rPr>
      </w:pPr>
      <w:r w:rsidRPr="00660D7A">
        <w:rPr>
          <w:rtl/>
        </w:rPr>
        <w:t>אביי</w:t>
      </w:r>
      <w:r w:rsidR="00A24328">
        <w:rPr>
          <w:rFonts w:hint="cs"/>
          <w:rtl/>
        </w:rPr>
        <w:t>:</w:t>
      </w:r>
    </w:p>
    <w:p w14:paraId="70C76ECF" w14:textId="061576EB" w:rsidR="003E7099" w:rsidRPr="000528DA" w:rsidRDefault="00DA51A5" w:rsidP="000528DA">
      <w:pPr>
        <w:rPr>
          <w:rtl/>
        </w:rPr>
      </w:pPr>
      <w:r w:rsidRPr="00E34F28">
        <w:rPr>
          <w:rStyle w:val="afffff9"/>
          <w:rFonts w:hint="cs"/>
          <w:rtl/>
        </w:rPr>
        <w:t>מ</w:t>
      </w:r>
      <w:r w:rsidRPr="00E34F28">
        <w:rPr>
          <w:rStyle w:val="afffff9"/>
          <w:rtl/>
        </w:rPr>
        <w:t>דתנן:</w:t>
      </w:r>
      <w:r w:rsidRPr="000528DA">
        <w:rPr>
          <w:sz w:val="14"/>
          <w:rtl/>
        </w:rPr>
        <w:t xml:space="preserve"> הט</w:t>
      </w:r>
      <w:r w:rsidR="00EE12EF" w:rsidRPr="000528DA">
        <w:rPr>
          <w:sz w:val="14"/>
          <w:rtl/>
        </w:rPr>
        <w:t xml:space="preserve">מא עומד תחת האילן והטהור עובר </w:t>
      </w:r>
      <w:r w:rsidRPr="000528DA">
        <w:rPr>
          <w:sz w:val="14"/>
          <w:rtl/>
        </w:rPr>
        <w:t>טמא,</w:t>
      </w:r>
      <w:r w:rsidR="00EE12EF" w:rsidRPr="000528DA">
        <w:rPr>
          <w:sz w:val="14"/>
          <w:rtl/>
        </w:rPr>
        <w:t xml:space="preserve"> טהור עומד תחת האילן וטמא עובר</w:t>
      </w:r>
      <w:r w:rsidRPr="000528DA">
        <w:rPr>
          <w:sz w:val="14"/>
          <w:rtl/>
        </w:rPr>
        <w:t xml:space="preserve"> טהור, ואם עמד טמא. וכן באבן המנוגעת.</w:t>
      </w:r>
      <w:r w:rsidR="00EE12EF" w:rsidRPr="000528DA">
        <w:rPr>
          <w:rFonts w:hint="cs"/>
          <w:sz w:val="14"/>
          <w:rtl/>
        </w:rPr>
        <w:t xml:space="preserve"> </w:t>
      </w:r>
    </w:p>
    <w:p w14:paraId="02DF46DE" w14:textId="0CD20933" w:rsidR="00A24328" w:rsidRDefault="00DA51A5" w:rsidP="009A59D1">
      <w:pPr>
        <w:pStyle w:val="38"/>
        <w:framePr w:wrap="notBeside"/>
        <w:rPr>
          <w:rtl/>
        </w:rPr>
      </w:pPr>
      <w:r w:rsidRPr="00660D7A">
        <w:rPr>
          <w:rtl/>
        </w:rPr>
        <w:t>ו</w:t>
      </w:r>
      <w:r w:rsidRPr="00660D7A">
        <w:rPr>
          <w:rFonts w:hint="cs"/>
          <w:rtl/>
        </w:rPr>
        <w:t>ל</w:t>
      </w:r>
      <w:r w:rsidRPr="00660D7A">
        <w:rPr>
          <w:rtl/>
        </w:rPr>
        <w:t>רבא</w:t>
      </w:r>
      <w:r w:rsidR="00A24328">
        <w:rPr>
          <w:rtl/>
        </w:rPr>
        <w:t>:</w:t>
      </w:r>
    </w:p>
    <w:p w14:paraId="59A13E68" w14:textId="41A21A7F" w:rsidR="003E7099" w:rsidRPr="000528DA" w:rsidRDefault="001821B2" w:rsidP="000528DA">
      <w:pPr>
        <w:rPr>
          <w:rtl/>
        </w:rPr>
      </w:pPr>
      <w:r w:rsidRPr="00E34F28">
        <w:rPr>
          <w:rStyle w:val="afffff9"/>
          <w:rtl/>
        </w:rPr>
        <w:t>שם</w:t>
      </w:r>
      <w:r w:rsidR="006553A9" w:rsidRPr="00E34F28">
        <w:rPr>
          <w:rStyle w:val="afffff9"/>
          <w:rFonts w:hint="cs"/>
          <w:rtl/>
        </w:rPr>
        <w:t>:</w:t>
      </w:r>
      <w:r w:rsidR="00D817AD" w:rsidRPr="000528DA">
        <w:rPr>
          <w:sz w:val="14"/>
          <w:rtl/>
        </w:rPr>
        <w:t xml:space="preserve"> בקביעות תל</w:t>
      </w:r>
      <w:r w:rsidR="00D817AD" w:rsidRPr="000528DA">
        <w:rPr>
          <w:rFonts w:hint="cs"/>
          <w:sz w:val="14"/>
          <w:rtl/>
        </w:rPr>
        <w:t>וי</w:t>
      </w:r>
      <w:r w:rsidR="00DA51A5" w:rsidRPr="000528DA">
        <w:rPr>
          <w:sz w:val="14"/>
          <w:rtl/>
        </w:rPr>
        <w:t xml:space="preserve">, </w:t>
      </w:r>
      <w:r w:rsidR="00DA51A5" w:rsidRPr="00A4639B">
        <w:rPr>
          <w:rStyle w:val="ad"/>
          <w:sz w:val="14"/>
          <w:rtl/>
        </w:rPr>
        <w:t>ד</w:t>
      </w:r>
      <w:r w:rsidR="00DA51A5" w:rsidRPr="00A4639B">
        <w:rPr>
          <w:rStyle w:val="ad"/>
          <w:rFonts w:hint="cs"/>
          <w:sz w:val="14"/>
          <w:rtl/>
        </w:rPr>
        <w:t>'</w:t>
      </w:r>
      <w:r w:rsidR="00CB037B">
        <w:rPr>
          <w:rStyle w:val="ad"/>
          <w:sz w:val="14"/>
          <w:rtl/>
        </w:rPr>
        <w:t>בדד ישב</w:t>
      </w:r>
      <w:r w:rsidR="00DA51A5" w:rsidRPr="00A4639B">
        <w:rPr>
          <w:rStyle w:val="ad"/>
          <w:rFonts w:hint="cs"/>
          <w:sz w:val="14"/>
          <w:rtl/>
        </w:rPr>
        <w:t>'</w:t>
      </w:r>
      <w:r w:rsidR="00DA51A5" w:rsidRPr="00A4639B">
        <w:rPr>
          <w:rStyle w:val="ad"/>
          <w:sz w:val="14"/>
          <w:rtl/>
        </w:rPr>
        <w:t>,</w:t>
      </w:r>
      <w:r w:rsidR="00EE12EF" w:rsidRPr="000528DA">
        <w:rPr>
          <w:rFonts w:hint="cs"/>
          <w:sz w:val="14"/>
          <w:rtl/>
        </w:rPr>
        <w:t xml:space="preserve"> </w:t>
      </w:r>
      <w:r w:rsidRPr="00E34F28">
        <w:rPr>
          <w:rStyle w:val="afffff9"/>
          <w:rtl/>
        </w:rPr>
        <w:t>כאן</w:t>
      </w:r>
      <w:r w:rsidR="00DA51A5" w:rsidRPr="00E34F28">
        <w:rPr>
          <w:rStyle w:val="afffff9"/>
          <w:rtl/>
        </w:rPr>
        <w:t>:</w:t>
      </w:r>
      <w:r w:rsidR="00DA51A5" w:rsidRPr="00A4639B">
        <w:rPr>
          <w:rStyle w:val="ad"/>
          <w:sz w:val="14"/>
          <w:rtl/>
        </w:rPr>
        <w:t xml:space="preserve"> </w:t>
      </w:r>
      <w:r w:rsidR="00DA51A5" w:rsidRPr="00A4639B">
        <w:rPr>
          <w:rStyle w:val="ad"/>
          <w:rFonts w:hint="cs"/>
          <w:sz w:val="14"/>
          <w:rtl/>
        </w:rPr>
        <w:t>'</w:t>
      </w:r>
      <w:r w:rsidR="00DA51A5" w:rsidRPr="00A4639B">
        <w:rPr>
          <w:rStyle w:val="ad"/>
          <w:sz w:val="14"/>
          <w:rtl/>
        </w:rPr>
        <w:t>והיה מחניך קדוש</w:t>
      </w:r>
      <w:r w:rsidR="00DA51A5" w:rsidRPr="00A4639B">
        <w:rPr>
          <w:rStyle w:val="ad"/>
          <w:rFonts w:hint="cs"/>
          <w:sz w:val="14"/>
          <w:rtl/>
        </w:rPr>
        <w:t>'</w:t>
      </w:r>
      <w:r w:rsidR="00DA51A5" w:rsidRPr="00A4639B">
        <w:rPr>
          <w:rStyle w:val="ad"/>
          <w:sz w:val="14"/>
          <w:rtl/>
        </w:rPr>
        <w:t>,</w:t>
      </w:r>
      <w:r w:rsidR="00DA51A5" w:rsidRPr="000528DA">
        <w:rPr>
          <w:sz w:val="14"/>
          <w:rtl/>
        </w:rPr>
        <w:t xml:space="preserve"> והא </w:t>
      </w:r>
      <w:r w:rsidRPr="000528DA">
        <w:rPr>
          <w:sz w:val="14"/>
          <w:rtl/>
        </w:rPr>
        <w:t>אין</w:t>
      </w:r>
      <w:r w:rsidR="00DA51A5" w:rsidRPr="000528DA">
        <w:rPr>
          <w:sz w:val="14"/>
          <w:rtl/>
        </w:rPr>
        <w:t>.</w:t>
      </w:r>
      <w:r w:rsidR="00EE12EF" w:rsidRPr="00A10336">
        <w:rPr>
          <w:rStyle w:val="30"/>
          <w:rFonts w:hint="cs"/>
          <w:rtl/>
        </w:rPr>
        <w:t xml:space="preserve"> </w:t>
      </w:r>
    </w:p>
    <w:p w14:paraId="21487784" w14:textId="4F11E0E8" w:rsidR="00A24328" w:rsidRDefault="00D46300" w:rsidP="009A59D1">
      <w:pPr>
        <w:pStyle w:val="38"/>
        <w:framePr w:wrap="notBeside"/>
        <w:rPr>
          <w:rtl/>
        </w:rPr>
      </w:pPr>
      <w:r w:rsidRPr="00660D7A">
        <w:rPr>
          <w:rFonts w:hint="cs"/>
          <w:rtl/>
        </w:rPr>
        <w:t>ר"פ</w:t>
      </w:r>
      <w:r w:rsidR="00A24328">
        <w:rPr>
          <w:rFonts w:hint="cs"/>
          <w:rtl/>
        </w:rPr>
        <w:t>:</w:t>
      </w:r>
    </w:p>
    <w:p w14:paraId="19E41086" w14:textId="4AAE7196" w:rsidR="00DA51A5" w:rsidRPr="00E34F28" w:rsidRDefault="00DA51A5" w:rsidP="00D46300">
      <w:pPr>
        <w:pStyle w:val="afffff5"/>
        <w:spacing w:before="0" w:after="60"/>
        <w:rPr>
          <w:rtl/>
        </w:rPr>
      </w:pPr>
      <w:bookmarkStart w:id="651" w:name="_Toc193635865"/>
      <w:bookmarkStart w:id="652" w:name="_Toc216184477"/>
      <w:r w:rsidRPr="00724E73">
        <w:rPr>
          <w:rStyle w:val="afffffd"/>
          <w:rtl/>
        </w:rPr>
        <w:t>פי חזיר</w:t>
      </w:r>
      <w:bookmarkEnd w:id="651"/>
      <w:bookmarkEnd w:id="652"/>
      <w:r w:rsidRPr="00FE3D07">
        <w:rPr>
          <w:rtl/>
        </w:rPr>
        <w:t xml:space="preserve"> כצואה עוברת.</w:t>
      </w:r>
      <w:r w:rsidRPr="00FE3D07">
        <w:rPr>
          <w:rFonts w:hint="cs"/>
          <w:rtl/>
        </w:rPr>
        <w:t xml:space="preserve"> </w:t>
      </w:r>
      <w:r w:rsidRPr="00E34F28">
        <w:rPr>
          <w:rStyle w:val="afffff9"/>
          <w:rFonts w:hint="cs"/>
          <w:rtl/>
        </w:rPr>
        <w:t>וקמ</w:t>
      </w:r>
      <w:r w:rsidRPr="00E34F28">
        <w:rPr>
          <w:rStyle w:val="afffff9"/>
          <w:rtl/>
        </w:rPr>
        <w:t>"</w:t>
      </w:r>
      <w:r w:rsidRPr="00E34F28">
        <w:rPr>
          <w:rStyle w:val="afffff9"/>
          <w:rFonts w:hint="cs"/>
          <w:rtl/>
        </w:rPr>
        <w:t>ל</w:t>
      </w:r>
      <w:r w:rsidR="00D46300" w:rsidRPr="00E34F28">
        <w:rPr>
          <w:rStyle w:val="afffff9"/>
          <w:rFonts w:hint="cs"/>
          <w:rtl/>
        </w:rPr>
        <w:t>:</w:t>
      </w:r>
      <w:r w:rsidRPr="00FE3D07">
        <w:rPr>
          <w:rFonts w:hint="cs"/>
          <w:rtl/>
        </w:rPr>
        <w:t xml:space="preserve"> </w:t>
      </w:r>
      <w:r w:rsidR="006553A9">
        <w:rPr>
          <w:rFonts w:hint="cs"/>
          <w:rtl/>
        </w:rPr>
        <w:t>אפי'</w:t>
      </w:r>
      <w:r w:rsidRPr="00FE3D07">
        <w:rPr>
          <w:rtl/>
        </w:rPr>
        <w:t xml:space="preserve"> ד</w:t>
      </w:r>
      <w:r w:rsidR="006553A9">
        <w:rPr>
          <w:rFonts w:hint="cs"/>
          <w:rtl/>
        </w:rPr>
        <w:t>עולה מהנהר</w:t>
      </w:r>
      <w:r w:rsidRPr="00FE3D07">
        <w:rPr>
          <w:rtl/>
        </w:rPr>
        <w:t>.</w:t>
      </w:r>
    </w:p>
    <w:p w14:paraId="3F72C66F" w14:textId="37F87B15" w:rsidR="00A24328" w:rsidRDefault="00D46300" w:rsidP="009A59D1">
      <w:pPr>
        <w:pStyle w:val="38"/>
        <w:framePr w:wrap="notBeside"/>
        <w:rPr>
          <w:rtl/>
        </w:rPr>
      </w:pPr>
      <w:r w:rsidRPr="00660D7A">
        <w:rPr>
          <w:rFonts w:hint="cs"/>
          <w:rtl/>
        </w:rPr>
        <w:t>ר"י</w:t>
      </w:r>
      <w:r w:rsidR="00A24328">
        <w:rPr>
          <w:rFonts w:hint="cs"/>
          <w:rtl/>
        </w:rPr>
        <w:t>.</w:t>
      </w:r>
    </w:p>
    <w:p w14:paraId="5D5A9801" w14:textId="166BC50A" w:rsidR="00CB037B" w:rsidRPr="00E34F28" w:rsidRDefault="00DA51A5" w:rsidP="00D46300">
      <w:pPr>
        <w:pStyle w:val="afffff5"/>
        <w:spacing w:before="0"/>
        <w:rPr>
          <w:rtl/>
        </w:rPr>
      </w:pPr>
      <w:bookmarkStart w:id="653" w:name="_Toc193635866"/>
      <w:bookmarkStart w:id="654" w:name="_Toc216184478"/>
      <w:r w:rsidRPr="006D3CF8">
        <w:rPr>
          <w:rStyle w:val="afffffd"/>
          <w:b w:val="0"/>
          <w:rtl/>
        </w:rPr>
        <w:t>ספק</w:t>
      </w:r>
      <w:bookmarkEnd w:id="653"/>
      <w:bookmarkEnd w:id="654"/>
      <w:r w:rsidRPr="00FE3D07">
        <w:rPr>
          <w:sz w:val="14"/>
          <w:rtl/>
        </w:rPr>
        <w:t xml:space="preserve"> </w:t>
      </w:r>
      <w:r w:rsidRPr="006D3CF8">
        <w:rPr>
          <w:rStyle w:val="afffffd"/>
          <w:b w:val="0"/>
          <w:rtl/>
        </w:rPr>
        <w:t>צואה</w:t>
      </w:r>
      <w:r w:rsidRPr="00FE3D07">
        <w:rPr>
          <w:sz w:val="14"/>
          <w:rtl/>
        </w:rPr>
        <w:t xml:space="preserve"> אסורה. </w:t>
      </w:r>
      <w:r w:rsidRPr="00724E73">
        <w:rPr>
          <w:rStyle w:val="afffffd"/>
          <w:rtl/>
        </w:rPr>
        <w:t>ספק מי רגלים</w:t>
      </w:r>
      <w:r w:rsidRPr="00CB037B">
        <w:rPr>
          <w:rtl/>
        </w:rPr>
        <w:t xml:space="preserve"> </w:t>
      </w:r>
      <w:r w:rsidRPr="00FE3D07">
        <w:rPr>
          <w:sz w:val="14"/>
          <w:rtl/>
        </w:rPr>
        <w:t>מותרים.</w:t>
      </w:r>
      <w:r w:rsidR="00EE12EF" w:rsidRPr="00FE3D07">
        <w:rPr>
          <w:rFonts w:hint="cs"/>
          <w:rtl/>
        </w:rPr>
        <w:t xml:space="preserve"> </w:t>
      </w:r>
    </w:p>
    <w:p w14:paraId="2FAB8DC5" w14:textId="738E44B1" w:rsidR="00A24328" w:rsidRDefault="00EE12EF" w:rsidP="009A59D1">
      <w:pPr>
        <w:pStyle w:val="38"/>
        <w:framePr w:wrap="notBeside"/>
        <w:rPr>
          <w:rtl/>
        </w:rPr>
      </w:pPr>
      <w:r w:rsidRPr="00660D7A">
        <w:rPr>
          <w:rFonts w:hint="cs"/>
          <w:rtl/>
        </w:rPr>
        <w:t>א</w:t>
      </w:r>
      <w:r w:rsidR="00AE16FF" w:rsidRPr="00660D7A">
        <w:rPr>
          <w:rtl/>
        </w:rPr>
        <w:t>"</w:t>
      </w:r>
      <w:r w:rsidR="00AA0706" w:rsidRPr="00660D7A">
        <w:rPr>
          <w:rFonts w:hint="cs"/>
          <w:rtl/>
        </w:rPr>
        <w:t>ד</w:t>
      </w:r>
      <w:r w:rsidR="00A24328">
        <w:rPr>
          <w:rtl/>
        </w:rPr>
        <w:t>:</w:t>
      </w:r>
    </w:p>
    <w:p w14:paraId="77864875" w14:textId="19C4D852" w:rsidR="00CB037B" w:rsidRPr="000528DA" w:rsidRDefault="00DA51A5" w:rsidP="000528DA">
      <w:pPr>
        <w:rPr>
          <w:rtl/>
        </w:rPr>
      </w:pPr>
      <w:bookmarkStart w:id="655" w:name="_Toc193635867"/>
      <w:bookmarkStart w:id="656" w:name="_Toc216184479"/>
      <w:r w:rsidRPr="00A10336">
        <w:rPr>
          <w:rStyle w:val="30"/>
          <w:rtl/>
        </w:rPr>
        <w:t>ספק צואה,</w:t>
      </w:r>
      <w:bookmarkEnd w:id="655"/>
      <w:bookmarkEnd w:id="656"/>
      <w:r w:rsidR="00EE12EF" w:rsidRPr="000528DA">
        <w:rPr>
          <w:rtl/>
        </w:rPr>
        <w:t xml:space="preserve"> בבית </w:t>
      </w:r>
      <w:r w:rsidRPr="000528DA">
        <w:rPr>
          <w:rtl/>
        </w:rPr>
        <w:t>מותרת, באשפה אסורה.</w:t>
      </w:r>
      <w:r w:rsidR="00EE12EF" w:rsidRPr="000528DA">
        <w:rPr>
          <w:rFonts w:hint="cs"/>
          <w:rtl/>
        </w:rPr>
        <w:t xml:space="preserve"> </w:t>
      </w:r>
    </w:p>
    <w:p w14:paraId="5ECB7147" w14:textId="6137906D" w:rsidR="00D46300" w:rsidRPr="000528DA" w:rsidRDefault="00DA51A5" w:rsidP="000528DA">
      <w:pPr>
        <w:rPr>
          <w:rtl/>
        </w:rPr>
      </w:pPr>
      <w:bookmarkStart w:id="657" w:name="_Toc193635868"/>
      <w:bookmarkStart w:id="658" w:name="_Toc216184480"/>
      <w:r w:rsidRPr="00A10336">
        <w:rPr>
          <w:rStyle w:val="30"/>
          <w:rtl/>
        </w:rPr>
        <w:t>ספק מי רגלים</w:t>
      </w:r>
      <w:bookmarkEnd w:id="657"/>
      <w:bookmarkEnd w:id="658"/>
      <w:r w:rsidR="00CB037B" w:rsidRPr="000528DA">
        <w:rPr>
          <w:rtl/>
        </w:rPr>
        <w:t xml:space="preserve"> אפי</w:t>
      </w:r>
      <w:r w:rsidR="00CB037B" w:rsidRPr="000528DA">
        <w:rPr>
          <w:rFonts w:hint="cs"/>
          <w:rtl/>
        </w:rPr>
        <w:t>'</w:t>
      </w:r>
      <w:r w:rsidRPr="000528DA">
        <w:rPr>
          <w:rtl/>
        </w:rPr>
        <w:t xml:space="preserve"> באשפה מותרין.</w:t>
      </w:r>
      <w:r w:rsidR="00D46300" w:rsidRPr="000528DA">
        <w:rPr>
          <w:rFonts w:hint="cs"/>
          <w:rtl/>
        </w:rPr>
        <w:t xml:space="preserve"> שאסרה תורה רק כנגד עמוד</w:t>
      </w:r>
      <w:r w:rsidR="00EE12EF" w:rsidRPr="00E34F28">
        <w:rPr>
          <w:rStyle w:val="afffff9"/>
          <w:rFonts w:hint="cs"/>
          <w:rtl/>
        </w:rPr>
        <w:t xml:space="preserve"> </w:t>
      </w:r>
      <w:r w:rsidR="00D46300" w:rsidRPr="00E34F28">
        <w:rPr>
          <w:rStyle w:val="afffff9"/>
          <w:rFonts w:hint="cs"/>
          <w:rtl/>
        </w:rPr>
        <w:t xml:space="preserve"> </w:t>
      </w:r>
    </w:p>
    <w:p w14:paraId="331E6C28" w14:textId="77777777" w:rsidR="00A24328" w:rsidRDefault="00DA51A5" w:rsidP="009A59D1">
      <w:pPr>
        <w:pStyle w:val="38"/>
        <w:framePr w:wrap="notBeside"/>
        <w:rPr>
          <w:rtl/>
        </w:rPr>
      </w:pPr>
      <w:r w:rsidRPr="00660D7A">
        <w:rPr>
          <w:rtl/>
        </w:rPr>
        <w:t>וכדרבי יונתן</w:t>
      </w:r>
      <w:r w:rsidR="00A24328">
        <w:rPr>
          <w:rtl/>
        </w:rPr>
        <w:t>:</w:t>
      </w:r>
    </w:p>
    <w:p w14:paraId="1643D091" w14:textId="2703FA36" w:rsidR="00AA0706" w:rsidRPr="000528DA" w:rsidRDefault="00DA51A5" w:rsidP="000528DA">
      <w:pPr>
        <w:rPr>
          <w:rtl/>
        </w:rPr>
      </w:pPr>
      <w:r w:rsidRPr="00A4639B">
        <w:rPr>
          <w:rStyle w:val="ad"/>
          <w:rFonts w:hint="cs"/>
          <w:sz w:val="14"/>
          <w:rtl/>
        </w:rPr>
        <w:t>'</w:t>
      </w:r>
      <w:r w:rsidRPr="00A4639B">
        <w:rPr>
          <w:rStyle w:val="ad"/>
          <w:sz w:val="14"/>
          <w:rtl/>
        </w:rPr>
        <w:t>ויצאת שמה חוץ</w:t>
      </w:r>
      <w:r w:rsidRPr="00A4639B">
        <w:rPr>
          <w:rStyle w:val="ad"/>
          <w:rFonts w:hint="cs"/>
          <w:sz w:val="14"/>
          <w:rtl/>
        </w:rPr>
        <w:t>'</w:t>
      </w:r>
      <w:r w:rsidR="007E4E8C">
        <w:rPr>
          <w:rStyle w:val="ad"/>
          <w:rFonts w:hint="cs"/>
          <w:sz w:val="14"/>
          <w:rtl/>
        </w:rPr>
        <w:t>-</w:t>
      </w:r>
      <w:r w:rsidR="007E4E8C">
        <w:rPr>
          <w:rFonts w:hint="cs"/>
          <w:sz w:val="14"/>
          <w:rtl/>
        </w:rPr>
        <w:t xml:space="preserve"> </w:t>
      </w:r>
      <w:r w:rsidR="00D46300" w:rsidRPr="000528DA">
        <w:rPr>
          <w:rFonts w:hint="cs"/>
          <w:sz w:val="14"/>
          <w:rtl/>
        </w:rPr>
        <w:t xml:space="preserve">בגדולים, </w:t>
      </w:r>
      <w:r w:rsidR="00D46300" w:rsidRPr="000528DA">
        <w:rPr>
          <w:sz w:val="14"/>
          <w:rtl/>
        </w:rPr>
        <w:tab/>
      </w:r>
      <w:r w:rsidR="00D46300" w:rsidRPr="000528DA">
        <w:rPr>
          <w:sz w:val="14"/>
          <w:rtl/>
        </w:rPr>
        <w:tab/>
      </w:r>
      <w:r w:rsidR="00D46300" w:rsidRPr="000528DA">
        <w:rPr>
          <w:rFonts w:hint="cs"/>
          <w:sz w:val="14"/>
          <w:rtl/>
        </w:rPr>
        <w:t xml:space="preserve"> </w:t>
      </w:r>
      <w:r w:rsidRPr="00A4639B">
        <w:rPr>
          <w:rStyle w:val="ad"/>
          <w:rFonts w:hint="cs"/>
          <w:sz w:val="14"/>
          <w:rtl/>
        </w:rPr>
        <w:t>'</w:t>
      </w:r>
      <w:r w:rsidRPr="00A4639B">
        <w:rPr>
          <w:rStyle w:val="ad"/>
          <w:sz w:val="14"/>
          <w:rtl/>
        </w:rPr>
        <w:t>ויתד תהיה לך</w:t>
      </w:r>
      <w:r w:rsidR="00CC63CA">
        <w:rPr>
          <w:rStyle w:val="ad"/>
          <w:sz w:val="14"/>
          <w:rtl/>
        </w:rPr>
        <w:t>'</w:t>
      </w:r>
      <w:r w:rsidRPr="00A4639B">
        <w:rPr>
          <w:rStyle w:val="ad"/>
          <w:sz w:val="14"/>
          <w:rtl/>
        </w:rPr>
        <w:t xml:space="preserve"> </w:t>
      </w:r>
      <w:r w:rsidRPr="000528DA">
        <w:rPr>
          <w:rFonts w:hint="cs"/>
          <w:sz w:val="14"/>
          <w:rtl/>
        </w:rPr>
        <w:t>-</w:t>
      </w:r>
      <w:r w:rsidR="00D46300" w:rsidRPr="000528DA">
        <w:rPr>
          <w:rFonts w:hint="cs"/>
          <w:sz w:val="14"/>
          <w:rtl/>
        </w:rPr>
        <w:t>בקטנים.</w:t>
      </w:r>
    </w:p>
    <w:p w14:paraId="42A4F5FC" w14:textId="77777777" w:rsidR="00670058" w:rsidRPr="000528DA" w:rsidRDefault="00EE12EF" w:rsidP="000528DA">
      <w:pPr>
        <w:rPr>
          <w:rtl/>
        </w:rPr>
      </w:pPr>
      <w:r w:rsidRPr="000528DA">
        <w:rPr>
          <w:sz w:val="14"/>
          <w:rtl/>
        </w:rPr>
        <w:t>הא נפול לאר</w:t>
      </w:r>
      <w:r w:rsidRPr="000528DA">
        <w:rPr>
          <w:rFonts w:hint="cs"/>
          <w:sz w:val="14"/>
          <w:rtl/>
        </w:rPr>
        <w:t>ץ</w:t>
      </w:r>
      <w:r w:rsidR="00DA51A5" w:rsidRPr="000528DA">
        <w:rPr>
          <w:sz w:val="14"/>
          <w:rtl/>
        </w:rPr>
        <w:t xml:space="preserve"> שרי,</w:t>
      </w:r>
      <w:r w:rsidRPr="000528DA">
        <w:rPr>
          <w:rFonts w:hint="cs"/>
          <w:sz w:val="14"/>
          <w:rtl/>
        </w:rPr>
        <w:t xml:space="preserve"> </w:t>
      </w:r>
      <w:r w:rsidR="00CB037B" w:rsidRPr="00E34F28">
        <w:rPr>
          <w:rStyle w:val="afffff9"/>
          <w:rtl/>
        </w:rPr>
        <w:t>ורבנן</w:t>
      </w:r>
      <w:r w:rsidR="00CB037B" w:rsidRPr="000528DA">
        <w:rPr>
          <w:sz w:val="14"/>
          <w:rtl/>
        </w:rPr>
        <w:t xml:space="preserve"> גזרו</w:t>
      </w:r>
      <w:r w:rsidR="00DA51A5" w:rsidRPr="000528DA">
        <w:rPr>
          <w:sz w:val="14"/>
          <w:rtl/>
        </w:rPr>
        <w:t xml:space="preserve"> בודאן, </w:t>
      </w:r>
      <w:r w:rsidR="00CB037B" w:rsidRPr="000528DA">
        <w:rPr>
          <w:rFonts w:hint="cs"/>
          <w:sz w:val="14"/>
          <w:rtl/>
        </w:rPr>
        <w:t>ולא בספקן</w:t>
      </w:r>
      <w:r w:rsidR="00DA51A5" w:rsidRPr="000528DA">
        <w:rPr>
          <w:sz w:val="14"/>
          <w:rtl/>
        </w:rPr>
        <w:t>.</w:t>
      </w:r>
      <w:r w:rsidRPr="000528DA">
        <w:rPr>
          <w:rFonts w:hint="cs"/>
          <w:rtl/>
        </w:rPr>
        <w:t xml:space="preserve"> </w:t>
      </w:r>
    </w:p>
    <w:p w14:paraId="4D7D9DF0" w14:textId="5669F0AC" w:rsidR="00DA51A5" w:rsidRPr="000528DA" w:rsidRDefault="00DA51A5" w:rsidP="007A2FF5">
      <w:pPr>
        <w:spacing w:after="60"/>
        <w:rPr>
          <w:rtl/>
        </w:rPr>
      </w:pPr>
      <w:bookmarkStart w:id="659" w:name="_Toc193635869"/>
      <w:bookmarkStart w:id="660" w:name="_Toc216184481"/>
      <w:r w:rsidRPr="00D46300">
        <w:rPr>
          <w:rStyle w:val="afffffd"/>
          <w:rtl/>
        </w:rPr>
        <w:t>ובודאן</w:t>
      </w:r>
      <w:r w:rsidR="00EE12EF" w:rsidRPr="00D46300">
        <w:rPr>
          <w:rStyle w:val="afffffd"/>
          <w:rFonts w:hint="cs"/>
          <w:rtl/>
        </w:rPr>
        <w:t>:</w:t>
      </w:r>
      <w:bookmarkEnd w:id="659"/>
      <w:bookmarkEnd w:id="660"/>
      <w:r w:rsidRPr="000528DA">
        <w:rPr>
          <w:rFonts w:ascii="Fb Fontext" w:hAnsi="Fb Fontext"/>
          <w:sz w:val="14"/>
          <w:rtl/>
        </w:rPr>
        <w:t xml:space="preserve"> </w:t>
      </w:r>
      <w:r w:rsidRPr="00E34F28">
        <w:rPr>
          <w:rStyle w:val="afffff9"/>
          <w:rFonts w:hint="cs"/>
          <w:rtl/>
        </w:rPr>
        <w:t>ר</w:t>
      </w:r>
      <w:r w:rsidRPr="00E34F28">
        <w:rPr>
          <w:rStyle w:val="afffff9"/>
          <w:rtl/>
        </w:rPr>
        <w:t>י</w:t>
      </w:r>
      <w:r w:rsidR="00D46300" w:rsidRPr="00E34F28">
        <w:rPr>
          <w:rStyle w:val="afffff9"/>
          <w:rFonts w:hint="cs"/>
          <w:rtl/>
        </w:rPr>
        <w:t xml:space="preserve"> משמואל</w:t>
      </w:r>
      <w:r w:rsidRPr="00E34F28">
        <w:rPr>
          <w:rStyle w:val="afffff9"/>
          <w:rtl/>
        </w:rPr>
        <w:t>:</w:t>
      </w:r>
      <w:r w:rsidRPr="000528DA">
        <w:rPr>
          <w:rFonts w:ascii="Fb Fontext" w:hAnsi="Fb Fontext"/>
          <w:sz w:val="14"/>
          <w:rtl/>
        </w:rPr>
        <w:t xml:space="preserve"> כל זמן שמטפיחין. </w:t>
      </w:r>
      <w:r w:rsidRPr="00E34F28">
        <w:rPr>
          <w:rStyle w:val="afffff9"/>
          <w:rtl/>
        </w:rPr>
        <w:t xml:space="preserve">מרב: </w:t>
      </w:r>
      <w:r w:rsidRPr="000528DA">
        <w:rPr>
          <w:sz w:val="14"/>
          <w:rtl/>
        </w:rPr>
        <w:t xml:space="preserve">כל זמן </w:t>
      </w:r>
      <w:r w:rsidRPr="00A10336">
        <w:rPr>
          <w:rStyle w:val="30"/>
          <w:rtl/>
        </w:rPr>
        <w:t>שרשומן</w:t>
      </w:r>
      <w:r w:rsidRPr="000528DA">
        <w:rPr>
          <w:sz w:val="14"/>
          <w:rtl/>
        </w:rPr>
        <w:t xml:space="preserve"> </w:t>
      </w:r>
      <w:r w:rsidRPr="00A10336">
        <w:rPr>
          <w:rStyle w:val="30"/>
          <w:rtl/>
        </w:rPr>
        <w:t>ניכר</w:t>
      </w:r>
      <w:r w:rsidRPr="000528DA">
        <w:rPr>
          <w:sz w:val="14"/>
          <w:rtl/>
        </w:rPr>
        <w:t>.</w:t>
      </w:r>
    </w:p>
    <w:p w14:paraId="67830AA0" w14:textId="3567F7C4" w:rsidR="00A24328" w:rsidRDefault="00D46300" w:rsidP="009A59D1">
      <w:pPr>
        <w:pStyle w:val="38"/>
        <w:framePr w:wrap="notBeside"/>
        <w:rPr>
          <w:rtl/>
        </w:rPr>
      </w:pPr>
      <w:r w:rsidRPr="00660D7A">
        <w:rPr>
          <w:rFonts w:hint="cs"/>
          <w:rtl/>
        </w:rPr>
        <w:t>הקשה</w:t>
      </w:r>
      <w:r w:rsidR="007E4E8C">
        <w:rPr>
          <w:rFonts w:hint="cs"/>
          <w:rtl/>
        </w:rPr>
        <w:t xml:space="preserve"> </w:t>
      </w:r>
      <w:r w:rsidR="00670058" w:rsidRPr="00660D7A">
        <w:rPr>
          <w:rtl/>
        </w:rPr>
        <w:t>רב יוסף</w:t>
      </w:r>
      <w:r w:rsidR="00A24328">
        <w:rPr>
          <w:rtl/>
        </w:rPr>
        <w:t>:</w:t>
      </w:r>
    </w:p>
    <w:p w14:paraId="709B8442" w14:textId="31280636" w:rsidR="00DA51A5" w:rsidRPr="000528DA" w:rsidRDefault="00670058" w:rsidP="000528DA">
      <w:pPr>
        <w:rPr>
          <w:rtl/>
        </w:rPr>
      </w:pPr>
      <w:r w:rsidRPr="000528DA">
        <w:rPr>
          <w:rtl/>
        </w:rPr>
        <w:t>שרא מריה</w:t>
      </w:r>
      <w:r w:rsidRPr="000528DA">
        <w:rPr>
          <w:rFonts w:hint="cs"/>
          <w:rtl/>
        </w:rPr>
        <w:t>,</w:t>
      </w:r>
      <w:r w:rsidR="00DA51A5" w:rsidRPr="000528DA">
        <w:rPr>
          <w:rtl/>
        </w:rPr>
        <w:t xml:space="preserve"> </w:t>
      </w:r>
      <w:r w:rsidR="00D46300" w:rsidRPr="00E34F28">
        <w:rPr>
          <w:rStyle w:val="afffff9"/>
          <w:rFonts w:hint="cs"/>
          <w:rtl/>
        </w:rPr>
        <w:t>הא רב:</w:t>
      </w:r>
      <w:r w:rsidR="00D46300" w:rsidRPr="000528DA">
        <w:rPr>
          <w:rFonts w:hint="cs"/>
          <w:rtl/>
        </w:rPr>
        <w:t xml:space="preserve"> בצואה </w:t>
      </w:r>
      <w:r w:rsidR="00DA51A5" w:rsidRPr="000528DA">
        <w:rPr>
          <w:rtl/>
        </w:rPr>
        <w:t xml:space="preserve">כיון שקרמו פניה מותר, </w:t>
      </w:r>
      <w:r w:rsidR="00A66819" w:rsidRPr="000528DA">
        <w:rPr>
          <w:rFonts w:hint="cs"/>
          <w:rtl/>
        </w:rPr>
        <w:t xml:space="preserve">כ"ש </w:t>
      </w:r>
      <w:r w:rsidR="00A66819" w:rsidRPr="000528DA">
        <w:rPr>
          <w:rtl/>
        </w:rPr>
        <w:t>מי רגלים</w:t>
      </w:r>
      <w:r w:rsidR="00A66819" w:rsidRPr="000528DA">
        <w:rPr>
          <w:rFonts w:hint="cs"/>
          <w:rtl/>
        </w:rPr>
        <w:t>.</w:t>
      </w:r>
    </w:p>
    <w:p w14:paraId="6AD5A321" w14:textId="7448579C" w:rsidR="00A24328" w:rsidRDefault="00DA51A5" w:rsidP="009A59D1">
      <w:pPr>
        <w:pStyle w:val="38"/>
        <w:framePr w:wrap="notBeside"/>
        <w:rPr>
          <w:rtl/>
        </w:rPr>
      </w:pPr>
      <w:r w:rsidRPr="00660D7A">
        <w:rPr>
          <w:rtl/>
        </w:rPr>
        <w:t>א"ל אביי</w:t>
      </w:r>
      <w:r w:rsidR="00A24328">
        <w:rPr>
          <w:rtl/>
        </w:rPr>
        <w:t>:</w:t>
      </w:r>
    </w:p>
    <w:p w14:paraId="0CB76676" w14:textId="293B8121" w:rsidR="00670058" w:rsidRPr="000528DA" w:rsidRDefault="00D46300" w:rsidP="000528DA">
      <w:pPr>
        <w:rPr>
          <w:rtl/>
        </w:rPr>
      </w:pPr>
      <w:r w:rsidRPr="000528DA">
        <w:rPr>
          <w:rFonts w:hint="cs"/>
          <w:sz w:val="14"/>
          <w:rtl/>
        </w:rPr>
        <w:t xml:space="preserve">סמוך אהא </w:t>
      </w:r>
      <w:r w:rsidRPr="00E34F28">
        <w:rPr>
          <w:rStyle w:val="afffff9"/>
          <w:rFonts w:hint="cs"/>
          <w:rtl/>
        </w:rPr>
        <w:t xml:space="preserve">דרבר''ה מרב: </w:t>
      </w:r>
      <w:r w:rsidR="00DA51A5" w:rsidRPr="000528DA">
        <w:rPr>
          <w:rFonts w:hint="cs"/>
          <w:sz w:val="14"/>
          <w:rtl/>
        </w:rPr>
        <w:t>ד</w:t>
      </w:r>
      <w:r w:rsidR="00DA51A5" w:rsidRPr="000528DA">
        <w:rPr>
          <w:sz w:val="14"/>
          <w:rtl/>
        </w:rPr>
        <w:t>צואה, אפילו כחרס אסורה.</w:t>
      </w:r>
      <w:r w:rsidR="00EE12EF" w:rsidRPr="000528DA">
        <w:rPr>
          <w:rFonts w:hint="cs"/>
          <w:sz w:val="14"/>
          <w:rtl/>
        </w:rPr>
        <w:t xml:space="preserve"> </w:t>
      </w:r>
    </w:p>
    <w:p w14:paraId="0A0AD7F9" w14:textId="77777777" w:rsidR="00D46300" w:rsidRPr="00E34F28" w:rsidRDefault="00DA51A5" w:rsidP="00D46300">
      <w:pPr>
        <w:pStyle w:val="afffff5"/>
        <w:rPr>
          <w:rtl/>
        </w:rPr>
      </w:pPr>
      <w:bookmarkStart w:id="661" w:name="_Toc193635870"/>
      <w:bookmarkStart w:id="662" w:name="_Toc216184482"/>
      <w:r w:rsidRPr="00724E73">
        <w:rPr>
          <w:rStyle w:val="afffffd"/>
          <w:rtl/>
        </w:rPr>
        <w:t>צואה כחרס</w:t>
      </w:r>
      <w:bookmarkEnd w:id="661"/>
      <w:bookmarkEnd w:id="662"/>
      <w:r w:rsidRPr="00FE3D07">
        <w:rPr>
          <w:rtl/>
        </w:rPr>
        <w:t xml:space="preserve"> </w:t>
      </w:r>
      <w:r w:rsidRPr="00E34F28">
        <w:rPr>
          <w:rStyle w:val="afffff9"/>
          <w:rFonts w:hint="cs"/>
          <w:rtl/>
        </w:rPr>
        <w:t>מר</w:t>
      </w:r>
      <w:r w:rsidRPr="00E34F28">
        <w:rPr>
          <w:rStyle w:val="afffff9"/>
          <w:rtl/>
        </w:rPr>
        <w:t>י"ו</w:t>
      </w:r>
      <w:r w:rsidRPr="00FE3D07">
        <w:rPr>
          <w:rtl/>
        </w:rPr>
        <w:t xml:space="preserve">: כל זמן שזורקה </w:t>
      </w:r>
      <w:r w:rsidR="00D46300" w:rsidRPr="00F93971">
        <w:rPr>
          <w:rStyle w:val="affffff7"/>
          <w:rFonts w:hint="cs"/>
          <w:rtl/>
        </w:rPr>
        <w:t>[א''ד שגוללה]</w:t>
      </w:r>
      <w:r w:rsidR="00D46300">
        <w:rPr>
          <w:rFonts w:hint="cs"/>
          <w:rtl/>
        </w:rPr>
        <w:t xml:space="preserve"> </w:t>
      </w:r>
      <w:r w:rsidRPr="00FE3D07">
        <w:rPr>
          <w:rtl/>
        </w:rPr>
        <w:t>ואינה נפרכת.</w:t>
      </w:r>
    </w:p>
    <w:p w14:paraId="527F2FC9" w14:textId="7C226CBE" w:rsidR="00A24328" w:rsidRDefault="00DA51A5" w:rsidP="009A59D1">
      <w:pPr>
        <w:pStyle w:val="38"/>
        <w:framePr w:wrap="notBeside"/>
        <w:rPr>
          <w:rtl/>
        </w:rPr>
      </w:pPr>
      <w:r w:rsidRPr="00660D7A">
        <w:rPr>
          <w:rtl/>
        </w:rPr>
        <w:t>ר</w:t>
      </w:r>
      <w:r w:rsidR="00AA0706" w:rsidRPr="00660D7A">
        <w:rPr>
          <w:rFonts w:hint="cs"/>
          <w:rtl/>
        </w:rPr>
        <w:t>"ימ</w:t>
      </w:r>
      <w:r w:rsidR="00A24328">
        <w:rPr>
          <w:rFonts w:hint="cs"/>
          <w:rtl/>
        </w:rPr>
        <w:t>:</w:t>
      </w:r>
    </w:p>
    <w:p w14:paraId="49D94B78" w14:textId="20E02885" w:rsidR="00A66819" w:rsidRPr="00E34F28" w:rsidRDefault="00DA51A5" w:rsidP="00D46300">
      <w:pPr>
        <w:pStyle w:val="afffff5"/>
        <w:spacing w:before="0"/>
        <w:rPr>
          <w:rtl/>
        </w:rPr>
      </w:pPr>
      <w:r w:rsidRPr="00FE3D07">
        <w:rPr>
          <w:rFonts w:hint="cs"/>
          <w:rtl/>
        </w:rPr>
        <w:t>ראה</w:t>
      </w:r>
      <w:r w:rsidRPr="00FE3D07">
        <w:rPr>
          <w:rtl/>
        </w:rPr>
        <w:t xml:space="preserve"> צואה, </w:t>
      </w:r>
      <w:r w:rsidR="00B4685E" w:rsidRPr="00E34F28">
        <w:rPr>
          <w:rStyle w:val="afffff9"/>
          <w:rFonts w:hint="cs"/>
          <w:rtl/>
        </w:rPr>
        <w:t>א"ל</w:t>
      </w:r>
      <w:r w:rsidR="00AA0706" w:rsidRPr="00E34F28">
        <w:rPr>
          <w:rStyle w:val="afffff9"/>
          <w:rFonts w:hint="cs"/>
          <w:rtl/>
        </w:rPr>
        <w:t xml:space="preserve"> לרבינא:</w:t>
      </w:r>
      <w:r w:rsidR="00B4685E" w:rsidRPr="00E34F28">
        <w:rPr>
          <w:rStyle w:val="afffff9"/>
          <w:rtl/>
        </w:rPr>
        <w:t xml:space="preserve"> </w:t>
      </w:r>
      <w:r w:rsidR="00B4685E">
        <w:rPr>
          <w:rtl/>
        </w:rPr>
        <w:t>עיין אי קרמו פניה</w:t>
      </w:r>
      <w:r w:rsidR="00D46300">
        <w:rPr>
          <w:rFonts w:hint="cs"/>
          <w:rtl/>
        </w:rPr>
        <w:t xml:space="preserve"> </w:t>
      </w:r>
      <w:r w:rsidR="00D46300" w:rsidRPr="00F93971">
        <w:rPr>
          <w:rStyle w:val="affffff7"/>
          <w:rFonts w:hint="cs"/>
          <w:rtl/>
        </w:rPr>
        <w:t>[א''ד: אי מפלאי אפלויי]</w:t>
      </w:r>
    </w:p>
    <w:p w14:paraId="18FD5384" w14:textId="77777777" w:rsidR="00A24328" w:rsidRDefault="00EE12EF" w:rsidP="009A59D1">
      <w:pPr>
        <w:pStyle w:val="38"/>
        <w:framePr w:wrap="notBeside"/>
        <w:rPr>
          <w:rtl/>
        </w:rPr>
      </w:pPr>
      <w:r w:rsidRPr="00660D7A">
        <w:rPr>
          <w:rFonts w:hint="cs"/>
          <w:rtl/>
        </w:rPr>
        <w:t>למעשה</w:t>
      </w:r>
      <w:r w:rsidR="00A24328">
        <w:rPr>
          <w:rtl/>
        </w:rPr>
        <w:t>:</w:t>
      </w:r>
    </w:p>
    <w:p w14:paraId="65EF77BC" w14:textId="74591812" w:rsidR="006B575D" w:rsidRPr="000528DA" w:rsidRDefault="00EE12EF" w:rsidP="000528DA">
      <w:pPr>
        <w:rPr>
          <w:rtl/>
        </w:rPr>
      </w:pPr>
      <w:r w:rsidRPr="000528DA">
        <w:rPr>
          <w:rtl/>
        </w:rPr>
        <w:t xml:space="preserve">כחרס. </w:t>
      </w:r>
      <w:r w:rsidRPr="00E34F28">
        <w:rPr>
          <w:rStyle w:val="afffff9"/>
          <w:rFonts w:hint="cs"/>
          <w:rtl/>
        </w:rPr>
        <w:t>לא</w:t>
      </w:r>
      <w:r w:rsidR="00DA51A5" w:rsidRPr="00E34F28">
        <w:rPr>
          <w:rStyle w:val="afffff9"/>
          <w:rtl/>
        </w:rPr>
        <w:t>מימר</w:t>
      </w:r>
      <w:r w:rsidRPr="00E34F28">
        <w:rPr>
          <w:rStyle w:val="afffff9"/>
          <w:rFonts w:hint="cs"/>
          <w:rtl/>
        </w:rPr>
        <w:t>:</w:t>
      </w:r>
      <w:r w:rsidR="00DA51A5" w:rsidRPr="000528DA">
        <w:rPr>
          <w:rtl/>
        </w:rPr>
        <w:t xml:space="preserve"> אסורה. </w:t>
      </w:r>
      <w:r w:rsidRPr="00E34F28">
        <w:rPr>
          <w:rStyle w:val="afffff9"/>
          <w:rFonts w:hint="cs"/>
          <w:rtl/>
        </w:rPr>
        <w:t>למ"ז</w:t>
      </w:r>
      <w:r w:rsidR="00DA51A5" w:rsidRPr="00E34F28">
        <w:rPr>
          <w:rStyle w:val="afffff9"/>
          <w:rtl/>
        </w:rPr>
        <w:t>:</w:t>
      </w:r>
      <w:r w:rsidR="00DA51A5" w:rsidRPr="000528DA">
        <w:rPr>
          <w:rtl/>
        </w:rPr>
        <w:t xml:space="preserve"> מותרת.</w:t>
      </w:r>
      <w:r w:rsidRPr="000528DA">
        <w:rPr>
          <w:rFonts w:hint="cs"/>
          <w:rtl/>
        </w:rPr>
        <w:t xml:space="preserve"> </w:t>
      </w:r>
    </w:p>
    <w:p w14:paraId="5D1C47D1" w14:textId="137AFF71" w:rsidR="00A24328" w:rsidRDefault="00DA51A5" w:rsidP="009A59D1">
      <w:pPr>
        <w:pStyle w:val="38"/>
        <w:framePr w:wrap="notBeside"/>
        <w:rPr>
          <w:rtl/>
        </w:rPr>
      </w:pPr>
      <w:r w:rsidRPr="00660D7A">
        <w:rPr>
          <w:rtl/>
        </w:rPr>
        <w:t xml:space="preserve">רבא </w:t>
      </w:r>
      <w:r w:rsidR="00C545E6" w:rsidRPr="00660D7A">
        <w:rPr>
          <w:rtl/>
        </w:rPr>
        <w:t>הלכה</w:t>
      </w:r>
      <w:r w:rsidR="00A24328">
        <w:rPr>
          <w:rtl/>
        </w:rPr>
        <w:t>:</w:t>
      </w:r>
    </w:p>
    <w:p w14:paraId="2ED15ECF" w14:textId="4979B4DC" w:rsidR="00E40F87" w:rsidRPr="000528DA" w:rsidRDefault="00DA51A5" w:rsidP="000528DA">
      <w:pPr>
        <w:rPr>
          <w:rtl/>
        </w:rPr>
      </w:pPr>
      <w:r w:rsidRPr="000528DA">
        <w:rPr>
          <w:rFonts w:ascii="Fb Fontext" w:hAnsi="Fb Fontext"/>
          <w:sz w:val="14"/>
          <w:rtl/>
        </w:rPr>
        <w:t>צ</w:t>
      </w:r>
      <w:r w:rsidRPr="00A10336">
        <w:rPr>
          <w:rStyle w:val="30"/>
          <w:rtl/>
        </w:rPr>
        <w:t>ואה כחרס אסורה, ומי רגלים כל זמן שמטפיחין.</w:t>
      </w:r>
      <w:r w:rsidR="00E40F87" w:rsidRPr="000528DA">
        <w:rPr>
          <w:rFonts w:ascii="Fb Fontext" w:hAnsi="Fb Fontext" w:hint="cs"/>
          <w:sz w:val="14"/>
          <w:rtl/>
        </w:rPr>
        <w:t xml:space="preserve"> </w:t>
      </w:r>
      <w:r w:rsidR="00E40F87" w:rsidRPr="00A10336">
        <w:rPr>
          <w:rStyle w:val="30"/>
          <w:rFonts w:hint="cs"/>
          <w:rtl/>
        </w:rPr>
        <w:t>והך</w:t>
      </w:r>
      <w:r w:rsidR="00E40F87" w:rsidRPr="000528DA">
        <w:rPr>
          <w:rFonts w:hint="cs"/>
          <w:sz w:val="14"/>
          <w:rtl/>
        </w:rPr>
        <w:t xml:space="preserve"> ד</w:t>
      </w:r>
      <w:r w:rsidR="00E40F87" w:rsidRPr="000528DA">
        <w:rPr>
          <w:sz w:val="14"/>
          <w:rtl/>
        </w:rPr>
        <w:t>מי רגלים כל זמן שמטפיחין</w:t>
      </w:r>
      <w:r w:rsidRPr="000528DA">
        <w:rPr>
          <w:sz w:val="14"/>
          <w:rtl/>
        </w:rPr>
        <w:t xml:space="preserve"> אסורין, </w:t>
      </w:r>
      <w:r w:rsidRPr="00A10336">
        <w:rPr>
          <w:rStyle w:val="30"/>
          <w:rtl/>
        </w:rPr>
        <w:t>נבלעו או יבשו</w:t>
      </w:r>
      <w:r w:rsidRPr="000528DA">
        <w:rPr>
          <w:sz w:val="14"/>
          <w:rtl/>
        </w:rPr>
        <w:t xml:space="preserve"> מותרים.</w:t>
      </w:r>
      <w:r w:rsidR="00E40F87" w:rsidRPr="000528DA">
        <w:rPr>
          <w:rFonts w:hint="cs"/>
          <w:sz w:val="14"/>
          <w:rtl/>
        </w:rPr>
        <w:t xml:space="preserve"> </w:t>
      </w:r>
      <w:r w:rsidRPr="000528DA">
        <w:rPr>
          <w:rFonts w:hint="cs"/>
          <w:sz w:val="14"/>
          <w:rtl/>
        </w:rPr>
        <w:t>אין לדקדק ד</w:t>
      </w:r>
      <w:r w:rsidRPr="000528DA">
        <w:rPr>
          <w:sz w:val="14"/>
          <w:rtl/>
        </w:rPr>
        <w:t xml:space="preserve">נבלעו דומיא דיבשו, דאין רשומן ניכר, </w:t>
      </w:r>
      <w:r w:rsidRPr="000528DA">
        <w:rPr>
          <w:rFonts w:hint="cs"/>
          <w:sz w:val="14"/>
          <w:rtl/>
        </w:rPr>
        <w:t>ו</w:t>
      </w:r>
      <w:r w:rsidRPr="000528DA">
        <w:rPr>
          <w:sz w:val="14"/>
          <w:rtl/>
        </w:rPr>
        <w:t>הא רשומן ניכר אסור, א</w:t>
      </w:r>
      <w:r w:rsidR="00AA0706" w:rsidRPr="000528DA">
        <w:rPr>
          <w:rFonts w:hint="cs"/>
          <w:sz w:val="14"/>
          <w:rtl/>
        </w:rPr>
        <w:t>פי'</w:t>
      </w:r>
      <w:r w:rsidRPr="000528DA">
        <w:rPr>
          <w:sz w:val="14"/>
          <w:rtl/>
        </w:rPr>
        <w:t xml:space="preserve"> דאין מטפיחין!</w:t>
      </w:r>
      <w:r w:rsidR="00E40F87" w:rsidRPr="000528DA">
        <w:rPr>
          <w:rFonts w:hint="cs"/>
          <w:sz w:val="14"/>
          <w:rtl/>
        </w:rPr>
        <w:t xml:space="preserve"> </w:t>
      </w:r>
      <w:r w:rsidRPr="000528DA">
        <w:rPr>
          <w:rFonts w:hint="cs"/>
          <w:sz w:val="14"/>
          <w:rtl/>
        </w:rPr>
        <w:t>דא</w:t>
      </w:r>
      <w:r w:rsidRPr="000528DA">
        <w:rPr>
          <w:sz w:val="14"/>
          <w:rtl/>
        </w:rPr>
        <w:t>"</w:t>
      </w:r>
      <w:r w:rsidRPr="000528DA">
        <w:rPr>
          <w:rFonts w:hint="cs"/>
          <w:sz w:val="14"/>
          <w:rtl/>
        </w:rPr>
        <w:t>ה נדקדק מרישא ד</w:t>
      </w:r>
      <w:r w:rsidRPr="000528DA">
        <w:rPr>
          <w:sz w:val="14"/>
          <w:rtl/>
        </w:rPr>
        <w:t>כל זמן שמטפיחין הוא דאסור, הא רשומן ניכר שרי</w:t>
      </w:r>
      <w:r w:rsidR="00E40F87" w:rsidRPr="000528DA">
        <w:rPr>
          <w:rFonts w:hint="cs"/>
          <w:sz w:val="14"/>
          <w:rtl/>
        </w:rPr>
        <w:t xml:space="preserve">. </w:t>
      </w:r>
    </w:p>
    <w:p w14:paraId="007269A2" w14:textId="371C2E53" w:rsidR="00A24328" w:rsidRDefault="00D46300" w:rsidP="009A59D1">
      <w:pPr>
        <w:pStyle w:val="38"/>
        <w:framePr w:wrap="notBeside"/>
        <w:rPr>
          <w:rtl/>
        </w:rPr>
      </w:pPr>
      <w:r w:rsidRPr="00660D7A">
        <w:rPr>
          <w:rFonts w:hint="cs"/>
          <w:rtl/>
        </w:rPr>
        <w:t xml:space="preserve">לימא </w:t>
      </w:r>
      <w:r w:rsidR="00DA51A5" w:rsidRPr="00660D7A">
        <w:rPr>
          <w:rtl/>
        </w:rPr>
        <w:t>כתנאי</w:t>
      </w:r>
      <w:r w:rsidR="00A24328">
        <w:rPr>
          <w:rtl/>
        </w:rPr>
        <w:t>:</w:t>
      </w:r>
    </w:p>
    <w:p w14:paraId="312EFA2D" w14:textId="20FC0C59" w:rsidR="00AA0706" w:rsidRPr="00E34F28" w:rsidRDefault="00E40F87" w:rsidP="00D46300">
      <w:pPr>
        <w:pStyle w:val="afffff5"/>
        <w:spacing w:before="0"/>
        <w:rPr>
          <w:rtl/>
        </w:rPr>
      </w:pPr>
      <w:bookmarkStart w:id="663" w:name="_Toc193635871"/>
      <w:bookmarkStart w:id="664" w:name="_Toc216184483"/>
      <w:r w:rsidRPr="00A10336">
        <w:rPr>
          <w:rStyle w:val="30"/>
          <w:rFonts w:hint="cs"/>
          <w:rtl/>
        </w:rPr>
        <w:t>ד</w:t>
      </w:r>
      <w:r w:rsidR="00DA51A5" w:rsidRPr="00A10336">
        <w:rPr>
          <w:rStyle w:val="30"/>
          <w:rtl/>
        </w:rPr>
        <w:t>כלי שנשפכו ממנו מי רגלים</w:t>
      </w:r>
      <w:bookmarkEnd w:id="663"/>
      <w:bookmarkEnd w:id="664"/>
      <w:r w:rsidR="00DA51A5" w:rsidRPr="00FE3D07">
        <w:rPr>
          <w:rtl/>
        </w:rPr>
        <w:t xml:space="preserve"> </w:t>
      </w:r>
      <w:r w:rsidRPr="00FE3D07">
        <w:rPr>
          <w:rFonts w:hint="cs"/>
          <w:rtl/>
        </w:rPr>
        <w:t>א</w:t>
      </w:r>
      <w:r>
        <w:rPr>
          <w:rtl/>
        </w:rPr>
        <w:t xml:space="preserve">סור לקרות </w:t>
      </w:r>
      <w:r>
        <w:rPr>
          <w:rStyle w:val="afffff9"/>
          <w:rtl/>
          <w:rPrChange w:id="9157" w:author="מנוע אמוראים" w:date="2026-10-05T16:40:51Z">
            <w:rPr>
              <w:rtl/>
            </w:rPr>
          </w:rPrChange>
        </w:rPr>
        <w:t xml:space="preserve">קר"ש</w:t>
      </w:r>
      <w:r>
        <w:rPr>
          <w:rtl/>
        </w:rPr>
        <w:t xml:space="preserve"> כנגדו, </w:t>
      </w:r>
    </w:p>
    <w:p w14:paraId="7240550E" w14:textId="77777777" w:rsidR="00CB037B" w:rsidRPr="000528DA" w:rsidRDefault="00DA51A5" w:rsidP="000528DA">
      <w:pPr>
        <w:rPr>
          <w:rtl/>
        </w:rPr>
      </w:pPr>
      <w:bookmarkStart w:id="665" w:name="_Toc193635872"/>
      <w:bookmarkStart w:id="666" w:name="_Toc216184484"/>
      <w:r w:rsidRPr="00A10336">
        <w:rPr>
          <w:rStyle w:val="30"/>
          <w:rtl/>
        </w:rPr>
        <w:t>ומי רגלים עצמן</w:t>
      </w:r>
      <w:bookmarkEnd w:id="665"/>
      <w:bookmarkEnd w:id="666"/>
      <w:r w:rsidRPr="000528DA">
        <w:rPr>
          <w:rtl/>
        </w:rPr>
        <w:t xml:space="preserve"> שנשפכו</w:t>
      </w:r>
      <w:r w:rsidR="00E40F87" w:rsidRPr="000528DA">
        <w:rPr>
          <w:rFonts w:hint="cs"/>
          <w:rtl/>
        </w:rPr>
        <w:t xml:space="preserve"> נ</w:t>
      </w:r>
      <w:r w:rsidR="00E40F87" w:rsidRPr="000528DA">
        <w:rPr>
          <w:rtl/>
        </w:rPr>
        <w:t>בלעו מותר, לא נבלעו</w:t>
      </w:r>
      <w:r w:rsidRPr="000528DA">
        <w:rPr>
          <w:rtl/>
        </w:rPr>
        <w:t xml:space="preserve"> אסור. </w:t>
      </w:r>
    </w:p>
    <w:p w14:paraId="54C68830" w14:textId="1A7F373D" w:rsidR="00A24328" w:rsidRDefault="00DA51A5" w:rsidP="009A59D1">
      <w:pPr>
        <w:pStyle w:val="38"/>
        <w:framePr w:wrap="notBeside"/>
        <w:rPr>
          <w:rtl/>
        </w:rPr>
      </w:pPr>
      <w:r w:rsidRPr="00660D7A">
        <w:rPr>
          <w:rtl/>
        </w:rPr>
        <w:t>רבי יוסי</w:t>
      </w:r>
      <w:r w:rsidR="00A24328">
        <w:rPr>
          <w:rtl/>
        </w:rPr>
        <w:t>:</w:t>
      </w:r>
    </w:p>
    <w:p w14:paraId="290BE995" w14:textId="17C3FCD0" w:rsidR="00DA51A5" w:rsidRPr="000528DA" w:rsidRDefault="00DA51A5" w:rsidP="000528DA">
      <w:pPr>
        <w:rPr>
          <w:rtl/>
        </w:rPr>
      </w:pPr>
      <w:r w:rsidRPr="000528DA">
        <w:rPr>
          <w:rtl/>
        </w:rPr>
        <w:t>כל זמן שמטפיחין.</w:t>
      </w:r>
      <w:r w:rsidR="00E40F87" w:rsidRPr="00A10336">
        <w:rPr>
          <w:rStyle w:val="30"/>
          <w:rFonts w:hint="cs"/>
          <w:rtl/>
        </w:rPr>
        <w:t xml:space="preserve"> </w:t>
      </w:r>
      <w:r w:rsidRPr="00A10336">
        <w:rPr>
          <w:rStyle w:val="30"/>
          <w:rtl/>
        </w:rPr>
        <w:t>נבלעו</w:t>
      </w:r>
      <w:r w:rsidRPr="000528DA">
        <w:rPr>
          <w:rtl/>
        </w:rPr>
        <w:t xml:space="preserve"> דאין מטפיחין, לא נבלעו דמטפיחין,</w:t>
      </w:r>
    </w:p>
    <w:p w14:paraId="042C394D" w14:textId="77777777" w:rsidR="00A24328" w:rsidRDefault="00DA51A5" w:rsidP="009A59D1">
      <w:pPr>
        <w:pStyle w:val="38"/>
        <w:framePr w:wrap="notBeside"/>
        <w:rPr>
          <w:rtl/>
        </w:rPr>
      </w:pPr>
      <w:r w:rsidRPr="00660D7A">
        <w:rPr>
          <w:rFonts w:hint="cs"/>
          <w:rtl/>
        </w:rPr>
        <w:t xml:space="preserve">ודחי' </w:t>
      </w:r>
      <w:r w:rsidRPr="00660D7A">
        <w:rPr>
          <w:rtl/>
        </w:rPr>
        <w:t>דכו</w:t>
      </w:r>
      <w:r w:rsidRPr="00660D7A">
        <w:rPr>
          <w:rFonts w:hint="cs"/>
          <w:rtl/>
        </w:rPr>
        <w:t>"ע</w:t>
      </w:r>
      <w:r w:rsidR="00A24328">
        <w:rPr>
          <w:rtl/>
        </w:rPr>
        <w:t>:</w:t>
      </w:r>
    </w:p>
    <w:p w14:paraId="07E4755C" w14:textId="7AD956A6" w:rsidR="00670058" w:rsidRPr="0053759F" w:rsidRDefault="00CB037B" w:rsidP="0053759F">
      <w:pPr>
        <w:rPr>
          <w:spacing w:val="-4"/>
          <w:rtl/>
        </w:rPr>
      </w:pPr>
      <w:r w:rsidRPr="0053759F">
        <w:rPr>
          <w:rFonts w:hint="cs"/>
          <w:spacing w:val="-4"/>
          <w:rtl/>
        </w:rPr>
        <w:t>ב</w:t>
      </w:r>
      <w:r w:rsidR="00DA51A5" w:rsidRPr="0053759F">
        <w:rPr>
          <w:spacing w:val="-4"/>
          <w:rtl/>
        </w:rPr>
        <w:t>זמן שמט</w:t>
      </w:r>
      <w:r w:rsidR="00AB6468" w:rsidRPr="0053759F">
        <w:rPr>
          <w:spacing w:val="-4"/>
          <w:rtl/>
        </w:rPr>
        <w:t>פיחין אסור הא רשומן ניכר</w:t>
      </w:r>
      <w:r w:rsidR="00DA51A5" w:rsidRPr="0053759F">
        <w:rPr>
          <w:spacing w:val="-4"/>
          <w:rtl/>
        </w:rPr>
        <w:t xml:space="preserve"> שרי</w:t>
      </w:r>
      <w:r w:rsidRPr="0053759F">
        <w:rPr>
          <w:rFonts w:hint="cs"/>
          <w:spacing w:val="-4"/>
          <w:rtl/>
        </w:rPr>
        <w:t>,</w:t>
      </w:r>
      <w:r w:rsidR="00DA51A5" w:rsidRPr="0053759F">
        <w:rPr>
          <w:spacing w:val="-4"/>
          <w:rtl/>
        </w:rPr>
        <w:t xml:space="preserve"> </w:t>
      </w:r>
      <w:r w:rsidR="00DA51A5" w:rsidRPr="0053759F">
        <w:rPr>
          <w:rStyle w:val="30"/>
          <w:spacing w:val="-4"/>
          <w:rtl/>
        </w:rPr>
        <w:t>ו</w:t>
      </w:r>
      <w:r w:rsidR="00A72708" w:rsidRPr="0053759F">
        <w:rPr>
          <w:rStyle w:val="30"/>
          <w:rFonts w:hint="cs"/>
          <w:spacing w:val="-4"/>
          <w:rtl/>
        </w:rPr>
        <w:t>חלקו</w:t>
      </w:r>
      <w:r w:rsidRPr="0053759F">
        <w:rPr>
          <w:rFonts w:hint="cs"/>
          <w:spacing w:val="-4"/>
          <w:rtl/>
        </w:rPr>
        <w:t xml:space="preserve"> </w:t>
      </w:r>
      <w:r w:rsidR="00DA51A5" w:rsidRPr="0053759F">
        <w:rPr>
          <w:spacing w:val="-4"/>
          <w:rtl/>
        </w:rPr>
        <w:t>בטופח ע</w:t>
      </w:r>
      <w:r w:rsidR="00DA51A5" w:rsidRPr="0053759F">
        <w:rPr>
          <w:rFonts w:hint="cs"/>
          <w:spacing w:val="-4"/>
          <w:rtl/>
        </w:rPr>
        <w:t>"מ</w:t>
      </w:r>
      <w:r w:rsidR="00DA51A5" w:rsidRPr="0053759F">
        <w:rPr>
          <w:spacing w:val="-4"/>
          <w:rtl/>
        </w:rPr>
        <w:t xml:space="preserve"> להטפיח</w:t>
      </w:r>
    </w:p>
    <w:p w14:paraId="627711D4" w14:textId="77777777" w:rsidR="00DA51A5" w:rsidRPr="00E34F28" w:rsidRDefault="00DA51A5" w:rsidP="00EC0DC4">
      <w:pPr>
        <w:pStyle w:val="af2"/>
        <w:framePr w:wrap="around"/>
        <w:rPr>
          <w:rtl/>
        </w:rPr>
      </w:pPr>
      <w:r w:rsidRPr="00A4639B">
        <w:rPr>
          <w:rtl/>
        </w:rPr>
        <w:t>כה:</w:t>
      </w:r>
    </w:p>
    <w:p w14:paraId="2D1CE85B" w14:textId="77777777" w:rsidR="00D46300" w:rsidRPr="000528DA" w:rsidRDefault="00DA51A5" w:rsidP="000528DA">
      <w:pPr>
        <w:rPr>
          <w:rtl/>
        </w:rPr>
      </w:pPr>
      <w:r w:rsidRPr="00E40F87">
        <w:rPr>
          <w:rStyle w:val="a7"/>
          <w:rtl/>
        </w:rPr>
        <w:t>ירד לטבול, אם יכול לעלות כו'</w:t>
      </w:r>
      <w:r w:rsidR="00291D7F" w:rsidRPr="00A10336">
        <w:rPr>
          <w:rStyle w:val="30"/>
          <w:rFonts w:hint="cs"/>
          <w:rtl/>
        </w:rPr>
        <w:t xml:space="preserve"> </w:t>
      </w:r>
      <w:r>
        <w:rPr>
          <w:rStyle w:val="30"/>
          <w:rFonts w:hint="cs"/>
          <w:rtl/>
        </w:rPr>
        <w:t xml:space="preserve">סתמא </w:t>
      </w:r>
      <w:r>
        <w:rPr>
          <w:rStyle w:val="afffff9"/>
          <w:rFonts w:hint="cs"/>
          <w:rtl/>
          <w:rPrChange w:id="9158" w:author="מנוע אמוראים" w:date="2026-10-05T16:40:51Z">
            <w:rPr>
              <w:rStyle w:val="30"/>
              <w:rFonts w:hint="cs"/>
              <w:rtl/>
            </w:rPr>
          </w:rPrChange>
        </w:rPr>
        <w:t xml:space="preserve">כר</w:t>
      </w:r>
      <w:r>
        <w:rPr>
          <w:rStyle w:val="afffff9"/>
          <w:rtl/>
          <w:rPrChange w:id="9159" w:author="מנוע אמוראים" w:date="2026-10-05T16:40:51Z">
            <w:rPr>
              <w:rStyle w:val="30"/>
              <w:rtl/>
            </w:rPr>
          </w:rPrChange>
        </w:rPr>
        <w:t xml:space="preserve">"</w:t>
      </w:r>
      <w:r>
        <w:rPr>
          <w:rStyle w:val="afffff9"/>
          <w:rFonts w:hint="cs"/>
          <w:rtl/>
          <w:rPrChange w:id="9160" w:author="מנוע אמוראים" w:date="2026-10-05T16:40:51Z">
            <w:rPr>
              <w:rStyle w:val="30"/>
              <w:rFonts w:hint="cs"/>
              <w:rtl/>
            </w:rPr>
          </w:rPrChange>
        </w:rPr>
        <w:t xml:space="preserve">א</w:t>
      </w:r>
      <w:r>
        <w:rPr>
          <w:rStyle w:val="30"/>
          <w:rFonts w:hint="cs"/>
          <w:rtl/>
        </w:rPr>
        <w:t xml:space="preserve"> דעד הנץ החמה</w:t>
      </w:r>
      <w:r w:rsidRPr="00A10336">
        <w:rPr>
          <w:rStyle w:val="30"/>
          <w:rtl/>
        </w:rPr>
        <w:t>.</w:t>
      </w:r>
      <w:r w:rsidR="00E40F87" w:rsidRPr="00A10336">
        <w:rPr>
          <w:rStyle w:val="30"/>
          <w:rFonts w:hint="cs"/>
          <w:rtl/>
        </w:rPr>
        <w:t xml:space="preserve"> </w:t>
      </w:r>
    </w:p>
    <w:p w14:paraId="7D6692DD" w14:textId="77777777" w:rsidR="00A24328" w:rsidRDefault="00DA51A5" w:rsidP="009A59D1">
      <w:pPr>
        <w:pStyle w:val="38"/>
        <w:framePr w:wrap="notBeside"/>
        <w:rPr>
          <w:rtl/>
        </w:rPr>
      </w:pPr>
      <w:r w:rsidRPr="00660D7A">
        <w:rPr>
          <w:rFonts w:hint="cs"/>
          <w:rtl/>
        </w:rPr>
        <w:lastRenderedPageBreak/>
        <w:t>אפי' כרבי יהושע</w:t>
      </w:r>
      <w:r w:rsidR="00A24328">
        <w:rPr>
          <w:rtl/>
        </w:rPr>
        <w:t>:</w:t>
      </w:r>
    </w:p>
    <w:p w14:paraId="0CF3CFD4" w14:textId="2F9EE291" w:rsidR="00DA51A5" w:rsidRPr="000528DA" w:rsidRDefault="00DA51A5" w:rsidP="000528DA">
      <w:pPr>
        <w:rPr>
          <w:rtl/>
        </w:rPr>
      </w:pPr>
      <w:r w:rsidRPr="000528DA">
        <w:rPr>
          <w:rFonts w:hint="cs"/>
          <w:sz w:val="14"/>
          <w:rtl/>
        </w:rPr>
        <w:t>ו</w:t>
      </w:r>
      <w:r w:rsidRPr="000528DA">
        <w:rPr>
          <w:sz w:val="14"/>
          <w:rtl/>
        </w:rPr>
        <w:t>כותיקין.</w:t>
      </w:r>
      <w:r w:rsidR="005F730F" w:rsidRPr="000528DA">
        <w:rPr>
          <w:rFonts w:hint="cs"/>
          <w:sz w:val="14"/>
          <w:rtl/>
        </w:rPr>
        <w:t xml:space="preserve"> </w:t>
      </w:r>
      <w:r w:rsidRPr="000528DA">
        <w:rPr>
          <w:rFonts w:hint="cs"/>
          <w:sz w:val="14"/>
          <w:rtl/>
        </w:rPr>
        <w:t>ש</w:t>
      </w:r>
      <w:r w:rsidRPr="000528DA">
        <w:rPr>
          <w:sz w:val="14"/>
          <w:rtl/>
        </w:rPr>
        <w:t>היו גומרין אותה עם הנ</w:t>
      </w:r>
      <w:r w:rsidRPr="000528DA">
        <w:rPr>
          <w:rFonts w:hint="cs"/>
          <w:sz w:val="14"/>
          <w:rtl/>
        </w:rPr>
        <w:t>ה</w:t>
      </w:r>
      <w:r w:rsidRPr="000528DA">
        <w:rPr>
          <w:sz w:val="14"/>
          <w:rtl/>
        </w:rPr>
        <w:t>"</w:t>
      </w:r>
      <w:r w:rsidRPr="000528DA">
        <w:rPr>
          <w:rFonts w:hint="cs"/>
          <w:sz w:val="14"/>
          <w:rtl/>
        </w:rPr>
        <w:t>ח,</w:t>
      </w:r>
    </w:p>
    <w:p w14:paraId="0078BB61" w14:textId="2A230061" w:rsidR="006B575D" w:rsidRPr="00E34F28" w:rsidRDefault="00683C59" w:rsidP="00F50A20">
      <w:pPr>
        <w:pStyle w:val="afffa"/>
        <w:rPr>
          <w:del w:id="90016" w:author="מנוע עיצוב" w:date="2026-10-08T11:01:28Z"/>
          <w:rtl/>
        </w:rPr>
      </w:pPr>
      <w:del w:id="90015" w:author="מנוע עיצוב" w:date="2026-10-08T11:01:28Z">
        <w:r>
          <w:rPr>
            <w:rFonts w:hint="cs"/>
            <w:rtl/>
          </w:rPr>
          <w:delText xml:space="preserve">***</w:delText>
        </w:r>
      </w:del>
    </w:p>
    <w:p w14:paraId="32B93708" w14:textId="77777777" w:rsidR="006B575D" w:rsidRPr="00747BF5" w:rsidRDefault="00DA51A5" w:rsidP="00470C2A">
      <w:pPr>
        <w:pStyle w:val="afffffe"/>
        <w:rPr>
          <w:rtl/>
        </w:rPr>
      </w:pPr>
      <w:ins w:id="9821" w:author="מספור קטעי משנה" w:date="2026-10-06T06:45:16Z">
        <w:r>
          <w:rPr>
            <w:rStyle w:val="MisparKeta"/>
          </w:rPr>
          <w:t xml:space="preserve">ב. </w:t>
        </w:r>
      </w:ins>
      <w:bookmarkStart w:id="667" w:name="_Toc193635873"/>
      <w:bookmarkStart w:id="668" w:name="_Toc216184485"/>
      <w:r w:rsidRPr="00747BF5">
        <w:rPr>
          <w:rtl/>
        </w:rPr>
        <w:t>ואם לאו יתכסה במים ויקרא.</w:t>
      </w:r>
      <w:bookmarkEnd w:id="667"/>
      <w:bookmarkEnd w:id="668"/>
    </w:p>
    <w:p w14:paraId="0680E9A1" w14:textId="77777777" w:rsidR="00DA51A5" w:rsidRPr="000528DA" w:rsidRDefault="00DA51A5" w:rsidP="000528DA">
      <w:pPr>
        <w:rPr>
          <w:rtl/>
        </w:rPr>
      </w:pPr>
      <w:bookmarkStart w:id="669" w:name="_Toc193635874"/>
      <w:bookmarkStart w:id="670" w:name="_Toc216184486"/>
      <w:r w:rsidRPr="00A10336">
        <w:rPr>
          <w:rStyle w:val="30"/>
          <w:rFonts w:hint="cs"/>
          <w:rtl/>
        </w:rPr>
        <w:t>במים עכורין</w:t>
      </w:r>
      <w:bookmarkEnd w:id="669"/>
      <w:bookmarkEnd w:id="670"/>
      <w:r w:rsidRPr="000528DA">
        <w:rPr>
          <w:rFonts w:ascii="Fb Fontext" w:hAnsi="Fb Fontext" w:hint="cs"/>
          <w:sz w:val="14"/>
          <w:rtl/>
        </w:rPr>
        <w:t xml:space="preserve"> כ</w:t>
      </w:r>
      <w:r w:rsidRPr="000528DA">
        <w:rPr>
          <w:sz w:val="14"/>
          <w:rtl/>
        </w:rPr>
        <w:t>ארעא סמיכתא, שלא יראה לבו ערותו.</w:t>
      </w:r>
    </w:p>
    <w:p w14:paraId="1A8F7B8D" w14:textId="77777777" w:rsidR="00AA0706" w:rsidRPr="00E34F28" w:rsidRDefault="00DA51A5" w:rsidP="00682BF2">
      <w:pPr>
        <w:pStyle w:val="afffff5"/>
        <w:rPr>
          <w:rtl/>
        </w:rPr>
      </w:pPr>
      <w:bookmarkStart w:id="671" w:name="_Toc193635875"/>
      <w:bookmarkStart w:id="672" w:name="_Toc216184487"/>
      <w:r w:rsidRPr="00A10336">
        <w:rPr>
          <w:rStyle w:val="30"/>
          <w:rtl/>
        </w:rPr>
        <w:t>מים צלולין</w:t>
      </w:r>
      <w:bookmarkEnd w:id="671"/>
      <w:bookmarkEnd w:id="672"/>
      <w:r w:rsidRPr="00FE3D07">
        <w:rPr>
          <w:rtl/>
        </w:rPr>
        <w:t xml:space="preserve"> ישב בהן עד צוארו וקורא</w:t>
      </w:r>
      <w:r w:rsidRPr="00FE3D07">
        <w:rPr>
          <w:rFonts w:hint="cs"/>
          <w:rtl/>
        </w:rPr>
        <w:t xml:space="preserve"> </w:t>
      </w:r>
    </w:p>
    <w:p w14:paraId="6F4864EF" w14:textId="77777777" w:rsidR="00A24328" w:rsidRDefault="00DA51A5" w:rsidP="009A59D1">
      <w:pPr>
        <w:pStyle w:val="38"/>
        <w:framePr w:wrap="notBeside"/>
        <w:rPr>
          <w:rtl/>
        </w:rPr>
      </w:pPr>
      <w:r w:rsidRPr="00660D7A">
        <w:rPr>
          <w:rFonts w:hint="cs"/>
          <w:rtl/>
        </w:rPr>
        <w:t>דס</w:t>
      </w:r>
      <w:r w:rsidRPr="00660D7A">
        <w:rPr>
          <w:rtl/>
        </w:rPr>
        <w:t>"</w:t>
      </w:r>
      <w:r w:rsidRPr="00660D7A">
        <w:rPr>
          <w:rFonts w:hint="cs"/>
          <w:rtl/>
        </w:rPr>
        <w:t>ל לת</w:t>
      </w:r>
      <w:r w:rsidRPr="00660D7A">
        <w:rPr>
          <w:rtl/>
        </w:rPr>
        <w:t>"</w:t>
      </w:r>
      <w:r w:rsidRPr="00660D7A">
        <w:rPr>
          <w:rFonts w:hint="cs"/>
          <w:rtl/>
        </w:rPr>
        <w:t>ק</w:t>
      </w:r>
      <w:r w:rsidR="00A24328">
        <w:rPr>
          <w:rtl/>
        </w:rPr>
        <w:t>:</w:t>
      </w:r>
    </w:p>
    <w:p w14:paraId="0D8398F2" w14:textId="631D1F58" w:rsidR="00A66819" w:rsidRPr="000528DA" w:rsidRDefault="00DA51A5" w:rsidP="000528DA">
      <w:pPr>
        <w:rPr>
          <w:rtl/>
        </w:rPr>
      </w:pPr>
      <w:r w:rsidRPr="000528DA">
        <w:rPr>
          <w:rFonts w:hint="cs"/>
          <w:sz w:val="14"/>
          <w:rtl/>
        </w:rPr>
        <w:t>אפי</w:t>
      </w:r>
      <w:r w:rsidRPr="000528DA">
        <w:rPr>
          <w:sz w:val="14"/>
          <w:rtl/>
        </w:rPr>
        <w:t>'</w:t>
      </w:r>
      <w:r w:rsidR="00AA0706" w:rsidRPr="000528DA">
        <w:rPr>
          <w:rFonts w:hint="cs"/>
          <w:sz w:val="14"/>
          <w:rtl/>
        </w:rPr>
        <w:t xml:space="preserve"> רואה לבו הערווה מותר</w:t>
      </w:r>
      <w:r w:rsidRPr="000528DA">
        <w:rPr>
          <w:sz w:val="14"/>
          <w:rtl/>
        </w:rPr>
        <w:t>.</w:t>
      </w:r>
      <w:r w:rsidR="00E40F87" w:rsidRPr="000528DA">
        <w:rPr>
          <w:rFonts w:hint="cs"/>
          <w:rtl/>
        </w:rPr>
        <w:t xml:space="preserve"> </w:t>
      </w:r>
    </w:p>
    <w:p w14:paraId="244FDF32" w14:textId="75F0E10D" w:rsidR="00A24328" w:rsidRDefault="00DA51A5" w:rsidP="009A59D1">
      <w:pPr>
        <w:pStyle w:val="38"/>
        <w:framePr w:wrap="notBeside"/>
        <w:rPr>
          <w:rtl/>
        </w:rPr>
      </w:pPr>
      <w:r w:rsidRPr="00660D7A">
        <w:rPr>
          <w:rtl/>
        </w:rPr>
        <w:t>וי"</w:t>
      </w:r>
      <w:r w:rsidRPr="00660D7A">
        <w:rPr>
          <w:rFonts w:hint="cs"/>
          <w:rtl/>
        </w:rPr>
        <w:t>א</w:t>
      </w:r>
      <w:r w:rsidR="00A24328">
        <w:rPr>
          <w:rtl/>
        </w:rPr>
        <w:t>:</w:t>
      </w:r>
    </w:p>
    <w:p w14:paraId="0C8F270A" w14:textId="4755093A" w:rsidR="00DA51A5" w:rsidRPr="000528DA" w:rsidRDefault="00DA51A5" w:rsidP="000528DA">
      <w:pPr>
        <w:rPr>
          <w:rtl/>
        </w:rPr>
      </w:pPr>
      <w:r w:rsidRPr="000528DA">
        <w:rPr>
          <w:rtl/>
        </w:rPr>
        <w:t xml:space="preserve">עוכרן ברגלו, </w:t>
      </w:r>
      <w:r w:rsidRPr="000528DA">
        <w:rPr>
          <w:rFonts w:hint="cs"/>
          <w:rtl/>
        </w:rPr>
        <w:t>ד</w:t>
      </w:r>
      <w:r w:rsidRPr="000528DA">
        <w:rPr>
          <w:rtl/>
        </w:rPr>
        <w:t>עקבו רואה א</w:t>
      </w:r>
      <w:r w:rsidR="00E40F87" w:rsidRPr="000528DA">
        <w:rPr>
          <w:rtl/>
        </w:rPr>
        <w:t>ת הערוה</w:t>
      </w:r>
      <w:r w:rsidRPr="000528DA">
        <w:rPr>
          <w:rtl/>
        </w:rPr>
        <w:t xml:space="preserve"> מותר.</w:t>
      </w:r>
      <w:r w:rsidRPr="000528DA">
        <w:rPr>
          <w:rFonts w:hint="cs"/>
          <w:rtl/>
        </w:rPr>
        <w:t xml:space="preserve"> וכן אתמר.</w:t>
      </w:r>
    </w:p>
    <w:p w14:paraId="6AD95F6B" w14:textId="77777777" w:rsidR="00670058" w:rsidRPr="00E34F28" w:rsidRDefault="00DA51A5" w:rsidP="00AA0706">
      <w:pPr>
        <w:pStyle w:val="afffff5"/>
        <w:rPr>
          <w:rtl/>
        </w:rPr>
      </w:pPr>
      <w:bookmarkStart w:id="673" w:name="_Toc193635876"/>
      <w:bookmarkStart w:id="674" w:name="_Toc216184488"/>
      <w:r w:rsidRPr="00A10336">
        <w:rPr>
          <w:rStyle w:val="30"/>
          <w:rtl/>
        </w:rPr>
        <w:t>נוגע</w:t>
      </w:r>
      <w:bookmarkEnd w:id="673"/>
      <w:bookmarkEnd w:id="674"/>
      <w:r w:rsidR="00291D7F">
        <w:rPr>
          <w:rFonts w:hint="cs"/>
          <w:rtl/>
        </w:rPr>
        <w:t xml:space="preserve"> </w:t>
      </w:r>
      <w:r w:rsidR="00AA0706" w:rsidRPr="00E34F28">
        <w:rPr>
          <w:rStyle w:val="afffff9"/>
          <w:rFonts w:hint="cs"/>
          <w:rtl/>
        </w:rPr>
        <w:t xml:space="preserve">  </w:t>
      </w:r>
      <w:r w:rsidRPr="00E34F28">
        <w:rPr>
          <w:rStyle w:val="afffff9"/>
          <w:rFonts w:hint="cs"/>
          <w:rtl/>
        </w:rPr>
        <w:t>ל</w:t>
      </w:r>
      <w:r w:rsidRPr="00E34F28">
        <w:rPr>
          <w:rStyle w:val="afffff9"/>
          <w:rtl/>
        </w:rPr>
        <w:t>אביי</w:t>
      </w:r>
      <w:r w:rsidRPr="00FE3D07">
        <w:rPr>
          <w:rtl/>
        </w:rPr>
        <w:t xml:space="preserve">: אסור, </w:t>
      </w:r>
      <w:r w:rsidRPr="00E34F28">
        <w:rPr>
          <w:rStyle w:val="afffff9"/>
          <w:rtl/>
        </w:rPr>
        <w:t>ו</w:t>
      </w:r>
      <w:r w:rsidRPr="00E34F28">
        <w:rPr>
          <w:rStyle w:val="afffff9"/>
          <w:rFonts w:hint="cs"/>
          <w:rtl/>
        </w:rPr>
        <w:t>ל</w:t>
      </w:r>
      <w:r w:rsidRPr="00E34F28">
        <w:rPr>
          <w:rStyle w:val="afffff9"/>
          <w:rtl/>
        </w:rPr>
        <w:t>רבא:</w:t>
      </w:r>
      <w:r w:rsidRPr="00FE3D07">
        <w:rPr>
          <w:rtl/>
        </w:rPr>
        <w:t xml:space="preserve"> מותר.</w:t>
      </w:r>
      <w:r w:rsidR="00AA0706">
        <w:rPr>
          <w:rFonts w:hint="cs"/>
          <w:rtl/>
        </w:rPr>
        <w:t xml:space="preserve"> </w:t>
      </w:r>
      <w:r w:rsidRPr="00E34F28">
        <w:rPr>
          <w:rStyle w:val="afffff9"/>
          <w:rtl/>
        </w:rPr>
        <w:t>ר</w:t>
      </w:r>
      <w:r w:rsidRPr="00E34F28">
        <w:rPr>
          <w:rStyle w:val="afffff9"/>
          <w:rFonts w:hint="cs"/>
          <w:rtl/>
        </w:rPr>
        <w:t>"ז</w:t>
      </w:r>
      <w:r w:rsidRPr="00E34F28">
        <w:rPr>
          <w:rStyle w:val="afffff9"/>
          <w:rtl/>
        </w:rPr>
        <w:t>:</w:t>
      </w:r>
      <w:r w:rsidRPr="00FE3D07">
        <w:rPr>
          <w:sz w:val="14"/>
          <w:rtl/>
        </w:rPr>
        <w:t xml:space="preserve"> </w:t>
      </w:r>
      <w:r w:rsidR="00E40F87" w:rsidRPr="00E34F28">
        <w:rPr>
          <w:rStyle w:val="afffff9"/>
          <w:rFonts w:hint="cs"/>
          <w:rtl/>
        </w:rPr>
        <w:t>לכו</w:t>
      </w:r>
      <w:r w:rsidR="00AE16FF" w:rsidRPr="00E34F28">
        <w:rPr>
          <w:rStyle w:val="afffff9"/>
          <w:rtl/>
        </w:rPr>
        <w:t>"</w:t>
      </w:r>
      <w:r w:rsidR="00E40F87" w:rsidRPr="00E34F28">
        <w:rPr>
          <w:rStyle w:val="afffff9"/>
          <w:rFonts w:hint="cs"/>
          <w:rtl/>
        </w:rPr>
        <w:t>ע</w:t>
      </w:r>
      <w:r w:rsidR="00E40F87" w:rsidRPr="00A10336">
        <w:rPr>
          <w:rStyle w:val="30"/>
          <w:rFonts w:hint="cs"/>
          <w:rtl/>
        </w:rPr>
        <w:t xml:space="preserve"> </w:t>
      </w:r>
      <w:r w:rsidRPr="00FE3D07">
        <w:rPr>
          <w:sz w:val="14"/>
          <w:rtl/>
        </w:rPr>
        <w:t>אסור.</w:t>
      </w:r>
      <w:r w:rsidR="00E40F87" w:rsidRPr="00FE3D07">
        <w:rPr>
          <w:rFonts w:hint="cs"/>
          <w:sz w:val="14"/>
          <w:rtl/>
        </w:rPr>
        <w:t xml:space="preserve"> </w:t>
      </w:r>
    </w:p>
    <w:p w14:paraId="302E7795" w14:textId="77777777" w:rsidR="0066252F" w:rsidRPr="000528DA" w:rsidRDefault="00DA51A5" w:rsidP="000528DA">
      <w:pPr>
        <w:rPr>
          <w:rtl/>
        </w:rPr>
      </w:pPr>
      <w:bookmarkStart w:id="675" w:name="_Toc193635877"/>
      <w:bookmarkStart w:id="676" w:name="_Toc216184489"/>
      <w:r w:rsidRPr="00A10336">
        <w:rPr>
          <w:rStyle w:val="30"/>
          <w:rtl/>
        </w:rPr>
        <w:t>רואה</w:t>
      </w:r>
      <w:bookmarkEnd w:id="675"/>
      <w:bookmarkEnd w:id="676"/>
      <w:r w:rsidRPr="000528DA">
        <w:rPr>
          <w:rtl/>
        </w:rPr>
        <w:t xml:space="preserve"> </w:t>
      </w:r>
      <w:r w:rsidRPr="00E34F28">
        <w:rPr>
          <w:rStyle w:val="afffff9"/>
          <w:rFonts w:hint="cs"/>
          <w:rtl/>
        </w:rPr>
        <w:t>ל</w:t>
      </w:r>
      <w:r w:rsidRPr="00E34F28">
        <w:rPr>
          <w:rStyle w:val="afffff9"/>
          <w:rtl/>
        </w:rPr>
        <w:t>אביי</w:t>
      </w:r>
      <w:r w:rsidRPr="000528DA">
        <w:rPr>
          <w:rtl/>
        </w:rPr>
        <w:t xml:space="preserve">: אסור, </w:t>
      </w:r>
      <w:r w:rsidRPr="00E34F28">
        <w:rPr>
          <w:rStyle w:val="afffff9"/>
          <w:rFonts w:hint="cs"/>
          <w:rtl/>
        </w:rPr>
        <w:t>ול</w:t>
      </w:r>
      <w:r w:rsidRPr="00E34F28">
        <w:rPr>
          <w:rStyle w:val="afffff9"/>
          <w:rtl/>
        </w:rPr>
        <w:t>רבא</w:t>
      </w:r>
      <w:r w:rsidRPr="00E34F28">
        <w:rPr>
          <w:rStyle w:val="afffff9"/>
          <w:rFonts w:hint="cs"/>
          <w:rtl/>
        </w:rPr>
        <w:t>:</w:t>
      </w:r>
      <w:r w:rsidRPr="000528DA">
        <w:rPr>
          <w:rtl/>
        </w:rPr>
        <w:t xml:space="preserve"> מותר, לא נתנה תורה למלאכי השרת.</w:t>
      </w:r>
      <w:r w:rsidR="00E40F87" w:rsidRPr="000528DA">
        <w:rPr>
          <w:rFonts w:hint="cs"/>
          <w:rtl/>
        </w:rPr>
        <w:t xml:space="preserve"> </w:t>
      </w:r>
    </w:p>
    <w:p w14:paraId="01AE59FD" w14:textId="77777777" w:rsidR="00DA51A5" w:rsidRPr="000528DA" w:rsidRDefault="00DA51A5" w:rsidP="00747BF5">
      <w:pPr>
        <w:spacing w:after="60"/>
        <w:rPr>
          <w:rtl/>
        </w:rPr>
      </w:pPr>
      <w:bookmarkStart w:id="677" w:name="_Toc193635878"/>
      <w:bookmarkStart w:id="678" w:name="_Toc216184490"/>
      <w:r w:rsidRPr="00A10336">
        <w:rPr>
          <w:rStyle w:val="30"/>
          <w:rtl/>
        </w:rPr>
        <w:t>ו</w:t>
      </w:r>
      <w:r w:rsidR="00C545E6" w:rsidRPr="00A10336">
        <w:rPr>
          <w:rStyle w:val="30"/>
          <w:rtl/>
        </w:rPr>
        <w:t>הלכה</w:t>
      </w:r>
      <w:r w:rsidRPr="00A10336">
        <w:rPr>
          <w:rStyle w:val="30"/>
          <w:rtl/>
        </w:rPr>
        <w:t>:</w:t>
      </w:r>
      <w:bookmarkEnd w:id="677"/>
      <w:bookmarkEnd w:id="678"/>
      <w:r w:rsidRPr="000528DA">
        <w:rPr>
          <w:rtl/>
        </w:rPr>
        <w:t xml:space="preserve"> נוגע אסור, רואה מותר.</w:t>
      </w:r>
    </w:p>
    <w:p w14:paraId="50F13183" w14:textId="76382F4F" w:rsidR="00A24328" w:rsidRDefault="00D46300" w:rsidP="009A59D1">
      <w:pPr>
        <w:pStyle w:val="38"/>
        <w:framePr w:wrap="notBeside"/>
        <w:rPr>
          <w:rtl/>
        </w:rPr>
      </w:pPr>
      <w:r w:rsidRPr="00660D7A">
        <w:rPr>
          <w:rFonts w:hint="cs"/>
          <w:rtl/>
        </w:rPr>
        <w:t>רבא</w:t>
      </w:r>
      <w:r w:rsidR="00A24328">
        <w:rPr>
          <w:rFonts w:hint="cs"/>
          <w:rtl/>
        </w:rPr>
        <w:t>:</w:t>
      </w:r>
    </w:p>
    <w:p w14:paraId="6D495576" w14:textId="273254F0" w:rsidR="00DA51A5" w:rsidRPr="00E34F28" w:rsidRDefault="00DA51A5" w:rsidP="00D46300">
      <w:pPr>
        <w:pStyle w:val="afffff5"/>
        <w:spacing w:before="0"/>
        <w:rPr>
          <w:rtl/>
        </w:rPr>
      </w:pPr>
      <w:bookmarkStart w:id="679" w:name="_Toc193635879"/>
      <w:bookmarkStart w:id="680" w:name="_Toc216184491"/>
      <w:r w:rsidRPr="00A10336">
        <w:rPr>
          <w:rStyle w:val="30"/>
          <w:rtl/>
        </w:rPr>
        <w:t>צואה ב</w:t>
      </w:r>
      <w:r w:rsidRPr="00A10336">
        <w:rPr>
          <w:rStyle w:val="30"/>
          <w:rFonts w:hint="cs"/>
          <w:rtl/>
        </w:rPr>
        <w:t>זכוכית</w:t>
      </w:r>
      <w:bookmarkEnd w:id="679"/>
      <w:bookmarkEnd w:id="680"/>
      <w:r w:rsidRPr="00FE3D07">
        <w:rPr>
          <w:rFonts w:hint="cs"/>
          <w:rtl/>
        </w:rPr>
        <w:t xml:space="preserve"> </w:t>
      </w:r>
      <w:r w:rsidRPr="00FE3D07">
        <w:rPr>
          <w:rtl/>
        </w:rPr>
        <w:t>מותר</w:t>
      </w:r>
      <w:r w:rsidRPr="00FE3D07">
        <w:rPr>
          <w:rFonts w:hint="cs"/>
          <w:rtl/>
        </w:rPr>
        <w:t xml:space="preserve"> </w:t>
      </w:r>
      <w:r>
        <w:rPr>
          <w:rStyle w:val="afffff9"/>
          <w:rtl/>
          <w:rPrChange w:id="9161" w:author="מנוע אמוראים" w:date="2026-10-05T16:40:51Z">
            <w:rPr>
              <w:rtl/>
            </w:rPr>
          </w:rPrChange>
        </w:rPr>
        <w:t xml:space="preserve">קר"ש</w:t>
      </w:r>
      <w:r>
        <w:rPr>
          <w:rtl/>
        </w:rPr>
        <w:t xml:space="preserve"> כנגדה</w:t>
      </w:r>
      <w:r w:rsidR="00E40F87" w:rsidRPr="00FE3D07">
        <w:rPr>
          <w:rFonts w:hint="cs"/>
          <w:rtl/>
        </w:rPr>
        <w:t>,</w:t>
      </w:r>
      <w:r w:rsidRPr="00FE3D07">
        <w:rPr>
          <w:rFonts w:hint="cs"/>
          <w:rtl/>
        </w:rPr>
        <w:t xml:space="preserve"> דבכסוי תליא והא מכוסה</w:t>
      </w:r>
      <w:r w:rsidRPr="00FE3D07">
        <w:rPr>
          <w:rtl/>
        </w:rPr>
        <w:t>,</w:t>
      </w:r>
    </w:p>
    <w:p w14:paraId="316076E5" w14:textId="77777777" w:rsidR="00670058" w:rsidRPr="00E34F28" w:rsidRDefault="00DA51A5" w:rsidP="00D46300">
      <w:pPr>
        <w:pStyle w:val="afffff5"/>
        <w:spacing w:before="0"/>
        <w:rPr>
          <w:rtl/>
        </w:rPr>
      </w:pPr>
      <w:bookmarkStart w:id="681" w:name="_Toc193635880"/>
      <w:bookmarkStart w:id="682" w:name="_Toc216184492"/>
      <w:r w:rsidRPr="00A10336">
        <w:rPr>
          <w:rStyle w:val="30"/>
          <w:rtl/>
        </w:rPr>
        <w:t>ערוה בעששית</w:t>
      </w:r>
      <w:bookmarkEnd w:id="681"/>
      <w:bookmarkEnd w:id="682"/>
      <w:r w:rsidRPr="00FE3D07">
        <w:rPr>
          <w:rtl/>
        </w:rPr>
        <w:t xml:space="preserve"> אסור לקרות כנגדה </w:t>
      </w:r>
      <w:r w:rsidRPr="00A4639B">
        <w:rPr>
          <w:rStyle w:val="ad"/>
          <w:rFonts w:hint="cs"/>
          <w:sz w:val="14"/>
          <w:rtl/>
        </w:rPr>
        <w:t>'</w:t>
      </w:r>
      <w:r w:rsidRPr="00A4639B">
        <w:rPr>
          <w:rStyle w:val="ad"/>
          <w:sz w:val="14"/>
          <w:rtl/>
        </w:rPr>
        <w:t>ולא יראה בך ערות דבר</w:t>
      </w:r>
      <w:r w:rsidRPr="00A4639B">
        <w:rPr>
          <w:rStyle w:val="ad"/>
          <w:rFonts w:hint="cs"/>
          <w:sz w:val="14"/>
          <w:rtl/>
        </w:rPr>
        <w:t>'</w:t>
      </w:r>
      <w:r w:rsidR="00E02336" w:rsidRPr="00FE3D07">
        <w:rPr>
          <w:rFonts w:hint="cs"/>
          <w:rtl/>
        </w:rPr>
        <w:t xml:space="preserve"> </w:t>
      </w:r>
    </w:p>
    <w:p w14:paraId="0008D99E" w14:textId="71E16150" w:rsidR="00670058" w:rsidRPr="000528DA" w:rsidRDefault="00DA51A5" w:rsidP="000528DA">
      <w:pPr>
        <w:rPr>
          <w:rtl/>
        </w:rPr>
      </w:pPr>
      <w:bookmarkStart w:id="683" w:name="_Toc193635881"/>
      <w:bookmarkStart w:id="684" w:name="_Toc216184493"/>
      <w:r w:rsidRPr="00A10336">
        <w:rPr>
          <w:rStyle w:val="30"/>
          <w:rtl/>
        </w:rPr>
        <w:t>צואה כל שהוא</w:t>
      </w:r>
      <w:bookmarkEnd w:id="683"/>
      <w:bookmarkEnd w:id="684"/>
      <w:r w:rsidRPr="00A10336">
        <w:rPr>
          <w:rStyle w:val="30"/>
          <w:rtl/>
        </w:rPr>
        <w:t xml:space="preserve"> </w:t>
      </w:r>
      <w:r w:rsidR="00D46300" w:rsidRPr="00E34F28">
        <w:rPr>
          <w:rStyle w:val="afffff9"/>
          <w:rFonts w:hint="cs"/>
          <w:rtl/>
        </w:rPr>
        <w:t xml:space="preserve"> </w:t>
      </w:r>
      <w:r w:rsidRPr="00E34F28">
        <w:rPr>
          <w:rStyle w:val="afffff9"/>
          <w:rFonts w:hint="cs"/>
          <w:rtl/>
        </w:rPr>
        <w:t>אביי</w:t>
      </w:r>
      <w:r w:rsidRPr="000528DA">
        <w:rPr>
          <w:rFonts w:ascii="Fb Fontext" w:hAnsi="Fb Fontext" w:hint="cs"/>
          <w:sz w:val="14"/>
          <w:rtl/>
        </w:rPr>
        <w:t xml:space="preserve">: </w:t>
      </w:r>
      <w:r w:rsidRPr="000528DA">
        <w:rPr>
          <w:rtl/>
        </w:rPr>
        <w:t>מבטלה ברוק</w:t>
      </w:r>
      <w:r w:rsidRPr="000528DA">
        <w:rPr>
          <w:rFonts w:ascii="Fb Fontext" w:hAnsi="Fb Fontext"/>
          <w:sz w:val="14"/>
          <w:rtl/>
        </w:rPr>
        <w:t xml:space="preserve">. </w:t>
      </w:r>
      <w:r w:rsidRPr="00E34F28">
        <w:rPr>
          <w:rStyle w:val="afffff9"/>
          <w:rtl/>
        </w:rPr>
        <w:t>רבא:</w:t>
      </w:r>
      <w:r w:rsidRPr="000528DA">
        <w:rPr>
          <w:rFonts w:ascii="Fb Fontext" w:hAnsi="Fb Fontext"/>
          <w:sz w:val="14"/>
          <w:rtl/>
        </w:rPr>
        <w:t xml:space="preserve"> </w:t>
      </w:r>
      <w:r w:rsidRPr="000528DA">
        <w:rPr>
          <w:rtl/>
        </w:rPr>
        <w:t>וברוק עבה.</w:t>
      </w:r>
      <w:r w:rsidR="00E02336" w:rsidRPr="000528DA">
        <w:rPr>
          <w:rFonts w:hint="cs"/>
          <w:rtl/>
        </w:rPr>
        <w:t xml:space="preserve"> </w:t>
      </w:r>
    </w:p>
    <w:p w14:paraId="4F3E5865" w14:textId="7E2592FA" w:rsidR="00A24328" w:rsidRDefault="00D46300" w:rsidP="009A59D1">
      <w:pPr>
        <w:pStyle w:val="38"/>
        <w:framePr w:wrap="notBeside"/>
        <w:rPr>
          <w:rtl/>
        </w:rPr>
      </w:pPr>
      <w:r w:rsidRPr="00660D7A">
        <w:rPr>
          <w:rFonts w:hint="cs"/>
          <w:rtl/>
        </w:rPr>
        <w:t>רבא</w:t>
      </w:r>
      <w:r w:rsidR="00A24328">
        <w:rPr>
          <w:rFonts w:hint="cs"/>
          <w:rtl/>
        </w:rPr>
        <w:t>:</w:t>
      </w:r>
    </w:p>
    <w:p w14:paraId="5592CF9D" w14:textId="250BC2D6" w:rsidR="00670058" w:rsidRPr="000528DA" w:rsidRDefault="00DA51A5" w:rsidP="000528DA">
      <w:pPr>
        <w:rPr>
          <w:rtl/>
        </w:rPr>
      </w:pPr>
      <w:bookmarkStart w:id="685" w:name="_Toc193635882"/>
      <w:bookmarkStart w:id="686" w:name="_Toc216184494"/>
      <w:r w:rsidRPr="00A10336">
        <w:rPr>
          <w:rStyle w:val="30"/>
          <w:rtl/>
        </w:rPr>
        <w:t>צואה בגומא</w:t>
      </w:r>
      <w:r w:rsidR="0066252F" w:rsidRPr="00A10336">
        <w:rPr>
          <w:rStyle w:val="30"/>
          <w:rFonts w:hint="cs"/>
          <w:rtl/>
        </w:rPr>
        <w:t xml:space="preserve"> </w:t>
      </w:r>
      <w:r w:rsidR="00D46300" w:rsidRPr="00A10336">
        <w:rPr>
          <w:rStyle w:val="30"/>
          <w:rFonts w:hint="cs"/>
          <w:rtl/>
        </w:rPr>
        <w:t>-</w:t>
      </w:r>
      <w:bookmarkEnd w:id="685"/>
      <w:bookmarkEnd w:id="686"/>
      <w:r w:rsidR="00D46300" w:rsidRPr="00A10336">
        <w:rPr>
          <w:rStyle w:val="30"/>
          <w:rFonts w:hint="cs"/>
          <w:rtl/>
        </w:rPr>
        <w:t xml:space="preserve"> </w:t>
      </w:r>
      <w:r>
        <w:rPr>
          <w:rtl/>
        </w:rPr>
        <w:t xml:space="preserve">מניח סנדלו עליה וקורא </w:t>
      </w:r>
      <w:r>
        <w:rPr>
          <w:rStyle w:val="afffff9"/>
          <w:rtl/>
          <w:rPrChange w:id="9162" w:author="מנוע אמוראים" w:date="2026-10-05T16:40:51Z">
            <w:rPr>
              <w:rtl/>
            </w:rPr>
          </w:rPrChange>
        </w:rPr>
        <w:t xml:space="preserve">קר"ש</w:t>
      </w:r>
      <w:r>
        <w:rPr>
          <w:rtl/>
        </w:rPr>
        <w:t xml:space="preserve">.</w:t>
      </w:r>
      <w:r w:rsidR="00E02336" w:rsidRPr="000528DA">
        <w:rPr>
          <w:rFonts w:hint="cs"/>
          <w:rtl/>
        </w:rPr>
        <w:t xml:space="preserve"> </w:t>
      </w:r>
    </w:p>
    <w:p w14:paraId="090C44E6" w14:textId="31ACA59D" w:rsidR="00A24328" w:rsidRDefault="00DA51A5" w:rsidP="009A59D1">
      <w:pPr>
        <w:pStyle w:val="38"/>
        <w:framePr w:wrap="notBeside"/>
        <w:rPr>
          <w:rtl/>
        </w:rPr>
      </w:pPr>
      <w:r w:rsidRPr="00660D7A">
        <w:rPr>
          <w:rtl/>
        </w:rPr>
        <w:t>מ</w:t>
      </w:r>
      <w:r w:rsidRPr="00660D7A">
        <w:rPr>
          <w:rFonts w:hint="cs"/>
          <w:rtl/>
        </w:rPr>
        <w:t>בד"ר</w:t>
      </w:r>
      <w:r w:rsidR="00A24328">
        <w:rPr>
          <w:rtl/>
        </w:rPr>
        <w:t>:</w:t>
      </w:r>
    </w:p>
    <w:p w14:paraId="7C33A242" w14:textId="4757A972" w:rsidR="00670058" w:rsidRPr="000528DA" w:rsidRDefault="00DA51A5" w:rsidP="000528DA">
      <w:pPr>
        <w:rPr>
          <w:rtl/>
        </w:rPr>
      </w:pPr>
      <w:bookmarkStart w:id="687" w:name="_Toc193635883"/>
      <w:bookmarkStart w:id="688" w:name="_Toc216184495"/>
      <w:r w:rsidRPr="00A10336">
        <w:rPr>
          <w:rStyle w:val="30"/>
          <w:rtl/>
        </w:rPr>
        <w:t>צואה דבוקה</w:t>
      </w:r>
      <w:bookmarkEnd w:id="687"/>
      <w:bookmarkEnd w:id="688"/>
      <w:r w:rsidR="00CB037B" w:rsidRPr="000528DA">
        <w:rPr>
          <w:rtl/>
        </w:rPr>
        <w:t xml:space="preserve"> בסנדלו מאי?</w:t>
      </w:r>
      <w:r w:rsidRPr="000528DA">
        <w:rPr>
          <w:rtl/>
        </w:rPr>
        <w:t xml:space="preserve"> </w:t>
      </w:r>
      <w:r w:rsidRPr="00A10336">
        <w:rPr>
          <w:rStyle w:val="30"/>
          <w:rtl/>
        </w:rPr>
        <w:t>תיקו</w:t>
      </w:r>
      <w:r w:rsidRPr="000528DA">
        <w:rPr>
          <w:rtl/>
        </w:rPr>
        <w:t>.</w:t>
      </w:r>
      <w:r w:rsidR="00E02336" w:rsidRPr="000528DA">
        <w:rPr>
          <w:rFonts w:hint="cs"/>
          <w:rtl/>
        </w:rPr>
        <w:t xml:space="preserve"> </w:t>
      </w:r>
    </w:p>
    <w:p w14:paraId="0975EDFD" w14:textId="77777777" w:rsidR="00A24328" w:rsidRDefault="00D46300" w:rsidP="009A59D1">
      <w:pPr>
        <w:pStyle w:val="38"/>
        <w:framePr w:wrap="notBeside"/>
        <w:rPr>
          <w:rtl/>
        </w:rPr>
      </w:pPr>
      <w:r w:rsidRPr="00660D7A">
        <w:rPr>
          <w:rFonts w:hint="cs"/>
          <w:rtl/>
        </w:rPr>
        <w:t>ר''י</w:t>
      </w:r>
      <w:r w:rsidR="00A24328">
        <w:rPr>
          <w:rtl/>
        </w:rPr>
        <w:t>:</w:t>
      </w:r>
    </w:p>
    <w:p w14:paraId="63E4B137" w14:textId="634C8422" w:rsidR="00DA51A5" w:rsidRPr="00E34F28" w:rsidRDefault="00D46300" w:rsidP="00D46300">
      <w:pPr>
        <w:pStyle w:val="afffff5"/>
        <w:spacing w:before="0"/>
        <w:rPr>
          <w:rtl/>
        </w:rPr>
      </w:pPr>
      <w:bookmarkStart w:id="689" w:name="_Toc193635884"/>
      <w:bookmarkStart w:id="690" w:name="_Toc216184496"/>
      <w:r w:rsidRPr="00A10336">
        <w:rPr>
          <w:rStyle w:val="30"/>
          <w:rFonts w:hint="cs"/>
          <w:rtl/>
        </w:rPr>
        <w:t>נכ</w:t>
      </w:r>
      <w:r w:rsidR="00DA51A5" w:rsidRPr="00A10336">
        <w:rPr>
          <w:rStyle w:val="30"/>
          <w:rtl/>
        </w:rPr>
        <w:t>רי ערום</w:t>
      </w:r>
      <w:bookmarkEnd w:id="689"/>
      <w:bookmarkEnd w:id="690"/>
      <w:r w:rsidR="00670058" w:rsidRPr="00FE3D07">
        <w:rPr>
          <w:rFonts w:ascii="Fb Fontext" w:hAnsi="Fb Fontext"/>
          <w:rtl/>
        </w:rPr>
        <w:t xml:space="preserve"> </w:t>
      </w:r>
      <w:r>
        <w:rPr>
          <w:rFonts w:ascii="Fb Fontext" w:hAnsi="Fb Fontext"/>
          <w:rtl/>
        </w:rPr>
        <w:t xml:space="preserve">אסור לקרות </w:t>
      </w:r>
      <w:r>
        <w:rPr>
          <w:rStyle w:val="afffff9"/>
          <w:rFonts w:ascii="Fb Fontext" w:hAnsi="Fb Fontext"/>
          <w:rtl/>
          <w:rPrChange w:id="9163" w:author="מנוע אמוראים" w:date="2026-10-05T16:40:51Z">
            <w:rPr>
              <w:rFonts w:ascii="Fb Fontext" w:hAnsi="Fb Fontext"/>
              <w:rtl/>
            </w:rPr>
          </w:rPrChange>
        </w:rPr>
        <w:t xml:space="preserve">קר"ש</w:t>
      </w:r>
      <w:r>
        <w:rPr>
          <w:rFonts w:ascii="Fb Fontext" w:hAnsi="Fb Fontext"/>
          <w:rtl/>
        </w:rPr>
        <w:t xml:space="preserve"> כנגדו.</w:t>
      </w:r>
      <w:r w:rsidR="00E02336" w:rsidRPr="00FE3D07">
        <w:rPr>
          <w:rFonts w:hint="cs"/>
          <w:rtl/>
        </w:rPr>
        <w:t xml:space="preserve"> </w:t>
      </w:r>
      <w:r w:rsidR="00DA51A5" w:rsidRPr="00FE3D07">
        <w:rPr>
          <w:rFonts w:hint="cs"/>
          <w:rtl/>
        </w:rPr>
        <w:t>אפי</w:t>
      </w:r>
      <w:r w:rsidR="00DA51A5" w:rsidRPr="00FE3D07">
        <w:rPr>
          <w:rtl/>
        </w:rPr>
        <w:t>'</w:t>
      </w:r>
      <w:r w:rsidR="00DA51A5" w:rsidRPr="00FE3D07">
        <w:rPr>
          <w:rFonts w:hint="cs"/>
          <w:rtl/>
        </w:rPr>
        <w:t xml:space="preserve"> </w:t>
      </w:r>
      <w:r w:rsidR="00DA51A5" w:rsidRPr="00A4639B">
        <w:rPr>
          <w:rStyle w:val="ad"/>
          <w:rFonts w:hint="cs"/>
          <w:sz w:val="14"/>
          <w:rtl/>
        </w:rPr>
        <w:t xml:space="preserve">ד'בשר חמורים בשרם' </w:t>
      </w:r>
      <w:r w:rsidR="00DA51A5" w:rsidRPr="00FE3D07">
        <w:rPr>
          <w:rFonts w:hint="cs"/>
          <w:rtl/>
        </w:rPr>
        <w:t>מ"מ ערוה הוא ד</w:t>
      </w:r>
      <w:r w:rsidR="00DA51A5" w:rsidRPr="00A4639B">
        <w:rPr>
          <w:rStyle w:val="ad"/>
          <w:rFonts w:hint="cs"/>
          <w:rtl/>
        </w:rPr>
        <w:t>'וערות אביהם לא ראו</w:t>
      </w:r>
      <w:r w:rsidR="00DA51A5" w:rsidRPr="00A4639B">
        <w:rPr>
          <w:rStyle w:val="ad"/>
          <w:rtl/>
        </w:rPr>
        <w:t>'</w:t>
      </w:r>
      <w:r w:rsidR="00DA51A5" w:rsidRPr="00A4639B">
        <w:rPr>
          <w:rStyle w:val="ad"/>
          <w:rFonts w:hint="cs"/>
          <w:rtl/>
        </w:rPr>
        <w:t>.</w:t>
      </w:r>
    </w:p>
    <w:p w14:paraId="28C2F64F" w14:textId="6C88A3A1" w:rsidR="00A24328" w:rsidRDefault="00DA51A5" w:rsidP="009A59D1">
      <w:pPr>
        <w:pStyle w:val="38"/>
        <w:framePr w:wrap="notBeside"/>
        <w:rPr>
          <w:rtl/>
        </w:rPr>
      </w:pPr>
      <w:r w:rsidRPr="00660D7A">
        <w:rPr>
          <w:rtl/>
        </w:rPr>
        <w:t>ה"ק</w:t>
      </w:r>
      <w:r w:rsidR="00A24328">
        <w:rPr>
          <w:rtl/>
        </w:rPr>
        <w:t>:</w:t>
      </w:r>
    </w:p>
    <w:p w14:paraId="576F72E8" w14:textId="60CCB830" w:rsidR="00CB037B" w:rsidRPr="000528DA" w:rsidRDefault="00DA51A5" w:rsidP="000528DA">
      <w:pPr>
        <w:rPr>
          <w:rtl/>
        </w:rPr>
      </w:pPr>
      <w:r w:rsidRPr="000528DA">
        <w:rPr>
          <w:rtl/>
        </w:rPr>
        <w:t>לא יתכסה לא במים הרעים ולא במי המשרה כלל.</w:t>
      </w:r>
      <w:r w:rsidR="00291D7F" w:rsidRPr="000528DA">
        <w:rPr>
          <w:rtl/>
        </w:rPr>
        <w:t xml:space="preserve"> </w:t>
      </w:r>
    </w:p>
    <w:p w14:paraId="699805A5" w14:textId="77777777" w:rsidR="00CB037B" w:rsidRPr="000528DA" w:rsidRDefault="00DA51A5" w:rsidP="000528DA">
      <w:pPr>
        <w:rPr>
          <w:rtl/>
        </w:rPr>
      </w:pPr>
      <w:bookmarkStart w:id="691" w:name="_Toc193635885"/>
      <w:bookmarkStart w:id="692" w:name="_Toc216184497"/>
      <w:r w:rsidRPr="00A10336">
        <w:rPr>
          <w:rStyle w:val="30"/>
          <w:rtl/>
        </w:rPr>
        <w:t>ומי רגלים</w:t>
      </w:r>
      <w:bookmarkEnd w:id="691"/>
      <w:bookmarkEnd w:id="692"/>
      <w:r w:rsidRPr="000528DA">
        <w:rPr>
          <w:rtl/>
        </w:rPr>
        <w:t xml:space="preserve"> עד שיטיל לתוכן מים, ויקרא.</w:t>
      </w:r>
      <w:r w:rsidRPr="00F95182">
        <w:rPr>
          <w:rFonts w:hint="cs"/>
          <w:rtl/>
        </w:rPr>
        <w:t xml:space="preserve"> </w:t>
      </w:r>
    </w:p>
    <w:p w14:paraId="081D8334" w14:textId="77777777" w:rsidR="00DA51A5" w:rsidRPr="000528DA" w:rsidRDefault="00DA51A5" w:rsidP="00747BF5">
      <w:pPr>
        <w:spacing w:after="60"/>
        <w:rPr>
          <w:rtl/>
        </w:rPr>
      </w:pPr>
      <w:r w:rsidRPr="006D3CF8">
        <w:rPr>
          <w:rStyle w:val="afffffb"/>
          <w:rFonts w:hint="cs"/>
          <w:b w:val="0"/>
          <w:bCs w:val="0"/>
          <w:rtl/>
        </w:rPr>
        <w:t>א.</w:t>
      </w:r>
      <w:r w:rsidRPr="000528DA">
        <w:rPr>
          <w:rtl/>
        </w:rPr>
        <w:t xml:space="preserve"> כל שהוא.</w:t>
      </w:r>
      <w:r w:rsidR="00291D7F" w:rsidRPr="006D3CF8">
        <w:rPr>
          <w:rStyle w:val="afffffb"/>
          <w:b w:val="0"/>
          <w:bCs w:val="0"/>
          <w:rtl/>
        </w:rPr>
        <w:t xml:space="preserve"> </w:t>
      </w:r>
      <w:r w:rsidR="00E02336" w:rsidRPr="006D3CF8">
        <w:rPr>
          <w:rStyle w:val="afffffb"/>
          <w:rFonts w:hint="cs"/>
          <w:b w:val="0"/>
          <w:bCs w:val="0"/>
          <w:rtl/>
        </w:rPr>
        <w:t>ב.</w:t>
      </w:r>
      <w:r w:rsidR="00E02336" w:rsidRPr="000528DA">
        <w:rPr>
          <w:rFonts w:hint="cs"/>
          <w:rtl/>
        </w:rPr>
        <w:t xml:space="preserve"> </w:t>
      </w:r>
      <w:r w:rsidR="00E02336" w:rsidRPr="00E34F28">
        <w:rPr>
          <w:rStyle w:val="afffff9"/>
          <w:rtl/>
        </w:rPr>
        <w:t>ר</w:t>
      </w:r>
      <w:r w:rsidR="00E02336" w:rsidRPr="00E34F28">
        <w:rPr>
          <w:rStyle w:val="afffff9"/>
          <w:rFonts w:hint="cs"/>
          <w:rtl/>
        </w:rPr>
        <w:t>"ז</w:t>
      </w:r>
      <w:r w:rsidRPr="00E34F28">
        <w:rPr>
          <w:rStyle w:val="afffff9"/>
          <w:rtl/>
        </w:rPr>
        <w:t>:</w:t>
      </w:r>
      <w:r w:rsidRPr="000528DA">
        <w:rPr>
          <w:rtl/>
        </w:rPr>
        <w:t xml:space="preserve"> רביעית.</w:t>
      </w:r>
      <w:r w:rsidRPr="006D3CF8">
        <w:rPr>
          <w:rStyle w:val="afffffb"/>
          <w:rFonts w:hint="cs"/>
          <w:b w:val="0"/>
          <w:bCs w:val="0"/>
          <w:rtl/>
        </w:rPr>
        <w:t xml:space="preserve"> </w:t>
      </w:r>
      <w:r w:rsidR="00E02336" w:rsidRPr="006D3CF8">
        <w:rPr>
          <w:rStyle w:val="afffffb"/>
          <w:rFonts w:hint="cs"/>
          <w:b w:val="0"/>
          <w:bCs w:val="0"/>
          <w:rtl/>
        </w:rPr>
        <w:t>ג.</w:t>
      </w:r>
      <w:r w:rsidR="00E02336" w:rsidRPr="000528DA">
        <w:rPr>
          <w:rFonts w:hint="cs"/>
          <w:rtl/>
        </w:rPr>
        <w:t xml:space="preserve"> </w:t>
      </w:r>
      <w:r w:rsidRPr="00E34F28">
        <w:rPr>
          <w:rStyle w:val="afffff9"/>
          <w:rtl/>
        </w:rPr>
        <w:t>ר</w:t>
      </w:r>
      <w:r w:rsidRPr="00E34F28">
        <w:rPr>
          <w:rStyle w:val="afffff9"/>
          <w:rFonts w:hint="cs"/>
          <w:rtl/>
        </w:rPr>
        <w:t>"נ</w:t>
      </w:r>
      <w:r w:rsidRPr="00E34F28">
        <w:rPr>
          <w:rStyle w:val="afffff9"/>
          <w:rtl/>
        </w:rPr>
        <w:t>:</w:t>
      </w:r>
      <w:r w:rsidRPr="000528DA">
        <w:rPr>
          <w:rtl/>
        </w:rPr>
        <w:t xml:space="preserve"> מחלוקת - לבסוף, אבל בתחלה</w:t>
      </w:r>
      <w:r w:rsidRPr="000528DA">
        <w:rPr>
          <w:rFonts w:hint="cs"/>
          <w:rtl/>
        </w:rPr>
        <w:t xml:space="preserve"> </w:t>
      </w:r>
      <w:r w:rsidRPr="000528DA">
        <w:rPr>
          <w:rtl/>
        </w:rPr>
        <w:t>כל</w:t>
      </w:r>
      <w:r w:rsidR="00E02336" w:rsidRPr="000528DA">
        <w:rPr>
          <w:rFonts w:hint="cs"/>
          <w:rtl/>
        </w:rPr>
        <w:t xml:space="preserve"> ש</w:t>
      </w:r>
      <w:r w:rsidRPr="000528DA">
        <w:rPr>
          <w:rtl/>
        </w:rPr>
        <w:t>הן</w:t>
      </w:r>
      <w:r w:rsidRPr="000528DA">
        <w:rPr>
          <w:rFonts w:hint="cs"/>
          <w:rtl/>
        </w:rPr>
        <w:t>,</w:t>
      </w:r>
      <w:r w:rsidRPr="006D3CF8">
        <w:rPr>
          <w:rStyle w:val="afffffb"/>
          <w:rFonts w:hint="cs"/>
          <w:b w:val="0"/>
          <w:bCs w:val="0"/>
          <w:rtl/>
        </w:rPr>
        <w:t xml:space="preserve"> </w:t>
      </w:r>
      <w:r w:rsidR="00E02336" w:rsidRPr="006D3CF8">
        <w:rPr>
          <w:rStyle w:val="afffffb"/>
          <w:rFonts w:hint="cs"/>
          <w:b w:val="0"/>
          <w:bCs w:val="0"/>
          <w:rtl/>
        </w:rPr>
        <w:t>ד.</w:t>
      </w:r>
      <w:r w:rsidR="00E02336" w:rsidRPr="000528DA">
        <w:rPr>
          <w:rFonts w:hint="cs"/>
          <w:rtl/>
        </w:rPr>
        <w:t xml:space="preserve"> </w:t>
      </w:r>
      <w:r w:rsidRPr="00E34F28">
        <w:rPr>
          <w:rStyle w:val="afffff9"/>
          <w:rtl/>
        </w:rPr>
        <w:t>ר</w:t>
      </w:r>
      <w:r w:rsidR="00E02336" w:rsidRPr="00E34F28">
        <w:rPr>
          <w:rStyle w:val="afffff9"/>
          <w:rFonts w:hint="cs"/>
          <w:rtl/>
        </w:rPr>
        <w:t>"יוס</w:t>
      </w:r>
      <w:r w:rsidRPr="00E34F28">
        <w:rPr>
          <w:rStyle w:val="afffff9"/>
          <w:rtl/>
        </w:rPr>
        <w:t>:</w:t>
      </w:r>
      <w:r w:rsidRPr="000528DA">
        <w:rPr>
          <w:rtl/>
        </w:rPr>
        <w:t xml:space="preserve"> מחלוקת לכתחילה, אבל לבסוף </w:t>
      </w:r>
      <w:r w:rsidRPr="000528DA">
        <w:rPr>
          <w:rFonts w:hint="cs"/>
          <w:rtl/>
        </w:rPr>
        <w:t>לכו</w:t>
      </w:r>
      <w:r w:rsidRPr="000528DA">
        <w:rPr>
          <w:rtl/>
        </w:rPr>
        <w:t>"</w:t>
      </w:r>
      <w:r w:rsidRPr="000528DA">
        <w:rPr>
          <w:rFonts w:hint="cs"/>
          <w:rtl/>
        </w:rPr>
        <w:t>ע רביעית</w:t>
      </w:r>
      <w:r w:rsidR="00E02336" w:rsidRPr="000528DA">
        <w:rPr>
          <w:rFonts w:hint="cs"/>
          <w:rtl/>
        </w:rPr>
        <w:t>.</w:t>
      </w:r>
      <w:r w:rsidR="00E02336" w:rsidRPr="00A10336">
        <w:rPr>
          <w:rStyle w:val="30"/>
          <w:rFonts w:hint="cs"/>
          <w:rtl/>
        </w:rPr>
        <w:t xml:space="preserve"> </w:t>
      </w:r>
      <w:r w:rsidRPr="00E34F28">
        <w:rPr>
          <w:rStyle w:val="afffff9"/>
          <w:rtl/>
        </w:rPr>
        <w:t>ר</w:t>
      </w:r>
      <w:r w:rsidR="00E02336" w:rsidRPr="00E34F28">
        <w:rPr>
          <w:rStyle w:val="afffff9"/>
          <w:rFonts w:hint="cs"/>
          <w:rtl/>
        </w:rPr>
        <w:t>יו</w:t>
      </w:r>
      <w:r w:rsidR="00AE16FF" w:rsidRPr="00E34F28">
        <w:rPr>
          <w:rStyle w:val="afffff9"/>
          <w:rtl/>
        </w:rPr>
        <w:t>"</w:t>
      </w:r>
      <w:r w:rsidR="00E02336" w:rsidRPr="00E34F28">
        <w:rPr>
          <w:rStyle w:val="afffff9"/>
          <w:rFonts w:hint="cs"/>
          <w:rtl/>
        </w:rPr>
        <w:t>ס</w:t>
      </w:r>
      <w:r w:rsidRPr="00E34F28">
        <w:rPr>
          <w:rStyle w:val="afffff9"/>
          <w:rtl/>
        </w:rPr>
        <w:t xml:space="preserve"> לשמ</w:t>
      </w:r>
      <w:r w:rsidR="00E02336" w:rsidRPr="00E34F28">
        <w:rPr>
          <w:rStyle w:val="afffff9"/>
          <w:rFonts w:hint="cs"/>
          <w:rtl/>
        </w:rPr>
        <w:t>שו</w:t>
      </w:r>
      <w:r w:rsidRPr="00E34F28">
        <w:rPr>
          <w:rStyle w:val="afffff9"/>
          <w:rtl/>
        </w:rPr>
        <w:t>:</w:t>
      </w:r>
      <w:r w:rsidRPr="000528DA">
        <w:rPr>
          <w:rFonts w:ascii="Fb Fontext" w:hAnsi="Fb Fontext"/>
          <w:rtl/>
        </w:rPr>
        <w:t xml:space="preserve"> </w:t>
      </w:r>
      <w:r w:rsidRPr="000528DA">
        <w:rPr>
          <w:rFonts w:ascii="Fb Fontext" w:hAnsi="Fb Fontext" w:hint="cs"/>
          <w:rtl/>
        </w:rPr>
        <w:t>הבא לי רביעית מים</w:t>
      </w:r>
      <w:r w:rsidR="00E02336" w:rsidRPr="000528DA">
        <w:rPr>
          <w:rFonts w:ascii="Fb Fontext" w:hAnsi="Fb Fontext"/>
          <w:rtl/>
        </w:rPr>
        <w:t xml:space="preserve">, </w:t>
      </w:r>
      <w:r w:rsidR="00E02336" w:rsidRPr="00E34F28">
        <w:rPr>
          <w:rStyle w:val="afffff9"/>
          <w:rtl/>
        </w:rPr>
        <w:t>כר</w:t>
      </w:r>
      <w:r w:rsidR="00AE16FF" w:rsidRPr="00E34F28">
        <w:rPr>
          <w:rStyle w:val="afffff9"/>
          <w:rtl/>
        </w:rPr>
        <w:t>"</w:t>
      </w:r>
      <w:r w:rsidR="00E02336" w:rsidRPr="00E34F28">
        <w:rPr>
          <w:rStyle w:val="afffff9"/>
          <w:rFonts w:hint="cs"/>
          <w:rtl/>
        </w:rPr>
        <w:t>ז</w:t>
      </w:r>
      <w:r w:rsidRPr="000528DA">
        <w:rPr>
          <w:rFonts w:ascii="Fb Fontext" w:hAnsi="Fb Fontext"/>
          <w:rtl/>
        </w:rPr>
        <w:t>.</w:t>
      </w:r>
    </w:p>
    <w:p w14:paraId="208AD037" w14:textId="77777777" w:rsidR="0053759F" w:rsidRDefault="00DA51A5" w:rsidP="0053759F">
      <w:pPr>
        <w:rPr>
          <w:rtl/>
        </w:rPr>
      </w:pPr>
      <w:bookmarkStart w:id="693" w:name="_Toc193635886"/>
      <w:bookmarkStart w:id="694" w:name="_Toc216184498"/>
      <w:r w:rsidRPr="00A10336">
        <w:rPr>
          <w:rStyle w:val="30"/>
          <w:rtl/>
        </w:rPr>
        <w:t>גרף של רעי</w:t>
      </w:r>
      <w:bookmarkEnd w:id="693"/>
      <w:r w:rsidRPr="0053759F">
        <w:rPr>
          <w:rStyle w:val="30"/>
          <w:rtl/>
        </w:rPr>
        <w:t xml:space="preserve"> ועביט של מי רגלים</w:t>
      </w:r>
      <w:bookmarkEnd w:id="694"/>
      <w:r w:rsidRPr="0053759F">
        <w:rPr>
          <w:rStyle w:val="30"/>
          <w:rtl/>
        </w:rPr>
        <w:t xml:space="preserve"> </w:t>
      </w:r>
    </w:p>
    <w:p w14:paraId="6F3F29D2" w14:textId="2FAE9E78" w:rsidR="006B575D" w:rsidRPr="000528DA" w:rsidRDefault="0053759F" w:rsidP="0053759F">
      <w:pPr>
        <w:rPr>
          <w:rtl/>
        </w:rPr>
      </w:pPr>
      <w:r>
        <w:rPr>
          <w:rtl/>
        </w:rPr>
        <w:ptab w:relativeTo="margin" w:alignment="right" w:leader="none"/>
      </w:r>
      <w:r>
        <w:rPr>
          <w:rtl/>
        </w:rPr>
        <w:t xml:space="preserve">- אסור לקרות </w:t>
      </w:r>
      <w:r>
        <w:rPr>
          <w:rStyle w:val="afffff9"/>
          <w:rtl/>
          <w:rPrChange w:id="9164" w:author="מנוע אמוראים" w:date="2026-10-05T16:40:51Z">
            <w:rPr>
              <w:rtl/>
            </w:rPr>
          </w:rPrChange>
        </w:rPr>
        <w:t xml:space="preserve">קר"ש</w:t>
      </w:r>
      <w:r>
        <w:rPr>
          <w:rtl/>
        </w:rPr>
        <w:t xml:space="preserve"> כנגדן, ואע"פ שאין בהן כלום,</w:t>
      </w:r>
      <w:r w:rsidR="00E02336" w:rsidRPr="000528DA">
        <w:rPr>
          <w:rFonts w:hint="cs"/>
          <w:rtl/>
        </w:rPr>
        <w:t xml:space="preserve"> </w:t>
      </w:r>
    </w:p>
    <w:p w14:paraId="65344583" w14:textId="77777777" w:rsidR="00AA0706" w:rsidRPr="000528DA" w:rsidRDefault="00DA51A5" w:rsidP="000528DA">
      <w:pPr>
        <w:rPr>
          <w:rtl/>
        </w:rPr>
      </w:pPr>
      <w:bookmarkStart w:id="695" w:name="_Toc193635887"/>
      <w:bookmarkStart w:id="696" w:name="_Toc216184499"/>
      <w:r w:rsidRPr="00A10336">
        <w:rPr>
          <w:rStyle w:val="30"/>
          <w:rtl/>
        </w:rPr>
        <w:t>ומי רגלים עצמן</w:t>
      </w:r>
      <w:bookmarkEnd w:id="695"/>
      <w:bookmarkEnd w:id="696"/>
      <w:r w:rsidRPr="000528DA">
        <w:rPr>
          <w:rtl/>
        </w:rPr>
        <w:t xml:space="preserve"> - עד שיטיל לתוכן מים.</w:t>
      </w:r>
      <w:r w:rsidR="00E02336" w:rsidRPr="006D3CF8">
        <w:rPr>
          <w:rStyle w:val="afffffb"/>
          <w:rFonts w:hint="cs"/>
          <w:b w:val="0"/>
          <w:bCs w:val="0"/>
          <w:rtl/>
        </w:rPr>
        <w:t xml:space="preserve"> </w:t>
      </w:r>
    </w:p>
    <w:p w14:paraId="215BA5E8" w14:textId="2D5E70CA" w:rsidR="006B575D" w:rsidRPr="000528DA" w:rsidRDefault="0053759F" w:rsidP="000528DA">
      <w:pPr>
        <w:rPr>
          <w:rtl/>
        </w:rPr>
      </w:pPr>
      <w:r>
        <w:rPr>
          <w:rtl/>
        </w:rPr>
        <w:ptab w:relativeTo="margin" w:alignment="right" w:leader="none"/>
      </w:r>
      <w:r w:rsidR="00E02336" w:rsidRPr="0053759F">
        <w:rPr>
          <w:rStyle w:val="afffff9"/>
          <w:rFonts w:hint="cs"/>
          <w:rtl/>
        </w:rPr>
        <w:t>א.</w:t>
      </w:r>
      <w:r w:rsidR="00E02336" w:rsidRPr="000528DA">
        <w:rPr>
          <w:rFonts w:hint="cs"/>
          <w:rtl/>
        </w:rPr>
        <w:t xml:space="preserve"> </w:t>
      </w:r>
      <w:r w:rsidR="00DA51A5" w:rsidRPr="000528DA">
        <w:rPr>
          <w:rtl/>
        </w:rPr>
        <w:t xml:space="preserve">כל שהוא. </w:t>
      </w:r>
      <w:r w:rsidR="00E02336" w:rsidRPr="00E34F28">
        <w:rPr>
          <w:rStyle w:val="afffff9"/>
          <w:rFonts w:hint="cs"/>
          <w:rtl/>
        </w:rPr>
        <w:t>ר"ז</w:t>
      </w:r>
      <w:r w:rsidR="00DA51A5" w:rsidRPr="00E34F28">
        <w:rPr>
          <w:rStyle w:val="afffff9"/>
          <w:rtl/>
        </w:rPr>
        <w:t>:</w:t>
      </w:r>
      <w:r w:rsidR="00DA51A5" w:rsidRPr="000528DA">
        <w:rPr>
          <w:rtl/>
        </w:rPr>
        <w:t xml:space="preserve"> רביעית.</w:t>
      </w:r>
      <w:r w:rsidR="00E02336" w:rsidRPr="000528DA">
        <w:rPr>
          <w:rFonts w:hint="cs"/>
          <w:rtl/>
        </w:rPr>
        <w:t xml:space="preserve"> </w:t>
      </w:r>
      <w:r w:rsidR="00DA51A5" w:rsidRPr="000528DA">
        <w:rPr>
          <w:rtl/>
        </w:rPr>
        <w:t>בין לפני המטה בין לאחר המטה.</w:t>
      </w:r>
      <w:r w:rsidR="00E02336" w:rsidRPr="000528DA">
        <w:rPr>
          <w:rFonts w:hint="cs"/>
          <w:rtl/>
        </w:rPr>
        <w:t xml:space="preserve"> </w:t>
      </w:r>
    </w:p>
    <w:p w14:paraId="177A7ADA" w14:textId="2C1794AC" w:rsidR="00A24328" w:rsidRDefault="00DA51A5" w:rsidP="009A59D1">
      <w:pPr>
        <w:pStyle w:val="38"/>
        <w:framePr w:wrap="notBeside"/>
        <w:rPr>
          <w:rtl/>
        </w:rPr>
      </w:pPr>
      <w:r w:rsidRPr="00660D7A">
        <w:rPr>
          <w:rtl/>
        </w:rPr>
        <w:t>רשב"ג</w:t>
      </w:r>
      <w:r w:rsidR="00A24328">
        <w:rPr>
          <w:rtl/>
        </w:rPr>
        <w:t>:</w:t>
      </w:r>
    </w:p>
    <w:p w14:paraId="7EF9A810" w14:textId="7BE07382" w:rsidR="00DA51A5" w:rsidRPr="000528DA" w:rsidRDefault="00DA51A5" w:rsidP="000528DA">
      <w:pPr>
        <w:rPr>
          <w:rtl/>
        </w:rPr>
      </w:pPr>
      <w:r w:rsidRPr="000528DA">
        <w:rPr>
          <w:rtl/>
        </w:rPr>
        <w:t>אחר המטה קורא, לפנ</w:t>
      </w:r>
      <w:r w:rsidR="00E02336" w:rsidRPr="000528DA">
        <w:rPr>
          <w:rtl/>
        </w:rPr>
        <w:t xml:space="preserve">י המטה מרחיק </w:t>
      </w:r>
      <w:r w:rsidRPr="000528DA">
        <w:rPr>
          <w:rFonts w:hint="cs"/>
          <w:rtl/>
        </w:rPr>
        <w:t>ד'</w:t>
      </w:r>
      <w:r w:rsidRPr="000528DA">
        <w:rPr>
          <w:rtl/>
        </w:rPr>
        <w:t xml:space="preserve"> אמות וקורא.</w:t>
      </w:r>
    </w:p>
    <w:p w14:paraId="18D71C64" w14:textId="273B2F3B" w:rsidR="00A24328" w:rsidRDefault="00DA51A5" w:rsidP="009A59D1">
      <w:pPr>
        <w:pStyle w:val="38"/>
        <w:framePr w:wrap="notBeside"/>
        <w:rPr>
          <w:rtl/>
        </w:rPr>
      </w:pPr>
      <w:r w:rsidRPr="00660D7A">
        <w:rPr>
          <w:rFonts w:hint="cs"/>
          <w:rtl/>
        </w:rPr>
        <w:t>רשב"א</w:t>
      </w:r>
      <w:r w:rsidR="00A24328">
        <w:rPr>
          <w:rtl/>
        </w:rPr>
        <w:t>:</w:t>
      </w:r>
    </w:p>
    <w:p w14:paraId="4AB16EB0" w14:textId="0AB48D18" w:rsidR="00DA51A5" w:rsidRPr="000528DA" w:rsidRDefault="00DA51A5" w:rsidP="000528DA">
      <w:pPr>
        <w:rPr>
          <w:rtl/>
        </w:rPr>
      </w:pPr>
      <w:r w:rsidRPr="000528DA">
        <w:rPr>
          <w:rFonts w:ascii="Fb Fontext" w:hAnsi="Fb Fontext"/>
          <w:rtl/>
        </w:rPr>
        <w:t>אפילו בית מאה אמה לא יקרא עד שיוציאם או שיניחם תחת המטה.</w:t>
      </w:r>
    </w:p>
    <w:p w14:paraId="74E27516" w14:textId="77777777" w:rsidR="0053759F" w:rsidRPr="0053759F" w:rsidRDefault="00DA51A5" w:rsidP="0053759F">
      <w:pPr>
        <w:pStyle w:val="38"/>
        <w:framePr w:wrap="notBeside"/>
        <w:rPr>
          <w:rtl/>
        </w:rPr>
      </w:pPr>
      <w:bookmarkStart w:id="697" w:name="_Toc193635888"/>
      <w:r w:rsidRPr="0053759F">
        <w:rPr>
          <w:rtl/>
        </w:rPr>
        <w:lastRenderedPageBreak/>
        <w:t>איבעיא</w:t>
      </w:r>
      <w:bookmarkEnd w:id="697"/>
      <w:r w:rsidRPr="0053759F">
        <w:rPr>
          <w:rFonts w:hint="cs"/>
          <w:rtl/>
        </w:rPr>
        <w:t xml:space="preserve"> ופשטינן</w:t>
      </w:r>
    </w:p>
    <w:p w14:paraId="13F03FF7" w14:textId="4DF2AB6F" w:rsidR="008A3843" w:rsidRPr="00E34F28" w:rsidRDefault="00DA51A5" w:rsidP="00D46300">
      <w:pPr>
        <w:pStyle w:val="afffff5"/>
        <w:spacing w:before="0"/>
        <w:rPr>
          <w:rtl/>
        </w:rPr>
      </w:pPr>
      <w:bookmarkStart w:id="698" w:name="_Toc216184500"/>
      <w:r w:rsidRPr="00A10336">
        <w:rPr>
          <w:rStyle w:val="30"/>
          <w:rFonts w:hint="cs"/>
          <w:rtl/>
        </w:rPr>
        <w:t>ד</w:t>
      </w:r>
      <w:r w:rsidRPr="00A10336">
        <w:rPr>
          <w:rStyle w:val="30"/>
          <w:rtl/>
        </w:rPr>
        <w:t>אחר המטה קורא מיד,</w:t>
      </w:r>
      <w:bookmarkEnd w:id="698"/>
      <w:r w:rsidRPr="00D826DC">
        <w:rPr>
          <w:rtl/>
        </w:rPr>
        <w:t xml:space="preserve"> </w:t>
      </w:r>
    </w:p>
    <w:p w14:paraId="02D29B09" w14:textId="77777777" w:rsidR="000F7F83" w:rsidRPr="00E34F28" w:rsidRDefault="00DA51A5" w:rsidP="00D46300">
      <w:pPr>
        <w:pStyle w:val="afffffc"/>
        <w:rPr>
          <w:rtl/>
        </w:rPr>
      </w:pPr>
      <w:bookmarkStart w:id="699" w:name="_Toc193635889"/>
      <w:bookmarkStart w:id="700" w:name="_Toc216184501"/>
      <w:r w:rsidRPr="00D826DC">
        <w:rPr>
          <w:rtl/>
        </w:rPr>
        <w:t xml:space="preserve">לפני המטה מרחיק </w:t>
      </w:r>
      <w:r w:rsidRPr="00D826DC">
        <w:rPr>
          <w:rFonts w:hint="cs"/>
          <w:rtl/>
        </w:rPr>
        <w:t>ד'</w:t>
      </w:r>
      <w:r w:rsidRPr="00D826DC">
        <w:rPr>
          <w:rtl/>
        </w:rPr>
        <w:t xml:space="preserve"> אמות.</w:t>
      </w:r>
      <w:bookmarkEnd w:id="699"/>
      <w:bookmarkEnd w:id="700"/>
      <w:r w:rsidR="00291D7F" w:rsidRPr="00E34F28">
        <w:rPr>
          <w:rStyle w:val="afffff9"/>
          <w:rFonts w:hint="cs"/>
          <w:rtl/>
        </w:rPr>
        <w:t xml:space="preserve"> </w:t>
      </w:r>
    </w:p>
    <w:p w14:paraId="45FE9169" w14:textId="37980390" w:rsidR="00A24328" w:rsidRDefault="00DA51A5" w:rsidP="009A59D1">
      <w:pPr>
        <w:pStyle w:val="38"/>
        <w:framePr w:wrap="notBeside"/>
        <w:rPr>
          <w:rtl/>
        </w:rPr>
      </w:pPr>
      <w:r w:rsidRPr="00660D7A">
        <w:rPr>
          <w:rtl/>
        </w:rPr>
        <w:t>רשב"ג</w:t>
      </w:r>
      <w:r w:rsidR="00A24328">
        <w:rPr>
          <w:rtl/>
        </w:rPr>
        <w:t>:</w:t>
      </w:r>
    </w:p>
    <w:p w14:paraId="64925380" w14:textId="0F68E3F9" w:rsidR="00DA51A5" w:rsidRPr="000528DA" w:rsidRDefault="00DA51A5" w:rsidP="000528DA">
      <w:pPr>
        <w:rPr>
          <w:rtl/>
        </w:rPr>
      </w:pPr>
      <w:r w:rsidRPr="000528DA">
        <w:rPr>
          <w:rtl/>
        </w:rPr>
        <w:t>אפילו בית מאה אמה לא יקרא עד שיוציאם או שיניחם תחת המטה.</w:t>
      </w:r>
      <w:r w:rsidR="00E02336" w:rsidRPr="00A10336">
        <w:rPr>
          <w:rStyle w:val="30"/>
          <w:rFonts w:hint="cs"/>
          <w:rtl/>
        </w:rPr>
        <w:t xml:space="preserve"> </w:t>
      </w:r>
      <w:r w:rsidR="00B64033" w:rsidRPr="000528DA">
        <w:rPr>
          <w:rtl/>
        </w:rPr>
        <w:t>בעיין איפשיטא, מתנייתא קשיין</w:t>
      </w:r>
      <w:r w:rsidRPr="000528DA">
        <w:rPr>
          <w:rtl/>
        </w:rPr>
        <w:t>! - איפוך בתרייתא.</w:t>
      </w:r>
      <w:r w:rsidRPr="000528DA">
        <w:rPr>
          <w:rFonts w:hint="cs"/>
          <w:rtl/>
        </w:rPr>
        <w:t xml:space="preserve"> דכוליה בית</w:t>
      </w:r>
      <w:r w:rsidRPr="000528DA">
        <w:rPr>
          <w:rtl/>
        </w:rPr>
        <w:t xml:space="preserve"> כ</w:t>
      </w:r>
      <w:r w:rsidRPr="000528DA">
        <w:rPr>
          <w:rFonts w:hint="cs"/>
          <w:rtl/>
        </w:rPr>
        <w:t>ד'</w:t>
      </w:r>
      <w:r w:rsidR="00B64033" w:rsidRPr="000528DA">
        <w:rPr>
          <w:rtl/>
        </w:rPr>
        <w:t xml:space="preserve"> אמות דמי</w:t>
      </w:r>
      <w:r w:rsidRPr="000528DA">
        <w:rPr>
          <w:rtl/>
        </w:rPr>
        <w:t xml:space="preserve"> </w:t>
      </w:r>
      <w:r>
        <w:rPr>
          <w:rStyle w:val="afffff9"/>
          <w:rFonts w:hint="cs"/>
          <w:rtl/>
          <w:rPrChange w:id="9165" w:author="מנוע אמוראים" w:date="2026-10-05T16:40:51Z">
            <w:rPr>
              <w:rFonts w:hint="cs"/>
              <w:rtl/>
            </w:rPr>
          </w:rPrChange>
        </w:rPr>
        <w:t xml:space="preserve">ו</w:t>
      </w:r>
      <w:r>
        <w:rPr>
          <w:rStyle w:val="afffff9"/>
          <w:rFonts w:hint="cs"/>
          <w:rtl/>
          <w:rPrChange w:id="9166" w:author="מנוע אמוראים" w:date="2026-10-05T16:40:51Z">
            <w:rPr>
              <w:rFonts w:hint="cs"/>
              <w:rtl/>
            </w:rPr>
          </w:rPrChange>
        </w:rPr>
        <w:t xml:space="preserve">כ</w:t>
      </w:r>
      <w:r>
        <w:rPr>
          <w:rStyle w:val="afffff9"/>
          <w:rtl/>
          <w:rPrChange w:id="9167" w:author="מנוע אמוראים" w:date="2026-10-05T16:40:51Z">
            <w:rPr>
              <w:rtl/>
            </w:rPr>
          </w:rPrChange>
        </w:rPr>
        <w:t xml:space="preserve">ר</w:t>
      </w:r>
      <w:r>
        <w:rPr>
          <w:rStyle w:val="afffff9"/>
          <w:rFonts w:hint="cs"/>
          <w:rtl/>
          <w:rPrChange w:id="9168" w:author="מנוע אמוראים" w:date="2026-10-05T16:40:51Z">
            <w:rPr>
              <w:rFonts w:hint="cs"/>
              <w:rtl/>
            </w:rPr>
          </w:rPrChange>
        </w:rPr>
        <w:t xml:space="preserve">שב"א</w:t>
      </w:r>
      <w:r>
        <w:rPr>
          <w:rFonts w:hint="cs"/>
          <w:rtl/>
        </w:rPr>
        <w:t xml:space="preserve"> </w:t>
      </w:r>
      <w:r w:rsidRPr="000528DA">
        <w:rPr>
          <w:rtl/>
        </w:rPr>
        <w:t>היא.</w:t>
      </w:r>
    </w:p>
    <w:p w14:paraId="5C9A4E49" w14:textId="77777777" w:rsidR="000F7F83" w:rsidRPr="00E34F28" w:rsidRDefault="00B64033" w:rsidP="00682BF2">
      <w:pPr>
        <w:pStyle w:val="afffff5"/>
        <w:rPr>
          <w:rtl/>
        </w:rPr>
      </w:pPr>
      <w:bookmarkStart w:id="701" w:name="_Toc193635890"/>
      <w:bookmarkStart w:id="702" w:name="_Toc216184502"/>
      <w:r w:rsidRPr="00A10336">
        <w:rPr>
          <w:rStyle w:val="30"/>
          <w:rtl/>
        </w:rPr>
        <w:t>מטה פחות משלשה</w:t>
      </w:r>
      <w:bookmarkEnd w:id="701"/>
      <w:bookmarkEnd w:id="702"/>
    </w:p>
    <w:p w14:paraId="493A9CBA" w14:textId="350BA301" w:rsidR="00A24328" w:rsidRDefault="00E068CD" w:rsidP="009A59D1">
      <w:pPr>
        <w:pStyle w:val="38"/>
        <w:framePr w:wrap="notBeside"/>
        <w:rPr>
          <w:rtl/>
        </w:rPr>
      </w:pPr>
      <w:r w:rsidRPr="00660D7A">
        <w:rPr>
          <w:rFonts w:hint="cs"/>
          <w:rtl/>
        </w:rPr>
        <w:t>רב יוסף מר</w:t>
      </w:r>
      <w:r w:rsidR="00280386" w:rsidRPr="00660D7A">
        <w:rPr>
          <w:rtl/>
        </w:rPr>
        <w:t>"</w:t>
      </w:r>
      <w:r w:rsidRPr="00660D7A">
        <w:rPr>
          <w:rFonts w:hint="cs"/>
          <w:rtl/>
        </w:rPr>
        <w:t>ה</w:t>
      </w:r>
      <w:r w:rsidR="009B14FE">
        <w:rPr>
          <w:rFonts w:hint="cs"/>
          <w:rtl/>
        </w:rPr>
        <w:t>:</w:t>
      </w:r>
    </w:p>
    <w:p w14:paraId="26BA2FDF" w14:textId="521D4DB3" w:rsidR="00DA51A5" w:rsidRPr="000528DA" w:rsidRDefault="00B64033" w:rsidP="000528DA">
      <w:pPr>
        <w:rPr>
          <w:rtl/>
        </w:rPr>
      </w:pPr>
      <w:r w:rsidRPr="000528DA">
        <w:rPr>
          <w:rtl/>
        </w:rPr>
        <w:t>שיטא דכלבוד</w:t>
      </w:r>
      <w:r w:rsidR="00DA51A5" w:rsidRPr="000528DA">
        <w:rPr>
          <w:rtl/>
        </w:rPr>
        <w:t xml:space="preserve"> דמי.</w:t>
      </w:r>
    </w:p>
    <w:p w14:paraId="2A693785" w14:textId="77777777" w:rsidR="00A24328" w:rsidRDefault="00B64033" w:rsidP="009A59D1">
      <w:pPr>
        <w:pStyle w:val="38"/>
        <w:framePr w:wrap="notBeside"/>
        <w:rPr>
          <w:rtl/>
        </w:rPr>
      </w:pPr>
      <w:r w:rsidRPr="00660D7A">
        <w:rPr>
          <w:rFonts w:hint="cs"/>
          <w:rtl/>
        </w:rPr>
        <w:t>ובעי</w:t>
      </w:r>
      <w:r w:rsidR="00A24328">
        <w:rPr>
          <w:rtl/>
        </w:rPr>
        <w:t>:</w:t>
      </w:r>
    </w:p>
    <w:p w14:paraId="4FCB4053" w14:textId="689B5719" w:rsidR="00E068CD" w:rsidRPr="000528DA" w:rsidRDefault="00B64033" w:rsidP="000528DA">
      <w:pPr>
        <w:rPr>
          <w:rtl/>
        </w:rPr>
      </w:pPr>
      <w:bookmarkStart w:id="703" w:name="_Toc193635891"/>
      <w:bookmarkStart w:id="704" w:name="_Toc216184503"/>
      <w:r w:rsidRPr="00A10336">
        <w:rPr>
          <w:rStyle w:val="30"/>
          <w:rFonts w:hint="cs"/>
          <w:rtl/>
        </w:rPr>
        <w:t>ב</w:t>
      </w:r>
      <w:r w:rsidR="00DA51A5" w:rsidRPr="00A10336">
        <w:rPr>
          <w:rStyle w:val="30"/>
          <w:rtl/>
        </w:rPr>
        <w:t>שלשה,</w:t>
      </w:r>
      <w:bookmarkEnd w:id="703"/>
      <w:bookmarkEnd w:id="704"/>
      <w:r w:rsidR="00DA51A5" w:rsidRPr="000528DA">
        <w:rPr>
          <w:sz w:val="14"/>
          <w:rtl/>
        </w:rPr>
        <w:t xml:space="preserve"> ארבעה, חמשה, ששה, שבעה, שמנה, תשעה</w:t>
      </w:r>
      <w:r w:rsidRPr="000528DA">
        <w:rPr>
          <w:rFonts w:hint="cs"/>
          <w:sz w:val="14"/>
          <w:rtl/>
        </w:rPr>
        <w:t xml:space="preserve">. </w:t>
      </w:r>
      <w:r w:rsidR="00DA51A5" w:rsidRPr="00E34F28">
        <w:rPr>
          <w:rStyle w:val="afffff9"/>
          <w:rtl/>
        </w:rPr>
        <w:t>א"ל:</w:t>
      </w:r>
      <w:r w:rsidR="000F7F83" w:rsidRPr="000528DA">
        <w:rPr>
          <w:sz w:val="14"/>
          <w:rtl/>
        </w:rPr>
        <w:t xml:space="preserve"> </w:t>
      </w:r>
      <w:r w:rsidR="000F7F83" w:rsidRPr="000528DA">
        <w:rPr>
          <w:rFonts w:hint="cs"/>
          <w:sz w:val="14"/>
          <w:rtl/>
        </w:rPr>
        <w:t>א"י.</w:t>
      </w:r>
    </w:p>
    <w:p w14:paraId="436F807A" w14:textId="77777777" w:rsidR="006B575D" w:rsidRPr="000528DA" w:rsidRDefault="00DA51A5" w:rsidP="000528DA">
      <w:pPr>
        <w:rPr>
          <w:rtl/>
        </w:rPr>
      </w:pPr>
      <w:bookmarkStart w:id="705" w:name="_Toc193635892"/>
      <w:bookmarkStart w:id="706" w:name="_Toc216184504"/>
      <w:r w:rsidRPr="00A10336">
        <w:rPr>
          <w:rStyle w:val="30"/>
          <w:rtl/>
        </w:rPr>
        <w:t>עשרה</w:t>
      </w:r>
      <w:bookmarkEnd w:id="705"/>
      <w:bookmarkEnd w:id="706"/>
      <w:r w:rsidRPr="000528DA">
        <w:rPr>
          <w:rtl/>
        </w:rPr>
        <w:t xml:space="preserve">, ודאי </w:t>
      </w:r>
      <w:r w:rsidRPr="000528DA">
        <w:rPr>
          <w:rFonts w:hint="cs"/>
          <w:rtl/>
        </w:rPr>
        <w:t>דכרשות אחרת,</w:t>
      </w:r>
      <w:r w:rsidR="00E02336" w:rsidRPr="000528DA">
        <w:rPr>
          <w:rFonts w:hint="cs"/>
          <w:rtl/>
        </w:rPr>
        <w:t xml:space="preserve"> </w:t>
      </w:r>
      <w:r w:rsidR="00C545E6" w:rsidRPr="00A10336">
        <w:rPr>
          <w:rStyle w:val="30"/>
          <w:rtl/>
        </w:rPr>
        <w:t>הלכה</w:t>
      </w:r>
      <w:r w:rsidRPr="000528DA">
        <w:rPr>
          <w:rtl/>
        </w:rPr>
        <w:t xml:space="preserve">: </w:t>
      </w:r>
      <w:r w:rsidRPr="00A10336">
        <w:rPr>
          <w:rStyle w:val="30"/>
          <w:rtl/>
        </w:rPr>
        <w:t xml:space="preserve">פחות </w:t>
      </w:r>
      <w:r w:rsidRPr="00A10336">
        <w:rPr>
          <w:rStyle w:val="30"/>
          <w:rFonts w:hint="cs"/>
          <w:rtl/>
        </w:rPr>
        <w:t>מג'</w:t>
      </w:r>
      <w:r w:rsidRPr="00A10336">
        <w:rPr>
          <w:rStyle w:val="30"/>
          <w:rtl/>
        </w:rPr>
        <w:t xml:space="preserve"> כלבוד דמי, עשרה רשות אחרת,</w:t>
      </w:r>
      <w:r w:rsidR="000F7F83" w:rsidRPr="000528DA">
        <w:rPr>
          <w:rFonts w:hint="cs"/>
          <w:sz w:val="14"/>
          <w:rtl/>
        </w:rPr>
        <w:t xml:space="preserve"> </w:t>
      </w:r>
      <w:r w:rsidRPr="000528DA">
        <w:rPr>
          <w:sz w:val="14"/>
          <w:rtl/>
        </w:rPr>
        <w:t>מ</w:t>
      </w:r>
      <w:r w:rsidR="00E02336" w:rsidRPr="000528DA">
        <w:rPr>
          <w:sz w:val="14"/>
          <w:rtl/>
        </w:rPr>
        <w:t xml:space="preserve">שלשה עד עשרה </w:t>
      </w:r>
      <w:r w:rsidRPr="000528DA">
        <w:rPr>
          <w:sz w:val="14"/>
          <w:rtl/>
        </w:rPr>
        <w:t xml:space="preserve">היינו </w:t>
      </w:r>
      <w:r w:rsidR="000F7F83" w:rsidRPr="00E34F28">
        <w:rPr>
          <w:rStyle w:val="afffff9"/>
          <w:rtl/>
        </w:rPr>
        <w:t>דבע</w:t>
      </w:r>
      <w:r w:rsidR="000F7F83" w:rsidRPr="00E34F28">
        <w:rPr>
          <w:rStyle w:val="afffff9"/>
          <w:rFonts w:hint="cs"/>
          <w:rtl/>
        </w:rPr>
        <w:t>א</w:t>
      </w:r>
      <w:r w:rsidRPr="00E34F28">
        <w:rPr>
          <w:rStyle w:val="afffff9"/>
          <w:rtl/>
        </w:rPr>
        <w:t xml:space="preserve"> </w:t>
      </w:r>
      <w:r w:rsidRPr="000528DA">
        <w:rPr>
          <w:sz w:val="14"/>
          <w:rtl/>
        </w:rPr>
        <w:t>ולא פשט ל</w:t>
      </w:r>
      <w:r w:rsidR="00E02336" w:rsidRPr="000528DA">
        <w:rPr>
          <w:rFonts w:hint="cs"/>
          <w:sz w:val="14"/>
          <w:rtl/>
        </w:rPr>
        <w:t>ו</w:t>
      </w:r>
      <w:r w:rsidRPr="000528DA">
        <w:rPr>
          <w:sz w:val="14"/>
          <w:rtl/>
        </w:rPr>
        <w:t>.</w:t>
      </w:r>
      <w:r w:rsidR="00E02336" w:rsidRPr="000528DA">
        <w:rPr>
          <w:rFonts w:hint="cs"/>
          <w:sz w:val="14"/>
          <w:rtl/>
        </w:rPr>
        <w:t xml:space="preserve"> </w:t>
      </w:r>
    </w:p>
    <w:p w14:paraId="27A0975F" w14:textId="77777777" w:rsidR="00DA51A5" w:rsidRPr="000528DA" w:rsidRDefault="00DA51A5" w:rsidP="000528DA">
      <w:pPr>
        <w:rPr>
          <w:rtl/>
        </w:rPr>
      </w:pPr>
      <w:r w:rsidRPr="00E34F28">
        <w:rPr>
          <w:rStyle w:val="afffff9"/>
          <w:rtl/>
        </w:rPr>
        <w:t>רב</w:t>
      </w:r>
      <w:r w:rsidRPr="000528DA">
        <w:rPr>
          <w:sz w:val="14"/>
          <w:rtl/>
        </w:rPr>
        <w:t xml:space="preserve"> </w:t>
      </w:r>
      <w:r w:rsidRPr="00A10336">
        <w:rPr>
          <w:rStyle w:val="30"/>
          <w:rtl/>
        </w:rPr>
        <w:t>הלכה</w:t>
      </w:r>
      <w:r w:rsidRPr="000528DA">
        <w:rPr>
          <w:sz w:val="14"/>
          <w:rtl/>
        </w:rPr>
        <w:t xml:space="preserve"> </w:t>
      </w:r>
      <w:r>
        <w:rPr>
          <w:rStyle w:val="afffff9"/>
          <w:rtl/>
          <w:rPrChange w:id="9169" w:author="מנוע אמוראים" w:date="2026-10-05T16:40:51Z">
            <w:rPr>
              <w:rStyle w:val="30"/>
              <w:rtl/>
            </w:rPr>
          </w:rPrChange>
        </w:rPr>
        <w:t xml:space="preserve">כר</w:t>
      </w:r>
      <w:r>
        <w:rPr>
          <w:rStyle w:val="afffff9"/>
          <w:rFonts w:hint="cs"/>
          <w:rtl/>
          <w:rPrChange w:id="9170" w:author="מנוע אמוראים" w:date="2026-10-05T16:40:51Z">
            <w:rPr>
              <w:rStyle w:val="30"/>
              <w:rFonts w:hint="cs"/>
              <w:rtl/>
            </w:rPr>
          </w:rPrChange>
        </w:rPr>
        <w:t xml:space="preserve">שב"א</w:t>
      </w:r>
      <w:r w:rsidRPr="00A10336">
        <w:rPr>
          <w:rStyle w:val="30"/>
          <w:rtl/>
        </w:rPr>
        <w:t>.</w:t>
      </w:r>
      <w:r w:rsidR="00E02336" w:rsidRPr="000528DA">
        <w:rPr>
          <w:rFonts w:hint="cs"/>
          <w:rtl/>
        </w:rPr>
        <w:t xml:space="preserve"> </w:t>
      </w:r>
      <w:r w:rsidRPr="00E34F28">
        <w:rPr>
          <w:rStyle w:val="afffff9"/>
          <w:rFonts w:hint="cs"/>
          <w:rtl/>
        </w:rPr>
        <w:t>ל</w:t>
      </w:r>
      <w:r w:rsidRPr="00E34F28">
        <w:rPr>
          <w:rStyle w:val="afffff9"/>
          <w:rtl/>
        </w:rPr>
        <w:t>רבא</w:t>
      </w:r>
      <w:r w:rsidRPr="000528DA">
        <w:rPr>
          <w:sz w:val="14"/>
          <w:rtl/>
        </w:rPr>
        <w:t xml:space="preserve">: </w:t>
      </w:r>
      <w:r w:rsidRPr="00A10336">
        <w:rPr>
          <w:rStyle w:val="30"/>
          <w:rtl/>
        </w:rPr>
        <w:t>אין</w:t>
      </w:r>
      <w:r w:rsidRPr="000528DA">
        <w:rPr>
          <w:sz w:val="14"/>
          <w:rtl/>
        </w:rPr>
        <w:t xml:space="preserve"> </w:t>
      </w:r>
      <w:r w:rsidRPr="00A10336">
        <w:rPr>
          <w:rStyle w:val="30"/>
          <w:rtl/>
        </w:rPr>
        <w:t>הלכה</w:t>
      </w:r>
      <w:r w:rsidRPr="000528DA">
        <w:rPr>
          <w:sz w:val="14"/>
          <w:rtl/>
        </w:rPr>
        <w:t xml:space="preserve"> </w:t>
      </w:r>
      <w:r>
        <w:rPr>
          <w:rStyle w:val="afffff9"/>
          <w:rtl/>
          <w:rPrChange w:id="9171" w:author="מנוע אמוראים" w:date="2026-10-05T16:40:51Z">
            <w:rPr>
              <w:rStyle w:val="30"/>
              <w:rtl/>
            </w:rPr>
          </w:rPrChange>
        </w:rPr>
        <w:t xml:space="preserve">כר</w:t>
      </w:r>
      <w:r>
        <w:rPr>
          <w:rStyle w:val="afffff9"/>
          <w:rFonts w:hint="cs"/>
          <w:rtl/>
          <w:rPrChange w:id="9172" w:author="מנוע אמוראים" w:date="2026-10-05T16:40:51Z">
            <w:rPr>
              <w:rStyle w:val="30"/>
              <w:rFonts w:hint="cs"/>
              <w:rtl/>
            </w:rPr>
          </w:rPrChange>
        </w:rPr>
        <w:t xml:space="preserve">שב"א</w:t>
      </w:r>
      <w:r w:rsidRPr="00A10336">
        <w:rPr>
          <w:rStyle w:val="30"/>
          <w:rtl/>
        </w:rPr>
        <w:t>.</w:t>
      </w:r>
    </w:p>
    <w:p w14:paraId="4CA793CF" w14:textId="37051808" w:rsidR="008A3843" w:rsidRPr="00E34F28" w:rsidRDefault="00E02336" w:rsidP="00D46300">
      <w:pPr>
        <w:pStyle w:val="afffff5"/>
        <w:rPr>
          <w:rtl/>
        </w:rPr>
      </w:pPr>
      <w:r w:rsidRPr="00E34F28">
        <w:rPr>
          <w:rStyle w:val="afffff9"/>
          <w:rFonts w:hint="cs"/>
          <w:rtl/>
        </w:rPr>
        <w:t>ר</w:t>
      </w:r>
      <w:r w:rsidR="00AE16FF" w:rsidRPr="00E34F28">
        <w:rPr>
          <w:rStyle w:val="afffff9"/>
          <w:rtl/>
        </w:rPr>
        <w:t>"</w:t>
      </w:r>
      <w:r w:rsidRPr="00E34F28">
        <w:rPr>
          <w:rStyle w:val="afffff9"/>
          <w:rFonts w:hint="cs"/>
          <w:rtl/>
        </w:rPr>
        <w:t>א</w:t>
      </w:r>
      <w:r w:rsidR="00DA51A5" w:rsidRPr="00E34F28">
        <w:rPr>
          <w:rStyle w:val="afffff9"/>
          <w:rtl/>
        </w:rPr>
        <w:t xml:space="preserve"> </w:t>
      </w:r>
      <w:r w:rsidR="00DA51A5" w:rsidRPr="00E34F28">
        <w:rPr>
          <w:rStyle w:val="afffff9"/>
          <w:rFonts w:hint="cs"/>
          <w:rtl/>
        </w:rPr>
        <w:t>עסק לבנו בריב</w:t>
      </w:r>
      <w:r w:rsidR="00DA51A5" w:rsidRPr="00E34F28">
        <w:rPr>
          <w:rStyle w:val="afffff9"/>
          <w:rtl/>
        </w:rPr>
        <w:t>"</w:t>
      </w:r>
      <w:r w:rsidR="00DA51A5" w:rsidRPr="00E34F28">
        <w:rPr>
          <w:rStyle w:val="afffff9"/>
          <w:rFonts w:hint="cs"/>
          <w:rtl/>
        </w:rPr>
        <w:t>ש</w:t>
      </w:r>
      <w:r w:rsidR="00DA51A5" w:rsidRPr="00A10336">
        <w:rPr>
          <w:rStyle w:val="30"/>
          <w:rFonts w:hint="cs"/>
          <w:rtl/>
        </w:rPr>
        <w:t xml:space="preserve"> ב</w:t>
      </w:r>
      <w:r w:rsidR="00DA51A5" w:rsidRPr="00A10336">
        <w:rPr>
          <w:rStyle w:val="30"/>
          <w:rtl/>
        </w:rPr>
        <w:t>"</w:t>
      </w:r>
      <w:r w:rsidR="00DA51A5" w:rsidRPr="00A10336">
        <w:rPr>
          <w:rStyle w:val="30"/>
          <w:rFonts w:hint="cs"/>
          <w:rtl/>
        </w:rPr>
        <w:t>מ הכניסו לחופה</w:t>
      </w:r>
      <w:r w:rsidR="00DA51A5" w:rsidRPr="00FE3D07">
        <w:rPr>
          <w:rFonts w:hint="cs"/>
          <w:rtl/>
        </w:rPr>
        <w:t xml:space="preserve"> ולא הצליח לבעול</w:t>
      </w:r>
      <w:r w:rsidR="00D46300">
        <w:rPr>
          <w:rFonts w:hint="cs"/>
          <w:rtl/>
        </w:rPr>
        <w:t>,</w:t>
      </w:r>
      <w:r w:rsidR="00DA51A5" w:rsidRPr="00FE3D07">
        <w:rPr>
          <w:rFonts w:hint="cs"/>
          <w:rtl/>
        </w:rPr>
        <w:t xml:space="preserve"> </w:t>
      </w:r>
      <w:r w:rsidR="00D46300">
        <w:rPr>
          <w:rFonts w:hint="cs"/>
          <w:rtl/>
        </w:rPr>
        <w:t>בד</w:t>
      </w:r>
      <w:r w:rsidR="00DA51A5" w:rsidRPr="00FE3D07">
        <w:rPr>
          <w:rFonts w:hint="cs"/>
          <w:rtl/>
        </w:rPr>
        <w:t xml:space="preserve">ק </w:t>
      </w:r>
      <w:r w:rsidR="00DA51A5" w:rsidRPr="00F95182">
        <w:rPr>
          <w:rFonts w:hint="cs"/>
          <w:rtl/>
        </w:rPr>
        <w:t xml:space="preserve">וראה </w:t>
      </w:r>
      <w:r w:rsidR="00DA51A5" w:rsidRPr="00A10336">
        <w:rPr>
          <w:rStyle w:val="30"/>
          <w:rFonts w:hint="cs"/>
          <w:rtl/>
        </w:rPr>
        <w:t>ס</w:t>
      </w:r>
      <w:r w:rsidR="00DA51A5" w:rsidRPr="00A10336">
        <w:rPr>
          <w:rStyle w:val="30"/>
          <w:rtl/>
        </w:rPr>
        <w:t>"</w:t>
      </w:r>
      <w:r w:rsidR="00DA51A5" w:rsidRPr="00A10336">
        <w:rPr>
          <w:rStyle w:val="30"/>
          <w:rFonts w:hint="cs"/>
          <w:rtl/>
        </w:rPr>
        <w:t xml:space="preserve">ת </w:t>
      </w:r>
      <w:r w:rsidR="00D46300" w:rsidRPr="00A10336">
        <w:rPr>
          <w:rStyle w:val="30"/>
          <w:rFonts w:hint="cs"/>
          <w:rtl/>
        </w:rPr>
        <w:t>ש</w:t>
      </w:r>
      <w:r w:rsidR="00DA51A5" w:rsidRPr="00A10336">
        <w:rPr>
          <w:rStyle w:val="30"/>
          <w:rFonts w:hint="cs"/>
          <w:rtl/>
        </w:rPr>
        <w:t>מונח</w:t>
      </w:r>
      <w:r w:rsidR="00DA51A5" w:rsidRPr="00F95182">
        <w:rPr>
          <w:rFonts w:hint="cs"/>
          <w:rtl/>
        </w:rPr>
        <w:t xml:space="preserve">, </w:t>
      </w:r>
      <w:r w:rsidR="00DA51A5" w:rsidRPr="00E34F28">
        <w:rPr>
          <w:rStyle w:val="afffff9"/>
          <w:rFonts w:hint="cs"/>
          <w:rtl/>
        </w:rPr>
        <w:t>א</w:t>
      </w:r>
      <w:r w:rsidR="00DA51A5" w:rsidRPr="00E34F28">
        <w:rPr>
          <w:rStyle w:val="afffff9"/>
          <w:rtl/>
        </w:rPr>
        <w:t>"</w:t>
      </w:r>
      <w:r w:rsidR="00DA51A5" w:rsidRPr="00E34F28">
        <w:rPr>
          <w:rStyle w:val="afffff9"/>
          <w:rFonts w:hint="cs"/>
          <w:rtl/>
        </w:rPr>
        <w:t>ל</w:t>
      </w:r>
      <w:r w:rsidR="00DA51A5" w:rsidRPr="00F95182">
        <w:rPr>
          <w:rFonts w:hint="cs"/>
          <w:rtl/>
        </w:rPr>
        <w:t xml:space="preserve"> אילו לא הייתי מגיע עכשיו הי</w:t>
      </w:r>
      <w:r w:rsidR="00E068CD" w:rsidRPr="00F95182">
        <w:rPr>
          <w:rFonts w:hint="cs"/>
          <w:rtl/>
        </w:rPr>
        <w:t>י</w:t>
      </w:r>
      <w:r w:rsidR="00DA51A5" w:rsidRPr="00F95182">
        <w:rPr>
          <w:rFonts w:hint="cs"/>
          <w:rtl/>
        </w:rPr>
        <w:t>ת מסכן בני</w:t>
      </w:r>
      <w:r w:rsidR="005D555B" w:rsidRPr="00F95182">
        <w:rPr>
          <w:rFonts w:hint="cs"/>
          <w:rtl/>
        </w:rPr>
        <w:t>,</w:t>
      </w:r>
      <w:r w:rsidR="00DA51A5" w:rsidRPr="00F95182">
        <w:rPr>
          <w:rFonts w:hint="cs"/>
          <w:rtl/>
        </w:rPr>
        <w:t xml:space="preserve"> </w:t>
      </w:r>
    </w:p>
    <w:p w14:paraId="53DE5134" w14:textId="77777777" w:rsidR="008A3843" w:rsidRPr="000528DA" w:rsidRDefault="00DA51A5" w:rsidP="000528DA">
      <w:pPr>
        <w:rPr>
          <w:rtl/>
        </w:rPr>
      </w:pPr>
      <w:r w:rsidRPr="000528DA">
        <w:rPr>
          <w:rFonts w:hint="cs"/>
          <w:rtl/>
        </w:rPr>
        <w:t>ד</w:t>
      </w:r>
      <w:r w:rsidRPr="00A10336">
        <w:rPr>
          <w:rStyle w:val="30"/>
          <w:rtl/>
        </w:rPr>
        <w:t>בית שיש בו ספר תורה או תפילין</w:t>
      </w:r>
      <w:r w:rsidRPr="000528DA">
        <w:rPr>
          <w:rtl/>
        </w:rPr>
        <w:t xml:space="preserve"> </w:t>
      </w:r>
    </w:p>
    <w:p w14:paraId="12DE0C0A" w14:textId="77777777" w:rsidR="0066252F" w:rsidRPr="000528DA" w:rsidRDefault="00DA51A5" w:rsidP="000528DA">
      <w:pPr>
        <w:rPr>
          <w:rtl/>
        </w:rPr>
      </w:pPr>
      <w:r w:rsidRPr="000528DA">
        <w:rPr>
          <w:rtl/>
        </w:rPr>
        <w:t xml:space="preserve">- אסור לשמש עד שיוציאם או שיניחם </w:t>
      </w:r>
      <w:r w:rsidRPr="00A10336">
        <w:rPr>
          <w:rStyle w:val="30"/>
          <w:rtl/>
        </w:rPr>
        <w:t>כלי בתוך כלי.</w:t>
      </w:r>
      <w:r w:rsidR="00E02336" w:rsidRPr="000528DA">
        <w:rPr>
          <w:rFonts w:hint="cs"/>
          <w:rtl/>
        </w:rPr>
        <w:t xml:space="preserve"> </w:t>
      </w:r>
    </w:p>
    <w:p w14:paraId="107AA225" w14:textId="30321E13" w:rsidR="00A24328" w:rsidRDefault="00DA51A5" w:rsidP="009A59D1">
      <w:pPr>
        <w:pStyle w:val="38"/>
        <w:framePr w:wrap="notBeside"/>
        <w:rPr>
          <w:rtl/>
        </w:rPr>
      </w:pPr>
      <w:r w:rsidRPr="00660D7A">
        <w:rPr>
          <w:rFonts w:hint="cs"/>
          <w:rtl/>
        </w:rPr>
        <w:t>א</w:t>
      </w:r>
      <w:r w:rsidRPr="00660D7A">
        <w:rPr>
          <w:rtl/>
        </w:rPr>
        <w:t>ביי</w:t>
      </w:r>
      <w:r w:rsidR="00A24328">
        <w:rPr>
          <w:rtl/>
        </w:rPr>
        <w:t>:</w:t>
      </w:r>
    </w:p>
    <w:p w14:paraId="53251CAF" w14:textId="2087B014" w:rsidR="00D46300" w:rsidRPr="000528DA" w:rsidRDefault="005D555B" w:rsidP="000528DA">
      <w:pPr>
        <w:rPr>
          <w:rtl/>
        </w:rPr>
      </w:pPr>
      <w:r w:rsidRPr="000528DA">
        <w:rPr>
          <w:rFonts w:hint="cs"/>
          <w:rtl/>
        </w:rPr>
        <w:t xml:space="preserve">דווקא </w:t>
      </w:r>
      <w:r w:rsidR="00B64033" w:rsidRPr="00A10336">
        <w:rPr>
          <w:rStyle w:val="30"/>
          <w:rtl/>
        </w:rPr>
        <w:t xml:space="preserve">בכלי שאינו </w:t>
      </w:r>
      <w:r w:rsidR="00B64033" w:rsidRPr="00A10336">
        <w:rPr>
          <w:rStyle w:val="30"/>
          <w:rFonts w:hint="cs"/>
          <w:rtl/>
        </w:rPr>
        <w:t>מיועד לו,</w:t>
      </w:r>
      <w:r w:rsidR="00B64033" w:rsidRPr="000528DA">
        <w:rPr>
          <w:rFonts w:hint="cs"/>
          <w:rtl/>
        </w:rPr>
        <w:t xml:space="preserve"> </w:t>
      </w:r>
    </w:p>
    <w:p w14:paraId="3DE51802" w14:textId="53B49E2E" w:rsidR="0066252F" w:rsidRPr="000528DA" w:rsidRDefault="00B64033" w:rsidP="000528DA">
      <w:pPr>
        <w:rPr>
          <w:rtl/>
        </w:rPr>
      </w:pPr>
      <w:r w:rsidRPr="000528DA">
        <w:rPr>
          <w:rFonts w:hint="cs"/>
          <w:rtl/>
        </w:rPr>
        <w:t>דבמיועד לו אפי'</w:t>
      </w:r>
      <w:r w:rsidR="00DA51A5" w:rsidRPr="000528DA">
        <w:rPr>
          <w:rtl/>
        </w:rPr>
        <w:t xml:space="preserve"> עשרה </w:t>
      </w:r>
      <w:r w:rsidR="00DA51A5" w:rsidRPr="000528DA">
        <w:rPr>
          <w:rFonts w:hint="cs"/>
          <w:rtl/>
        </w:rPr>
        <w:t xml:space="preserve">כלים ככלי אחד הם </w:t>
      </w:r>
    </w:p>
    <w:p w14:paraId="7FD34AED" w14:textId="7BE8784A" w:rsidR="00A24328" w:rsidRDefault="00B64033" w:rsidP="009A59D1">
      <w:pPr>
        <w:pStyle w:val="38"/>
        <w:framePr w:wrap="notBeside"/>
        <w:rPr>
          <w:rtl/>
        </w:rPr>
      </w:pPr>
      <w:r w:rsidRPr="00660D7A">
        <w:rPr>
          <w:rtl/>
        </w:rPr>
        <w:t>רבא</w:t>
      </w:r>
      <w:r w:rsidR="00A24328">
        <w:rPr>
          <w:rtl/>
        </w:rPr>
        <w:t>:</w:t>
      </w:r>
    </w:p>
    <w:p w14:paraId="18D6DCEB" w14:textId="4BAB25BB" w:rsidR="00DA51A5" w:rsidRPr="000528DA" w:rsidRDefault="00F34824" w:rsidP="00747BF5">
      <w:pPr>
        <w:spacing w:after="120"/>
        <w:rPr>
          <w:rtl/>
        </w:rPr>
      </w:pPr>
      <w:bookmarkStart w:id="707" w:name="_Toc193635893"/>
      <w:bookmarkStart w:id="708" w:name="_Toc216184505"/>
      <w:r w:rsidRPr="00A10336">
        <w:rPr>
          <w:rStyle w:val="30"/>
          <w:rtl/>
        </w:rPr>
        <w:t>גלימ</w:t>
      </w:r>
      <w:r w:rsidRPr="00A10336">
        <w:rPr>
          <w:rStyle w:val="30"/>
          <w:rFonts w:hint="cs"/>
          <w:rtl/>
        </w:rPr>
        <w:t>ה</w:t>
      </w:r>
      <w:r w:rsidR="00B64033" w:rsidRPr="00A10336">
        <w:rPr>
          <w:rStyle w:val="30"/>
          <w:rtl/>
        </w:rPr>
        <w:t xml:space="preserve"> </w:t>
      </w:r>
      <w:r w:rsidR="00B64033" w:rsidRPr="00A10336">
        <w:rPr>
          <w:rStyle w:val="30"/>
          <w:rFonts w:hint="cs"/>
          <w:rtl/>
        </w:rPr>
        <w:t>על ספרים</w:t>
      </w:r>
      <w:bookmarkEnd w:id="707"/>
      <w:bookmarkEnd w:id="708"/>
      <w:r w:rsidR="00DA51A5" w:rsidRPr="000528DA">
        <w:rPr>
          <w:rtl/>
        </w:rPr>
        <w:t>- ככלי בתוך כלי דמי.</w:t>
      </w:r>
    </w:p>
    <w:p w14:paraId="05E5F532" w14:textId="77777777" w:rsidR="00DA51A5" w:rsidRPr="00E34F28" w:rsidRDefault="00DA51A5" w:rsidP="00EC0DC4">
      <w:pPr>
        <w:pStyle w:val="af2"/>
        <w:framePr w:wrap="around"/>
        <w:rPr>
          <w:rtl/>
        </w:rPr>
      </w:pPr>
      <w:r w:rsidRPr="00A4639B">
        <w:rPr>
          <w:rtl/>
        </w:rPr>
        <w:t>כו.</w:t>
      </w:r>
    </w:p>
    <w:p w14:paraId="409FA838" w14:textId="77EE5599" w:rsidR="00A24328" w:rsidRDefault="00D46300" w:rsidP="009A59D1">
      <w:pPr>
        <w:pStyle w:val="38"/>
        <w:framePr w:wrap="notBeside"/>
        <w:rPr>
          <w:rtl/>
        </w:rPr>
      </w:pPr>
      <w:r w:rsidRPr="00660D7A">
        <w:rPr>
          <w:rFonts w:hint="cs"/>
          <w:rtl/>
        </w:rPr>
        <w:t>ריב"ל</w:t>
      </w:r>
      <w:r w:rsidR="00A24328">
        <w:rPr>
          <w:rFonts w:hint="cs"/>
          <w:rtl/>
        </w:rPr>
        <w:t>:</w:t>
      </w:r>
    </w:p>
    <w:p w14:paraId="61FC4020" w14:textId="466C37A6" w:rsidR="00E068CD" w:rsidRPr="000528DA" w:rsidRDefault="00E02336" w:rsidP="000528DA">
      <w:pPr>
        <w:rPr>
          <w:rtl/>
        </w:rPr>
      </w:pPr>
      <w:bookmarkStart w:id="709" w:name="_Toc193635894"/>
      <w:bookmarkStart w:id="710" w:name="_Toc216184506"/>
      <w:r w:rsidRPr="006D3CF8">
        <w:rPr>
          <w:rStyle w:val="afffffd"/>
          <w:rFonts w:hint="cs"/>
          <w:b w:val="0"/>
          <w:rtl/>
        </w:rPr>
        <w:t>ס</w:t>
      </w:r>
      <w:r w:rsidR="00AE16FF" w:rsidRPr="006D3CF8">
        <w:rPr>
          <w:rStyle w:val="afffffd"/>
          <w:b w:val="0"/>
          <w:rtl/>
        </w:rPr>
        <w:t>"</w:t>
      </w:r>
      <w:r w:rsidRPr="006D3CF8">
        <w:rPr>
          <w:rStyle w:val="afffffd"/>
          <w:rFonts w:hint="cs"/>
          <w:b w:val="0"/>
          <w:rtl/>
        </w:rPr>
        <w:t>ת</w:t>
      </w:r>
      <w:bookmarkEnd w:id="709"/>
      <w:bookmarkEnd w:id="710"/>
      <w:r w:rsidR="00B64033" w:rsidRPr="000528DA">
        <w:rPr>
          <w:rtl/>
        </w:rPr>
        <w:t xml:space="preserve"> צריך</w:t>
      </w:r>
      <w:r w:rsidR="00291D7F" w:rsidRPr="000528DA">
        <w:rPr>
          <w:rtl/>
        </w:rPr>
        <w:t xml:space="preserve"> </w:t>
      </w:r>
      <w:r w:rsidR="00DA51A5" w:rsidRPr="000528DA">
        <w:rPr>
          <w:rtl/>
        </w:rPr>
        <w:t>מחיצה עשרה.</w:t>
      </w:r>
      <w:r w:rsidRPr="000528DA">
        <w:rPr>
          <w:rFonts w:hint="cs"/>
          <w:rtl/>
        </w:rPr>
        <w:t xml:space="preserve"> </w:t>
      </w:r>
    </w:p>
    <w:p w14:paraId="431EE708" w14:textId="77777777" w:rsidR="00A24328" w:rsidRDefault="00DA51A5" w:rsidP="009A59D1">
      <w:pPr>
        <w:pStyle w:val="38"/>
        <w:framePr w:wrap="notBeside"/>
        <w:rPr>
          <w:rtl/>
        </w:rPr>
      </w:pPr>
      <w:r w:rsidRPr="00660D7A">
        <w:rPr>
          <w:rtl/>
        </w:rPr>
        <w:t>מ"</w:t>
      </w:r>
      <w:r w:rsidRPr="00660D7A">
        <w:rPr>
          <w:rFonts w:hint="cs"/>
          <w:rtl/>
        </w:rPr>
        <w:t>ז</w:t>
      </w:r>
      <w:r w:rsidR="00E068CD" w:rsidRPr="00660D7A">
        <w:rPr>
          <w:rFonts w:hint="cs"/>
          <w:rtl/>
        </w:rPr>
        <w:t>:</w:t>
      </w:r>
      <w:r w:rsidRPr="00660D7A">
        <w:rPr>
          <w:rFonts w:hint="cs"/>
          <w:rtl/>
        </w:rPr>
        <w:t xml:space="preserve"> </w:t>
      </w:r>
      <w:r w:rsidR="00E068CD" w:rsidRPr="00660D7A">
        <w:rPr>
          <w:rFonts w:hint="cs"/>
          <w:rtl/>
        </w:rPr>
        <w:t>אצל</w:t>
      </w:r>
      <w:r w:rsidRPr="00660D7A">
        <w:rPr>
          <w:rFonts w:hint="cs"/>
          <w:rtl/>
        </w:rPr>
        <w:t xml:space="preserve"> ר</w:t>
      </w:r>
      <w:r w:rsidR="00F34824" w:rsidRPr="00660D7A">
        <w:rPr>
          <w:rFonts w:hint="cs"/>
          <w:rtl/>
        </w:rPr>
        <w:t>"א</w:t>
      </w:r>
      <w:r w:rsidR="00A24328">
        <w:rPr>
          <w:rtl/>
        </w:rPr>
        <w:t>:</w:t>
      </w:r>
    </w:p>
    <w:p w14:paraId="2534F7F9" w14:textId="58EACF48" w:rsidR="00F34824" w:rsidRPr="000528DA" w:rsidRDefault="00DA51A5" w:rsidP="000528DA">
      <w:pPr>
        <w:rPr>
          <w:rtl/>
        </w:rPr>
      </w:pPr>
      <w:r w:rsidRPr="000528DA">
        <w:rPr>
          <w:rFonts w:hint="cs"/>
          <w:rtl/>
        </w:rPr>
        <w:t>שמונח בביתו ס</w:t>
      </w:r>
      <w:r w:rsidRPr="000528DA">
        <w:rPr>
          <w:rtl/>
        </w:rPr>
        <w:t>"</w:t>
      </w:r>
      <w:r w:rsidRPr="000528DA">
        <w:rPr>
          <w:rFonts w:hint="cs"/>
          <w:rtl/>
        </w:rPr>
        <w:t xml:space="preserve">ת שעשה לו מחיצה עשרה </w:t>
      </w:r>
      <w:r w:rsidRPr="00E34F28">
        <w:rPr>
          <w:rStyle w:val="afffff9"/>
          <w:rFonts w:hint="cs"/>
          <w:rtl/>
        </w:rPr>
        <w:t>ו</w:t>
      </w:r>
      <w:r w:rsidRPr="00E34F28">
        <w:rPr>
          <w:rStyle w:val="afffff9"/>
          <w:rtl/>
        </w:rPr>
        <w:t>כריב"ל</w:t>
      </w:r>
      <w:r w:rsidRPr="00E34F28">
        <w:rPr>
          <w:rStyle w:val="afffff9"/>
          <w:rFonts w:hint="cs"/>
          <w:rtl/>
        </w:rPr>
        <w:t>,</w:t>
      </w:r>
      <w:r w:rsidRPr="000528DA">
        <w:rPr>
          <w:rFonts w:hint="cs"/>
          <w:rtl/>
        </w:rPr>
        <w:t xml:space="preserve"> </w:t>
      </w:r>
    </w:p>
    <w:p w14:paraId="5FE322B0" w14:textId="77777777" w:rsidR="00A24328" w:rsidRDefault="00DA51A5" w:rsidP="009A59D1">
      <w:pPr>
        <w:pStyle w:val="38"/>
        <w:framePr w:wrap="notBeside"/>
        <w:rPr>
          <w:rtl/>
        </w:rPr>
      </w:pPr>
      <w:r w:rsidRPr="00660D7A">
        <w:rPr>
          <w:rFonts w:hint="cs"/>
          <w:rtl/>
        </w:rPr>
        <w:t>ודחאו</w:t>
      </w:r>
      <w:r w:rsidR="00A24328">
        <w:rPr>
          <w:rtl/>
        </w:rPr>
        <w:t>:</w:t>
      </w:r>
    </w:p>
    <w:p w14:paraId="7C19D7F5" w14:textId="1391EAA3" w:rsidR="00F34824" w:rsidRPr="000528DA" w:rsidRDefault="00DA51A5" w:rsidP="000528DA">
      <w:pPr>
        <w:rPr>
          <w:rtl/>
        </w:rPr>
      </w:pPr>
      <w:r w:rsidRPr="000528DA">
        <w:rPr>
          <w:rFonts w:hint="cs"/>
          <w:rtl/>
        </w:rPr>
        <w:t>דווקא באין לו בית אחר</w:t>
      </w:r>
      <w:r w:rsidR="001852D5" w:rsidRPr="000528DA">
        <w:rPr>
          <w:rFonts w:hint="cs"/>
          <w:rtl/>
        </w:rPr>
        <w:t>,</w:t>
      </w:r>
      <w:r w:rsidRPr="000528DA">
        <w:rPr>
          <w:rFonts w:hint="cs"/>
          <w:rtl/>
        </w:rPr>
        <w:t xml:space="preserve"> </w:t>
      </w:r>
      <w:r w:rsidRPr="00E34F28">
        <w:rPr>
          <w:rStyle w:val="afffff9"/>
          <w:rFonts w:hint="cs"/>
          <w:rtl/>
        </w:rPr>
        <w:t>ולר</w:t>
      </w:r>
      <w:r w:rsidR="00D46300" w:rsidRPr="00E34F28">
        <w:rPr>
          <w:rStyle w:val="afffff9"/>
          <w:rFonts w:hint="cs"/>
          <w:rtl/>
        </w:rPr>
        <w:t>"א</w:t>
      </w:r>
      <w:r w:rsidRPr="000528DA">
        <w:rPr>
          <w:rFonts w:hint="cs"/>
          <w:rtl/>
        </w:rPr>
        <w:t xml:space="preserve"> יש בית אחר</w:t>
      </w:r>
      <w:r w:rsidR="00D46300" w:rsidRPr="000528DA">
        <w:rPr>
          <w:rFonts w:hint="cs"/>
          <w:rtl/>
        </w:rPr>
        <w:t>.</w:t>
      </w:r>
      <w:r w:rsidRPr="000528DA">
        <w:rPr>
          <w:rFonts w:hint="cs"/>
          <w:rtl/>
        </w:rPr>
        <w:t xml:space="preserve"> </w:t>
      </w:r>
    </w:p>
    <w:p w14:paraId="26D676D9" w14:textId="52681375" w:rsidR="00A24328" w:rsidRDefault="00DA51A5" w:rsidP="009A59D1">
      <w:pPr>
        <w:pStyle w:val="38"/>
        <w:framePr w:wrap="notBeside"/>
        <w:rPr>
          <w:rtl/>
        </w:rPr>
      </w:pPr>
      <w:r w:rsidRPr="00660D7A">
        <w:rPr>
          <w:rFonts w:hint="cs"/>
          <w:rtl/>
        </w:rPr>
        <w:t>א"ל</w:t>
      </w:r>
      <w:r w:rsidR="00A24328">
        <w:rPr>
          <w:rFonts w:hint="cs"/>
          <w:rtl/>
        </w:rPr>
        <w:t>:</w:t>
      </w:r>
    </w:p>
    <w:p w14:paraId="067EBD4E" w14:textId="27B6B1F9" w:rsidR="00DA51A5" w:rsidRPr="000528DA" w:rsidRDefault="00DA51A5" w:rsidP="000528DA">
      <w:pPr>
        <w:rPr>
          <w:rtl/>
        </w:rPr>
      </w:pPr>
      <w:r w:rsidRPr="000528DA">
        <w:rPr>
          <w:rFonts w:hint="cs"/>
          <w:rtl/>
        </w:rPr>
        <w:t>שלא ידע דבזה זה תלוי</w:t>
      </w:r>
      <w:r w:rsidRPr="000528DA">
        <w:rPr>
          <w:rtl/>
        </w:rPr>
        <w:t>.</w:t>
      </w:r>
    </w:p>
    <w:p w14:paraId="47311102" w14:textId="77777777" w:rsidR="001852D5" w:rsidRPr="00E34F28" w:rsidRDefault="00DA51A5" w:rsidP="00D46300">
      <w:pPr>
        <w:pStyle w:val="afffffc"/>
        <w:rPr>
          <w:rtl/>
        </w:rPr>
      </w:pPr>
      <w:bookmarkStart w:id="711" w:name="_Toc193635895"/>
      <w:bookmarkStart w:id="712" w:name="_Toc216184507"/>
      <w:r w:rsidRPr="00D46300">
        <w:rPr>
          <w:rtl/>
        </w:rPr>
        <w:t>מהן</w:t>
      </w:r>
      <w:r w:rsidR="00F34824" w:rsidRPr="00D46300">
        <w:rPr>
          <w:rFonts w:hint="cs"/>
          <w:rtl/>
        </w:rPr>
        <w:t>,</w:t>
      </w:r>
      <w:r w:rsidRPr="00D46300">
        <w:rPr>
          <w:rtl/>
        </w:rPr>
        <w:t xml:space="preserve"> ומן הצואה</w:t>
      </w:r>
      <w:r w:rsidR="00291D7F" w:rsidRPr="00D46300">
        <w:rPr>
          <w:rtl/>
        </w:rPr>
        <w:t xml:space="preserve"> </w:t>
      </w:r>
      <w:r w:rsidR="00CD7D78" w:rsidRPr="00D46300">
        <w:rPr>
          <w:rFonts w:hint="cs"/>
          <w:rtl/>
        </w:rPr>
        <w:t>ירחיק ד' אמות</w:t>
      </w:r>
      <w:r w:rsidRPr="00D46300">
        <w:rPr>
          <w:rtl/>
        </w:rPr>
        <w:t>.</w:t>
      </w:r>
      <w:bookmarkEnd w:id="711"/>
      <w:bookmarkEnd w:id="712"/>
      <w:r w:rsidR="00E02336" w:rsidRPr="00D46300">
        <w:rPr>
          <w:rFonts w:hint="cs"/>
          <w:rtl/>
        </w:rPr>
        <w:t xml:space="preserve"> </w:t>
      </w:r>
    </w:p>
    <w:p w14:paraId="1258D834" w14:textId="30CC0B5B" w:rsidR="00A24328" w:rsidRDefault="00DA51A5" w:rsidP="009A59D1">
      <w:pPr>
        <w:pStyle w:val="38"/>
        <w:framePr w:wrap="notBeside"/>
        <w:rPr>
          <w:rtl/>
        </w:rPr>
      </w:pPr>
      <w:r w:rsidRPr="00660D7A">
        <w:rPr>
          <w:rFonts w:hint="cs"/>
          <w:rtl/>
        </w:rPr>
        <w:t>ר"ה</w:t>
      </w:r>
      <w:r w:rsidR="00A24328">
        <w:rPr>
          <w:rtl/>
        </w:rPr>
        <w:t>:</w:t>
      </w:r>
    </w:p>
    <w:p w14:paraId="406651FE" w14:textId="0C9A3110" w:rsidR="00E068CD" w:rsidRPr="000528DA" w:rsidRDefault="00DA51A5" w:rsidP="000528DA">
      <w:pPr>
        <w:rPr>
          <w:rtl/>
        </w:rPr>
      </w:pPr>
      <w:r w:rsidRPr="000528DA">
        <w:rPr>
          <w:rFonts w:hint="cs"/>
          <w:rtl/>
        </w:rPr>
        <w:t xml:space="preserve">דווקא </w:t>
      </w:r>
      <w:r w:rsidRPr="000528DA">
        <w:rPr>
          <w:rtl/>
        </w:rPr>
        <w:t>לאחוריו</w:t>
      </w:r>
      <w:r w:rsidR="005D555B" w:rsidRPr="000528DA">
        <w:rPr>
          <w:rtl/>
        </w:rPr>
        <w:t xml:space="preserve">, אבל </w:t>
      </w:r>
      <w:r w:rsidR="005D555B" w:rsidRPr="00A10336">
        <w:rPr>
          <w:rStyle w:val="30"/>
          <w:rtl/>
        </w:rPr>
        <w:t>לפניו</w:t>
      </w:r>
      <w:r w:rsidR="005D555B" w:rsidRPr="000528DA">
        <w:rPr>
          <w:rtl/>
        </w:rPr>
        <w:t xml:space="preserve"> </w:t>
      </w:r>
      <w:r w:rsidRPr="000528DA">
        <w:rPr>
          <w:rFonts w:hint="cs"/>
          <w:rtl/>
        </w:rPr>
        <w:t>כ</w:t>
      </w:r>
      <w:r w:rsidRPr="000528DA">
        <w:rPr>
          <w:rtl/>
        </w:rPr>
        <w:t>מלא עיניו, וכן לתפלה.</w:t>
      </w:r>
      <w:r w:rsidR="00E02336" w:rsidRPr="000528DA">
        <w:rPr>
          <w:rFonts w:hint="cs"/>
          <w:rtl/>
        </w:rPr>
        <w:t xml:space="preserve"> </w:t>
      </w:r>
    </w:p>
    <w:p w14:paraId="27263B88" w14:textId="07A764FA" w:rsidR="00A24328" w:rsidRDefault="00BB7A16" w:rsidP="009A59D1">
      <w:pPr>
        <w:pStyle w:val="38"/>
        <w:framePr w:wrap="notBeside"/>
        <w:rPr>
          <w:rtl/>
        </w:rPr>
      </w:pPr>
      <w:r w:rsidRPr="00660D7A">
        <w:rPr>
          <w:rtl/>
        </w:rPr>
        <w:t>וה</w:t>
      </w:r>
      <w:r w:rsidRPr="00660D7A">
        <w:rPr>
          <w:rFonts w:hint="cs"/>
          <w:rtl/>
        </w:rPr>
        <w:t>ך</w:t>
      </w:r>
      <w:r w:rsidR="00DA51A5" w:rsidRPr="00660D7A">
        <w:rPr>
          <w:rtl/>
        </w:rPr>
        <w:t xml:space="preserve"> </w:t>
      </w:r>
      <w:r w:rsidRPr="00660D7A">
        <w:rPr>
          <w:rFonts w:hint="cs"/>
          <w:rtl/>
        </w:rPr>
        <w:t>ד</w:t>
      </w:r>
      <w:r w:rsidR="00DA51A5" w:rsidRPr="00660D7A">
        <w:rPr>
          <w:rFonts w:hint="cs"/>
          <w:rtl/>
        </w:rPr>
        <w:t>רב</w:t>
      </w:r>
      <w:r w:rsidR="00DA51A5" w:rsidRPr="00660D7A">
        <w:rPr>
          <w:rtl/>
        </w:rPr>
        <w:t>"</w:t>
      </w:r>
      <w:r w:rsidR="00DA51A5" w:rsidRPr="00660D7A">
        <w:rPr>
          <w:rFonts w:hint="cs"/>
          <w:rtl/>
        </w:rPr>
        <w:t>פ מר"ח</w:t>
      </w:r>
      <w:r w:rsidR="00A24328">
        <w:rPr>
          <w:rFonts w:hint="cs"/>
          <w:rtl/>
        </w:rPr>
        <w:t>:</w:t>
      </w:r>
    </w:p>
    <w:p w14:paraId="14468705" w14:textId="756B0EDD" w:rsidR="00F34824" w:rsidRPr="000528DA" w:rsidRDefault="00DA51A5" w:rsidP="000528DA">
      <w:pPr>
        <w:rPr>
          <w:rtl/>
        </w:rPr>
      </w:pPr>
      <w:r w:rsidRPr="000528DA">
        <w:rPr>
          <w:rFonts w:hint="cs"/>
          <w:rtl/>
        </w:rPr>
        <w:t>ד</w:t>
      </w:r>
      <w:r w:rsidRPr="000528DA">
        <w:rPr>
          <w:rtl/>
        </w:rPr>
        <w:t xml:space="preserve">עומד כנגד בית הכסא ומתפלל! </w:t>
      </w:r>
      <w:r w:rsidR="00B64033" w:rsidRPr="000528DA">
        <w:rPr>
          <w:rFonts w:hint="cs"/>
          <w:rtl/>
        </w:rPr>
        <w:t xml:space="preserve">- </w:t>
      </w:r>
      <w:r w:rsidRPr="000528DA">
        <w:rPr>
          <w:rtl/>
        </w:rPr>
        <w:t>בבית הכסא שאין בו צואה.</w:t>
      </w:r>
      <w:r w:rsidR="00E02336" w:rsidRPr="000528DA">
        <w:rPr>
          <w:rFonts w:hint="cs"/>
          <w:rtl/>
        </w:rPr>
        <w:t xml:space="preserve"> </w:t>
      </w:r>
      <w:r w:rsidR="00BB7A16" w:rsidRPr="000528DA">
        <w:rPr>
          <w:rFonts w:hint="cs"/>
          <w:rtl/>
        </w:rPr>
        <w:t xml:space="preserve"> </w:t>
      </w:r>
    </w:p>
    <w:p w14:paraId="5FB4CD9C" w14:textId="22B4F0F0" w:rsidR="00A24328" w:rsidRDefault="00BB7A16" w:rsidP="009A59D1">
      <w:pPr>
        <w:pStyle w:val="38"/>
        <w:framePr w:wrap="notBeside"/>
        <w:rPr>
          <w:rtl/>
        </w:rPr>
      </w:pPr>
      <w:r w:rsidRPr="00660D7A">
        <w:rPr>
          <w:rFonts w:hint="cs"/>
          <w:rtl/>
        </w:rPr>
        <w:t>והך</w:t>
      </w:r>
      <w:r w:rsidR="00DA51A5" w:rsidRPr="00660D7A">
        <w:rPr>
          <w:rFonts w:hint="cs"/>
          <w:rtl/>
        </w:rPr>
        <w:t xml:space="preserve"> דריב</w:t>
      </w:r>
      <w:r w:rsidR="00DA51A5" w:rsidRPr="00660D7A">
        <w:rPr>
          <w:rtl/>
        </w:rPr>
        <w:t>"</w:t>
      </w:r>
      <w:r w:rsidR="00DA51A5" w:rsidRPr="00660D7A">
        <w:rPr>
          <w:rFonts w:hint="cs"/>
          <w:rtl/>
        </w:rPr>
        <w:t>ח</w:t>
      </w:r>
      <w:r w:rsidR="00A24328">
        <w:rPr>
          <w:rtl/>
        </w:rPr>
        <w:t>:</w:t>
      </w:r>
    </w:p>
    <w:p w14:paraId="70B6912C" w14:textId="00C6A501" w:rsidR="00E068CD" w:rsidRPr="0053759F" w:rsidRDefault="00DA51A5" w:rsidP="000528DA">
      <w:pPr>
        <w:rPr>
          <w:spacing w:val="-4"/>
          <w:rtl/>
        </w:rPr>
      </w:pPr>
      <w:r w:rsidRPr="0053759F">
        <w:rPr>
          <w:spacing w:val="-4"/>
          <w:rtl/>
        </w:rPr>
        <w:t>ב</w:t>
      </w:r>
      <w:r w:rsidR="00F34824" w:rsidRPr="0053759F">
        <w:rPr>
          <w:rFonts w:hint="cs"/>
          <w:spacing w:val="-4"/>
          <w:rtl/>
        </w:rPr>
        <w:t>יהכנ"ס</w:t>
      </w:r>
      <w:r w:rsidRPr="0053759F">
        <w:rPr>
          <w:spacing w:val="-4"/>
          <w:rtl/>
        </w:rPr>
        <w:t xml:space="preserve"> אפי'</w:t>
      </w:r>
      <w:r w:rsidRPr="0053759F">
        <w:rPr>
          <w:rFonts w:hint="cs"/>
          <w:spacing w:val="-4"/>
          <w:rtl/>
        </w:rPr>
        <w:t xml:space="preserve"> </w:t>
      </w:r>
      <w:r w:rsidR="00B64033" w:rsidRPr="0053759F">
        <w:rPr>
          <w:spacing w:val="-4"/>
          <w:rtl/>
        </w:rPr>
        <w:t>שאין בו צואה, ובית מרחץ</w:t>
      </w:r>
      <w:r w:rsidRPr="0053759F">
        <w:rPr>
          <w:spacing w:val="-4"/>
          <w:rtl/>
        </w:rPr>
        <w:t xml:space="preserve"> </w:t>
      </w:r>
      <w:r w:rsidRPr="0053759F">
        <w:rPr>
          <w:rFonts w:hint="cs"/>
          <w:spacing w:val="-4"/>
          <w:rtl/>
        </w:rPr>
        <w:t>אפי</w:t>
      </w:r>
      <w:r w:rsidR="00B64033" w:rsidRPr="0053759F">
        <w:rPr>
          <w:spacing w:val="-4"/>
          <w:rtl/>
        </w:rPr>
        <w:t>' שאין בו אדם</w:t>
      </w:r>
      <w:r w:rsidR="00936984" w:rsidRPr="0053759F">
        <w:rPr>
          <w:rFonts w:hint="cs"/>
          <w:spacing w:val="-4"/>
          <w:rtl/>
        </w:rPr>
        <w:t>-</w:t>
      </w:r>
      <w:r w:rsidRPr="0053759F">
        <w:rPr>
          <w:spacing w:val="-4"/>
          <w:rtl/>
        </w:rPr>
        <w:t xml:space="preserve"> בחד</w:t>
      </w:r>
      <w:r w:rsidRPr="0053759F">
        <w:rPr>
          <w:rFonts w:hint="cs"/>
          <w:spacing w:val="-4"/>
          <w:rtl/>
        </w:rPr>
        <w:t>ש</w:t>
      </w:r>
      <w:r w:rsidR="00D46300" w:rsidRPr="0053759F">
        <w:rPr>
          <w:rFonts w:hint="cs"/>
          <w:spacing w:val="-4"/>
          <w:rtl/>
        </w:rPr>
        <w:t>.</w:t>
      </w:r>
    </w:p>
    <w:p w14:paraId="6E1EE419" w14:textId="1C95234F" w:rsidR="00A24328" w:rsidRDefault="00332D29" w:rsidP="009A59D1">
      <w:pPr>
        <w:pStyle w:val="38"/>
        <w:framePr w:wrap="notBeside"/>
        <w:rPr>
          <w:rtl/>
        </w:rPr>
      </w:pPr>
      <w:r w:rsidRPr="00660D7A">
        <w:rPr>
          <w:rtl/>
        </w:rPr>
        <w:lastRenderedPageBreak/>
        <w:t>והך</w:t>
      </w:r>
      <w:r w:rsidR="00DA51A5" w:rsidRPr="00660D7A">
        <w:rPr>
          <w:rtl/>
        </w:rPr>
        <w:t xml:space="preserve"> </w:t>
      </w:r>
      <w:r w:rsidR="00DA51A5" w:rsidRPr="00660D7A">
        <w:rPr>
          <w:rFonts w:hint="cs"/>
          <w:rtl/>
        </w:rPr>
        <w:t>דבעי לרבינא</w:t>
      </w:r>
      <w:r w:rsidR="00A24328">
        <w:rPr>
          <w:rtl/>
        </w:rPr>
        <w:t>:</w:t>
      </w:r>
    </w:p>
    <w:p w14:paraId="26EC3454" w14:textId="3640C6FF" w:rsidR="00F34824" w:rsidRPr="000528DA" w:rsidRDefault="00DA51A5" w:rsidP="000528DA">
      <w:pPr>
        <w:rPr>
          <w:rtl/>
        </w:rPr>
      </w:pPr>
      <w:r w:rsidRPr="000528DA">
        <w:rPr>
          <w:rFonts w:hint="cs"/>
          <w:rtl/>
        </w:rPr>
        <w:t xml:space="preserve">אי </w:t>
      </w:r>
      <w:r w:rsidRPr="000528DA">
        <w:rPr>
          <w:rtl/>
        </w:rPr>
        <w:t xml:space="preserve">הזמינו </w:t>
      </w:r>
      <w:r w:rsidR="001721DF" w:rsidRPr="000528DA">
        <w:rPr>
          <w:rtl/>
        </w:rPr>
        <w:t>לבית הכסא יש זימון או אין זימון</w:t>
      </w:r>
      <w:r w:rsidR="001721DF" w:rsidRPr="000528DA">
        <w:rPr>
          <w:rFonts w:hint="cs"/>
          <w:rtl/>
        </w:rPr>
        <w:t>,</w:t>
      </w:r>
      <w:r w:rsidRPr="000528DA">
        <w:rPr>
          <w:rtl/>
        </w:rPr>
        <w:t xml:space="preserve"> </w:t>
      </w:r>
    </w:p>
    <w:p w14:paraId="4C3ED34D" w14:textId="1F085A05" w:rsidR="00A24328" w:rsidRDefault="00F95182" w:rsidP="009A59D1">
      <w:pPr>
        <w:pStyle w:val="38"/>
        <w:framePr w:wrap="notBeside"/>
        <w:rPr>
          <w:rtl/>
        </w:rPr>
      </w:pPr>
      <w:r>
        <w:rPr>
          <w:rFonts w:hint="cs"/>
          <w:rtl/>
        </w:rPr>
        <w:t>-</w:t>
      </w:r>
    </w:p>
    <w:p w14:paraId="4EA0515B" w14:textId="32218D84" w:rsidR="00E068CD" w:rsidRPr="000528DA" w:rsidRDefault="00DA51A5" w:rsidP="0029048C">
      <w:pPr>
        <w:spacing w:after="120"/>
        <w:rPr>
          <w:rtl/>
        </w:rPr>
      </w:pPr>
      <w:r w:rsidRPr="000528DA">
        <w:rPr>
          <w:rFonts w:hint="cs"/>
          <w:rtl/>
        </w:rPr>
        <w:t xml:space="preserve">דווקא </w:t>
      </w:r>
      <w:r w:rsidR="00B64033" w:rsidRPr="000528DA">
        <w:rPr>
          <w:rFonts w:hint="cs"/>
          <w:rtl/>
        </w:rPr>
        <w:t xml:space="preserve">להתפלל בתוכו, </w:t>
      </w:r>
      <w:r w:rsidR="001721DF" w:rsidRPr="000528DA">
        <w:rPr>
          <w:rtl/>
        </w:rPr>
        <w:t xml:space="preserve">אבל כנגדו </w:t>
      </w:r>
      <w:r w:rsidRPr="000528DA">
        <w:rPr>
          <w:rtl/>
        </w:rPr>
        <w:t>לא.</w:t>
      </w:r>
      <w:r w:rsidR="00E02336" w:rsidRPr="000528DA">
        <w:rPr>
          <w:rFonts w:hint="cs"/>
          <w:rtl/>
        </w:rPr>
        <w:t xml:space="preserve"> </w:t>
      </w:r>
    </w:p>
    <w:p w14:paraId="3BA9D832" w14:textId="421299E1" w:rsidR="00A24328" w:rsidRDefault="00D46300" w:rsidP="009A59D1">
      <w:pPr>
        <w:pStyle w:val="38"/>
        <w:framePr w:wrap="notBeside"/>
        <w:rPr>
          <w:rtl/>
        </w:rPr>
      </w:pPr>
      <w:r w:rsidRPr="00660D7A">
        <w:rPr>
          <w:rFonts w:hint="cs"/>
          <w:rtl/>
        </w:rPr>
        <w:t>רבא</w:t>
      </w:r>
      <w:r w:rsidR="00A24328">
        <w:rPr>
          <w:rFonts w:hint="cs"/>
          <w:rtl/>
        </w:rPr>
        <w:t>:</w:t>
      </w:r>
    </w:p>
    <w:p w14:paraId="775DFDE7" w14:textId="213CFC5A" w:rsidR="00E02336" w:rsidRPr="00E34F28" w:rsidRDefault="00DA51A5" w:rsidP="00D46300">
      <w:pPr>
        <w:pStyle w:val="afffff5"/>
        <w:spacing w:before="0"/>
        <w:rPr>
          <w:rtl/>
        </w:rPr>
      </w:pPr>
      <w:ins w:id="9822" w:author="מספור קטעי משנה" w:date="2026-10-06T06:45:16Z">
        <w:r>
          <w:rPr>
            <w:rStyle w:val="MisparKeta"/>
          </w:rPr>
          <w:t xml:space="preserve">ב. </w:t>
        </w:r>
      </w:ins>
      <w:bookmarkStart w:id="713" w:name="_Toc193635896"/>
      <w:bookmarkStart w:id="714" w:name="_Toc216184508"/>
      <w:r w:rsidRPr="00A10336">
        <w:rPr>
          <w:rStyle w:val="30"/>
          <w:rtl/>
        </w:rPr>
        <w:t>ב</w:t>
      </w:r>
      <w:r w:rsidR="00E02336" w:rsidRPr="00A10336">
        <w:rPr>
          <w:rStyle w:val="30"/>
          <w:rFonts w:hint="cs"/>
          <w:rtl/>
        </w:rPr>
        <w:t>ית הכסא דפרסאי</w:t>
      </w:r>
      <w:bookmarkEnd w:id="713"/>
      <w:bookmarkEnd w:id="714"/>
      <w:r w:rsidR="00E02336" w:rsidRPr="00FE3D07">
        <w:rPr>
          <w:rFonts w:ascii="Fb Fontext" w:hAnsi="Fb Fontext" w:hint="cs"/>
          <w:rtl/>
        </w:rPr>
        <w:t xml:space="preserve"> אפי' דיש בו צואה כסתומין דמו </w:t>
      </w:r>
      <w:r w:rsidR="00157252" w:rsidRPr="00FE3D07">
        <w:rPr>
          <w:rFonts w:hint="cs"/>
          <w:rtl/>
        </w:rPr>
        <w:t>כ</w:t>
      </w:r>
      <w:r w:rsidRPr="00FE3D07">
        <w:rPr>
          <w:rtl/>
        </w:rPr>
        <w:t>משנה</w:t>
      </w:r>
      <w:r w:rsidR="006B575D">
        <w:rPr>
          <w:rFonts w:hint="cs"/>
          <w:rtl/>
        </w:rPr>
        <w:t xml:space="preserve"> </w:t>
      </w:r>
      <w:r w:rsidR="006B575D" w:rsidRPr="00D46300">
        <w:rPr>
          <w:rFonts w:hint="cs"/>
          <w:rtl/>
        </w:rPr>
        <w:t>ד</w:t>
      </w:r>
      <w:r w:rsidRPr="00D46300">
        <w:rPr>
          <w:rtl/>
        </w:rPr>
        <w:t xml:space="preserve">זב שראה קרי, ונדה שפלטה </w:t>
      </w:r>
      <w:r w:rsidR="00E02336" w:rsidRPr="00D46300">
        <w:rPr>
          <w:rtl/>
        </w:rPr>
        <w:t xml:space="preserve">שכבת זרע, והמשמשת שראתה </w:t>
      </w:r>
      <w:r w:rsidR="00E02336" w:rsidRPr="00FE3D07">
        <w:rPr>
          <w:rtl/>
        </w:rPr>
        <w:t>נדה</w:t>
      </w:r>
      <w:r w:rsidRPr="00FE3D07">
        <w:rPr>
          <w:rtl/>
        </w:rPr>
        <w:t xml:space="preserve"> צריכין טבילה, </w:t>
      </w:r>
      <w:r w:rsidRPr="00E34F28">
        <w:rPr>
          <w:rStyle w:val="afffff9"/>
          <w:rtl/>
        </w:rPr>
        <w:t>ור"י</w:t>
      </w:r>
      <w:r w:rsidRPr="00FE3D07">
        <w:rPr>
          <w:rtl/>
        </w:rPr>
        <w:t xml:space="preserve"> פוטר.</w:t>
      </w:r>
      <w:r w:rsidR="00291D7F">
        <w:rPr>
          <w:rFonts w:hint="cs"/>
          <w:rtl/>
        </w:rPr>
        <w:t xml:space="preserve"> </w:t>
      </w:r>
    </w:p>
    <w:p w14:paraId="6BE26BB2" w14:textId="77777777" w:rsidR="0066252F" w:rsidRPr="00E34F28" w:rsidRDefault="00DA51A5" w:rsidP="00D46300">
      <w:pPr>
        <w:pStyle w:val="afffffc"/>
        <w:rPr>
          <w:rtl/>
        </w:rPr>
      </w:pPr>
      <w:bookmarkStart w:id="715" w:name="_Toc193635897"/>
      <w:bookmarkStart w:id="716" w:name="_Toc216184509"/>
      <w:r w:rsidRPr="00D46300">
        <w:rPr>
          <w:rtl/>
        </w:rPr>
        <w:t>איבעיא: בעל קרי שראה זיבה,</w:t>
      </w:r>
      <w:bookmarkEnd w:id="715"/>
      <w:bookmarkEnd w:id="716"/>
      <w:r w:rsidRPr="00D46300">
        <w:rPr>
          <w:rtl/>
        </w:rPr>
        <w:t xml:space="preserve"> </w:t>
      </w:r>
    </w:p>
    <w:p w14:paraId="684A7157" w14:textId="77777777" w:rsidR="00E068CD" w:rsidRPr="000528DA" w:rsidRDefault="00DA51A5" w:rsidP="000528DA">
      <w:pPr>
        <w:rPr>
          <w:rtl/>
        </w:rPr>
      </w:pPr>
      <w:r w:rsidRPr="000528DA">
        <w:rPr>
          <w:rFonts w:hint="cs"/>
          <w:rtl/>
        </w:rPr>
        <w:t>אי דווקא בזב דמעיקרא לא בר טבילה</w:t>
      </w:r>
      <w:r w:rsidRPr="000528DA">
        <w:rPr>
          <w:rtl/>
        </w:rPr>
        <w:t>.</w:t>
      </w:r>
      <w:r w:rsidR="00E02336" w:rsidRPr="000528DA">
        <w:rPr>
          <w:rFonts w:hint="cs"/>
          <w:rtl/>
        </w:rPr>
        <w:t xml:space="preserve"> </w:t>
      </w:r>
    </w:p>
    <w:p w14:paraId="49F93764" w14:textId="37CEB17C" w:rsidR="00A24328" w:rsidRDefault="00DA51A5" w:rsidP="009A59D1">
      <w:pPr>
        <w:pStyle w:val="38"/>
        <w:framePr w:wrap="notBeside"/>
        <w:rPr>
          <w:rtl/>
        </w:rPr>
      </w:pPr>
      <w:r w:rsidRPr="00660D7A">
        <w:rPr>
          <w:rtl/>
        </w:rPr>
        <w:t>תני ר"</w:t>
      </w:r>
      <w:r w:rsidRPr="00660D7A">
        <w:rPr>
          <w:rFonts w:hint="cs"/>
          <w:rtl/>
        </w:rPr>
        <w:t>ח</w:t>
      </w:r>
      <w:r w:rsidRPr="00660D7A">
        <w:rPr>
          <w:rtl/>
        </w:rPr>
        <w:t xml:space="preserve"> בהדיא</w:t>
      </w:r>
      <w:r w:rsidR="009B14FE">
        <w:rPr>
          <w:rtl/>
        </w:rPr>
        <w:t>:</w:t>
      </w:r>
    </w:p>
    <w:p w14:paraId="0AEB032E" w14:textId="7175A99F" w:rsidR="00AB6468" w:rsidRPr="000528DA" w:rsidRDefault="00D46300" w:rsidP="000528DA">
      <w:pPr>
        <w:rPr>
          <w:rtl/>
        </w:rPr>
      </w:pPr>
      <w:r w:rsidRPr="000528DA">
        <w:rPr>
          <w:rFonts w:hint="cs"/>
          <w:rtl/>
        </w:rPr>
        <w:t>ב</w:t>
      </w:r>
      <w:r w:rsidR="00DA51A5" w:rsidRPr="000528DA">
        <w:rPr>
          <w:rtl/>
        </w:rPr>
        <w:t xml:space="preserve">על קרי שראה זיבה צריך טבילה, </w:t>
      </w:r>
      <w:r w:rsidR="00DA51A5" w:rsidRPr="00E34F28">
        <w:rPr>
          <w:rStyle w:val="afffff9"/>
          <w:rtl/>
        </w:rPr>
        <w:t>ור"י פוטר.</w:t>
      </w:r>
      <w:r w:rsidR="00AB6468" w:rsidRPr="000528DA">
        <w:rPr>
          <w:rFonts w:hint="cs"/>
          <w:rtl/>
        </w:rPr>
        <w:t xml:space="preserve"> </w:t>
      </w:r>
    </w:p>
    <w:p w14:paraId="73226046" w14:textId="77777777" w:rsidR="00747BF5" w:rsidRDefault="00747BF5" w:rsidP="000528DA">
      <w:pPr>
        <w:rPr>
          <w:rFonts w:ascii="BA Or Tzadikim Regular" w:hAnsi="BA Or Tzadikim Regular" w:cs="BA Or Tzadikim Regular"/>
          <w:spacing w:val="4"/>
          <w:sz w:val="20"/>
          <w:szCs w:val="20"/>
          <w:rtl/>
        </w:rPr>
        <w:sectPr w:rsidR="00747BF5" w:rsidSect="00F95182">
          <w:pgSz w:w="5103" w:h="7371" w:code="221"/>
          <w:pgMar w:top="284" w:right="851" w:bottom="340" w:left="567" w:header="283" w:footer="170" w:gutter="0"/>
          <w:cols w:space="1134"/>
          <w:bidi/>
          <w:rtlGutter/>
          <w:docGrid w:linePitch="360"/>
        </w:sectPr>
      </w:pPr>
    </w:p>
    <w:p w14:paraId="31827055" w14:textId="77777777" w:rsidR="00845FF6" w:rsidRDefault="00B50DDB" w:rsidP="00747BF5">
      <w:pPr>
        <w:jc w:val="center"/>
        <w:rPr>
          <w:rFonts w:ascii="BA Or Tzadikim Regular" w:hAnsi="BA Or Tzadikim Regular" w:cs="BA Or Tzadikim Regular"/>
          <w:spacing w:val="4"/>
          <w:sz w:val="20"/>
          <w:szCs w:val="20"/>
          <w:rtl/>
        </w:rPr>
      </w:pPr>
      <w:r w:rsidRPr="00212C8E">
        <w:rPr>
          <w:rFonts w:ascii="BA Or Tzadikim Regular" w:hAnsi="BA Or Tzadikim Regular" w:cs="BA Or Tzadikim Regular"/>
          <w:spacing w:val="4"/>
          <w:sz w:val="20"/>
          <w:szCs w:val="20"/>
          <w:rtl/>
        </w:rPr>
        <w:t>F</w:t>
      </w:r>
      <w:r w:rsidRPr="00212C8E">
        <w:rPr>
          <w:rFonts w:ascii="BA Or Tzadikim Regular" w:hAnsi="BA Or Tzadikim Regular" w:cs="BA Or Tzadikim Regular" w:hint="cs"/>
          <w:spacing w:val="4"/>
          <w:sz w:val="20"/>
          <w:szCs w:val="20"/>
          <w:rtl/>
        </w:rPr>
        <w:t>ה</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דר</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ן על</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 xml:space="preserve">ך </w:t>
      </w:r>
      <w:r>
        <w:rPr>
          <w:rFonts w:ascii="BA Or Tzadikim Regular" w:hAnsi="BA Or Tzadikim Regular" w:cs="BA Or Tzadikim Regular" w:hint="cs"/>
          <w:spacing w:val="4"/>
          <w:sz w:val="20"/>
          <w:szCs w:val="20"/>
          <w:rtl/>
        </w:rPr>
        <w:t>מי שמת+</w:t>
      </w:r>
      <w:r w:rsidRPr="00212C8E">
        <w:rPr>
          <w:rFonts w:ascii="BA Or Tzadikim Regular" w:hAnsi="BA Or Tzadikim Regular" w:cs="BA Or Tzadikim Regular"/>
          <w:spacing w:val="4"/>
          <w:sz w:val="20"/>
          <w:szCs w:val="20"/>
          <w:rtl/>
        </w:rPr>
        <w:t>E</w:t>
      </w:r>
    </w:p>
    <w:p w14:paraId="258CAEA4" w14:textId="77777777" w:rsidR="00470C2A" w:rsidRDefault="00747BF5" w:rsidP="00470C2A">
      <w:pPr>
        <w:pStyle w:val="afffa"/>
        <w:rPr>
          <w:del w:id="90018" w:author="מנוע עיצוב" w:date="2026-10-08T11:01:28Z"/>
        </w:rPr>
        <w:sectPr w:rsidR="00470C2A" w:rsidSect="00F95182">
          <w:type w:val="continuous"/>
          <w:pgSz w:w="5103" w:h="7371" w:code="221"/>
          <w:pgMar w:top="284" w:right="851" w:bottom="340" w:left="567" w:header="283" w:footer="170" w:gutter="0"/>
          <w:cols w:space="1134"/>
          <w:bidi/>
          <w:rtlGutter/>
          <w:docGrid w:linePitch="360"/>
        </w:sectPr>
      </w:pPr>
      <w:del w:id="90017" w:author="מנוע עיצוב" w:date="2026-10-08T11:01:28Z">
        <w:r>
          <w:rPr>
            <w:rFonts w:hint="cs"/>
            <w:rtl/>
          </w:rPr>
          <w:delText xml:space="preserve">****</w:delText>
        </w:r>
      </w:del>
    </w:p>
    <w:p w14:paraId="0135ABE4" w14:textId="449F6214" w:rsidR="00AC637D" w:rsidRPr="001A26AC" w:rsidRDefault="00EA0C42" w:rsidP="001A26AC">
      <w:pPr>
        <w:pStyle w:val="afffc"/>
        <w:framePr w:wrap="around"/>
        <w:rPr>
          <w:del w:id="21166" w:author="Claude" w:date="2026-10-07T09:24:28Z"/>
          <w:rtl/>
        </w:rPr>
      </w:pPr>
      <w:del w:id="21165" w:author="Claude" w:date="2026-10-07T09:24:28Z">
        <w:r w:rsidRPr="001A26AC">
          <w:rPr>
            <w:rFonts w:hint="cs"/>
            <w:rtl/>
          </w:rPr>
          <w:lastRenderedPageBreak/>
          <w:delText xml:space="preserve">פרק רביעי </w:delText>
        </w:r>
      </w:del>
    </w:p>
    <w:p w14:paraId="0310070C" w14:textId="77777777" w:rsidR="00DA51A5" w:rsidRPr="00CF550F" w:rsidRDefault="00EA0C42" w:rsidP="004B375F">
      <w:pPr>
        <w:pStyle w:val="afffd"/>
        <w:framePr w:wrap="around"/>
        <w:rPr>
          <w:del w:id="21168" w:author="Claude" w:date="2026-10-07T09:24:28Z"/>
          <w:rStyle w:val="affffff0"/>
          <w:rtl/>
        </w:rPr>
      </w:pPr>
      <w:del w:id="21167" w:author="Claude" w:date="2026-10-07T09:24:28Z">
        <w:r w:rsidRPr="00CF550F">
          <w:rPr>
            <w:rStyle w:val="affffff0"/>
            <w:rFonts w:hint="cs"/>
            <w:rtl/>
          </w:rPr>
          <w:delText xml:space="preserve">תפלת השחר</w:delText>
        </w:r>
      </w:del>
    </w:p>
    <w:p>
      <w:pPr>
        <w:pStyle w:val="Hadran"/>
        <w:rPr>
          <w:ins w:id="91049" w:author="Claude" w:date="2026-10-08T08:34:46Z"/>
        </w:rPr>
      </w:pPr>
      <w:ins w:id="91048" w:author="Claude" w:date="2026-10-08T08:34:46Z">
        <w:r>
          <w:rPr>
            <w:rFonts w:hint="cs"/>
            <w:rtl/>
          </w:rPr>
          <w:t xml:space="preserve">הדרן עלך מי שמתו</w:t>
        </w:r>
      </w:ins>
    </w:p>
    <w:p w14:paraId="18EB1A33" w14:textId="77777777" w:rsidR="00AC637D" w:rsidRPr="00E34F28" w:rsidRDefault="00AC637D" w:rsidP="009E62D4">
      <w:pPr>
        <w:pStyle w:val="afffe"/>
        <w:framePr w:wrap="around"/>
        <w:rPr>
          <w:rtl/>
        </w:rPr>
      </w:pPr>
      <w:r>
        <w:rPr>
          <w:rStyle w:val="affffff0"/>
          <w:rFonts w:hint="cs"/>
          <w:rtl/>
        </w:rPr>
        <w:t>(כו:- כח:)</w:t>
      </w:r>
    </w:p>
    <w:p>
      <w:pPr>
        <w:pStyle w:val="PetichatPerek"/>
        <w:rPr>
          <w:ins w:id="21164" w:author="Claude" w:date="2026-10-07T09:24:28Z"/>
        </w:rPr>
      </w:pPr>
      <w:ins w:id="21163" w:author="Claude" w:date="2026-10-07T09:24:28Z">
        <w:r>
          <w:rPr>
            <w:rFonts w:hint="cs"/>
            <w:rtl/>
          </w:rPr>
          <w:t xml:space="preserve">פרק רביעי</w:t>
        </w:r>
        <w:r>
          <w:rPr>
            <w:rFonts w:hint="cs"/>
            <w:rtl/>
          </w:rPr>
          <w:t xml:space="preserve"> - </w:t>
        </w:r>
        <w:r>
          <w:rPr>
            <w:rStyle w:val="affffff0"/>
            <w:rFonts w:hint="cs"/>
            <w:rtl/>
          </w:rPr>
          <w:t xml:space="preserve">תפלת השחר</w:t>
        </w:r>
      </w:ins>
    </w:p>
    <w:p>
      <w:pPr>
        <w:pStyle w:val="MishnaBatzad"/>
        <w:rPr>
          <w:ins w:id="20104" w:author="קלוד" w:date="2026-10-06T10:08:25Z"/>
        </w:rPr>
      </w:pPr>
      <w:ins w:id="20103" w:author="קלוד" w:date="2026-10-06T10:08:25Z">
        <w:r>
          <w:t xml:space="preserve">משנה א</w:t>
        </w:r>
      </w:ins>
    </w:p>
    <w:p w14:paraId="0E58D668" w14:textId="4192DBB5" w:rsidR="00DD4FC2" w:rsidRPr="00E34F28" w:rsidRDefault="00DA51A5" w:rsidP="001619FE">
      <w:pPr>
        <w:pStyle w:val="a3"/>
        <w:spacing w:before="120"/>
        <w:rPr>
          <w:rtl/>
        </w:rPr>
        <w:pPrChange w:id="90014" w:author="קלוד" w:date="2026-10-08T12:08:16Z">
          <w:pPr>
            <w:pStyle w:val="a3"/>
          </w:pPr>
        </w:pPrChange>
      </w:pPr>
      <w:r w:rsidRPr="007A7B3E">
        <w:rPr>
          <w:rStyle w:val="affffff0"/>
          <w:rtl/>
        </w:rPr>
        <w:t xml:space="preserve">תפלת השחר </w:t>
      </w:r>
      <w:r w:rsidRPr="00157252">
        <w:rPr>
          <w:rtl/>
        </w:rPr>
        <w:t xml:space="preserve">עד חצות, </w:t>
      </w:r>
      <w:r w:rsidR="004F5B4A">
        <w:rPr>
          <w:rStyle w:val="affffff2"/>
          <w:rFonts w:hint="cs"/>
          <w:rtl/>
        </w:rPr>
        <w:t xml:space="preserve">       </w:t>
      </w:r>
      <w:r w:rsidRPr="007A7B3E">
        <w:rPr>
          <w:rStyle w:val="affffff2"/>
          <w:rtl/>
        </w:rPr>
        <w:t>ר"י</w:t>
      </w:r>
      <w:r w:rsidRPr="007A7B3E">
        <w:rPr>
          <w:rStyle w:val="affffff2"/>
          <w:rFonts w:hint="cs"/>
          <w:rtl/>
        </w:rPr>
        <w:t>:</w:t>
      </w:r>
      <w:r w:rsidRPr="00157252">
        <w:rPr>
          <w:rtl/>
        </w:rPr>
        <w:t xml:space="preserve"> עד ארבע שעות.</w:t>
      </w:r>
      <w:r w:rsidR="00157252">
        <w:rPr>
          <w:rFonts w:hint="cs"/>
          <w:rtl/>
        </w:rPr>
        <w:t xml:space="preserve"> </w:t>
      </w:r>
    </w:p>
    <w:p w14:paraId="0125FDA2" w14:textId="77777777" w:rsidR="00DD4FC2" w:rsidRPr="00E34F28" w:rsidRDefault="00DA51A5" w:rsidP="001619FE">
      <w:pPr>
        <w:pStyle w:val="a3"/>
        <w:rPr>
          <w:rtl/>
        </w:rPr>
      </w:pPr>
      <w:r w:rsidRPr="00157252">
        <w:rPr>
          <w:rtl/>
        </w:rPr>
        <w:t>תפלת המנחה עד הערב.</w:t>
      </w:r>
      <w:r w:rsidR="00157252">
        <w:rPr>
          <w:rFonts w:hint="cs"/>
          <w:rtl/>
        </w:rPr>
        <w:t xml:space="preserve"> </w:t>
      </w:r>
      <w:r w:rsidR="004F5B4A">
        <w:rPr>
          <w:rStyle w:val="affffff2"/>
          <w:rFonts w:hint="cs"/>
          <w:rtl/>
        </w:rPr>
        <w:t xml:space="preserve">       </w:t>
      </w:r>
      <w:r w:rsidRPr="007A7B3E">
        <w:rPr>
          <w:rStyle w:val="affffff2"/>
          <w:rtl/>
        </w:rPr>
        <w:t>ר"י</w:t>
      </w:r>
      <w:r w:rsidRPr="007A7B3E">
        <w:rPr>
          <w:rStyle w:val="affffff2"/>
          <w:rFonts w:hint="cs"/>
          <w:rtl/>
        </w:rPr>
        <w:t>:</w:t>
      </w:r>
      <w:r w:rsidRPr="00157252">
        <w:rPr>
          <w:rtl/>
        </w:rPr>
        <w:t xml:space="preserve"> עד פלג המנחה.</w:t>
      </w:r>
      <w:r w:rsidR="00AB6468" w:rsidRPr="00157252">
        <w:rPr>
          <w:rFonts w:hint="cs"/>
          <w:rtl/>
        </w:rPr>
        <w:t xml:space="preserve"> </w:t>
      </w:r>
    </w:p>
    <w:p w14:paraId="297FE145" w14:textId="77777777" w:rsidR="00DD4FC2" w:rsidRPr="00E34F28" w:rsidRDefault="00DA51A5" w:rsidP="001619FE">
      <w:pPr>
        <w:pStyle w:val="a3"/>
        <w:rPr>
          <w:rtl/>
        </w:rPr>
      </w:pPr>
      <w:r w:rsidRPr="00157252">
        <w:rPr>
          <w:rtl/>
        </w:rPr>
        <w:t xml:space="preserve">תפלת הערב אין לה </w:t>
      </w:r>
      <w:r w:rsidRPr="00054EE3">
        <w:rPr>
          <w:rtl/>
        </w:rPr>
        <w:t xml:space="preserve">קבע. </w:t>
      </w:r>
    </w:p>
    <w:p w14:paraId="29F1D2BF" w14:textId="77777777" w:rsidR="00157252" w:rsidRPr="00E34F28" w:rsidRDefault="00DA51A5" w:rsidP="001619FE">
      <w:pPr>
        <w:pStyle w:val="a3"/>
        <w:rPr>
          <w:rtl/>
        </w:rPr>
      </w:pPr>
      <w:r w:rsidRPr="00054EE3">
        <w:rPr>
          <w:rtl/>
        </w:rPr>
        <w:t>ושל מוספין כל היום,</w:t>
      </w:r>
      <w:r w:rsidR="004F5B4A">
        <w:rPr>
          <w:rFonts w:hint="cs"/>
          <w:rtl/>
        </w:rPr>
        <w:t xml:space="preserve"> </w:t>
      </w:r>
      <w:r w:rsidRPr="00054EE3">
        <w:rPr>
          <w:rtl/>
        </w:rPr>
        <w:t xml:space="preserve"> </w:t>
      </w:r>
      <w:r w:rsidR="004F5B4A">
        <w:rPr>
          <w:rFonts w:hint="cs"/>
          <w:rtl/>
        </w:rPr>
        <w:t xml:space="preserve">        </w:t>
      </w:r>
      <w:r w:rsidR="004F5B4A">
        <w:rPr>
          <w:rStyle w:val="affffff2"/>
          <w:rFonts w:hint="cs"/>
          <w:rtl/>
        </w:rPr>
        <w:t xml:space="preserve">  </w:t>
      </w:r>
      <w:r w:rsidRPr="007A7B3E">
        <w:rPr>
          <w:rStyle w:val="affffff2"/>
          <w:rFonts w:hint="cs"/>
          <w:rtl/>
        </w:rPr>
        <w:t>ר</w:t>
      </w:r>
      <w:r w:rsidRPr="007A7B3E">
        <w:rPr>
          <w:rStyle w:val="affffff2"/>
          <w:rtl/>
        </w:rPr>
        <w:t>"</w:t>
      </w:r>
      <w:r w:rsidRPr="007A7B3E">
        <w:rPr>
          <w:rStyle w:val="affffff2"/>
          <w:rFonts w:hint="cs"/>
          <w:rtl/>
        </w:rPr>
        <w:t>י</w:t>
      </w:r>
      <w:r w:rsidR="004F5B4A">
        <w:rPr>
          <w:rStyle w:val="affffff2"/>
          <w:rFonts w:hint="cs"/>
          <w:rtl/>
        </w:rPr>
        <w:t>:</w:t>
      </w:r>
      <w:r w:rsidRPr="00054EE3">
        <w:rPr>
          <w:rFonts w:hint="cs"/>
          <w:rtl/>
        </w:rPr>
        <w:t xml:space="preserve"> ז' שעות</w:t>
      </w:r>
      <w:r w:rsidRPr="00054EE3">
        <w:rPr>
          <w:rtl/>
        </w:rPr>
        <w:t>.</w:t>
      </w:r>
      <w:r w:rsidR="00AB6468" w:rsidRPr="00054EE3">
        <w:rPr>
          <w:rFonts w:hint="cs"/>
          <w:rtl/>
        </w:rPr>
        <w:t xml:space="preserve"> </w:t>
      </w:r>
    </w:p>
    <w:p w14:paraId="10A08E56" w14:textId="77777777" w:rsidR="00B50DDB" w:rsidRPr="00E34F28" w:rsidRDefault="00DD4FC2" w:rsidP="00470C2A">
      <w:pPr>
        <w:pStyle w:val="afffffe"/>
        <w:rPr>
          <w:rtl/>
        </w:rPr>
      </w:pPr>
      <w:ins w:id="9823" w:author="מספור קטעי משנה" w:date="2026-10-06T06:45:16Z">
        <w:r>
          <w:rPr>
            <w:rStyle w:val="MisparKeta"/>
          </w:rPr>
          <w:t xml:space="preserve">ג. </w:t>
        </w:r>
      </w:ins>
      <w:bookmarkStart w:id="717" w:name="_Toc193635898"/>
      <w:bookmarkStart w:id="718" w:name="_Toc216184510"/>
      <w:r w:rsidRPr="00B50DDB">
        <w:rPr>
          <w:rFonts w:hint="cs"/>
          <w:rtl/>
        </w:rPr>
        <w:t>תפלת השחר</w:t>
      </w:r>
      <w:bookmarkEnd w:id="717"/>
      <w:bookmarkEnd w:id="718"/>
      <w:r w:rsidRPr="00B50DDB">
        <w:rPr>
          <w:rFonts w:hint="cs"/>
          <w:rtl/>
        </w:rPr>
        <w:t xml:space="preserve"> </w:t>
      </w:r>
    </w:p>
    <w:p w14:paraId="3118B1D9" w14:textId="77777777" w:rsidR="00A24328" w:rsidRDefault="00CE2B5A" w:rsidP="009A59D1">
      <w:pPr>
        <w:pStyle w:val="38"/>
        <w:framePr w:wrap="notBeside"/>
        <w:rPr>
          <w:rtl/>
        </w:rPr>
      </w:pPr>
      <w:r w:rsidRPr="00660D7A">
        <w:rPr>
          <w:rFonts w:hint="cs"/>
          <w:rtl/>
        </w:rPr>
        <w:t>הך</w:t>
      </w:r>
      <w:r w:rsidR="00A24328">
        <w:rPr>
          <w:rtl/>
        </w:rPr>
        <w:t>:</w:t>
      </w:r>
    </w:p>
    <w:p w14:paraId="3D2EB956" w14:textId="78CED044" w:rsidR="00DD4FC2" w:rsidRPr="00E34F28" w:rsidRDefault="00CE2B5A" w:rsidP="00B50DDB">
      <w:pPr>
        <w:pStyle w:val="afffff5"/>
        <w:spacing w:before="0"/>
        <w:rPr>
          <w:rtl/>
        </w:rPr>
      </w:pPr>
      <w:r w:rsidRPr="00F311DD">
        <w:rPr>
          <w:rFonts w:hint="cs"/>
          <w:rtl/>
        </w:rPr>
        <w:t>ד</w:t>
      </w:r>
      <w:r w:rsidR="00DA51A5" w:rsidRPr="00F311DD">
        <w:rPr>
          <w:rtl/>
        </w:rPr>
        <w:t>מצותה עם הנץ החמה</w:t>
      </w:r>
      <w:r w:rsidR="00AB6468" w:rsidRPr="00F311DD">
        <w:rPr>
          <w:rFonts w:hint="cs"/>
          <w:rtl/>
        </w:rPr>
        <w:t xml:space="preserve"> </w:t>
      </w:r>
      <w:r w:rsidR="00DD4FC2" w:rsidRPr="00F311DD">
        <w:rPr>
          <w:rtl/>
        </w:rPr>
        <w:t>שיסמוך גאולה לתפלה</w:t>
      </w:r>
      <w:r w:rsidR="00DD4FC2" w:rsidRPr="00F311DD">
        <w:rPr>
          <w:rFonts w:hint="cs"/>
          <w:rtl/>
        </w:rPr>
        <w:t>,</w:t>
      </w:r>
      <w:r w:rsidRPr="00F311DD">
        <w:rPr>
          <w:rFonts w:hint="cs"/>
          <w:rtl/>
        </w:rPr>
        <w:t xml:space="preserve"> לותיקין.</w:t>
      </w:r>
    </w:p>
    <w:p w14:paraId="57283E05" w14:textId="4F6ABB53" w:rsidR="00AF3775" w:rsidRPr="000528DA" w:rsidRDefault="00DA51A5" w:rsidP="000528DA">
      <w:pPr>
        <w:rPr>
          <w:rtl/>
        </w:rPr>
      </w:pPr>
      <w:bookmarkStart w:id="719" w:name="_Toc193635899"/>
      <w:bookmarkStart w:id="720" w:name="_Toc216184511"/>
      <w:r w:rsidRPr="00A10336">
        <w:rPr>
          <w:rStyle w:val="30"/>
          <w:rtl/>
        </w:rPr>
        <w:t>עד חצות</w:t>
      </w:r>
      <w:bookmarkEnd w:id="719"/>
      <w:bookmarkEnd w:id="720"/>
      <w:r w:rsidRPr="000528DA">
        <w:rPr>
          <w:rFonts w:hint="cs"/>
          <w:rtl/>
        </w:rPr>
        <w:t xml:space="preserve"> שכר תפילה בזמנה</w:t>
      </w:r>
      <w:r w:rsidR="00DD4FC2" w:rsidRPr="000528DA">
        <w:rPr>
          <w:rFonts w:hint="cs"/>
          <w:rtl/>
        </w:rPr>
        <w:t>,</w:t>
      </w:r>
      <w:r w:rsidRPr="000528DA">
        <w:rPr>
          <w:rFonts w:hint="cs"/>
          <w:rtl/>
        </w:rPr>
        <w:t xml:space="preserve"> אח</w:t>
      </w:r>
      <w:r w:rsidRPr="000528DA">
        <w:rPr>
          <w:rtl/>
        </w:rPr>
        <w:t>"</w:t>
      </w:r>
      <w:r w:rsidRPr="000528DA">
        <w:rPr>
          <w:rFonts w:hint="cs"/>
          <w:rtl/>
        </w:rPr>
        <w:t>כ שכר תפילה שלא בזמנה</w:t>
      </w:r>
      <w:r w:rsidR="00251A01" w:rsidRPr="000528DA">
        <w:rPr>
          <w:rFonts w:hint="cs"/>
          <w:rtl/>
        </w:rPr>
        <w:t>.</w:t>
      </w:r>
      <w:r w:rsidR="00AB6468" w:rsidRPr="000528DA">
        <w:rPr>
          <w:rFonts w:hint="cs"/>
          <w:rtl/>
        </w:rPr>
        <w:t xml:space="preserve"> </w:t>
      </w:r>
    </w:p>
    <w:p w14:paraId="53A50DD8" w14:textId="4936889D" w:rsidR="00DA51A5" w:rsidRPr="00E34F28" w:rsidRDefault="00DA51A5" w:rsidP="00682BF2">
      <w:pPr>
        <w:pStyle w:val="afffff5"/>
        <w:rPr>
          <w:rtl/>
        </w:rPr>
      </w:pPr>
      <w:bookmarkStart w:id="721" w:name="_Toc193635900"/>
      <w:bookmarkStart w:id="722" w:name="_Toc216184512"/>
      <w:r w:rsidRPr="00A10336">
        <w:rPr>
          <w:rStyle w:val="30"/>
          <w:rFonts w:hint="cs"/>
          <w:rtl/>
        </w:rPr>
        <w:t>טעה ולא התפלל</w:t>
      </w:r>
      <w:bookmarkEnd w:id="721"/>
      <w:bookmarkEnd w:id="722"/>
      <w:r w:rsidRPr="00DD4FC2">
        <w:rPr>
          <w:rFonts w:hint="cs"/>
          <w:rtl/>
        </w:rPr>
        <w:t xml:space="preserve"> ערבית </w:t>
      </w:r>
      <w:r w:rsidRPr="00FE3D07">
        <w:rPr>
          <w:rFonts w:hint="cs"/>
          <w:rtl/>
        </w:rPr>
        <w:t>מתפלל שחרית שתים</w:t>
      </w:r>
      <w:r w:rsidR="00B50DDB">
        <w:rPr>
          <w:rFonts w:hint="cs"/>
          <w:rtl/>
        </w:rPr>
        <w:t>,</w:t>
      </w:r>
      <w:r w:rsidRPr="00FE3D07">
        <w:rPr>
          <w:rFonts w:hint="cs"/>
          <w:rtl/>
        </w:rPr>
        <w:t xml:space="preserve"> וכן במנחה.</w:t>
      </w:r>
    </w:p>
    <w:p w14:paraId="6D5EFA57" w14:textId="4FEE4B3F" w:rsidR="00CE2B5A" w:rsidRPr="000528DA" w:rsidRDefault="00DA51A5" w:rsidP="009A59D1">
      <w:pPr>
        <w:spacing w:after="60"/>
        <w:rPr>
          <w:rtl/>
        </w:rPr>
      </w:pPr>
      <w:bookmarkStart w:id="723" w:name="_Toc193635901"/>
      <w:bookmarkStart w:id="724" w:name="_Toc216184513"/>
      <w:r w:rsidRPr="00A10336">
        <w:rPr>
          <w:rStyle w:val="30"/>
          <w:rtl/>
        </w:rPr>
        <w:t>טעה ולא התפלל מנחה</w:t>
      </w:r>
      <w:bookmarkEnd w:id="723"/>
      <w:r w:rsidR="009A59D1">
        <w:rPr>
          <w:rStyle w:val="30"/>
          <w:rFonts w:hint="cs"/>
          <w:rtl/>
        </w:rPr>
        <w:t>,</w:t>
      </w:r>
      <w:bookmarkEnd w:id="724"/>
      <w:r w:rsidR="00B50DDB" w:rsidRPr="00E34F28">
        <w:rPr>
          <w:rStyle w:val="afffff9"/>
          <w:rFonts w:hint="cs"/>
          <w:rtl/>
        </w:rPr>
        <w:t xml:space="preserve"> </w:t>
      </w:r>
      <w:r w:rsidRPr="00E34F28">
        <w:rPr>
          <w:rStyle w:val="afffff9"/>
          <w:rFonts w:hint="cs"/>
          <w:rtl/>
        </w:rPr>
        <w:t>רי</w:t>
      </w:r>
      <w:r w:rsidRPr="00E34F28">
        <w:rPr>
          <w:rStyle w:val="afffff9"/>
          <w:rtl/>
        </w:rPr>
        <w:t>"</w:t>
      </w:r>
      <w:r w:rsidRPr="00E34F28">
        <w:rPr>
          <w:rStyle w:val="afffff9"/>
          <w:rFonts w:hint="cs"/>
          <w:rtl/>
        </w:rPr>
        <w:t>ו</w:t>
      </w:r>
      <w:r w:rsidR="00B50DDB" w:rsidRPr="00E34F28">
        <w:rPr>
          <w:rStyle w:val="afffff9"/>
          <w:rFonts w:hint="cs"/>
          <w:rtl/>
        </w:rPr>
        <w:t>:</w:t>
      </w:r>
      <w:r w:rsidRPr="000528DA">
        <w:rPr>
          <w:rFonts w:hint="cs"/>
          <w:rtl/>
        </w:rPr>
        <w:t xml:space="preserve"> מתפלל שתים ואין בזה בטל קרבנו</w:t>
      </w:r>
      <w:r w:rsidR="00AB6468" w:rsidRPr="00A10336">
        <w:rPr>
          <w:rStyle w:val="30"/>
          <w:rFonts w:hint="cs"/>
          <w:rtl/>
        </w:rPr>
        <w:t xml:space="preserve"> </w:t>
      </w:r>
    </w:p>
    <w:p w14:paraId="0883E6C0" w14:textId="77777777" w:rsidR="00A24328" w:rsidRDefault="00DA51A5" w:rsidP="009A59D1">
      <w:pPr>
        <w:pStyle w:val="38"/>
        <w:framePr w:wrap="notBeside"/>
        <w:rPr>
          <w:rtl/>
        </w:rPr>
      </w:pPr>
      <w:r w:rsidRPr="00660D7A">
        <w:rPr>
          <w:rFonts w:hint="cs"/>
          <w:rtl/>
        </w:rPr>
        <w:t>והך</w:t>
      </w:r>
      <w:r w:rsidR="00A24328">
        <w:rPr>
          <w:rtl/>
        </w:rPr>
        <w:t>:</w:t>
      </w:r>
    </w:p>
    <w:p w14:paraId="6FB6CA1F" w14:textId="1B6B901A" w:rsidR="00DA51A5" w:rsidRPr="000528DA" w:rsidRDefault="00DA51A5" w:rsidP="000528DA">
      <w:pPr>
        <w:rPr>
          <w:rtl/>
        </w:rPr>
      </w:pPr>
      <w:r w:rsidRPr="00A4639B">
        <w:rPr>
          <w:rStyle w:val="ad"/>
          <w:rFonts w:hint="cs"/>
          <w:rtl/>
        </w:rPr>
        <w:t>ד</w:t>
      </w:r>
      <w:r w:rsidRPr="00AF3775">
        <w:rPr>
          <w:rStyle w:val="ad"/>
          <w:rFonts w:hint="cs"/>
          <w:rtl/>
        </w:rPr>
        <w:t>'</w:t>
      </w:r>
      <w:r w:rsidRPr="00AF3775">
        <w:rPr>
          <w:rStyle w:val="ad"/>
          <w:rtl/>
        </w:rPr>
        <w:t>מעות לא יוכל לתקן</w:t>
      </w:r>
      <w:r w:rsidRPr="00AF3775">
        <w:rPr>
          <w:rStyle w:val="ad"/>
          <w:rFonts w:hint="cs"/>
          <w:rtl/>
        </w:rPr>
        <w:t>'</w:t>
      </w:r>
      <w:r w:rsidRPr="00B50DDB">
        <w:rPr>
          <w:rStyle w:val="ad"/>
          <w:rtl/>
        </w:rPr>
        <w:t xml:space="preserve"> </w:t>
      </w:r>
      <w:r w:rsidRPr="000528DA">
        <w:rPr>
          <w:rFonts w:hint="cs"/>
          <w:rtl/>
        </w:rPr>
        <w:t>למ</w:t>
      </w:r>
      <w:r>
        <w:rPr>
          <w:rtl/>
        </w:rPr>
        <w:t xml:space="preserve">בטל </w:t>
      </w:r>
      <w:r>
        <w:rPr>
          <w:rStyle w:val="afffff9"/>
          <w:rtl/>
          <w:rPrChange w:id="9173" w:author="מנוע אמוראים" w:date="2026-10-05T16:40:51Z">
            <w:rPr>
              <w:rtl/>
            </w:rPr>
          </w:rPrChange>
        </w:rPr>
        <w:t xml:space="preserve">קר"ש</w:t>
      </w:r>
      <w:r>
        <w:rPr>
          <w:rtl/>
        </w:rPr>
        <w:t xml:space="preserve"> </w:t>
      </w:r>
      <w:r w:rsidRPr="000528DA">
        <w:rPr>
          <w:rFonts w:hint="cs"/>
          <w:rtl/>
        </w:rPr>
        <w:t>או</w:t>
      </w:r>
      <w:r w:rsidRPr="000528DA">
        <w:rPr>
          <w:rtl/>
        </w:rPr>
        <w:t xml:space="preserve"> ערבית </w:t>
      </w:r>
      <w:r w:rsidRPr="000528DA">
        <w:rPr>
          <w:rFonts w:hint="cs"/>
          <w:rtl/>
        </w:rPr>
        <w:t>או ש</w:t>
      </w:r>
      <w:r w:rsidRPr="000528DA">
        <w:rPr>
          <w:rtl/>
        </w:rPr>
        <w:t>חרית,</w:t>
      </w:r>
    </w:p>
    <w:p w14:paraId="52750477" w14:textId="4D9DE1EC" w:rsidR="006B69FE" w:rsidRPr="000528DA" w:rsidRDefault="00DA51A5" w:rsidP="000528DA">
      <w:pPr>
        <w:rPr>
          <w:rtl/>
        </w:rPr>
      </w:pPr>
      <w:r w:rsidRPr="00AF3775">
        <w:rPr>
          <w:rStyle w:val="ad"/>
          <w:rtl/>
        </w:rPr>
        <w:t>וחסרון לא יוכל להמנות</w:t>
      </w:r>
      <w:r w:rsidRPr="00AF3775">
        <w:rPr>
          <w:rStyle w:val="ad"/>
          <w:rFonts w:hint="cs"/>
          <w:rtl/>
        </w:rPr>
        <w:t>'</w:t>
      </w:r>
      <w:r w:rsidR="00291D7F" w:rsidRPr="00F311DD">
        <w:rPr>
          <w:rStyle w:val="ad"/>
          <w:spacing w:val="-4"/>
          <w:rtl/>
        </w:rPr>
        <w:t xml:space="preserve"> </w:t>
      </w:r>
      <w:r w:rsidRPr="000528DA">
        <w:rPr>
          <w:rFonts w:hint="cs"/>
          <w:rtl/>
        </w:rPr>
        <w:t>ש</w:t>
      </w:r>
      <w:r w:rsidRPr="000528DA">
        <w:rPr>
          <w:rtl/>
        </w:rPr>
        <w:t>נמנו חביריו לדבר מצוה ולא נמנה עמהם</w:t>
      </w:r>
    </w:p>
    <w:p w14:paraId="4E76AB57" w14:textId="77777777" w:rsidR="00A24328" w:rsidRDefault="00CE2B5A" w:rsidP="009A59D1">
      <w:pPr>
        <w:pStyle w:val="38"/>
        <w:framePr w:wrap="notBeside"/>
        <w:rPr>
          <w:rtl/>
        </w:rPr>
      </w:pPr>
      <w:r w:rsidRPr="00660D7A">
        <w:rPr>
          <w:rFonts w:hint="cs"/>
          <w:rtl/>
        </w:rPr>
        <w:t>-</w:t>
      </w:r>
      <w:r w:rsidR="00B50DDB" w:rsidRPr="00660D7A">
        <w:rPr>
          <w:rFonts w:hint="cs"/>
          <w:rtl/>
        </w:rPr>
        <w:t>ותרצי'</w:t>
      </w:r>
      <w:r w:rsidR="00A24328">
        <w:rPr>
          <w:rtl/>
        </w:rPr>
        <w:t>:</w:t>
      </w:r>
    </w:p>
    <w:p w14:paraId="6E393726" w14:textId="47381B28" w:rsidR="00DA51A5" w:rsidRPr="000528DA" w:rsidRDefault="00CE2B5A" w:rsidP="000528DA">
      <w:pPr>
        <w:rPr>
          <w:rtl/>
        </w:rPr>
      </w:pPr>
      <w:r w:rsidRPr="000528DA">
        <w:rPr>
          <w:rFonts w:hint="cs"/>
          <w:rtl/>
        </w:rPr>
        <w:t>כ</w:t>
      </w:r>
      <w:r w:rsidR="00251A01" w:rsidRPr="000528DA">
        <w:rPr>
          <w:rFonts w:hint="cs"/>
          <w:rtl/>
        </w:rPr>
        <w:t>שבטל במזיד</w:t>
      </w:r>
      <w:r w:rsidR="00B50DDB" w:rsidRPr="000528DA">
        <w:rPr>
          <w:rFonts w:hint="cs"/>
          <w:rtl/>
        </w:rPr>
        <w:t>,</w:t>
      </w:r>
      <w:r w:rsidR="00251A01" w:rsidRPr="000528DA">
        <w:rPr>
          <w:rFonts w:hint="cs"/>
          <w:rtl/>
        </w:rPr>
        <w:t xml:space="preserve"> מדלא קתני טעה</w:t>
      </w:r>
      <w:r w:rsidR="00B50DDB" w:rsidRPr="000528DA">
        <w:rPr>
          <w:rFonts w:hint="cs"/>
          <w:rtl/>
        </w:rPr>
        <w:t>.</w:t>
      </w:r>
    </w:p>
    <w:p w14:paraId="2405988E" w14:textId="77777777" w:rsidR="00DA51A5" w:rsidRPr="00E34F28" w:rsidRDefault="00DA51A5" w:rsidP="00EC0DC4">
      <w:pPr>
        <w:pStyle w:val="af2"/>
        <w:framePr w:wrap="around"/>
        <w:rPr>
          <w:rtl/>
        </w:rPr>
      </w:pPr>
      <w:r w:rsidRPr="00A4639B">
        <w:rPr>
          <w:rtl/>
        </w:rPr>
        <w:t>כו:</w:t>
      </w:r>
    </w:p>
    <w:p w14:paraId="05BA3ADC" w14:textId="504B6CB4" w:rsidR="00DA51A5" w:rsidRPr="00E34F28" w:rsidRDefault="00AB6468" w:rsidP="004F5B4A">
      <w:pPr>
        <w:pStyle w:val="afffff5"/>
        <w:rPr>
          <w:rtl/>
        </w:rPr>
      </w:pPr>
      <w:bookmarkStart w:id="725" w:name="_Toc193635902"/>
      <w:bookmarkStart w:id="726" w:name="_Toc216184514"/>
      <w:r w:rsidRPr="00A10336">
        <w:rPr>
          <w:rStyle w:val="30"/>
          <w:rtl/>
        </w:rPr>
        <w:t>טעה ולא התפלל מנחה בע</w:t>
      </w:r>
      <w:r w:rsidRPr="00A10336">
        <w:rPr>
          <w:rStyle w:val="30"/>
          <w:rFonts w:hint="cs"/>
          <w:rtl/>
        </w:rPr>
        <w:t>"ש</w:t>
      </w:r>
      <w:bookmarkEnd w:id="725"/>
      <w:bookmarkEnd w:id="726"/>
      <w:r w:rsidR="004F5B4A" w:rsidRPr="00A10336">
        <w:rPr>
          <w:rStyle w:val="30"/>
          <w:rFonts w:hint="cs"/>
          <w:rtl/>
        </w:rPr>
        <w:t xml:space="preserve"> </w:t>
      </w:r>
      <w:r w:rsidR="007036D0">
        <w:rPr>
          <w:rFonts w:hint="cs"/>
          <w:rtl/>
        </w:rPr>
        <w:t>-</w:t>
      </w:r>
      <w:r w:rsidR="00DA51A5" w:rsidRPr="00FE3D07">
        <w:rPr>
          <w:rtl/>
        </w:rPr>
        <w:t>מתפלל בליל שבת שתים,</w:t>
      </w:r>
    </w:p>
    <w:p w14:paraId="5470B109" w14:textId="5D1A484B" w:rsidR="004F5B4A" w:rsidRPr="000528DA" w:rsidRDefault="00363610" w:rsidP="000528DA">
      <w:pPr>
        <w:rPr>
          <w:rtl/>
        </w:rPr>
      </w:pPr>
      <w:r w:rsidRPr="009A59D1">
        <w:rPr>
          <w:rStyle w:val="affff2"/>
          <w:rtl/>
        </w:rPr>
        <w:t>טעה ולא התפלל מנחה בשבת</w:t>
      </w:r>
      <w:r w:rsidR="00DA51A5" w:rsidRPr="000528DA">
        <w:rPr>
          <w:rtl/>
        </w:rPr>
        <w:t xml:space="preserve"> </w:t>
      </w:r>
      <w:r w:rsidR="00E05F81">
        <w:rPr>
          <w:rFonts w:hint="cs"/>
          <w:rtl/>
        </w:rPr>
        <w:t>-</w:t>
      </w:r>
      <w:r w:rsidR="00DA51A5" w:rsidRPr="000528DA">
        <w:rPr>
          <w:rtl/>
        </w:rPr>
        <w:t>מתפלל במוצ"</w:t>
      </w:r>
      <w:r w:rsidR="00DA51A5" w:rsidRPr="000528DA">
        <w:rPr>
          <w:rFonts w:hint="cs"/>
          <w:rtl/>
        </w:rPr>
        <w:t>ש</w:t>
      </w:r>
      <w:r w:rsidR="00DA51A5" w:rsidRPr="000528DA">
        <w:rPr>
          <w:rtl/>
        </w:rPr>
        <w:t xml:space="preserve"> שתים של חול</w:t>
      </w:r>
      <w:r w:rsidR="00AB6468" w:rsidRPr="000528DA">
        <w:rPr>
          <w:rFonts w:hint="cs"/>
          <w:rtl/>
        </w:rPr>
        <w:t xml:space="preserve"> </w:t>
      </w:r>
    </w:p>
    <w:p w14:paraId="02447912" w14:textId="77777777" w:rsidR="004F5B4A" w:rsidRPr="000528DA" w:rsidRDefault="00DA51A5" w:rsidP="000528DA">
      <w:pPr>
        <w:rPr>
          <w:rtl/>
        </w:rPr>
      </w:pPr>
      <w:bookmarkStart w:id="727" w:name="_Toc193635903"/>
      <w:bookmarkStart w:id="728" w:name="_Toc216184515"/>
      <w:r w:rsidRPr="00A10336">
        <w:rPr>
          <w:rStyle w:val="30"/>
          <w:rtl/>
        </w:rPr>
        <w:t>מבדיל בראשונה ו</w:t>
      </w:r>
      <w:r w:rsidRPr="00A10336">
        <w:rPr>
          <w:rStyle w:val="30"/>
          <w:rFonts w:hint="cs"/>
          <w:rtl/>
        </w:rPr>
        <w:t xml:space="preserve">לא </w:t>
      </w:r>
      <w:r w:rsidRPr="00A10336">
        <w:rPr>
          <w:rStyle w:val="30"/>
          <w:rtl/>
        </w:rPr>
        <w:t>בשניה</w:t>
      </w:r>
      <w:bookmarkEnd w:id="727"/>
      <w:bookmarkEnd w:id="728"/>
      <w:r w:rsidRPr="000528DA">
        <w:rPr>
          <w:rtl/>
        </w:rPr>
        <w:t>,</w:t>
      </w:r>
      <w:r w:rsidR="00291D7F" w:rsidRPr="000528DA">
        <w:rPr>
          <w:rFonts w:hint="cs"/>
          <w:rtl/>
        </w:rPr>
        <w:t xml:space="preserve"> </w:t>
      </w:r>
    </w:p>
    <w:p w14:paraId="17E55001" w14:textId="77777777" w:rsidR="004F5B4A" w:rsidRPr="000528DA" w:rsidRDefault="00DA51A5" w:rsidP="000528DA">
      <w:pPr>
        <w:rPr>
          <w:rtl/>
        </w:rPr>
      </w:pPr>
      <w:r w:rsidRPr="000528DA">
        <w:rPr>
          <w:rtl/>
        </w:rPr>
        <w:t>ואם הבדיל בשניה</w:t>
      </w:r>
      <w:r w:rsidR="00C72B20" w:rsidRPr="000528DA">
        <w:rPr>
          <w:rFonts w:hint="cs"/>
          <w:rtl/>
        </w:rPr>
        <w:t>,</w:t>
      </w:r>
      <w:r w:rsidRPr="000528DA">
        <w:rPr>
          <w:rtl/>
        </w:rPr>
        <w:t xml:space="preserve"> ראשונה לא עלתה לו.</w:t>
      </w:r>
      <w:r w:rsidR="00AB6468" w:rsidRPr="00A10336">
        <w:rPr>
          <w:rStyle w:val="30"/>
          <w:rFonts w:hint="cs"/>
          <w:rtl/>
        </w:rPr>
        <w:t xml:space="preserve"> </w:t>
      </w:r>
    </w:p>
    <w:p w14:paraId="533AED23" w14:textId="77777777" w:rsidR="00363610" w:rsidRPr="000528DA" w:rsidRDefault="00DA51A5" w:rsidP="009A59D1">
      <w:pPr>
        <w:spacing w:after="60"/>
        <w:rPr>
          <w:rtl/>
        </w:rPr>
      </w:pPr>
      <w:r w:rsidRPr="000528DA">
        <w:rPr>
          <w:rFonts w:hint="cs"/>
          <w:rtl/>
        </w:rPr>
        <w:t>שכל שלא ה</w:t>
      </w:r>
      <w:r w:rsidRPr="000528DA">
        <w:rPr>
          <w:rtl/>
        </w:rPr>
        <w:t xml:space="preserve">בדיל </w:t>
      </w:r>
      <w:r w:rsidRPr="000528DA">
        <w:rPr>
          <w:rFonts w:hint="cs"/>
          <w:rtl/>
        </w:rPr>
        <w:t>בתחילה כמי שלא התפלל ומחזירין אותו,</w:t>
      </w:r>
    </w:p>
    <w:p w14:paraId="1A0405AC" w14:textId="77777777" w:rsidR="00A24328" w:rsidRDefault="00DA51A5" w:rsidP="009A59D1">
      <w:pPr>
        <w:pStyle w:val="38"/>
        <w:framePr w:wrap="notBeside"/>
        <w:rPr>
          <w:rtl/>
        </w:rPr>
      </w:pPr>
      <w:r w:rsidRPr="00660D7A">
        <w:rPr>
          <w:rFonts w:hint="cs"/>
          <w:rtl/>
        </w:rPr>
        <w:t>ו</w:t>
      </w:r>
      <w:r w:rsidR="00785651" w:rsidRPr="00660D7A">
        <w:rPr>
          <w:rFonts w:hint="cs"/>
          <w:rtl/>
        </w:rPr>
        <w:t>קש</w:t>
      </w:r>
      <w:r w:rsidR="00142DA1" w:rsidRPr="00660D7A">
        <w:rPr>
          <w:rFonts w:hint="cs"/>
          <w:rtl/>
        </w:rPr>
        <w:t>יא</w:t>
      </w:r>
      <w:r w:rsidRPr="00660D7A">
        <w:rPr>
          <w:rFonts w:hint="cs"/>
          <w:rtl/>
        </w:rPr>
        <w:t xml:space="preserve"> מהך</w:t>
      </w:r>
      <w:r w:rsidR="00A24328">
        <w:rPr>
          <w:rtl/>
        </w:rPr>
        <w:t>:</w:t>
      </w:r>
    </w:p>
    <w:p w14:paraId="16A84018" w14:textId="39981254" w:rsidR="00DA51A5" w:rsidRPr="000528DA" w:rsidRDefault="00DA51A5" w:rsidP="000528DA">
      <w:pPr>
        <w:rPr>
          <w:rtl/>
        </w:rPr>
      </w:pPr>
      <w:r w:rsidRPr="000528DA">
        <w:rPr>
          <w:rFonts w:ascii="Fb Fontext" w:hAnsi="Fb Fontext" w:hint="cs"/>
          <w:rtl/>
        </w:rPr>
        <w:t>ד</w:t>
      </w:r>
      <w:r w:rsidRPr="000528DA">
        <w:rPr>
          <w:rtl/>
        </w:rPr>
        <w:t xml:space="preserve">טעה ולא הזכיר גבורות גשמים </w:t>
      </w:r>
      <w:r w:rsidR="00AB6468" w:rsidRPr="000528DA">
        <w:rPr>
          <w:rtl/>
        </w:rPr>
        <w:t>בתחיית המתים ושאלה בברכת השנים</w:t>
      </w:r>
      <w:r w:rsidRPr="000528DA">
        <w:rPr>
          <w:rtl/>
        </w:rPr>
        <w:t xml:space="preserve"> מחזירין אותו,</w:t>
      </w:r>
      <w:r w:rsidR="00AB6468" w:rsidRPr="000528DA">
        <w:rPr>
          <w:rFonts w:hint="cs"/>
          <w:rtl/>
        </w:rPr>
        <w:t xml:space="preserve"> </w:t>
      </w:r>
      <w:r w:rsidRPr="000528DA">
        <w:rPr>
          <w:rtl/>
        </w:rPr>
        <w:t xml:space="preserve">הבדלה בחונן הדעת אין מחזירין אותו, </w:t>
      </w:r>
      <w:r w:rsidR="00B50DDB" w:rsidRPr="000528DA">
        <w:rPr>
          <w:rFonts w:hint="cs"/>
          <w:rtl/>
        </w:rPr>
        <w:t xml:space="preserve">- </w:t>
      </w:r>
      <w:r w:rsidRPr="000528DA">
        <w:rPr>
          <w:rtl/>
        </w:rPr>
        <w:t>מפני שיכול לאומרה על הכוס.</w:t>
      </w:r>
    </w:p>
    <w:p w14:paraId="4FAF8D2B" w14:textId="1C93E43C" w:rsidR="00C72B20" w:rsidRPr="00E34F28" w:rsidRDefault="00DA51A5" w:rsidP="00142DA1">
      <w:pPr>
        <w:pStyle w:val="afffffc"/>
        <w:rPr>
          <w:rtl/>
        </w:rPr>
      </w:pPr>
      <w:bookmarkStart w:id="729" w:name="_Toc193635904"/>
      <w:bookmarkStart w:id="730" w:name="_Toc216184516"/>
      <w:r w:rsidRPr="00142DA1">
        <w:rPr>
          <w:rFonts w:hint="cs"/>
          <w:rtl/>
        </w:rPr>
        <w:t>תפלות</w:t>
      </w:r>
      <w:bookmarkEnd w:id="729"/>
      <w:r w:rsidR="00E05F81">
        <w:rPr>
          <w:rFonts w:hint="cs"/>
          <w:rtl/>
        </w:rPr>
        <w:t xml:space="preserve"> כנגד מה תקנו</w:t>
      </w:r>
      <w:bookmarkEnd w:id="730"/>
    </w:p>
    <w:p w14:paraId="4F36C2D0" w14:textId="27A7077E" w:rsidR="00A24328" w:rsidRDefault="00363610" w:rsidP="009A59D1">
      <w:pPr>
        <w:pStyle w:val="38"/>
        <w:framePr w:wrap="notBeside"/>
        <w:rPr>
          <w:rtl/>
        </w:rPr>
      </w:pPr>
      <w:r w:rsidRPr="00660D7A">
        <w:rPr>
          <w:rFonts w:hint="cs"/>
          <w:rtl/>
        </w:rPr>
        <w:t>רי"ח</w:t>
      </w:r>
      <w:r w:rsidR="00A24328">
        <w:rPr>
          <w:rFonts w:hint="cs"/>
          <w:rtl/>
        </w:rPr>
        <w:t>:</w:t>
      </w:r>
    </w:p>
    <w:p w14:paraId="1CC78A28" w14:textId="275A5334" w:rsidR="00363610" w:rsidRPr="000528DA" w:rsidRDefault="00DA51A5" w:rsidP="000528DA">
      <w:pPr>
        <w:rPr>
          <w:rtl/>
        </w:rPr>
      </w:pPr>
      <w:r w:rsidRPr="00E05F81">
        <w:rPr>
          <w:rStyle w:val="affff2"/>
          <w:rFonts w:hint="cs"/>
          <w:rtl/>
        </w:rPr>
        <w:t>כנגד אבות</w:t>
      </w:r>
      <w:r w:rsidR="004F5B4A" w:rsidRPr="000528DA">
        <w:rPr>
          <w:rFonts w:hint="cs"/>
          <w:rtl/>
        </w:rPr>
        <w:t xml:space="preserve"> תיקנו</w:t>
      </w:r>
      <w:r w:rsidRPr="000528DA">
        <w:rPr>
          <w:rFonts w:hint="cs"/>
          <w:rtl/>
        </w:rPr>
        <w:t xml:space="preserve">, </w:t>
      </w:r>
      <w:r w:rsidR="00142DA1" w:rsidRPr="000528DA">
        <w:rPr>
          <w:rtl/>
        </w:rPr>
        <w:tab/>
      </w:r>
      <w:r w:rsidR="00142DA1" w:rsidRPr="000528DA">
        <w:rPr>
          <w:rtl/>
        </w:rPr>
        <w:tab/>
      </w:r>
      <w:r w:rsidR="00142DA1" w:rsidRPr="000528DA">
        <w:rPr>
          <w:rtl/>
        </w:rPr>
        <w:tab/>
      </w:r>
      <w:r w:rsidRPr="00E34F28">
        <w:rPr>
          <w:rStyle w:val="afffff9"/>
          <w:rFonts w:hint="cs"/>
          <w:rtl/>
        </w:rPr>
        <w:t>לריב</w:t>
      </w:r>
      <w:r w:rsidRPr="00E34F28">
        <w:rPr>
          <w:rStyle w:val="afffff9"/>
          <w:rtl/>
        </w:rPr>
        <w:t>"</w:t>
      </w:r>
      <w:r w:rsidRPr="00E34F28">
        <w:rPr>
          <w:rStyle w:val="afffff9"/>
          <w:rFonts w:hint="cs"/>
          <w:rtl/>
        </w:rPr>
        <w:t>ל:</w:t>
      </w:r>
      <w:r w:rsidRPr="000528DA">
        <w:rPr>
          <w:rFonts w:hint="cs"/>
          <w:rtl/>
        </w:rPr>
        <w:t xml:space="preserve"> </w:t>
      </w:r>
      <w:r w:rsidRPr="00E05F81">
        <w:rPr>
          <w:rStyle w:val="affff2"/>
          <w:rFonts w:hint="cs"/>
          <w:rtl/>
        </w:rPr>
        <w:t>כנגד תמידין</w:t>
      </w:r>
      <w:r w:rsidR="004F5B4A" w:rsidRPr="000528DA">
        <w:rPr>
          <w:rFonts w:hint="cs"/>
          <w:rtl/>
        </w:rPr>
        <w:t xml:space="preserve"> תיקנו.</w:t>
      </w:r>
    </w:p>
    <w:p w14:paraId="610D58B5" w14:textId="514205D1" w:rsidR="00A24328" w:rsidRDefault="00DA51A5" w:rsidP="009A59D1">
      <w:pPr>
        <w:pStyle w:val="38"/>
        <w:framePr w:wrap="notBeside"/>
        <w:rPr>
          <w:rtl/>
        </w:rPr>
      </w:pPr>
      <w:r w:rsidRPr="00660D7A">
        <w:rPr>
          <w:rFonts w:hint="cs"/>
          <w:rtl/>
        </w:rPr>
        <w:t>ת</w:t>
      </w:r>
      <w:r w:rsidRPr="00660D7A">
        <w:rPr>
          <w:rtl/>
        </w:rPr>
        <w:t>"</w:t>
      </w:r>
      <w:r w:rsidRPr="00660D7A">
        <w:rPr>
          <w:rFonts w:hint="cs"/>
          <w:rtl/>
        </w:rPr>
        <w:t>כ</w:t>
      </w:r>
      <w:r w:rsidR="004F5B4A" w:rsidRPr="00660D7A">
        <w:rPr>
          <w:rFonts w:hint="cs"/>
          <w:rtl/>
        </w:rPr>
        <w:t xml:space="preserve"> דר''ח</w:t>
      </w:r>
      <w:r w:rsidR="00A24328">
        <w:rPr>
          <w:rFonts w:hint="cs"/>
          <w:rtl/>
        </w:rPr>
        <w:t>:</w:t>
      </w:r>
    </w:p>
    <w:p w14:paraId="2E0BEAB6" w14:textId="02DC8600" w:rsidR="004F5B4A" w:rsidRPr="000528DA" w:rsidRDefault="00142DA1" w:rsidP="000528DA">
      <w:pPr>
        <w:rPr>
          <w:rtl/>
        </w:rPr>
      </w:pPr>
      <w:bookmarkStart w:id="731" w:name="_Toc193635905"/>
      <w:bookmarkStart w:id="732" w:name="_Toc216184517"/>
      <w:r w:rsidRPr="00A10336">
        <w:rPr>
          <w:rStyle w:val="30"/>
          <w:rFonts w:hint="cs"/>
          <w:rtl/>
        </w:rPr>
        <w:t>א</w:t>
      </w:r>
      <w:r w:rsidR="00DA51A5" w:rsidRPr="00A10336">
        <w:rPr>
          <w:rStyle w:val="30"/>
          <w:rFonts w:hint="cs"/>
          <w:rtl/>
        </w:rPr>
        <w:t>ברהם</w:t>
      </w:r>
      <w:bookmarkEnd w:id="731"/>
      <w:bookmarkEnd w:id="732"/>
      <w:r w:rsidR="00DA51A5" w:rsidRPr="000528DA">
        <w:rPr>
          <w:rFonts w:hint="cs"/>
          <w:rtl/>
        </w:rPr>
        <w:t xml:space="preserve"> תקן שחרית מ</w:t>
      </w:r>
      <w:r w:rsidR="00363610" w:rsidRPr="00C72B20">
        <w:rPr>
          <w:rStyle w:val="ad"/>
          <w:rFonts w:hint="cs"/>
          <w:rtl/>
        </w:rPr>
        <w:t>ויעמד</w:t>
      </w:r>
      <w:r w:rsidR="00DA51A5" w:rsidRPr="00C72B20">
        <w:rPr>
          <w:rStyle w:val="ad"/>
          <w:rFonts w:hint="cs"/>
          <w:rtl/>
        </w:rPr>
        <w:t xml:space="preserve"> </w:t>
      </w:r>
      <w:r w:rsidR="00DA51A5" w:rsidRPr="000528DA">
        <w:rPr>
          <w:rFonts w:hint="cs"/>
          <w:rtl/>
        </w:rPr>
        <w:t>היא תפילה</w:t>
      </w:r>
      <w:r w:rsidR="00C72B20" w:rsidRPr="000528DA">
        <w:rPr>
          <w:rFonts w:hint="cs"/>
          <w:rtl/>
        </w:rPr>
        <w:t>,</w:t>
      </w:r>
      <w:r w:rsidR="00AB6468" w:rsidRPr="000528DA">
        <w:rPr>
          <w:rFonts w:hint="cs"/>
          <w:rtl/>
        </w:rPr>
        <w:t xml:space="preserve"> </w:t>
      </w:r>
    </w:p>
    <w:p w14:paraId="1A381B37" w14:textId="77777777" w:rsidR="004F5B4A" w:rsidRPr="000528DA" w:rsidRDefault="00DA51A5" w:rsidP="000528DA">
      <w:pPr>
        <w:rPr>
          <w:rtl/>
        </w:rPr>
      </w:pPr>
      <w:bookmarkStart w:id="733" w:name="_Toc193635906"/>
      <w:bookmarkStart w:id="734" w:name="_Toc216184518"/>
      <w:r w:rsidRPr="00A10336">
        <w:rPr>
          <w:rStyle w:val="30"/>
          <w:rFonts w:hint="cs"/>
          <w:rtl/>
        </w:rPr>
        <w:t>יצחק</w:t>
      </w:r>
      <w:bookmarkEnd w:id="733"/>
      <w:bookmarkEnd w:id="734"/>
      <w:r w:rsidRPr="000528DA">
        <w:rPr>
          <w:rFonts w:hint="cs"/>
          <w:rtl/>
        </w:rPr>
        <w:t xml:space="preserve"> מנחה מ</w:t>
      </w:r>
      <w:r w:rsidRPr="00C72B20">
        <w:rPr>
          <w:rStyle w:val="ad"/>
          <w:rFonts w:hint="cs"/>
          <w:rtl/>
        </w:rPr>
        <w:t>לשוח</w:t>
      </w:r>
      <w:r w:rsidRPr="000528DA">
        <w:rPr>
          <w:rFonts w:hint="cs"/>
          <w:rtl/>
        </w:rPr>
        <w:t xml:space="preserve">, היא תפילה </w:t>
      </w:r>
      <w:r w:rsidRPr="00C72B20">
        <w:rPr>
          <w:rStyle w:val="ad"/>
          <w:rFonts w:hint="cs"/>
          <w:rtl/>
        </w:rPr>
        <w:t>ישפוך</w:t>
      </w:r>
      <w:r w:rsidRPr="006D3CF8">
        <w:rPr>
          <w:rStyle w:val="ad"/>
          <w:rFonts w:cs="BA Esthetic Bold" w:hint="cs"/>
          <w:rtl/>
        </w:rPr>
        <w:t xml:space="preserve"> </w:t>
      </w:r>
      <w:r w:rsidRPr="00C72B20">
        <w:rPr>
          <w:rStyle w:val="ad"/>
          <w:rFonts w:hint="cs"/>
          <w:rtl/>
        </w:rPr>
        <w:t>שיחו</w:t>
      </w:r>
      <w:r w:rsidR="00AB6468" w:rsidRPr="00C72B20">
        <w:rPr>
          <w:rStyle w:val="ad"/>
          <w:rFonts w:hint="cs"/>
          <w:rtl/>
        </w:rPr>
        <w:t>,</w:t>
      </w:r>
      <w:r w:rsidR="00AB6468" w:rsidRPr="000528DA">
        <w:rPr>
          <w:rFonts w:hint="cs"/>
          <w:rtl/>
        </w:rPr>
        <w:t xml:space="preserve"> </w:t>
      </w:r>
    </w:p>
    <w:p w14:paraId="7578D150" w14:textId="77777777" w:rsidR="00363610" w:rsidRPr="000528DA" w:rsidRDefault="006C5B7C" w:rsidP="000528DA">
      <w:pPr>
        <w:rPr>
          <w:rtl/>
        </w:rPr>
      </w:pPr>
      <w:bookmarkStart w:id="735" w:name="_Toc193635907"/>
      <w:bookmarkStart w:id="736" w:name="_Toc216184519"/>
      <w:r w:rsidRPr="00A10336">
        <w:rPr>
          <w:rStyle w:val="30"/>
          <w:rFonts w:hint="cs"/>
          <w:rtl/>
        </w:rPr>
        <w:t>יעקב</w:t>
      </w:r>
      <w:bookmarkEnd w:id="735"/>
      <w:bookmarkEnd w:id="736"/>
      <w:r w:rsidRPr="000528DA">
        <w:rPr>
          <w:rFonts w:hint="cs"/>
          <w:rtl/>
        </w:rPr>
        <w:t xml:space="preserve"> ערבית מ</w:t>
      </w:r>
      <w:r w:rsidRPr="00C72B20">
        <w:rPr>
          <w:rStyle w:val="ad"/>
          <w:rFonts w:hint="cs"/>
          <w:rtl/>
        </w:rPr>
        <w:t>ויפגע</w:t>
      </w:r>
      <w:r w:rsidR="00DA51A5" w:rsidRPr="00C72B20">
        <w:rPr>
          <w:rStyle w:val="ad"/>
          <w:rFonts w:hint="cs"/>
          <w:rtl/>
        </w:rPr>
        <w:t xml:space="preserve"> </w:t>
      </w:r>
      <w:r w:rsidR="00C72B20" w:rsidRPr="000528DA">
        <w:rPr>
          <w:rFonts w:hint="cs"/>
          <w:rtl/>
        </w:rPr>
        <w:t>היא</w:t>
      </w:r>
      <w:r w:rsidR="00DA51A5" w:rsidRPr="000528DA">
        <w:rPr>
          <w:rFonts w:hint="cs"/>
          <w:rtl/>
        </w:rPr>
        <w:t xml:space="preserve"> תפילה</w:t>
      </w:r>
      <w:r w:rsidR="00C72B20" w:rsidRPr="000528DA">
        <w:rPr>
          <w:rFonts w:hint="cs"/>
          <w:rtl/>
        </w:rPr>
        <w:t>,</w:t>
      </w:r>
      <w:r w:rsidR="00DA51A5" w:rsidRPr="000528DA">
        <w:rPr>
          <w:rFonts w:hint="cs"/>
          <w:rtl/>
        </w:rPr>
        <w:t xml:space="preserve"> מקראי</w:t>
      </w:r>
      <w:r w:rsidR="00C72B20" w:rsidRPr="000528DA">
        <w:rPr>
          <w:rFonts w:hint="cs"/>
          <w:rtl/>
        </w:rPr>
        <w:t>.</w:t>
      </w:r>
      <w:r w:rsidR="00291D7F" w:rsidRPr="000528DA">
        <w:rPr>
          <w:rFonts w:hint="cs"/>
          <w:rtl/>
        </w:rPr>
        <w:t xml:space="preserve"> </w:t>
      </w:r>
    </w:p>
    <w:p w14:paraId="628B6B39" w14:textId="507A61B7" w:rsidR="00A24328" w:rsidRDefault="00DA51A5" w:rsidP="009A59D1">
      <w:pPr>
        <w:pStyle w:val="38"/>
        <w:framePr w:wrap="notBeside"/>
        <w:rPr>
          <w:rtl/>
        </w:rPr>
      </w:pPr>
      <w:r w:rsidRPr="00660D7A">
        <w:rPr>
          <w:rtl/>
        </w:rPr>
        <w:t>ת</w:t>
      </w:r>
      <w:r w:rsidRPr="00660D7A">
        <w:rPr>
          <w:rFonts w:hint="cs"/>
          <w:rtl/>
        </w:rPr>
        <w:t>"כ</w:t>
      </w:r>
      <w:r w:rsidRPr="00660D7A">
        <w:rPr>
          <w:rtl/>
        </w:rPr>
        <w:t xml:space="preserve"> דריב"ל</w:t>
      </w:r>
      <w:r w:rsidR="00A24328">
        <w:rPr>
          <w:rtl/>
        </w:rPr>
        <w:t>:</w:t>
      </w:r>
    </w:p>
    <w:p w14:paraId="47B5B1B0" w14:textId="3C9606B0" w:rsidR="00F64167" w:rsidRDefault="00DA51A5" w:rsidP="000528DA">
      <w:pPr>
        <w:rPr>
          <w:rtl/>
        </w:rPr>
      </w:pPr>
      <w:bookmarkStart w:id="737" w:name="_Toc193635908"/>
      <w:bookmarkStart w:id="738" w:name="_Toc216184520"/>
      <w:r w:rsidRPr="00A10336">
        <w:rPr>
          <w:rStyle w:val="30"/>
          <w:rtl/>
        </w:rPr>
        <w:t>תפלת השחר</w:t>
      </w:r>
      <w:bookmarkEnd w:id="737"/>
      <w:bookmarkEnd w:id="738"/>
      <w:r w:rsidRPr="000528DA">
        <w:rPr>
          <w:rtl/>
        </w:rPr>
        <w:t xml:space="preserve"> עד חצות </w:t>
      </w:r>
      <w:r w:rsidRPr="000528DA">
        <w:rPr>
          <w:rFonts w:hint="cs"/>
          <w:rtl/>
        </w:rPr>
        <w:t>שהקרבן קרב עד חצות</w:t>
      </w:r>
      <w:r w:rsidR="006C5B7C" w:rsidRPr="000528DA">
        <w:rPr>
          <w:rFonts w:hint="cs"/>
          <w:rtl/>
        </w:rPr>
        <w:t xml:space="preserve">, </w:t>
      </w:r>
    </w:p>
    <w:p w14:paraId="03E81B37" w14:textId="4471401F" w:rsidR="00DA51A5" w:rsidRPr="000528DA" w:rsidRDefault="00DA51A5" w:rsidP="000528DA">
      <w:pPr>
        <w:rPr>
          <w:rtl/>
        </w:rPr>
      </w:pPr>
      <w:r w:rsidRPr="00E34F28">
        <w:rPr>
          <w:rStyle w:val="afffff9"/>
          <w:rFonts w:hint="cs"/>
          <w:rtl/>
        </w:rPr>
        <w:t>ר</w:t>
      </w:r>
      <w:r w:rsidRPr="00E34F28">
        <w:rPr>
          <w:rStyle w:val="afffff9"/>
          <w:rtl/>
        </w:rPr>
        <w:t>"</w:t>
      </w:r>
      <w:r w:rsidRPr="00E34F28">
        <w:rPr>
          <w:rStyle w:val="afffff9"/>
          <w:rFonts w:hint="cs"/>
          <w:rtl/>
        </w:rPr>
        <w:t>י</w:t>
      </w:r>
      <w:r w:rsidR="004F5B4A" w:rsidRPr="00E34F28">
        <w:rPr>
          <w:rStyle w:val="afffff9"/>
          <w:rFonts w:hint="cs"/>
          <w:rtl/>
        </w:rPr>
        <w:t>:</w:t>
      </w:r>
      <w:r w:rsidRPr="000528DA">
        <w:rPr>
          <w:rFonts w:hint="cs"/>
          <w:rtl/>
        </w:rPr>
        <w:t xml:space="preserve"> עד ד' שעות</w:t>
      </w:r>
      <w:r w:rsidR="004F5B4A" w:rsidRPr="000528DA">
        <w:rPr>
          <w:rFonts w:hint="cs"/>
          <w:rtl/>
        </w:rPr>
        <w:t>,</w:t>
      </w:r>
      <w:r w:rsidRPr="000528DA">
        <w:rPr>
          <w:rFonts w:hint="cs"/>
          <w:rtl/>
        </w:rPr>
        <w:t xml:space="preserve"> דעד ד' שעות תמיד קרב</w:t>
      </w:r>
    </w:p>
    <w:p w14:paraId="7A68C360" w14:textId="77777777" w:rsidR="00C72B20" w:rsidRPr="000528DA" w:rsidRDefault="00DA51A5" w:rsidP="000528DA">
      <w:pPr>
        <w:rPr>
          <w:rtl/>
        </w:rPr>
      </w:pPr>
      <w:bookmarkStart w:id="739" w:name="_Toc193635909"/>
      <w:bookmarkStart w:id="740" w:name="_Toc216184521"/>
      <w:r w:rsidRPr="00A10336">
        <w:rPr>
          <w:rStyle w:val="30"/>
          <w:rFonts w:hint="cs"/>
          <w:rtl/>
        </w:rPr>
        <w:lastRenderedPageBreak/>
        <w:t>מנחה</w:t>
      </w:r>
      <w:bookmarkEnd w:id="739"/>
      <w:bookmarkEnd w:id="740"/>
      <w:r w:rsidRPr="00A10336">
        <w:rPr>
          <w:rStyle w:val="30"/>
          <w:rFonts w:hint="cs"/>
          <w:rtl/>
        </w:rPr>
        <w:t xml:space="preserve"> </w:t>
      </w:r>
      <w:r w:rsidRPr="000528DA">
        <w:rPr>
          <w:rFonts w:hint="cs"/>
          <w:rtl/>
        </w:rPr>
        <w:t xml:space="preserve">עד הערב </w:t>
      </w:r>
      <w:r w:rsidR="00C72B20" w:rsidRPr="000528DA">
        <w:rPr>
          <w:rFonts w:hint="cs"/>
          <w:rtl/>
        </w:rPr>
        <w:t>כ</w:t>
      </w:r>
      <w:r w:rsidRPr="000528DA">
        <w:rPr>
          <w:rFonts w:hint="cs"/>
          <w:rtl/>
        </w:rPr>
        <w:t xml:space="preserve">תמיד דבין הערביים, </w:t>
      </w:r>
      <w:r w:rsidR="004F5B4A" w:rsidRPr="00E34F28">
        <w:rPr>
          <w:rStyle w:val="afffff9"/>
          <w:rFonts w:hint="cs"/>
          <w:rtl/>
        </w:rPr>
        <w:t xml:space="preserve">  </w:t>
      </w:r>
      <w:r w:rsidRPr="00E34F28">
        <w:rPr>
          <w:rStyle w:val="afffff9"/>
          <w:rFonts w:hint="cs"/>
          <w:rtl/>
        </w:rPr>
        <w:t>ר</w:t>
      </w:r>
      <w:r w:rsidRPr="00E34F28">
        <w:rPr>
          <w:rStyle w:val="afffff9"/>
          <w:rtl/>
        </w:rPr>
        <w:t>"</w:t>
      </w:r>
      <w:r w:rsidRPr="00E34F28">
        <w:rPr>
          <w:rStyle w:val="afffff9"/>
          <w:rFonts w:hint="cs"/>
          <w:rtl/>
        </w:rPr>
        <w:t>י</w:t>
      </w:r>
      <w:r w:rsidR="004F5B4A" w:rsidRPr="00E34F28">
        <w:rPr>
          <w:rStyle w:val="afffff9"/>
          <w:rFonts w:hint="cs"/>
          <w:rtl/>
        </w:rPr>
        <w:t>:</w:t>
      </w:r>
      <w:r w:rsidRPr="00E34F28">
        <w:rPr>
          <w:rStyle w:val="afffff9"/>
          <w:rFonts w:hint="cs"/>
          <w:rtl/>
        </w:rPr>
        <w:t xml:space="preserve"> </w:t>
      </w:r>
      <w:r w:rsidRPr="000528DA">
        <w:rPr>
          <w:rFonts w:hint="cs"/>
          <w:rtl/>
        </w:rPr>
        <w:t>עד פלג המנחה.</w:t>
      </w:r>
      <w:r w:rsidR="0079397D" w:rsidRPr="000528DA">
        <w:rPr>
          <w:rFonts w:hint="cs"/>
          <w:rtl/>
        </w:rPr>
        <w:t xml:space="preserve"> </w:t>
      </w:r>
    </w:p>
    <w:p w14:paraId="201C3522" w14:textId="77777777" w:rsidR="00C72B20" w:rsidRPr="000528DA" w:rsidRDefault="00DA51A5" w:rsidP="000528DA">
      <w:pPr>
        <w:rPr>
          <w:rtl/>
        </w:rPr>
      </w:pPr>
      <w:bookmarkStart w:id="741" w:name="_Toc193635910"/>
      <w:bookmarkStart w:id="742" w:name="_Toc216184522"/>
      <w:r w:rsidRPr="00A10336">
        <w:rPr>
          <w:rStyle w:val="30"/>
          <w:rFonts w:hint="cs"/>
          <w:rtl/>
        </w:rPr>
        <w:t>ערבית</w:t>
      </w:r>
      <w:bookmarkEnd w:id="741"/>
      <w:bookmarkEnd w:id="742"/>
      <w:r w:rsidRPr="000528DA">
        <w:rPr>
          <w:rFonts w:hint="cs"/>
          <w:rtl/>
        </w:rPr>
        <w:t xml:space="preserve"> </w:t>
      </w:r>
      <w:r w:rsidRPr="0029048C">
        <w:rPr>
          <w:spacing w:val="-2"/>
          <w:rtl/>
        </w:rPr>
        <w:t xml:space="preserve">אין לה קבע </w:t>
      </w:r>
      <w:r w:rsidRPr="0029048C">
        <w:rPr>
          <w:rFonts w:hint="cs"/>
          <w:spacing w:val="-2"/>
          <w:rtl/>
        </w:rPr>
        <w:t>כ</w:t>
      </w:r>
      <w:r w:rsidRPr="0029048C">
        <w:rPr>
          <w:spacing w:val="-2"/>
          <w:rtl/>
        </w:rPr>
        <w:t>אברים ופדרים שלא נתעכלו</w:t>
      </w:r>
      <w:r w:rsidRPr="0029048C">
        <w:rPr>
          <w:rFonts w:hint="cs"/>
          <w:spacing w:val="-2"/>
          <w:rtl/>
        </w:rPr>
        <w:t xml:space="preserve"> ד</w:t>
      </w:r>
      <w:r w:rsidRPr="0029048C">
        <w:rPr>
          <w:spacing w:val="-2"/>
          <w:rtl/>
        </w:rPr>
        <w:t xml:space="preserve">קרבים </w:t>
      </w:r>
      <w:r w:rsidRPr="0029048C">
        <w:rPr>
          <w:rFonts w:hint="cs"/>
          <w:spacing w:val="-2"/>
          <w:rtl/>
        </w:rPr>
        <w:t>כל ה</w:t>
      </w:r>
      <w:r w:rsidRPr="0029048C">
        <w:rPr>
          <w:spacing w:val="-2"/>
          <w:rtl/>
        </w:rPr>
        <w:t>לילה.</w:t>
      </w:r>
      <w:r w:rsidR="0079397D" w:rsidRPr="0029048C">
        <w:rPr>
          <w:rFonts w:hint="cs"/>
          <w:spacing w:val="-2"/>
          <w:rtl/>
        </w:rPr>
        <w:t xml:space="preserve"> </w:t>
      </w:r>
    </w:p>
    <w:p w14:paraId="3EC4CEE0" w14:textId="77777777" w:rsidR="00142DA1" w:rsidRPr="000528DA" w:rsidRDefault="00DA51A5" w:rsidP="000528DA">
      <w:pPr>
        <w:rPr>
          <w:rtl/>
        </w:rPr>
      </w:pPr>
      <w:bookmarkStart w:id="743" w:name="_Toc193635911"/>
      <w:bookmarkStart w:id="744" w:name="_Toc216184523"/>
      <w:r w:rsidRPr="00A10336">
        <w:rPr>
          <w:rStyle w:val="30"/>
          <w:rtl/>
        </w:rPr>
        <w:t>מוספין</w:t>
      </w:r>
      <w:bookmarkEnd w:id="743"/>
      <w:bookmarkEnd w:id="744"/>
      <w:r w:rsidRPr="000528DA">
        <w:rPr>
          <w:rtl/>
        </w:rPr>
        <w:t xml:space="preserve"> כל היום</w:t>
      </w:r>
      <w:r w:rsidR="004F5B4A" w:rsidRPr="000528DA">
        <w:rPr>
          <w:rFonts w:hint="cs"/>
          <w:rtl/>
        </w:rPr>
        <w:t>,</w:t>
      </w:r>
      <w:r w:rsidRPr="000528DA">
        <w:rPr>
          <w:rFonts w:hint="cs"/>
          <w:rtl/>
        </w:rPr>
        <w:t xml:space="preserve"> כקרבן מוספין </w:t>
      </w:r>
      <w:r w:rsidRPr="00E34F28">
        <w:rPr>
          <w:rStyle w:val="afffff9"/>
          <w:rFonts w:hint="cs"/>
          <w:rtl/>
        </w:rPr>
        <w:t>ולר</w:t>
      </w:r>
      <w:r w:rsidRPr="00E34F28">
        <w:rPr>
          <w:rStyle w:val="afffff9"/>
          <w:rtl/>
        </w:rPr>
        <w:t>"</w:t>
      </w:r>
      <w:r w:rsidRPr="00E34F28">
        <w:rPr>
          <w:rStyle w:val="afffff9"/>
          <w:rFonts w:hint="cs"/>
          <w:rtl/>
        </w:rPr>
        <w:t>י</w:t>
      </w:r>
      <w:r w:rsidRPr="000528DA">
        <w:rPr>
          <w:rFonts w:hint="cs"/>
          <w:rtl/>
        </w:rPr>
        <w:t xml:space="preserve"> עד ז' שעות כמוסף,</w:t>
      </w:r>
      <w:r w:rsidR="0079397D" w:rsidRPr="000528DA">
        <w:rPr>
          <w:rFonts w:hint="cs"/>
          <w:rtl/>
        </w:rPr>
        <w:t xml:space="preserve"> </w:t>
      </w:r>
    </w:p>
    <w:p w14:paraId="752F2B8C" w14:textId="3FFBED21" w:rsidR="004F5B4A" w:rsidRPr="000528DA" w:rsidRDefault="0079397D" w:rsidP="000528DA">
      <w:pPr>
        <w:rPr>
          <w:rtl/>
        </w:rPr>
      </w:pPr>
      <w:r w:rsidRPr="000528DA">
        <w:rPr>
          <w:rtl/>
        </w:rPr>
        <w:t xml:space="preserve">מנחה גדולה </w:t>
      </w:r>
      <w:r w:rsidR="004F5B4A" w:rsidRPr="000528DA">
        <w:rPr>
          <w:rFonts w:hint="cs"/>
          <w:rtl/>
        </w:rPr>
        <w:t xml:space="preserve">- </w:t>
      </w:r>
      <w:r w:rsidR="00DA51A5" w:rsidRPr="000528DA">
        <w:rPr>
          <w:rtl/>
        </w:rPr>
        <w:t>משש שעות ומחצה ולמעלה.</w:t>
      </w:r>
      <w:r w:rsidRPr="000528DA">
        <w:rPr>
          <w:rFonts w:hint="cs"/>
          <w:rtl/>
        </w:rPr>
        <w:t xml:space="preserve"> </w:t>
      </w:r>
    </w:p>
    <w:p w14:paraId="2DA67DAA" w14:textId="77777777" w:rsidR="00157252" w:rsidRPr="000528DA" w:rsidRDefault="00DA51A5" w:rsidP="000528DA">
      <w:pPr>
        <w:rPr>
          <w:rtl/>
        </w:rPr>
      </w:pPr>
      <w:r w:rsidRPr="000528DA">
        <w:rPr>
          <w:rFonts w:ascii="Fb Fontext" w:hAnsi="Fb Fontext"/>
          <w:sz w:val="20"/>
          <w:rtl/>
        </w:rPr>
        <w:t xml:space="preserve">מנחה קטנה </w:t>
      </w:r>
      <w:r w:rsidR="004F5B4A" w:rsidRPr="000528DA">
        <w:rPr>
          <w:rFonts w:ascii="Fb Fontext" w:hAnsi="Fb Fontext" w:hint="cs"/>
          <w:sz w:val="20"/>
          <w:rtl/>
        </w:rPr>
        <w:t xml:space="preserve">- </w:t>
      </w:r>
      <w:r w:rsidRPr="000528DA">
        <w:rPr>
          <w:rFonts w:ascii="Fb Fontext" w:hAnsi="Fb Fontext"/>
          <w:sz w:val="20"/>
          <w:rtl/>
        </w:rPr>
        <w:t>מתשע שעות ומחצה ולמעלה.</w:t>
      </w:r>
    </w:p>
    <w:p w14:paraId="672FBA7F" w14:textId="77777777" w:rsidR="00C72B20" w:rsidRPr="000528DA" w:rsidRDefault="0079397D" w:rsidP="000528DA">
      <w:pPr>
        <w:rPr>
          <w:rtl/>
        </w:rPr>
      </w:pPr>
      <w:bookmarkStart w:id="745" w:name="_Toc193635912"/>
      <w:bookmarkStart w:id="746" w:name="_Toc216184524"/>
      <w:r w:rsidRPr="00A10336">
        <w:rPr>
          <w:rStyle w:val="30"/>
          <w:rFonts w:hint="cs"/>
          <w:rtl/>
        </w:rPr>
        <w:t>פלג מנחה</w:t>
      </w:r>
      <w:bookmarkEnd w:id="745"/>
      <w:bookmarkEnd w:id="746"/>
      <w:r w:rsidRPr="00A10336">
        <w:rPr>
          <w:rStyle w:val="30"/>
          <w:rFonts w:hint="cs"/>
          <w:rtl/>
        </w:rPr>
        <w:t xml:space="preserve"> </w:t>
      </w:r>
      <w:r w:rsidRPr="00E34F28">
        <w:rPr>
          <w:rStyle w:val="afffff9"/>
          <w:rFonts w:hint="cs"/>
          <w:rtl/>
        </w:rPr>
        <w:t>דר</w:t>
      </w:r>
      <w:r w:rsidR="00BF279E" w:rsidRPr="00E34F28">
        <w:rPr>
          <w:rStyle w:val="afffff9"/>
          <w:rFonts w:hint="cs"/>
          <w:rtl/>
        </w:rPr>
        <w:t>"</w:t>
      </w:r>
      <w:r w:rsidRPr="00E34F28">
        <w:rPr>
          <w:rStyle w:val="afffff9"/>
          <w:rFonts w:hint="cs"/>
          <w:rtl/>
        </w:rPr>
        <w:t>י</w:t>
      </w:r>
      <w:r w:rsidRPr="000528DA">
        <w:rPr>
          <w:rFonts w:ascii="Fb Fontext" w:hAnsi="Fb Fontext" w:hint="cs"/>
          <w:rtl/>
        </w:rPr>
        <w:t xml:space="preserve"> </w:t>
      </w:r>
      <w:r w:rsidR="00DA51A5" w:rsidRPr="000528DA">
        <w:rPr>
          <w:rtl/>
        </w:rPr>
        <w:t xml:space="preserve">אחרונה אמרו, והיא </w:t>
      </w:r>
      <w:r w:rsidR="00DA51A5" w:rsidRPr="000528DA">
        <w:rPr>
          <w:rFonts w:hint="cs"/>
          <w:rtl/>
        </w:rPr>
        <w:t>י</w:t>
      </w:r>
      <w:r w:rsidR="00DA51A5" w:rsidRPr="000528DA">
        <w:rPr>
          <w:rtl/>
        </w:rPr>
        <w:t>"</w:t>
      </w:r>
      <w:r w:rsidR="00DA51A5" w:rsidRPr="000528DA">
        <w:rPr>
          <w:rFonts w:hint="cs"/>
          <w:rtl/>
        </w:rPr>
        <w:t>א</w:t>
      </w:r>
      <w:r w:rsidR="00DA51A5" w:rsidRPr="000528DA">
        <w:rPr>
          <w:rtl/>
        </w:rPr>
        <w:t xml:space="preserve"> שעות חסר רביע.</w:t>
      </w:r>
      <w:r w:rsidRPr="000528DA">
        <w:rPr>
          <w:rFonts w:hint="cs"/>
          <w:rtl/>
        </w:rPr>
        <w:t xml:space="preserve"> </w:t>
      </w:r>
    </w:p>
    <w:p w14:paraId="79C68EBF" w14:textId="3CFBAA1D" w:rsidR="00E05F81" w:rsidRPr="00E05F81" w:rsidRDefault="0029048C" w:rsidP="009A59D1">
      <w:pPr>
        <w:pStyle w:val="38"/>
        <w:framePr w:wrap="notBeside"/>
        <w:rPr>
          <w:rtl/>
        </w:rPr>
      </w:pPr>
      <w:r>
        <w:rPr>
          <w:rFonts w:hint="cs"/>
          <w:rtl/>
        </w:rPr>
        <w:t xml:space="preserve">ואי''ז קשה </w:t>
      </w:r>
      <w:r w:rsidR="00DA51A5" w:rsidRPr="00E05F81">
        <w:rPr>
          <w:rFonts w:hint="cs"/>
          <w:rtl/>
        </w:rPr>
        <w:t>לריב</w:t>
      </w:r>
      <w:r w:rsidR="00DA51A5" w:rsidRPr="00E05F81">
        <w:rPr>
          <w:rtl/>
        </w:rPr>
        <w:t>"</w:t>
      </w:r>
      <w:r w:rsidR="00DA51A5" w:rsidRPr="00E05F81">
        <w:rPr>
          <w:rFonts w:hint="cs"/>
          <w:rtl/>
        </w:rPr>
        <w:t>ח</w:t>
      </w:r>
    </w:p>
    <w:p w14:paraId="2D128EE0" w14:textId="46622CEA" w:rsidR="004F5B4A" w:rsidRPr="000528DA" w:rsidRDefault="00DA51A5" w:rsidP="000528DA">
      <w:pPr>
        <w:rPr>
          <w:rtl/>
        </w:rPr>
      </w:pPr>
      <w:r w:rsidRPr="000528DA">
        <w:rPr>
          <w:rFonts w:hint="cs"/>
          <w:rtl/>
        </w:rPr>
        <w:t>ד</w:t>
      </w:r>
      <w:r w:rsidRPr="000528DA">
        <w:rPr>
          <w:rtl/>
        </w:rPr>
        <w:t xml:space="preserve">לעולם </w:t>
      </w:r>
      <w:r w:rsidRPr="000528DA">
        <w:rPr>
          <w:rFonts w:hint="cs"/>
          <w:rtl/>
        </w:rPr>
        <w:t>א</w:t>
      </w:r>
      <w:r w:rsidRPr="000528DA">
        <w:rPr>
          <w:rtl/>
        </w:rPr>
        <w:t>בות תקנום, ו</w:t>
      </w:r>
      <w:r w:rsidR="00363610" w:rsidRPr="000528DA">
        <w:rPr>
          <w:rFonts w:hint="cs"/>
          <w:rtl/>
        </w:rPr>
        <w:t>סמכום</w:t>
      </w:r>
      <w:r w:rsidR="004F5B4A" w:rsidRPr="000528DA">
        <w:rPr>
          <w:rFonts w:hint="cs"/>
          <w:rtl/>
        </w:rPr>
        <w:t xml:space="preserve"> </w:t>
      </w:r>
      <w:r w:rsidRPr="000528DA">
        <w:rPr>
          <w:rtl/>
        </w:rPr>
        <w:t>אקרבנות.</w:t>
      </w:r>
      <w:r w:rsidR="0079397D" w:rsidRPr="000528DA">
        <w:rPr>
          <w:rFonts w:hint="cs"/>
          <w:rtl/>
        </w:rPr>
        <w:t xml:space="preserve"> </w:t>
      </w:r>
    </w:p>
    <w:p w14:paraId="32885F04" w14:textId="77777777" w:rsidR="00E05F81" w:rsidRDefault="004F5B4A" w:rsidP="009A59D1">
      <w:pPr>
        <w:pStyle w:val="38"/>
        <w:framePr w:wrap="notBeside"/>
        <w:rPr>
          <w:rtl/>
        </w:rPr>
      </w:pPr>
      <w:r w:rsidRPr="000528DA">
        <w:rPr>
          <w:rFonts w:hint="cs"/>
          <w:rtl/>
        </w:rPr>
        <w:t xml:space="preserve">ובהכרח </w:t>
      </w:r>
    </w:p>
    <w:p w14:paraId="3C000111" w14:textId="0FF0E2A9" w:rsidR="00DA51A5" w:rsidRPr="000528DA" w:rsidRDefault="00E05F81" w:rsidP="000528DA">
      <w:pPr>
        <w:rPr>
          <w:rtl/>
        </w:rPr>
      </w:pPr>
      <w:r>
        <w:rPr>
          <w:rFonts w:hint="cs"/>
          <w:rtl/>
        </w:rPr>
        <w:t>ש</w:t>
      </w:r>
      <w:r w:rsidR="00DA51A5" w:rsidRPr="000528DA">
        <w:rPr>
          <w:rFonts w:hint="cs"/>
          <w:rtl/>
        </w:rPr>
        <w:t>כן הוא במוסף</w:t>
      </w:r>
      <w:r w:rsidR="004F5B4A" w:rsidRPr="000528DA">
        <w:rPr>
          <w:rFonts w:hint="cs"/>
          <w:rtl/>
        </w:rPr>
        <w:t>,</w:t>
      </w:r>
      <w:r w:rsidR="00DA51A5" w:rsidRPr="000528DA">
        <w:rPr>
          <w:rFonts w:hint="cs"/>
          <w:rtl/>
        </w:rPr>
        <w:t xml:space="preserve"> דאסמכינהו אקרבנות,</w:t>
      </w:r>
    </w:p>
    <w:p w14:paraId="6735ACE9" w14:textId="53EFD27B" w:rsidR="00363610" w:rsidRPr="00E34F28" w:rsidRDefault="00142DA1" w:rsidP="00F50A20">
      <w:pPr>
        <w:pStyle w:val="afffa"/>
        <w:rPr>
          <w:rtl/>
        </w:rPr>
      </w:pPr>
      <w:r>
        <w:rPr>
          <w:rFonts w:hint="cs"/>
          <w:rtl/>
        </w:rPr>
        <w:t>*</w:t>
      </w:r>
      <w:r w:rsidR="00683C59">
        <w:rPr>
          <w:rtl/>
        </w:rPr>
        <w:t>***</w:t>
      </w:r>
    </w:p>
    <w:p w14:paraId="11374847" w14:textId="77777777" w:rsidR="00DA51A5" w:rsidRPr="00E34F28" w:rsidRDefault="00DA51A5" w:rsidP="00EC0DC4">
      <w:pPr>
        <w:pStyle w:val="af2"/>
        <w:framePr w:wrap="around"/>
        <w:rPr>
          <w:rtl/>
        </w:rPr>
      </w:pPr>
      <w:r w:rsidRPr="006D3CF8">
        <w:rPr>
          <w:rtl/>
        </w:rPr>
        <w:t>כז.</w:t>
      </w:r>
    </w:p>
    <w:p w14:paraId="10DC9946" w14:textId="77777777" w:rsidR="00DA51A5" w:rsidRPr="00E34F28" w:rsidRDefault="00DA51A5" w:rsidP="00672862">
      <w:pPr>
        <w:pStyle w:val="a5"/>
        <w:rPr>
          <w:rtl/>
        </w:rPr>
      </w:pPr>
      <w:ins w:id="9824" w:author="מספור קטעי משנה" w:date="2026-10-06T06:45:16Z">
        <w:r>
          <w:rPr>
            <w:rStyle w:val="MisparKeta"/>
          </w:rPr>
          <w:t xml:space="preserve">ד. </w:t>
        </w:r>
      </w:ins>
      <w:r w:rsidRPr="00756565">
        <w:rPr>
          <w:rtl/>
        </w:rPr>
        <w:t>ר"י אומר: עד ארבע שעות.</w:t>
      </w:r>
    </w:p>
    <w:p w14:paraId="15273B48" w14:textId="5E4A1602" w:rsidR="00A24328" w:rsidRDefault="00DA51A5" w:rsidP="009A59D1">
      <w:pPr>
        <w:pStyle w:val="38"/>
        <w:framePr w:wrap="notBeside"/>
        <w:rPr>
          <w:rtl/>
        </w:rPr>
      </w:pPr>
      <w:r w:rsidRPr="00660D7A">
        <w:rPr>
          <w:rtl/>
        </w:rPr>
        <w:t>איבעיא</w:t>
      </w:r>
      <w:r w:rsidR="00A24328">
        <w:rPr>
          <w:rtl/>
        </w:rPr>
        <w:t>:</w:t>
      </w:r>
    </w:p>
    <w:p w14:paraId="79F0BEDC" w14:textId="33B72C32" w:rsidR="006564F4" w:rsidRPr="002859C7" w:rsidRDefault="00DA51A5" w:rsidP="00007009">
      <w:pPr>
        <w:pStyle w:val="afffffc"/>
        <w:spacing w:before="0"/>
        <w:outlineLvl w:val="9"/>
        <w:rPr>
          <w:rtl/>
        </w:rPr>
      </w:pPr>
      <w:bookmarkStart w:id="747" w:name="_Toc193635913"/>
      <w:r w:rsidRPr="002859C7">
        <w:rPr>
          <w:rtl/>
        </w:rPr>
        <w:t>עד</w:t>
      </w:r>
      <w:r w:rsidR="00E70AC5" w:rsidRPr="002859C7">
        <w:rPr>
          <w:rtl/>
        </w:rPr>
        <w:t xml:space="preserve"> ועד בכלל</w:t>
      </w:r>
      <w:r w:rsidR="00E70AC5" w:rsidRPr="002859C7">
        <w:rPr>
          <w:rFonts w:hint="cs"/>
          <w:rtl/>
        </w:rPr>
        <w:t xml:space="preserve"> או ולא עד בכלל</w:t>
      </w:r>
      <w:r w:rsidR="004F5B4A" w:rsidRPr="002859C7">
        <w:rPr>
          <w:rFonts w:hint="cs"/>
          <w:rtl/>
        </w:rPr>
        <w:t>.</w:t>
      </w:r>
      <w:bookmarkEnd w:id="747"/>
    </w:p>
    <w:p w14:paraId="7AE173DF" w14:textId="77777777" w:rsidR="002859C7" w:rsidRPr="002859C7" w:rsidRDefault="004F5B4A" w:rsidP="009A59D1">
      <w:pPr>
        <w:pStyle w:val="38"/>
        <w:framePr w:wrap="notBeside"/>
        <w:rPr>
          <w:rtl/>
        </w:rPr>
      </w:pPr>
      <w:bookmarkStart w:id="748" w:name="_Toc193635914"/>
      <w:r w:rsidRPr="002859C7">
        <w:rPr>
          <w:rFonts w:hint="cs"/>
          <w:rtl/>
        </w:rPr>
        <w:t xml:space="preserve">מוכח </w:t>
      </w:r>
    </w:p>
    <w:p w14:paraId="23D6F31D" w14:textId="1A770995" w:rsidR="004F5B4A" w:rsidRPr="000528DA" w:rsidRDefault="004F5B4A" w:rsidP="000528DA">
      <w:pPr>
        <w:rPr>
          <w:rtl/>
        </w:rPr>
      </w:pPr>
      <w:bookmarkStart w:id="749" w:name="_Toc216184525"/>
      <w:r w:rsidRPr="00A10336">
        <w:rPr>
          <w:rStyle w:val="30"/>
          <w:rFonts w:hint="cs"/>
          <w:rtl/>
        </w:rPr>
        <w:t>ולא עד בכלל</w:t>
      </w:r>
      <w:bookmarkEnd w:id="749"/>
      <w:r w:rsidRPr="00A10336">
        <w:rPr>
          <w:rStyle w:val="30"/>
          <w:rFonts w:hint="cs"/>
          <w:rtl/>
        </w:rPr>
        <w:t xml:space="preserve"> </w:t>
      </w:r>
      <w:r w:rsidRPr="002859C7">
        <w:rPr>
          <w:rStyle w:val="afffff9"/>
          <w:rFonts w:hint="cs"/>
          <w:rtl/>
        </w:rPr>
        <w:t>מ</w:t>
      </w:r>
      <w:bookmarkEnd w:id="748"/>
      <w:r w:rsidR="00DA51A5" w:rsidRPr="002859C7">
        <w:rPr>
          <w:rStyle w:val="afffff9"/>
          <w:rFonts w:hint="cs"/>
          <w:rtl/>
        </w:rPr>
        <w:t>דר</w:t>
      </w:r>
      <w:r w:rsidR="00DA51A5" w:rsidRPr="00E34F28">
        <w:rPr>
          <w:rStyle w:val="afffff9"/>
          <w:rtl/>
        </w:rPr>
        <w:t>"י</w:t>
      </w:r>
      <w:r w:rsidR="00DA51A5" w:rsidRPr="000528DA">
        <w:rPr>
          <w:rtl/>
        </w:rPr>
        <w:t xml:space="preserve"> עד פלג המנחה.</w:t>
      </w:r>
      <w:r w:rsidRPr="000528DA">
        <w:rPr>
          <w:rFonts w:hint="cs"/>
          <w:rtl/>
        </w:rPr>
        <w:t xml:space="preserve"> שבזה חלק.</w:t>
      </w:r>
      <w:r w:rsidR="00DA51A5" w:rsidRPr="000528DA">
        <w:rPr>
          <w:rFonts w:hint="cs"/>
          <w:rtl/>
        </w:rPr>
        <w:t xml:space="preserve"> </w:t>
      </w:r>
    </w:p>
    <w:p w14:paraId="08395650" w14:textId="7AC963F9" w:rsidR="004F5B4A" w:rsidRPr="000528DA" w:rsidRDefault="00DA51A5" w:rsidP="000528DA">
      <w:pPr>
        <w:rPr>
          <w:rtl/>
        </w:rPr>
      </w:pPr>
      <w:r w:rsidRPr="000528DA">
        <w:rPr>
          <w:rFonts w:hint="cs"/>
          <w:rtl/>
        </w:rPr>
        <w:t xml:space="preserve">דאי ועד בכלל </w:t>
      </w:r>
      <w:r w:rsidRPr="00E34F28">
        <w:rPr>
          <w:rStyle w:val="afffff9"/>
          <w:rFonts w:hint="cs"/>
          <w:rtl/>
        </w:rPr>
        <w:t>ר</w:t>
      </w:r>
      <w:r w:rsidRPr="00E34F28">
        <w:rPr>
          <w:rStyle w:val="afffff9"/>
          <w:rtl/>
        </w:rPr>
        <w:t>"</w:t>
      </w:r>
      <w:r w:rsidRPr="00E34F28">
        <w:rPr>
          <w:rStyle w:val="afffff9"/>
          <w:rFonts w:hint="cs"/>
          <w:rtl/>
        </w:rPr>
        <w:t xml:space="preserve">י </w:t>
      </w:r>
      <w:r w:rsidRPr="000528DA">
        <w:rPr>
          <w:rFonts w:hint="cs"/>
          <w:rtl/>
        </w:rPr>
        <w:t xml:space="preserve">היינו </w:t>
      </w:r>
      <w:r w:rsidRPr="00E34F28">
        <w:rPr>
          <w:rStyle w:val="afffff9"/>
          <w:rFonts w:hint="cs"/>
          <w:rtl/>
        </w:rPr>
        <w:t>רבנן,</w:t>
      </w:r>
      <w:r w:rsidRPr="000528DA">
        <w:rPr>
          <w:rFonts w:hint="cs"/>
          <w:rtl/>
        </w:rPr>
        <w:t xml:space="preserve"> </w:t>
      </w:r>
    </w:p>
    <w:p w14:paraId="1AB0E613" w14:textId="6AF28ABA" w:rsidR="00DA51A5" w:rsidRPr="000528DA" w:rsidRDefault="00DA51A5" w:rsidP="000528DA">
      <w:pPr>
        <w:rPr>
          <w:rtl/>
        </w:rPr>
      </w:pPr>
      <w:r w:rsidRPr="000528DA">
        <w:rPr>
          <w:rFonts w:ascii="Fb Fontext" w:hAnsi="Fb Fontext" w:hint="cs"/>
          <w:rtl/>
        </w:rPr>
        <w:t>ומד</w:t>
      </w:r>
      <w:r w:rsidRPr="000528DA">
        <w:rPr>
          <w:rFonts w:ascii="Fb Fontext" w:hAnsi="Fb Fontext"/>
          <w:rtl/>
        </w:rPr>
        <w:t>סיפא:</w:t>
      </w:r>
      <w:r w:rsidRPr="00A4639B">
        <w:rPr>
          <w:rStyle w:val="ad"/>
          <w:rtl/>
        </w:rPr>
        <w:t xml:space="preserve"> </w:t>
      </w:r>
      <w:r w:rsidRPr="000528DA">
        <w:rPr>
          <w:rtl/>
        </w:rPr>
        <w:t xml:space="preserve">ושל מוספין כל היום </w:t>
      </w:r>
      <w:r w:rsidRPr="00E34F28">
        <w:rPr>
          <w:rStyle w:val="afffff9"/>
          <w:rFonts w:hint="cs"/>
          <w:rtl/>
        </w:rPr>
        <w:t>ולר</w:t>
      </w:r>
      <w:r w:rsidRPr="00E34F28">
        <w:rPr>
          <w:rStyle w:val="afffff9"/>
          <w:rtl/>
        </w:rPr>
        <w:t>"</w:t>
      </w:r>
      <w:r w:rsidRPr="00E34F28">
        <w:rPr>
          <w:rStyle w:val="afffff9"/>
          <w:rFonts w:hint="cs"/>
          <w:rtl/>
        </w:rPr>
        <w:t>י</w:t>
      </w:r>
      <w:r w:rsidR="00142DA1" w:rsidRPr="00E34F28">
        <w:rPr>
          <w:rStyle w:val="afffff9"/>
          <w:rFonts w:hint="cs"/>
          <w:rtl/>
        </w:rPr>
        <w:t>:</w:t>
      </w:r>
      <w:r w:rsidRPr="00E34F28">
        <w:rPr>
          <w:rStyle w:val="afffff9"/>
          <w:rFonts w:hint="cs"/>
          <w:rtl/>
        </w:rPr>
        <w:t xml:space="preserve"> </w:t>
      </w:r>
      <w:r w:rsidRPr="000528DA">
        <w:rPr>
          <w:rFonts w:ascii="Fb Fontext" w:hAnsi="Fb Fontext"/>
          <w:rtl/>
        </w:rPr>
        <w:t>עד שבע שעות.</w:t>
      </w:r>
      <w:r w:rsidR="0079397D" w:rsidRPr="000528DA">
        <w:rPr>
          <w:rFonts w:ascii="Fb Fontext" w:hAnsi="Fb Fontext" w:hint="cs"/>
          <w:rtl/>
        </w:rPr>
        <w:t xml:space="preserve"> </w:t>
      </w:r>
    </w:p>
    <w:p w14:paraId="14B13448" w14:textId="77777777" w:rsidR="00A24328" w:rsidRDefault="00DA51A5" w:rsidP="009A59D1">
      <w:pPr>
        <w:pStyle w:val="38"/>
        <w:framePr w:wrap="notBeside"/>
        <w:rPr>
          <w:rtl/>
        </w:rPr>
      </w:pPr>
      <w:r w:rsidRPr="00660D7A">
        <w:rPr>
          <w:rFonts w:hint="cs"/>
          <w:rtl/>
        </w:rPr>
        <w:t>ומדתניא</w:t>
      </w:r>
      <w:r w:rsidR="00A24328">
        <w:rPr>
          <w:rtl/>
        </w:rPr>
        <w:t>:</w:t>
      </w:r>
    </w:p>
    <w:p w14:paraId="68BCFB94" w14:textId="23D3F02A" w:rsidR="004F5B4A" w:rsidRPr="000528DA" w:rsidRDefault="00DA51A5" w:rsidP="000528DA">
      <w:pPr>
        <w:rPr>
          <w:rtl/>
        </w:rPr>
      </w:pPr>
      <w:r w:rsidRPr="000528DA">
        <w:rPr>
          <w:rFonts w:hint="cs"/>
          <w:rtl/>
        </w:rPr>
        <w:t>ד</w:t>
      </w:r>
      <w:r w:rsidRPr="000528DA">
        <w:rPr>
          <w:rtl/>
        </w:rPr>
        <w:t xml:space="preserve">מתפלל של מנחה </w:t>
      </w:r>
      <w:r w:rsidR="00142DA1" w:rsidRPr="000528DA">
        <w:rPr>
          <w:rStyle w:val="affffff7"/>
          <w:rFonts w:hint="cs"/>
          <w:rtl/>
        </w:rPr>
        <w:t>[יותר תדירה]</w:t>
      </w:r>
      <w:r w:rsidR="00142DA1" w:rsidRPr="000528DA">
        <w:rPr>
          <w:rFonts w:hint="cs"/>
          <w:rtl/>
        </w:rPr>
        <w:t xml:space="preserve"> </w:t>
      </w:r>
      <w:r w:rsidRPr="000528DA">
        <w:rPr>
          <w:rtl/>
        </w:rPr>
        <w:t>ואח</w:t>
      </w:r>
      <w:r w:rsidRPr="000528DA">
        <w:rPr>
          <w:rFonts w:hint="cs"/>
          <w:rtl/>
        </w:rPr>
        <w:t>"כ</w:t>
      </w:r>
      <w:r w:rsidRPr="000528DA">
        <w:rPr>
          <w:rtl/>
        </w:rPr>
        <w:t xml:space="preserve"> של מוסף </w:t>
      </w:r>
      <w:r w:rsidR="00142DA1" w:rsidRPr="000528DA">
        <w:rPr>
          <w:rFonts w:hint="cs"/>
          <w:rtl/>
        </w:rPr>
        <w:t>ש</w:t>
      </w:r>
      <w:r w:rsidRPr="000528DA">
        <w:rPr>
          <w:rtl/>
        </w:rPr>
        <w:t>אינה תדירה.</w:t>
      </w:r>
      <w:r w:rsidR="00363610" w:rsidRPr="000528DA">
        <w:rPr>
          <w:rFonts w:hint="cs"/>
          <w:rtl/>
        </w:rPr>
        <w:t xml:space="preserve"> </w:t>
      </w:r>
    </w:p>
    <w:p w14:paraId="4F11A664" w14:textId="0901DFD1" w:rsidR="00A24328" w:rsidRDefault="00DA51A5" w:rsidP="009A59D1">
      <w:pPr>
        <w:pStyle w:val="38"/>
        <w:framePr w:wrap="notBeside"/>
        <w:rPr>
          <w:rtl/>
        </w:rPr>
      </w:pPr>
      <w:r w:rsidRPr="00660D7A">
        <w:rPr>
          <w:rFonts w:hint="cs"/>
          <w:rtl/>
        </w:rPr>
        <w:t>ול</w:t>
      </w:r>
      <w:r w:rsidRPr="00660D7A">
        <w:rPr>
          <w:rtl/>
        </w:rPr>
        <w:t>ר"י</w:t>
      </w:r>
      <w:r w:rsidR="00A24328">
        <w:rPr>
          <w:rtl/>
        </w:rPr>
        <w:t>:</w:t>
      </w:r>
    </w:p>
    <w:p w14:paraId="340182AB" w14:textId="6D2F6A65" w:rsidR="004F5B4A" w:rsidRPr="000528DA" w:rsidRDefault="00DA51A5" w:rsidP="000528DA">
      <w:pPr>
        <w:rPr>
          <w:rtl/>
        </w:rPr>
      </w:pPr>
      <w:r w:rsidRPr="000528DA">
        <w:rPr>
          <w:rtl/>
        </w:rPr>
        <w:t>מתפלל של מוסף ואח</w:t>
      </w:r>
      <w:r w:rsidRPr="000528DA">
        <w:rPr>
          <w:rFonts w:hint="cs"/>
          <w:rtl/>
        </w:rPr>
        <w:t>"כ של</w:t>
      </w:r>
      <w:r w:rsidRPr="000528DA">
        <w:rPr>
          <w:rtl/>
        </w:rPr>
        <w:t xml:space="preserve"> מנחה, שזו עוברת וזו אינה עוברת.</w:t>
      </w:r>
      <w:r w:rsidR="0079397D" w:rsidRPr="00A10336">
        <w:rPr>
          <w:rStyle w:val="30"/>
          <w:rFonts w:hint="cs"/>
          <w:rtl/>
        </w:rPr>
        <w:t xml:space="preserve"> </w:t>
      </w:r>
    </w:p>
    <w:p w14:paraId="38FE9A56" w14:textId="77777777" w:rsidR="004F5B4A" w:rsidRPr="000528DA" w:rsidRDefault="00DA51A5" w:rsidP="000528DA">
      <w:pPr>
        <w:rPr>
          <w:rtl/>
        </w:rPr>
      </w:pPr>
      <w:r w:rsidRPr="000528DA">
        <w:rPr>
          <w:rFonts w:hint="cs"/>
          <w:rtl/>
        </w:rPr>
        <w:t>דאי ולא עד בכלל לא משכח</w:t>
      </w:r>
      <w:r w:rsidRPr="000528DA">
        <w:rPr>
          <w:rtl/>
        </w:rPr>
        <w:t>"</w:t>
      </w:r>
      <w:r w:rsidR="00C13CD8" w:rsidRPr="000528DA">
        <w:rPr>
          <w:rFonts w:hint="cs"/>
          <w:rtl/>
        </w:rPr>
        <w:t>ל בהדדי דאז</w:t>
      </w:r>
      <w:r w:rsidR="0079397D" w:rsidRPr="000528DA">
        <w:rPr>
          <w:rFonts w:hint="cs"/>
          <w:rtl/>
        </w:rPr>
        <w:t>לא מו</w:t>
      </w:r>
      <w:r w:rsidRPr="000528DA">
        <w:rPr>
          <w:rFonts w:hint="cs"/>
          <w:rtl/>
        </w:rPr>
        <w:t>ס</w:t>
      </w:r>
      <w:r w:rsidR="0079397D" w:rsidRPr="000528DA">
        <w:rPr>
          <w:rFonts w:hint="cs"/>
          <w:rtl/>
        </w:rPr>
        <w:t>פ</w:t>
      </w:r>
      <w:r w:rsidRPr="000528DA">
        <w:rPr>
          <w:rFonts w:hint="cs"/>
          <w:rtl/>
        </w:rPr>
        <w:t>ין,</w:t>
      </w:r>
      <w:r w:rsidR="0079397D" w:rsidRPr="000528DA">
        <w:rPr>
          <w:rFonts w:hint="cs"/>
          <w:rtl/>
        </w:rPr>
        <w:t xml:space="preserve"> </w:t>
      </w:r>
    </w:p>
    <w:p w14:paraId="1A73A245" w14:textId="2B5B32E8" w:rsidR="00363610" w:rsidRPr="000528DA" w:rsidRDefault="00DA51A5" w:rsidP="000528DA">
      <w:pPr>
        <w:rPr>
          <w:rtl/>
        </w:rPr>
      </w:pPr>
      <w:r w:rsidRPr="000528DA">
        <w:rPr>
          <w:rFonts w:hint="cs"/>
          <w:rtl/>
        </w:rPr>
        <w:t xml:space="preserve">ואי ועד בכלל, </w:t>
      </w:r>
      <w:r w:rsidR="00785651" w:rsidRPr="000528DA">
        <w:rPr>
          <w:rFonts w:ascii="Fb Fontext" w:hAnsi="Fb Fontext"/>
          <w:rtl/>
        </w:rPr>
        <w:t>קשה</w:t>
      </w:r>
      <w:r w:rsidRPr="000528DA">
        <w:rPr>
          <w:rFonts w:ascii="Fb Fontext" w:hAnsi="Fb Fontext"/>
          <w:rtl/>
        </w:rPr>
        <w:t xml:space="preserve"> רישא: מאי </w:t>
      </w:r>
      <w:r w:rsidR="009A59D1">
        <w:rPr>
          <w:rFonts w:ascii="Fb Fontext" w:hAnsi="Fb Fontext" w:hint="cs"/>
          <w:rtl/>
        </w:rPr>
        <w:t xml:space="preserve">הנפק''מ </w:t>
      </w:r>
      <w:r w:rsidRPr="000528DA">
        <w:rPr>
          <w:rFonts w:ascii="Fb Fontext" w:hAnsi="Fb Fontext"/>
          <w:rtl/>
        </w:rPr>
        <w:t xml:space="preserve">בין </w:t>
      </w:r>
      <w:r w:rsidRPr="00E34F28">
        <w:rPr>
          <w:rStyle w:val="afffff9"/>
          <w:rtl/>
        </w:rPr>
        <w:t>ר"י לרבנן</w:t>
      </w:r>
      <w:r w:rsidR="0079397D" w:rsidRPr="00A10336">
        <w:rPr>
          <w:rStyle w:val="30"/>
          <w:rFonts w:hint="cs"/>
          <w:rtl/>
        </w:rPr>
        <w:t xml:space="preserve">. </w:t>
      </w:r>
    </w:p>
    <w:p w14:paraId="0ECA3B5D" w14:textId="276C299E" w:rsidR="00A24328" w:rsidRDefault="002859C7" w:rsidP="009A59D1">
      <w:pPr>
        <w:pStyle w:val="38"/>
        <w:framePr w:wrap="notBeside"/>
        <w:rPr>
          <w:rtl/>
        </w:rPr>
      </w:pPr>
      <w:r>
        <w:rPr>
          <w:rFonts w:hint="cs"/>
          <w:rtl/>
        </w:rPr>
        <w:t xml:space="preserve">- </w:t>
      </w:r>
      <w:r w:rsidR="00DA51A5" w:rsidRPr="00660D7A">
        <w:rPr>
          <w:rFonts w:hint="cs"/>
          <w:rtl/>
        </w:rPr>
        <w:t>ודחי'</w:t>
      </w:r>
      <w:r w:rsidR="00A24328">
        <w:rPr>
          <w:rtl/>
        </w:rPr>
        <w:t>:</w:t>
      </w:r>
    </w:p>
    <w:p w14:paraId="6125006A" w14:textId="73293459" w:rsidR="00DA51A5" w:rsidRPr="000528DA" w:rsidRDefault="00DA51A5" w:rsidP="002859C7">
      <w:pPr>
        <w:spacing w:after="60"/>
        <w:rPr>
          <w:rtl/>
        </w:rPr>
      </w:pPr>
      <w:bookmarkStart w:id="750" w:name="_Toc193635915"/>
      <w:bookmarkStart w:id="751" w:name="_Toc216184526"/>
      <w:r w:rsidRPr="00A10336">
        <w:rPr>
          <w:rStyle w:val="30"/>
          <w:rFonts w:hint="cs"/>
          <w:rtl/>
        </w:rPr>
        <w:t>דפלג מנחה ראשונה אמר,</w:t>
      </w:r>
      <w:bookmarkEnd w:id="750"/>
      <w:bookmarkEnd w:id="751"/>
      <w:r w:rsidRPr="000528DA">
        <w:rPr>
          <w:rFonts w:hint="cs"/>
          <w:rtl/>
        </w:rPr>
        <w:t xml:space="preserve"> </w:t>
      </w:r>
      <w:r w:rsidRPr="002859C7">
        <w:rPr>
          <w:rStyle w:val="afffff9"/>
          <w:rtl/>
        </w:rPr>
        <w:t>וה"ק:</w:t>
      </w:r>
      <w:r w:rsidRPr="000528DA">
        <w:rPr>
          <w:rtl/>
        </w:rPr>
        <w:t xml:space="preserve"> </w:t>
      </w:r>
      <w:r w:rsidR="004F5B4A" w:rsidRPr="000528DA">
        <w:rPr>
          <w:rFonts w:hint="cs"/>
          <w:rtl/>
        </w:rPr>
        <w:t>זמן שיוצא</w:t>
      </w:r>
      <w:r w:rsidRPr="000528DA">
        <w:rPr>
          <w:rtl/>
        </w:rPr>
        <w:t xml:space="preserve"> פלג ראשונה ו</w:t>
      </w:r>
      <w:r w:rsidR="004F5B4A" w:rsidRPr="000528DA">
        <w:rPr>
          <w:rFonts w:hint="cs"/>
          <w:rtl/>
        </w:rPr>
        <w:t>נכנס פלג אחרונה-</w:t>
      </w:r>
      <w:r w:rsidRPr="000528DA">
        <w:rPr>
          <w:rtl/>
        </w:rPr>
        <w:t xml:space="preserve"> </w:t>
      </w:r>
      <w:r w:rsidR="00C13CD8" w:rsidRPr="000528DA">
        <w:rPr>
          <w:rFonts w:hint="cs"/>
          <w:rtl/>
        </w:rPr>
        <w:t>כשיוצאת</w:t>
      </w:r>
      <w:r w:rsidRPr="000528DA">
        <w:rPr>
          <w:rtl/>
        </w:rPr>
        <w:t xml:space="preserve"> אחת </w:t>
      </w:r>
      <w:r w:rsidRPr="000528DA">
        <w:rPr>
          <w:rFonts w:hint="cs"/>
          <w:rtl/>
        </w:rPr>
        <w:t>י</w:t>
      </w:r>
      <w:r w:rsidRPr="000528DA">
        <w:rPr>
          <w:rtl/>
        </w:rPr>
        <w:t>"</w:t>
      </w:r>
      <w:r w:rsidRPr="000528DA">
        <w:rPr>
          <w:rFonts w:hint="cs"/>
          <w:rtl/>
        </w:rPr>
        <w:t>א</w:t>
      </w:r>
      <w:r w:rsidRPr="000528DA">
        <w:rPr>
          <w:rtl/>
        </w:rPr>
        <w:t xml:space="preserve"> חסר רביע.</w:t>
      </w:r>
    </w:p>
    <w:p w14:paraId="0027EC06" w14:textId="188AA926" w:rsidR="00A24328" w:rsidRDefault="00DA51A5" w:rsidP="009A59D1">
      <w:pPr>
        <w:pStyle w:val="38"/>
        <w:framePr w:wrap="notBeside"/>
        <w:rPr>
          <w:rtl/>
        </w:rPr>
      </w:pPr>
      <w:r w:rsidRPr="00660D7A">
        <w:rPr>
          <w:rFonts w:hint="cs"/>
          <w:rtl/>
        </w:rPr>
        <w:t>ר"נ</w:t>
      </w:r>
      <w:r w:rsidR="009B14FE">
        <w:rPr>
          <w:rtl/>
        </w:rPr>
        <w:t>:</w:t>
      </w:r>
    </w:p>
    <w:p w14:paraId="6D63A0B1" w14:textId="6B2EDED8" w:rsidR="00142DA1" w:rsidRPr="00E34F28" w:rsidRDefault="00142DA1" w:rsidP="00142DA1">
      <w:pPr>
        <w:pStyle w:val="afffff5"/>
        <w:spacing w:before="0"/>
        <w:rPr>
          <w:rtl/>
        </w:rPr>
      </w:pPr>
      <w:r w:rsidRPr="00F95182">
        <w:rPr>
          <w:rFonts w:hint="cs"/>
          <w:rtl/>
        </w:rPr>
        <w:t>א</w:t>
      </w:r>
      <w:r w:rsidR="00DA51A5" w:rsidRPr="00F95182">
        <w:rPr>
          <w:rtl/>
        </w:rPr>
        <w:t>ף אנן תנינא,</w:t>
      </w:r>
      <w:r w:rsidR="00AF3775" w:rsidRPr="00F95182">
        <w:rPr>
          <w:rFonts w:hint="cs"/>
          <w:rtl/>
        </w:rPr>
        <w:t xml:space="preserve"> </w:t>
      </w:r>
      <w:r w:rsidR="00AF3775" w:rsidRPr="002859C7">
        <w:rPr>
          <w:rFonts w:hint="cs"/>
          <w:rtl/>
        </w:rPr>
        <w:t>דעד ועד בכלל</w:t>
      </w:r>
      <w:r w:rsidR="00DA51A5" w:rsidRPr="00F95182">
        <w:rPr>
          <w:rtl/>
        </w:rPr>
        <w:t xml:space="preserve"> </w:t>
      </w:r>
      <w:r w:rsidR="00DA51A5" w:rsidRPr="00E34F28">
        <w:rPr>
          <w:rStyle w:val="afffff9"/>
          <w:rFonts w:hint="cs"/>
          <w:rtl/>
        </w:rPr>
        <w:t>ד</w:t>
      </w:r>
      <w:r w:rsidR="00DA51A5" w:rsidRPr="00E34F28">
        <w:rPr>
          <w:rStyle w:val="afffff9"/>
          <w:rtl/>
        </w:rPr>
        <w:t>ר</w:t>
      </w:r>
      <w:r w:rsidR="00251A01" w:rsidRPr="00E34F28">
        <w:rPr>
          <w:rStyle w:val="afffff9"/>
          <w:rFonts w:hint="cs"/>
          <w:rtl/>
        </w:rPr>
        <w:t>יב</w:t>
      </w:r>
      <w:r w:rsidR="00251A01" w:rsidRPr="00E34F28">
        <w:rPr>
          <w:rStyle w:val="afffff9"/>
          <w:rtl/>
        </w:rPr>
        <w:t>"</w:t>
      </w:r>
      <w:r w:rsidR="00251A01" w:rsidRPr="00E34F28">
        <w:rPr>
          <w:rStyle w:val="afffff9"/>
          <w:rFonts w:hint="cs"/>
          <w:rtl/>
        </w:rPr>
        <w:t>ב</w:t>
      </w:r>
      <w:r w:rsidR="00DA51A5" w:rsidRPr="00F95182">
        <w:rPr>
          <w:rtl/>
        </w:rPr>
        <w:t xml:space="preserve"> </w:t>
      </w:r>
      <w:r w:rsidR="00DA51A5" w:rsidRPr="00A10336">
        <w:rPr>
          <w:rStyle w:val="30"/>
          <w:rtl/>
        </w:rPr>
        <w:t>העיד חמשה דברים:</w:t>
      </w:r>
      <w:r w:rsidR="00C13CD8" w:rsidRPr="00F95182">
        <w:rPr>
          <w:rtl/>
        </w:rPr>
        <w:t xml:space="preserve"> </w:t>
      </w:r>
    </w:p>
    <w:p w14:paraId="518D7C56" w14:textId="28AFC405" w:rsidR="004F5B4A" w:rsidRPr="00E34F28" w:rsidRDefault="00142DA1" w:rsidP="00142DA1">
      <w:pPr>
        <w:pStyle w:val="afffff5"/>
        <w:spacing w:before="0"/>
        <w:rPr>
          <w:rtl/>
        </w:rPr>
      </w:pPr>
      <w:r w:rsidRPr="00E34F28">
        <w:rPr>
          <w:rStyle w:val="afffff9"/>
          <w:rFonts w:hint="cs"/>
          <w:rtl/>
        </w:rPr>
        <w:t>א.</w:t>
      </w:r>
      <w:r w:rsidRPr="00F95182">
        <w:rPr>
          <w:rFonts w:hint="cs"/>
          <w:rtl/>
        </w:rPr>
        <w:t xml:space="preserve"> </w:t>
      </w:r>
      <w:r w:rsidR="00C13CD8" w:rsidRPr="00F95182">
        <w:rPr>
          <w:rtl/>
        </w:rPr>
        <w:t xml:space="preserve">שממאנין הקטנה, </w:t>
      </w:r>
      <w:r w:rsidR="009A59D1" w:rsidRPr="00F95182">
        <w:rPr>
          <w:rtl/>
        </w:rPr>
        <w:tab/>
      </w:r>
      <w:r w:rsidRPr="00E34F28">
        <w:rPr>
          <w:rStyle w:val="afffff9"/>
          <w:rFonts w:hint="cs"/>
          <w:rtl/>
        </w:rPr>
        <w:t>ב.</w:t>
      </w:r>
      <w:r w:rsidRPr="00F95182">
        <w:rPr>
          <w:rFonts w:hint="cs"/>
          <w:rtl/>
        </w:rPr>
        <w:t xml:space="preserve"> </w:t>
      </w:r>
      <w:r w:rsidR="00C13CD8">
        <w:rPr>
          <w:rtl/>
        </w:rPr>
        <w:t>ושמשיאין</w:t>
      </w:r>
      <w:r w:rsidR="00DA51A5" w:rsidRPr="00FE3D07">
        <w:rPr>
          <w:rtl/>
        </w:rPr>
        <w:t xml:space="preserve"> </w:t>
      </w:r>
      <w:r w:rsidR="00DA51A5" w:rsidRPr="00A10336">
        <w:rPr>
          <w:rStyle w:val="30"/>
          <w:rtl/>
        </w:rPr>
        <w:t>האשה</w:t>
      </w:r>
      <w:r w:rsidR="00DA51A5" w:rsidRPr="00FE3D07">
        <w:rPr>
          <w:rtl/>
        </w:rPr>
        <w:t xml:space="preserve"> על פי עד אחד, </w:t>
      </w:r>
    </w:p>
    <w:p w14:paraId="3BE7D5BF" w14:textId="22A52F9B" w:rsidR="004F5B4A" w:rsidRPr="000528DA" w:rsidRDefault="00142DA1" w:rsidP="000528DA">
      <w:pPr>
        <w:rPr>
          <w:rtl/>
        </w:rPr>
      </w:pPr>
      <w:r w:rsidRPr="00E34F28">
        <w:rPr>
          <w:rStyle w:val="afffff9"/>
          <w:rFonts w:hint="cs"/>
          <w:rtl/>
        </w:rPr>
        <w:t>ג.</w:t>
      </w:r>
      <w:r w:rsidRPr="000528DA">
        <w:rPr>
          <w:rFonts w:hint="cs"/>
          <w:rtl/>
        </w:rPr>
        <w:t xml:space="preserve"> </w:t>
      </w:r>
      <w:r w:rsidR="00DA51A5" w:rsidRPr="000528DA">
        <w:rPr>
          <w:rtl/>
        </w:rPr>
        <w:t xml:space="preserve">ועל </w:t>
      </w:r>
      <w:r w:rsidR="00DA51A5" w:rsidRPr="00A10336">
        <w:rPr>
          <w:rStyle w:val="30"/>
          <w:rtl/>
        </w:rPr>
        <w:t>תרנגול</w:t>
      </w:r>
      <w:r w:rsidR="00DA51A5" w:rsidRPr="000528DA">
        <w:rPr>
          <w:rtl/>
        </w:rPr>
        <w:t xml:space="preserve"> שנסקל בירושלים על שהרג את הנפש, </w:t>
      </w:r>
    </w:p>
    <w:p w14:paraId="47FFC672" w14:textId="1B437FD9" w:rsidR="00C13CD8" w:rsidRPr="000528DA" w:rsidRDefault="00142DA1" w:rsidP="000528DA">
      <w:pPr>
        <w:rPr>
          <w:rtl/>
        </w:rPr>
      </w:pPr>
      <w:r w:rsidRPr="00E34F28">
        <w:rPr>
          <w:rStyle w:val="afffff9"/>
          <w:rFonts w:hint="cs"/>
          <w:rtl/>
        </w:rPr>
        <w:t>ד.</w:t>
      </w:r>
      <w:r w:rsidRPr="000528DA">
        <w:rPr>
          <w:rFonts w:hint="cs"/>
          <w:rtl/>
        </w:rPr>
        <w:t xml:space="preserve"> </w:t>
      </w:r>
      <w:r w:rsidR="00DA51A5" w:rsidRPr="000528DA">
        <w:rPr>
          <w:rtl/>
        </w:rPr>
        <w:t xml:space="preserve">ועל </w:t>
      </w:r>
      <w:r w:rsidR="00DA51A5" w:rsidRPr="00A10336">
        <w:rPr>
          <w:rStyle w:val="30"/>
          <w:rtl/>
        </w:rPr>
        <w:t>יין בן ארבעים יום</w:t>
      </w:r>
      <w:r w:rsidR="00DA51A5" w:rsidRPr="000528DA">
        <w:rPr>
          <w:rtl/>
        </w:rPr>
        <w:t xml:space="preserve"> שנתנסך ע"ג המזבח, </w:t>
      </w:r>
    </w:p>
    <w:p w14:paraId="3A6CD6E3" w14:textId="624EB369" w:rsidR="00C13CD8" w:rsidRPr="000528DA" w:rsidRDefault="00142DA1" w:rsidP="000528DA">
      <w:pPr>
        <w:rPr>
          <w:rtl/>
        </w:rPr>
      </w:pPr>
      <w:r w:rsidRPr="00E34F28">
        <w:rPr>
          <w:rStyle w:val="afffff9"/>
          <w:rFonts w:hint="cs"/>
          <w:rtl/>
        </w:rPr>
        <w:t>ה.</w:t>
      </w:r>
      <w:r w:rsidRPr="000528DA">
        <w:rPr>
          <w:rFonts w:hint="cs"/>
          <w:rtl/>
        </w:rPr>
        <w:t xml:space="preserve"> </w:t>
      </w:r>
      <w:r w:rsidR="00DA51A5" w:rsidRPr="000528DA">
        <w:rPr>
          <w:rtl/>
        </w:rPr>
        <w:t xml:space="preserve">ועל </w:t>
      </w:r>
      <w:r w:rsidR="00DA51A5" w:rsidRPr="00A10336">
        <w:rPr>
          <w:rStyle w:val="30"/>
          <w:rtl/>
        </w:rPr>
        <w:t xml:space="preserve">תמיד של שחר </w:t>
      </w:r>
      <w:r w:rsidR="00DA51A5" w:rsidRPr="000528DA">
        <w:rPr>
          <w:rtl/>
        </w:rPr>
        <w:t>שקרב ב</w:t>
      </w:r>
      <w:r w:rsidR="00C13CD8" w:rsidRPr="000528DA">
        <w:rPr>
          <w:rFonts w:hint="cs"/>
          <w:rtl/>
        </w:rPr>
        <w:t>ד'</w:t>
      </w:r>
      <w:r w:rsidR="00DA51A5" w:rsidRPr="000528DA">
        <w:rPr>
          <w:rtl/>
        </w:rPr>
        <w:t xml:space="preserve"> שעות. </w:t>
      </w:r>
    </w:p>
    <w:p w14:paraId="208EDDA3" w14:textId="591B3BC5" w:rsidR="00A24328" w:rsidRDefault="00DA51A5" w:rsidP="009A59D1">
      <w:pPr>
        <w:pStyle w:val="38"/>
        <w:framePr w:wrap="notBeside"/>
        <w:rPr>
          <w:rtl/>
        </w:rPr>
      </w:pPr>
      <w:r w:rsidRPr="00660D7A">
        <w:rPr>
          <w:rFonts w:hint="cs"/>
          <w:rtl/>
        </w:rPr>
        <w:t>ש"מ</w:t>
      </w:r>
      <w:r w:rsidR="00A24328">
        <w:rPr>
          <w:rtl/>
        </w:rPr>
        <w:t>:</w:t>
      </w:r>
    </w:p>
    <w:p w14:paraId="7C7C8346" w14:textId="169656DB" w:rsidR="0079397D" w:rsidRPr="000528DA" w:rsidRDefault="00C13CD8" w:rsidP="000528DA">
      <w:pPr>
        <w:rPr>
          <w:rtl/>
        </w:rPr>
      </w:pPr>
      <w:bookmarkStart w:id="752" w:name="_Toc193635916"/>
      <w:bookmarkStart w:id="753" w:name="_Toc216184527"/>
      <w:r w:rsidRPr="00A10336">
        <w:rPr>
          <w:rStyle w:val="30"/>
          <w:rtl/>
        </w:rPr>
        <w:t>עד ועד בכלל</w:t>
      </w:r>
      <w:r w:rsidR="00DA51A5" w:rsidRPr="00A10336">
        <w:rPr>
          <w:rStyle w:val="30"/>
          <w:rtl/>
        </w:rPr>
        <w:t>.</w:t>
      </w:r>
      <w:bookmarkEnd w:id="752"/>
      <w:bookmarkEnd w:id="753"/>
      <w:r w:rsidR="0079397D" w:rsidRPr="00A10336">
        <w:rPr>
          <w:rStyle w:val="30"/>
          <w:rFonts w:hint="cs"/>
          <w:rtl/>
        </w:rPr>
        <w:t xml:space="preserve"> </w:t>
      </w:r>
    </w:p>
    <w:p w14:paraId="021C853B" w14:textId="591B227F" w:rsidR="00A24328" w:rsidRDefault="00DA51A5" w:rsidP="009A59D1">
      <w:pPr>
        <w:pStyle w:val="38"/>
        <w:framePr w:wrap="notBeside"/>
        <w:rPr>
          <w:rtl/>
        </w:rPr>
      </w:pPr>
      <w:r w:rsidRPr="00660D7A">
        <w:rPr>
          <w:rFonts w:hint="cs"/>
          <w:rtl/>
        </w:rPr>
        <w:t>ר</w:t>
      </w:r>
      <w:r w:rsidRPr="00660D7A">
        <w:rPr>
          <w:rtl/>
        </w:rPr>
        <w:t>"</w:t>
      </w:r>
      <w:r w:rsidRPr="00660D7A">
        <w:rPr>
          <w:rFonts w:hint="cs"/>
          <w:rtl/>
        </w:rPr>
        <w:t>כ</w:t>
      </w:r>
      <w:r w:rsidR="00A24328">
        <w:rPr>
          <w:rtl/>
        </w:rPr>
        <w:t>:</w:t>
      </w:r>
    </w:p>
    <w:p w14:paraId="4FC51934" w14:textId="7AB7F4D4" w:rsidR="00DA51A5" w:rsidRPr="00E34F28" w:rsidRDefault="00DA51A5" w:rsidP="00142DA1">
      <w:pPr>
        <w:pStyle w:val="afffff5"/>
        <w:spacing w:before="0"/>
        <w:rPr>
          <w:rtl/>
        </w:rPr>
      </w:pPr>
      <w:bookmarkStart w:id="754" w:name="_Toc193635917"/>
      <w:bookmarkStart w:id="755" w:name="_Toc216184528"/>
      <w:r w:rsidRPr="00A10336">
        <w:rPr>
          <w:rStyle w:val="30"/>
          <w:rtl/>
        </w:rPr>
        <w:t>הלכה</w:t>
      </w:r>
      <w:bookmarkEnd w:id="754"/>
      <w:bookmarkEnd w:id="755"/>
      <w:r w:rsidRPr="00A10336">
        <w:rPr>
          <w:rStyle w:val="30"/>
          <w:rtl/>
        </w:rPr>
        <w:t xml:space="preserve"> </w:t>
      </w:r>
      <w:r>
        <w:rPr>
          <w:rStyle w:val="afffff9"/>
          <w:rtl/>
          <w:rPrChange w:id="9174" w:author="מנוע אמוראים" w:date="2026-10-05T16:40:51Z">
            <w:rPr>
              <w:rStyle w:val="affff2"/>
              <w:rtl/>
            </w:rPr>
          </w:rPrChange>
        </w:rPr>
        <w:t xml:space="preserve">כר"י</w:t>
      </w:r>
      <w:r w:rsidRPr="003521D8">
        <w:rPr>
          <w:rtl/>
        </w:rPr>
        <w:t xml:space="preserve"> הואיל ותנן </w:t>
      </w:r>
      <w:r w:rsidR="00007009" w:rsidRPr="00007009">
        <w:rPr>
          <w:rStyle w:val="affffff7"/>
          <w:rFonts w:hint="cs"/>
          <w:rtl/>
        </w:rPr>
        <w:t xml:space="preserve">במסכת </w:t>
      </w:r>
      <w:r w:rsidR="00007009">
        <w:rPr>
          <w:rFonts w:hint="cs"/>
          <w:rtl/>
        </w:rPr>
        <w:t xml:space="preserve">עדויות </w:t>
      </w:r>
      <w:r w:rsidR="00007009" w:rsidRPr="00007009">
        <w:rPr>
          <w:rStyle w:val="affffff7"/>
          <w:rFonts w:hint="cs"/>
          <w:rtl/>
        </w:rPr>
        <w:t>[בחירתא]</w:t>
      </w:r>
      <w:r w:rsidR="00007009">
        <w:rPr>
          <w:rFonts w:hint="cs"/>
          <w:rtl/>
        </w:rPr>
        <w:t xml:space="preserve"> </w:t>
      </w:r>
      <w:r w:rsidR="00DD0223">
        <w:rPr>
          <w:rFonts w:hint="cs"/>
          <w:rtl/>
        </w:rPr>
        <w:t>כמותו</w:t>
      </w:r>
      <w:r w:rsidRPr="003521D8">
        <w:rPr>
          <w:rtl/>
        </w:rPr>
        <w:t>.</w:t>
      </w:r>
      <w:r w:rsidR="0079397D" w:rsidRPr="003521D8">
        <w:rPr>
          <w:rFonts w:hint="cs"/>
          <w:rtl/>
        </w:rPr>
        <w:t xml:space="preserve"> </w:t>
      </w:r>
    </w:p>
    <w:p w14:paraId="531940BA" w14:textId="77777777" w:rsidR="00470C2A" w:rsidRDefault="00470C2A">
      <w:pPr>
        <w:bidi w:val="0"/>
        <w:spacing w:after="160" w:line="259" w:lineRule="auto"/>
        <w:jc w:val="left"/>
        <w:rPr>
          <w:rFonts w:ascii="David" w:hAnsi="David" w:cs="BA TM • Vilna Extra-Bold"/>
          <w:b/>
          <w:color w:val="806000" w:themeColor="accent4" w:themeShade="80"/>
          <w:spacing w:val="4"/>
          <w:shd w:val="clear" w:color="auto" w:fill="FFFFFF" w:themeFill="background1"/>
          <w:rtl/>
        </w:rPr>
      </w:pPr>
      <w:bookmarkStart w:id="756" w:name="_Toc216184529"/>
      <w:r>
        <w:rPr>
          <w:rtl/>
        </w:rPr>
        <w:br w:type="page"/>
      </w:r>
    </w:p>
    <w:p w14:paraId="5E9C0975" w14:textId="1FBDE57A" w:rsidR="002859C7" w:rsidRPr="002859C7" w:rsidRDefault="002859C7" w:rsidP="002859C7">
      <w:pPr>
        <w:pStyle w:val="afffffc"/>
        <w:rPr>
          <w:rtl/>
        </w:rPr>
      </w:pPr>
      <w:r w:rsidRPr="002859C7">
        <w:rPr>
          <w:rFonts w:hint="cs"/>
          <w:rtl/>
        </w:rPr>
        <w:lastRenderedPageBreak/>
        <w:t>מאן</w:t>
      </w:r>
      <w:r>
        <w:rPr>
          <w:rFonts w:hint="cs"/>
          <w:rtl/>
        </w:rPr>
        <w:t xml:space="preserve"> </w:t>
      </w:r>
      <w:r w:rsidRPr="002859C7">
        <w:rPr>
          <w:rFonts w:hint="cs"/>
          <w:rtl/>
        </w:rPr>
        <w:t>תנא להך</w:t>
      </w:r>
      <w:bookmarkEnd w:id="756"/>
    </w:p>
    <w:p w14:paraId="4D729566" w14:textId="571943EC" w:rsidR="00363610" w:rsidRPr="00E34F28" w:rsidRDefault="00DA51A5" w:rsidP="002859C7">
      <w:pPr>
        <w:pStyle w:val="afffff5"/>
        <w:spacing w:before="0"/>
        <w:rPr>
          <w:rtl/>
        </w:rPr>
      </w:pPr>
      <w:r w:rsidRPr="00A4639B">
        <w:rPr>
          <w:rStyle w:val="ad"/>
          <w:rFonts w:hint="cs"/>
          <w:rtl/>
        </w:rPr>
        <w:t>'</w:t>
      </w:r>
      <w:r w:rsidRPr="00A4639B">
        <w:rPr>
          <w:rStyle w:val="ad"/>
          <w:rtl/>
        </w:rPr>
        <w:t>וחם השמש ונמס</w:t>
      </w:r>
      <w:r w:rsidRPr="00A4639B">
        <w:rPr>
          <w:rStyle w:val="ad"/>
          <w:rFonts w:hint="cs"/>
          <w:rtl/>
        </w:rPr>
        <w:t>'</w:t>
      </w:r>
      <w:r w:rsidR="007E4E8C">
        <w:rPr>
          <w:rFonts w:ascii="Fb Fontext" w:hAnsi="Fb Fontext" w:hint="cs"/>
          <w:rtl/>
        </w:rPr>
        <w:t>-</w:t>
      </w:r>
      <w:r w:rsidRPr="00FE3D07">
        <w:rPr>
          <w:rFonts w:ascii="Fb Fontext" w:hAnsi="Fb Fontext"/>
          <w:rtl/>
        </w:rPr>
        <w:t xml:space="preserve"> ב</w:t>
      </w:r>
      <w:r w:rsidRPr="00FE3D07">
        <w:rPr>
          <w:rFonts w:ascii="Fb Fontext" w:hAnsi="Fb Fontext" w:hint="cs"/>
          <w:rtl/>
        </w:rPr>
        <w:t xml:space="preserve">ד' </w:t>
      </w:r>
      <w:r w:rsidRPr="00FE3D07">
        <w:rPr>
          <w:rFonts w:ascii="Fb Fontext" w:hAnsi="Fb Fontext"/>
          <w:rtl/>
        </w:rPr>
        <w:t>שעות.</w:t>
      </w:r>
      <w:r w:rsidR="007E4E8C" w:rsidRPr="007E4E8C">
        <w:rPr>
          <w:rStyle w:val="afffff9"/>
          <w:rtl/>
        </w:rPr>
        <w:t xml:space="preserve"> </w:t>
      </w:r>
      <w:r w:rsidR="007E4E8C">
        <w:rPr>
          <w:rStyle w:val="afffff9"/>
          <w:rtl/>
        </w:rPr>
        <w:ptab w:relativeTo="margin" w:alignment="right" w:leader="none"/>
      </w:r>
      <w:r w:rsidRPr="00A4639B">
        <w:rPr>
          <w:rStyle w:val="ad"/>
          <w:rFonts w:hint="cs"/>
          <w:rtl/>
        </w:rPr>
        <w:t xml:space="preserve">'כחם היום' </w:t>
      </w:r>
      <w:r w:rsidR="007E4E8C">
        <w:rPr>
          <w:rFonts w:ascii="Fb Fontext" w:hAnsi="Fb Fontext" w:hint="cs"/>
          <w:rtl/>
        </w:rPr>
        <w:t>-</w:t>
      </w:r>
      <w:r w:rsidRPr="00FE3D07">
        <w:rPr>
          <w:rFonts w:ascii="Fb Fontext" w:hAnsi="Fb Fontext" w:hint="cs"/>
          <w:rtl/>
        </w:rPr>
        <w:t>היינו שש שעות</w:t>
      </w:r>
      <w:r w:rsidR="0079397D" w:rsidRPr="00FE3D07">
        <w:rPr>
          <w:rFonts w:ascii="Fb Fontext" w:hAnsi="Fb Fontext" w:hint="cs"/>
          <w:rtl/>
        </w:rPr>
        <w:t xml:space="preserve">. </w:t>
      </w:r>
    </w:p>
    <w:p w14:paraId="6520A4A5" w14:textId="7F8D07FF" w:rsidR="00A24328" w:rsidRDefault="00DA51A5" w:rsidP="009A59D1">
      <w:pPr>
        <w:pStyle w:val="38"/>
        <w:framePr w:wrap="notBeside"/>
        <w:rPr>
          <w:rtl/>
        </w:rPr>
      </w:pPr>
      <w:r w:rsidRPr="00660D7A">
        <w:rPr>
          <w:rFonts w:hint="cs"/>
          <w:rtl/>
        </w:rPr>
        <w:t xml:space="preserve">א. </w:t>
      </w:r>
      <w:r w:rsidR="00363610" w:rsidRPr="00660D7A">
        <w:rPr>
          <w:rFonts w:hint="cs"/>
          <w:rtl/>
        </w:rPr>
        <w:t>רבנן</w:t>
      </w:r>
      <w:r w:rsidR="009B14FE">
        <w:rPr>
          <w:rFonts w:hint="cs"/>
          <w:rtl/>
        </w:rPr>
        <w:t>:</w:t>
      </w:r>
    </w:p>
    <w:p w14:paraId="3FDA4F22" w14:textId="0C0634B4" w:rsidR="00363610" w:rsidRPr="000528DA" w:rsidRDefault="00DA51A5" w:rsidP="000528DA">
      <w:pPr>
        <w:rPr>
          <w:rtl/>
        </w:rPr>
      </w:pPr>
      <w:r w:rsidRPr="00C13CD8">
        <w:rPr>
          <w:rStyle w:val="ad"/>
          <w:rFonts w:hint="cs"/>
          <w:rtl/>
        </w:rPr>
        <w:t>ד'</w:t>
      </w:r>
      <w:r w:rsidRPr="00C13CD8">
        <w:rPr>
          <w:rStyle w:val="ad"/>
          <w:rtl/>
        </w:rPr>
        <w:t>בבקר בבקר</w:t>
      </w:r>
      <w:r w:rsidRPr="00C13CD8">
        <w:rPr>
          <w:rStyle w:val="ad"/>
          <w:rFonts w:hint="cs"/>
          <w:rtl/>
        </w:rPr>
        <w:t>'</w:t>
      </w:r>
      <w:r w:rsidRPr="000528DA">
        <w:rPr>
          <w:rtl/>
        </w:rPr>
        <w:t xml:space="preserve"> חלקהו לשני בקרים.</w:t>
      </w:r>
      <w:r w:rsidR="0079397D" w:rsidRPr="000528DA">
        <w:rPr>
          <w:rFonts w:hint="cs"/>
          <w:rtl/>
        </w:rPr>
        <w:t xml:space="preserve"> </w:t>
      </w:r>
    </w:p>
    <w:p w14:paraId="6B996450" w14:textId="683C88BF" w:rsidR="00A24328" w:rsidRDefault="00DA51A5" w:rsidP="009A59D1">
      <w:pPr>
        <w:pStyle w:val="38"/>
        <w:framePr w:wrap="notBeside"/>
        <w:rPr>
          <w:rtl/>
        </w:rPr>
      </w:pPr>
      <w:r w:rsidRPr="00660D7A">
        <w:rPr>
          <w:rFonts w:hint="cs"/>
          <w:rtl/>
        </w:rPr>
        <w:t xml:space="preserve">ב. </w:t>
      </w:r>
      <w:r w:rsidR="0079397D" w:rsidRPr="00660D7A">
        <w:rPr>
          <w:rtl/>
        </w:rPr>
        <w:t>ר"י</w:t>
      </w:r>
      <w:r w:rsidR="009B14FE">
        <w:rPr>
          <w:rFonts w:hint="cs"/>
          <w:rtl/>
        </w:rPr>
        <w:t>:</w:t>
      </w:r>
    </w:p>
    <w:p w14:paraId="351AA677" w14:textId="3059442E" w:rsidR="00363610" w:rsidRPr="000528DA" w:rsidRDefault="0079397D" w:rsidP="000528DA">
      <w:pPr>
        <w:rPr>
          <w:rtl/>
        </w:rPr>
      </w:pPr>
      <w:r w:rsidRPr="0079397D">
        <w:rPr>
          <w:rStyle w:val="ad"/>
          <w:rtl/>
        </w:rPr>
        <w:t>בקר</w:t>
      </w:r>
      <w:r w:rsidR="00363610" w:rsidRPr="000528DA">
        <w:rPr>
          <w:rtl/>
        </w:rPr>
        <w:t xml:space="preserve"> יתר להקדים</w:t>
      </w:r>
      <w:r w:rsidR="00DA51A5" w:rsidRPr="000528DA">
        <w:rPr>
          <w:rtl/>
        </w:rPr>
        <w:t xml:space="preserve"> שעה אחת.</w:t>
      </w:r>
      <w:r w:rsidRPr="000528DA">
        <w:rPr>
          <w:rFonts w:hint="cs"/>
          <w:rtl/>
        </w:rPr>
        <w:t xml:space="preserve"> </w:t>
      </w:r>
    </w:p>
    <w:p w14:paraId="7AD1FF5A" w14:textId="0E9A4BBA" w:rsidR="00A24328" w:rsidRDefault="00DA51A5" w:rsidP="009A59D1">
      <w:pPr>
        <w:pStyle w:val="38"/>
        <w:framePr w:wrap="notBeside"/>
        <w:rPr>
          <w:rtl/>
        </w:rPr>
      </w:pPr>
      <w:r w:rsidRPr="00660D7A">
        <w:rPr>
          <w:rFonts w:hint="cs"/>
          <w:rtl/>
        </w:rPr>
        <w:t>ולכו</w:t>
      </w:r>
      <w:r w:rsidRPr="00660D7A">
        <w:rPr>
          <w:rtl/>
        </w:rPr>
        <w:t>"</w:t>
      </w:r>
      <w:r w:rsidRPr="00660D7A">
        <w:rPr>
          <w:rFonts w:hint="cs"/>
          <w:rtl/>
        </w:rPr>
        <w:t>ע</w:t>
      </w:r>
      <w:r w:rsidR="00A24328">
        <w:rPr>
          <w:rFonts w:hint="cs"/>
          <w:rtl/>
        </w:rPr>
        <w:t>:</w:t>
      </w:r>
    </w:p>
    <w:p w14:paraId="3AF1757D" w14:textId="580BB871" w:rsidR="00DA51A5" w:rsidRPr="000528DA" w:rsidRDefault="00DA51A5" w:rsidP="000528DA">
      <w:pPr>
        <w:rPr>
          <w:rtl/>
        </w:rPr>
      </w:pPr>
      <w:r w:rsidRPr="00A4639B">
        <w:rPr>
          <w:rStyle w:val="ad"/>
          <w:rFonts w:hint="cs"/>
          <w:rtl/>
        </w:rPr>
        <w:t>'</w:t>
      </w:r>
      <w:r w:rsidRPr="00A4639B">
        <w:rPr>
          <w:rStyle w:val="ad"/>
          <w:rtl/>
        </w:rPr>
        <w:t>וחם השמש ונמס</w:t>
      </w:r>
      <w:r w:rsidRPr="00A4639B">
        <w:rPr>
          <w:rStyle w:val="ad"/>
          <w:rFonts w:hint="cs"/>
          <w:rtl/>
        </w:rPr>
        <w:t>'</w:t>
      </w:r>
      <w:r w:rsidRPr="00A4639B">
        <w:rPr>
          <w:rStyle w:val="ad"/>
          <w:rtl/>
        </w:rPr>
        <w:t xml:space="preserve"> </w:t>
      </w:r>
      <w:r w:rsidRPr="000528DA">
        <w:rPr>
          <w:rFonts w:hint="cs"/>
          <w:rtl/>
        </w:rPr>
        <w:t>בד'</w:t>
      </w:r>
      <w:r w:rsidRPr="000528DA">
        <w:rPr>
          <w:rtl/>
        </w:rPr>
        <w:t xml:space="preserve"> שעות,</w:t>
      </w:r>
      <w:r w:rsidR="007E4E8C">
        <w:rPr>
          <w:rFonts w:hint="cs"/>
          <w:rtl/>
        </w:rPr>
        <w:t xml:space="preserve"> </w:t>
      </w:r>
      <w:r w:rsidR="007E4E8C">
        <w:rPr>
          <w:rStyle w:val="afffff9"/>
          <w:rtl/>
        </w:rPr>
        <w:ptab w:relativeTo="margin" w:alignment="right" w:leader="none"/>
      </w:r>
      <w:r w:rsidRPr="00E34F28">
        <w:rPr>
          <w:rStyle w:val="afffff9"/>
          <w:rFonts w:hint="cs"/>
          <w:rtl/>
        </w:rPr>
        <w:t>כראב</w:t>
      </w:r>
      <w:r w:rsidRPr="00E34F28">
        <w:rPr>
          <w:rStyle w:val="afffff9"/>
          <w:rtl/>
        </w:rPr>
        <w:t>"</w:t>
      </w:r>
      <w:r w:rsidRPr="00E34F28">
        <w:rPr>
          <w:rStyle w:val="afffff9"/>
          <w:rFonts w:hint="cs"/>
          <w:rtl/>
        </w:rPr>
        <w:t xml:space="preserve">י </w:t>
      </w:r>
      <w:r w:rsidRPr="000528DA">
        <w:rPr>
          <w:rtl/>
        </w:rPr>
        <w:t>שעה שהשמש חם והצל צונן</w:t>
      </w:r>
      <w:r w:rsidR="0079397D" w:rsidRPr="000528DA">
        <w:rPr>
          <w:rFonts w:hint="cs"/>
          <w:rtl/>
        </w:rPr>
        <w:t>.</w:t>
      </w:r>
    </w:p>
    <w:p w14:paraId="384DACC9" w14:textId="09BF809E" w:rsidR="00142DA1" w:rsidRPr="00E34F28" w:rsidRDefault="00142DA1" w:rsidP="00470C2A">
      <w:pPr>
        <w:pStyle w:val="afffffe"/>
        <w:ind w:end="0"/>
        <w:rPr>
          <w:rtl/>
        </w:rPr>
      </w:pPr>
      <w:bookmarkStart w:id="757" w:name="_Toc193635918"/>
      <w:bookmarkStart w:id="758" w:name="_Toc216184530"/>
      <w:r>
        <w:rPr>
          <w:rFonts w:hint="cs"/>
          <w:rtl/>
        </w:rPr>
        <w:t>****</w:t>
      </w:r>
      <w:bookmarkEnd w:id="757"/>
      <w:bookmarkEnd w:id="758"/>
    </w:p>
    <w:p w14:paraId="5C351101" w14:textId="63EA8DC5" w:rsidR="00DA51A5" w:rsidRPr="00E34F28" w:rsidRDefault="00DA51A5" w:rsidP="00470C2A">
      <w:pPr>
        <w:pStyle w:val="afffffe"/>
        <w:rPr>
          <w:rtl/>
        </w:rPr>
      </w:pPr>
      <w:ins w:id="9825" w:author="מספור קטעי משנה" w:date="2026-10-06T06:45:16Z">
        <w:r>
          <w:rPr>
            <w:rStyle w:val="MisparKeta"/>
          </w:rPr>
          <w:t xml:space="preserve">ג. </w:t>
        </w:r>
      </w:ins>
      <w:bookmarkStart w:id="759" w:name="_Toc193635919"/>
      <w:bookmarkStart w:id="760" w:name="_Toc216184531"/>
      <w:r w:rsidRPr="00756565">
        <w:rPr>
          <w:rtl/>
        </w:rPr>
        <w:t xml:space="preserve">תפלת המנחה עד הערב </w:t>
      </w:r>
      <w:r w:rsidR="00142DA1">
        <w:rPr>
          <w:rFonts w:hint="cs"/>
          <w:rtl/>
        </w:rPr>
        <w:t>ר''י עד פלג המנחה</w:t>
      </w:r>
      <w:r w:rsidRPr="00756565">
        <w:rPr>
          <w:rtl/>
        </w:rPr>
        <w:t>.</w:t>
      </w:r>
      <w:bookmarkEnd w:id="759"/>
      <w:bookmarkEnd w:id="760"/>
    </w:p>
    <w:p w14:paraId="7ADA2FF9" w14:textId="77777777" w:rsidR="001B4A3B" w:rsidRPr="00E34F28" w:rsidRDefault="00363610" w:rsidP="00142DA1">
      <w:pPr>
        <w:pStyle w:val="afffffc"/>
        <w:spacing w:before="0"/>
        <w:rPr>
          <w:rtl/>
        </w:rPr>
      </w:pPr>
      <w:bookmarkStart w:id="761" w:name="_Toc193635920"/>
      <w:bookmarkStart w:id="762" w:name="_Toc216184532"/>
      <w:r w:rsidRPr="007D462B">
        <w:rPr>
          <w:rFonts w:hint="cs"/>
          <w:rtl/>
        </w:rPr>
        <w:t>הלכה כמאן</w:t>
      </w:r>
      <w:bookmarkEnd w:id="761"/>
      <w:bookmarkEnd w:id="762"/>
    </w:p>
    <w:p w14:paraId="1A7496A6" w14:textId="555B456F" w:rsidR="00A24328" w:rsidRDefault="00DA51A5" w:rsidP="009A59D1">
      <w:pPr>
        <w:pStyle w:val="38"/>
        <w:framePr w:wrap="notBeside"/>
        <w:rPr>
          <w:rtl/>
        </w:rPr>
      </w:pPr>
      <w:r w:rsidRPr="00660D7A">
        <w:rPr>
          <w:rtl/>
        </w:rPr>
        <w:t>ר"</w:t>
      </w:r>
      <w:r w:rsidRPr="00660D7A">
        <w:rPr>
          <w:rFonts w:hint="cs"/>
          <w:rtl/>
        </w:rPr>
        <w:t xml:space="preserve">ח </w:t>
      </w:r>
      <w:r w:rsidRPr="00660D7A">
        <w:rPr>
          <w:rtl/>
        </w:rPr>
        <w:t>לר</w:t>
      </w:r>
      <w:r w:rsidRPr="00660D7A">
        <w:rPr>
          <w:rFonts w:hint="cs"/>
          <w:rtl/>
        </w:rPr>
        <w:t>י</w:t>
      </w:r>
      <w:r w:rsidRPr="00660D7A">
        <w:rPr>
          <w:rtl/>
        </w:rPr>
        <w:t>"</w:t>
      </w:r>
      <w:r w:rsidRPr="00660D7A">
        <w:rPr>
          <w:rFonts w:hint="cs"/>
          <w:rtl/>
        </w:rPr>
        <w:t>צ</w:t>
      </w:r>
      <w:r w:rsidR="00A24328">
        <w:rPr>
          <w:rtl/>
        </w:rPr>
        <w:t>:</w:t>
      </w:r>
    </w:p>
    <w:p w14:paraId="1F6F50C8" w14:textId="1484D516" w:rsidR="00DA51A5" w:rsidRPr="000528DA" w:rsidRDefault="001821B2" w:rsidP="000528DA">
      <w:pPr>
        <w:rPr>
          <w:rtl/>
        </w:rPr>
      </w:pPr>
      <w:r w:rsidRPr="000528DA">
        <w:rPr>
          <w:rFonts w:ascii="Fb Fontext" w:hAnsi="Fb Fontext"/>
          <w:rtl/>
        </w:rPr>
        <w:t>שם</w:t>
      </w:r>
      <w:r w:rsidR="0079397D" w:rsidRPr="000528DA">
        <w:rPr>
          <w:rFonts w:ascii="Fb Fontext" w:hAnsi="Fb Fontext"/>
          <w:rtl/>
        </w:rPr>
        <w:t xml:space="preserve"> </w:t>
      </w:r>
      <w:r w:rsidR="00DA51A5" w:rsidRPr="000528DA">
        <w:rPr>
          <w:rFonts w:ascii="Fb Fontext" w:hAnsi="Fb Fontext"/>
          <w:rtl/>
        </w:rPr>
        <w:t xml:space="preserve">הלכה </w:t>
      </w:r>
      <w:r>
        <w:rPr>
          <w:rStyle w:val="afffff9"/>
          <w:rtl/>
          <w:rPrChange w:id="9175" w:author="מנוע אמוראים" w:date="2026-10-05T16:40:51Z">
            <w:rPr>
              <w:rtl/>
            </w:rPr>
          </w:rPrChange>
        </w:rPr>
        <w:t xml:space="preserve">כר"י</w:t>
      </w:r>
      <w:r w:rsidR="00007009">
        <w:rPr>
          <w:rFonts w:ascii="Fb Fontext" w:hAnsi="Fb Fontext" w:hint="cs"/>
          <w:rtl/>
        </w:rPr>
        <w:t xml:space="preserve"> </w:t>
      </w:r>
      <w:r w:rsidR="00E35C0B" w:rsidRPr="000528DA">
        <w:rPr>
          <w:rFonts w:ascii="Fb Fontext" w:hAnsi="Fb Fontext" w:hint="cs"/>
          <w:rtl/>
        </w:rPr>
        <w:t>ד</w:t>
      </w:r>
      <w:r w:rsidR="00DA51A5" w:rsidRPr="000528DA">
        <w:rPr>
          <w:rFonts w:ascii="Fb Fontext" w:hAnsi="Fb Fontext"/>
          <w:rtl/>
        </w:rPr>
        <w:t>תנן בבחירת</w:t>
      </w:r>
      <w:r w:rsidR="009A59D1">
        <w:rPr>
          <w:rFonts w:ascii="Fb Fontext" w:hAnsi="Fb Fontext" w:hint="cs"/>
          <w:rtl/>
        </w:rPr>
        <w:t xml:space="preserve">יה </w:t>
      </w:r>
      <w:r w:rsidR="009A59D1" w:rsidRPr="009A59D1">
        <w:rPr>
          <w:rStyle w:val="affffff7"/>
          <w:rFonts w:hint="cs"/>
          <w:rtl/>
        </w:rPr>
        <w:t>[מס' עדויות</w:t>
      </w:r>
      <w:r w:rsidR="009A59D1">
        <w:rPr>
          <w:rStyle w:val="affffff7"/>
          <w:rFonts w:hint="cs"/>
          <w:rtl/>
        </w:rPr>
        <w:t>]</w:t>
      </w:r>
      <w:r w:rsidR="00DA51A5" w:rsidRPr="000528DA">
        <w:rPr>
          <w:rFonts w:ascii="Fb Fontext" w:hAnsi="Fb Fontext"/>
          <w:rtl/>
        </w:rPr>
        <w:t xml:space="preserve"> </w:t>
      </w:r>
      <w:r w:rsidR="00E35C0B" w:rsidRPr="000528DA">
        <w:rPr>
          <w:rFonts w:ascii="Fb Fontext" w:hAnsi="Fb Fontext" w:hint="cs"/>
          <w:rtl/>
        </w:rPr>
        <w:t>כמותו</w:t>
      </w:r>
      <w:r w:rsidR="00DA51A5" w:rsidRPr="000528DA">
        <w:rPr>
          <w:rFonts w:ascii="Fb Fontext" w:hAnsi="Fb Fontext"/>
          <w:rtl/>
        </w:rPr>
        <w:t>,</w:t>
      </w:r>
      <w:r w:rsidR="0079397D" w:rsidRPr="000528DA">
        <w:rPr>
          <w:rFonts w:ascii="Fb Fontext" w:hAnsi="Fb Fontext" w:hint="cs"/>
          <w:rtl/>
        </w:rPr>
        <w:t xml:space="preserve"> </w:t>
      </w:r>
      <w:r w:rsidRPr="000528DA">
        <w:rPr>
          <w:rtl/>
        </w:rPr>
        <w:t>כאן</w:t>
      </w:r>
      <w:r w:rsidR="001B4A3B" w:rsidRPr="000528DA">
        <w:rPr>
          <w:rFonts w:hint="cs"/>
          <w:rtl/>
        </w:rPr>
        <w:t>?</w:t>
      </w:r>
      <w:r w:rsidR="00DA51A5" w:rsidRPr="000528DA">
        <w:rPr>
          <w:rFonts w:hint="cs"/>
          <w:rtl/>
        </w:rPr>
        <w:t xml:space="preserve"> שתק.</w:t>
      </w:r>
    </w:p>
    <w:p w14:paraId="524EE4C3" w14:textId="77777777" w:rsidR="00A24328" w:rsidRDefault="00DA51A5" w:rsidP="009A59D1">
      <w:pPr>
        <w:pStyle w:val="38"/>
        <w:framePr w:wrap="notBeside"/>
        <w:rPr>
          <w:rtl/>
        </w:rPr>
      </w:pPr>
      <w:r w:rsidRPr="00660D7A">
        <w:rPr>
          <w:rtl/>
        </w:rPr>
        <w:t>ר</w:t>
      </w:r>
      <w:r w:rsidRPr="00660D7A">
        <w:rPr>
          <w:rFonts w:hint="cs"/>
          <w:rtl/>
        </w:rPr>
        <w:t>"ח</w:t>
      </w:r>
      <w:r w:rsidRPr="00660D7A">
        <w:rPr>
          <w:rtl/>
        </w:rPr>
        <w:t>: מדרב</w:t>
      </w:r>
      <w:r w:rsidR="00A24328">
        <w:rPr>
          <w:rtl/>
        </w:rPr>
        <w:t>:</w:t>
      </w:r>
    </w:p>
    <w:p w14:paraId="0C7ABCBC" w14:textId="05C42F15" w:rsidR="00E35C0B" w:rsidRPr="000528DA" w:rsidRDefault="002D42E6" w:rsidP="000528DA">
      <w:pPr>
        <w:rPr>
          <w:rtl/>
        </w:rPr>
      </w:pPr>
      <w:r w:rsidRPr="000528DA">
        <w:rPr>
          <w:rFonts w:hint="cs"/>
          <w:rtl/>
        </w:rPr>
        <w:t>התפלל</w:t>
      </w:r>
      <w:r>
        <w:rPr>
          <w:rtl/>
        </w:rPr>
        <w:t xml:space="preserve"> של שבת </w:t>
      </w:r>
      <w:r>
        <w:rPr>
          <w:rStyle w:val="afffff9"/>
          <w:rtl/>
          <w:rPrChange w:id="9176" w:author="מנוע אמוראים" w:date="2026-10-05T16:40:51Z">
            <w:rPr>
              <w:rtl/>
            </w:rPr>
          </w:rPrChange>
        </w:rPr>
        <w:t xml:space="preserve">בער</w:t>
      </w:r>
      <w:r>
        <w:rPr>
          <w:rStyle w:val="afffff9"/>
          <w:rFonts w:hint="cs"/>
          <w:rtl/>
          <w:rPrChange w:id="9177" w:author="מנוע אמוראים" w:date="2026-10-05T16:40:51Z">
            <w:rPr>
              <w:rFonts w:hint="cs"/>
              <w:rtl/>
            </w:rPr>
          </w:rPrChange>
        </w:rPr>
        <w:t xml:space="preserve">"ש</w:t>
      </w:r>
      <w:r w:rsidR="00AE5609" w:rsidRPr="000528DA">
        <w:rPr>
          <w:rtl/>
        </w:rPr>
        <w:t xml:space="preserve"> מבעוד יום</w:t>
      </w:r>
      <w:r w:rsidR="00DA51A5" w:rsidRPr="000528DA">
        <w:rPr>
          <w:rtl/>
        </w:rPr>
        <w:t xml:space="preserve"> </w:t>
      </w:r>
      <w:r w:rsidR="00DA51A5" w:rsidRPr="000528DA">
        <w:rPr>
          <w:rFonts w:hint="cs"/>
          <w:rtl/>
        </w:rPr>
        <w:t>ש"מ</w:t>
      </w:r>
      <w:r w:rsidR="00DA51A5" w:rsidRPr="000528DA">
        <w:rPr>
          <w:rtl/>
        </w:rPr>
        <w:t xml:space="preserve"> הלכה </w:t>
      </w:r>
      <w:r w:rsidR="00DA51A5" w:rsidRPr="00E34F28">
        <w:rPr>
          <w:rStyle w:val="afffff9"/>
          <w:rtl/>
        </w:rPr>
        <w:t>כר"י.</w:t>
      </w:r>
      <w:r w:rsidR="00AE5609" w:rsidRPr="000528DA">
        <w:rPr>
          <w:rFonts w:hint="cs"/>
          <w:rtl/>
        </w:rPr>
        <w:t xml:space="preserve"> </w:t>
      </w:r>
    </w:p>
    <w:p w14:paraId="324C53CA" w14:textId="02C3E375" w:rsidR="00A24328" w:rsidRDefault="00DA51A5" w:rsidP="009A59D1">
      <w:pPr>
        <w:pStyle w:val="38"/>
        <w:framePr w:wrap="notBeside"/>
        <w:rPr>
          <w:rtl/>
        </w:rPr>
      </w:pPr>
      <w:r w:rsidRPr="00660D7A">
        <w:rPr>
          <w:rtl/>
        </w:rPr>
        <w:t>אדרבה</w:t>
      </w:r>
      <w:r w:rsidR="00A24328">
        <w:rPr>
          <w:rtl/>
        </w:rPr>
        <w:t>:</w:t>
      </w:r>
    </w:p>
    <w:p w14:paraId="5BA734FD" w14:textId="37AAE628" w:rsidR="00E35C0B" w:rsidRPr="000528DA" w:rsidRDefault="00DA51A5" w:rsidP="000528DA">
      <w:pPr>
        <w:rPr>
          <w:rtl/>
        </w:rPr>
      </w:pPr>
      <w:r w:rsidRPr="00E34F28">
        <w:rPr>
          <w:rStyle w:val="afffff9"/>
          <w:rtl/>
        </w:rPr>
        <w:t>מדר</w:t>
      </w:r>
      <w:r w:rsidRPr="00E34F28">
        <w:rPr>
          <w:rStyle w:val="afffff9"/>
          <w:rFonts w:hint="cs"/>
          <w:rtl/>
        </w:rPr>
        <w:t xml:space="preserve">"ה </w:t>
      </w:r>
      <w:r w:rsidRPr="00E34F28">
        <w:rPr>
          <w:rStyle w:val="afffff9"/>
          <w:rtl/>
        </w:rPr>
        <w:t>ורבנן</w:t>
      </w:r>
      <w:r w:rsidRPr="000528DA">
        <w:rPr>
          <w:rtl/>
        </w:rPr>
        <w:t xml:space="preserve"> לא </w:t>
      </w:r>
      <w:r w:rsidRPr="000528DA">
        <w:rPr>
          <w:rFonts w:hint="cs"/>
          <w:rtl/>
        </w:rPr>
        <w:t>התפללו</w:t>
      </w:r>
      <w:r w:rsidRPr="000528DA">
        <w:rPr>
          <w:rtl/>
        </w:rPr>
        <w:t xml:space="preserve"> עד </w:t>
      </w:r>
      <w:r w:rsidRPr="000528DA">
        <w:rPr>
          <w:rFonts w:hint="cs"/>
          <w:rtl/>
        </w:rPr>
        <w:t>הערב</w:t>
      </w:r>
      <w:r w:rsidRPr="000528DA">
        <w:rPr>
          <w:rtl/>
        </w:rPr>
        <w:t xml:space="preserve">, </w:t>
      </w:r>
      <w:r w:rsidRPr="000528DA">
        <w:rPr>
          <w:rFonts w:hint="cs"/>
          <w:rtl/>
        </w:rPr>
        <w:t>ש"מ</w:t>
      </w:r>
      <w:r w:rsidRPr="000528DA">
        <w:rPr>
          <w:rtl/>
        </w:rPr>
        <w:t xml:space="preserve"> אין הלכה </w:t>
      </w:r>
      <w:r w:rsidRPr="00E34F28">
        <w:rPr>
          <w:rStyle w:val="afffff9"/>
          <w:rtl/>
        </w:rPr>
        <w:t>כר"י!</w:t>
      </w:r>
      <w:r w:rsidR="00AE5609" w:rsidRPr="000528DA">
        <w:rPr>
          <w:rFonts w:hint="cs"/>
          <w:rtl/>
        </w:rPr>
        <w:t xml:space="preserve"> </w:t>
      </w:r>
    </w:p>
    <w:p w14:paraId="38A8ACB2" w14:textId="77777777" w:rsidR="00DA51A5" w:rsidRPr="000528DA" w:rsidRDefault="00DA51A5" w:rsidP="007B4F31">
      <w:pPr>
        <w:spacing w:after="120"/>
        <w:rPr>
          <w:rtl/>
        </w:rPr>
      </w:pPr>
      <w:r w:rsidRPr="000528DA">
        <w:rPr>
          <w:rtl/>
        </w:rPr>
        <w:t xml:space="preserve">השתא דלא אמר </w:t>
      </w:r>
      <w:r w:rsidR="00C545E6" w:rsidRPr="000528DA">
        <w:rPr>
          <w:rtl/>
        </w:rPr>
        <w:t>הלכה</w:t>
      </w:r>
      <w:r w:rsidRPr="000528DA">
        <w:rPr>
          <w:rtl/>
        </w:rPr>
        <w:t xml:space="preserve">, </w:t>
      </w:r>
      <w:r w:rsidR="002D42E6" w:rsidRPr="00A10336">
        <w:rPr>
          <w:rStyle w:val="30"/>
          <w:rtl/>
        </w:rPr>
        <w:t xml:space="preserve">דעבד כמר </w:t>
      </w:r>
      <w:r w:rsidRPr="00A10336">
        <w:rPr>
          <w:rStyle w:val="30"/>
          <w:rtl/>
        </w:rPr>
        <w:t>עבד, ודעבד כמר עבד.</w:t>
      </w:r>
    </w:p>
    <w:p w14:paraId="230F7B95" w14:textId="77777777" w:rsidR="00A24328" w:rsidRDefault="002D42E6" w:rsidP="009A59D1">
      <w:pPr>
        <w:pStyle w:val="38"/>
        <w:framePr w:wrap="notBeside"/>
        <w:rPr>
          <w:rtl/>
        </w:rPr>
      </w:pPr>
      <w:r w:rsidRPr="00660D7A">
        <w:rPr>
          <w:rFonts w:hint="cs"/>
          <w:rtl/>
        </w:rPr>
        <w:t>ריב''א</w:t>
      </w:r>
      <w:r w:rsidR="00A24328">
        <w:rPr>
          <w:rtl/>
        </w:rPr>
        <w:t>:</w:t>
      </w:r>
    </w:p>
    <w:p w14:paraId="39F5F9E3" w14:textId="35373C42" w:rsidR="002D42E6" w:rsidRPr="00E34F28" w:rsidRDefault="002D42E6" w:rsidP="00142DA1">
      <w:pPr>
        <w:pStyle w:val="afffff5"/>
        <w:spacing w:before="0"/>
        <w:rPr>
          <w:rtl/>
        </w:rPr>
      </w:pPr>
      <w:r w:rsidRPr="00E34F28">
        <w:rPr>
          <w:rStyle w:val="afffff9"/>
          <w:rFonts w:hint="cs"/>
          <w:rtl/>
        </w:rPr>
        <w:t xml:space="preserve">התפלל אחורי רב </w:t>
      </w:r>
      <w:r w:rsidRPr="00A10336">
        <w:rPr>
          <w:rStyle w:val="30"/>
          <w:rFonts w:hint="cs"/>
          <w:rtl/>
        </w:rPr>
        <w:t>שהתפלל</w:t>
      </w:r>
      <w:r>
        <w:rPr>
          <w:rStyle w:val="30"/>
          <w:rtl/>
        </w:rPr>
        <w:t xml:space="preserve"> של שבת </w:t>
      </w:r>
      <w:r>
        <w:rPr>
          <w:rStyle w:val="afffff9"/>
          <w:rtl/>
          <w:rPrChange w:id="9178" w:author="מנוע אמוראים" w:date="2026-10-05T16:40:51Z">
            <w:rPr>
              <w:rStyle w:val="30"/>
              <w:rtl/>
            </w:rPr>
          </w:rPrChange>
        </w:rPr>
        <w:t xml:space="preserve">בער</w:t>
      </w:r>
      <w:r>
        <w:rPr>
          <w:rStyle w:val="afffff9"/>
          <w:rFonts w:hint="cs"/>
          <w:rtl/>
          <w:rPrChange w:id="9179" w:author="מנוע אמוראים" w:date="2026-10-05T16:40:51Z">
            <w:rPr>
              <w:rStyle w:val="30"/>
              <w:rFonts w:hint="cs"/>
              <w:rtl/>
            </w:rPr>
          </w:rPrChange>
        </w:rPr>
        <w:t xml:space="preserve">"ש</w:t>
      </w:r>
      <w:r w:rsidR="00DA51A5" w:rsidRPr="00FE3D07">
        <w:rPr>
          <w:rtl/>
        </w:rPr>
        <w:t xml:space="preserve">, </w:t>
      </w:r>
    </w:p>
    <w:p w14:paraId="2C804F69" w14:textId="77777777" w:rsidR="0082324A" w:rsidRPr="000528DA" w:rsidRDefault="00DA51A5" w:rsidP="000528DA">
      <w:pPr>
        <w:rPr>
          <w:rtl/>
        </w:rPr>
      </w:pPr>
      <w:r w:rsidRPr="000528DA">
        <w:rPr>
          <w:rtl/>
        </w:rPr>
        <w:t>וסיים</w:t>
      </w:r>
      <w:r w:rsidRPr="00E34F28">
        <w:rPr>
          <w:rStyle w:val="afffff9"/>
          <w:rtl/>
        </w:rPr>
        <w:t xml:space="preserve"> רב</w:t>
      </w:r>
      <w:r w:rsidRPr="000528DA">
        <w:rPr>
          <w:rtl/>
        </w:rPr>
        <w:t xml:space="preserve"> ולא </w:t>
      </w:r>
      <w:r w:rsidRPr="000528DA">
        <w:rPr>
          <w:rFonts w:hint="cs"/>
          <w:rtl/>
        </w:rPr>
        <w:t xml:space="preserve">הפסיק לתפילתו של </w:t>
      </w:r>
      <w:r w:rsidRPr="00E34F28">
        <w:rPr>
          <w:rStyle w:val="afffff9"/>
          <w:rFonts w:hint="cs"/>
          <w:rtl/>
        </w:rPr>
        <w:t>רי</w:t>
      </w:r>
      <w:r w:rsidRPr="00E34F28">
        <w:rPr>
          <w:rStyle w:val="afffff9"/>
          <w:rtl/>
        </w:rPr>
        <w:t>"</w:t>
      </w:r>
      <w:r w:rsidRPr="00E34F28">
        <w:rPr>
          <w:rStyle w:val="afffff9"/>
          <w:rFonts w:hint="cs"/>
          <w:rtl/>
        </w:rPr>
        <w:t>ר,</w:t>
      </w:r>
      <w:r w:rsidR="00AE5609" w:rsidRPr="000528DA">
        <w:rPr>
          <w:rFonts w:hint="cs"/>
          <w:rtl/>
        </w:rPr>
        <w:t xml:space="preserve"> </w:t>
      </w:r>
    </w:p>
    <w:p w14:paraId="657377BE" w14:textId="3A99CA17" w:rsidR="00A24328" w:rsidRDefault="00DA51A5" w:rsidP="009A59D1">
      <w:pPr>
        <w:pStyle w:val="38"/>
        <w:framePr w:wrap="notBeside"/>
        <w:rPr>
          <w:rtl/>
        </w:rPr>
      </w:pPr>
      <w:r w:rsidRPr="00660D7A">
        <w:rPr>
          <w:rtl/>
        </w:rPr>
        <w:t>ש</w:t>
      </w:r>
      <w:r w:rsidRPr="00660D7A">
        <w:rPr>
          <w:rFonts w:hint="cs"/>
          <w:rtl/>
        </w:rPr>
        <w:t>"מ</w:t>
      </w:r>
      <w:r w:rsidRPr="00660D7A">
        <w:rPr>
          <w:rtl/>
        </w:rPr>
        <w:t xml:space="preserve"> תלת</w:t>
      </w:r>
      <w:r w:rsidR="00A24328">
        <w:rPr>
          <w:rtl/>
        </w:rPr>
        <w:t>:</w:t>
      </w:r>
    </w:p>
    <w:p w14:paraId="51732FBB" w14:textId="2404C12C" w:rsidR="0082324A" w:rsidRPr="000528DA" w:rsidRDefault="00936984" w:rsidP="000528DA">
      <w:pPr>
        <w:rPr>
          <w:rtl/>
        </w:rPr>
      </w:pPr>
      <w:r w:rsidRPr="00E34F28">
        <w:rPr>
          <w:rStyle w:val="afffff9"/>
          <w:rFonts w:hint="cs"/>
          <w:rtl/>
        </w:rPr>
        <w:t>א.</w:t>
      </w:r>
      <w:r w:rsidRPr="000528DA">
        <w:rPr>
          <w:rFonts w:hint="cs"/>
          <w:rtl/>
        </w:rPr>
        <w:t xml:space="preserve"> </w:t>
      </w:r>
      <w:r w:rsidR="00DA51A5" w:rsidRPr="000528DA">
        <w:rPr>
          <w:rtl/>
        </w:rPr>
        <w:t xml:space="preserve">מתפלל </w:t>
      </w:r>
      <w:r>
        <w:rPr>
          <w:rStyle w:val="30"/>
          <w:rtl/>
        </w:rPr>
        <w:t xml:space="preserve">של שבת </w:t>
      </w:r>
      <w:r>
        <w:rPr>
          <w:rStyle w:val="afffff9"/>
          <w:rtl/>
          <w:rPrChange w:id="9180" w:author="מנוע אמוראים" w:date="2026-10-05T16:40:51Z">
            <w:rPr>
              <w:rStyle w:val="30"/>
              <w:rtl/>
            </w:rPr>
          </w:rPrChange>
        </w:rPr>
        <w:t xml:space="preserve">בער</w:t>
      </w:r>
      <w:r>
        <w:rPr>
          <w:rStyle w:val="afffff9"/>
          <w:rFonts w:hint="cs"/>
          <w:rtl/>
          <w:rPrChange w:id="9181" w:author="מנוע אמוראים" w:date="2026-10-05T16:40:51Z">
            <w:rPr>
              <w:rStyle w:val="30"/>
              <w:rFonts w:hint="cs"/>
              <w:rtl/>
            </w:rPr>
          </w:rPrChange>
        </w:rPr>
        <w:t xml:space="preserve">"ש</w:t>
      </w:r>
      <w:r w:rsidR="00DA51A5" w:rsidRPr="000528DA">
        <w:rPr>
          <w:rtl/>
        </w:rPr>
        <w:t>,</w:t>
      </w:r>
      <w:r w:rsidR="00DA51A5" w:rsidRPr="000528DA">
        <w:rPr>
          <w:rFonts w:hint="cs"/>
          <w:rtl/>
        </w:rPr>
        <w:t xml:space="preserve"> </w:t>
      </w:r>
    </w:p>
    <w:p w14:paraId="4AFB08CD" w14:textId="77777777" w:rsidR="002D42E6" w:rsidRPr="000528DA" w:rsidRDefault="00936984" w:rsidP="000528DA">
      <w:pPr>
        <w:rPr>
          <w:rtl/>
        </w:rPr>
      </w:pPr>
      <w:r w:rsidRPr="00E34F28">
        <w:rPr>
          <w:rStyle w:val="afffff9"/>
          <w:rFonts w:hint="cs"/>
          <w:rtl/>
        </w:rPr>
        <w:t>ב.</w:t>
      </w:r>
      <w:r w:rsidRPr="00A10336">
        <w:rPr>
          <w:rStyle w:val="30"/>
          <w:rFonts w:hint="cs"/>
          <w:rtl/>
        </w:rPr>
        <w:t xml:space="preserve"> </w:t>
      </w:r>
      <w:r w:rsidR="00DA51A5" w:rsidRPr="000528DA">
        <w:rPr>
          <w:rtl/>
        </w:rPr>
        <w:t xml:space="preserve">מתפלל תלמיד </w:t>
      </w:r>
      <w:r w:rsidR="00DA51A5" w:rsidRPr="00A10336">
        <w:rPr>
          <w:rStyle w:val="30"/>
          <w:rtl/>
        </w:rPr>
        <w:t>אחורי רבו</w:t>
      </w:r>
      <w:r w:rsidR="00DA51A5" w:rsidRPr="000528DA">
        <w:rPr>
          <w:rtl/>
        </w:rPr>
        <w:t>,</w:t>
      </w:r>
      <w:r w:rsidR="00DA51A5" w:rsidRPr="00A10336">
        <w:rPr>
          <w:rStyle w:val="30"/>
          <w:rFonts w:hint="cs"/>
          <w:rtl/>
        </w:rPr>
        <w:t xml:space="preserve"> </w:t>
      </w:r>
    </w:p>
    <w:p w14:paraId="1B8D8195" w14:textId="77777777" w:rsidR="00DA51A5" w:rsidRPr="000528DA" w:rsidRDefault="00936984" w:rsidP="000528DA">
      <w:pPr>
        <w:rPr>
          <w:rtl/>
        </w:rPr>
      </w:pPr>
      <w:r w:rsidRPr="00E34F28">
        <w:rPr>
          <w:rStyle w:val="afffff9"/>
          <w:rFonts w:hint="cs"/>
          <w:rtl/>
        </w:rPr>
        <w:t>ג.</w:t>
      </w:r>
      <w:r w:rsidR="00DA51A5" w:rsidRPr="00E34F28">
        <w:rPr>
          <w:rStyle w:val="afffff9"/>
          <w:rtl/>
        </w:rPr>
        <w:t xml:space="preserve"> </w:t>
      </w:r>
      <w:r w:rsidR="00DA51A5" w:rsidRPr="000528DA">
        <w:rPr>
          <w:rtl/>
        </w:rPr>
        <w:t xml:space="preserve">אסור לעבור </w:t>
      </w:r>
      <w:r w:rsidR="00DA51A5" w:rsidRPr="00A10336">
        <w:rPr>
          <w:rStyle w:val="30"/>
          <w:rtl/>
        </w:rPr>
        <w:t>כנגד המתפללין</w:t>
      </w:r>
      <w:r w:rsidR="00DA51A5" w:rsidRPr="000528DA">
        <w:rPr>
          <w:rtl/>
        </w:rPr>
        <w:t>.</w:t>
      </w:r>
    </w:p>
    <w:p w14:paraId="4FB71138" w14:textId="1BB40229" w:rsidR="00A24328" w:rsidRDefault="00DA51A5" w:rsidP="009A59D1">
      <w:pPr>
        <w:pStyle w:val="38"/>
        <w:framePr w:wrap="notBeside"/>
        <w:rPr>
          <w:rtl/>
        </w:rPr>
      </w:pPr>
      <w:r w:rsidRPr="00660D7A">
        <w:rPr>
          <w:rtl/>
        </w:rPr>
        <w:t>מסייע לריב"ל</w:t>
      </w:r>
      <w:r w:rsidR="00A24328">
        <w:rPr>
          <w:rtl/>
        </w:rPr>
        <w:t>:</w:t>
      </w:r>
    </w:p>
    <w:p w14:paraId="1EB0F431" w14:textId="19C5AE29" w:rsidR="002D42E6" w:rsidRPr="00E34F28" w:rsidRDefault="00DA51A5" w:rsidP="00007009">
      <w:pPr>
        <w:pStyle w:val="afffff5"/>
        <w:spacing w:before="0" w:after="60"/>
        <w:rPr>
          <w:rtl/>
        </w:rPr>
      </w:pPr>
      <w:bookmarkStart w:id="763" w:name="_Toc193635921"/>
      <w:bookmarkStart w:id="764" w:name="_Toc216184533"/>
      <w:r w:rsidRPr="00A10336">
        <w:rPr>
          <w:rStyle w:val="30"/>
          <w:rtl/>
        </w:rPr>
        <w:t>אסור לעבור כנגד המתפללין</w:t>
      </w:r>
      <w:bookmarkEnd w:id="763"/>
      <w:bookmarkEnd w:id="764"/>
      <w:r w:rsidRPr="00FE3D07">
        <w:rPr>
          <w:rtl/>
        </w:rPr>
        <w:t>.</w:t>
      </w:r>
      <w:r w:rsidR="00AE5609" w:rsidRPr="00FE3D07">
        <w:rPr>
          <w:rFonts w:hint="cs"/>
          <w:rtl/>
        </w:rPr>
        <w:t xml:space="preserve"> </w:t>
      </w:r>
    </w:p>
    <w:p w14:paraId="221C127D" w14:textId="63C7162B" w:rsidR="00A24328" w:rsidRDefault="00DA51A5" w:rsidP="009A59D1">
      <w:pPr>
        <w:pStyle w:val="38"/>
        <w:framePr w:wrap="notBeside"/>
        <w:rPr>
          <w:rtl/>
        </w:rPr>
      </w:pPr>
      <w:r w:rsidRPr="00660D7A">
        <w:rPr>
          <w:rtl/>
        </w:rPr>
        <w:t>רבי אמי ורבי אסי</w:t>
      </w:r>
      <w:r w:rsidR="00A24328">
        <w:rPr>
          <w:rFonts w:hint="cs"/>
          <w:rtl/>
        </w:rPr>
        <w:t>:</w:t>
      </w:r>
    </w:p>
    <w:p w14:paraId="0594C516" w14:textId="6C375746" w:rsidR="002D42E6" w:rsidRPr="000528DA" w:rsidRDefault="002D42E6" w:rsidP="000528DA">
      <w:pPr>
        <w:rPr>
          <w:rtl/>
        </w:rPr>
      </w:pPr>
      <w:r w:rsidRPr="000528DA">
        <w:rPr>
          <w:rFonts w:hint="cs"/>
          <w:rtl/>
        </w:rPr>
        <w:t>שעברו</w:t>
      </w:r>
      <w:r w:rsidR="00C4656C" w:rsidRPr="000528DA">
        <w:rPr>
          <w:rtl/>
        </w:rPr>
        <w:tab/>
      </w:r>
      <w:r w:rsidR="00C4656C" w:rsidRPr="000528DA">
        <w:rPr>
          <w:rtl/>
        </w:rPr>
        <w:tab/>
      </w:r>
      <w:r w:rsidR="00C4656C" w:rsidRPr="000528DA">
        <w:rPr>
          <w:rtl/>
        </w:rPr>
        <w:tab/>
      </w:r>
      <w:r w:rsidR="00DA51A5" w:rsidRPr="000528DA">
        <w:rPr>
          <w:rFonts w:hint="cs"/>
          <w:rtl/>
        </w:rPr>
        <w:t xml:space="preserve">- </w:t>
      </w:r>
      <w:r w:rsidR="00DA51A5" w:rsidRPr="000528DA">
        <w:rPr>
          <w:rtl/>
        </w:rPr>
        <w:t>חוץ ל</w:t>
      </w:r>
      <w:r w:rsidR="00DA51A5" w:rsidRPr="000528DA">
        <w:rPr>
          <w:rFonts w:hint="cs"/>
          <w:rtl/>
        </w:rPr>
        <w:t>ד'</w:t>
      </w:r>
      <w:r w:rsidR="00AE5609" w:rsidRPr="000528DA">
        <w:rPr>
          <w:rtl/>
        </w:rPr>
        <w:t xml:space="preserve"> אמות</w:t>
      </w:r>
      <w:r w:rsidR="00DA51A5" w:rsidRPr="000528DA">
        <w:rPr>
          <w:rtl/>
        </w:rPr>
        <w:t>.</w:t>
      </w:r>
      <w:r w:rsidR="00AE5609" w:rsidRPr="000528DA">
        <w:rPr>
          <w:rFonts w:hint="cs"/>
          <w:rtl/>
        </w:rPr>
        <w:t xml:space="preserve"> </w:t>
      </w:r>
    </w:p>
    <w:p w14:paraId="146672E9" w14:textId="77777777" w:rsidR="00A24328" w:rsidRDefault="00DA51A5" w:rsidP="009A59D1">
      <w:pPr>
        <w:pStyle w:val="38"/>
        <w:framePr w:wrap="notBeside"/>
        <w:rPr>
          <w:rtl/>
        </w:rPr>
      </w:pPr>
      <w:r w:rsidRPr="00660D7A">
        <w:rPr>
          <w:rFonts w:hint="cs"/>
          <w:rtl/>
        </w:rPr>
        <w:t>ורי</w:t>
      </w:r>
      <w:r w:rsidRPr="00660D7A">
        <w:rPr>
          <w:rtl/>
        </w:rPr>
        <w:t>"</w:t>
      </w:r>
      <w:r w:rsidRPr="00660D7A">
        <w:rPr>
          <w:rFonts w:hint="cs"/>
          <w:rtl/>
        </w:rPr>
        <w:t>ר</w:t>
      </w:r>
      <w:r w:rsidR="00A24328">
        <w:rPr>
          <w:rtl/>
        </w:rPr>
        <w:t>:</w:t>
      </w:r>
    </w:p>
    <w:p w14:paraId="375982D5" w14:textId="29FE1B34" w:rsidR="002D42E6" w:rsidRPr="000528DA" w:rsidRDefault="00DA51A5" w:rsidP="000528DA">
      <w:pPr>
        <w:rPr>
          <w:rtl/>
        </w:rPr>
      </w:pPr>
      <w:r w:rsidRPr="000528DA">
        <w:rPr>
          <w:rFonts w:hint="cs"/>
          <w:rtl/>
        </w:rPr>
        <w:t>נהג כ</w:t>
      </w:r>
      <w:r w:rsidR="00AE5609" w:rsidRPr="000528DA">
        <w:rPr>
          <w:rFonts w:hint="cs"/>
          <w:rtl/>
        </w:rPr>
        <w:t>ן</w:t>
      </w:r>
      <w:r w:rsidRPr="000528DA">
        <w:rPr>
          <w:rFonts w:hint="cs"/>
          <w:rtl/>
        </w:rPr>
        <w:t xml:space="preserve"> שהיה </w:t>
      </w:r>
      <w:r w:rsidRPr="00A10336">
        <w:rPr>
          <w:rStyle w:val="30"/>
          <w:rFonts w:hint="cs"/>
          <w:rtl/>
        </w:rPr>
        <w:t>תלמיד חבר</w:t>
      </w:r>
      <w:r w:rsidRPr="000528DA">
        <w:rPr>
          <w:rFonts w:hint="cs"/>
          <w:rtl/>
        </w:rPr>
        <w:t xml:space="preserve"> של </w:t>
      </w:r>
      <w:r w:rsidRPr="00E34F28">
        <w:rPr>
          <w:rStyle w:val="afffff9"/>
          <w:rFonts w:hint="cs"/>
          <w:rtl/>
        </w:rPr>
        <w:t>רב,</w:t>
      </w:r>
      <w:r w:rsidRPr="000528DA">
        <w:rPr>
          <w:rFonts w:hint="cs"/>
          <w:rtl/>
        </w:rPr>
        <w:t xml:space="preserve"> ולכן שאל מי בדלת</w:t>
      </w:r>
      <w:r w:rsidR="00AE5609" w:rsidRPr="000528DA">
        <w:rPr>
          <w:rFonts w:hint="cs"/>
          <w:rtl/>
        </w:rPr>
        <w:t xml:space="preserve">, </w:t>
      </w:r>
      <w:r w:rsidR="00AF3775" w:rsidRPr="000528DA">
        <w:rPr>
          <w:rStyle w:val="affffff7"/>
          <w:rFonts w:hint="cs"/>
          <w:rtl/>
        </w:rPr>
        <w:t>[בגוף נוכח]</w:t>
      </w:r>
    </w:p>
    <w:p w14:paraId="7FFCF4CD" w14:textId="34B1B128" w:rsidR="0082324A" w:rsidRPr="000528DA" w:rsidRDefault="00DA51A5" w:rsidP="00007009">
      <w:pPr>
        <w:spacing w:after="60"/>
        <w:rPr>
          <w:rtl/>
        </w:rPr>
      </w:pPr>
      <w:r w:rsidRPr="000528DA">
        <w:rPr>
          <w:rFonts w:hint="cs"/>
          <w:rtl/>
        </w:rPr>
        <w:t xml:space="preserve">דבלא זה </w:t>
      </w:r>
      <w:r w:rsidR="00737EE5" w:rsidRPr="00E34F28">
        <w:rPr>
          <w:rStyle w:val="afffff9"/>
          <w:rFonts w:hint="cs"/>
          <w:rtl/>
        </w:rPr>
        <w:t xml:space="preserve">הא </w:t>
      </w:r>
      <w:r w:rsidR="002D42E6" w:rsidRPr="00E34F28">
        <w:rPr>
          <w:rStyle w:val="afffff9"/>
          <w:rFonts w:hint="cs"/>
          <w:rtl/>
        </w:rPr>
        <w:t>רב</w:t>
      </w:r>
      <w:r w:rsidRPr="00E34F28">
        <w:rPr>
          <w:rStyle w:val="afffff9"/>
          <w:rtl/>
        </w:rPr>
        <w:t>:</w:t>
      </w:r>
      <w:r w:rsidRPr="000528DA">
        <w:rPr>
          <w:rtl/>
        </w:rPr>
        <w:t xml:space="preserve"> לעולם אל יתפלל לא כנגד</w:t>
      </w:r>
      <w:r w:rsidR="00C4656C" w:rsidRPr="000528DA">
        <w:rPr>
          <w:rFonts w:hint="cs"/>
          <w:rtl/>
        </w:rPr>
        <w:t>,</w:t>
      </w:r>
      <w:r w:rsidRPr="000528DA">
        <w:rPr>
          <w:rtl/>
        </w:rPr>
        <w:t xml:space="preserve"> ולא אחורי רבו.</w:t>
      </w:r>
      <w:r w:rsidR="00AE5609" w:rsidRPr="000528DA">
        <w:rPr>
          <w:rFonts w:hint="cs"/>
          <w:rtl/>
        </w:rPr>
        <w:t xml:space="preserve"> </w:t>
      </w:r>
    </w:p>
    <w:p w14:paraId="4034ECE7" w14:textId="0F0CB4C9" w:rsidR="00A24328" w:rsidRDefault="00DA51A5" w:rsidP="009A59D1">
      <w:pPr>
        <w:pStyle w:val="38"/>
        <w:framePr w:wrap="notBeside"/>
        <w:rPr>
          <w:rtl/>
        </w:rPr>
      </w:pPr>
      <w:r w:rsidRPr="00660D7A">
        <w:rPr>
          <w:rtl/>
        </w:rPr>
        <w:t xml:space="preserve">ותניא </w:t>
      </w:r>
      <w:r w:rsidRPr="00660D7A">
        <w:rPr>
          <w:rFonts w:hint="cs"/>
          <w:rtl/>
        </w:rPr>
        <w:t>מר</w:t>
      </w:r>
      <w:r w:rsidRPr="00660D7A">
        <w:rPr>
          <w:rtl/>
        </w:rPr>
        <w:t>"</w:t>
      </w:r>
      <w:r w:rsidRPr="00660D7A">
        <w:rPr>
          <w:rFonts w:hint="cs"/>
          <w:rtl/>
        </w:rPr>
        <w:t>א</w:t>
      </w:r>
      <w:r w:rsidR="00A24328">
        <w:rPr>
          <w:rFonts w:hint="cs"/>
          <w:rtl/>
        </w:rPr>
        <w:t>:</w:t>
      </w:r>
    </w:p>
    <w:p w14:paraId="26484AFE" w14:textId="39530007" w:rsidR="002D42E6" w:rsidRPr="00E34F28" w:rsidRDefault="00DA51A5" w:rsidP="00142DA1">
      <w:pPr>
        <w:pStyle w:val="afffff5"/>
        <w:spacing w:before="0"/>
        <w:rPr>
          <w:rtl/>
        </w:rPr>
      </w:pPr>
      <w:r w:rsidRPr="00FE3D07">
        <w:rPr>
          <w:rFonts w:hint="cs"/>
          <w:rtl/>
        </w:rPr>
        <w:t>המתפלל אחרי</w:t>
      </w:r>
      <w:r w:rsidR="00142DA1">
        <w:rPr>
          <w:rFonts w:hint="cs"/>
          <w:rtl/>
        </w:rPr>
        <w:t xml:space="preserve"> רבו</w:t>
      </w:r>
      <w:r w:rsidRPr="00FE3D07">
        <w:rPr>
          <w:rFonts w:hint="cs"/>
          <w:rtl/>
        </w:rPr>
        <w:t xml:space="preserve"> ונותן או מחזיר לו שלום וחולק על ישיבתו ואומר דבר שלא שמע מ</w:t>
      </w:r>
      <w:r w:rsidR="00AE5609" w:rsidRPr="00FE3D07">
        <w:rPr>
          <w:rtl/>
        </w:rPr>
        <w:t>רבו</w:t>
      </w:r>
      <w:r w:rsidR="00C4656C">
        <w:rPr>
          <w:rFonts w:hint="cs"/>
          <w:rtl/>
        </w:rPr>
        <w:t>,</w:t>
      </w:r>
      <w:r w:rsidR="0082324A" w:rsidRPr="00FE3D07">
        <w:rPr>
          <w:rFonts w:hint="cs"/>
          <w:rtl/>
        </w:rPr>
        <w:t xml:space="preserve"> </w:t>
      </w:r>
      <w:r w:rsidRPr="00FE3D07">
        <w:rPr>
          <w:rtl/>
        </w:rPr>
        <w:t>גורם לשכינה שתסתלק מישראל</w:t>
      </w:r>
      <w:r w:rsidR="00C4656C" w:rsidRPr="00A10336">
        <w:rPr>
          <w:rStyle w:val="30"/>
          <w:rFonts w:hint="cs"/>
          <w:rtl/>
        </w:rPr>
        <w:t>.</w:t>
      </w:r>
      <w:r w:rsidR="00AE5609" w:rsidRPr="00A10336">
        <w:rPr>
          <w:rStyle w:val="30"/>
          <w:rFonts w:hint="cs"/>
          <w:rtl/>
        </w:rPr>
        <w:t xml:space="preserve"> </w:t>
      </w:r>
    </w:p>
    <w:p w14:paraId="147FC64F" w14:textId="5588F759" w:rsidR="00A24328" w:rsidRDefault="00DA51A5" w:rsidP="009A59D1">
      <w:pPr>
        <w:pStyle w:val="38"/>
        <w:framePr w:wrap="notBeside"/>
        <w:rPr>
          <w:rtl/>
        </w:rPr>
      </w:pPr>
      <w:r w:rsidRPr="00660D7A">
        <w:rPr>
          <w:rtl/>
        </w:rPr>
        <w:t>והיינו דא"ל ר</w:t>
      </w:r>
      <w:r w:rsidRPr="00660D7A">
        <w:rPr>
          <w:rFonts w:hint="cs"/>
          <w:rtl/>
        </w:rPr>
        <w:t>יב</w:t>
      </w:r>
      <w:r w:rsidRPr="00660D7A">
        <w:rPr>
          <w:rtl/>
        </w:rPr>
        <w:t>"</w:t>
      </w:r>
      <w:r w:rsidRPr="00660D7A">
        <w:rPr>
          <w:rFonts w:hint="cs"/>
          <w:rtl/>
        </w:rPr>
        <w:t>א</w:t>
      </w:r>
      <w:r w:rsidR="00A24328">
        <w:rPr>
          <w:rtl/>
        </w:rPr>
        <w:t>:</w:t>
      </w:r>
    </w:p>
    <w:p w14:paraId="3E71C91E" w14:textId="49712406" w:rsidR="00DA51A5" w:rsidRPr="000528DA" w:rsidRDefault="00DA51A5" w:rsidP="000528DA">
      <w:pPr>
        <w:rPr>
          <w:rtl/>
        </w:rPr>
      </w:pPr>
      <w:r w:rsidRPr="000528DA">
        <w:rPr>
          <w:rtl/>
        </w:rPr>
        <w:t>מי בדל</w:t>
      </w:r>
      <w:r w:rsidRPr="00A10336">
        <w:rPr>
          <w:rStyle w:val="30"/>
          <w:rtl/>
        </w:rPr>
        <w:t>ת</w:t>
      </w:r>
      <w:r w:rsidRPr="000528DA">
        <w:rPr>
          <w:rtl/>
        </w:rPr>
        <w:t>?</w:t>
      </w:r>
      <w:r w:rsidR="00AE5609" w:rsidRPr="000528DA">
        <w:rPr>
          <w:rFonts w:hint="cs"/>
          <w:rtl/>
        </w:rPr>
        <w:t xml:space="preserve"> </w:t>
      </w:r>
      <w:r w:rsidRPr="000528DA">
        <w:rPr>
          <w:rStyle w:val="affffff7"/>
          <w:rFonts w:hint="cs"/>
          <w:rtl/>
        </w:rPr>
        <w:t>[ממלאכה</w:t>
      </w:r>
      <w:r w:rsidR="00AF3775" w:rsidRPr="000528DA">
        <w:rPr>
          <w:rStyle w:val="affffff7"/>
          <w:rFonts w:hint="cs"/>
          <w:rtl/>
        </w:rPr>
        <w:t xml:space="preserve"> בגוף נוכח ולא מי בדיל מר</w:t>
      </w:r>
      <w:r w:rsidRPr="000528DA">
        <w:rPr>
          <w:rStyle w:val="affffff7"/>
          <w:rFonts w:hint="cs"/>
          <w:rtl/>
        </w:rPr>
        <w:t>]</w:t>
      </w:r>
      <w:r w:rsidR="00AE5609" w:rsidRPr="000528DA">
        <w:rPr>
          <w:rStyle w:val="affffff6"/>
          <w:rFonts w:hint="cs"/>
          <w:spacing w:val="0"/>
          <w:rtl/>
        </w:rPr>
        <w:t>,</w:t>
      </w:r>
    </w:p>
    <w:p w14:paraId="2E3D4B62" w14:textId="77777777" w:rsidR="00DA51A5" w:rsidRPr="00E34F28" w:rsidRDefault="00DA51A5" w:rsidP="00EC0DC4">
      <w:pPr>
        <w:pStyle w:val="af2"/>
        <w:framePr w:wrap="around"/>
        <w:rPr>
          <w:rtl/>
        </w:rPr>
      </w:pPr>
      <w:r w:rsidRPr="00A4639B">
        <w:rPr>
          <w:rtl/>
        </w:rPr>
        <w:t>כז:</w:t>
      </w:r>
    </w:p>
    <w:p w14:paraId="421F03CF" w14:textId="77777777" w:rsidR="00A24328" w:rsidRDefault="00DA51A5" w:rsidP="009A59D1">
      <w:pPr>
        <w:pStyle w:val="38"/>
        <w:framePr w:wrap="notBeside"/>
        <w:rPr>
          <w:rtl/>
        </w:rPr>
      </w:pPr>
      <w:r w:rsidRPr="00660D7A">
        <w:rPr>
          <w:rFonts w:hint="cs"/>
          <w:rtl/>
        </w:rPr>
        <w:t>והך</w:t>
      </w:r>
      <w:r w:rsidR="00A24328">
        <w:rPr>
          <w:rtl/>
        </w:rPr>
        <w:t>:</w:t>
      </w:r>
    </w:p>
    <w:p w14:paraId="09D7580F" w14:textId="04E78D29" w:rsidR="00DA51A5" w:rsidRPr="000528DA" w:rsidRDefault="00AF3775" w:rsidP="000528DA">
      <w:pPr>
        <w:rPr>
          <w:rtl/>
        </w:rPr>
      </w:pPr>
      <w:r w:rsidRPr="000528DA">
        <w:rPr>
          <w:rFonts w:hint="cs"/>
          <w:rtl/>
        </w:rPr>
        <w:t xml:space="preserve">דרבי </w:t>
      </w:r>
      <w:r>
        <w:rPr>
          <w:rtl/>
        </w:rPr>
        <w:t xml:space="preserve">התפלל של שבת </w:t>
      </w:r>
      <w:r>
        <w:rPr>
          <w:rStyle w:val="afffff9"/>
          <w:rtl/>
          <w:rPrChange w:id="9182" w:author="מנוע אמוראים" w:date="2026-10-05T16:40:51Z">
            <w:rPr>
              <w:rtl/>
            </w:rPr>
          </w:rPrChange>
        </w:rPr>
        <w:t xml:space="preserve">בער</w:t>
      </w:r>
      <w:r>
        <w:rPr>
          <w:rStyle w:val="afffff9"/>
          <w:rFonts w:hint="cs"/>
          <w:rtl/>
          <w:rPrChange w:id="9183" w:author="מנוע אמוראים" w:date="2026-10-05T16:40:51Z">
            <w:rPr>
              <w:rFonts w:hint="cs"/>
              <w:rtl/>
            </w:rPr>
          </w:rPrChange>
        </w:rPr>
        <w:t xml:space="preserve">"ש</w:t>
      </w:r>
      <w:r w:rsidR="00DA51A5" w:rsidRPr="000528DA">
        <w:rPr>
          <w:rtl/>
        </w:rPr>
        <w:t xml:space="preserve">, ונכנס למרחץ ויצא ושנה </w:t>
      </w:r>
      <w:r w:rsidRPr="000528DA">
        <w:rPr>
          <w:rFonts w:hint="cs"/>
          <w:rtl/>
        </w:rPr>
        <w:t xml:space="preserve">לנו </w:t>
      </w:r>
      <w:r w:rsidR="00DA51A5" w:rsidRPr="000528DA">
        <w:rPr>
          <w:rtl/>
        </w:rPr>
        <w:t>פרקין ועדיין לא חשכה!</w:t>
      </w:r>
      <w:r w:rsidR="00DA51A5" w:rsidRPr="000528DA">
        <w:rPr>
          <w:rFonts w:hint="cs"/>
          <w:rtl/>
        </w:rPr>
        <w:t xml:space="preserve"> </w:t>
      </w:r>
      <w:r w:rsidRPr="000528DA">
        <w:rPr>
          <w:rFonts w:hint="cs"/>
          <w:rtl/>
        </w:rPr>
        <w:t xml:space="preserve">- </w:t>
      </w:r>
      <w:r w:rsidR="00DA51A5" w:rsidRPr="000528DA">
        <w:rPr>
          <w:rFonts w:hint="cs"/>
          <w:rtl/>
        </w:rPr>
        <w:t xml:space="preserve">שם </w:t>
      </w:r>
      <w:r w:rsidR="00DA51A5" w:rsidRPr="000528DA">
        <w:rPr>
          <w:rtl/>
        </w:rPr>
        <w:t>ד</w:t>
      </w:r>
      <w:r w:rsidR="0082324A" w:rsidRPr="00A10336">
        <w:rPr>
          <w:rStyle w:val="30"/>
          <w:rtl/>
        </w:rPr>
        <w:t>נכנס להזיע, וקודם גזירה ה</w:t>
      </w:r>
      <w:r w:rsidR="0082324A" w:rsidRPr="00A10336">
        <w:rPr>
          <w:rStyle w:val="30"/>
          <w:rFonts w:hint="cs"/>
          <w:rtl/>
        </w:rPr>
        <w:t>י</w:t>
      </w:r>
      <w:r w:rsidR="00DA51A5" w:rsidRPr="00A10336">
        <w:rPr>
          <w:rStyle w:val="30"/>
          <w:rtl/>
        </w:rPr>
        <w:t>ה</w:t>
      </w:r>
      <w:r w:rsidR="00DA51A5" w:rsidRPr="000528DA">
        <w:rPr>
          <w:rtl/>
        </w:rPr>
        <w:t>.</w:t>
      </w:r>
    </w:p>
    <w:p w14:paraId="09247542" w14:textId="77777777" w:rsidR="00A24328" w:rsidRDefault="00DA51A5" w:rsidP="009A59D1">
      <w:pPr>
        <w:pStyle w:val="38"/>
        <w:framePr w:wrap="notBeside"/>
        <w:rPr>
          <w:rtl/>
        </w:rPr>
      </w:pPr>
      <w:r w:rsidRPr="00660D7A">
        <w:rPr>
          <w:rFonts w:hint="cs"/>
          <w:rtl/>
        </w:rPr>
        <w:t>והך דאביי</w:t>
      </w:r>
      <w:r w:rsidR="00A24328">
        <w:rPr>
          <w:rtl/>
        </w:rPr>
        <w:t>:</w:t>
      </w:r>
    </w:p>
    <w:p w14:paraId="6902AFB9" w14:textId="487FECB4" w:rsidR="00C4656C" w:rsidRPr="000528DA" w:rsidRDefault="00DA51A5" w:rsidP="000528DA">
      <w:pPr>
        <w:rPr>
          <w:rtl/>
        </w:rPr>
      </w:pPr>
      <w:r w:rsidRPr="000528DA">
        <w:rPr>
          <w:rFonts w:hint="cs"/>
          <w:rtl/>
        </w:rPr>
        <w:t xml:space="preserve">התיר </w:t>
      </w:r>
      <w:r w:rsidRPr="00E34F28">
        <w:rPr>
          <w:rStyle w:val="afffff9"/>
          <w:rFonts w:hint="cs"/>
          <w:rtl/>
        </w:rPr>
        <w:t>לרדב</w:t>
      </w:r>
      <w:r w:rsidRPr="00E34F28">
        <w:rPr>
          <w:rStyle w:val="afffff9"/>
          <w:rtl/>
        </w:rPr>
        <w:t>"</w:t>
      </w:r>
      <w:r w:rsidRPr="00E34F28">
        <w:rPr>
          <w:rStyle w:val="afffff9"/>
          <w:rFonts w:hint="cs"/>
          <w:rtl/>
        </w:rPr>
        <w:t xml:space="preserve">ל </w:t>
      </w:r>
      <w:r w:rsidRPr="000528DA">
        <w:rPr>
          <w:rFonts w:hint="cs"/>
          <w:rtl/>
        </w:rPr>
        <w:t>לעשן בגפרית</w:t>
      </w:r>
      <w:r w:rsidR="00737EE5" w:rsidRPr="000528DA">
        <w:rPr>
          <w:rFonts w:hint="cs"/>
          <w:rtl/>
        </w:rPr>
        <w:t xml:space="preserve">,- </w:t>
      </w:r>
      <w:r w:rsidRPr="000528DA">
        <w:rPr>
          <w:rFonts w:hint="cs"/>
          <w:rtl/>
        </w:rPr>
        <w:t xml:space="preserve">שם </w:t>
      </w:r>
      <w:r w:rsidRPr="00A10336">
        <w:rPr>
          <w:rStyle w:val="30"/>
          <w:rFonts w:hint="cs"/>
          <w:rtl/>
        </w:rPr>
        <w:t>קיבל ע</w:t>
      </w:r>
      <w:r w:rsidRPr="00A10336">
        <w:rPr>
          <w:rStyle w:val="30"/>
          <w:rtl/>
        </w:rPr>
        <w:t>"</w:t>
      </w:r>
      <w:r w:rsidRPr="00A10336">
        <w:rPr>
          <w:rStyle w:val="30"/>
          <w:rFonts w:hint="cs"/>
          <w:rtl/>
        </w:rPr>
        <w:t>ע שבת מוקדם בטעות.</w:t>
      </w:r>
      <w:r w:rsidR="00AE5609" w:rsidRPr="00A10336">
        <w:rPr>
          <w:rStyle w:val="30"/>
          <w:rFonts w:hint="cs"/>
          <w:rtl/>
        </w:rPr>
        <w:t xml:space="preserve"> </w:t>
      </w:r>
    </w:p>
    <w:p w14:paraId="2F567078" w14:textId="77777777" w:rsidR="00A24328" w:rsidRDefault="00332D29" w:rsidP="009A59D1">
      <w:pPr>
        <w:pStyle w:val="38"/>
        <w:framePr w:wrap="notBeside"/>
        <w:rPr>
          <w:rtl/>
        </w:rPr>
      </w:pPr>
      <w:r w:rsidRPr="00660D7A">
        <w:rPr>
          <w:rFonts w:hint="cs"/>
          <w:rtl/>
        </w:rPr>
        <w:t>והך</w:t>
      </w:r>
      <w:r w:rsidR="00DA51A5" w:rsidRPr="00660D7A">
        <w:rPr>
          <w:rFonts w:hint="cs"/>
          <w:rtl/>
        </w:rPr>
        <w:t xml:space="preserve"> ד</w:t>
      </w:r>
      <w:r w:rsidR="00DA51A5" w:rsidRPr="00660D7A">
        <w:rPr>
          <w:rtl/>
        </w:rPr>
        <w:t>אבידן</w:t>
      </w:r>
      <w:r w:rsidR="00A24328">
        <w:rPr>
          <w:rtl/>
        </w:rPr>
        <w:t>:</w:t>
      </w:r>
    </w:p>
    <w:p w14:paraId="32EFD132" w14:textId="56B315C1" w:rsidR="00AF3775" w:rsidRPr="000528DA" w:rsidRDefault="00AF3775" w:rsidP="000528DA">
      <w:pPr>
        <w:rPr>
          <w:rtl/>
        </w:rPr>
      </w:pPr>
      <w:r w:rsidRPr="0029048C">
        <w:rPr>
          <w:rFonts w:hint="cs"/>
          <w:spacing w:val="-2"/>
          <w:rtl/>
        </w:rPr>
        <w:lastRenderedPageBreak/>
        <w:t>ש</w:t>
      </w:r>
      <w:r w:rsidR="00DA51A5" w:rsidRPr="0029048C">
        <w:rPr>
          <w:spacing w:val="-2"/>
          <w:rtl/>
        </w:rPr>
        <w:t xml:space="preserve">נתקשרו שמים בעבים </w:t>
      </w:r>
      <w:r w:rsidRPr="0029048C">
        <w:rPr>
          <w:rFonts w:hint="cs"/>
          <w:spacing w:val="-2"/>
          <w:rtl/>
        </w:rPr>
        <w:t>ו</w:t>
      </w:r>
      <w:r w:rsidR="00AE5609" w:rsidRPr="0029048C">
        <w:rPr>
          <w:rFonts w:hint="cs"/>
          <w:spacing w:val="-2"/>
          <w:rtl/>
        </w:rPr>
        <w:t xml:space="preserve">סברו </w:t>
      </w:r>
      <w:r w:rsidR="00DA51A5" w:rsidRPr="0029048C">
        <w:rPr>
          <w:rFonts w:hint="cs"/>
          <w:spacing w:val="-2"/>
          <w:rtl/>
        </w:rPr>
        <w:t>ש</w:t>
      </w:r>
      <w:r w:rsidR="00DA51A5" w:rsidRPr="0029048C">
        <w:rPr>
          <w:spacing w:val="-2"/>
          <w:rtl/>
        </w:rPr>
        <w:t>חשכה והתפללו של מוצ</w:t>
      </w:r>
      <w:r w:rsidR="00DA51A5" w:rsidRPr="0029048C">
        <w:rPr>
          <w:rFonts w:hint="cs"/>
          <w:spacing w:val="-2"/>
          <w:rtl/>
        </w:rPr>
        <w:t>"ש</w:t>
      </w:r>
      <w:r w:rsidR="00DA51A5" w:rsidRPr="0029048C">
        <w:rPr>
          <w:spacing w:val="-2"/>
          <w:rtl/>
        </w:rPr>
        <w:t xml:space="preserve"> בשבת,</w:t>
      </w:r>
      <w:r w:rsidR="00DA51A5" w:rsidRPr="000528DA">
        <w:rPr>
          <w:rtl/>
        </w:rPr>
        <w:t xml:space="preserve"> ונתפזרו העבים וזרחה החמה</w:t>
      </w:r>
      <w:r w:rsidR="00DA51A5" w:rsidRPr="000528DA">
        <w:rPr>
          <w:rFonts w:hint="cs"/>
          <w:rtl/>
        </w:rPr>
        <w:t xml:space="preserve"> </w:t>
      </w:r>
      <w:r w:rsidR="00E35C0B" w:rsidRPr="00E34F28">
        <w:rPr>
          <w:rStyle w:val="afffff9"/>
          <w:rFonts w:hint="cs"/>
          <w:rtl/>
        </w:rPr>
        <w:t>ואמר רבי</w:t>
      </w:r>
      <w:r w:rsidR="00DA51A5" w:rsidRPr="00E34F28">
        <w:rPr>
          <w:rStyle w:val="afffff9"/>
          <w:rtl/>
        </w:rPr>
        <w:t>:</w:t>
      </w:r>
      <w:r w:rsidRPr="00E34F28">
        <w:rPr>
          <w:rStyle w:val="afffff9"/>
          <w:rFonts w:hint="cs"/>
          <w:rtl/>
        </w:rPr>
        <w:t xml:space="preserve"> </w:t>
      </w:r>
      <w:r w:rsidRPr="000528DA">
        <w:rPr>
          <w:rFonts w:hint="cs"/>
          <w:rtl/>
        </w:rPr>
        <w:t xml:space="preserve"> </w:t>
      </w:r>
      <w:r w:rsidR="00DA51A5" w:rsidRPr="000528DA">
        <w:rPr>
          <w:rtl/>
        </w:rPr>
        <w:t xml:space="preserve">הואיל והתפללו </w:t>
      </w:r>
      <w:r w:rsidR="00AE5609" w:rsidRPr="000528DA">
        <w:rPr>
          <w:rFonts w:hint="cs"/>
          <w:rtl/>
        </w:rPr>
        <w:t>ה</w:t>
      </w:r>
      <w:r w:rsidR="00DA51A5" w:rsidRPr="000528DA">
        <w:rPr>
          <w:rtl/>
        </w:rPr>
        <w:t>תפללו</w:t>
      </w:r>
      <w:r w:rsidR="00DA51A5" w:rsidRPr="000528DA">
        <w:rPr>
          <w:rFonts w:hint="cs"/>
          <w:rtl/>
        </w:rPr>
        <w:t xml:space="preserve">. </w:t>
      </w:r>
    </w:p>
    <w:p w14:paraId="1D579DD7" w14:textId="77777777" w:rsidR="00007009" w:rsidRDefault="00C4656C" w:rsidP="009A59D1">
      <w:pPr>
        <w:pStyle w:val="38"/>
        <w:framePr w:wrap="notBeside"/>
        <w:rPr>
          <w:rtl/>
        </w:rPr>
      </w:pPr>
      <w:r w:rsidRPr="000528DA">
        <w:rPr>
          <w:rFonts w:hint="cs"/>
          <w:rtl/>
        </w:rPr>
        <w:t>-</w:t>
      </w:r>
    </w:p>
    <w:p w14:paraId="78FAAA5B" w14:textId="64562111" w:rsidR="00C4656C" w:rsidRPr="000528DA" w:rsidRDefault="00DA51A5" w:rsidP="00007009">
      <w:pPr>
        <w:spacing w:after="120"/>
        <w:rPr>
          <w:rtl/>
        </w:rPr>
      </w:pPr>
      <w:bookmarkStart w:id="765" w:name="_Toc216184534"/>
      <w:r w:rsidRPr="00A10336">
        <w:rPr>
          <w:rStyle w:val="30"/>
          <w:rtl/>
        </w:rPr>
        <w:t>שאני צבור, דלא מטרחינן להו.</w:t>
      </w:r>
      <w:bookmarkEnd w:id="765"/>
      <w:r w:rsidR="00AE5609" w:rsidRPr="00A10336">
        <w:rPr>
          <w:rStyle w:val="30"/>
          <w:rFonts w:hint="cs"/>
          <w:rtl/>
        </w:rPr>
        <w:t xml:space="preserve"> </w:t>
      </w:r>
    </w:p>
    <w:p w14:paraId="13A80E92" w14:textId="66C406D8" w:rsidR="00A24328" w:rsidRDefault="00DA51A5" w:rsidP="009A59D1">
      <w:pPr>
        <w:pStyle w:val="38"/>
        <w:framePr w:wrap="notBeside"/>
        <w:rPr>
          <w:rtl/>
        </w:rPr>
      </w:pPr>
      <w:r w:rsidRPr="00660D7A">
        <w:rPr>
          <w:rtl/>
        </w:rPr>
        <w:t>רב</w:t>
      </w:r>
      <w:r w:rsidR="00A24328">
        <w:rPr>
          <w:rFonts w:hint="cs"/>
          <w:rtl/>
        </w:rPr>
        <w:t>:</w:t>
      </w:r>
    </w:p>
    <w:p w14:paraId="2F885814" w14:textId="22257FE4" w:rsidR="00363610" w:rsidRPr="000528DA" w:rsidRDefault="00DA51A5" w:rsidP="000528DA">
      <w:pPr>
        <w:rPr>
          <w:rtl/>
        </w:rPr>
      </w:pPr>
      <w:bookmarkStart w:id="766" w:name="_Toc193635922"/>
      <w:bookmarkStart w:id="767" w:name="_Toc216184535"/>
      <w:r w:rsidRPr="00A10336">
        <w:rPr>
          <w:rStyle w:val="30"/>
          <w:rFonts w:hint="cs"/>
          <w:rtl/>
        </w:rPr>
        <w:t xml:space="preserve">התפלל </w:t>
      </w:r>
      <w:r>
        <w:rPr>
          <w:rStyle w:val="30"/>
          <w:rtl/>
        </w:rPr>
        <w:t xml:space="preserve">של שבת </w:t>
      </w:r>
      <w:r>
        <w:rPr>
          <w:rStyle w:val="afffff9"/>
          <w:rtl/>
          <w:rPrChange w:id="9184" w:author="מנוע אמוראים" w:date="2026-10-05T16:40:51Z">
            <w:rPr>
              <w:rStyle w:val="30"/>
              <w:rtl/>
            </w:rPr>
          </w:rPrChange>
        </w:rPr>
        <w:t xml:space="preserve">בער</w:t>
      </w:r>
      <w:r>
        <w:rPr>
          <w:rStyle w:val="afffff9"/>
          <w:rFonts w:hint="cs"/>
          <w:rtl/>
          <w:rPrChange w:id="9185" w:author="מנוע אמוראים" w:date="2026-10-05T16:40:51Z">
            <w:rPr>
              <w:rStyle w:val="30"/>
              <w:rFonts w:hint="cs"/>
              <w:rtl/>
            </w:rPr>
          </w:rPrChange>
        </w:rPr>
        <w:t xml:space="preserve">"ש</w:t>
      </w:r>
      <w:r w:rsidRPr="00A10336">
        <w:rPr>
          <w:rStyle w:val="30"/>
          <w:rtl/>
        </w:rPr>
        <w:t>,</w:t>
      </w:r>
      <w:r w:rsidR="00AE5609" w:rsidRPr="00A10336">
        <w:rPr>
          <w:rStyle w:val="30"/>
          <w:rFonts w:hint="cs"/>
          <w:rtl/>
        </w:rPr>
        <w:t xml:space="preserve"> ואמר קדושה על הכוס</w:t>
      </w:r>
      <w:bookmarkEnd w:id="766"/>
      <w:bookmarkEnd w:id="767"/>
      <w:r w:rsidR="00AE5609" w:rsidRPr="000528DA">
        <w:rPr>
          <w:rFonts w:hint="cs"/>
          <w:rtl/>
        </w:rPr>
        <w:t xml:space="preserve"> </w:t>
      </w:r>
      <w:r w:rsidR="00DD0223" w:rsidRPr="000528DA">
        <w:rPr>
          <w:rFonts w:hint="cs"/>
          <w:rtl/>
        </w:rPr>
        <w:t>והלכה</w:t>
      </w:r>
      <w:r w:rsidR="00AE5609" w:rsidRPr="000528DA">
        <w:rPr>
          <w:rFonts w:hint="cs"/>
          <w:rtl/>
        </w:rPr>
        <w:t xml:space="preserve"> </w:t>
      </w:r>
      <w:r w:rsidR="00DD0223" w:rsidRPr="000528DA">
        <w:rPr>
          <w:rFonts w:hint="cs"/>
          <w:rtl/>
        </w:rPr>
        <w:t>כמותו</w:t>
      </w:r>
      <w:r w:rsidR="00AE5609" w:rsidRPr="000528DA">
        <w:rPr>
          <w:rFonts w:hint="cs"/>
          <w:rtl/>
        </w:rPr>
        <w:t>,</w:t>
      </w:r>
      <w:r w:rsidRPr="000528DA">
        <w:rPr>
          <w:rtl/>
        </w:rPr>
        <w:t xml:space="preserve"> </w:t>
      </w:r>
    </w:p>
    <w:p w14:paraId="386CB296" w14:textId="15F5AD4E" w:rsidR="00A24328" w:rsidRDefault="00DA51A5" w:rsidP="009A59D1">
      <w:pPr>
        <w:pStyle w:val="38"/>
        <w:framePr w:wrap="notBeside"/>
        <w:rPr>
          <w:rtl/>
        </w:rPr>
      </w:pPr>
      <w:r w:rsidRPr="00660D7A">
        <w:rPr>
          <w:rtl/>
        </w:rPr>
        <w:t>ר</w:t>
      </w:r>
      <w:r w:rsidR="00AE5609" w:rsidRPr="00660D7A">
        <w:rPr>
          <w:rFonts w:hint="cs"/>
          <w:rtl/>
        </w:rPr>
        <w:t>י</w:t>
      </w:r>
      <w:r w:rsidR="00AE16FF" w:rsidRPr="00660D7A">
        <w:rPr>
          <w:rtl/>
        </w:rPr>
        <w:t>"</w:t>
      </w:r>
      <w:r w:rsidR="00AE5609" w:rsidRPr="00660D7A">
        <w:rPr>
          <w:rFonts w:hint="cs"/>
          <w:rtl/>
        </w:rPr>
        <w:t>א</w:t>
      </w:r>
      <w:r w:rsidR="00A24328">
        <w:rPr>
          <w:rFonts w:hint="cs"/>
          <w:rtl/>
        </w:rPr>
        <w:t>:</w:t>
      </w:r>
    </w:p>
    <w:p w14:paraId="1CA7C9E0" w14:textId="59F8CA10" w:rsidR="00F87909" w:rsidRPr="000528DA" w:rsidRDefault="00AE5609" w:rsidP="000528DA">
      <w:pPr>
        <w:rPr>
          <w:rtl/>
        </w:rPr>
      </w:pPr>
      <w:bookmarkStart w:id="768" w:name="_Toc193635923"/>
      <w:bookmarkStart w:id="769" w:name="_Toc216184536"/>
      <w:r w:rsidRPr="00A10336">
        <w:rPr>
          <w:rStyle w:val="30"/>
          <w:rFonts w:hint="cs"/>
          <w:rtl/>
        </w:rPr>
        <w:t>התפלל</w:t>
      </w:r>
      <w:r w:rsidR="00DA51A5" w:rsidRPr="00A10336">
        <w:rPr>
          <w:rStyle w:val="30"/>
          <w:rtl/>
        </w:rPr>
        <w:t xml:space="preserve"> של מוצ</w:t>
      </w:r>
      <w:r w:rsidR="00DA51A5" w:rsidRPr="00A10336">
        <w:rPr>
          <w:rStyle w:val="30"/>
          <w:rFonts w:hint="cs"/>
          <w:rtl/>
        </w:rPr>
        <w:t>"ש</w:t>
      </w:r>
      <w:r w:rsidR="00DA51A5" w:rsidRPr="00A10336">
        <w:rPr>
          <w:rStyle w:val="30"/>
          <w:rtl/>
        </w:rPr>
        <w:t xml:space="preserve"> בשבת</w:t>
      </w:r>
      <w:bookmarkEnd w:id="768"/>
      <w:bookmarkEnd w:id="769"/>
      <w:r w:rsidRPr="000528DA">
        <w:rPr>
          <w:rFonts w:ascii="Fb Fontext" w:hAnsi="Fb Fontext" w:hint="cs"/>
          <w:rtl/>
        </w:rPr>
        <w:t>,</w:t>
      </w:r>
      <w:r w:rsidR="00DA51A5" w:rsidRPr="000528DA">
        <w:rPr>
          <w:rFonts w:hint="cs"/>
          <w:rtl/>
        </w:rPr>
        <w:t xml:space="preserve"> ואומר הבדלה על הכוס</w:t>
      </w:r>
      <w:r w:rsidRPr="000528DA">
        <w:rPr>
          <w:rFonts w:hint="cs"/>
          <w:rtl/>
        </w:rPr>
        <w:t>.</w:t>
      </w:r>
    </w:p>
    <w:p w14:paraId="00D334C4" w14:textId="43FBA1DD" w:rsidR="00A24328" w:rsidRDefault="00DA51A5" w:rsidP="009A59D1">
      <w:pPr>
        <w:pStyle w:val="38"/>
        <w:framePr w:wrap="notBeside"/>
        <w:rPr>
          <w:rtl/>
        </w:rPr>
      </w:pPr>
      <w:r w:rsidRPr="00660D7A">
        <w:rPr>
          <w:rFonts w:hint="cs"/>
          <w:rtl/>
        </w:rPr>
        <w:t>רב</w:t>
      </w:r>
      <w:r w:rsidR="00A24328">
        <w:rPr>
          <w:rtl/>
        </w:rPr>
        <w:t>:</w:t>
      </w:r>
    </w:p>
    <w:p w14:paraId="6BF866F5" w14:textId="5712A1BA" w:rsidR="00737EE5" w:rsidRPr="000528DA" w:rsidRDefault="00DA51A5" w:rsidP="000528DA">
      <w:pPr>
        <w:rPr>
          <w:rtl/>
        </w:rPr>
      </w:pPr>
      <w:r w:rsidRPr="000528DA">
        <w:rPr>
          <w:rtl/>
        </w:rPr>
        <w:t xml:space="preserve">בצד </w:t>
      </w:r>
      <w:r w:rsidRPr="00A10336">
        <w:rPr>
          <w:rStyle w:val="30"/>
          <w:rtl/>
        </w:rPr>
        <w:t>עמוד</w:t>
      </w:r>
      <w:r w:rsidRPr="000528DA">
        <w:rPr>
          <w:rtl/>
        </w:rPr>
        <w:t xml:space="preserve"> זה התפלל </w:t>
      </w:r>
      <w:r w:rsidRPr="00E34F28">
        <w:rPr>
          <w:rStyle w:val="afffff9"/>
          <w:rtl/>
        </w:rPr>
        <w:t>ר</w:t>
      </w:r>
      <w:r w:rsidR="00C4656C" w:rsidRPr="00E34F28">
        <w:rPr>
          <w:rStyle w:val="afffff9"/>
          <w:rFonts w:hint="cs"/>
          <w:rtl/>
        </w:rPr>
        <w:t xml:space="preserve">' ישמעאל </w:t>
      </w:r>
      <w:r w:rsidR="00AE5609" w:rsidRPr="00E34F28">
        <w:rPr>
          <w:rStyle w:val="afffff9"/>
          <w:rFonts w:hint="cs"/>
          <w:rtl/>
        </w:rPr>
        <w:t>ב</w:t>
      </w:r>
      <w:r w:rsidR="00AE16FF" w:rsidRPr="00E34F28">
        <w:rPr>
          <w:rStyle w:val="afffff9"/>
          <w:rtl/>
        </w:rPr>
        <w:t>"</w:t>
      </w:r>
      <w:r w:rsidR="00C4656C" w:rsidRPr="00E34F28">
        <w:rPr>
          <w:rStyle w:val="afffff9"/>
          <w:rFonts w:hint="cs"/>
          <w:rtl/>
        </w:rPr>
        <w:t>ר</w:t>
      </w:r>
      <w:r w:rsidR="00AE5609" w:rsidRPr="00E34F28">
        <w:rPr>
          <w:rStyle w:val="afffff9"/>
          <w:rFonts w:hint="cs"/>
          <w:rtl/>
        </w:rPr>
        <w:t>י</w:t>
      </w:r>
      <w:r w:rsidR="00AE5609" w:rsidRPr="00E34F28">
        <w:rPr>
          <w:rStyle w:val="afffff9"/>
          <w:rtl/>
        </w:rPr>
        <w:t xml:space="preserve"> </w:t>
      </w:r>
      <w:r>
        <w:rPr>
          <w:rtl/>
        </w:rPr>
        <w:t xml:space="preserve">של שבת </w:t>
      </w:r>
      <w:r>
        <w:rPr>
          <w:rStyle w:val="afffff9"/>
          <w:rtl/>
          <w:rPrChange w:id="9186" w:author="מנוע אמוראים" w:date="2026-10-05T16:40:51Z">
            <w:rPr>
              <w:rtl/>
            </w:rPr>
          </w:rPrChange>
        </w:rPr>
        <w:t xml:space="preserve">בער</w:t>
      </w:r>
      <w:r>
        <w:rPr>
          <w:rStyle w:val="afffff9"/>
          <w:rtl/>
          <w:rPrChange w:id="9187" w:author="מנוע אמוראים" w:date="2026-10-05T16:40:51Z">
            <w:rPr>
              <w:rtl/>
            </w:rPr>
          </w:rPrChange>
        </w:rPr>
        <w:t xml:space="preserve">"</w:t>
      </w:r>
      <w:r>
        <w:rPr>
          <w:rStyle w:val="afffff9"/>
          <w:rFonts w:hint="cs"/>
          <w:rtl/>
          <w:rPrChange w:id="9188" w:author="מנוע אמוראים" w:date="2026-10-05T16:40:51Z">
            <w:rPr>
              <w:rFonts w:hint="cs"/>
              <w:rtl/>
            </w:rPr>
          </w:rPrChange>
        </w:rPr>
        <w:t xml:space="preserve">ש</w:t>
      </w:r>
      <w:r w:rsidRPr="000528DA">
        <w:rPr>
          <w:rtl/>
        </w:rPr>
        <w:t>.</w:t>
      </w:r>
      <w:r w:rsidR="00AE5609" w:rsidRPr="00A10336">
        <w:rPr>
          <w:rStyle w:val="30"/>
          <w:rFonts w:hint="cs"/>
          <w:rtl/>
        </w:rPr>
        <w:t xml:space="preserve"> </w:t>
      </w:r>
    </w:p>
    <w:p w14:paraId="161FB0BA" w14:textId="123CC739" w:rsidR="00A24328" w:rsidRDefault="00C4656C" w:rsidP="009A59D1">
      <w:pPr>
        <w:pStyle w:val="38"/>
        <w:framePr w:wrap="notBeside"/>
        <w:rPr>
          <w:rtl/>
        </w:rPr>
      </w:pPr>
      <w:r w:rsidRPr="00660D7A">
        <w:rPr>
          <w:rFonts w:hint="cs"/>
          <w:rtl/>
        </w:rPr>
        <w:t xml:space="preserve">תיקנו </w:t>
      </w:r>
      <w:r w:rsidR="00DA51A5" w:rsidRPr="00660D7A">
        <w:rPr>
          <w:rtl/>
        </w:rPr>
        <w:t>עולא</w:t>
      </w:r>
      <w:r w:rsidR="00A24328">
        <w:rPr>
          <w:rtl/>
        </w:rPr>
        <w:t>:</w:t>
      </w:r>
    </w:p>
    <w:p w14:paraId="3392BFA0" w14:textId="419BEEA9" w:rsidR="00DA51A5" w:rsidRPr="000528DA" w:rsidRDefault="00DA51A5" w:rsidP="000528DA">
      <w:pPr>
        <w:rPr>
          <w:rtl/>
        </w:rPr>
      </w:pPr>
      <w:r w:rsidRPr="000528DA">
        <w:rPr>
          <w:rtl/>
        </w:rPr>
        <w:t xml:space="preserve">בצד </w:t>
      </w:r>
      <w:r w:rsidRPr="00A10336">
        <w:rPr>
          <w:rStyle w:val="30"/>
          <w:rtl/>
        </w:rPr>
        <w:t>תמרה</w:t>
      </w:r>
      <w:r w:rsidRPr="000528DA">
        <w:rPr>
          <w:rFonts w:hint="cs"/>
          <w:rtl/>
        </w:rPr>
        <w:t xml:space="preserve">, </w:t>
      </w:r>
      <w:r w:rsidRPr="00E34F28">
        <w:rPr>
          <w:rStyle w:val="afffff9"/>
          <w:rFonts w:hint="cs"/>
          <w:rtl/>
        </w:rPr>
        <w:t>ור</w:t>
      </w:r>
      <w:r w:rsidR="00C4656C" w:rsidRPr="00E34F28">
        <w:rPr>
          <w:rStyle w:val="afffff9"/>
          <w:rFonts w:hint="cs"/>
          <w:rtl/>
        </w:rPr>
        <w:t xml:space="preserve">' אלעזר </w:t>
      </w:r>
      <w:r w:rsidRPr="00007009">
        <w:rPr>
          <w:rStyle w:val="afffff9"/>
          <w:rFonts w:hint="cs"/>
          <w:rtl/>
        </w:rPr>
        <w:t>בר</w:t>
      </w:r>
      <w:r w:rsidRPr="00007009">
        <w:rPr>
          <w:rStyle w:val="afffff9"/>
          <w:rtl/>
        </w:rPr>
        <w:t>"</w:t>
      </w:r>
      <w:r w:rsidRPr="00007009">
        <w:rPr>
          <w:rStyle w:val="afffff9"/>
          <w:rFonts w:hint="cs"/>
          <w:rtl/>
        </w:rPr>
        <w:t>י,</w:t>
      </w:r>
      <w:r w:rsidRPr="000528DA">
        <w:rPr>
          <w:rFonts w:hint="cs"/>
          <w:rtl/>
        </w:rPr>
        <w:t xml:space="preserve"> ושל </w:t>
      </w:r>
      <w:r w:rsidRPr="00A10336">
        <w:rPr>
          <w:rStyle w:val="30"/>
          <w:rFonts w:hint="cs"/>
          <w:rtl/>
        </w:rPr>
        <w:t>מוצ</w:t>
      </w:r>
      <w:r w:rsidRPr="00A10336">
        <w:rPr>
          <w:rStyle w:val="30"/>
          <w:rtl/>
        </w:rPr>
        <w:t>"</w:t>
      </w:r>
      <w:r w:rsidRPr="00A10336">
        <w:rPr>
          <w:rStyle w:val="30"/>
          <w:rFonts w:hint="cs"/>
          <w:rtl/>
        </w:rPr>
        <w:t>ש</w:t>
      </w:r>
      <w:r w:rsidRPr="000528DA">
        <w:rPr>
          <w:rFonts w:hint="cs"/>
          <w:rtl/>
        </w:rPr>
        <w:t xml:space="preserve"> בשבת היה.</w:t>
      </w:r>
    </w:p>
    <w:p w14:paraId="1FCE2DAD" w14:textId="77777777" w:rsidR="00737EE5" w:rsidRPr="00E34F28" w:rsidRDefault="00DA51A5" w:rsidP="00470C2A">
      <w:pPr>
        <w:pStyle w:val="afffffe"/>
        <w:rPr>
          <w:rtl/>
        </w:rPr>
      </w:pPr>
      <w:ins w:id="9826" w:author="מספור קטעי משנה" w:date="2026-10-06T06:45:16Z">
        <w:r>
          <w:rPr>
            <w:rStyle w:val="MisparKeta"/>
          </w:rPr>
          <w:t xml:space="preserve">ג. </w:t>
        </w:r>
      </w:ins>
      <w:bookmarkStart w:id="770" w:name="_Toc193635924"/>
      <w:bookmarkStart w:id="771" w:name="_Toc216184537"/>
      <w:r w:rsidRPr="00E35C0B">
        <w:rPr>
          <w:rStyle w:val="a7"/>
          <w:rtl/>
        </w:rPr>
        <w:t>תפלת הערב אין לה קבע</w:t>
      </w:r>
      <w:r w:rsidRPr="00E35C0B">
        <w:rPr>
          <w:rStyle w:val="a7"/>
          <w:rFonts w:hint="cs"/>
          <w:rtl/>
        </w:rPr>
        <w:t>,</w:t>
      </w:r>
      <w:bookmarkEnd w:id="770"/>
      <w:bookmarkEnd w:id="771"/>
      <w:r w:rsidRPr="006D3CF8">
        <w:rPr>
          <w:rStyle w:val="afffffd"/>
          <w:rFonts w:hint="cs"/>
          <w:b w:val="0"/>
          <w:rtl/>
        </w:rPr>
        <w:t xml:space="preserve"> </w:t>
      </w:r>
    </w:p>
    <w:p w14:paraId="43BB0370" w14:textId="522EBD59" w:rsidR="00737EE5" w:rsidRPr="000528DA" w:rsidRDefault="00DA51A5" w:rsidP="000528DA">
      <w:pPr>
        <w:rPr>
          <w:rtl/>
        </w:rPr>
      </w:pPr>
      <w:bookmarkStart w:id="772" w:name="_Toc193635925"/>
      <w:bookmarkStart w:id="773" w:name="_Toc216184538"/>
      <w:r w:rsidRPr="00A10336">
        <w:rPr>
          <w:rStyle w:val="30"/>
          <w:rFonts w:hint="cs"/>
          <w:rtl/>
        </w:rPr>
        <w:t>דרשות</w:t>
      </w:r>
      <w:r w:rsidR="00AF3775" w:rsidRPr="00A10336">
        <w:rPr>
          <w:rStyle w:val="30"/>
          <w:rFonts w:hint="cs"/>
          <w:rtl/>
        </w:rPr>
        <w:t xml:space="preserve"> היא</w:t>
      </w:r>
      <w:bookmarkEnd w:id="772"/>
      <w:bookmarkEnd w:id="773"/>
      <w:r w:rsidRPr="006D3CF8">
        <w:rPr>
          <w:rStyle w:val="afffffd"/>
          <w:rFonts w:hint="cs"/>
          <w:b w:val="0"/>
          <w:rtl/>
        </w:rPr>
        <w:t xml:space="preserve">, </w:t>
      </w:r>
      <w:r w:rsidRPr="000528DA">
        <w:rPr>
          <w:rFonts w:hint="cs"/>
          <w:rtl/>
        </w:rPr>
        <w:t>דאי חובה ליתני שזמנה כל הלילה</w:t>
      </w:r>
      <w:r w:rsidRPr="000528DA">
        <w:rPr>
          <w:rtl/>
        </w:rPr>
        <w:t>.</w:t>
      </w:r>
      <w:r w:rsidR="00AE5609" w:rsidRPr="000528DA">
        <w:rPr>
          <w:rFonts w:hint="cs"/>
          <w:rtl/>
        </w:rPr>
        <w:t xml:space="preserve"> </w:t>
      </w:r>
    </w:p>
    <w:p w14:paraId="112D4385" w14:textId="44EFE73C" w:rsidR="00A24328" w:rsidRDefault="00AF3775" w:rsidP="009A59D1">
      <w:pPr>
        <w:pStyle w:val="38"/>
        <w:framePr w:wrap="notBeside"/>
        <w:rPr>
          <w:rtl/>
        </w:rPr>
      </w:pPr>
      <w:r w:rsidRPr="00660D7A">
        <w:rPr>
          <w:rFonts w:hint="cs"/>
          <w:rtl/>
        </w:rPr>
        <w:t>כשמואל</w:t>
      </w:r>
      <w:r w:rsidR="00A24328">
        <w:rPr>
          <w:rtl/>
        </w:rPr>
        <w:t>:</w:t>
      </w:r>
    </w:p>
    <w:p w14:paraId="787FC55D" w14:textId="58CB7AA7" w:rsidR="005F730F" w:rsidRPr="000528DA" w:rsidRDefault="00DA51A5" w:rsidP="000528DA">
      <w:pPr>
        <w:rPr>
          <w:rtl/>
        </w:rPr>
      </w:pPr>
      <w:r w:rsidRPr="000528DA">
        <w:rPr>
          <w:rtl/>
        </w:rPr>
        <w:t xml:space="preserve">תפלת ערבית, </w:t>
      </w:r>
      <w:r w:rsidRPr="00E34F28">
        <w:rPr>
          <w:rStyle w:val="afffff9"/>
          <w:rFonts w:hint="cs"/>
          <w:rtl/>
        </w:rPr>
        <w:t>לר</w:t>
      </w:r>
      <w:r w:rsidRPr="00E34F28">
        <w:rPr>
          <w:rStyle w:val="afffff9"/>
          <w:rtl/>
        </w:rPr>
        <w:t>"</w:t>
      </w:r>
      <w:r w:rsidRPr="00E34F28">
        <w:rPr>
          <w:rStyle w:val="afffff9"/>
          <w:rFonts w:hint="cs"/>
          <w:rtl/>
        </w:rPr>
        <w:t>ג</w:t>
      </w:r>
      <w:r w:rsidRPr="00E34F28">
        <w:rPr>
          <w:rStyle w:val="afffff9"/>
          <w:rtl/>
        </w:rPr>
        <w:t>:</w:t>
      </w:r>
      <w:r w:rsidRPr="000528DA">
        <w:rPr>
          <w:rtl/>
        </w:rPr>
        <w:t xml:space="preserve"> חובה, </w:t>
      </w:r>
      <w:r w:rsidRPr="00E34F28">
        <w:rPr>
          <w:rStyle w:val="afffff9"/>
          <w:rFonts w:hint="cs"/>
          <w:rtl/>
        </w:rPr>
        <w:t>ולרבי יהושע</w:t>
      </w:r>
      <w:r w:rsidRPr="00E34F28">
        <w:rPr>
          <w:rStyle w:val="afffff9"/>
          <w:rtl/>
        </w:rPr>
        <w:t>:</w:t>
      </w:r>
      <w:r w:rsidRPr="000528DA">
        <w:rPr>
          <w:rtl/>
        </w:rPr>
        <w:t xml:space="preserve"> רשות.</w:t>
      </w:r>
    </w:p>
    <w:p w14:paraId="32091420" w14:textId="46B4DB16" w:rsidR="00A24328" w:rsidRDefault="00DA51A5" w:rsidP="009A59D1">
      <w:pPr>
        <w:pStyle w:val="38"/>
        <w:framePr w:wrap="notBeside"/>
        <w:rPr>
          <w:rtl/>
        </w:rPr>
      </w:pPr>
      <w:r w:rsidRPr="00660D7A">
        <w:rPr>
          <w:rtl/>
        </w:rPr>
        <w:t>אביי</w:t>
      </w:r>
      <w:r w:rsidR="00A24328">
        <w:rPr>
          <w:rtl/>
        </w:rPr>
        <w:t>:</w:t>
      </w:r>
    </w:p>
    <w:p w14:paraId="58C36D48" w14:textId="1083F98B" w:rsidR="0082324A" w:rsidRDefault="00DA51A5" w:rsidP="00701C6E">
      <w:pPr>
        <w:spacing w:after="120"/>
        <w:rPr>
          <w:rtl/>
        </w:rPr>
      </w:pPr>
      <w:bookmarkStart w:id="774" w:name="_Toc193635926"/>
      <w:bookmarkStart w:id="775" w:name="_Toc216184539"/>
      <w:r w:rsidRPr="00A10336">
        <w:rPr>
          <w:rStyle w:val="30"/>
          <w:rtl/>
        </w:rPr>
        <w:t>הלכה</w:t>
      </w:r>
      <w:bookmarkEnd w:id="774"/>
      <w:bookmarkEnd w:id="775"/>
      <w:r w:rsidRPr="000528DA">
        <w:rPr>
          <w:rtl/>
        </w:rPr>
        <w:t xml:space="preserve"> כדברי האומר חובה.</w:t>
      </w:r>
      <w:r w:rsidRPr="00C4656C">
        <w:rPr>
          <w:rFonts w:cs="Guttman Vilna" w:hint="cs"/>
          <w:rtl/>
        </w:rPr>
        <w:t xml:space="preserve"> </w:t>
      </w:r>
      <w:r w:rsidRPr="00E34F28">
        <w:rPr>
          <w:rStyle w:val="afffff9"/>
          <w:rtl/>
        </w:rPr>
        <w:t>ו</w:t>
      </w:r>
      <w:r w:rsidRPr="00E34F28">
        <w:rPr>
          <w:rStyle w:val="afffff9"/>
          <w:rFonts w:hint="cs"/>
          <w:rtl/>
        </w:rPr>
        <w:t>ל</w:t>
      </w:r>
      <w:r w:rsidRPr="00E34F28">
        <w:rPr>
          <w:rStyle w:val="afffff9"/>
          <w:rtl/>
        </w:rPr>
        <w:t>רבא:</w:t>
      </w:r>
      <w:r w:rsidRPr="000528DA">
        <w:rPr>
          <w:rtl/>
        </w:rPr>
        <w:t xml:space="preserve"> </w:t>
      </w:r>
      <w:r w:rsidRPr="00A10336">
        <w:rPr>
          <w:rStyle w:val="30"/>
          <w:rtl/>
        </w:rPr>
        <w:t>הלכה</w:t>
      </w:r>
      <w:r w:rsidRPr="000528DA">
        <w:rPr>
          <w:rtl/>
        </w:rPr>
        <w:t xml:space="preserve"> כדברי האומר רשות.</w:t>
      </w:r>
    </w:p>
    <w:p w14:paraId="0C51CAAE" w14:textId="533BE825" w:rsidR="005A491E" w:rsidRPr="000528DA" w:rsidRDefault="005A491E" w:rsidP="005A491E">
      <w:pPr>
        <w:pStyle w:val="afffffc"/>
        <w:rPr>
          <w:rtl/>
        </w:rPr>
      </w:pPr>
      <w:bookmarkStart w:id="776" w:name="_Toc216184540"/>
      <w:r>
        <w:rPr>
          <w:rFonts w:hint="cs"/>
          <w:rtl/>
        </w:rPr>
        <w:t>מעשה דר''ג ור' יהושע</w:t>
      </w:r>
      <w:bookmarkEnd w:id="776"/>
    </w:p>
    <w:p w14:paraId="06C37C20" w14:textId="77777777" w:rsidR="00A24328" w:rsidRDefault="006B575D" w:rsidP="009A59D1">
      <w:pPr>
        <w:pStyle w:val="38"/>
        <w:framePr w:wrap="notBeside"/>
        <w:rPr>
          <w:rtl/>
        </w:rPr>
      </w:pPr>
      <w:r w:rsidRPr="00660D7A">
        <w:rPr>
          <w:rFonts w:hint="cs"/>
          <w:rtl/>
        </w:rPr>
        <w:t>רשב</w:t>
      </w:r>
      <w:r w:rsidR="00280386" w:rsidRPr="00660D7A">
        <w:rPr>
          <w:rtl/>
        </w:rPr>
        <w:t>"</w:t>
      </w:r>
      <w:r w:rsidRPr="00660D7A">
        <w:rPr>
          <w:rFonts w:hint="cs"/>
          <w:rtl/>
        </w:rPr>
        <w:t>י</w:t>
      </w:r>
      <w:r w:rsidR="00A24328">
        <w:rPr>
          <w:rtl/>
        </w:rPr>
        <w:t>:</w:t>
      </w:r>
    </w:p>
    <w:p w14:paraId="5C443D98" w14:textId="23BC382B" w:rsidR="00737EE5" w:rsidRPr="00E34F28" w:rsidRDefault="00E35C0B" w:rsidP="00C4656C">
      <w:pPr>
        <w:pStyle w:val="afffff5"/>
        <w:spacing w:before="0"/>
        <w:rPr>
          <w:rtl/>
        </w:rPr>
      </w:pPr>
      <w:bookmarkStart w:id="777" w:name="_Toc193635927"/>
      <w:bookmarkStart w:id="778" w:name="_Toc216184541"/>
      <w:r w:rsidRPr="00A10336">
        <w:rPr>
          <w:rStyle w:val="30"/>
          <w:rFonts w:hint="cs"/>
          <w:rtl/>
        </w:rPr>
        <w:t>שא</w:t>
      </w:r>
      <w:r w:rsidR="006B575D" w:rsidRPr="00A10336">
        <w:rPr>
          <w:rStyle w:val="30"/>
          <w:rFonts w:hint="cs"/>
          <w:rtl/>
        </w:rPr>
        <w:t xml:space="preserve">ל </w:t>
      </w:r>
      <w:r w:rsidR="00C4656C" w:rsidRPr="00A10336">
        <w:rPr>
          <w:rStyle w:val="30"/>
          <w:rFonts w:hint="cs"/>
          <w:rtl/>
        </w:rPr>
        <w:t xml:space="preserve">מה דין </w:t>
      </w:r>
      <w:r w:rsidR="006B575D" w:rsidRPr="00A10336">
        <w:rPr>
          <w:rStyle w:val="30"/>
          <w:rFonts w:hint="cs"/>
          <w:rtl/>
        </w:rPr>
        <w:t>ערבית,</w:t>
      </w:r>
      <w:bookmarkEnd w:id="777"/>
      <w:bookmarkEnd w:id="778"/>
      <w:r w:rsidR="006B575D" w:rsidRPr="00A10336">
        <w:rPr>
          <w:rStyle w:val="30"/>
          <w:rFonts w:hint="cs"/>
          <w:rtl/>
        </w:rPr>
        <w:t xml:space="preserve"> </w:t>
      </w:r>
      <w:r w:rsidR="00363610" w:rsidRPr="00E34F28">
        <w:rPr>
          <w:rStyle w:val="afffff9"/>
          <w:rFonts w:hint="cs"/>
          <w:rtl/>
        </w:rPr>
        <w:t>ר</w:t>
      </w:r>
      <w:r w:rsidR="00DA51A5" w:rsidRPr="00E34F28">
        <w:rPr>
          <w:rStyle w:val="afffff9"/>
          <w:rFonts w:hint="cs"/>
          <w:rtl/>
        </w:rPr>
        <w:t>בי יהושע</w:t>
      </w:r>
      <w:r w:rsidRPr="00007009">
        <w:rPr>
          <w:rStyle w:val="afffff9"/>
          <w:rFonts w:hint="cs"/>
          <w:rtl/>
        </w:rPr>
        <w:t>:</w:t>
      </w:r>
      <w:r w:rsidR="00DA51A5" w:rsidRPr="00A10336">
        <w:rPr>
          <w:rStyle w:val="30"/>
          <w:rFonts w:hint="cs"/>
          <w:rtl/>
        </w:rPr>
        <w:t xml:space="preserve"> רשות,</w:t>
      </w:r>
      <w:r w:rsidR="00DA51A5" w:rsidRPr="00FE3D07">
        <w:rPr>
          <w:rFonts w:hint="cs"/>
          <w:rtl/>
        </w:rPr>
        <w:t xml:space="preserve"> </w:t>
      </w:r>
      <w:r w:rsidR="00DA51A5" w:rsidRPr="00007009">
        <w:rPr>
          <w:rStyle w:val="afffff9"/>
          <w:rFonts w:hint="cs"/>
          <w:rtl/>
        </w:rPr>
        <w:t>ר</w:t>
      </w:r>
      <w:r w:rsidR="00DA51A5" w:rsidRPr="00007009">
        <w:rPr>
          <w:rStyle w:val="afffff9"/>
          <w:rtl/>
        </w:rPr>
        <w:t>"</w:t>
      </w:r>
      <w:r w:rsidR="00DA51A5" w:rsidRPr="00007009">
        <w:rPr>
          <w:rStyle w:val="afffff9"/>
          <w:rFonts w:hint="cs"/>
          <w:rtl/>
        </w:rPr>
        <w:t>ג</w:t>
      </w:r>
      <w:r w:rsidRPr="00007009">
        <w:rPr>
          <w:rStyle w:val="afffff9"/>
          <w:rFonts w:hint="cs"/>
          <w:rtl/>
        </w:rPr>
        <w:t>:</w:t>
      </w:r>
      <w:r w:rsidR="00DA51A5" w:rsidRPr="00A10336">
        <w:rPr>
          <w:rStyle w:val="30"/>
          <w:rFonts w:hint="cs"/>
          <w:rtl/>
        </w:rPr>
        <w:t xml:space="preserve"> חובה,</w:t>
      </w:r>
      <w:r w:rsidR="001A1D0D" w:rsidRPr="00FE3D07">
        <w:rPr>
          <w:rFonts w:hint="cs"/>
          <w:rtl/>
        </w:rPr>
        <w:t xml:space="preserve"> </w:t>
      </w:r>
    </w:p>
    <w:p w14:paraId="56C947AA" w14:textId="43260D56"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C4656C" w:rsidRPr="00660D7A">
        <w:rPr>
          <w:rFonts w:hint="cs"/>
          <w:rtl/>
        </w:rPr>
        <w:t xml:space="preserve"> ר''ג</w:t>
      </w:r>
      <w:r w:rsidR="00A24328">
        <w:rPr>
          <w:rFonts w:hint="cs"/>
          <w:rtl/>
        </w:rPr>
        <w:t>:</w:t>
      </w:r>
    </w:p>
    <w:p w14:paraId="366D75F6" w14:textId="794B3F53" w:rsidR="00C4656C" w:rsidRPr="000528DA" w:rsidRDefault="00DA51A5" w:rsidP="000528DA">
      <w:pPr>
        <w:rPr>
          <w:rtl/>
        </w:rPr>
      </w:pPr>
      <w:r w:rsidRPr="000528DA">
        <w:rPr>
          <w:rFonts w:hint="cs"/>
          <w:rtl/>
        </w:rPr>
        <w:t xml:space="preserve">שימתין עד שיכנסו </w:t>
      </w:r>
      <w:r w:rsidRPr="000528DA">
        <w:rPr>
          <w:rtl/>
        </w:rPr>
        <w:t>בעלי תריסין לבית המדרש.</w:t>
      </w:r>
      <w:r w:rsidRPr="000528DA">
        <w:rPr>
          <w:rFonts w:hint="cs"/>
          <w:rtl/>
        </w:rPr>
        <w:t xml:space="preserve"> </w:t>
      </w:r>
    </w:p>
    <w:p w14:paraId="61708740" w14:textId="4A0D687F" w:rsidR="00A24328" w:rsidRDefault="00DA51A5" w:rsidP="009A59D1">
      <w:pPr>
        <w:pStyle w:val="38"/>
        <w:framePr w:wrap="notBeside"/>
        <w:rPr>
          <w:rtl/>
        </w:rPr>
      </w:pPr>
      <w:r w:rsidRPr="00660D7A">
        <w:rPr>
          <w:rFonts w:hint="cs"/>
          <w:rtl/>
        </w:rPr>
        <w:t>וכששאל</w:t>
      </w:r>
      <w:r w:rsidR="00737EE5" w:rsidRPr="00660D7A">
        <w:rPr>
          <w:rFonts w:hint="cs"/>
          <w:rtl/>
        </w:rPr>
        <w:t>,</w:t>
      </w:r>
      <w:r w:rsidRPr="00660D7A">
        <w:rPr>
          <w:rFonts w:hint="cs"/>
          <w:rtl/>
        </w:rPr>
        <w:t xml:space="preserve"> א</w:t>
      </w:r>
      <w:r w:rsidRPr="00660D7A">
        <w:rPr>
          <w:rtl/>
        </w:rPr>
        <w:t>"</w:t>
      </w:r>
      <w:r w:rsidRPr="00660D7A">
        <w:rPr>
          <w:rFonts w:hint="cs"/>
          <w:rtl/>
        </w:rPr>
        <w:t>ל ר</w:t>
      </w:r>
      <w:r w:rsidRPr="00660D7A">
        <w:rPr>
          <w:rtl/>
        </w:rPr>
        <w:t>"</w:t>
      </w:r>
      <w:r w:rsidRPr="00660D7A">
        <w:rPr>
          <w:rFonts w:hint="cs"/>
          <w:rtl/>
        </w:rPr>
        <w:t>ג</w:t>
      </w:r>
      <w:r w:rsidR="00A24328">
        <w:rPr>
          <w:rFonts w:hint="cs"/>
          <w:rtl/>
        </w:rPr>
        <w:t>:</w:t>
      </w:r>
    </w:p>
    <w:p w14:paraId="40FBD346" w14:textId="02CF2FFC" w:rsidR="00737EE5" w:rsidRPr="000528DA" w:rsidRDefault="00DA51A5" w:rsidP="000528DA">
      <w:pPr>
        <w:rPr>
          <w:rtl/>
        </w:rPr>
      </w:pPr>
      <w:r w:rsidRPr="000528DA">
        <w:rPr>
          <w:rFonts w:hint="cs"/>
          <w:rtl/>
        </w:rPr>
        <w:t>חובה,</w:t>
      </w:r>
      <w:r w:rsidRPr="000528DA">
        <w:rPr>
          <w:rtl/>
        </w:rPr>
        <w:t xml:space="preserve"> כלום יש שחולק בדבר זה? </w:t>
      </w:r>
    </w:p>
    <w:p w14:paraId="156422A3" w14:textId="5583F615" w:rsidR="00A24328" w:rsidRDefault="00DA51A5" w:rsidP="009A59D1">
      <w:pPr>
        <w:pStyle w:val="38"/>
        <w:framePr w:wrap="notBeside"/>
        <w:rPr>
          <w:rtl/>
        </w:rPr>
      </w:pPr>
      <w:r w:rsidRPr="00660D7A">
        <w:rPr>
          <w:rtl/>
        </w:rPr>
        <w:t>א"ל ר</w:t>
      </w:r>
      <w:r w:rsidR="00C4656C" w:rsidRPr="00660D7A">
        <w:rPr>
          <w:rFonts w:hint="cs"/>
          <w:rtl/>
        </w:rPr>
        <w:t>י"ה</w:t>
      </w:r>
      <w:r w:rsidR="00A24328">
        <w:rPr>
          <w:rtl/>
        </w:rPr>
        <w:t>:</w:t>
      </w:r>
    </w:p>
    <w:p w14:paraId="17E50337" w14:textId="35017EA4" w:rsidR="00E35C0B" w:rsidRPr="000528DA" w:rsidRDefault="00E35C0B" w:rsidP="000528DA">
      <w:pPr>
        <w:rPr>
          <w:rtl/>
        </w:rPr>
      </w:pPr>
      <w:r w:rsidRPr="000528DA">
        <w:rPr>
          <w:rtl/>
        </w:rPr>
        <w:t>לא</w:t>
      </w:r>
      <w:r w:rsidR="00DA51A5" w:rsidRPr="000528DA">
        <w:rPr>
          <w:rtl/>
        </w:rPr>
        <w:t>.</w:t>
      </w:r>
      <w:r w:rsidR="00DA51A5" w:rsidRPr="000528DA">
        <w:rPr>
          <w:rFonts w:hint="cs"/>
          <w:rtl/>
        </w:rPr>
        <w:t xml:space="preserve"> </w:t>
      </w:r>
      <w:r w:rsidR="00DA51A5" w:rsidRPr="00E34F28">
        <w:rPr>
          <w:rStyle w:val="afffff9"/>
          <w:rFonts w:hint="cs"/>
          <w:rtl/>
        </w:rPr>
        <w:t>א</w:t>
      </w:r>
      <w:r w:rsidR="00DA51A5" w:rsidRPr="00E34F28">
        <w:rPr>
          <w:rStyle w:val="afffff9"/>
          <w:rtl/>
        </w:rPr>
        <w:t>"</w:t>
      </w:r>
      <w:r w:rsidR="00DA51A5" w:rsidRPr="00E34F28">
        <w:rPr>
          <w:rStyle w:val="afffff9"/>
          <w:rFonts w:hint="cs"/>
          <w:rtl/>
        </w:rPr>
        <w:t>ל</w:t>
      </w:r>
      <w:r w:rsidR="00737EE5" w:rsidRPr="00E34F28">
        <w:rPr>
          <w:rStyle w:val="afffff9"/>
          <w:rFonts w:hint="cs"/>
          <w:rtl/>
        </w:rPr>
        <w:t>:</w:t>
      </w:r>
      <w:r w:rsidR="00DA51A5" w:rsidRPr="000528DA">
        <w:rPr>
          <w:rFonts w:hint="cs"/>
          <w:rtl/>
        </w:rPr>
        <w:t xml:space="preserve"> עמוד על רגליך עמד ו</w:t>
      </w:r>
      <w:r w:rsidR="00DA51A5" w:rsidRPr="000528DA">
        <w:rPr>
          <w:rtl/>
        </w:rPr>
        <w:t xml:space="preserve">אמר: עכשיו שאני חי והוא חי היאך יכול החי להכחיש את החי </w:t>
      </w:r>
    </w:p>
    <w:p w14:paraId="11AF4361" w14:textId="28733C84" w:rsidR="00A24328" w:rsidRDefault="00DA51A5" w:rsidP="009A59D1">
      <w:pPr>
        <w:pStyle w:val="38"/>
        <w:framePr w:wrap="notBeside"/>
        <w:rPr>
          <w:rtl/>
        </w:rPr>
      </w:pPr>
      <w:r w:rsidRPr="00660D7A">
        <w:rPr>
          <w:rtl/>
        </w:rPr>
        <w:t>ר"</w:t>
      </w:r>
      <w:r w:rsidRPr="00660D7A">
        <w:rPr>
          <w:rFonts w:hint="cs"/>
          <w:rtl/>
        </w:rPr>
        <w:t>ג</w:t>
      </w:r>
      <w:r w:rsidR="009B14FE">
        <w:rPr>
          <w:rFonts w:hint="cs"/>
          <w:rtl/>
        </w:rPr>
        <w:t>:</w:t>
      </w:r>
    </w:p>
    <w:p w14:paraId="47B92634" w14:textId="3D917E83" w:rsidR="00DA51A5" w:rsidRPr="000528DA" w:rsidRDefault="00C4656C" w:rsidP="000528DA">
      <w:pPr>
        <w:rPr>
          <w:rtl/>
        </w:rPr>
      </w:pPr>
      <w:r w:rsidRPr="000528DA">
        <w:rPr>
          <w:rFonts w:hint="cs"/>
          <w:rtl/>
        </w:rPr>
        <w:t>י</w:t>
      </w:r>
      <w:r w:rsidR="00DA51A5" w:rsidRPr="000528DA">
        <w:rPr>
          <w:rtl/>
        </w:rPr>
        <w:t xml:space="preserve">שב ודרש, </w:t>
      </w:r>
      <w:r w:rsidR="00DA51A5" w:rsidRPr="00E34F28">
        <w:rPr>
          <w:rStyle w:val="afffff9"/>
          <w:rtl/>
        </w:rPr>
        <w:t>ור</w:t>
      </w:r>
      <w:r w:rsidR="00DA51A5" w:rsidRPr="00E34F28">
        <w:rPr>
          <w:rStyle w:val="afffff9"/>
          <w:rFonts w:hint="cs"/>
          <w:rtl/>
        </w:rPr>
        <w:t>י</w:t>
      </w:r>
      <w:r w:rsidR="00DA51A5" w:rsidRPr="00E34F28">
        <w:rPr>
          <w:rStyle w:val="afffff9"/>
          <w:rtl/>
        </w:rPr>
        <w:t>"</w:t>
      </w:r>
      <w:r w:rsidR="00DA51A5" w:rsidRPr="00E34F28">
        <w:rPr>
          <w:rStyle w:val="afffff9"/>
          <w:rFonts w:hint="cs"/>
          <w:rtl/>
        </w:rPr>
        <w:t>ה</w:t>
      </w:r>
      <w:r w:rsidR="00DA51A5" w:rsidRPr="000528DA">
        <w:rPr>
          <w:rFonts w:hint="cs"/>
          <w:rtl/>
        </w:rPr>
        <w:t xml:space="preserve"> </w:t>
      </w:r>
      <w:r w:rsidR="00DA51A5" w:rsidRPr="000528DA">
        <w:rPr>
          <w:rtl/>
        </w:rPr>
        <w:t>עומד על רגליו, עד שרננו כל העם ואמרו לחוצפית התורגמן: עמוד! ועמד.</w:t>
      </w:r>
      <w:r w:rsidR="00737EE5" w:rsidRPr="000528DA">
        <w:rPr>
          <w:rFonts w:hint="cs"/>
          <w:rtl/>
        </w:rPr>
        <w:t xml:space="preserve"> </w:t>
      </w:r>
    </w:p>
    <w:p w14:paraId="45F5E366" w14:textId="77777777" w:rsidR="00A24328" w:rsidRDefault="00DA51A5" w:rsidP="009A59D1">
      <w:pPr>
        <w:pStyle w:val="38"/>
        <w:framePr w:wrap="notBeside"/>
        <w:rPr>
          <w:rtl/>
        </w:rPr>
      </w:pPr>
      <w:r w:rsidRPr="00660D7A">
        <w:rPr>
          <w:rtl/>
        </w:rPr>
        <w:t>אמר</w:t>
      </w:r>
      <w:r w:rsidRPr="00660D7A">
        <w:rPr>
          <w:rFonts w:hint="cs"/>
          <w:rtl/>
        </w:rPr>
        <w:t>ו</w:t>
      </w:r>
      <w:r w:rsidR="00A24328">
        <w:rPr>
          <w:rtl/>
        </w:rPr>
        <w:t>:</w:t>
      </w:r>
    </w:p>
    <w:p w14:paraId="37577550" w14:textId="0BB8A746" w:rsidR="00AF3775" w:rsidRPr="0029048C" w:rsidRDefault="00737EE5" w:rsidP="000528DA">
      <w:pPr>
        <w:rPr>
          <w:spacing w:val="-2"/>
          <w:rtl/>
        </w:rPr>
      </w:pPr>
      <w:r w:rsidRPr="0029048C">
        <w:rPr>
          <w:rFonts w:ascii="Fb Fontext" w:hAnsi="Fb Fontext" w:hint="cs"/>
          <w:spacing w:val="-2"/>
          <w:rtl/>
        </w:rPr>
        <w:t xml:space="preserve">שציערו </w:t>
      </w:r>
      <w:r>
        <w:rPr>
          <w:rStyle w:val="afffff9"/>
          <w:rFonts w:ascii="Fb Fontext" w:hAnsi="Fb Fontext" w:hint="cs"/>
          <w:spacing w:val="-2"/>
          <w:rtl/>
          <w:rPrChange w:id="9189" w:author="מנוע אמוראים" w:date="2026-10-05T16:40:51Z">
            <w:rPr>
              <w:rFonts w:ascii="Fb Fontext" w:hAnsi="Fb Fontext" w:hint="cs"/>
              <w:spacing w:val="-2"/>
              <w:rtl/>
            </w:rPr>
          </w:rPrChange>
        </w:rPr>
        <w:t xml:space="preserve">בר</w:t>
      </w:r>
      <w:r>
        <w:rPr>
          <w:rStyle w:val="afffff9"/>
          <w:rFonts w:ascii="Fb Fontext" w:hAnsi="Fb Fontext"/>
          <w:spacing w:val="-2"/>
          <w:rtl/>
          <w:rPrChange w:id="9190" w:author="מנוע אמוראים" w:date="2026-10-05T16:40:51Z">
            <w:rPr>
              <w:rFonts w:ascii="Fb Fontext" w:hAnsi="Fb Fontext"/>
              <w:spacing w:val="-2"/>
              <w:rtl/>
            </w:rPr>
          </w:rPrChange>
        </w:rPr>
        <w:t xml:space="preserve">"</w:t>
      </w:r>
      <w:r>
        <w:rPr>
          <w:rStyle w:val="afffff9"/>
          <w:rFonts w:ascii="Fb Fontext" w:hAnsi="Fb Fontext" w:hint="cs"/>
          <w:spacing w:val="-2"/>
          <w:rtl/>
          <w:rPrChange w:id="9191" w:author="מנוע אמוראים" w:date="2026-10-05T16:40:51Z">
            <w:rPr>
              <w:rFonts w:ascii="Fb Fontext" w:hAnsi="Fb Fontext" w:hint="cs"/>
              <w:spacing w:val="-2"/>
              <w:rtl/>
            </w:rPr>
          </w:rPrChange>
        </w:rPr>
        <w:t xml:space="preserve">ה</w:t>
      </w:r>
      <w:r>
        <w:rPr>
          <w:rFonts w:ascii="Fb Fontext" w:hAnsi="Fb Fontext" w:hint="cs"/>
          <w:spacing w:val="-2"/>
          <w:rtl/>
        </w:rPr>
        <w:t xml:space="preserve"> שעברה, בבכורות</w:t>
      </w:r>
      <w:r w:rsidR="00E35C0B" w:rsidRPr="0029048C">
        <w:rPr>
          <w:rFonts w:ascii="Fb Fontext" w:hAnsi="Fb Fontext" w:hint="cs"/>
          <w:spacing w:val="-2"/>
          <w:rtl/>
        </w:rPr>
        <w:t>,</w:t>
      </w:r>
      <w:r w:rsidR="00DA51A5" w:rsidRPr="0029048C">
        <w:rPr>
          <w:rFonts w:ascii="Fb Fontext" w:hAnsi="Fb Fontext" w:hint="cs"/>
          <w:spacing w:val="-2"/>
          <w:rtl/>
        </w:rPr>
        <w:t xml:space="preserve"> במעשה</w:t>
      </w:r>
      <w:r w:rsidR="00DA51A5" w:rsidRPr="0029048C">
        <w:rPr>
          <w:rStyle w:val="afffff9"/>
          <w:rFonts w:hint="cs"/>
          <w:spacing w:val="-2"/>
          <w:rtl/>
        </w:rPr>
        <w:t xml:space="preserve"> דר</w:t>
      </w:r>
      <w:r w:rsidR="00DA51A5" w:rsidRPr="0029048C">
        <w:rPr>
          <w:rStyle w:val="afffff9"/>
          <w:spacing w:val="-2"/>
          <w:rtl/>
        </w:rPr>
        <w:t>"</w:t>
      </w:r>
      <w:r w:rsidR="00DA51A5" w:rsidRPr="0029048C">
        <w:rPr>
          <w:rStyle w:val="afffff9"/>
          <w:rFonts w:hint="cs"/>
          <w:spacing w:val="-2"/>
          <w:rtl/>
        </w:rPr>
        <w:t>צ</w:t>
      </w:r>
      <w:r w:rsidR="00E35C0B" w:rsidRPr="0029048C">
        <w:rPr>
          <w:rStyle w:val="afffff9"/>
          <w:rFonts w:hint="cs"/>
          <w:spacing w:val="-2"/>
          <w:rtl/>
        </w:rPr>
        <w:t>,</w:t>
      </w:r>
      <w:r w:rsidR="00DA51A5" w:rsidRPr="0029048C">
        <w:rPr>
          <w:rStyle w:val="afffff9"/>
          <w:rFonts w:hint="cs"/>
          <w:spacing w:val="-2"/>
          <w:rtl/>
        </w:rPr>
        <w:t xml:space="preserve"> </w:t>
      </w:r>
      <w:r w:rsidR="00DA51A5" w:rsidRPr="0029048C">
        <w:rPr>
          <w:rFonts w:ascii="Fb Fontext" w:hAnsi="Fb Fontext" w:hint="cs"/>
          <w:spacing w:val="-2"/>
          <w:rtl/>
        </w:rPr>
        <w:t>ועכשיו, בואו ונעבירו</w:t>
      </w:r>
    </w:p>
    <w:p w14:paraId="4952A47C" w14:textId="77777777" w:rsidR="009B384B" w:rsidRDefault="009B384B" w:rsidP="009A59D1">
      <w:pPr>
        <w:pStyle w:val="38"/>
        <w:framePr w:wrap="notBeside"/>
        <w:rPr>
          <w:rtl/>
        </w:rPr>
      </w:pPr>
      <w:r>
        <w:rPr>
          <w:rFonts w:hint="cs"/>
          <w:rtl/>
        </w:rPr>
        <w:t xml:space="preserve">לא </w:t>
      </w:r>
      <w:r w:rsidR="00DA51A5" w:rsidRPr="000528DA">
        <w:rPr>
          <w:rFonts w:hint="cs"/>
          <w:rtl/>
        </w:rPr>
        <w:t xml:space="preserve">את </w:t>
      </w:r>
    </w:p>
    <w:p w14:paraId="5CD7C854" w14:textId="356B8FA4" w:rsidR="00737EE5" w:rsidRPr="000528DA" w:rsidRDefault="009B384B" w:rsidP="000528DA">
      <w:pPr>
        <w:rPr>
          <w:rtl/>
        </w:rPr>
      </w:pPr>
      <w:r>
        <w:rPr>
          <w:rStyle w:val="afffff9"/>
          <w:rFonts w:hint="cs"/>
          <w:rtl/>
        </w:rPr>
        <w:t>ר</w:t>
      </w:r>
      <w:r w:rsidR="00DA51A5" w:rsidRPr="00E34F28">
        <w:rPr>
          <w:rStyle w:val="afffff9"/>
          <w:rFonts w:hint="cs"/>
          <w:rtl/>
        </w:rPr>
        <w:t>בי יהושע</w:t>
      </w:r>
      <w:r w:rsidR="00DA51A5" w:rsidRPr="000528DA">
        <w:rPr>
          <w:rFonts w:ascii="Fb Fontext" w:hAnsi="Fb Fontext" w:hint="cs"/>
          <w:rtl/>
        </w:rPr>
        <w:t xml:space="preserve"> </w:t>
      </w:r>
      <w:r>
        <w:rPr>
          <w:rFonts w:ascii="Fb Fontext" w:hAnsi="Fb Fontext" w:hint="cs"/>
          <w:rtl/>
        </w:rPr>
        <w:t>-</w:t>
      </w:r>
      <w:r w:rsidR="00DA51A5" w:rsidRPr="000528DA">
        <w:rPr>
          <w:rFonts w:ascii="Fb Fontext" w:hAnsi="Fb Fontext" w:hint="cs"/>
          <w:rtl/>
        </w:rPr>
        <w:t xml:space="preserve">דבעל מעשה הוא, </w:t>
      </w:r>
    </w:p>
    <w:p w14:paraId="3342AFE0" w14:textId="77777777" w:rsidR="009B384B" w:rsidRDefault="00DA51A5" w:rsidP="009A59D1">
      <w:pPr>
        <w:pStyle w:val="38"/>
        <w:framePr w:wrap="notBeside"/>
        <w:rPr>
          <w:rtl/>
        </w:rPr>
      </w:pPr>
      <w:r w:rsidRPr="000528DA">
        <w:rPr>
          <w:rFonts w:hint="cs"/>
          <w:rtl/>
        </w:rPr>
        <w:t xml:space="preserve">ולא את </w:t>
      </w:r>
    </w:p>
    <w:p w14:paraId="5D2D2E62" w14:textId="0A5C6420" w:rsidR="0082324A" w:rsidRPr="000528DA" w:rsidRDefault="009B384B" w:rsidP="000528DA">
      <w:pPr>
        <w:rPr>
          <w:rtl/>
        </w:rPr>
      </w:pPr>
      <w:r>
        <w:rPr>
          <w:rStyle w:val="afffff9"/>
          <w:rFonts w:hint="cs"/>
          <w:rtl/>
        </w:rPr>
        <w:t>ר</w:t>
      </w:r>
      <w:r w:rsidR="00DA51A5" w:rsidRPr="00E34F28">
        <w:rPr>
          <w:rStyle w:val="afffff9"/>
          <w:rtl/>
        </w:rPr>
        <w:t>"</w:t>
      </w:r>
      <w:r w:rsidR="00DA51A5" w:rsidRPr="00E34F28">
        <w:rPr>
          <w:rStyle w:val="afffff9"/>
          <w:rFonts w:hint="cs"/>
          <w:rtl/>
        </w:rPr>
        <w:t>ע</w:t>
      </w:r>
      <w:r w:rsidR="00DA51A5" w:rsidRPr="000528DA">
        <w:rPr>
          <w:rFonts w:ascii="Fb Fontext" w:hAnsi="Fb Fontext" w:hint="cs"/>
          <w:rtl/>
        </w:rPr>
        <w:t xml:space="preserve"> </w:t>
      </w:r>
      <w:r w:rsidR="00363610" w:rsidRPr="000528DA">
        <w:rPr>
          <w:rFonts w:ascii="Fb Fontext" w:hAnsi="Fb Fontext" w:hint="cs"/>
          <w:rtl/>
        </w:rPr>
        <w:t>ש</w:t>
      </w:r>
      <w:r w:rsidR="00DA51A5" w:rsidRPr="000528DA">
        <w:rPr>
          <w:rFonts w:ascii="Fb Fontext" w:hAnsi="Fb Fontext" w:hint="cs"/>
          <w:rtl/>
        </w:rPr>
        <w:t>מא יענישו ואין לו זכות אבות</w:t>
      </w:r>
      <w:r w:rsidR="0082324A" w:rsidRPr="000528DA">
        <w:rPr>
          <w:rFonts w:ascii="Fb Fontext" w:hAnsi="Fb Fontext" w:hint="cs"/>
          <w:rtl/>
        </w:rPr>
        <w:t>,</w:t>
      </w:r>
      <w:r w:rsidR="00DA51A5" w:rsidRPr="000528DA">
        <w:rPr>
          <w:rFonts w:ascii="Fb Fontext" w:hAnsi="Fb Fontext" w:hint="cs"/>
          <w:rtl/>
        </w:rPr>
        <w:t xml:space="preserve"> </w:t>
      </w:r>
    </w:p>
    <w:p w14:paraId="0A5B8170" w14:textId="77777777" w:rsidR="009B384B" w:rsidRPr="009B384B" w:rsidRDefault="00DA51A5" w:rsidP="009A59D1">
      <w:pPr>
        <w:pStyle w:val="38"/>
        <w:framePr w:wrap="notBeside"/>
        <w:rPr>
          <w:rtl/>
        </w:rPr>
      </w:pPr>
      <w:bookmarkStart w:id="779" w:name="_Toc193635928"/>
      <w:r w:rsidRPr="009B384B">
        <w:rPr>
          <w:rFonts w:hint="cs"/>
          <w:rtl/>
        </w:rPr>
        <w:t xml:space="preserve">אלא את </w:t>
      </w:r>
    </w:p>
    <w:p w14:paraId="295946B6" w14:textId="5543CBBA" w:rsidR="00737EE5" w:rsidRPr="000528DA" w:rsidRDefault="009B384B" w:rsidP="000528DA">
      <w:pPr>
        <w:rPr>
          <w:rtl/>
        </w:rPr>
      </w:pPr>
      <w:bookmarkStart w:id="780" w:name="_Toc216184542"/>
      <w:r>
        <w:rPr>
          <w:rStyle w:val="afffff9"/>
          <w:rFonts w:hint="cs"/>
          <w:rtl/>
          <w:rPrChange w:id="9192" w:author="מנוע אמוראים" w:date="2026-10-05T16:40:51Z">
            <w:rPr>
              <w:rStyle w:val="30"/>
              <w:rFonts w:hint="cs"/>
              <w:rtl/>
            </w:rPr>
          </w:rPrChange>
        </w:rPr>
        <w:t xml:space="preserve">ר</w:t>
      </w:r>
      <w:r>
        <w:rPr>
          <w:rStyle w:val="afffff9"/>
          <w:rFonts w:hint="cs"/>
          <w:rtl/>
          <w:rPrChange w:id="9193" w:author="מנוע אמוראים" w:date="2026-10-05T16:40:51Z">
            <w:rPr>
              <w:rStyle w:val="30"/>
              <w:rFonts w:hint="cs"/>
              <w:rtl/>
            </w:rPr>
          </w:rPrChange>
        </w:rPr>
        <w:t xml:space="preserve">אב</w:t>
      </w:r>
      <w:r>
        <w:rPr>
          <w:rStyle w:val="afffff9"/>
          <w:rtl/>
          <w:rPrChange w:id="9194" w:author="מנוע אמוראים" w:date="2026-10-05T16:40:51Z">
            <w:rPr>
              <w:rStyle w:val="30"/>
              <w:rtl/>
            </w:rPr>
          </w:rPrChange>
        </w:rPr>
        <w:t xml:space="preserve">"</w:t>
      </w:r>
      <w:r>
        <w:rPr>
          <w:rStyle w:val="afffff9"/>
          <w:rFonts w:hint="cs"/>
          <w:rtl/>
          <w:rPrChange w:id="9195" w:author="מנוע אמוראים" w:date="2026-10-05T16:40:51Z">
            <w:rPr>
              <w:rStyle w:val="30"/>
              <w:rFonts w:hint="cs"/>
              <w:rtl/>
            </w:rPr>
          </w:rPrChange>
        </w:rPr>
        <w:t xml:space="preserve">ע</w:t>
      </w:r>
      <w:bookmarkEnd w:id="779"/>
      <w:bookmarkEnd w:id="780"/>
      <w:r w:rsidR="00DA51A5" w:rsidRPr="000528DA">
        <w:rPr>
          <w:rtl/>
        </w:rPr>
        <w:t xml:space="preserve">, </w:t>
      </w:r>
      <w:r w:rsidR="00737EE5" w:rsidRPr="000528DA">
        <w:rPr>
          <w:rFonts w:hint="cs"/>
          <w:rtl/>
        </w:rPr>
        <w:t>ש</w:t>
      </w:r>
      <w:r w:rsidR="00DA51A5" w:rsidRPr="000528DA">
        <w:rPr>
          <w:rtl/>
        </w:rPr>
        <w:t>חכם</w:t>
      </w:r>
      <w:r w:rsidR="00DA51A5" w:rsidRPr="000528DA">
        <w:rPr>
          <w:rFonts w:hint="cs"/>
          <w:rtl/>
        </w:rPr>
        <w:t xml:space="preserve"> </w:t>
      </w:r>
      <w:r w:rsidR="00DA51A5" w:rsidRPr="000528DA">
        <w:rPr>
          <w:rFonts w:hint="cs"/>
          <w:sz w:val="14"/>
          <w:rtl/>
        </w:rPr>
        <w:t xml:space="preserve">דאי </w:t>
      </w:r>
      <w:r w:rsidR="00737EE5" w:rsidRPr="000528DA">
        <w:rPr>
          <w:rFonts w:hint="cs"/>
          <w:sz w:val="14"/>
          <w:rtl/>
        </w:rPr>
        <w:t>יקשה</w:t>
      </w:r>
      <w:r w:rsidR="00DA51A5" w:rsidRPr="000528DA">
        <w:rPr>
          <w:rFonts w:hint="cs"/>
          <w:sz w:val="14"/>
          <w:rtl/>
        </w:rPr>
        <w:t xml:space="preserve"> </w:t>
      </w:r>
      <w:r w:rsidR="00737EE5" w:rsidRPr="000528DA">
        <w:rPr>
          <w:rFonts w:hint="cs"/>
          <w:sz w:val="14"/>
          <w:rtl/>
        </w:rPr>
        <w:t>יתרץ</w:t>
      </w:r>
      <w:r w:rsidR="00737EE5" w:rsidRPr="000528DA">
        <w:rPr>
          <w:rFonts w:hint="cs"/>
          <w:rtl/>
        </w:rPr>
        <w:t>,</w:t>
      </w:r>
      <w:r w:rsidR="00DA51A5" w:rsidRPr="000528DA">
        <w:rPr>
          <w:rtl/>
        </w:rPr>
        <w:t xml:space="preserve"> ו</w:t>
      </w:r>
      <w:r w:rsidR="00737EE5" w:rsidRPr="000528DA">
        <w:rPr>
          <w:rFonts w:hint="cs"/>
          <w:rtl/>
        </w:rPr>
        <w:t>ע</w:t>
      </w:r>
      <w:r w:rsidR="00DA51A5" w:rsidRPr="000528DA">
        <w:rPr>
          <w:rtl/>
        </w:rPr>
        <w:t>שיר</w:t>
      </w:r>
      <w:r w:rsidR="00DA51A5" w:rsidRPr="000528DA">
        <w:rPr>
          <w:rFonts w:hint="cs"/>
          <w:rtl/>
        </w:rPr>
        <w:t xml:space="preserve"> </w:t>
      </w:r>
      <w:r w:rsidR="00DA51A5" w:rsidRPr="000528DA">
        <w:rPr>
          <w:rFonts w:hint="cs"/>
          <w:sz w:val="14"/>
          <w:rtl/>
        </w:rPr>
        <w:t>לשלוח לקיסר</w:t>
      </w:r>
      <w:r w:rsidR="00737EE5" w:rsidRPr="000528DA">
        <w:rPr>
          <w:rFonts w:hint="cs"/>
          <w:rtl/>
        </w:rPr>
        <w:t>,</w:t>
      </w:r>
      <w:r w:rsidR="00DA51A5" w:rsidRPr="000528DA">
        <w:rPr>
          <w:rtl/>
        </w:rPr>
        <w:t xml:space="preserve"> </w:t>
      </w:r>
    </w:p>
    <w:p w14:paraId="60FA772D" w14:textId="35CB258E" w:rsidR="00737EE5" w:rsidRPr="000528DA" w:rsidRDefault="00737EE5" w:rsidP="000528DA">
      <w:pPr>
        <w:rPr>
          <w:rtl/>
        </w:rPr>
      </w:pPr>
      <w:r w:rsidRPr="000528DA">
        <w:rPr>
          <w:rFonts w:hint="cs"/>
          <w:rtl/>
        </w:rPr>
        <w:t>ו</w:t>
      </w:r>
      <w:r w:rsidR="00DA51A5" w:rsidRPr="000528DA">
        <w:rPr>
          <w:rtl/>
        </w:rPr>
        <w:t>עשירי לעזרא</w:t>
      </w:r>
      <w:r w:rsidR="00DA51A5" w:rsidRPr="000528DA">
        <w:rPr>
          <w:rFonts w:hint="cs"/>
          <w:rtl/>
        </w:rPr>
        <w:t xml:space="preserve"> </w:t>
      </w:r>
      <w:r w:rsidR="00DA51A5" w:rsidRPr="000528DA">
        <w:rPr>
          <w:rFonts w:hint="cs"/>
          <w:sz w:val="14"/>
          <w:rtl/>
        </w:rPr>
        <w:t>זכות אבות</w:t>
      </w:r>
      <w:r w:rsidR="00DA51A5" w:rsidRPr="000528DA">
        <w:rPr>
          <w:rtl/>
        </w:rPr>
        <w:t>.</w:t>
      </w:r>
      <w:r w:rsidR="00DA51A5" w:rsidRPr="000528DA">
        <w:rPr>
          <w:rFonts w:hint="cs"/>
          <w:rtl/>
        </w:rPr>
        <w:t xml:space="preserve"> ונמלך </w:t>
      </w:r>
      <w:r w:rsidR="00AF3775" w:rsidRPr="000528DA">
        <w:rPr>
          <w:rFonts w:hint="cs"/>
          <w:rtl/>
        </w:rPr>
        <w:t xml:space="preserve">באשתו </w:t>
      </w:r>
      <w:r w:rsidR="00DA51A5" w:rsidRPr="00E34F28">
        <w:rPr>
          <w:rStyle w:val="afffff9"/>
          <w:rFonts w:hint="cs"/>
          <w:rtl/>
        </w:rPr>
        <w:t>ואמרה לו</w:t>
      </w:r>
      <w:r w:rsidR="00DA51A5" w:rsidRPr="000528DA">
        <w:rPr>
          <w:rFonts w:hint="cs"/>
          <w:rtl/>
        </w:rPr>
        <w:t xml:space="preserve"> שאפשר שיעבירהו, ולא ישתמש בכוס יקרה ולמחר נשברת, </w:t>
      </w:r>
      <w:r w:rsidR="00DA51A5" w:rsidRPr="009B384B">
        <w:rPr>
          <w:rStyle w:val="afffff9"/>
          <w:rFonts w:hint="cs"/>
          <w:rtl/>
        </w:rPr>
        <w:t>ועוד</w:t>
      </w:r>
      <w:r w:rsidR="00DA51A5" w:rsidRPr="000528DA">
        <w:rPr>
          <w:rFonts w:hint="cs"/>
          <w:rtl/>
        </w:rPr>
        <w:t xml:space="preserve"> שאין לו </w:t>
      </w:r>
      <w:r w:rsidR="00DA51A5" w:rsidRPr="0029048C">
        <w:rPr>
          <w:rFonts w:hint="cs"/>
          <w:spacing w:val="-4"/>
          <w:rtl/>
        </w:rPr>
        <w:t>שערות לבנות, וארע נס ואף שהיה בין י</w:t>
      </w:r>
      <w:r w:rsidR="00DA51A5" w:rsidRPr="0029048C">
        <w:rPr>
          <w:spacing w:val="-4"/>
          <w:rtl/>
        </w:rPr>
        <w:t>"</w:t>
      </w:r>
      <w:r w:rsidR="00DA51A5" w:rsidRPr="0029048C">
        <w:rPr>
          <w:rFonts w:hint="cs"/>
          <w:spacing w:val="-4"/>
          <w:rtl/>
        </w:rPr>
        <w:t>ח נעשו לו י</w:t>
      </w:r>
      <w:r w:rsidR="00DA51A5" w:rsidRPr="0029048C">
        <w:rPr>
          <w:spacing w:val="-4"/>
          <w:rtl/>
        </w:rPr>
        <w:t>"</w:t>
      </w:r>
      <w:r w:rsidR="00DA51A5" w:rsidRPr="0029048C">
        <w:rPr>
          <w:rFonts w:hint="cs"/>
          <w:spacing w:val="-4"/>
          <w:rtl/>
        </w:rPr>
        <w:t>ח שערות לבנות,</w:t>
      </w:r>
      <w:r w:rsidR="001A1D0D" w:rsidRPr="000528DA">
        <w:rPr>
          <w:rFonts w:hint="cs"/>
          <w:rtl/>
        </w:rPr>
        <w:t xml:space="preserve"> </w:t>
      </w:r>
    </w:p>
    <w:p w14:paraId="74D1DB18" w14:textId="6E27720D" w:rsidR="00A24328" w:rsidRDefault="00DA51A5" w:rsidP="009A59D1">
      <w:pPr>
        <w:pStyle w:val="38"/>
        <w:framePr w:wrap="notBeside"/>
        <w:rPr>
          <w:rtl/>
        </w:rPr>
      </w:pPr>
      <w:r w:rsidRPr="00660D7A">
        <w:rPr>
          <w:rFonts w:hint="cs"/>
          <w:rtl/>
        </w:rPr>
        <w:t>וזהו דארב</w:t>
      </w:r>
      <w:r w:rsidRPr="00660D7A">
        <w:rPr>
          <w:rtl/>
        </w:rPr>
        <w:t>"</w:t>
      </w:r>
      <w:r w:rsidRPr="00660D7A">
        <w:rPr>
          <w:rFonts w:hint="cs"/>
          <w:rtl/>
        </w:rPr>
        <w:t>ע</w:t>
      </w:r>
      <w:r w:rsidR="00A24328">
        <w:rPr>
          <w:rtl/>
        </w:rPr>
        <w:t>:</w:t>
      </w:r>
    </w:p>
    <w:p w14:paraId="03BAE8FF" w14:textId="05219806" w:rsidR="00DA51A5" w:rsidRPr="000528DA" w:rsidRDefault="00DA51A5" w:rsidP="000528DA">
      <w:pPr>
        <w:rPr>
          <w:rtl/>
        </w:rPr>
      </w:pPr>
      <w:r w:rsidRPr="000528DA">
        <w:rPr>
          <w:rtl/>
        </w:rPr>
        <w:t xml:space="preserve">הרי אני </w:t>
      </w:r>
      <w:r w:rsidRPr="00A10336">
        <w:rPr>
          <w:rStyle w:val="30"/>
          <w:rtl/>
        </w:rPr>
        <w:t>כבן שבעים שנה</w:t>
      </w:r>
      <w:r w:rsidRPr="000528DA">
        <w:rPr>
          <w:rtl/>
        </w:rPr>
        <w:t>, ולא בן שבעים שנה.</w:t>
      </w:r>
    </w:p>
    <w:p w14:paraId="715B5000" w14:textId="77777777" w:rsidR="00A24328" w:rsidRDefault="00DA51A5" w:rsidP="009A59D1">
      <w:pPr>
        <w:pStyle w:val="38"/>
        <w:framePr w:wrap="notBeside"/>
        <w:rPr>
          <w:rtl/>
        </w:rPr>
      </w:pPr>
      <w:r w:rsidRPr="00660D7A">
        <w:rPr>
          <w:rtl/>
        </w:rPr>
        <w:t>תנא</w:t>
      </w:r>
      <w:r w:rsidR="00A24328">
        <w:rPr>
          <w:rtl/>
        </w:rPr>
        <w:t>:</w:t>
      </w:r>
    </w:p>
    <w:p w14:paraId="6C604957" w14:textId="31CF1B69" w:rsidR="00C4656C" w:rsidRPr="000528DA" w:rsidRDefault="00DA51A5" w:rsidP="000528DA">
      <w:pPr>
        <w:rPr>
          <w:rtl/>
        </w:rPr>
      </w:pPr>
      <w:r w:rsidRPr="000528DA">
        <w:rPr>
          <w:rtl/>
        </w:rPr>
        <w:t>אותו היום סלקוהו לשומר הפתח ונתנה רשות לתלמידים ליכנס.</w:t>
      </w:r>
      <w:r w:rsidR="001A1D0D" w:rsidRPr="000528DA">
        <w:rPr>
          <w:rFonts w:hint="cs"/>
          <w:rtl/>
        </w:rPr>
        <w:t xml:space="preserve"> </w:t>
      </w:r>
    </w:p>
    <w:p w14:paraId="7725117F" w14:textId="64CF6D9E" w:rsidR="00A24328" w:rsidRDefault="00DA51A5" w:rsidP="009A59D1">
      <w:pPr>
        <w:pStyle w:val="38"/>
        <w:framePr w:wrap="notBeside"/>
        <w:rPr>
          <w:rtl/>
        </w:rPr>
      </w:pPr>
      <w:r w:rsidRPr="00660D7A">
        <w:rPr>
          <w:rFonts w:hint="cs"/>
          <w:rtl/>
        </w:rPr>
        <w:lastRenderedPageBreak/>
        <w:t>ש</w:t>
      </w:r>
      <w:r w:rsidRPr="00660D7A">
        <w:rPr>
          <w:rtl/>
        </w:rPr>
        <w:t>ר</w:t>
      </w:r>
      <w:r w:rsidRPr="00660D7A">
        <w:rPr>
          <w:rFonts w:hint="cs"/>
          <w:rtl/>
        </w:rPr>
        <w:t>"ג</w:t>
      </w:r>
      <w:r w:rsidR="009B384B">
        <w:rPr>
          <w:rFonts w:hint="cs"/>
          <w:rtl/>
        </w:rPr>
        <w:t xml:space="preserve"> הכריז</w:t>
      </w:r>
      <w:r w:rsidR="00A24328">
        <w:rPr>
          <w:rtl/>
        </w:rPr>
        <w:t>:</w:t>
      </w:r>
    </w:p>
    <w:p w14:paraId="0C492BBF" w14:textId="09D2E5DF" w:rsidR="00DA51A5" w:rsidRPr="000528DA" w:rsidRDefault="00DA51A5" w:rsidP="000528DA">
      <w:pPr>
        <w:rPr>
          <w:rtl/>
        </w:rPr>
      </w:pPr>
      <w:r w:rsidRPr="000528DA">
        <w:rPr>
          <w:rtl/>
        </w:rPr>
        <w:t>כל תלמיד שאין תוכו כברו - לא יכנס לבית המדרש.</w:t>
      </w:r>
    </w:p>
    <w:p w14:paraId="4C9701CB" w14:textId="0305801F" w:rsidR="00C4656C" w:rsidRPr="000528DA" w:rsidRDefault="00DA51A5" w:rsidP="009B384B">
      <w:pPr>
        <w:spacing w:after="60"/>
        <w:rPr>
          <w:rtl/>
        </w:rPr>
      </w:pPr>
      <w:r w:rsidRPr="000528DA">
        <w:rPr>
          <w:rFonts w:hint="cs"/>
          <w:rtl/>
        </w:rPr>
        <w:t xml:space="preserve">ובאותו היום </w:t>
      </w:r>
      <w:r w:rsidR="001A1D0D" w:rsidRPr="000528DA">
        <w:rPr>
          <w:rFonts w:hint="cs"/>
          <w:rtl/>
        </w:rPr>
        <w:t>נ</w:t>
      </w:r>
      <w:r w:rsidRPr="000528DA">
        <w:rPr>
          <w:rFonts w:hint="cs"/>
          <w:rtl/>
        </w:rPr>
        <w:t xml:space="preserve">וספו </w:t>
      </w:r>
      <w:r w:rsidR="006C7C1C" w:rsidRPr="00A10336">
        <w:rPr>
          <w:rStyle w:val="30"/>
          <w:rFonts w:hint="cs"/>
          <w:rtl/>
        </w:rPr>
        <w:t xml:space="preserve">ארבע מאות </w:t>
      </w:r>
      <w:r w:rsidR="006C7C1C" w:rsidRPr="000528DA">
        <w:rPr>
          <w:rFonts w:hint="cs"/>
          <w:rtl/>
        </w:rPr>
        <w:t xml:space="preserve">ספסלים, </w:t>
      </w:r>
      <w:r w:rsidR="006C7C1C" w:rsidRPr="009B384B">
        <w:rPr>
          <w:rStyle w:val="afffff9"/>
          <w:rFonts w:hint="cs"/>
          <w:rtl/>
        </w:rPr>
        <w:t>ואמרי</w:t>
      </w:r>
      <w:r w:rsidR="006C7C1C" w:rsidRPr="000528DA">
        <w:rPr>
          <w:rFonts w:hint="cs"/>
          <w:rtl/>
        </w:rPr>
        <w:t xml:space="preserve"> שבע מאות. </w:t>
      </w:r>
    </w:p>
    <w:p w14:paraId="6E20068A" w14:textId="3CACCF3C" w:rsidR="00737EE5" w:rsidRPr="000528DA" w:rsidRDefault="00DA51A5" w:rsidP="000528DA">
      <w:pPr>
        <w:rPr>
          <w:rtl/>
        </w:rPr>
      </w:pPr>
      <w:bookmarkStart w:id="781" w:name="_Toc193635929"/>
      <w:bookmarkStart w:id="782" w:name="_Toc216184543"/>
      <w:r w:rsidRPr="00A10336">
        <w:rPr>
          <w:rStyle w:val="30"/>
          <w:rFonts w:hint="cs"/>
          <w:rtl/>
        </w:rPr>
        <w:t>וחלשה דעתו</w:t>
      </w:r>
      <w:bookmarkEnd w:id="781"/>
      <w:bookmarkEnd w:id="782"/>
      <w:r w:rsidRPr="00A10336">
        <w:rPr>
          <w:rStyle w:val="30"/>
          <w:rFonts w:hint="cs"/>
          <w:rtl/>
        </w:rPr>
        <w:t xml:space="preserve"> </w:t>
      </w:r>
      <w:r w:rsidRPr="00E34F28">
        <w:rPr>
          <w:rStyle w:val="afffff9"/>
          <w:rFonts w:hint="cs"/>
          <w:rtl/>
        </w:rPr>
        <w:t>דר</w:t>
      </w:r>
      <w:r w:rsidRPr="00E34F28">
        <w:rPr>
          <w:rStyle w:val="afffff9"/>
          <w:rtl/>
        </w:rPr>
        <w:t>"</w:t>
      </w:r>
      <w:r w:rsidRPr="00E34F28">
        <w:rPr>
          <w:rStyle w:val="afffff9"/>
          <w:rFonts w:hint="cs"/>
          <w:rtl/>
        </w:rPr>
        <w:t>ג</w:t>
      </w:r>
      <w:r w:rsidRPr="000528DA">
        <w:rPr>
          <w:rFonts w:hint="cs"/>
          <w:rtl/>
        </w:rPr>
        <w:t xml:space="preserve"> דאפשר ח</w:t>
      </w:r>
      <w:r w:rsidRPr="000528DA">
        <w:rPr>
          <w:rtl/>
        </w:rPr>
        <w:t>"</w:t>
      </w:r>
      <w:r w:rsidRPr="000528DA">
        <w:rPr>
          <w:rFonts w:hint="cs"/>
          <w:rtl/>
        </w:rPr>
        <w:t>ו מנעתי תורה מישראל</w:t>
      </w:r>
      <w:r w:rsidR="00737EE5" w:rsidRPr="000528DA">
        <w:rPr>
          <w:rFonts w:hint="cs"/>
          <w:rtl/>
        </w:rPr>
        <w:t>,</w:t>
      </w:r>
      <w:r w:rsidRPr="000528DA">
        <w:rPr>
          <w:rFonts w:hint="cs"/>
          <w:rtl/>
        </w:rPr>
        <w:t xml:space="preserve"> </w:t>
      </w:r>
    </w:p>
    <w:p w14:paraId="1D838BDF" w14:textId="77777777" w:rsidR="006C7C1C" w:rsidRPr="000528DA" w:rsidRDefault="00DA51A5" w:rsidP="000528DA">
      <w:pPr>
        <w:rPr>
          <w:rtl/>
        </w:rPr>
      </w:pPr>
      <w:r w:rsidRPr="000528DA">
        <w:rPr>
          <w:rFonts w:hint="cs"/>
          <w:rtl/>
        </w:rPr>
        <w:t xml:space="preserve">הראו לו </w:t>
      </w:r>
      <w:r w:rsidRPr="00A10336">
        <w:rPr>
          <w:rStyle w:val="30"/>
          <w:rFonts w:hint="cs"/>
          <w:rtl/>
        </w:rPr>
        <w:t>בחלום</w:t>
      </w:r>
      <w:r w:rsidRPr="000528DA">
        <w:rPr>
          <w:rFonts w:hint="cs"/>
          <w:rtl/>
        </w:rPr>
        <w:t xml:space="preserve"> </w:t>
      </w:r>
      <w:r w:rsidRPr="00A10336">
        <w:rPr>
          <w:rStyle w:val="30"/>
          <w:rFonts w:hint="cs"/>
          <w:rtl/>
        </w:rPr>
        <w:t>דליים לבנים</w:t>
      </w:r>
      <w:r w:rsidRPr="000528DA">
        <w:rPr>
          <w:rFonts w:hint="cs"/>
          <w:rtl/>
        </w:rPr>
        <w:t xml:space="preserve"> מלאים </w:t>
      </w:r>
      <w:r w:rsidR="006C7C1C" w:rsidRPr="000528DA">
        <w:rPr>
          <w:rFonts w:hint="cs"/>
          <w:rtl/>
        </w:rPr>
        <w:t>אפר</w:t>
      </w:r>
      <w:r w:rsidR="00737EE5" w:rsidRPr="000528DA">
        <w:rPr>
          <w:rFonts w:hint="cs"/>
          <w:rtl/>
        </w:rPr>
        <w:t>,</w:t>
      </w:r>
      <w:r w:rsidR="001A1D0D" w:rsidRPr="000528DA">
        <w:rPr>
          <w:rFonts w:hint="cs"/>
          <w:rtl/>
        </w:rPr>
        <w:t xml:space="preserve"> </w:t>
      </w:r>
      <w:r w:rsidRPr="000528DA">
        <w:rPr>
          <w:rStyle w:val="affffff6"/>
          <w:rFonts w:hint="cs"/>
          <w:spacing w:val="0"/>
          <w:rtl/>
        </w:rPr>
        <w:t>שאינם ראויים</w:t>
      </w:r>
      <w:r w:rsidRPr="000528DA">
        <w:rPr>
          <w:rFonts w:hint="cs"/>
          <w:rtl/>
        </w:rPr>
        <w:t xml:space="preserve"> </w:t>
      </w:r>
    </w:p>
    <w:p w14:paraId="468BA0DB" w14:textId="77777777" w:rsidR="009B384B" w:rsidRPr="009B384B" w:rsidRDefault="00DA51A5" w:rsidP="009A59D1">
      <w:pPr>
        <w:pStyle w:val="38"/>
        <w:framePr w:wrap="notBeside"/>
        <w:rPr>
          <w:rtl/>
        </w:rPr>
      </w:pPr>
      <w:r w:rsidRPr="009B384B">
        <w:rPr>
          <w:rFonts w:hint="cs"/>
          <w:rtl/>
        </w:rPr>
        <w:t>ולא היא</w:t>
      </w:r>
      <w:r w:rsidR="00C4656C" w:rsidRPr="009B384B">
        <w:rPr>
          <w:rFonts w:hint="cs"/>
          <w:rtl/>
        </w:rPr>
        <w:t>!</w:t>
      </w:r>
    </w:p>
    <w:p w14:paraId="0B46C65F" w14:textId="4D1FBF4E" w:rsidR="0082324A" w:rsidRPr="000528DA" w:rsidRDefault="00C4656C" w:rsidP="00701C6E">
      <w:pPr>
        <w:spacing w:after="120"/>
        <w:rPr>
          <w:rtl/>
        </w:rPr>
      </w:pPr>
      <w:r w:rsidRPr="000528DA">
        <w:rPr>
          <w:rFonts w:hint="cs"/>
          <w:rtl/>
        </w:rPr>
        <w:t xml:space="preserve">שהראו לו את זה </w:t>
      </w:r>
      <w:r w:rsidR="00DA51A5" w:rsidRPr="000528DA">
        <w:rPr>
          <w:rFonts w:hint="cs"/>
          <w:rtl/>
        </w:rPr>
        <w:t xml:space="preserve">רק </w:t>
      </w:r>
      <w:r w:rsidR="00DA51A5" w:rsidRPr="00A10336">
        <w:rPr>
          <w:rStyle w:val="30"/>
          <w:rFonts w:hint="cs"/>
          <w:rtl/>
        </w:rPr>
        <w:t>ליישב דעתו</w:t>
      </w:r>
      <w:r w:rsidRPr="00A10336">
        <w:rPr>
          <w:rStyle w:val="30"/>
          <w:rFonts w:hint="cs"/>
          <w:rtl/>
        </w:rPr>
        <w:t>.</w:t>
      </w:r>
      <w:r w:rsidR="001A1D0D" w:rsidRPr="000528DA">
        <w:rPr>
          <w:rFonts w:hint="cs"/>
          <w:rtl/>
        </w:rPr>
        <w:t xml:space="preserve"> </w:t>
      </w:r>
    </w:p>
    <w:p w14:paraId="4BB4690B" w14:textId="512887CB" w:rsidR="00A24328" w:rsidRDefault="00DA51A5" w:rsidP="009A59D1">
      <w:pPr>
        <w:pStyle w:val="38"/>
        <w:framePr w:wrap="notBeside"/>
        <w:rPr>
          <w:rtl/>
        </w:rPr>
      </w:pPr>
      <w:r w:rsidRPr="00660D7A">
        <w:rPr>
          <w:rtl/>
        </w:rPr>
        <w:t>תנא</w:t>
      </w:r>
      <w:r w:rsidR="00A24328">
        <w:rPr>
          <w:rtl/>
        </w:rPr>
        <w:t>:</w:t>
      </w:r>
    </w:p>
    <w:p w14:paraId="550DAA14" w14:textId="77777777" w:rsidR="009B384B" w:rsidRDefault="00DA51A5" w:rsidP="009B384B">
      <w:pPr>
        <w:rPr>
          <w:rtl/>
        </w:rPr>
      </w:pPr>
      <w:bookmarkStart w:id="783" w:name="_Toc193635930"/>
      <w:bookmarkStart w:id="784" w:name="_Toc216184544"/>
      <w:r w:rsidRPr="00A10336">
        <w:rPr>
          <w:rStyle w:val="30"/>
          <w:rtl/>
        </w:rPr>
        <w:t>עדיות</w:t>
      </w:r>
      <w:bookmarkEnd w:id="783"/>
      <w:bookmarkEnd w:id="784"/>
      <w:r w:rsidRPr="000528DA">
        <w:rPr>
          <w:rtl/>
        </w:rPr>
        <w:t xml:space="preserve"> </w:t>
      </w:r>
      <w:r w:rsidRPr="00A10336">
        <w:rPr>
          <w:rStyle w:val="30"/>
          <w:rtl/>
        </w:rPr>
        <w:t>בו ביום נשנית</w:t>
      </w:r>
      <w:r w:rsidRPr="000528DA">
        <w:rPr>
          <w:rtl/>
        </w:rPr>
        <w:t xml:space="preserve">, וכל </w:t>
      </w:r>
      <w:r w:rsidR="00077CDD" w:rsidRPr="000528DA">
        <w:rPr>
          <w:rFonts w:hint="cs"/>
          <w:rtl/>
        </w:rPr>
        <w:t>ד</w:t>
      </w:r>
      <w:r w:rsidRPr="000528DA">
        <w:rPr>
          <w:rtl/>
        </w:rPr>
        <w:t xml:space="preserve">אמרינן </w:t>
      </w:r>
      <w:r w:rsidR="00077CDD" w:rsidRPr="000528DA">
        <w:rPr>
          <w:rFonts w:hint="cs"/>
          <w:rtl/>
        </w:rPr>
        <w:t>'</w:t>
      </w:r>
      <w:r w:rsidRPr="000528DA">
        <w:rPr>
          <w:rtl/>
        </w:rPr>
        <w:t>בו ביום</w:t>
      </w:r>
      <w:r w:rsidR="00077CDD" w:rsidRPr="000528DA">
        <w:rPr>
          <w:rFonts w:hint="cs"/>
          <w:rtl/>
        </w:rPr>
        <w:t>'</w:t>
      </w:r>
      <w:r w:rsidRPr="000528DA">
        <w:rPr>
          <w:rtl/>
        </w:rPr>
        <w:t xml:space="preserve"> </w:t>
      </w:r>
      <w:r w:rsidR="00077CDD" w:rsidRPr="000528DA">
        <w:rPr>
          <w:rFonts w:hint="cs"/>
          <w:rtl/>
        </w:rPr>
        <w:t>אותו היום הוא</w:t>
      </w:r>
      <w:r w:rsidRPr="000528DA">
        <w:rPr>
          <w:rtl/>
        </w:rPr>
        <w:t>.</w:t>
      </w:r>
      <w:r w:rsidR="001A1D0D" w:rsidRPr="000528DA">
        <w:rPr>
          <w:rFonts w:hint="cs"/>
          <w:rtl/>
        </w:rPr>
        <w:t xml:space="preserve"> </w:t>
      </w:r>
    </w:p>
    <w:p w14:paraId="3534D49F" w14:textId="6599B6FB" w:rsidR="00363610" w:rsidRPr="000528DA" w:rsidRDefault="00DA51A5" w:rsidP="009B384B">
      <w:pPr>
        <w:spacing w:after="120"/>
        <w:rPr>
          <w:rtl/>
        </w:rPr>
      </w:pPr>
      <w:r w:rsidRPr="000528DA">
        <w:rPr>
          <w:rtl/>
        </w:rPr>
        <w:t>ולא היתה הלכה תלויה בבי</w:t>
      </w:r>
      <w:r w:rsidR="00077CDD" w:rsidRPr="000528DA">
        <w:rPr>
          <w:rFonts w:hint="cs"/>
          <w:rtl/>
        </w:rPr>
        <w:t xml:space="preserve">המ''ד </w:t>
      </w:r>
      <w:r w:rsidRPr="000528DA">
        <w:rPr>
          <w:rtl/>
        </w:rPr>
        <w:t>שלא פירשוה.</w:t>
      </w:r>
      <w:r w:rsidR="001A1D0D" w:rsidRPr="000528DA">
        <w:rPr>
          <w:rFonts w:hint="cs"/>
          <w:rtl/>
        </w:rPr>
        <w:t xml:space="preserve"> </w:t>
      </w:r>
    </w:p>
    <w:p w14:paraId="708D43BC" w14:textId="77777777" w:rsidR="00A24328" w:rsidRDefault="00DA51A5" w:rsidP="009A59D1">
      <w:pPr>
        <w:pStyle w:val="38"/>
        <w:framePr w:wrap="notBeside"/>
        <w:rPr>
          <w:rtl/>
        </w:rPr>
      </w:pPr>
      <w:r w:rsidRPr="00660D7A">
        <w:rPr>
          <w:rtl/>
        </w:rPr>
        <w:t>ואף ר</w:t>
      </w:r>
      <w:r w:rsidRPr="00660D7A">
        <w:rPr>
          <w:rFonts w:hint="cs"/>
          <w:rtl/>
        </w:rPr>
        <w:t>"ג</w:t>
      </w:r>
      <w:r w:rsidR="00A24328">
        <w:rPr>
          <w:rtl/>
        </w:rPr>
        <w:t>:</w:t>
      </w:r>
    </w:p>
    <w:p w14:paraId="46CDB4BF" w14:textId="5E9761BC" w:rsidR="00077CDD" w:rsidRPr="000528DA" w:rsidRDefault="00DA51A5" w:rsidP="000528DA">
      <w:pPr>
        <w:rPr>
          <w:rtl/>
        </w:rPr>
      </w:pPr>
      <w:bookmarkStart w:id="785" w:name="_Toc193635931"/>
      <w:bookmarkStart w:id="786" w:name="_Toc216184545"/>
      <w:r w:rsidRPr="00A10336">
        <w:rPr>
          <w:rStyle w:val="30"/>
          <w:rtl/>
        </w:rPr>
        <w:t>לא מנע עצמו</w:t>
      </w:r>
      <w:bookmarkEnd w:id="785"/>
      <w:bookmarkEnd w:id="786"/>
      <w:r w:rsidRPr="000528DA">
        <w:rPr>
          <w:rtl/>
        </w:rPr>
        <w:t xml:space="preserve"> מבית המדרש אפילו שעה אחת, </w:t>
      </w:r>
      <w:r w:rsidR="00077CDD" w:rsidRPr="000528DA">
        <w:rPr>
          <w:rFonts w:hint="cs"/>
          <w:rtl/>
        </w:rPr>
        <w:t>ש</w:t>
      </w:r>
      <w:r w:rsidRPr="000528DA">
        <w:rPr>
          <w:rtl/>
        </w:rPr>
        <w:t xml:space="preserve">בו ביום בא </w:t>
      </w:r>
      <w:r w:rsidRPr="00A10336">
        <w:rPr>
          <w:rStyle w:val="30"/>
          <w:rtl/>
        </w:rPr>
        <w:t>יהודה גר עמוני</w:t>
      </w:r>
      <w:r w:rsidRPr="000528DA">
        <w:rPr>
          <w:rtl/>
        </w:rPr>
        <w:t xml:space="preserve"> </w:t>
      </w:r>
      <w:r w:rsidR="00077CDD" w:rsidRPr="000528DA">
        <w:rPr>
          <w:rFonts w:hint="cs"/>
          <w:rtl/>
        </w:rPr>
        <w:t>לביהמ''ד ושאל לבוא בקהל</w:t>
      </w:r>
    </w:p>
    <w:p w14:paraId="64E71032" w14:textId="16E7AD46" w:rsidR="00077CDD" w:rsidRPr="000528DA" w:rsidRDefault="00747BF5" w:rsidP="00747BF5">
      <w:pPr>
        <w:rPr>
          <w:rtl/>
        </w:rPr>
      </w:pPr>
      <w:r w:rsidRPr="00747BF5">
        <w:rPr>
          <w:rStyle w:val="afffff9"/>
          <w:rFonts w:hint="cs"/>
          <w:rtl/>
        </w:rPr>
        <w:t>א''ל ר''ג:</w:t>
      </w:r>
      <w:r w:rsidRPr="00A10336">
        <w:rPr>
          <w:rStyle w:val="30"/>
          <w:rFonts w:hint="cs"/>
          <w:rtl/>
        </w:rPr>
        <w:t xml:space="preserve"> </w:t>
      </w:r>
      <w:r w:rsidR="00DA51A5" w:rsidRPr="00A10336">
        <w:rPr>
          <w:rStyle w:val="30"/>
          <w:rtl/>
        </w:rPr>
        <w:t>אסור</w:t>
      </w:r>
      <w:r w:rsidR="00DA51A5" w:rsidRPr="000528DA">
        <w:rPr>
          <w:rtl/>
        </w:rPr>
        <w:t xml:space="preserve"> אתה לבא בקהל.</w:t>
      </w:r>
      <w:r w:rsidR="007E4E8C" w:rsidRPr="007E4E8C">
        <w:rPr>
          <w:rStyle w:val="afffff9"/>
          <w:rtl/>
        </w:rPr>
        <w:t xml:space="preserve"> </w:t>
      </w:r>
      <w:r w:rsidR="007E4E8C">
        <w:rPr>
          <w:rStyle w:val="afffff9"/>
          <w:rtl/>
        </w:rPr>
        <w:ptab w:relativeTo="margin" w:alignment="right" w:leader="none"/>
      </w:r>
      <w:r w:rsidRPr="00747BF5">
        <w:rPr>
          <w:rStyle w:val="afffff9"/>
          <w:rFonts w:hint="cs"/>
          <w:rtl/>
        </w:rPr>
        <w:t>א''ל רי''ה</w:t>
      </w:r>
      <w:r>
        <w:rPr>
          <w:rFonts w:hint="cs"/>
          <w:rtl/>
        </w:rPr>
        <w:t xml:space="preserve"> </w:t>
      </w:r>
      <w:r w:rsidRPr="00A10336">
        <w:rPr>
          <w:rStyle w:val="30"/>
          <w:rFonts w:hint="cs"/>
          <w:rtl/>
        </w:rPr>
        <w:t>מותר</w:t>
      </w:r>
      <w:r w:rsidR="007E4E8C">
        <w:rPr>
          <w:rFonts w:hint="cs"/>
          <w:rtl/>
        </w:rPr>
        <w:t xml:space="preserve"> </w:t>
      </w:r>
      <w:r w:rsidR="00DA51A5" w:rsidRPr="000528DA">
        <w:rPr>
          <w:rtl/>
        </w:rPr>
        <w:t>אתה לבא בקהל.</w:t>
      </w:r>
      <w:r w:rsidR="001A1D0D" w:rsidRPr="000528DA">
        <w:rPr>
          <w:rFonts w:hint="cs"/>
          <w:rtl/>
        </w:rPr>
        <w:t xml:space="preserve"> </w:t>
      </w:r>
    </w:p>
    <w:p w14:paraId="03C21772" w14:textId="443D14AA" w:rsidR="00A24328" w:rsidRDefault="00DA51A5" w:rsidP="009A59D1">
      <w:pPr>
        <w:pStyle w:val="38"/>
        <w:framePr w:wrap="notBeside"/>
        <w:rPr>
          <w:rtl/>
        </w:rPr>
      </w:pPr>
      <w:r w:rsidRPr="00660D7A">
        <w:rPr>
          <w:rFonts w:hint="cs"/>
          <w:rtl/>
        </w:rPr>
        <w:t>א</w:t>
      </w:r>
      <w:r w:rsidRPr="00660D7A">
        <w:rPr>
          <w:rtl/>
        </w:rPr>
        <w:t>"</w:t>
      </w:r>
      <w:r w:rsidRPr="00660D7A">
        <w:rPr>
          <w:rFonts w:hint="cs"/>
          <w:rtl/>
        </w:rPr>
        <w:t>ל ר</w:t>
      </w:r>
      <w:r w:rsidRPr="00660D7A">
        <w:rPr>
          <w:rtl/>
        </w:rPr>
        <w:t>"</w:t>
      </w:r>
      <w:r w:rsidRPr="00660D7A">
        <w:rPr>
          <w:rFonts w:hint="cs"/>
          <w:rtl/>
        </w:rPr>
        <w:t>ג</w:t>
      </w:r>
      <w:r w:rsidR="00A24328">
        <w:rPr>
          <w:rtl/>
        </w:rPr>
        <w:t>:</w:t>
      </w:r>
    </w:p>
    <w:p w14:paraId="29A972A6" w14:textId="27A28964" w:rsidR="00077CDD" w:rsidRPr="00F95182" w:rsidRDefault="00DA51A5" w:rsidP="00747BF5">
      <w:pPr>
        <w:rPr>
          <w:rtl/>
        </w:rPr>
      </w:pPr>
      <w:r w:rsidRPr="009B384B">
        <w:rPr>
          <w:rStyle w:val="ad"/>
          <w:rtl/>
        </w:rPr>
        <w:t>לא יבא עמוני ומואבי בקהל ה</w:t>
      </w:r>
      <w:r w:rsidR="009B384B">
        <w:rPr>
          <w:rStyle w:val="ad"/>
          <w:rFonts w:hint="cs"/>
          <w:rtl/>
        </w:rPr>
        <w:t>,</w:t>
      </w:r>
      <w:r w:rsidR="001A1D0D" w:rsidRPr="00F95182">
        <w:rPr>
          <w:rStyle w:val="afffff9"/>
          <w:rFonts w:hint="cs"/>
          <w:rtl/>
        </w:rPr>
        <w:t xml:space="preserve"> </w:t>
      </w:r>
      <w:r w:rsidR="00747BF5" w:rsidRPr="00F95182">
        <w:rPr>
          <w:rStyle w:val="afffff9"/>
          <w:rFonts w:hint="cs"/>
          <w:rtl/>
        </w:rPr>
        <w:t>א''ל רי''ה</w:t>
      </w:r>
      <w:r w:rsidR="00747BF5" w:rsidRPr="00F95182">
        <w:rPr>
          <w:rFonts w:hint="cs"/>
          <w:rtl/>
        </w:rPr>
        <w:t xml:space="preserve"> כבר </w:t>
      </w:r>
      <w:r w:rsidRPr="00F95182">
        <w:rPr>
          <w:rtl/>
        </w:rPr>
        <w:t>עלה סנחריב מלך אשור ובלבל</w:t>
      </w:r>
      <w:r w:rsidR="001A1D0D" w:rsidRPr="00F95182">
        <w:rPr>
          <w:rFonts w:hint="cs"/>
          <w:rtl/>
        </w:rPr>
        <w:t xml:space="preserve"> </w:t>
      </w:r>
      <w:r w:rsidRPr="00F95182">
        <w:rPr>
          <w:rtl/>
        </w:rPr>
        <w:t>כל האומות</w:t>
      </w:r>
      <w:r w:rsidRPr="00F95182">
        <w:rPr>
          <w:rFonts w:hint="cs"/>
          <w:rtl/>
        </w:rPr>
        <w:t xml:space="preserve"> ד</w:t>
      </w:r>
      <w:r w:rsidR="00E35C0B" w:rsidRPr="00F95182">
        <w:rPr>
          <w:rtl/>
        </w:rPr>
        <w:t>ואסיר גבלות עמים</w:t>
      </w:r>
      <w:r w:rsidRPr="00F95182">
        <w:rPr>
          <w:rtl/>
        </w:rPr>
        <w:t xml:space="preserve"> </w:t>
      </w:r>
      <w:r w:rsidR="006C7C1C" w:rsidRPr="00F95182">
        <w:rPr>
          <w:rFonts w:hint="cs"/>
          <w:rtl/>
        </w:rPr>
        <w:t>והולכים אחר הרוב</w:t>
      </w:r>
      <w:r w:rsidRPr="00F95182">
        <w:rPr>
          <w:rFonts w:hint="cs"/>
          <w:rtl/>
        </w:rPr>
        <w:t>.</w:t>
      </w:r>
    </w:p>
    <w:p w14:paraId="4546D393" w14:textId="3EB62A4A" w:rsidR="00A24328" w:rsidRDefault="00DA51A5" w:rsidP="009A59D1">
      <w:pPr>
        <w:pStyle w:val="38"/>
        <w:framePr w:wrap="notBeside"/>
        <w:rPr>
          <w:rtl/>
        </w:rPr>
      </w:pPr>
      <w:r w:rsidRPr="00660D7A">
        <w:rPr>
          <w:rFonts w:hint="cs"/>
          <w:rtl/>
        </w:rPr>
        <w:t>א</w:t>
      </w:r>
      <w:r w:rsidRPr="00660D7A">
        <w:rPr>
          <w:rtl/>
        </w:rPr>
        <w:t>"</w:t>
      </w:r>
      <w:r w:rsidRPr="00660D7A">
        <w:rPr>
          <w:rFonts w:hint="cs"/>
          <w:rtl/>
        </w:rPr>
        <w:t>ל ר</w:t>
      </w:r>
      <w:r w:rsidRPr="00660D7A">
        <w:rPr>
          <w:rtl/>
        </w:rPr>
        <w:t>"</w:t>
      </w:r>
      <w:r w:rsidRPr="00660D7A">
        <w:rPr>
          <w:rFonts w:hint="cs"/>
          <w:rtl/>
        </w:rPr>
        <w:t>ג</w:t>
      </w:r>
      <w:r w:rsidR="00A24328">
        <w:rPr>
          <w:rFonts w:hint="cs"/>
          <w:rtl/>
        </w:rPr>
        <w:t>:</w:t>
      </w:r>
    </w:p>
    <w:p w14:paraId="64A006C5" w14:textId="480A114F" w:rsidR="00077CDD" w:rsidRPr="000528DA" w:rsidRDefault="00DA51A5" w:rsidP="000528DA">
      <w:pPr>
        <w:rPr>
          <w:rtl/>
        </w:rPr>
      </w:pPr>
      <w:r w:rsidRPr="00A4639B">
        <w:rPr>
          <w:rStyle w:val="ad"/>
          <w:rFonts w:hint="cs"/>
          <w:rtl/>
        </w:rPr>
        <w:t>'</w:t>
      </w:r>
      <w:r w:rsidRPr="00A4639B">
        <w:rPr>
          <w:rStyle w:val="ad"/>
          <w:rtl/>
        </w:rPr>
        <w:t>ואחרי כן אשיב</w:t>
      </w:r>
      <w:r w:rsidR="00E35C0B">
        <w:rPr>
          <w:rStyle w:val="ad"/>
          <w:rFonts w:hint="cs"/>
          <w:rtl/>
        </w:rPr>
        <w:t>'</w:t>
      </w:r>
      <w:r w:rsidR="00E35C0B" w:rsidRPr="000528DA">
        <w:rPr>
          <w:rFonts w:hint="cs"/>
          <w:rtl/>
        </w:rPr>
        <w:t xml:space="preserve"> </w:t>
      </w:r>
      <w:r w:rsidRPr="000528DA">
        <w:rPr>
          <w:rtl/>
        </w:rPr>
        <w:t>וכבר שבו</w:t>
      </w:r>
      <w:r w:rsidR="00077CDD" w:rsidRPr="000528DA">
        <w:rPr>
          <w:rFonts w:hint="cs"/>
          <w:rtl/>
        </w:rPr>
        <w:t>.</w:t>
      </w:r>
    </w:p>
    <w:p w14:paraId="3D685CC5" w14:textId="124FA031" w:rsidR="00A24328" w:rsidRDefault="00DA51A5" w:rsidP="009A59D1">
      <w:pPr>
        <w:pStyle w:val="38"/>
        <w:framePr w:wrap="notBeside"/>
        <w:rPr>
          <w:rtl/>
        </w:rPr>
      </w:pPr>
      <w:r w:rsidRPr="00660D7A">
        <w:rPr>
          <w:rtl/>
        </w:rPr>
        <w:t>א</w:t>
      </w:r>
      <w:r w:rsidRPr="00660D7A">
        <w:rPr>
          <w:rFonts w:hint="cs"/>
          <w:rtl/>
        </w:rPr>
        <w:t xml:space="preserve">"ל </w:t>
      </w:r>
      <w:r w:rsidR="00BF279E" w:rsidRPr="00660D7A">
        <w:rPr>
          <w:rFonts w:hint="cs"/>
          <w:rtl/>
        </w:rPr>
        <w:t>ר</w:t>
      </w:r>
      <w:r w:rsidRPr="00660D7A">
        <w:rPr>
          <w:rFonts w:hint="cs"/>
          <w:rtl/>
        </w:rPr>
        <w:t>י</w:t>
      </w:r>
      <w:r w:rsidR="00BF279E" w:rsidRPr="00660D7A">
        <w:rPr>
          <w:rFonts w:hint="cs"/>
          <w:rtl/>
        </w:rPr>
        <w:t>"</w:t>
      </w:r>
      <w:r w:rsidRPr="00660D7A">
        <w:rPr>
          <w:rFonts w:hint="cs"/>
          <w:rtl/>
        </w:rPr>
        <w:t>ה</w:t>
      </w:r>
      <w:r w:rsidR="00A24328">
        <w:rPr>
          <w:rtl/>
        </w:rPr>
        <w:t>:</w:t>
      </w:r>
    </w:p>
    <w:p w14:paraId="6A30A3CF" w14:textId="492F7A01" w:rsidR="00077CDD" w:rsidRPr="000528DA" w:rsidRDefault="00DA51A5" w:rsidP="000528DA">
      <w:pPr>
        <w:rPr>
          <w:rtl/>
        </w:rPr>
      </w:pPr>
      <w:r w:rsidRPr="00C4656C">
        <w:rPr>
          <w:rStyle w:val="ad"/>
          <w:rFonts w:hint="cs"/>
          <w:rtl/>
        </w:rPr>
        <w:t>'</w:t>
      </w:r>
      <w:r w:rsidRPr="00C4656C">
        <w:rPr>
          <w:rStyle w:val="ad"/>
          <w:rtl/>
        </w:rPr>
        <w:t>ושבתי את שבות עמי ישראל</w:t>
      </w:r>
      <w:r w:rsidRPr="00C4656C">
        <w:rPr>
          <w:rStyle w:val="ad"/>
          <w:rFonts w:hint="cs"/>
          <w:rtl/>
        </w:rPr>
        <w:t>'</w:t>
      </w:r>
      <w:r w:rsidRPr="00A4639B">
        <w:rPr>
          <w:rStyle w:val="ad"/>
          <w:rtl/>
        </w:rPr>
        <w:t xml:space="preserve"> </w:t>
      </w:r>
      <w:r w:rsidRPr="000528DA">
        <w:rPr>
          <w:rtl/>
        </w:rPr>
        <w:t>ועדיין לא שבו.</w:t>
      </w:r>
      <w:r w:rsidR="001A1D0D" w:rsidRPr="000528DA">
        <w:rPr>
          <w:rFonts w:hint="cs"/>
          <w:rtl/>
        </w:rPr>
        <w:t xml:space="preserve"> </w:t>
      </w:r>
    </w:p>
    <w:p w14:paraId="670919C8" w14:textId="77777777" w:rsidR="00DA51A5" w:rsidRPr="000528DA" w:rsidRDefault="00DA51A5" w:rsidP="00701C6E">
      <w:pPr>
        <w:spacing w:after="120"/>
        <w:rPr>
          <w:rtl/>
        </w:rPr>
      </w:pPr>
      <w:r w:rsidRPr="000528DA">
        <w:rPr>
          <w:rtl/>
        </w:rPr>
        <w:t>מיד התירוהו לבא בקהל.</w:t>
      </w:r>
    </w:p>
    <w:p w14:paraId="2701CE4A" w14:textId="23CB800F" w:rsidR="00A24328" w:rsidRDefault="00DA51A5" w:rsidP="009A59D1">
      <w:pPr>
        <w:pStyle w:val="38"/>
        <w:framePr w:wrap="notBeside"/>
        <w:rPr>
          <w:rtl/>
        </w:rPr>
      </w:pPr>
      <w:r w:rsidRPr="00660D7A">
        <w:rPr>
          <w:rFonts w:hint="cs"/>
          <w:rtl/>
        </w:rPr>
        <w:t>אר</w:t>
      </w:r>
      <w:r w:rsidRPr="00660D7A">
        <w:rPr>
          <w:rtl/>
        </w:rPr>
        <w:t>"</w:t>
      </w:r>
      <w:r w:rsidRPr="00660D7A">
        <w:rPr>
          <w:rFonts w:hint="cs"/>
          <w:rtl/>
        </w:rPr>
        <w:t>ג</w:t>
      </w:r>
      <w:r w:rsidR="009B14FE">
        <w:rPr>
          <w:rFonts w:hint="cs"/>
          <w:rtl/>
        </w:rPr>
        <w:t>:</w:t>
      </w:r>
    </w:p>
    <w:p w14:paraId="1E72EB43" w14:textId="4E142029" w:rsidR="00E35C0B" w:rsidRPr="000528DA" w:rsidRDefault="00C4656C" w:rsidP="00747BF5">
      <w:pPr>
        <w:rPr>
          <w:rtl/>
        </w:rPr>
      </w:pPr>
      <w:r w:rsidRPr="000528DA">
        <w:rPr>
          <w:rFonts w:ascii="Fb Fontext" w:hAnsi="Fb Fontext" w:hint="cs"/>
          <w:rtl/>
        </w:rPr>
        <w:t>ה</w:t>
      </w:r>
      <w:r w:rsidR="007857D4" w:rsidRPr="000528DA">
        <w:rPr>
          <w:rFonts w:ascii="Fb Fontext" w:hAnsi="Fb Fontext"/>
          <w:rtl/>
        </w:rPr>
        <w:t xml:space="preserve">ואיל </w:t>
      </w:r>
      <w:r w:rsidR="007857D4" w:rsidRPr="000528DA">
        <w:rPr>
          <w:rFonts w:ascii="Fb Fontext" w:hAnsi="Fb Fontext" w:hint="cs"/>
          <w:rtl/>
        </w:rPr>
        <w:t>וכך</w:t>
      </w:r>
      <w:r w:rsidR="00DA51A5" w:rsidRPr="000528DA">
        <w:rPr>
          <w:rFonts w:ascii="Fb Fontext" w:hAnsi="Fb Fontext"/>
          <w:rtl/>
        </w:rPr>
        <w:t xml:space="preserve"> ה</w:t>
      </w:r>
      <w:r w:rsidR="00DA51A5" w:rsidRPr="000528DA">
        <w:rPr>
          <w:rFonts w:ascii="Fb Fontext" w:hAnsi="Fb Fontext" w:hint="cs"/>
          <w:rtl/>
        </w:rPr>
        <w:t>וא</w:t>
      </w:r>
      <w:r w:rsidR="00DA51A5" w:rsidRPr="000528DA">
        <w:rPr>
          <w:rFonts w:ascii="Fb Fontext" w:hAnsi="Fb Fontext"/>
          <w:rtl/>
        </w:rPr>
        <w:t xml:space="preserve">, </w:t>
      </w:r>
      <w:r w:rsidR="00747BF5">
        <w:rPr>
          <w:rFonts w:ascii="Fb Fontext" w:hAnsi="Fb Fontext" w:hint="cs"/>
          <w:rtl/>
        </w:rPr>
        <w:t>א</w:t>
      </w:r>
      <w:r w:rsidR="00DA51A5" w:rsidRPr="000528DA">
        <w:rPr>
          <w:rFonts w:ascii="Fb Fontext" w:hAnsi="Fb Fontext" w:hint="cs"/>
          <w:rtl/>
        </w:rPr>
        <w:t>פייס</w:t>
      </w:r>
      <w:r w:rsidR="00DA51A5" w:rsidRPr="000528DA">
        <w:rPr>
          <w:rFonts w:ascii="Fb Fontext" w:hAnsi="Fb Fontext"/>
          <w:rtl/>
        </w:rPr>
        <w:t xml:space="preserve"> </w:t>
      </w:r>
      <w:r w:rsidR="009B384B">
        <w:rPr>
          <w:rStyle w:val="afffff9"/>
          <w:rFonts w:hint="cs"/>
          <w:rtl/>
        </w:rPr>
        <w:t>לרי''ה</w:t>
      </w:r>
      <w:r w:rsidR="00DA51A5" w:rsidRPr="00E34F28">
        <w:rPr>
          <w:rStyle w:val="afffff9"/>
          <w:rtl/>
        </w:rPr>
        <w:t>.</w:t>
      </w:r>
      <w:r w:rsidR="00747BF5">
        <w:rPr>
          <w:rFonts w:hint="cs"/>
          <w:rtl/>
        </w:rPr>
        <w:t xml:space="preserve"> כשבא </w:t>
      </w:r>
      <w:r w:rsidR="00DA51A5" w:rsidRPr="000528DA">
        <w:rPr>
          <w:rFonts w:hint="cs"/>
          <w:rtl/>
        </w:rPr>
        <w:t xml:space="preserve">לביתו ראה שקירותיו </w:t>
      </w:r>
      <w:r w:rsidR="00DA51A5" w:rsidRPr="00A10336">
        <w:rPr>
          <w:rStyle w:val="30"/>
          <w:rFonts w:hint="cs"/>
          <w:rtl/>
        </w:rPr>
        <w:t>שחורות</w:t>
      </w:r>
      <w:r w:rsidR="00DA51A5" w:rsidRPr="000528DA">
        <w:rPr>
          <w:rFonts w:hint="cs"/>
          <w:rtl/>
        </w:rPr>
        <w:t xml:space="preserve"> </w:t>
      </w:r>
    </w:p>
    <w:p w14:paraId="22A8F62E"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39B823EF" w14:textId="0B53A336" w:rsidR="00077CDD" w:rsidRPr="000528DA" w:rsidRDefault="00DA51A5" w:rsidP="000528DA">
      <w:pPr>
        <w:rPr>
          <w:rtl/>
        </w:rPr>
      </w:pPr>
      <w:r w:rsidRPr="000528DA">
        <w:rPr>
          <w:rFonts w:hint="cs"/>
          <w:rtl/>
        </w:rPr>
        <w:t>מ</w:t>
      </w:r>
      <w:r w:rsidRPr="000528DA">
        <w:rPr>
          <w:rtl/>
        </w:rPr>
        <w:t xml:space="preserve">כותלי ביתך ניכר </w:t>
      </w:r>
      <w:r w:rsidRPr="00A10336">
        <w:rPr>
          <w:rStyle w:val="30"/>
          <w:rtl/>
        </w:rPr>
        <w:t>שפחמי</w:t>
      </w:r>
      <w:r w:rsidRPr="000528DA">
        <w:rPr>
          <w:rtl/>
        </w:rPr>
        <w:t xml:space="preserve"> אתה.</w:t>
      </w:r>
      <w:r w:rsidRPr="000528DA">
        <w:rPr>
          <w:rFonts w:hint="cs"/>
          <w:rtl/>
        </w:rPr>
        <w:t xml:space="preserve"> </w:t>
      </w:r>
    </w:p>
    <w:p w14:paraId="5D3F251A" w14:textId="7386A165"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15B9C596" w14:textId="46F918F4" w:rsidR="00E35C0B" w:rsidRPr="000528DA" w:rsidRDefault="00DA51A5" w:rsidP="000528DA">
      <w:pPr>
        <w:rPr>
          <w:rtl/>
        </w:rPr>
      </w:pPr>
      <w:r w:rsidRPr="000528DA">
        <w:rPr>
          <w:rtl/>
        </w:rPr>
        <w:t>אוי לדור שאתה פרנסו, שאי אתה יודע ב</w:t>
      </w:r>
      <w:r w:rsidRPr="00A10336">
        <w:rPr>
          <w:rStyle w:val="30"/>
          <w:rtl/>
        </w:rPr>
        <w:t>צערן של ת</w:t>
      </w:r>
      <w:r w:rsidRPr="00A10336">
        <w:rPr>
          <w:rStyle w:val="30"/>
          <w:rFonts w:hint="cs"/>
          <w:rtl/>
        </w:rPr>
        <w:t>"ח</w:t>
      </w:r>
      <w:r w:rsidRPr="000528DA">
        <w:rPr>
          <w:rFonts w:hint="cs"/>
          <w:rtl/>
        </w:rPr>
        <w:t xml:space="preserve"> </w:t>
      </w:r>
      <w:r w:rsidRPr="000528DA">
        <w:rPr>
          <w:rtl/>
        </w:rPr>
        <w:t>במה הם מתפרנסים ובמה הם נזונים.</w:t>
      </w:r>
      <w:r w:rsidRPr="000528DA">
        <w:rPr>
          <w:rFonts w:hint="cs"/>
          <w:rtl/>
        </w:rPr>
        <w:t xml:space="preserve"> </w:t>
      </w:r>
    </w:p>
    <w:p w14:paraId="5D40E89F" w14:textId="587837C9"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638BD861" w14:textId="2C906A28" w:rsidR="00077CDD" w:rsidRPr="000528DA" w:rsidRDefault="00077CDD" w:rsidP="009B384B">
      <w:pPr>
        <w:spacing w:after="60"/>
        <w:rPr>
          <w:rtl/>
        </w:rPr>
      </w:pPr>
      <w:r w:rsidRPr="000528DA">
        <w:rPr>
          <w:rtl/>
        </w:rPr>
        <w:t>נעניתי לך, מחול לי</w:t>
      </w:r>
      <w:r w:rsidRPr="000528DA">
        <w:rPr>
          <w:rFonts w:hint="cs"/>
          <w:rtl/>
        </w:rPr>
        <w:t>,</w:t>
      </w:r>
      <w:r w:rsidR="00DA51A5" w:rsidRPr="000528DA">
        <w:rPr>
          <w:rtl/>
        </w:rPr>
        <w:t xml:space="preserve"> לא </w:t>
      </w:r>
      <w:r w:rsidR="00DA51A5" w:rsidRPr="000528DA">
        <w:rPr>
          <w:rFonts w:hint="cs"/>
          <w:rtl/>
        </w:rPr>
        <w:t>השגיח בו</w:t>
      </w:r>
      <w:r w:rsidR="00DA51A5" w:rsidRPr="000528DA">
        <w:rPr>
          <w:rtl/>
        </w:rPr>
        <w:t>.</w:t>
      </w:r>
      <w:r w:rsidRPr="000528DA">
        <w:rPr>
          <w:rFonts w:hint="cs"/>
          <w:rtl/>
        </w:rPr>
        <w:t xml:space="preserve"> </w:t>
      </w:r>
      <w:r w:rsidR="00C4656C" w:rsidRPr="000528DA">
        <w:rPr>
          <w:rFonts w:hint="cs"/>
          <w:rtl/>
        </w:rPr>
        <w:t xml:space="preserve"> </w:t>
      </w:r>
      <w:r w:rsidR="00DA51A5" w:rsidRPr="000528DA">
        <w:rPr>
          <w:rtl/>
        </w:rPr>
        <w:t>עשה בשביל כבוד אבא!</w:t>
      </w:r>
      <w:r w:rsidR="009B384B">
        <w:rPr>
          <w:rStyle w:val="30"/>
          <w:rFonts w:hint="cs"/>
          <w:rtl/>
        </w:rPr>
        <w:t xml:space="preserve"> </w:t>
      </w:r>
      <w:r w:rsidR="00DA51A5" w:rsidRPr="00A10336">
        <w:rPr>
          <w:rStyle w:val="30"/>
          <w:rtl/>
        </w:rPr>
        <w:t>פייס</w:t>
      </w:r>
      <w:r w:rsidR="00DA51A5" w:rsidRPr="000528DA">
        <w:rPr>
          <w:rtl/>
        </w:rPr>
        <w:t>.</w:t>
      </w:r>
    </w:p>
    <w:p w14:paraId="249C6408" w14:textId="1A8F70FC" w:rsidR="00A24328" w:rsidRDefault="00DA51A5" w:rsidP="009A59D1">
      <w:pPr>
        <w:pStyle w:val="38"/>
        <w:framePr w:wrap="notBeside"/>
        <w:rPr>
          <w:rtl/>
        </w:rPr>
      </w:pPr>
      <w:r w:rsidRPr="00660D7A">
        <w:rPr>
          <w:rtl/>
        </w:rPr>
        <w:t>אמרו</w:t>
      </w:r>
      <w:r w:rsidR="00A24328">
        <w:rPr>
          <w:rtl/>
        </w:rPr>
        <w:t>:</w:t>
      </w:r>
    </w:p>
    <w:p w14:paraId="06F8F29C" w14:textId="1E28F71A" w:rsidR="00DA51A5" w:rsidRPr="000528DA" w:rsidRDefault="00DA51A5" w:rsidP="000528DA">
      <w:pPr>
        <w:rPr>
          <w:rtl/>
        </w:rPr>
      </w:pPr>
      <w:r w:rsidRPr="000528DA">
        <w:rPr>
          <w:rFonts w:hint="cs"/>
          <w:rtl/>
        </w:rPr>
        <w:t xml:space="preserve">מי יילך ויודיע לרבנן </w:t>
      </w:r>
      <w:r w:rsidRPr="00E34F28">
        <w:rPr>
          <w:rStyle w:val="afffff9"/>
          <w:rFonts w:hint="cs"/>
          <w:rtl/>
        </w:rPr>
        <w:t>א</w:t>
      </w:r>
      <w:r w:rsidRPr="00E34F28">
        <w:rPr>
          <w:rStyle w:val="afffff9"/>
          <w:rtl/>
        </w:rPr>
        <w:t>"</w:t>
      </w:r>
      <w:r w:rsidR="00251A01" w:rsidRPr="00E34F28">
        <w:rPr>
          <w:rStyle w:val="afffff9"/>
          <w:rFonts w:hint="cs"/>
          <w:rtl/>
        </w:rPr>
        <w:t>ל</w:t>
      </w:r>
      <w:r w:rsidR="00C4656C" w:rsidRPr="00E34F28">
        <w:rPr>
          <w:rStyle w:val="afffff9"/>
          <w:rFonts w:hint="cs"/>
          <w:rtl/>
        </w:rPr>
        <w:t>:</w:t>
      </w:r>
      <w:r w:rsidR="00251A01" w:rsidRPr="000528DA">
        <w:rPr>
          <w:rFonts w:hint="cs"/>
          <w:rtl/>
        </w:rPr>
        <w:t xml:space="preserve"> הכובס אני אלך,</w:t>
      </w:r>
      <w:r w:rsidR="001A1D0D" w:rsidRPr="000528DA">
        <w:rPr>
          <w:rFonts w:hint="cs"/>
          <w:rtl/>
        </w:rPr>
        <w:t xml:space="preserve"> </w:t>
      </w:r>
    </w:p>
    <w:p w14:paraId="54BE9BAA" w14:textId="77777777" w:rsidR="00A24328" w:rsidRDefault="00DA51A5" w:rsidP="009A59D1">
      <w:pPr>
        <w:pStyle w:val="38"/>
        <w:framePr w:wrap="notBeside"/>
        <w:rPr>
          <w:rtl/>
        </w:rPr>
      </w:pPr>
      <w:r w:rsidRPr="00660D7A">
        <w:rPr>
          <w:rtl/>
        </w:rPr>
        <w:t>שלח</w:t>
      </w:r>
      <w:r w:rsidRPr="00660D7A">
        <w:rPr>
          <w:rFonts w:hint="cs"/>
          <w:rtl/>
        </w:rPr>
        <w:t>ו</w:t>
      </w:r>
      <w:r w:rsidRPr="00660D7A">
        <w:rPr>
          <w:rtl/>
        </w:rPr>
        <w:t xml:space="preserve"> רבי יהושע</w:t>
      </w:r>
      <w:r w:rsidR="00A24328">
        <w:rPr>
          <w:rtl/>
        </w:rPr>
        <w:t>:</w:t>
      </w:r>
    </w:p>
    <w:p w14:paraId="2340353F" w14:textId="3EAD25E8" w:rsidR="00077CDD" w:rsidRPr="000528DA" w:rsidRDefault="00DA51A5" w:rsidP="009B384B">
      <w:pPr>
        <w:rPr>
          <w:rtl/>
        </w:rPr>
      </w:pPr>
      <w:r w:rsidRPr="000528DA">
        <w:rPr>
          <w:rtl/>
        </w:rPr>
        <w:t>לבי</w:t>
      </w:r>
      <w:r w:rsidRPr="000528DA">
        <w:rPr>
          <w:rFonts w:hint="cs"/>
          <w:rtl/>
        </w:rPr>
        <w:t>המ</w:t>
      </w:r>
      <w:r w:rsidRPr="000528DA">
        <w:rPr>
          <w:rtl/>
        </w:rPr>
        <w:t>"</w:t>
      </w:r>
      <w:r w:rsidRPr="000528DA">
        <w:rPr>
          <w:rFonts w:hint="cs"/>
          <w:rtl/>
        </w:rPr>
        <w:t>ד</w:t>
      </w:r>
      <w:r w:rsidRPr="000528DA">
        <w:rPr>
          <w:rtl/>
        </w:rPr>
        <w:t xml:space="preserve">: </w:t>
      </w:r>
      <w:r w:rsidR="00077CDD" w:rsidRPr="000528DA">
        <w:rPr>
          <w:rFonts w:hint="cs"/>
          <w:rtl/>
        </w:rPr>
        <w:t xml:space="preserve">מי שלבש בגדים </w:t>
      </w:r>
      <w:r w:rsidR="00077CDD" w:rsidRPr="000528DA">
        <w:rPr>
          <w:rFonts w:hint="cs"/>
          <w:sz w:val="14"/>
          <w:rtl/>
        </w:rPr>
        <w:t>נשיאות</w:t>
      </w:r>
      <w:r w:rsidRPr="000528DA">
        <w:rPr>
          <w:rFonts w:hint="cs"/>
          <w:rtl/>
        </w:rPr>
        <w:t xml:space="preserve"> שילבש</w:t>
      </w:r>
      <w:r w:rsidR="009B384B">
        <w:rPr>
          <w:rFonts w:hint="cs"/>
          <w:rtl/>
        </w:rPr>
        <w:t xml:space="preserve">, </w:t>
      </w:r>
      <w:r w:rsidRPr="000528DA">
        <w:rPr>
          <w:rFonts w:hint="cs"/>
          <w:rtl/>
        </w:rPr>
        <w:t>ומי שלא לבש יאמר למי שלבש שיביא בגדיו ללבוש?</w:t>
      </w:r>
      <w:r w:rsidR="007857D4" w:rsidRPr="000528DA">
        <w:rPr>
          <w:rFonts w:hint="cs"/>
          <w:rtl/>
        </w:rPr>
        <w:t xml:space="preserve"> </w:t>
      </w:r>
    </w:p>
    <w:p w14:paraId="0E4DA6B5" w14:textId="77777777" w:rsidR="00A24328" w:rsidRDefault="00DA51A5" w:rsidP="009A59D1">
      <w:pPr>
        <w:pStyle w:val="38"/>
        <w:framePr w:wrap="notBeside"/>
        <w:rPr>
          <w:rtl/>
        </w:rPr>
      </w:pPr>
      <w:r w:rsidRPr="00660D7A">
        <w:rPr>
          <w:rFonts w:hint="cs"/>
          <w:rtl/>
        </w:rPr>
        <w:t>א</w:t>
      </w:r>
      <w:r w:rsidRPr="00660D7A">
        <w:rPr>
          <w:rtl/>
        </w:rPr>
        <w:t>"</w:t>
      </w:r>
      <w:r w:rsidRPr="00660D7A">
        <w:rPr>
          <w:rFonts w:hint="cs"/>
          <w:rtl/>
        </w:rPr>
        <w:t>ל ר</w:t>
      </w:r>
      <w:r w:rsidRPr="00660D7A">
        <w:rPr>
          <w:rtl/>
        </w:rPr>
        <w:t>"</w:t>
      </w:r>
      <w:r w:rsidRPr="00660D7A">
        <w:rPr>
          <w:rFonts w:hint="cs"/>
          <w:rtl/>
        </w:rPr>
        <w:t>ע לרבנן</w:t>
      </w:r>
      <w:r w:rsidR="00A24328">
        <w:rPr>
          <w:rtl/>
        </w:rPr>
        <w:t>:</w:t>
      </w:r>
    </w:p>
    <w:p w14:paraId="714782A8" w14:textId="2F669ACE" w:rsidR="00077CDD" w:rsidRPr="000528DA" w:rsidRDefault="00DA51A5" w:rsidP="000528DA">
      <w:pPr>
        <w:rPr>
          <w:rtl/>
        </w:rPr>
      </w:pPr>
      <w:r w:rsidRPr="000528DA">
        <w:rPr>
          <w:rFonts w:hint="cs"/>
          <w:rtl/>
        </w:rPr>
        <w:t xml:space="preserve">שיסגרו הדלת שלא יבואו עבדי </w:t>
      </w:r>
      <w:r w:rsidRPr="00E34F28">
        <w:rPr>
          <w:rStyle w:val="afffff9"/>
          <w:rFonts w:hint="cs"/>
          <w:rtl/>
        </w:rPr>
        <w:t>ר</w:t>
      </w:r>
      <w:r w:rsidRPr="00E34F28">
        <w:rPr>
          <w:rStyle w:val="afffff9"/>
          <w:rtl/>
        </w:rPr>
        <w:t>"</w:t>
      </w:r>
      <w:r w:rsidRPr="00E34F28">
        <w:rPr>
          <w:rStyle w:val="afffff9"/>
          <w:rFonts w:hint="cs"/>
          <w:rtl/>
        </w:rPr>
        <w:t>ג</w:t>
      </w:r>
      <w:r w:rsidRPr="000528DA">
        <w:rPr>
          <w:rFonts w:hint="cs"/>
          <w:rtl/>
        </w:rPr>
        <w:t xml:space="preserve"> ויצערו לרבנן</w:t>
      </w:r>
      <w:r w:rsidR="007857D4" w:rsidRPr="000528DA">
        <w:rPr>
          <w:rFonts w:hint="cs"/>
          <w:rtl/>
        </w:rPr>
        <w:t xml:space="preserve">, </w:t>
      </w:r>
    </w:p>
    <w:p w14:paraId="4B505B80" w14:textId="4C24EE4A" w:rsidR="00A24328" w:rsidRDefault="00DA51A5" w:rsidP="009A59D1">
      <w:pPr>
        <w:pStyle w:val="38"/>
        <w:framePr w:wrap="notBeside"/>
        <w:rPr>
          <w:rtl/>
        </w:rPr>
      </w:pPr>
      <w:r w:rsidRPr="00660D7A">
        <w:rPr>
          <w:rtl/>
        </w:rPr>
        <w:t>אמר רבי יהושע</w:t>
      </w:r>
      <w:r w:rsidR="00A24328">
        <w:rPr>
          <w:rtl/>
        </w:rPr>
        <w:t>:</w:t>
      </w:r>
    </w:p>
    <w:p w14:paraId="1016B35C" w14:textId="59E56302" w:rsidR="00C4656C" w:rsidRPr="000528DA" w:rsidRDefault="00DA51A5" w:rsidP="009B384B">
      <w:pPr>
        <w:rPr>
          <w:rtl/>
        </w:rPr>
      </w:pPr>
      <w:r w:rsidRPr="000528DA">
        <w:rPr>
          <w:rtl/>
        </w:rPr>
        <w:lastRenderedPageBreak/>
        <w:t xml:space="preserve">מוטב </w:t>
      </w:r>
      <w:r w:rsidRPr="000528DA">
        <w:rPr>
          <w:rFonts w:hint="cs"/>
          <w:rtl/>
        </w:rPr>
        <w:t>שאקום ואלך אליהם</w:t>
      </w:r>
      <w:r w:rsidR="00C4656C" w:rsidRPr="000528DA">
        <w:rPr>
          <w:rFonts w:hint="cs"/>
          <w:rtl/>
        </w:rPr>
        <w:t>,</w:t>
      </w:r>
      <w:r w:rsidRPr="000528DA">
        <w:rPr>
          <w:rFonts w:hint="cs"/>
          <w:rtl/>
        </w:rPr>
        <w:t xml:space="preserve"> כשהגיע דפק בדלת</w:t>
      </w:r>
      <w:r w:rsidR="00C4656C" w:rsidRPr="000528DA">
        <w:rPr>
          <w:rFonts w:hint="cs"/>
          <w:rtl/>
        </w:rPr>
        <w:t>,</w:t>
      </w:r>
      <w:r w:rsidRPr="000528DA">
        <w:rPr>
          <w:rFonts w:hint="cs"/>
          <w:rtl/>
        </w:rPr>
        <w:t xml:space="preserve"> </w:t>
      </w:r>
      <w:r w:rsidRPr="009B384B">
        <w:rPr>
          <w:rStyle w:val="afffff9"/>
          <w:rFonts w:hint="cs"/>
          <w:rtl/>
        </w:rPr>
        <w:t>וא</w:t>
      </w:r>
      <w:r w:rsidRPr="009B384B">
        <w:rPr>
          <w:rStyle w:val="afffff9"/>
          <w:rtl/>
        </w:rPr>
        <w:t>"</w:t>
      </w:r>
      <w:r w:rsidRPr="009B384B">
        <w:rPr>
          <w:rStyle w:val="afffff9"/>
          <w:rFonts w:hint="cs"/>
          <w:rtl/>
        </w:rPr>
        <w:t>ל</w:t>
      </w:r>
      <w:r w:rsidR="00A24328" w:rsidRPr="009B384B">
        <w:rPr>
          <w:rStyle w:val="afffff9"/>
          <w:rtl/>
        </w:rPr>
        <w:t>:</w:t>
      </w:r>
      <w:r w:rsidR="009B384B">
        <w:rPr>
          <w:rStyle w:val="afffff9"/>
          <w:rFonts w:hint="cs"/>
          <w:rtl/>
        </w:rPr>
        <w:t xml:space="preserve"> </w:t>
      </w:r>
      <w:r w:rsidRPr="000528DA">
        <w:rPr>
          <w:rtl/>
        </w:rPr>
        <w:t xml:space="preserve">מזה </w:t>
      </w:r>
      <w:r w:rsidRPr="000528DA">
        <w:rPr>
          <w:rStyle w:val="affffff7"/>
          <w:rFonts w:hint="cs"/>
          <w:rtl/>
        </w:rPr>
        <w:t>[כהן]</w:t>
      </w:r>
      <w:r w:rsidRPr="000528DA">
        <w:rPr>
          <w:rtl/>
        </w:rPr>
        <w:t xml:space="preserve"> בן מזה יזה,</w:t>
      </w:r>
      <w:r w:rsidR="007857D4" w:rsidRPr="000528DA">
        <w:rPr>
          <w:rFonts w:hint="cs"/>
          <w:rtl/>
        </w:rPr>
        <w:t xml:space="preserve"> </w:t>
      </w:r>
      <w:r w:rsidRPr="000528DA">
        <w:rPr>
          <w:rtl/>
        </w:rPr>
        <w:t>ושאינו לא מזה ולא בן מזה</w:t>
      </w:r>
      <w:r w:rsidR="00C4656C" w:rsidRPr="000528DA">
        <w:rPr>
          <w:rFonts w:hint="cs"/>
          <w:rtl/>
        </w:rPr>
        <w:t>,</w:t>
      </w:r>
      <w:r w:rsidRPr="000528DA">
        <w:rPr>
          <w:rtl/>
        </w:rPr>
        <w:t xml:space="preserve"> יאמר למזה בן מזה: מימיך מי מערה ואפרך אפר מקלה?</w:t>
      </w:r>
      <w:r w:rsidR="009B384B">
        <w:rPr>
          <w:rFonts w:hint="cs"/>
          <w:rtl/>
        </w:rPr>
        <w:t>!</w:t>
      </w:r>
      <w:r w:rsidRPr="000528DA">
        <w:rPr>
          <w:rFonts w:hint="cs"/>
          <w:rtl/>
        </w:rPr>
        <w:t xml:space="preserve"> </w:t>
      </w:r>
    </w:p>
    <w:p w14:paraId="38AA7AF4" w14:textId="03AE9349" w:rsidR="00A24328" w:rsidRDefault="00DA51A5" w:rsidP="009A59D1">
      <w:pPr>
        <w:pStyle w:val="38"/>
        <w:framePr w:wrap="notBeside"/>
        <w:rPr>
          <w:rtl/>
        </w:rPr>
      </w:pPr>
      <w:r w:rsidRPr="00660D7A">
        <w:rPr>
          <w:rFonts w:hint="cs"/>
          <w:rtl/>
        </w:rPr>
        <w:t>א</w:t>
      </w:r>
      <w:r w:rsidRPr="00660D7A">
        <w:rPr>
          <w:rtl/>
        </w:rPr>
        <w:t>"</w:t>
      </w:r>
      <w:r w:rsidRPr="00660D7A">
        <w:rPr>
          <w:rFonts w:hint="cs"/>
          <w:rtl/>
        </w:rPr>
        <w:t>ל ר</w:t>
      </w:r>
      <w:r w:rsidRPr="00660D7A">
        <w:rPr>
          <w:rtl/>
        </w:rPr>
        <w:t>"</w:t>
      </w:r>
      <w:r w:rsidRPr="00660D7A">
        <w:rPr>
          <w:rFonts w:hint="cs"/>
          <w:rtl/>
        </w:rPr>
        <w:t>ע</w:t>
      </w:r>
      <w:r w:rsidR="009B14FE">
        <w:rPr>
          <w:rtl/>
        </w:rPr>
        <w:t>:</w:t>
      </w:r>
    </w:p>
    <w:p w14:paraId="6373C220" w14:textId="77777777" w:rsidR="0079767B" w:rsidRDefault="00C4656C" w:rsidP="000528DA">
      <w:pPr>
        <w:rPr>
          <w:rtl/>
        </w:rPr>
      </w:pPr>
      <w:r w:rsidRPr="00E34F28">
        <w:rPr>
          <w:rStyle w:val="afffff9"/>
          <w:rFonts w:hint="cs"/>
          <w:rtl/>
        </w:rPr>
        <w:t>ר</w:t>
      </w:r>
      <w:r w:rsidR="00DA51A5" w:rsidRPr="00E34F28">
        <w:rPr>
          <w:rStyle w:val="afffff9"/>
          <w:rtl/>
        </w:rPr>
        <w:t>בי יהושע,</w:t>
      </w:r>
      <w:r w:rsidR="00DA51A5" w:rsidRPr="000528DA">
        <w:rPr>
          <w:rtl/>
        </w:rPr>
        <w:t xml:space="preserve"> נתפייסת? כלום עשינו אלא בשביל כבודך! למחר אני ואתה נשכים לפתחו.</w:t>
      </w:r>
      <w:r w:rsidR="00DA51A5" w:rsidRPr="000528DA">
        <w:rPr>
          <w:rFonts w:hint="cs"/>
          <w:rtl/>
        </w:rPr>
        <w:t xml:space="preserve"> להעבירו אי אפשר דמעלין בקודש ואין מורידין. ושבת שבת א</w:t>
      </w:r>
      <w:r w:rsidR="00DA51A5" w:rsidRPr="000528DA">
        <w:rPr>
          <w:rtl/>
        </w:rPr>
        <w:t>"</w:t>
      </w:r>
      <w:r w:rsidR="007857D4" w:rsidRPr="000528DA">
        <w:rPr>
          <w:rFonts w:hint="cs"/>
          <w:rtl/>
        </w:rPr>
        <w:t xml:space="preserve">א </w:t>
      </w:r>
      <w:r w:rsidR="0079767B">
        <w:rPr>
          <w:rFonts w:hint="cs"/>
          <w:rtl/>
        </w:rPr>
        <w:t xml:space="preserve">- </w:t>
      </w:r>
      <w:r w:rsidR="007857D4" w:rsidRPr="000528DA">
        <w:rPr>
          <w:rFonts w:hint="cs"/>
          <w:rtl/>
        </w:rPr>
        <w:t xml:space="preserve">שיבואו לקנאה, </w:t>
      </w:r>
    </w:p>
    <w:p w14:paraId="246E624E" w14:textId="77777777" w:rsidR="0079767B" w:rsidRDefault="00DA51A5" w:rsidP="009A59D1">
      <w:pPr>
        <w:pStyle w:val="38"/>
        <w:framePr w:wrap="notBeside"/>
        <w:rPr>
          <w:rtl/>
        </w:rPr>
      </w:pPr>
      <w:r w:rsidRPr="000528DA">
        <w:rPr>
          <w:rFonts w:hint="cs"/>
          <w:rtl/>
        </w:rPr>
        <w:t>אלא</w:t>
      </w:r>
    </w:p>
    <w:p w14:paraId="340BA410" w14:textId="77EB75BE" w:rsidR="00C4656C" w:rsidRPr="000528DA" w:rsidRDefault="00DA51A5" w:rsidP="0079767B">
      <w:pPr>
        <w:rPr>
          <w:rtl/>
        </w:rPr>
      </w:pPr>
      <w:r w:rsidRPr="00E34F28">
        <w:rPr>
          <w:rStyle w:val="afffff9"/>
          <w:rFonts w:hint="cs"/>
          <w:rtl/>
        </w:rPr>
        <w:t>ר</w:t>
      </w:r>
      <w:r w:rsidRPr="00E34F28">
        <w:rPr>
          <w:rStyle w:val="afffff9"/>
          <w:rtl/>
        </w:rPr>
        <w:t>"</w:t>
      </w:r>
      <w:r w:rsidRPr="00E34F28">
        <w:rPr>
          <w:rStyle w:val="afffff9"/>
          <w:rFonts w:hint="cs"/>
          <w:rtl/>
        </w:rPr>
        <w:t>ג</w:t>
      </w:r>
      <w:r w:rsidRPr="000528DA">
        <w:rPr>
          <w:rFonts w:hint="cs"/>
          <w:rtl/>
        </w:rPr>
        <w:t xml:space="preserve"> ג' שבתות</w:t>
      </w:r>
      <w:r w:rsidR="00C4656C" w:rsidRPr="000528DA">
        <w:rPr>
          <w:rFonts w:hint="cs"/>
          <w:rtl/>
        </w:rPr>
        <w:t>,</w:t>
      </w:r>
      <w:r w:rsidRPr="000528DA">
        <w:rPr>
          <w:rFonts w:hint="cs"/>
          <w:rtl/>
        </w:rPr>
        <w:t xml:space="preserve"> </w:t>
      </w:r>
      <w:r w:rsidRPr="00E34F28">
        <w:rPr>
          <w:rStyle w:val="afffff9"/>
          <w:rFonts w:hint="cs"/>
          <w:rtl/>
        </w:rPr>
        <w:t>וראב</w:t>
      </w:r>
      <w:r w:rsidRPr="00E34F28">
        <w:rPr>
          <w:rStyle w:val="afffff9"/>
          <w:rtl/>
        </w:rPr>
        <w:t>"</w:t>
      </w:r>
      <w:r w:rsidRPr="00E34F28">
        <w:rPr>
          <w:rStyle w:val="afffff9"/>
          <w:rFonts w:hint="cs"/>
          <w:rtl/>
        </w:rPr>
        <w:t>ע</w:t>
      </w:r>
      <w:r w:rsidRPr="000528DA">
        <w:rPr>
          <w:rFonts w:hint="cs"/>
          <w:rtl/>
        </w:rPr>
        <w:t xml:space="preserve"> שבת אחת </w:t>
      </w:r>
      <w:r w:rsidRPr="0079767B">
        <w:rPr>
          <w:rStyle w:val="afffff9"/>
          <w:rFonts w:hint="cs"/>
          <w:rtl/>
        </w:rPr>
        <w:t>וזהו שהיו שואלין</w:t>
      </w:r>
      <w:r w:rsidRPr="000528DA">
        <w:rPr>
          <w:rFonts w:hint="cs"/>
          <w:rtl/>
        </w:rPr>
        <w:t xml:space="preserve"> שבת של מי היתה,</w:t>
      </w:r>
      <w:r w:rsidR="007857D4" w:rsidRPr="000528DA">
        <w:rPr>
          <w:rFonts w:hint="cs"/>
          <w:rtl/>
        </w:rPr>
        <w:t xml:space="preserve"> </w:t>
      </w:r>
    </w:p>
    <w:p w14:paraId="449798B9" w14:textId="5CE7C722" w:rsidR="00DA51A5" w:rsidRPr="000528DA" w:rsidRDefault="00DA51A5" w:rsidP="000528DA">
      <w:pPr>
        <w:rPr>
          <w:rtl/>
        </w:rPr>
      </w:pPr>
      <w:r w:rsidRPr="000528DA">
        <w:rPr>
          <w:rFonts w:hint="cs"/>
          <w:rtl/>
        </w:rPr>
        <w:t xml:space="preserve">ואותו תלמיד </w:t>
      </w:r>
      <w:r w:rsidRPr="00E34F28">
        <w:rPr>
          <w:rStyle w:val="afffff9"/>
          <w:rFonts w:hint="cs"/>
          <w:rtl/>
        </w:rPr>
        <w:t>רשב</w:t>
      </w:r>
      <w:r w:rsidRPr="00E34F28">
        <w:rPr>
          <w:rStyle w:val="afffff9"/>
          <w:rtl/>
        </w:rPr>
        <w:t>"</w:t>
      </w:r>
      <w:r w:rsidRPr="00E34F28">
        <w:rPr>
          <w:rStyle w:val="afffff9"/>
          <w:rFonts w:hint="cs"/>
          <w:rtl/>
        </w:rPr>
        <w:t>י</w:t>
      </w:r>
      <w:r w:rsidRPr="000528DA">
        <w:rPr>
          <w:rFonts w:hint="cs"/>
          <w:rtl/>
        </w:rPr>
        <w:t xml:space="preserve"> היה</w:t>
      </w:r>
      <w:r w:rsidR="00C4656C" w:rsidRPr="000528DA">
        <w:rPr>
          <w:rFonts w:hint="cs"/>
          <w:rtl/>
        </w:rPr>
        <w:t>.</w:t>
      </w:r>
    </w:p>
    <w:p w14:paraId="06CAD23E" w14:textId="7F6B1479" w:rsidR="00DA51A5" w:rsidRPr="00E34F28" w:rsidRDefault="00683C59" w:rsidP="00F50A20">
      <w:pPr>
        <w:pStyle w:val="afffa"/>
        <w:rPr>
          <w:rtl/>
        </w:rPr>
      </w:pPr>
      <w:r>
        <w:rPr>
          <w:rFonts w:hint="cs"/>
          <w:rtl/>
        </w:rPr>
        <w:t>***</w:t>
      </w:r>
    </w:p>
    <w:p w14:paraId="2DF0509E" w14:textId="77777777" w:rsidR="00DA51A5" w:rsidRPr="00E34F28" w:rsidRDefault="00DA51A5" w:rsidP="00672862">
      <w:pPr>
        <w:pStyle w:val="a5"/>
        <w:rPr>
          <w:rtl/>
        </w:rPr>
      </w:pPr>
      <w:ins w:id="9804" w:author="מספור קטעי משנה" w:date="2026-10-06T10:03:42Z">
        <w:r>
          <w:rPr>
            <w:rStyle w:val="MisparKeta"/>
          </w:rPr>
          <w:t xml:space="preserve">ד. </w:t>
        </w:r>
      </w:ins>
      <w:r w:rsidRPr="00756565">
        <w:rPr>
          <w:rtl/>
        </w:rPr>
        <w:t>ושל מוספין כל היום.</w:t>
      </w:r>
    </w:p>
    <w:p w14:paraId="32CE7FF1" w14:textId="1EA87EF6" w:rsidR="00A24328" w:rsidRDefault="00DA51A5" w:rsidP="009A59D1">
      <w:pPr>
        <w:pStyle w:val="38"/>
        <w:framePr w:wrap="notBeside"/>
        <w:rPr>
          <w:rtl/>
        </w:rPr>
      </w:pPr>
      <w:r w:rsidRPr="00660D7A">
        <w:rPr>
          <w:rtl/>
        </w:rPr>
        <w:t>רי"ו</w:t>
      </w:r>
      <w:r w:rsidR="00A24328">
        <w:rPr>
          <w:rtl/>
        </w:rPr>
        <w:t>:</w:t>
      </w:r>
    </w:p>
    <w:p w14:paraId="77518ACC" w14:textId="7F3BC3AB" w:rsidR="0082324A" w:rsidRPr="000528DA" w:rsidRDefault="00DA51A5" w:rsidP="000528DA">
      <w:pPr>
        <w:rPr>
          <w:rtl/>
        </w:rPr>
      </w:pPr>
      <w:r w:rsidRPr="000528DA">
        <w:rPr>
          <w:rtl/>
        </w:rPr>
        <w:t xml:space="preserve">ונקרא </w:t>
      </w:r>
      <w:r w:rsidRPr="00A10336">
        <w:rPr>
          <w:rStyle w:val="30"/>
          <w:rtl/>
        </w:rPr>
        <w:t>פושע</w:t>
      </w:r>
      <w:r w:rsidRPr="000528DA">
        <w:rPr>
          <w:rtl/>
        </w:rPr>
        <w:t>.</w:t>
      </w:r>
      <w:r w:rsidR="007857D4" w:rsidRPr="000528DA">
        <w:rPr>
          <w:rFonts w:hint="cs"/>
          <w:rtl/>
        </w:rPr>
        <w:t xml:space="preserve"> </w:t>
      </w:r>
    </w:p>
    <w:p w14:paraId="0E46A64E" w14:textId="4C581F04" w:rsidR="00DA682D" w:rsidRPr="000528DA" w:rsidRDefault="00DA51A5" w:rsidP="000528DA">
      <w:pPr>
        <w:rPr>
          <w:rtl/>
        </w:rPr>
      </w:pPr>
      <w:bookmarkStart w:id="787" w:name="_Toc193635932"/>
      <w:bookmarkStart w:id="788" w:name="_Toc216184546"/>
      <w:r w:rsidRPr="00A10336">
        <w:rPr>
          <w:rStyle w:val="30"/>
          <w:rFonts w:hint="cs"/>
          <w:rtl/>
        </w:rPr>
        <w:t xml:space="preserve">מנחה </w:t>
      </w:r>
      <w:r w:rsidR="00C4656C" w:rsidRPr="00A10336">
        <w:rPr>
          <w:rStyle w:val="30"/>
          <w:rFonts w:hint="cs"/>
          <w:rtl/>
        </w:rPr>
        <w:t>קודמת ל</w:t>
      </w:r>
      <w:r w:rsidRPr="00A10336">
        <w:rPr>
          <w:rStyle w:val="30"/>
          <w:rFonts w:hint="cs"/>
          <w:rtl/>
        </w:rPr>
        <w:t>מוסף</w:t>
      </w:r>
      <w:r w:rsidR="00DA682D" w:rsidRPr="00A10336">
        <w:rPr>
          <w:rStyle w:val="30"/>
          <w:rFonts w:hint="cs"/>
          <w:rtl/>
        </w:rPr>
        <w:t>,</w:t>
      </w:r>
      <w:bookmarkEnd w:id="787"/>
      <w:bookmarkEnd w:id="788"/>
      <w:r w:rsidRPr="000528DA">
        <w:rPr>
          <w:rFonts w:hint="cs"/>
          <w:rtl/>
        </w:rPr>
        <w:t xml:space="preserve"> </w:t>
      </w:r>
      <w:r w:rsidR="00C4656C" w:rsidRPr="000528DA">
        <w:rPr>
          <w:rFonts w:hint="cs"/>
          <w:rtl/>
        </w:rPr>
        <w:t>-</w:t>
      </w:r>
      <w:r w:rsidRPr="000528DA">
        <w:rPr>
          <w:rFonts w:hint="cs"/>
          <w:rtl/>
        </w:rPr>
        <w:t>שתדירה</w:t>
      </w:r>
      <w:r w:rsidR="00C4656C" w:rsidRPr="000528DA">
        <w:rPr>
          <w:rFonts w:hint="cs"/>
          <w:rtl/>
        </w:rPr>
        <w:t xml:space="preserve"> </w:t>
      </w:r>
      <w:r w:rsidR="00C4656C" w:rsidRPr="000528DA">
        <w:rPr>
          <w:rStyle w:val="affffff7"/>
          <w:rFonts w:hint="cs"/>
          <w:rtl/>
        </w:rPr>
        <w:t>[כשאין שהות]</w:t>
      </w:r>
      <w:r w:rsidR="00C4656C" w:rsidRPr="000528DA">
        <w:rPr>
          <w:rStyle w:val="affffff6"/>
          <w:rFonts w:hint="cs"/>
          <w:spacing w:val="0"/>
          <w:rtl/>
        </w:rPr>
        <w:t xml:space="preserve">  </w:t>
      </w:r>
      <w:r w:rsidR="00C4656C" w:rsidRPr="000528DA">
        <w:rPr>
          <w:rStyle w:val="affffff7"/>
          <w:rFonts w:hint="cs"/>
          <w:rtl/>
        </w:rPr>
        <w:t>[וכן הלכה]</w:t>
      </w:r>
    </w:p>
    <w:p w14:paraId="579CD535" w14:textId="51160BAF" w:rsidR="00A24328" w:rsidRDefault="00DA51A5" w:rsidP="009A59D1">
      <w:pPr>
        <w:pStyle w:val="38"/>
        <w:framePr w:wrap="notBeside"/>
        <w:rPr>
          <w:rtl/>
        </w:rPr>
      </w:pPr>
      <w:r w:rsidRPr="00660D7A">
        <w:rPr>
          <w:rtl/>
        </w:rPr>
        <w:t>ר"י</w:t>
      </w:r>
      <w:r w:rsidR="00A24328">
        <w:rPr>
          <w:rtl/>
        </w:rPr>
        <w:t>:</w:t>
      </w:r>
    </w:p>
    <w:p w14:paraId="4766AAEB" w14:textId="370F0E1A" w:rsidR="00DA682D" w:rsidRPr="00E34F28" w:rsidRDefault="007857D4" w:rsidP="00C4656C">
      <w:pPr>
        <w:pStyle w:val="af4"/>
        <w:spacing w:after="60"/>
        <w:rPr>
          <w:rtl/>
        </w:rPr>
      </w:pPr>
      <w:r w:rsidRPr="00DA682D">
        <w:rPr>
          <w:rFonts w:hint="cs"/>
          <w:rtl/>
        </w:rPr>
        <w:t>מוסף קודם</w:t>
      </w:r>
      <w:r w:rsidR="00DA682D">
        <w:rPr>
          <w:rFonts w:hint="cs"/>
          <w:rtl/>
        </w:rPr>
        <w:t>,</w:t>
      </w:r>
      <w:r w:rsidRPr="00DA682D">
        <w:rPr>
          <w:rFonts w:hint="cs"/>
          <w:rtl/>
        </w:rPr>
        <w:t xml:space="preserve"> </w:t>
      </w:r>
      <w:r w:rsidR="00DA682D">
        <w:rPr>
          <w:rFonts w:hint="cs"/>
          <w:rtl/>
        </w:rPr>
        <w:t>ד</w:t>
      </w:r>
      <w:r w:rsidR="00DA51A5" w:rsidRPr="00DA682D">
        <w:rPr>
          <w:rFonts w:hint="cs"/>
          <w:rtl/>
        </w:rPr>
        <w:t>מצוה עוברת.</w:t>
      </w:r>
      <w:r w:rsidRPr="00DA682D">
        <w:rPr>
          <w:rFonts w:hint="cs"/>
          <w:rtl/>
        </w:rPr>
        <w:t xml:space="preserve"> </w:t>
      </w:r>
      <w:r w:rsidR="00C4656C" w:rsidRPr="00E34F28">
        <w:rPr>
          <w:rStyle w:val="afffff9"/>
          <w:rFonts w:hint="cs"/>
          <w:rtl/>
        </w:rPr>
        <w:t>רי''ו:</w:t>
      </w:r>
      <w:r w:rsidR="00C4656C" w:rsidRPr="00C4656C">
        <w:rPr>
          <w:rFonts w:hint="cs"/>
          <w:rtl/>
        </w:rPr>
        <w:t xml:space="preserve"> אין הלכה כר''י</w:t>
      </w:r>
      <w:r w:rsidR="00C4656C">
        <w:rPr>
          <w:rFonts w:hint="cs"/>
          <w:rtl/>
        </w:rPr>
        <w:t>.</w:t>
      </w:r>
      <w:r w:rsidR="00C4656C" w:rsidRPr="00C4656C">
        <w:rPr>
          <w:rFonts w:hint="cs"/>
          <w:rtl/>
        </w:rPr>
        <w:t xml:space="preserve"> </w:t>
      </w:r>
    </w:p>
    <w:p w14:paraId="099F7E4E" w14:textId="77777777" w:rsidR="00A24328" w:rsidRDefault="00DA51A5" w:rsidP="009A59D1">
      <w:pPr>
        <w:pStyle w:val="38"/>
        <w:framePr w:wrap="notBeside"/>
        <w:rPr>
          <w:rtl/>
        </w:rPr>
      </w:pPr>
      <w:r w:rsidRPr="00660D7A">
        <w:rPr>
          <w:rFonts w:hint="cs"/>
          <w:rtl/>
        </w:rPr>
        <w:t>כשחלש ר</w:t>
      </w:r>
      <w:r w:rsidRPr="00660D7A">
        <w:rPr>
          <w:rtl/>
        </w:rPr>
        <w:t>"</w:t>
      </w:r>
      <w:r w:rsidRPr="00660D7A">
        <w:rPr>
          <w:rFonts w:hint="cs"/>
          <w:rtl/>
        </w:rPr>
        <w:t>ז</w:t>
      </w:r>
      <w:r w:rsidR="00A24328">
        <w:rPr>
          <w:rtl/>
        </w:rPr>
        <w:t>:</w:t>
      </w:r>
    </w:p>
    <w:p w14:paraId="4F9EAB3F" w14:textId="36AC4352" w:rsidR="00077CDD" w:rsidRPr="00E34F28" w:rsidRDefault="00DA51A5" w:rsidP="00C4656C">
      <w:pPr>
        <w:pStyle w:val="afffff5"/>
        <w:spacing w:before="0"/>
        <w:rPr>
          <w:rtl/>
        </w:rPr>
      </w:pPr>
      <w:bookmarkStart w:id="789" w:name="_Toc193635933"/>
      <w:bookmarkStart w:id="790" w:name="_Toc216184547"/>
      <w:r w:rsidRPr="00A10336">
        <w:rPr>
          <w:rStyle w:val="30"/>
          <w:rFonts w:hint="cs"/>
          <w:rtl/>
        </w:rPr>
        <w:t>מגירסתו</w:t>
      </w:r>
      <w:bookmarkEnd w:id="789"/>
      <w:bookmarkEnd w:id="790"/>
      <w:r w:rsidRPr="00FE3D07">
        <w:rPr>
          <w:rFonts w:hint="cs"/>
          <w:rtl/>
        </w:rPr>
        <w:t xml:space="preserve"> ישב על פתחו של </w:t>
      </w:r>
      <w:r w:rsidRPr="00E34F28">
        <w:rPr>
          <w:rStyle w:val="afffff9"/>
          <w:rFonts w:hint="cs"/>
          <w:rtl/>
        </w:rPr>
        <w:t>רנב</w:t>
      </w:r>
      <w:r w:rsidRPr="00E34F28">
        <w:rPr>
          <w:rStyle w:val="afffff9"/>
          <w:rtl/>
        </w:rPr>
        <w:t>"</w:t>
      </w:r>
      <w:r w:rsidRPr="00E34F28">
        <w:rPr>
          <w:rStyle w:val="afffff9"/>
          <w:rFonts w:hint="cs"/>
          <w:rtl/>
        </w:rPr>
        <w:t>ט</w:t>
      </w:r>
      <w:r w:rsidRPr="00FE3D07">
        <w:rPr>
          <w:rFonts w:hint="cs"/>
          <w:rtl/>
        </w:rPr>
        <w:t xml:space="preserve"> ואמר שכשיעברו רבנן אעמוד ואקבל שכר, וכשהגיע </w:t>
      </w:r>
      <w:r w:rsidRPr="00E34F28">
        <w:rPr>
          <w:rStyle w:val="afffff9"/>
          <w:rFonts w:hint="cs"/>
          <w:rtl/>
        </w:rPr>
        <w:t>רנב</w:t>
      </w:r>
      <w:r w:rsidRPr="00E34F28">
        <w:rPr>
          <w:rStyle w:val="afffff9"/>
          <w:rtl/>
        </w:rPr>
        <w:t>"</w:t>
      </w:r>
      <w:r w:rsidRPr="00E34F28">
        <w:rPr>
          <w:rStyle w:val="afffff9"/>
          <w:rFonts w:hint="cs"/>
          <w:rtl/>
        </w:rPr>
        <w:t>ט</w:t>
      </w:r>
      <w:r w:rsidRPr="00FE3D07">
        <w:rPr>
          <w:rFonts w:hint="cs"/>
          <w:rtl/>
        </w:rPr>
        <w:t xml:space="preserve"> שאלו מי אמר הלכה בביהמ</w:t>
      </w:r>
      <w:r w:rsidRPr="00FE3D07">
        <w:rPr>
          <w:rtl/>
        </w:rPr>
        <w:t>"</w:t>
      </w:r>
      <w:r w:rsidRPr="00FE3D07">
        <w:rPr>
          <w:rFonts w:hint="cs"/>
          <w:rtl/>
        </w:rPr>
        <w:t>ד,</w:t>
      </w:r>
      <w:r w:rsidR="007857D4" w:rsidRPr="00FE3D07">
        <w:rPr>
          <w:rFonts w:hint="cs"/>
          <w:rtl/>
        </w:rPr>
        <w:t xml:space="preserve"> </w:t>
      </w:r>
      <w:r w:rsidRPr="00FE3D07">
        <w:rPr>
          <w:rFonts w:hint="cs"/>
          <w:rtl/>
        </w:rPr>
        <w:t xml:space="preserve">ואמר </w:t>
      </w:r>
      <w:r w:rsidRPr="00E34F28">
        <w:rPr>
          <w:rStyle w:val="afffff9"/>
          <w:rFonts w:hint="cs"/>
          <w:rtl/>
        </w:rPr>
        <w:t>דארי</w:t>
      </w:r>
      <w:r w:rsidRPr="00E34F28">
        <w:rPr>
          <w:rStyle w:val="afffff9"/>
          <w:rtl/>
        </w:rPr>
        <w:t>"</w:t>
      </w:r>
      <w:r w:rsidRPr="00E34F28">
        <w:rPr>
          <w:rStyle w:val="afffff9"/>
          <w:rFonts w:hint="cs"/>
          <w:rtl/>
        </w:rPr>
        <w:t>ו</w:t>
      </w:r>
      <w:r w:rsidRPr="00FE3D07">
        <w:rPr>
          <w:rFonts w:hint="cs"/>
          <w:rtl/>
        </w:rPr>
        <w:t xml:space="preserve"> דאין הלכה </w:t>
      </w:r>
      <w:r w:rsidRPr="00E34F28">
        <w:rPr>
          <w:rStyle w:val="afffff9"/>
          <w:rFonts w:hint="cs"/>
          <w:rtl/>
        </w:rPr>
        <w:t>כר</w:t>
      </w:r>
      <w:r w:rsidRPr="00E34F28">
        <w:rPr>
          <w:rStyle w:val="afffff9"/>
          <w:rtl/>
        </w:rPr>
        <w:t>"</w:t>
      </w:r>
      <w:r w:rsidRPr="00E34F28">
        <w:rPr>
          <w:rStyle w:val="afffff9"/>
          <w:rFonts w:hint="cs"/>
          <w:rtl/>
        </w:rPr>
        <w:t>י,</w:t>
      </w:r>
      <w:r w:rsidRPr="00FE3D07">
        <w:rPr>
          <w:rFonts w:hint="cs"/>
          <w:rtl/>
        </w:rPr>
        <w:t xml:space="preserve"> </w:t>
      </w:r>
    </w:p>
    <w:p w14:paraId="151C6203" w14:textId="77777777" w:rsidR="00DA51A5" w:rsidRPr="000528DA" w:rsidRDefault="00DA51A5" w:rsidP="000528DA">
      <w:pPr>
        <w:rPr>
          <w:rtl/>
        </w:rPr>
      </w:pPr>
      <w:r w:rsidRPr="009A59D1">
        <w:rPr>
          <w:rStyle w:val="affff2"/>
          <w:rFonts w:hint="cs"/>
          <w:rtl/>
        </w:rPr>
        <w:t>ושנה ממנו ארבעים פעם</w:t>
      </w:r>
      <w:r w:rsidRPr="000528DA">
        <w:rPr>
          <w:rFonts w:hint="cs"/>
          <w:rtl/>
        </w:rPr>
        <w:t>,</w:t>
      </w:r>
      <w:r w:rsidR="007857D4" w:rsidRPr="000528DA">
        <w:rPr>
          <w:rFonts w:hint="cs"/>
          <w:rtl/>
        </w:rPr>
        <w:t xml:space="preserve"> </w:t>
      </w:r>
      <w:r w:rsidR="00077CDD" w:rsidRPr="000528DA">
        <w:rPr>
          <w:rFonts w:hint="cs"/>
          <w:rtl/>
        </w:rPr>
        <w:t xml:space="preserve">שקודם חשב </w:t>
      </w:r>
      <w:r w:rsidR="00077CDD" w:rsidRPr="00E34F28">
        <w:rPr>
          <w:rStyle w:val="afffff9"/>
          <w:rFonts w:hint="cs"/>
          <w:rtl/>
        </w:rPr>
        <w:t>שריב''ל</w:t>
      </w:r>
      <w:r w:rsidR="00077CDD" w:rsidRPr="000528DA">
        <w:rPr>
          <w:rFonts w:hint="cs"/>
          <w:rtl/>
        </w:rPr>
        <w:t xml:space="preserve"> אמרה. </w:t>
      </w:r>
    </w:p>
    <w:p w14:paraId="7CE8C38F" w14:textId="77777777" w:rsidR="00077CDD" w:rsidRPr="00E34F28" w:rsidRDefault="00DA51A5" w:rsidP="000F6DD4">
      <w:pPr>
        <w:pStyle w:val="afffffc"/>
        <w:rPr>
          <w:rtl/>
        </w:rPr>
      </w:pPr>
      <w:bookmarkStart w:id="791" w:name="_Toc193635934"/>
      <w:bookmarkStart w:id="792" w:name="_Toc216184548"/>
      <w:r w:rsidRPr="007D462B">
        <w:rPr>
          <w:rtl/>
        </w:rPr>
        <w:t>כל המתפלל</w:t>
      </w:r>
      <w:r w:rsidRPr="00FE3D07">
        <w:rPr>
          <w:rtl/>
        </w:rPr>
        <w:t xml:space="preserve"> </w:t>
      </w:r>
      <w:r w:rsidRPr="007D462B">
        <w:rPr>
          <w:rtl/>
        </w:rPr>
        <w:t>מוספין לאחר שבע שעות</w:t>
      </w:r>
      <w:bookmarkEnd w:id="791"/>
      <w:bookmarkEnd w:id="792"/>
    </w:p>
    <w:p w14:paraId="55957783" w14:textId="77777777" w:rsidR="00A24328" w:rsidRDefault="00DA51A5" w:rsidP="009A59D1">
      <w:pPr>
        <w:pStyle w:val="38"/>
        <w:framePr w:wrap="notBeside"/>
        <w:rPr>
          <w:rtl/>
        </w:rPr>
      </w:pPr>
      <w:r w:rsidRPr="00660D7A">
        <w:rPr>
          <w:rtl/>
        </w:rPr>
        <w:t>לר"י</w:t>
      </w:r>
      <w:r w:rsidR="00A24328">
        <w:rPr>
          <w:rtl/>
        </w:rPr>
        <w:t>:</w:t>
      </w:r>
    </w:p>
    <w:p w14:paraId="08A3472E" w14:textId="525D04FE" w:rsidR="00DA51A5" w:rsidRPr="000528DA" w:rsidRDefault="00DA51A5" w:rsidP="000528DA">
      <w:pPr>
        <w:rPr>
          <w:rtl/>
        </w:rPr>
      </w:pPr>
      <w:r w:rsidRPr="00A4639B">
        <w:rPr>
          <w:rStyle w:val="ad"/>
          <w:rtl/>
        </w:rPr>
        <w:t>נוגי ממועד אספתי ממך היו.</w:t>
      </w:r>
      <w:r w:rsidRPr="00A4639B">
        <w:rPr>
          <w:rStyle w:val="ad"/>
          <w:rFonts w:hint="cs"/>
          <w:rtl/>
        </w:rPr>
        <w:t xml:space="preserve"> </w:t>
      </w:r>
      <w:r w:rsidRPr="000528DA">
        <w:rPr>
          <w:rFonts w:hint="cs"/>
          <w:rtl/>
        </w:rPr>
        <w:t xml:space="preserve">לשון </w:t>
      </w:r>
      <w:r w:rsidR="006C7C1C" w:rsidRPr="009A59D1">
        <w:rPr>
          <w:rStyle w:val="affff2"/>
          <w:rFonts w:hint="cs"/>
          <w:rtl/>
        </w:rPr>
        <w:t>שבירה</w:t>
      </w:r>
      <w:r w:rsidRPr="000528DA">
        <w:rPr>
          <w:rFonts w:hint="cs"/>
          <w:rtl/>
        </w:rPr>
        <w:t xml:space="preserve">, על </w:t>
      </w:r>
      <w:r w:rsidRPr="000528DA">
        <w:rPr>
          <w:rtl/>
        </w:rPr>
        <w:t>ש</w:t>
      </w:r>
      <w:r w:rsidR="00DB791B" w:rsidRPr="000528DA">
        <w:rPr>
          <w:rFonts w:hint="cs"/>
          <w:rtl/>
        </w:rPr>
        <w:t xml:space="preserve">ונאי ישראל </w:t>
      </w:r>
      <w:r w:rsidRPr="000528DA">
        <w:rPr>
          <w:rFonts w:hint="cs"/>
          <w:rtl/>
        </w:rPr>
        <w:t xml:space="preserve">שהעבירו מועדי תפלות </w:t>
      </w:r>
      <w:r w:rsidRPr="000528DA">
        <w:rPr>
          <w:rtl/>
        </w:rPr>
        <w:t>בירושלים.</w:t>
      </w:r>
    </w:p>
    <w:p w14:paraId="7AEE577F" w14:textId="77777777" w:rsidR="00077CDD" w:rsidRPr="00E34F28" w:rsidRDefault="00DA51A5" w:rsidP="000F6DD4">
      <w:pPr>
        <w:pStyle w:val="afffffc"/>
        <w:rPr>
          <w:rtl/>
        </w:rPr>
      </w:pPr>
      <w:bookmarkStart w:id="793" w:name="_Toc193635935"/>
      <w:bookmarkStart w:id="794" w:name="_Toc216184549"/>
      <w:r w:rsidRPr="007D462B">
        <w:rPr>
          <w:rtl/>
        </w:rPr>
        <w:t xml:space="preserve">המתפלל שחרית אחר </w:t>
      </w:r>
      <w:r w:rsidRPr="007D462B">
        <w:rPr>
          <w:rFonts w:hint="cs"/>
          <w:rtl/>
        </w:rPr>
        <w:t xml:space="preserve">ד' </w:t>
      </w:r>
      <w:r w:rsidRPr="007D462B">
        <w:rPr>
          <w:rtl/>
        </w:rPr>
        <w:t>שעות</w:t>
      </w:r>
      <w:bookmarkEnd w:id="793"/>
      <w:bookmarkEnd w:id="794"/>
    </w:p>
    <w:p w14:paraId="1E781395" w14:textId="1DC66FE6" w:rsidR="00A24328" w:rsidRDefault="00DA51A5" w:rsidP="009A59D1">
      <w:pPr>
        <w:pStyle w:val="38"/>
        <w:framePr w:wrap="notBeside"/>
        <w:rPr>
          <w:rtl/>
        </w:rPr>
      </w:pPr>
      <w:r w:rsidRPr="00660D7A">
        <w:rPr>
          <w:rtl/>
        </w:rPr>
        <w:t>לר"י</w:t>
      </w:r>
      <w:r w:rsidR="00A24328">
        <w:rPr>
          <w:rtl/>
        </w:rPr>
        <w:t>:</w:t>
      </w:r>
    </w:p>
    <w:p w14:paraId="249F8E49" w14:textId="6216C45D" w:rsidR="00077CDD" w:rsidRPr="000528DA" w:rsidRDefault="00DA51A5" w:rsidP="000528DA">
      <w:pPr>
        <w:rPr>
          <w:rtl/>
        </w:rPr>
      </w:pPr>
      <w:r w:rsidRPr="00A4639B">
        <w:rPr>
          <w:rStyle w:val="ad"/>
          <w:rtl/>
        </w:rPr>
        <w:t>נוגי ממועד.</w:t>
      </w:r>
      <w:r w:rsidR="00DB791B">
        <w:rPr>
          <w:rStyle w:val="ad"/>
          <w:rFonts w:hint="cs"/>
          <w:rtl/>
        </w:rPr>
        <w:t xml:space="preserve"> </w:t>
      </w:r>
      <w:r w:rsidRPr="000528DA">
        <w:rPr>
          <w:rFonts w:ascii="Fb Fontext" w:hAnsi="Fb Fontext"/>
          <w:rtl/>
        </w:rPr>
        <w:t xml:space="preserve">נוגי </w:t>
      </w:r>
      <w:r w:rsidR="006C7C1C" w:rsidRPr="000528DA">
        <w:rPr>
          <w:rFonts w:ascii="Fb Fontext" w:hAnsi="Fb Fontext" w:hint="cs"/>
          <w:rtl/>
        </w:rPr>
        <w:t xml:space="preserve">לשון </w:t>
      </w:r>
      <w:r w:rsidR="006C7C1C" w:rsidRPr="009A59D1">
        <w:rPr>
          <w:rStyle w:val="affff2"/>
          <w:rFonts w:hint="cs"/>
          <w:rtl/>
        </w:rPr>
        <w:t>עצב</w:t>
      </w:r>
      <w:r w:rsidR="006C7C1C" w:rsidRPr="000528DA">
        <w:rPr>
          <w:rFonts w:ascii="Fb Fontext" w:hAnsi="Fb Fontext" w:hint="cs"/>
          <w:rtl/>
        </w:rPr>
        <w:t xml:space="preserve"> </w:t>
      </w:r>
      <w:r w:rsidRPr="00A4639B">
        <w:rPr>
          <w:rStyle w:val="ad"/>
          <w:rtl/>
        </w:rPr>
        <w:t>ד</w:t>
      </w:r>
      <w:r w:rsidRPr="00A4639B">
        <w:rPr>
          <w:rStyle w:val="ad"/>
          <w:rFonts w:hint="cs"/>
          <w:rtl/>
        </w:rPr>
        <w:t>'</w:t>
      </w:r>
      <w:r w:rsidRPr="00A4639B">
        <w:rPr>
          <w:rStyle w:val="ad"/>
          <w:rtl/>
        </w:rPr>
        <w:t>דלפה נפשי מתוגה</w:t>
      </w:r>
      <w:r w:rsidRPr="00A4639B">
        <w:rPr>
          <w:rStyle w:val="ad"/>
          <w:rFonts w:hint="cs"/>
          <w:rtl/>
        </w:rPr>
        <w:t>'</w:t>
      </w:r>
      <w:r w:rsidRPr="00A4639B">
        <w:rPr>
          <w:rStyle w:val="ad"/>
          <w:rtl/>
        </w:rPr>
        <w:t>.</w:t>
      </w:r>
      <w:r w:rsidRPr="000528DA">
        <w:rPr>
          <w:rFonts w:ascii="Fb Fontext" w:hAnsi="Fb Fontext" w:hint="cs"/>
          <w:rtl/>
        </w:rPr>
        <w:t xml:space="preserve"> </w:t>
      </w:r>
    </w:p>
    <w:p w14:paraId="69410176" w14:textId="77777777" w:rsidR="00A24328" w:rsidRDefault="00DA51A5" w:rsidP="009A59D1">
      <w:pPr>
        <w:pStyle w:val="38"/>
        <w:framePr w:wrap="notBeside"/>
        <w:rPr>
          <w:rtl/>
        </w:rPr>
      </w:pPr>
      <w:r w:rsidRPr="00660D7A">
        <w:rPr>
          <w:rFonts w:hint="cs"/>
          <w:rtl/>
        </w:rPr>
        <w:t>לרנב</w:t>
      </w:r>
      <w:r w:rsidRPr="00660D7A">
        <w:rPr>
          <w:rtl/>
        </w:rPr>
        <w:t>"</w:t>
      </w:r>
      <w:r w:rsidRPr="00660D7A">
        <w:rPr>
          <w:rFonts w:hint="cs"/>
          <w:rtl/>
        </w:rPr>
        <w:t>י</w:t>
      </w:r>
      <w:r w:rsidR="00A24328">
        <w:rPr>
          <w:rtl/>
        </w:rPr>
        <w:t>:</w:t>
      </w:r>
    </w:p>
    <w:p w14:paraId="182256C5" w14:textId="7F93EEE7" w:rsidR="00DA51A5" w:rsidRPr="000528DA" w:rsidRDefault="00DA51A5" w:rsidP="000528DA">
      <w:pPr>
        <w:rPr>
          <w:rtl/>
        </w:rPr>
      </w:pPr>
      <w:r w:rsidRPr="00A4639B">
        <w:rPr>
          <w:rStyle w:val="ad"/>
          <w:rFonts w:hint="cs"/>
          <w:rtl/>
        </w:rPr>
        <w:t>מ'</w:t>
      </w:r>
      <w:r w:rsidRPr="00A4639B">
        <w:rPr>
          <w:rStyle w:val="ad"/>
          <w:rtl/>
        </w:rPr>
        <w:t>בתולותיה נוגות והיא מר לה</w:t>
      </w:r>
      <w:r w:rsidRPr="00A4639B">
        <w:rPr>
          <w:rStyle w:val="ad"/>
          <w:rFonts w:hint="cs"/>
          <w:rtl/>
        </w:rPr>
        <w:t>'</w:t>
      </w:r>
      <w:r w:rsidRPr="00A4639B">
        <w:rPr>
          <w:rStyle w:val="ad"/>
          <w:rtl/>
        </w:rPr>
        <w:t>.</w:t>
      </w:r>
    </w:p>
    <w:p w14:paraId="78678BA5" w14:textId="77777777" w:rsidR="00DA51A5" w:rsidRPr="00E34F28" w:rsidRDefault="00DA51A5" w:rsidP="00EC0DC4">
      <w:pPr>
        <w:pStyle w:val="af2"/>
        <w:framePr w:wrap="around"/>
        <w:rPr>
          <w:rtl/>
        </w:rPr>
      </w:pPr>
      <w:r w:rsidRPr="00A4639B">
        <w:rPr>
          <w:rtl/>
        </w:rPr>
        <w:t>כח:</w:t>
      </w:r>
    </w:p>
    <w:p w14:paraId="6171FD2E" w14:textId="77777777" w:rsidR="00A24328" w:rsidRDefault="00585259" w:rsidP="009A59D1">
      <w:pPr>
        <w:pStyle w:val="38"/>
        <w:framePr w:wrap="notBeside"/>
        <w:rPr>
          <w:rtl/>
        </w:rPr>
      </w:pPr>
      <w:r w:rsidRPr="00660D7A">
        <w:rPr>
          <w:rFonts w:hint="cs"/>
          <w:rtl/>
        </w:rPr>
        <w:t>ר"א</w:t>
      </w:r>
      <w:r w:rsidR="00A24328">
        <w:rPr>
          <w:rtl/>
        </w:rPr>
        <w:t>:</w:t>
      </w:r>
    </w:p>
    <w:p w14:paraId="37652F1B" w14:textId="7DE1FB48" w:rsidR="00077CDD" w:rsidRPr="00E34F28" w:rsidRDefault="00DA51A5" w:rsidP="00C4656C">
      <w:pPr>
        <w:pStyle w:val="afffff5"/>
        <w:spacing w:before="0"/>
        <w:rPr>
          <w:rtl/>
        </w:rPr>
      </w:pPr>
      <w:bookmarkStart w:id="795" w:name="_Toc193635936"/>
      <w:bookmarkStart w:id="796" w:name="_Toc216184550"/>
      <w:r w:rsidRPr="00A10336">
        <w:rPr>
          <w:rStyle w:val="30"/>
          <w:rtl/>
        </w:rPr>
        <w:t>חלש ולא בא ל</w:t>
      </w:r>
      <w:r w:rsidR="00585259" w:rsidRPr="00A10336">
        <w:rPr>
          <w:rStyle w:val="30"/>
          <w:rFonts w:hint="cs"/>
          <w:rtl/>
        </w:rPr>
        <w:t>דרשת</w:t>
      </w:r>
      <w:bookmarkEnd w:id="795"/>
      <w:bookmarkEnd w:id="796"/>
      <w:r w:rsidRPr="00A10336">
        <w:rPr>
          <w:rStyle w:val="30"/>
          <w:rtl/>
        </w:rPr>
        <w:t xml:space="preserve"> </w:t>
      </w:r>
      <w:r w:rsidRPr="00E34F28">
        <w:rPr>
          <w:rStyle w:val="afffff9"/>
          <w:rtl/>
        </w:rPr>
        <w:t>רב יוסף.</w:t>
      </w:r>
      <w:r w:rsidRPr="00FE3D07">
        <w:rPr>
          <w:rFonts w:hint="cs"/>
          <w:rtl/>
        </w:rPr>
        <w:t xml:space="preserve"> וכשהגיע למחרת</w:t>
      </w:r>
      <w:r w:rsidR="00077CDD">
        <w:rPr>
          <w:rFonts w:hint="cs"/>
          <w:rtl/>
        </w:rPr>
        <w:t>,</w:t>
      </w:r>
      <w:r w:rsidRPr="00FE3D07">
        <w:rPr>
          <w:rFonts w:hint="cs"/>
          <w:rtl/>
        </w:rPr>
        <w:t xml:space="preserve"> </w:t>
      </w:r>
    </w:p>
    <w:p w14:paraId="3787DEA2" w14:textId="77777777" w:rsidR="00A24328" w:rsidRDefault="00C4656C" w:rsidP="009A59D1">
      <w:pPr>
        <w:pStyle w:val="38"/>
        <w:framePr w:wrap="notBeside"/>
        <w:rPr>
          <w:rtl/>
        </w:rPr>
      </w:pPr>
      <w:r w:rsidRPr="00660D7A">
        <w:rPr>
          <w:rFonts w:hint="cs"/>
          <w:rtl/>
        </w:rPr>
        <w:t>אביי</w:t>
      </w:r>
      <w:r w:rsidR="00A24328">
        <w:rPr>
          <w:rtl/>
        </w:rPr>
        <w:t>:</w:t>
      </w:r>
    </w:p>
    <w:p w14:paraId="3FCCE385" w14:textId="65C7A813" w:rsidR="00077CDD" w:rsidRPr="000528DA" w:rsidRDefault="00DA51A5" w:rsidP="000528DA">
      <w:pPr>
        <w:rPr>
          <w:rtl/>
        </w:rPr>
      </w:pPr>
      <w:r w:rsidRPr="00E34F28">
        <w:rPr>
          <w:rStyle w:val="afffff9"/>
          <w:rFonts w:hint="cs"/>
          <w:rtl/>
        </w:rPr>
        <w:t>רצה להניח דעתו</w:t>
      </w:r>
      <w:r w:rsidRPr="000528DA">
        <w:rPr>
          <w:rFonts w:hint="cs"/>
          <w:rtl/>
        </w:rPr>
        <w:t xml:space="preserve"> </w:t>
      </w:r>
      <w:r w:rsidRPr="00E34F28">
        <w:rPr>
          <w:rStyle w:val="afffff9"/>
          <w:rFonts w:hint="cs"/>
          <w:rtl/>
        </w:rPr>
        <w:t>אמר</w:t>
      </w:r>
      <w:r w:rsidR="00077CDD" w:rsidRPr="00E34F28">
        <w:rPr>
          <w:rStyle w:val="afffff9"/>
          <w:rFonts w:hint="cs"/>
          <w:rtl/>
        </w:rPr>
        <w:t>:</w:t>
      </w:r>
      <w:r w:rsidRPr="000528DA">
        <w:rPr>
          <w:rFonts w:hint="cs"/>
          <w:rtl/>
        </w:rPr>
        <w:t xml:space="preserve"> שלא הגיע שחלש ליבו</w:t>
      </w:r>
      <w:r w:rsidR="00DB791B" w:rsidRPr="000528DA">
        <w:rPr>
          <w:rFonts w:hint="cs"/>
          <w:rtl/>
        </w:rPr>
        <w:t>,</w:t>
      </w:r>
      <w:r w:rsidRPr="000528DA">
        <w:rPr>
          <w:rFonts w:hint="cs"/>
          <w:rtl/>
        </w:rPr>
        <w:t xml:space="preserve"> </w:t>
      </w:r>
    </w:p>
    <w:p w14:paraId="32412E73" w14:textId="77777777" w:rsidR="00363610" w:rsidRPr="000528DA" w:rsidRDefault="00DA51A5" w:rsidP="000528DA">
      <w:pPr>
        <w:rPr>
          <w:rtl/>
        </w:rPr>
      </w:pPr>
      <w:bookmarkStart w:id="797" w:name="_Toc193635937"/>
      <w:bookmarkStart w:id="798" w:name="_Toc216184551"/>
      <w:r w:rsidRPr="00A10336">
        <w:rPr>
          <w:rStyle w:val="30"/>
          <w:rFonts w:hint="cs"/>
          <w:rtl/>
        </w:rPr>
        <w:t>ולא טעם</w:t>
      </w:r>
      <w:bookmarkEnd w:id="797"/>
      <w:bookmarkEnd w:id="798"/>
      <w:r w:rsidRPr="00A10336">
        <w:rPr>
          <w:rStyle w:val="30"/>
          <w:rFonts w:hint="cs"/>
          <w:rtl/>
        </w:rPr>
        <w:t xml:space="preserve"> </w:t>
      </w:r>
      <w:r w:rsidRPr="000528DA">
        <w:rPr>
          <w:rFonts w:hint="cs"/>
          <w:rtl/>
        </w:rPr>
        <w:t>משהו ד</w:t>
      </w:r>
      <w:r w:rsidR="00936984" w:rsidRPr="000528DA">
        <w:rPr>
          <w:rtl/>
        </w:rPr>
        <w:t xml:space="preserve">אסור </w:t>
      </w:r>
      <w:r w:rsidRPr="000528DA">
        <w:rPr>
          <w:rtl/>
        </w:rPr>
        <w:t xml:space="preserve">שיטעום </w:t>
      </w:r>
      <w:r w:rsidR="00585259" w:rsidRPr="000528DA">
        <w:rPr>
          <w:rtl/>
        </w:rPr>
        <w:t xml:space="preserve">כלום קודם שיתפלל </w:t>
      </w:r>
      <w:r w:rsidR="00585259" w:rsidRPr="000528DA">
        <w:rPr>
          <w:rFonts w:hint="cs"/>
          <w:rtl/>
        </w:rPr>
        <w:t>מוסף,</w:t>
      </w:r>
      <w:r w:rsidRPr="000528DA">
        <w:rPr>
          <w:rFonts w:hint="cs"/>
          <w:rtl/>
        </w:rPr>
        <w:t xml:space="preserve"> </w:t>
      </w:r>
    </w:p>
    <w:p w14:paraId="099FB00C" w14:textId="77777777" w:rsidR="00DA51A5" w:rsidRPr="000528DA" w:rsidRDefault="00DA51A5" w:rsidP="000528DA">
      <w:pPr>
        <w:rPr>
          <w:rtl/>
        </w:rPr>
      </w:pPr>
      <w:bookmarkStart w:id="799" w:name="_Toc193635938"/>
      <w:bookmarkStart w:id="800" w:name="_Toc216184552"/>
      <w:r w:rsidRPr="00A10336">
        <w:rPr>
          <w:rStyle w:val="30"/>
          <w:rFonts w:hint="cs"/>
          <w:rtl/>
        </w:rPr>
        <w:lastRenderedPageBreak/>
        <w:t>ולא התפלל ביחידות קודם</w:t>
      </w:r>
      <w:bookmarkEnd w:id="799"/>
      <w:bookmarkEnd w:id="800"/>
      <w:r w:rsidRPr="000528DA">
        <w:rPr>
          <w:rFonts w:hint="cs"/>
          <w:rtl/>
        </w:rPr>
        <w:t xml:space="preserve"> דאסור להקדים תפלתו לתפילת הציבור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דווקא אם מתפלל עם הציבור,</w:t>
      </w:r>
    </w:p>
    <w:p w14:paraId="4E316DA9" w14:textId="77777777" w:rsidR="00DA51A5" w:rsidRPr="000528DA" w:rsidRDefault="00DA51A5" w:rsidP="000528DA">
      <w:pPr>
        <w:rPr>
          <w:rtl/>
        </w:rPr>
      </w:pPr>
      <w:bookmarkStart w:id="801" w:name="_Toc193635939"/>
      <w:bookmarkStart w:id="802" w:name="_Toc216184553"/>
      <w:r w:rsidRPr="00A10336">
        <w:rPr>
          <w:rStyle w:val="30"/>
          <w:rFonts w:hint="cs"/>
          <w:rtl/>
        </w:rPr>
        <w:t>אין הלכה</w:t>
      </w:r>
      <w:bookmarkEnd w:id="801"/>
      <w:bookmarkEnd w:id="802"/>
      <w:r w:rsidRPr="000528DA">
        <w:rPr>
          <w:rFonts w:hint="cs"/>
          <w:rtl/>
        </w:rPr>
        <w:t xml:space="preserve"> </w:t>
      </w:r>
      <w:r w:rsidRPr="00E34F28">
        <w:rPr>
          <w:rStyle w:val="afffff9"/>
          <w:rFonts w:hint="cs"/>
          <w:rtl/>
        </w:rPr>
        <w:t>כר</w:t>
      </w:r>
      <w:r w:rsidRPr="00E34F28">
        <w:rPr>
          <w:rStyle w:val="afffff9"/>
          <w:rtl/>
        </w:rPr>
        <w:t>"</w:t>
      </w:r>
      <w:r w:rsidRPr="00E34F28">
        <w:rPr>
          <w:rStyle w:val="afffff9"/>
          <w:rFonts w:hint="cs"/>
          <w:rtl/>
        </w:rPr>
        <w:t xml:space="preserve">ה </w:t>
      </w:r>
      <w:r w:rsidRPr="000528DA">
        <w:rPr>
          <w:rFonts w:hint="cs"/>
          <w:rtl/>
        </w:rPr>
        <w:t xml:space="preserve">דאסור קודם מוסף. ולא </w:t>
      </w:r>
      <w:r w:rsidRPr="00E34F28">
        <w:rPr>
          <w:rStyle w:val="afffff9"/>
          <w:rFonts w:hint="cs"/>
          <w:rtl/>
        </w:rPr>
        <w:t>כריב</w:t>
      </w:r>
      <w:r w:rsidRPr="00E34F28">
        <w:rPr>
          <w:rStyle w:val="afffff9"/>
          <w:rtl/>
        </w:rPr>
        <w:t>"</w:t>
      </w:r>
      <w:r w:rsidRPr="00E34F28">
        <w:rPr>
          <w:rStyle w:val="afffff9"/>
          <w:rFonts w:hint="cs"/>
          <w:rtl/>
        </w:rPr>
        <w:t>ל</w:t>
      </w:r>
      <w:r w:rsidR="00077CDD" w:rsidRPr="000528DA">
        <w:rPr>
          <w:rFonts w:hint="cs"/>
          <w:rtl/>
        </w:rPr>
        <w:t xml:space="preserve"> דאסור קודם מנחה</w:t>
      </w:r>
    </w:p>
    <w:p w14:paraId="47FE9813" w14:textId="5A40F83D" w:rsidR="00C4656C" w:rsidRPr="000528DA" w:rsidRDefault="00683C59" w:rsidP="00701C6E">
      <w:pPr>
        <w:pStyle w:val="afffa"/>
        <w:spacing w:after="120"/>
        <w:rPr>
          <w:rtl/>
        </w:rPr>
      </w:pPr>
      <w:r>
        <w:rPr>
          <w:rFonts w:hint="cs"/>
          <w:rtl/>
        </w:rPr>
        <w:t>***</w:t>
      </w:r>
      <w:r w:rsidR="00C4656C">
        <w:rPr>
          <w:rFonts w:hint="cs"/>
          <w:rtl/>
        </w:rPr>
        <w:t>*</w:t>
      </w:r>
    </w:p>
    <w:p>
      <w:pPr>
        <w:pStyle w:val="MishnaBatzad"/>
        <w:rPr>
          <w:ins w:id="20106" w:author="קלוד" w:date="2026-10-06T10:08:25Z"/>
        </w:rPr>
      </w:pPr>
      <w:ins w:id="20105" w:author="קלוד" w:date="2026-10-06T10:08:25Z">
        <w:r>
          <w:t xml:space="preserve">משנה ב</w:t>
        </w:r>
      </w:ins>
    </w:p>
    <w:p w14:paraId="524084E6" w14:textId="0A9E13DE" w:rsidR="0082324A" w:rsidRPr="00E34F28" w:rsidRDefault="00DA51A5" w:rsidP="00C4656C">
      <w:pPr>
        <w:pStyle w:val="a3"/>
        <w:spacing w:before="120"/>
        <w:rPr>
          <w:rtl/>
        </w:rPr>
        <w:pPrChange w:id="90015" w:author="קלוד" w:date="2026-10-08T12:08:16Z">
          <w:pPr>
            <w:pStyle w:val="a3"/>
          </w:pPr>
        </w:pPrChange>
      </w:pPr>
      <w:r w:rsidRPr="00F75DF3">
        <w:rPr>
          <w:rStyle w:val="affffff2"/>
          <w:rtl/>
        </w:rPr>
        <w:t>רבי נחוניא בן הקנה</w:t>
      </w:r>
      <w:r w:rsidRPr="00F75DF3">
        <w:rPr>
          <w:rtl/>
        </w:rPr>
        <w:t xml:space="preserve"> התפלל </w:t>
      </w:r>
    </w:p>
    <w:p w14:paraId="103750B6" w14:textId="5187D579" w:rsidR="00077CDD" w:rsidRPr="00E34F28" w:rsidRDefault="00077CDD" w:rsidP="001619FE">
      <w:pPr>
        <w:pStyle w:val="a3"/>
        <w:rPr>
          <w:rtl/>
        </w:rPr>
      </w:pPr>
      <w:r w:rsidRPr="00A10336">
        <w:rPr>
          <w:rStyle w:val="affffff0"/>
          <w:rFonts w:hint="cs"/>
          <w:rtl/>
        </w:rPr>
        <w:t>בכניסתו</w:t>
      </w:r>
      <w:r w:rsidR="00DA51A5" w:rsidRPr="00A10336">
        <w:rPr>
          <w:rStyle w:val="affffff0"/>
          <w:rFonts w:hint="cs"/>
          <w:rtl/>
        </w:rPr>
        <w:t xml:space="preserve"> </w:t>
      </w:r>
      <w:r w:rsidR="00C4656C" w:rsidRPr="00A10336">
        <w:rPr>
          <w:rStyle w:val="affffff0"/>
          <w:rFonts w:hint="cs"/>
          <w:rtl/>
        </w:rPr>
        <w:t>לביהמ''ד</w:t>
      </w:r>
      <w:r w:rsidR="00C4656C">
        <w:rPr>
          <w:rFonts w:hint="cs"/>
          <w:rtl/>
        </w:rPr>
        <w:t xml:space="preserve"> </w:t>
      </w:r>
      <w:r w:rsidR="00DA51A5" w:rsidRPr="00F75DF3">
        <w:rPr>
          <w:rtl/>
        </w:rPr>
        <w:t xml:space="preserve">שלא יארע דבר תקלה על ידי, </w:t>
      </w:r>
    </w:p>
    <w:p w14:paraId="352011D6" w14:textId="52F0C73A" w:rsidR="0082324A" w:rsidRPr="00E34F28" w:rsidRDefault="00DA51A5" w:rsidP="001619FE">
      <w:pPr>
        <w:pStyle w:val="a3"/>
        <w:rPr>
          <w:rtl/>
        </w:rPr>
      </w:pPr>
      <w:r w:rsidRPr="00A10336">
        <w:rPr>
          <w:rStyle w:val="affffff0"/>
          <w:rtl/>
        </w:rPr>
        <w:t>וביציאת</w:t>
      </w:r>
      <w:r w:rsidR="00C4656C" w:rsidRPr="00A10336">
        <w:rPr>
          <w:rStyle w:val="affffff0"/>
          <w:rFonts w:hint="cs"/>
          <w:rtl/>
        </w:rPr>
        <w:t>ו</w:t>
      </w:r>
      <w:r w:rsidR="00C4656C">
        <w:rPr>
          <w:rFonts w:hint="cs"/>
          <w:rtl/>
        </w:rPr>
        <w:t xml:space="preserve"> - </w:t>
      </w:r>
      <w:r w:rsidRPr="00F75DF3">
        <w:rPr>
          <w:rtl/>
        </w:rPr>
        <w:t>אני נותן הודאה על חלקי.</w:t>
      </w:r>
      <w:r w:rsidR="00DB791B" w:rsidRPr="00C8748A">
        <w:rPr>
          <w:rStyle w:val="a7"/>
          <w:rFonts w:hint="cs"/>
          <w:rtl/>
        </w:rPr>
        <w:t xml:space="preserve"> </w:t>
      </w:r>
    </w:p>
    <w:p w14:paraId="2A590FAB" w14:textId="77777777" w:rsidR="00F87909" w:rsidRPr="00E34F28" w:rsidRDefault="00DA51A5" w:rsidP="00682BF2">
      <w:pPr>
        <w:pStyle w:val="afffff5"/>
        <w:rPr>
          <w:rtl/>
        </w:rPr>
      </w:pPr>
      <w:r w:rsidRPr="00585259">
        <w:rPr>
          <w:rStyle w:val="a7"/>
          <w:rFonts w:hint="cs"/>
          <w:rtl/>
        </w:rPr>
        <w:t>בכניסתו</w:t>
      </w:r>
      <w:r>
        <w:rPr>
          <w:rStyle w:val="30"/>
          <w:rFonts w:hint="cs"/>
          <w:rtl/>
        </w:rPr>
        <w:t xml:space="preserve"> </w:t>
      </w:r>
      <w:r>
        <w:rPr>
          <w:rStyle w:val="afffff9"/>
          <w:rFonts w:hint="cs"/>
          <w:rtl/>
          <w:rPrChange w:id="9196" w:author="מנוע אמוראים" w:date="2026-10-05T16:40:51Z">
            <w:rPr>
              <w:rStyle w:val="30"/>
              <w:rFonts w:hint="cs"/>
              <w:rtl/>
            </w:rPr>
          </w:rPrChange>
        </w:rPr>
        <w:t xml:space="preserve">יהר</w:t>
      </w:r>
      <w:r>
        <w:rPr>
          <w:rStyle w:val="afffff9"/>
          <w:rtl/>
          <w:rPrChange w:id="9197" w:author="מנוע אמוראים" w:date="2026-10-05T16:40:51Z">
            <w:rPr>
              <w:rStyle w:val="30"/>
              <w:rtl/>
            </w:rPr>
          </w:rPrChange>
        </w:rPr>
        <w:t xml:space="preserve">"</w:t>
      </w:r>
      <w:r>
        <w:rPr>
          <w:rStyle w:val="afffff9"/>
          <w:rFonts w:hint="cs"/>
          <w:rtl/>
          <w:rPrChange w:id="9198" w:author="מנוע אמוראים" w:date="2026-10-05T16:40:51Z">
            <w:rPr>
              <w:rStyle w:val="30"/>
              <w:rFonts w:hint="cs"/>
              <w:rtl/>
            </w:rPr>
          </w:rPrChange>
        </w:rPr>
        <w:t xml:space="preserve">מ</w:t>
      </w:r>
      <w:r w:rsidRPr="00FE3D07">
        <w:rPr>
          <w:rtl/>
        </w:rPr>
        <w:t xml:space="preserve"> ה' אלהי שלא יארע דבר תקלה על ידי, ולא אכשל בדבר הלכה וישמחו בי חברי,</w:t>
      </w:r>
      <w:r w:rsidRPr="00FE3D07">
        <w:rPr>
          <w:rFonts w:hint="cs"/>
          <w:rtl/>
        </w:rPr>
        <w:t xml:space="preserve"> </w:t>
      </w:r>
      <w:r w:rsidRPr="00FE3D07">
        <w:rPr>
          <w:rtl/>
        </w:rPr>
        <w:t xml:space="preserve">ולא אומר על טמא טהור </w:t>
      </w:r>
      <w:r w:rsidRPr="00F95182">
        <w:rPr>
          <w:rtl/>
        </w:rPr>
        <w:t>ולא על טהור טמא, ולא יכשלו חברי בדבר הלכה ואשמח בהם.</w:t>
      </w:r>
      <w:r w:rsidR="00DB791B" w:rsidRPr="00F95182">
        <w:rPr>
          <w:rFonts w:hint="cs"/>
          <w:rtl/>
        </w:rPr>
        <w:t xml:space="preserve"> </w:t>
      </w:r>
    </w:p>
    <w:p w14:paraId="35BACD31" w14:textId="77777777" w:rsidR="00077CDD" w:rsidRPr="00E34F28" w:rsidRDefault="00DA51A5" w:rsidP="00470C2A">
      <w:pPr>
        <w:pStyle w:val="afffffe"/>
        <w:rPr>
          <w:rtl/>
        </w:rPr>
      </w:pPr>
      <w:ins w:id="9828" w:author="מספור קטעי משנה" w:date="2026-10-06T06:45:16Z">
        <w:r>
          <w:rPr>
            <w:rStyle w:val="MisparKeta"/>
          </w:rPr>
          <w:t xml:space="preserve">ג. </w:t>
        </w:r>
      </w:ins>
      <w:bookmarkStart w:id="803" w:name="_Toc193635940"/>
      <w:bookmarkStart w:id="804" w:name="_Toc216184554"/>
      <w:r w:rsidRPr="00C4656C">
        <w:rPr>
          <w:rtl/>
        </w:rPr>
        <w:t>ביציאתו מודה אני לפניך ה' אלהי</w:t>
      </w:r>
      <w:r w:rsidR="00077CDD" w:rsidRPr="00C4656C">
        <w:rPr>
          <w:rFonts w:hint="cs"/>
          <w:rtl/>
        </w:rPr>
        <w:t>-</w:t>
      </w:r>
      <w:bookmarkEnd w:id="803"/>
      <w:bookmarkEnd w:id="804"/>
    </w:p>
    <w:p w14:paraId="5A5EA1DF" w14:textId="77777777" w:rsidR="00077CDD" w:rsidRPr="000528DA" w:rsidRDefault="00DA51A5" w:rsidP="000528DA">
      <w:pPr>
        <w:rPr>
          <w:rtl/>
        </w:rPr>
      </w:pPr>
      <w:bookmarkStart w:id="805" w:name="_Toc193635941"/>
      <w:bookmarkStart w:id="806" w:name="_Toc216184555"/>
      <w:r w:rsidRPr="00A10336">
        <w:rPr>
          <w:rStyle w:val="30"/>
          <w:rtl/>
        </w:rPr>
        <w:t>ששמת חלקי מיושבי בי</w:t>
      </w:r>
      <w:r w:rsidR="00077CDD" w:rsidRPr="00A10336">
        <w:rPr>
          <w:rStyle w:val="30"/>
          <w:rFonts w:hint="cs"/>
          <w:rtl/>
        </w:rPr>
        <w:t>המ"ד</w:t>
      </w:r>
      <w:bookmarkEnd w:id="805"/>
      <w:bookmarkEnd w:id="806"/>
      <w:r w:rsidRPr="000528DA">
        <w:rPr>
          <w:rtl/>
        </w:rPr>
        <w:t xml:space="preserve"> ולא שמת חלקי מיושבי קרנות, </w:t>
      </w:r>
    </w:p>
    <w:p w14:paraId="7B74D661" w14:textId="77777777" w:rsidR="00077CDD" w:rsidRPr="000528DA" w:rsidRDefault="00DA51A5" w:rsidP="000528DA">
      <w:pPr>
        <w:rPr>
          <w:rtl/>
        </w:rPr>
      </w:pPr>
      <w:r w:rsidRPr="000528DA">
        <w:rPr>
          <w:rtl/>
        </w:rPr>
        <w:t>אני משכים לד</w:t>
      </w:r>
      <w:r w:rsidRPr="000528DA">
        <w:rPr>
          <w:rFonts w:hint="cs"/>
          <w:rtl/>
        </w:rPr>
        <w:t>"ת</w:t>
      </w:r>
      <w:r w:rsidRPr="000528DA">
        <w:rPr>
          <w:rtl/>
        </w:rPr>
        <w:t xml:space="preserve"> והם משכימים לדברים בטלים, </w:t>
      </w:r>
    </w:p>
    <w:p w14:paraId="4C51366E" w14:textId="77777777" w:rsidR="00077CDD" w:rsidRPr="000528DA" w:rsidRDefault="00DA51A5" w:rsidP="000528DA">
      <w:pPr>
        <w:rPr>
          <w:rtl/>
        </w:rPr>
      </w:pPr>
      <w:r w:rsidRPr="000528DA">
        <w:rPr>
          <w:rFonts w:hint="cs"/>
          <w:rtl/>
        </w:rPr>
        <w:t>א</w:t>
      </w:r>
      <w:r w:rsidRPr="000528DA">
        <w:rPr>
          <w:rtl/>
        </w:rPr>
        <w:t xml:space="preserve">ני עמל ומקבל שכר והם עמלים ואינם מקבלים שכר, </w:t>
      </w:r>
    </w:p>
    <w:p w14:paraId="62A20914" w14:textId="77777777" w:rsidR="00DA51A5" w:rsidRPr="000528DA" w:rsidRDefault="00DA51A5" w:rsidP="000528DA">
      <w:pPr>
        <w:rPr>
          <w:rtl/>
        </w:rPr>
      </w:pPr>
      <w:r w:rsidRPr="000528DA">
        <w:rPr>
          <w:rtl/>
        </w:rPr>
        <w:t>אני רץ לחיי העוה"ב והם רצים לבאר שחת.</w:t>
      </w:r>
      <w:r w:rsidR="00DB791B" w:rsidRPr="000528DA">
        <w:rPr>
          <w:rFonts w:hint="cs"/>
          <w:rtl/>
        </w:rPr>
        <w:t xml:space="preserve"> </w:t>
      </w:r>
    </w:p>
    <w:p w14:paraId="7D432C6A" w14:textId="77777777" w:rsidR="00077CDD" w:rsidRPr="00E34F28" w:rsidRDefault="00DA51A5" w:rsidP="000F6DD4">
      <w:pPr>
        <w:pStyle w:val="afffffc"/>
        <w:rPr>
          <w:rtl/>
        </w:rPr>
      </w:pPr>
      <w:bookmarkStart w:id="807" w:name="_Toc193635942"/>
      <w:bookmarkStart w:id="808" w:name="_Toc216184556"/>
      <w:r w:rsidRPr="007D462B">
        <w:rPr>
          <w:rtl/>
        </w:rPr>
        <w:t xml:space="preserve">כשחלה </w:t>
      </w:r>
      <w:r w:rsidRPr="00C4656C">
        <w:rPr>
          <w:rtl/>
        </w:rPr>
        <w:t>רבי אליעזר,</w:t>
      </w:r>
      <w:r w:rsidRPr="00FE3D07">
        <w:rPr>
          <w:rtl/>
        </w:rPr>
        <w:t xml:space="preserve"> נכנסו תלמידיו לבקרו.</w:t>
      </w:r>
      <w:bookmarkEnd w:id="807"/>
      <w:bookmarkEnd w:id="808"/>
    </w:p>
    <w:p w14:paraId="03C693AF" w14:textId="6A40A1AB"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150BCAC8" w14:textId="7274BEBF" w:rsidR="00077CDD" w:rsidRPr="000528DA" w:rsidRDefault="00DA51A5" w:rsidP="000528DA">
      <w:pPr>
        <w:rPr>
          <w:rtl/>
        </w:rPr>
      </w:pPr>
      <w:r w:rsidRPr="000528DA">
        <w:rPr>
          <w:rtl/>
        </w:rPr>
        <w:t>רבינו, למדנו אורחות חיים ונזכה בהן לחיי העוה"ב.</w:t>
      </w:r>
      <w:r w:rsidR="00DB791B" w:rsidRPr="000528DA">
        <w:rPr>
          <w:rFonts w:hint="cs"/>
          <w:rtl/>
        </w:rPr>
        <w:t xml:space="preserve"> </w:t>
      </w:r>
    </w:p>
    <w:p w14:paraId="7FF92F8F" w14:textId="75D8F231" w:rsidR="00A24328" w:rsidRDefault="00077CDD" w:rsidP="009A59D1">
      <w:pPr>
        <w:pStyle w:val="38"/>
        <w:framePr w:wrap="notBeside"/>
        <w:rPr>
          <w:rtl/>
        </w:rPr>
      </w:pPr>
      <w:r w:rsidRPr="00660D7A">
        <w:rPr>
          <w:rFonts w:hint="cs"/>
          <w:rtl/>
        </w:rPr>
        <w:t>א"ל</w:t>
      </w:r>
      <w:r w:rsidR="00A24328">
        <w:rPr>
          <w:rtl/>
        </w:rPr>
        <w:t>:</w:t>
      </w:r>
    </w:p>
    <w:p w14:paraId="006F2045" w14:textId="741C626F" w:rsidR="00DA51A5" w:rsidRPr="000528DA" w:rsidRDefault="00DA51A5" w:rsidP="000528DA">
      <w:pPr>
        <w:rPr>
          <w:rtl/>
        </w:rPr>
      </w:pPr>
      <w:r w:rsidRPr="000528DA">
        <w:rPr>
          <w:rtl/>
        </w:rPr>
        <w:t>הזהרו בכבוד חבריכם, ומנעו בניכם מן ההגיון, והושיבום בין ברכי תלמידי חכמים, וכשאתם מתפללים דעו לפני מי אתם עומדים, ובשביל כך תזכו לחיי העוה"ב.</w:t>
      </w:r>
    </w:p>
    <w:p w14:paraId="4235A0BA" w14:textId="77777777" w:rsidR="00077CDD" w:rsidRPr="00E34F28" w:rsidRDefault="00DA51A5" w:rsidP="000F6DD4">
      <w:pPr>
        <w:pStyle w:val="afffffc"/>
        <w:rPr>
          <w:rtl/>
        </w:rPr>
      </w:pPr>
      <w:bookmarkStart w:id="809" w:name="_Toc193635943"/>
      <w:bookmarkStart w:id="810" w:name="_Toc216184557"/>
      <w:r w:rsidRPr="00FE3D07">
        <w:rPr>
          <w:rtl/>
        </w:rPr>
        <w:t>ו</w:t>
      </w:r>
      <w:r w:rsidRPr="007D462B">
        <w:rPr>
          <w:rtl/>
        </w:rPr>
        <w:t>כשחלה רי</w:t>
      </w:r>
      <w:r w:rsidRPr="007D462B">
        <w:rPr>
          <w:rFonts w:hint="cs"/>
          <w:rtl/>
        </w:rPr>
        <w:t>ב</w:t>
      </w:r>
      <w:r w:rsidRPr="007D462B">
        <w:rPr>
          <w:rtl/>
        </w:rPr>
        <w:t>"</w:t>
      </w:r>
      <w:r w:rsidRPr="007D462B">
        <w:rPr>
          <w:rFonts w:hint="cs"/>
          <w:rtl/>
        </w:rPr>
        <w:t>ז</w:t>
      </w:r>
      <w:r w:rsidRPr="007D462B">
        <w:rPr>
          <w:rtl/>
        </w:rPr>
        <w:t>,</w:t>
      </w:r>
      <w:r w:rsidRPr="00FE3D07">
        <w:rPr>
          <w:rtl/>
        </w:rPr>
        <w:t xml:space="preserve"> נכנסו תלמידיו לבקרו.</w:t>
      </w:r>
      <w:bookmarkEnd w:id="809"/>
      <w:bookmarkEnd w:id="810"/>
    </w:p>
    <w:p w14:paraId="1E63D91D" w14:textId="77777777" w:rsidR="00DA51A5" w:rsidRPr="000528DA" w:rsidRDefault="00DA51A5" w:rsidP="000528DA">
      <w:pPr>
        <w:rPr>
          <w:rtl/>
        </w:rPr>
      </w:pPr>
      <w:r w:rsidRPr="000528DA">
        <w:rPr>
          <w:rtl/>
        </w:rPr>
        <w:t>כיון שרא</w:t>
      </w:r>
      <w:r w:rsidRPr="000528DA">
        <w:rPr>
          <w:rFonts w:hint="cs"/>
          <w:rtl/>
        </w:rPr>
        <w:t>ם</w:t>
      </w:r>
      <w:r w:rsidRPr="000528DA">
        <w:rPr>
          <w:rtl/>
        </w:rPr>
        <w:t xml:space="preserve"> התחיל </w:t>
      </w:r>
      <w:r w:rsidRPr="00A10336">
        <w:rPr>
          <w:rStyle w:val="30"/>
          <w:rtl/>
        </w:rPr>
        <w:t>לבכות</w:t>
      </w:r>
      <w:r w:rsidRPr="000528DA">
        <w:rPr>
          <w:rtl/>
        </w:rPr>
        <w:t>.</w:t>
      </w:r>
    </w:p>
    <w:p w14:paraId="185DEE9B" w14:textId="3724CAAA"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Pr="00660D7A">
        <w:rPr>
          <w:rtl/>
        </w:rPr>
        <w:t xml:space="preserve"> תלמידיו</w:t>
      </w:r>
      <w:r w:rsidR="00A24328">
        <w:rPr>
          <w:rtl/>
        </w:rPr>
        <w:t>:</w:t>
      </w:r>
    </w:p>
    <w:p w14:paraId="778CEECB" w14:textId="15A28F3E" w:rsidR="00585259" w:rsidRPr="000528DA" w:rsidRDefault="00DA51A5" w:rsidP="000528DA">
      <w:pPr>
        <w:rPr>
          <w:rtl/>
        </w:rPr>
      </w:pPr>
      <w:r w:rsidRPr="000528DA">
        <w:rPr>
          <w:rtl/>
        </w:rPr>
        <w:t>נר ישראל, עמוד הימיני, פטיש החזק, מפני מה אתה בוכה?</w:t>
      </w:r>
      <w:r w:rsidR="00DB791B" w:rsidRPr="000528DA">
        <w:rPr>
          <w:rFonts w:hint="cs"/>
          <w:rtl/>
        </w:rPr>
        <w:t xml:space="preserve"> </w:t>
      </w:r>
    </w:p>
    <w:p w14:paraId="58B6895F" w14:textId="52A0292D" w:rsidR="00A24328" w:rsidRDefault="00DA51A5" w:rsidP="009A59D1">
      <w:pPr>
        <w:pStyle w:val="38"/>
        <w:framePr w:wrap="notBeside"/>
        <w:rPr>
          <w:rtl/>
        </w:rPr>
      </w:pPr>
      <w:r w:rsidRPr="00660D7A">
        <w:rPr>
          <w:rtl/>
        </w:rPr>
        <w:t>א</w:t>
      </w:r>
      <w:r w:rsidRPr="00660D7A">
        <w:rPr>
          <w:rFonts w:hint="cs"/>
          <w:rtl/>
        </w:rPr>
        <w:t>"ל</w:t>
      </w:r>
      <w:r w:rsidR="00A24328">
        <w:rPr>
          <w:rFonts w:hint="cs"/>
          <w:rtl/>
        </w:rPr>
        <w:t>:</w:t>
      </w:r>
    </w:p>
    <w:p w14:paraId="051CB077" w14:textId="52850403" w:rsidR="00C4656C" w:rsidRPr="000528DA" w:rsidRDefault="00DA51A5" w:rsidP="000528DA">
      <w:pPr>
        <w:rPr>
          <w:rtl/>
        </w:rPr>
      </w:pPr>
      <w:r w:rsidRPr="000528DA">
        <w:rPr>
          <w:rtl/>
        </w:rPr>
        <w:t>אילו היו מוליכין אותי</w:t>
      </w:r>
      <w:r w:rsidR="009A59D1" w:rsidRPr="009A59D1">
        <w:rPr>
          <w:rtl/>
        </w:rPr>
        <w:t xml:space="preserve"> </w:t>
      </w:r>
      <w:r w:rsidR="009A59D1" w:rsidRPr="000528DA">
        <w:rPr>
          <w:rtl/>
        </w:rPr>
        <w:t>לפני מלך בשר ודם</w:t>
      </w:r>
      <w:r w:rsidRPr="000528DA">
        <w:rPr>
          <w:rtl/>
        </w:rPr>
        <w:t>, שהיום כאן ומחר בקבר, שאם כועס עלי אין כעסו כעס עולם, ואם אוסרני אין איסורו איסור עולם, ואם ממיתני אין מיתתו מיתת עולם,</w:t>
      </w:r>
      <w:r w:rsidRPr="000528DA">
        <w:rPr>
          <w:rFonts w:hint="cs"/>
          <w:rtl/>
        </w:rPr>
        <w:t xml:space="preserve"> </w:t>
      </w:r>
      <w:r w:rsidRPr="000528DA">
        <w:rPr>
          <w:rtl/>
        </w:rPr>
        <w:t>ואני יכול לפייסו בדברים ולשחדו בממון אעפ</w:t>
      </w:r>
      <w:r w:rsidR="00DB791B" w:rsidRPr="000528DA">
        <w:rPr>
          <w:rFonts w:hint="cs"/>
          <w:rtl/>
        </w:rPr>
        <w:t>"כ</w:t>
      </w:r>
      <w:r w:rsidRPr="000528DA">
        <w:rPr>
          <w:rtl/>
        </w:rPr>
        <w:t xml:space="preserve"> הייתי בוכה.</w:t>
      </w:r>
    </w:p>
    <w:p w14:paraId="74B1E9F6" w14:textId="35178D16" w:rsidR="00077CDD" w:rsidRPr="000528DA" w:rsidRDefault="00DA51A5" w:rsidP="000528DA">
      <w:pPr>
        <w:rPr>
          <w:rtl/>
        </w:rPr>
      </w:pPr>
      <w:r w:rsidRPr="000528DA">
        <w:rPr>
          <w:rtl/>
        </w:rPr>
        <w:lastRenderedPageBreak/>
        <w:t>ועכשיו שמוליכים אותי לפני מ</w:t>
      </w:r>
      <w:r w:rsidR="00585259" w:rsidRPr="000528DA">
        <w:rPr>
          <w:rFonts w:hint="cs"/>
          <w:rtl/>
        </w:rPr>
        <w:t>מ"ה</w:t>
      </w:r>
      <w:r w:rsidRPr="000528DA">
        <w:rPr>
          <w:rtl/>
        </w:rPr>
        <w:t xml:space="preserve"> הקב"ה, שהוא חי וקיים לעולם ולעולמי עולמים, שאם כועס על</w:t>
      </w:r>
      <w:r w:rsidR="00585259" w:rsidRPr="000528DA">
        <w:rPr>
          <w:rtl/>
        </w:rPr>
        <w:t xml:space="preserve">י כעסו כעס עולם, ואם אוסרני </w:t>
      </w:r>
      <w:r w:rsidRPr="000528DA">
        <w:rPr>
          <w:rtl/>
        </w:rPr>
        <w:t>איסורו איסור עולם, ואם ממיתני מיתתו מיתת עולם,</w:t>
      </w:r>
      <w:r w:rsidRPr="000528DA">
        <w:rPr>
          <w:rFonts w:ascii="Fb Fontext" w:hAnsi="Fb Fontext" w:hint="cs"/>
          <w:rtl/>
        </w:rPr>
        <w:t xml:space="preserve"> </w:t>
      </w:r>
      <w:r w:rsidRPr="00A10336">
        <w:rPr>
          <w:rStyle w:val="30"/>
          <w:rtl/>
        </w:rPr>
        <w:t xml:space="preserve">ואיני יכול לפייסו בדברים </w:t>
      </w:r>
      <w:r w:rsidRPr="000528DA">
        <w:rPr>
          <w:rFonts w:ascii="Fb Fontext" w:hAnsi="Fb Fontext"/>
          <w:rtl/>
        </w:rPr>
        <w:t>ולא לשחדו בממון.</w:t>
      </w:r>
      <w:r w:rsidR="00291D7F" w:rsidRPr="000528DA">
        <w:rPr>
          <w:rFonts w:hint="cs"/>
          <w:rtl/>
        </w:rPr>
        <w:t xml:space="preserve"> </w:t>
      </w:r>
    </w:p>
    <w:p w14:paraId="14E315B6" w14:textId="77777777" w:rsidR="009A59D1" w:rsidRPr="009A59D1" w:rsidRDefault="009A59D1" w:rsidP="009A59D1">
      <w:pPr>
        <w:pStyle w:val="38"/>
        <w:framePr w:wrap="notBeside"/>
        <w:rPr>
          <w:rtl/>
        </w:rPr>
      </w:pPr>
      <w:r w:rsidRPr="009A59D1">
        <w:rPr>
          <w:rFonts w:hint="cs"/>
          <w:rtl/>
        </w:rPr>
        <w:t>ועוד</w:t>
      </w:r>
    </w:p>
    <w:p w14:paraId="68698B42" w14:textId="03B1B726" w:rsidR="00675C7D" w:rsidRPr="0029048C" w:rsidRDefault="00DA51A5" w:rsidP="000528DA">
      <w:pPr>
        <w:rPr>
          <w:spacing w:val="-4"/>
          <w:rtl/>
        </w:rPr>
      </w:pPr>
      <w:bookmarkStart w:id="811" w:name="_Toc216184558"/>
      <w:r w:rsidRPr="0029048C">
        <w:rPr>
          <w:rStyle w:val="30"/>
          <w:rFonts w:hint="cs"/>
          <w:spacing w:val="-4"/>
          <w:rtl/>
        </w:rPr>
        <w:t>ואיני יודע באיזה מוליכים אותי</w:t>
      </w:r>
      <w:bookmarkEnd w:id="811"/>
      <w:r w:rsidRPr="0029048C">
        <w:rPr>
          <w:rFonts w:hint="cs"/>
          <w:spacing w:val="-4"/>
          <w:rtl/>
        </w:rPr>
        <w:t xml:space="preserve"> אם בשל ג</w:t>
      </w:r>
      <w:r w:rsidRPr="0029048C">
        <w:rPr>
          <w:spacing w:val="-4"/>
          <w:rtl/>
        </w:rPr>
        <w:t>"</w:t>
      </w:r>
      <w:r w:rsidRPr="0029048C">
        <w:rPr>
          <w:rFonts w:hint="cs"/>
          <w:spacing w:val="-4"/>
          <w:rtl/>
        </w:rPr>
        <w:t xml:space="preserve">ע או בשל גיהנם, </w:t>
      </w:r>
      <w:r w:rsidRPr="0029048C">
        <w:rPr>
          <w:spacing w:val="-4"/>
          <w:rtl/>
        </w:rPr>
        <w:t>ולא אבכה</w:t>
      </w:r>
      <w:r w:rsidRPr="0029048C">
        <w:rPr>
          <w:rFonts w:hint="cs"/>
          <w:spacing w:val="-4"/>
          <w:rtl/>
        </w:rPr>
        <w:t>?</w:t>
      </w:r>
      <w:r w:rsidR="00DB791B" w:rsidRPr="0029048C">
        <w:rPr>
          <w:rFonts w:hint="cs"/>
          <w:spacing w:val="-4"/>
          <w:rtl/>
        </w:rPr>
        <w:t xml:space="preserve"> </w:t>
      </w:r>
    </w:p>
    <w:p w14:paraId="1CE223E4" w14:textId="7D3B0B54" w:rsidR="00A24328" w:rsidRDefault="00DA51A5" w:rsidP="009A59D1">
      <w:pPr>
        <w:pStyle w:val="38"/>
        <w:framePr w:wrap="notBeside"/>
        <w:rPr>
          <w:rtl/>
        </w:rPr>
      </w:pPr>
      <w:r w:rsidRPr="00660D7A">
        <w:rPr>
          <w:rFonts w:hint="cs"/>
          <w:rtl/>
        </w:rPr>
        <w:t>א</w:t>
      </w:r>
      <w:r w:rsidR="009A59D1">
        <w:rPr>
          <w:rFonts w:hint="cs"/>
          <w:rtl/>
        </w:rPr>
        <w:t>מרו לו</w:t>
      </w:r>
      <w:r w:rsidR="00A24328">
        <w:rPr>
          <w:rtl/>
        </w:rPr>
        <w:t>:</w:t>
      </w:r>
    </w:p>
    <w:p w14:paraId="0BEEA624" w14:textId="4563993E" w:rsidR="00C4656C" w:rsidRPr="000528DA" w:rsidRDefault="00DA51A5" w:rsidP="009A59D1">
      <w:pPr>
        <w:rPr>
          <w:rtl/>
        </w:rPr>
      </w:pPr>
      <w:bookmarkStart w:id="812" w:name="_Toc193635945"/>
      <w:bookmarkStart w:id="813" w:name="_Toc216184559"/>
      <w:r w:rsidRPr="00A10336">
        <w:rPr>
          <w:rStyle w:val="30"/>
          <w:rtl/>
        </w:rPr>
        <w:t>רבינו, ברכנו!</w:t>
      </w:r>
      <w:bookmarkEnd w:id="812"/>
      <w:bookmarkEnd w:id="813"/>
      <w:r w:rsidRPr="000528DA">
        <w:rPr>
          <w:rFonts w:ascii="Fb Fontext" w:hAnsi="Fb Fontext"/>
          <w:rtl/>
        </w:rPr>
        <w:t xml:space="preserve"> </w:t>
      </w:r>
      <w:r w:rsidRPr="009A59D1">
        <w:rPr>
          <w:rStyle w:val="afffff9"/>
          <w:rFonts w:hint="cs"/>
          <w:rtl/>
        </w:rPr>
        <w:t>א</w:t>
      </w:r>
      <w:r w:rsidRPr="009A59D1">
        <w:rPr>
          <w:rStyle w:val="afffff9"/>
          <w:rtl/>
        </w:rPr>
        <w:t>"</w:t>
      </w:r>
      <w:r w:rsidRPr="009A59D1">
        <w:rPr>
          <w:rStyle w:val="afffff9"/>
          <w:rFonts w:hint="cs"/>
          <w:rtl/>
        </w:rPr>
        <w:t>ל</w:t>
      </w:r>
      <w:r w:rsidR="00A24328" w:rsidRPr="009A59D1">
        <w:rPr>
          <w:rStyle w:val="afffff9"/>
          <w:rFonts w:hint="cs"/>
          <w:rtl/>
        </w:rPr>
        <w:t>:</w:t>
      </w:r>
      <w:r w:rsidR="009A59D1">
        <w:rPr>
          <w:rStyle w:val="afffff9"/>
          <w:rFonts w:hint="cs"/>
          <w:rtl/>
        </w:rPr>
        <w:t xml:space="preserve"> </w:t>
      </w:r>
      <w:r w:rsidRPr="000528DA">
        <w:rPr>
          <w:rFonts w:ascii="Fb Fontext" w:hAnsi="Fb Fontext" w:hint="cs"/>
          <w:rtl/>
        </w:rPr>
        <w:t>יה</w:t>
      </w:r>
      <w:r w:rsidRPr="000528DA">
        <w:rPr>
          <w:rFonts w:ascii="Fb Fontext" w:hAnsi="Fb Fontext"/>
          <w:rtl/>
        </w:rPr>
        <w:t>"</w:t>
      </w:r>
      <w:r w:rsidRPr="000528DA">
        <w:rPr>
          <w:rFonts w:ascii="Fb Fontext" w:hAnsi="Fb Fontext" w:hint="cs"/>
          <w:rtl/>
        </w:rPr>
        <w:t>ר</w:t>
      </w:r>
      <w:r w:rsidRPr="000528DA">
        <w:rPr>
          <w:rFonts w:ascii="Fb Fontext" w:hAnsi="Fb Fontext"/>
          <w:rtl/>
        </w:rPr>
        <w:t xml:space="preserve"> שתהא מורא שמים עליכם כמורא ב</w:t>
      </w:r>
      <w:r w:rsidR="009A59D1">
        <w:rPr>
          <w:rFonts w:ascii="Fb Fontext" w:hAnsi="Fb Fontext" w:hint="cs"/>
          <w:rtl/>
        </w:rPr>
        <w:t>"ו</w:t>
      </w:r>
      <w:r w:rsidRPr="000528DA">
        <w:rPr>
          <w:rFonts w:ascii="Fb Fontext" w:hAnsi="Fb Fontext"/>
          <w:rtl/>
        </w:rPr>
        <w:t>.</w:t>
      </w:r>
      <w:r w:rsidRPr="000528DA">
        <w:rPr>
          <w:rFonts w:hint="cs"/>
          <w:rtl/>
        </w:rPr>
        <w:t xml:space="preserve"> </w:t>
      </w:r>
    </w:p>
    <w:p w14:paraId="35A33B42" w14:textId="4C6C7EA0" w:rsidR="00A24328" w:rsidRDefault="00DA51A5" w:rsidP="009A59D1">
      <w:pPr>
        <w:pStyle w:val="38"/>
        <w:framePr w:wrap="notBeside"/>
        <w:rPr>
          <w:rtl/>
        </w:rPr>
      </w:pPr>
      <w:r w:rsidRPr="00660D7A">
        <w:rPr>
          <w:rtl/>
        </w:rPr>
        <w:t>אמרו לו</w:t>
      </w:r>
      <w:r w:rsidR="00A24328">
        <w:rPr>
          <w:rtl/>
        </w:rPr>
        <w:t>:</w:t>
      </w:r>
    </w:p>
    <w:p w14:paraId="316F99DD" w14:textId="58E1E1DE" w:rsidR="00DA51A5" w:rsidRPr="000528DA" w:rsidRDefault="00DA51A5" w:rsidP="009A59D1">
      <w:pPr>
        <w:rPr>
          <w:rtl/>
        </w:rPr>
      </w:pPr>
      <w:r w:rsidRPr="000528DA">
        <w:rPr>
          <w:rtl/>
        </w:rPr>
        <w:t>עד כאן?</w:t>
      </w:r>
      <w:r w:rsidR="00291D7F" w:rsidRPr="000528DA">
        <w:rPr>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tl/>
        </w:rPr>
        <w:t xml:space="preserve"> </w:t>
      </w:r>
      <w:r w:rsidRPr="00A10336">
        <w:rPr>
          <w:rStyle w:val="30"/>
          <w:rtl/>
        </w:rPr>
        <w:t>ולואי</w:t>
      </w:r>
      <w:r w:rsidRPr="000528DA">
        <w:rPr>
          <w:rtl/>
        </w:rPr>
        <w:t>! תדעו, כשאדם עובר עבירה אומר: שלא יראני אדם.</w:t>
      </w:r>
      <w:r w:rsidRPr="000528DA">
        <w:rPr>
          <w:rFonts w:hint="cs"/>
          <w:rtl/>
        </w:rPr>
        <w:t xml:space="preserve"> </w:t>
      </w:r>
      <w:r w:rsidRPr="00A10336">
        <w:rPr>
          <w:rStyle w:val="30"/>
          <w:rtl/>
        </w:rPr>
        <w:t>בשעת פטירתו</w:t>
      </w:r>
      <w:r w:rsidRPr="000528DA">
        <w:rPr>
          <w:rtl/>
        </w:rPr>
        <w:t xml:space="preserve">, </w:t>
      </w:r>
      <w:r w:rsidRPr="009A59D1">
        <w:rPr>
          <w:rStyle w:val="afffff9"/>
          <w:rtl/>
        </w:rPr>
        <w:t>א</w:t>
      </w:r>
      <w:r w:rsidR="00DB791B" w:rsidRPr="009A59D1">
        <w:rPr>
          <w:rStyle w:val="afffff9"/>
          <w:rFonts w:hint="cs"/>
          <w:rtl/>
        </w:rPr>
        <w:t>"ל</w:t>
      </w:r>
      <w:r w:rsidR="00A24328" w:rsidRPr="009A59D1">
        <w:rPr>
          <w:rStyle w:val="afffff9"/>
          <w:rtl/>
        </w:rPr>
        <w:t>:</w:t>
      </w:r>
      <w:r w:rsidR="009A59D1">
        <w:rPr>
          <w:rStyle w:val="afffff9"/>
          <w:rFonts w:hint="cs"/>
          <w:rtl/>
        </w:rPr>
        <w:t xml:space="preserve"> </w:t>
      </w:r>
      <w:r w:rsidRPr="000528DA">
        <w:rPr>
          <w:rtl/>
        </w:rPr>
        <w:t>פנו כלים מפני הטומאה, והכינו כסא לחזקיהו מלך יהודה שבא.</w:t>
      </w:r>
    </w:p>
    <w:p w14:paraId="216E8CFA" w14:textId="3DC30325" w:rsidR="00675C7D" w:rsidRPr="00E34F28" w:rsidRDefault="00683C59" w:rsidP="00F50A20">
      <w:pPr>
        <w:pStyle w:val="afffa"/>
        <w:rPr>
          <w:rtl/>
        </w:rPr>
      </w:pPr>
      <w:r>
        <w:rPr>
          <w:rFonts w:hint="cs"/>
          <w:rtl/>
        </w:rPr>
        <w:t>*</w:t>
      </w:r>
      <w:r w:rsidR="00C4656C">
        <w:rPr>
          <w:rFonts w:hint="cs"/>
          <w:rtl/>
        </w:rPr>
        <w:t>*</w:t>
      </w:r>
      <w:r>
        <w:rPr>
          <w:rFonts w:hint="cs"/>
          <w:rtl/>
        </w:rPr>
        <w:t>**</w:t>
      </w:r>
    </w:p>
    <w:p>
      <w:pPr>
        <w:pStyle w:val="MishnaBatzad"/>
        <w:rPr>
          <w:ins w:id="20108" w:author="קלוד" w:date="2026-10-06T10:08:25Z"/>
        </w:rPr>
      </w:pPr>
      <w:ins w:id="20107" w:author="קלוד" w:date="2026-10-06T10:08:25Z">
        <w:r>
          <w:t xml:space="preserve">משנה ג</w:t>
        </w:r>
      </w:ins>
    </w:p>
    <w:p w14:paraId="2923168F" w14:textId="77777777" w:rsidR="0082324A" w:rsidRPr="00E34F28" w:rsidRDefault="00DA51A5" w:rsidP="001619FE">
      <w:pPr>
        <w:pStyle w:val="a3"/>
        <w:spacing w:before="120"/>
        <w:rPr>
          <w:rtl/>
        </w:rPr>
        <w:pPrChange w:id="90016" w:author="קלוד" w:date="2026-10-08T12:08:16Z">
          <w:pPr>
            <w:pStyle w:val="a3"/>
          </w:pPr>
        </w:pPrChange>
      </w:pPr>
      <w:r w:rsidRPr="00F75DF3">
        <w:rPr>
          <w:rStyle w:val="affffff2"/>
          <w:rFonts w:hint="cs"/>
          <w:rtl/>
        </w:rPr>
        <w:t>ר</w:t>
      </w:r>
      <w:r w:rsidRPr="00F75DF3">
        <w:rPr>
          <w:rStyle w:val="affffff2"/>
          <w:rtl/>
        </w:rPr>
        <w:t>"</w:t>
      </w:r>
      <w:r w:rsidRPr="00F75DF3">
        <w:rPr>
          <w:rStyle w:val="affffff2"/>
          <w:rFonts w:hint="cs"/>
          <w:rtl/>
        </w:rPr>
        <w:t>ג</w:t>
      </w:r>
      <w:r w:rsidRPr="00F75DF3">
        <w:rPr>
          <w:rStyle w:val="affffff2"/>
          <w:rtl/>
        </w:rPr>
        <w:t>:</w:t>
      </w:r>
      <w:r w:rsidRPr="00F75DF3">
        <w:rPr>
          <w:rtl/>
        </w:rPr>
        <w:t xml:space="preserve"> בכל יום ויום מתפלל אדם שמנה עשרה.</w:t>
      </w:r>
      <w:r w:rsidRPr="00F75DF3">
        <w:rPr>
          <w:rFonts w:hint="cs"/>
          <w:rtl/>
        </w:rPr>
        <w:t xml:space="preserve"> </w:t>
      </w:r>
      <w:r w:rsidRPr="00F75DF3">
        <w:rPr>
          <w:rStyle w:val="affffff2"/>
          <w:rFonts w:hint="cs"/>
          <w:rtl/>
        </w:rPr>
        <w:t>רי</w:t>
      </w:r>
      <w:r w:rsidRPr="00F75DF3">
        <w:rPr>
          <w:rStyle w:val="affffff2"/>
          <w:rtl/>
        </w:rPr>
        <w:t>"</w:t>
      </w:r>
      <w:r w:rsidRPr="00F75DF3">
        <w:rPr>
          <w:rStyle w:val="affffff2"/>
          <w:rFonts w:hint="cs"/>
          <w:rtl/>
        </w:rPr>
        <w:t>ה</w:t>
      </w:r>
      <w:r w:rsidR="0031787F" w:rsidRPr="00F75DF3">
        <w:rPr>
          <w:rStyle w:val="affffff2"/>
          <w:rFonts w:hint="cs"/>
          <w:rtl/>
        </w:rPr>
        <w:t>:</w:t>
      </w:r>
      <w:r w:rsidRPr="00F75DF3">
        <w:rPr>
          <w:rFonts w:hint="cs"/>
          <w:rtl/>
        </w:rPr>
        <w:t xml:space="preserve"> מעין י</w:t>
      </w:r>
      <w:r w:rsidRPr="00F75DF3">
        <w:rPr>
          <w:rtl/>
        </w:rPr>
        <w:t>"</w:t>
      </w:r>
      <w:r w:rsidRPr="00F75DF3">
        <w:rPr>
          <w:rFonts w:hint="cs"/>
          <w:rtl/>
        </w:rPr>
        <w:t>ח</w:t>
      </w:r>
      <w:r w:rsidR="00DB791B" w:rsidRPr="00F75DF3">
        <w:rPr>
          <w:rFonts w:hint="cs"/>
          <w:rtl/>
        </w:rPr>
        <w:t xml:space="preserve">, </w:t>
      </w:r>
    </w:p>
    <w:p w14:paraId="42252738" w14:textId="77777777" w:rsidR="00DA51A5" w:rsidRPr="00E34F28" w:rsidRDefault="00DA51A5" w:rsidP="001619FE">
      <w:pPr>
        <w:pStyle w:val="a3"/>
        <w:rPr>
          <w:rtl/>
        </w:rPr>
      </w:pPr>
      <w:r w:rsidRPr="00F75DF3">
        <w:rPr>
          <w:rStyle w:val="affffff2"/>
          <w:rFonts w:hint="cs"/>
          <w:rtl/>
        </w:rPr>
        <w:t>ר</w:t>
      </w:r>
      <w:r w:rsidRPr="00F75DF3">
        <w:rPr>
          <w:rStyle w:val="affffff2"/>
          <w:rtl/>
        </w:rPr>
        <w:t>"</w:t>
      </w:r>
      <w:r w:rsidRPr="00F75DF3">
        <w:rPr>
          <w:rStyle w:val="affffff2"/>
          <w:rFonts w:hint="cs"/>
          <w:rtl/>
        </w:rPr>
        <w:t>ע</w:t>
      </w:r>
      <w:r w:rsidRPr="00F75DF3">
        <w:rPr>
          <w:rStyle w:val="affffff2"/>
          <w:rtl/>
        </w:rPr>
        <w:t>:</w:t>
      </w:r>
      <w:r w:rsidRPr="00F75DF3">
        <w:rPr>
          <w:rtl/>
        </w:rPr>
        <w:t xml:space="preserve"> אם שגורה תפלתו בפיו מתפלל </w:t>
      </w:r>
      <w:r w:rsidRPr="00F75DF3">
        <w:rPr>
          <w:rFonts w:hint="cs"/>
          <w:rtl/>
        </w:rPr>
        <w:t>י</w:t>
      </w:r>
      <w:r w:rsidRPr="00F75DF3">
        <w:rPr>
          <w:rtl/>
        </w:rPr>
        <w:t>"</w:t>
      </w:r>
      <w:r w:rsidRPr="00F75DF3">
        <w:rPr>
          <w:rFonts w:hint="cs"/>
          <w:rtl/>
        </w:rPr>
        <w:t>ח</w:t>
      </w:r>
      <w:r w:rsidRPr="00F75DF3">
        <w:rPr>
          <w:rtl/>
        </w:rPr>
        <w:t xml:space="preserve">, ואם לאו מעין </w:t>
      </w:r>
      <w:r w:rsidRPr="00F75DF3">
        <w:rPr>
          <w:rFonts w:hint="cs"/>
          <w:rtl/>
        </w:rPr>
        <w:t>י</w:t>
      </w:r>
      <w:r w:rsidRPr="00F75DF3">
        <w:rPr>
          <w:rtl/>
        </w:rPr>
        <w:t>"</w:t>
      </w:r>
      <w:r w:rsidRPr="00F75DF3">
        <w:rPr>
          <w:rFonts w:hint="cs"/>
          <w:rtl/>
        </w:rPr>
        <w:t>ח</w:t>
      </w:r>
    </w:p>
    <w:p w14:paraId="265E5CD2" w14:textId="77777777" w:rsidR="0082324A" w:rsidRPr="00E34F28" w:rsidRDefault="00DA51A5" w:rsidP="009A59D1">
      <w:pPr>
        <w:pStyle w:val="a3"/>
        <w:spacing w:after="60"/>
        <w:rPr>
          <w:rtl/>
        </w:rPr>
      </w:pPr>
      <w:r w:rsidRPr="00F75DF3">
        <w:rPr>
          <w:rStyle w:val="affffff2"/>
          <w:rFonts w:hint="cs"/>
          <w:rtl/>
        </w:rPr>
        <w:t>ר</w:t>
      </w:r>
      <w:r w:rsidRPr="00F75DF3">
        <w:rPr>
          <w:rStyle w:val="affffff2"/>
          <w:rtl/>
        </w:rPr>
        <w:t>"</w:t>
      </w:r>
      <w:r w:rsidRPr="00F75DF3">
        <w:rPr>
          <w:rStyle w:val="affffff2"/>
          <w:rFonts w:hint="cs"/>
          <w:rtl/>
        </w:rPr>
        <w:t>א</w:t>
      </w:r>
      <w:r w:rsidRPr="00F75DF3">
        <w:rPr>
          <w:rStyle w:val="affffff2"/>
          <w:rtl/>
        </w:rPr>
        <w:t>:</w:t>
      </w:r>
      <w:r w:rsidRPr="00F75DF3">
        <w:rPr>
          <w:rtl/>
        </w:rPr>
        <w:t xml:space="preserve"> העושה תפלתו קבע אין תפלתו תחנונים.</w:t>
      </w:r>
      <w:r w:rsidR="00DB791B" w:rsidRPr="00F75DF3">
        <w:rPr>
          <w:rFonts w:hint="cs"/>
          <w:rtl/>
        </w:rPr>
        <w:t xml:space="preserve"> </w:t>
      </w:r>
    </w:p>
    <w:p w14:paraId="1DBF5010" w14:textId="25395CD4" w:rsidR="0082324A" w:rsidRPr="00E34F28" w:rsidRDefault="00DA51A5" w:rsidP="001B45BB">
      <w:pPr>
        <w:pStyle w:val="a3"/>
        <w:spacing w:after="60"/>
        <w:rPr>
          <w:rtl/>
        </w:rPr>
      </w:pPr>
      <w:r w:rsidRPr="00F75DF3">
        <w:rPr>
          <w:rStyle w:val="affffff2"/>
          <w:rFonts w:hint="cs"/>
          <w:rtl/>
        </w:rPr>
        <w:t>רי</w:t>
      </w:r>
      <w:r w:rsidRPr="00F75DF3">
        <w:rPr>
          <w:rStyle w:val="affffff2"/>
          <w:rtl/>
        </w:rPr>
        <w:t>"</w:t>
      </w:r>
      <w:r w:rsidRPr="00F75DF3">
        <w:rPr>
          <w:rStyle w:val="affffff2"/>
          <w:rFonts w:hint="cs"/>
          <w:rtl/>
        </w:rPr>
        <w:t>ה</w:t>
      </w:r>
      <w:r w:rsidRPr="00F75DF3">
        <w:rPr>
          <w:rStyle w:val="affffff2"/>
          <w:rtl/>
        </w:rPr>
        <w:t>:</w:t>
      </w:r>
      <w:r w:rsidRPr="00F75DF3">
        <w:rPr>
          <w:rtl/>
        </w:rPr>
        <w:t xml:space="preserve"> הולך במקום סכנה מתפלל תפלה קצרה, ואומר: הושע ה' את עמך את שארית ישראל, בכל פרשת העבור יהיו צרכיהם לפניך, ב</w:t>
      </w:r>
      <w:r w:rsidRPr="00F75DF3">
        <w:rPr>
          <w:rFonts w:hint="cs"/>
          <w:rtl/>
        </w:rPr>
        <w:t>א</w:t>
      </w:r>
      <w:r w:rsidR="00D54130" w:rsidRPr="00F75DF3">
        <w:rPr>
          <w:rFonts w:hint="cs"/>
          <w:rtl/>
        </w:rPr>
        <w:t>"</w:t>
      </w:r>
      <w:r w:rsidR="00D54130" w:rsidRPr="00F75DF3">
        <w:rPr>
          <w:rtl/>
        </w:rPr>
        <w:t>ה</w:t>
      </w:r>
      <w:r w:rsidRPr="00F75DF3">
        <w:rPr>
          <w:rtl/>
        </w:rPr>
        <w:t xml:space="preserve"> שומע תפלה.</w:t>
      </w:r>
      <w:r w:rsidR="00DB791B" w:rsidRPr="00F75DF3">
        <w:rPr>
          <w:rFonts w:hint="cs"/>
          <w:rtl/>
        </w:rPr>
        <w:t xml:space="preserve"> </w:t>
      </w:r>
    </w:p>
    <w:p w14:paraId="4F6F4742" w14:textId="77777777" w:rsidR="00EB1127" w:rsidRPr="00E34F28" w:rsidRDefault="00DA51A5" w:rsidP="001619FE">
      <w:pPr>
        <w:pStyle w:val="a3"/>
        <w:rPr>
          <w:rtl/>
        </w:rPr>
      </w:pPr>
      <w:r w:rsidRPr="00A10336">
        <w:rPr>
          <w:rStyle w:val="affffff0"/>
          <w:rtl/>
        </w:rPr>
        <w:t>רוכב על החמור</w:t>
      </w:r>
      <w:r w:rsidRPr="00F75DF3">
        <w:rPr>
          <w:rtl/>
        </w:rPr>
        <w:t xml:space="preserve"> ירד ויתפלל, ואם </w:t>
      </w:r>
      <w:r w:rsidR="00DB791B" w:rsidRPr="00F75DF3">
        <w:rPr>
          <w:rFonts w:hint="cs"/>
          <w:rtl/>
        </w:rPr>
        <w:t>א</w:t>
      </w:r>
      <w:r w:rsidR="00AE16FF" w:rsidRPr="00F75DF3">
        <w:rPr>
          <w:rtl/>
        </w:rPr>
        <w:t>"</w:t>
      </w:r>
      <w:r w:rsidR="00DB791B" w:rsidRPr="00F75DF3">
        <w:rPr>
          <w:rFonts w:hint="cs"/>
          <w:rtl/>
        </w:rPr>
        <w:t>א</w:t>
      </w:r>
      <w:r w:rsidRPr="00F75DF3">
        <w:rPr>
          <w:rtl/>
        </w:rPr>
        <w:t xml:space="preserve"> יחזיר את פניו,</w:t>
      </w:r>
      <w:r w:rsidR="00DB791B" w:rsidRPr="00F75DF3">
        <w:rPr>
          <w:rFonts w:hint="cs"/>
          <w:rtl/>
        </w:rPr>
        <w:t xml:space="preserve"> </w:t>
      </w:r>
    </w:p>
    <w:p w14:paraId="7B0D99D2" w14:textId="77777777" w:rsidR="0082324A" w:rsidRPr="00E34F28" w:rsidRDefault="00DB791B" w:rsidP="001B45BB">
      <w:pPr>
        <w:pStyle w:val="a3"/>
        <w:spacing w:after="60"/>
        <w:rPr>
          <w:rtl/>
        </w:rPr>
      </w:pPr>
      <w:r w:rsidRPr="00F75DF3">
        <w:rPr>
          <w:rFonts w:hint="cs"/>
          <w:rtl/>
        </w:rPr>
        <w:t>ואם א</w:t>
      </w:r>
      <w:r w:rsidR="00AE16FF" w:rsidRPr="00F75DF3">
        <w:rPr>
          <w:rtl/>
        </w:rPr>
        <w:t>"</w:t>
      </w:r>
      <w:r w:rsidRPr="00F75DF3">
        <w:rPr>
          <w:rFonts w:hint="cs"/>
          <w:rtl/>
        </w:rPr>
        <w:t>א</w:t>
      </w:r>
      <w:r w:rsidR="00DA51A5" w:rsidRPr="00F75DF3">
        <w:rPr>
          <w:rtl/>
        </w:rPr>
        <w:t xml:space="preserve"> יכוין את לבו כנגד בית קדשי הקדשים.</w:t>
      </w:r>
    </w:p>
    <w:p w14:paraId="62D62B3A" w14:textId="3E934A0F" w:rsidR="00DA51A5" w:rsidRPr="00E34F28" w:rsidRDefault="001B45BB" w:rsidP="006C7C1C">
      <w:pPr>
        <w:pStyle w:val="a3"/>
        <w:rPr>
          <w:rtl/>
        </w:rPr>
      </w:pPr>
      <w:r>
        <w:rPr>
          <w:rStyle w:val="affffff0"/>
          <w:rFonts w:hint="cs"/>
          <w:rtl/>
        </w:rPr>
        <w:t>ה</w:t>
      </w:r>
      <w:r w:rsidR="00DA51A5" w:rsidRPr="00A10336">
        <w:rPr>
          <w:rStyle w:val="affffff0"/>
          <w:rtl/>
        </w:rPr>
        <w:t>מהלך בספינה או באסדא</w:t>
      </w:r>
      <w:r w:rsidR="00DA51A5" w:rsidRPr="00F75DF3">
        <w:rPr>
          <w:rtl/>
        </w:rPr>
        <w:t xml:space="preserve"> יכוין לבו כנגד בית קדשי הקדשים.</w:t>
      </w:r>
    </w:p>
    <w:p w14:paraId="4D452D95" w14:textId="357FE6E1" w:rsidR="00675C7D" w:rsidRPr="00E34F28" w:rsidRDefault="00DA51A5" w:rsidP="00470C2A">
      <w:pPr>
        <w:pStyle w:val="afffffe"/>
        <w:rPr>
          <w:rtl/>
        </w:rPr>
      </w:pPr>
      <w:ins w:id="9829" w:author="מספור קטעי משנה" w:date="2026-10-06T06:45:16Z">
        <w:r>
          <w:rPr>
            <w:rStyle w:val="MisparKeta"/>
          </w:rPr>
          <w:t xml:space="preserve">ו. </w:t>
        </w:r>
      </w:ins>
      <w:bookmarkStart w:id="814" w:name="_Toc193635946"/>
      <w:bookmarkStart w:id="815" w:name="_Toc216184560"/>
      <w:r w:rsidRPr="00FE3D07">
        <w:rPr>
          <w:rFonts w:hint="cs"/>
          <w:rtl/>
        </w:rPr>
        <w:t>י</w:t>
      </w:r>
      <w:r w:rsidRPr="00FE3D07">
        <w:rPr>
          <w:rtl/>
        </w:rPr>
        <w:t>"</w:t>
      </w:r>
      <w:r w:rsidRPr="00FE3D07">
        <w:rPr>
          <w:rFonts w:hint="cs"/>
          <w:rtl/>
        </w:rPr>
        <w:t>ח ברכות</w:t>
      </w:r>
      <w:bookmarkEnd w:id="814"/>
      <w:bookmarkEnd w:id="815"/>
      <w:r w:rsidR="00291D7F">
        <w:rPr>
          <w:rFonts w:hint="cs"/>
          <w:rtl/>
        </w:rPr>
        <w:t xml:space="preserve"> </w:t>
      </w:r>
    </w:p>
    <w:p w14:paraId="7F06D914" w14:textId="3D47865B" w:rsidR="00A24328" w:rsidRDefault="00C4656C" w:rsidP="009A59D1">
      <w:pPr>
        <w:pStyle w:val="38"/>
        <w:framePr w:wrap="notBeside"/>
        <w:rPr>
          <w:rtl/>
        </w:rPr>
      </w:pPr>
      <w:r w:rsidRPr="00660D7A">
        <w:rPr>
          <w:rFonts w:hint="cs"/>
          <w:rtl/>
        </w:rPr>
        <w:t xml:space="preserve">א. </w:t>
      </w:r>
      <w:r w:rsidR="00DA51A5" w:rsidRPr="00660D7A">
        <w:rPr>
          <w:rFonts w:hint="cs"/>
          <w:rtl/>
        </w:rPr>
        <w:t>ר</w:t>
      </w:r>
      <w:r w:rsidR="00DA51A5" w:rsidRPr="00660D7A">
        <w:rPr>
          <w:rtl/>
        </w:rPr>
        <w:t>"</w:t>
      </w:r>
      <w:r w:rsidR="00DA51A5" w:rsidRPr="00660D7A">
        <w:rPr>
          <w:rFonts w:hint="cs"/>
          <w:rtl/>
        </w:rPr>
        <w:t>ה</w:t>
      </w:r>
      <w:r w:rsidR="00A24328">
        <w:rPr>
          <w:rtl/>
        </w:rPr>
        <w:t>:</w:t>
      </w:r>
    </w:p>
    <w:p w14:paraId="71F27AFA" w14:textId="4E8C7F92" w:rsidR="00DA51A5" w:rsidRPr="000528DA" w:rsidRDefault="00DA51A5" w:rsidP="000528DA">
      <w:pPr>
        <w:rPr>
          <w:rtl/>
        </w:rPr>
      </w:pPr>
      <w:r w:rsidRPr="000528DA">
        <w:rPr>
          <w:rtl/>
        </w:rPr>
        <w:t xml:space="preserve">כנגד </w:t>
      </w:r>
      <w:r w:rsidRPr="000528DA">
        <w:rPr>
          <w:rFonts w:hint="cs"/>
          <w:rtl/>
        </w:rPr>
        <w:t>י</w:t>
      </w:r>
      <w:r w:rsidRPr="000528DA">
        <w:rPr>
          <w:rtl/>
        </w:rPr>
        <w:t>"</w:t>
      </w:r>
      <w:r w:rsidRPr="000528DA">
        <w:rPr>
          <w:rFonts w:hint="cs"/>
          <w:rtl/>
        </w:rPr>
        <w:t>ח</w:t>
      </w:r>
      <w:r w:rsidRPr="000528DA">
        <w:rPr>
          <w:rtl/>
        </w:rPr>
        <w:t xml:space="preserve"> אזכרות ב</w:t>
      </w:r>
      <w:r w:rsidRPr="006C7C1C">
        <w:rPr>
          <w:rStyle w:val="ad"/>
          <w:rtl/>
        </w:rPr>
        <w:t>הבו לה' בני אלים.</w:t>
      </w:r>
    </w:p>
    <w:p w14:paraId="024C66AF" w14:textId="44CB8811" w:rsidR="00A24328" w:rsidRDefault="00DB791B" w:rsidP="009A59D1">
      <w:pPr>
        <w:pStyle w:val="38"/>
        <w:framePr w:wrap="notBeside"/>
        <w:rPr>
          <w:rtl/>
        </w:rPr>
      </w:pPr>
      <w:r w:rsidRPr="00660D7A">
        <w:rPr>
          <w:rFonts w:hint="cs"/>
          <w:rtl/>
        </w:rPr>
        <w:t xml:space="preserve">ב. </w:t>
      </w:r>
      <w:r w:rsidRPr="00660D7A">
        <w:rPr>
          <w:rtl/>
        </w:rPr>
        <w:t>ר</w:t>
      </w:r>
      <w:r w:rsidR="00CE3BDC" w:rsidRPr="00660D7A">
        <w:rPr>
          <w:rFonts w:hint="cs"/>
          <w:rtl/>
        </w:rPr>
        <w:t>יו"ס</w:t>
      </w:r>
      <w:r w:rsidR="00A24328">
        <w:rPr>
          <w:rtl/>
        </w:rPr>
        <w:t>:</w:t>
      </w:r>
    </w:p>
    <w:p w14:paraId="7E64BE74" w14:textId="44C2DAB0" w:rsidR="00CE3BDC" w:rsidRPr="000528DA" w:rsidRDefault="00DA51A5" w:rsidP="000528DA">
      <w:pPr>
        <w:rPr>
          <w:rtl/>
        </w:rPr>
      </w:pPr>
      <w:r w:rsidRPr="000528DA">
        <w:rPr>
          <w:rtl/>
        </w:rPr>
        <w:t xml:space="preserve">כנגד </w:t>
      </w:r>
      <w:r w:rsidRPr="000528DA">
        <w:rPr>
          <w:rFonts w:hint="cs"/>
          <w:rtl/>
        </w:rPr>
        <w:t>י</w:t>
      </w:r>
      <w:r w:rsidRPr="000528DA">
        <w:rPr>
          <w:rtl/>
        </w:rPr>
        <w:t>"</w:t>
      </w:r>
      <w:r w:rsidRPr="000528DA">
        <w:rPr>
          <w:rFonts w:hint="cs"/>
          <w:rtl/>
        </w:rPr>
        <w:t xml:space="preserve">ח </w:t>
      </w:r>
      <w:r w:rsidRPr="000528DA">
        <w:rPr>
          <w:rtl/>
        </w:rPr>
        <w:t xml:space="preserve">אזכרות </w:t>
      </w:r>
      <w:r>
        <w:rPr>
          <w:rStyle w:val="afffff9"/>
          <w:rtl/>
          <w:rPrChange w:id="9199" w:author="מנוע אמוראים" w:date="2026-10-05T16:40:51Z">
            <w:rPr>
              <w:rStyle w:val="30"/>
              <w:rtl/>
            </w:rPr>
          </w:rPrChange>
        </w:rPr>
        <w:t xml:space="preserve">שבקר"ש</w:t>
      </w:r>
      <w:r w:rsidRPr="000528DA">
        <w:rPr>
          <w:rtl/>
        </w:rPr>
        <w:t>.</w:t>
      </w:r>
      <w:r w:rsidR="00DB791B" w:rsidRPr="00A10336">
        <w:rPr>
          <w:rStyle w:val="30"/>
          <w:rFonts w:hint="cs"/>
          <w:rtl/>
        </w:rPr>
        <w:t xml:space="preserve"> </w:t>
      </w:r>
    </w:p>
    <w:p w14:paraId="112BF68F" w14:textId="77AEC4BE" w:rsidR="00A24328" w:rsidRDefault="00DB791B" w:rsidP="009A59D1">
      <w:pPr>
        <w:pStyle w:val="38"/>
        <w:framePr w:wrap="notBeside"/>
        <w:rPr>
          <w:rtl/>
        </w:rPr>
      </w:pPr>
      <w:r w:rsidRPr="00660D7A">
        <w:rPr>
          <w:rFonts w:hint="cs"/>
          <w:rtl/>
        </w:rPr>
        <w:t xml:space="preserve">ג. </w:t>
      </w:r>
      <w:r w:rsidR="00DA51A5" w:rsidRPr="00660D7A">
        <w:rPr>
          <w:rFonts w:hint="cs"/>
          <w:rtl/>
        </w:rPr>
        <w:t>ריב</w:t>
      </w:r>
      <w:r w:rsidR="00DA51A5" w:rsidRPr="00660D7A">
        <w:rPr>
          <w:rtl/>
        </w:rPr>
        <w:t>"</w:t>
      </w:r>
      <w:r w:rsidR="00DA51A5" w:rsidRPr="00660D7A">
        <w:rPr>
          <w:rFonts w:hint="cs"/>
          <w:rtl/>
        </w:rPr>
        <w:t>ל</w:t>
      </w:r>
      <w:r w:rsidR="00A24328">
        <w:rPr>
          <w:rFonts w:hint="cs"/>
          <w:rtl/>
        </w:rPr>
        <w:t>:</w:t>
      </w:r>
    </w:p>
    <w:p w14:paraId="79EB6F3C" w14:textId="480C0BC2" w:rsidR="00CE3BDC" w:rsidRPr="000528DA" w:rsidRDefault="00DA51A5" w:rsidP="000528DA">
      <w:pPr>
        <w:rPr>
          <w:rtl/>
        </w:rPr>
      </w:pPr>
      <w:r w:rsidRPr="000528DA">
        <w:rPr>
          <w:rFonts w:hint="cs"/>
          <w:rtl/>
        </w:rPr>
        <w:t>כנגד י</w:t>
      </w:r>
      <w:r w:rsidRPr="000528DA">
        <w:rPr>
          <w:rtl/>
        </w:rPr>
        <w:t>"</w:t>
      </w:r>
      <w:r w:rsidRPr="000528DA">
        <w:rPr>
          <w:rFonts w:hint="cs"/>
          <w:rtl/>
        </w:rPr>
        <w:t xml:space="preserve">ח חוליות </w:t>
      </w:r>
      <w:r w:rsidRPr="00A10336">
        <w:rPr>
          <w:rStyle w:val="30"/>
          <w:rFonts w:hint="cs"/>
          <w:rtl/>
        </w:rPr>
        <w:t>שבשדרה</w:t>
      </w:r>
      <w:r w:rsidR="00DB791B" w:rsidRPr="00A10336">
        <w:rPr>
          <w:rStyle w:val="30"/>
          <w:rFonts w:hint="cs"/>
          <w:rtl/>
        </w:rPr>
        <w:t xml:space="preserve">. </w:t>
      </w:r>
    </w:p>
    <w:p w14:paraId="58173DD1" w14:textId="291F1AAF" w:rsidR="00585259" w:rsidRPr="00E34F28" w:rsidRDefault="00DA51A5" w:rsidP="000F6DD4">
      <w:pPr>
        <w:pStyle w:val="afffffc"/>
        <w:rPr>
          <w:rtl/>
        </w:rPr>
      </w:pPr>
      <w:bookmarkStart w:id="816" w:name="_Toc193635947"/>
      <w:bookmarkStart w:id="817" w:name="_Toc216184561"/>
      <w:r w:rsidRPr="007D462B">
        <w:rPr>
          <w:rtl/>
        </w:rPr>
        <w:t>המתפלל צריך שיכרע</w:t>
      </w:r>
      <w:bookmarkEnd w:id="816"/>
      <w:r w:rsidR="001B45BB">
        <w:rPr>
          <w:rFonts w:hint="cs"/>
          <w:rtl/>
        </w:rPr>
        <w:t xml:space="preserve"> </w:t>
      </w:r>
      <w:r w:rsidR="001B45BB" w:rsidRPr="001B45BB">
        <w:rPr>
          <w:rStyle w:val="affffff7"/>
          <w:rFonts w:hint="cs"/>
          <w:rtl/>
        </w:rPr>
        <w:t>[</w:t>
      </w:r>
      <w:r w:rsidR="001B45BB">
        <w:rPr>
          <w:rStyle w:val="affffff7"/>
          <w:rFonts w:hint="cs"/>
          <w:rtl/>
        </w:rPr>
        <w:t>ג</w:t>
      </w:r>
      <w:r w:rsidR="001B45BB" w:rsidRPr="001B45BB">
        <w:rPr>
          <w:rStyle w:val="affffff7"/>
          <w:rFonts w:hint="cs"/>
          <w:rtl/>
        </w:rPr>
        <w:t>]</w:t>
      </w:r>
      <w:bookmarkEnd w:id="817"/>
    </w:p>
    <w:p w14:paraId="052EA05F" w14:textId="68C767FB" w:rsidR="00A24328" w:rsidRDefault="00CE3BDC" w:rsidP="009A59D1">
      <w:pPr>
        <w:pStyle w:val="38"/>
        <w:framePr w:wrap="notBeside"/>
        <w:rPr>
          <w:rtl/>
        </w:rPr>
      </w:pPr>
      <w:r w:rsidRPr="00660D7A">
        <w:rPr>
          <w:rFonts w:hint="cs"/>
          <w:rtl/>
        </w:rPr>
        <w:t>א. לריב"ל</w:t>
      </w:r>
      <w:r w:rsidR="009B14FE">
        <w:rPr>
          <w:rFonts w:hint="cs"/>
          <w:rtl/>
        </w:rPr>
        <w:t>:</w:t>
      </w:r>
    </w:p>
    <w:p w14:paraId="0EAB5FDC" w14:textId="5E9E97B3" w:rsidR="00CE3BDC" w:rsidRPr="000528DA" w:rsidRDefault="00DA51A5" w:rsidP="000528DA">
      <w:pPr>
        <w:rPr>
          <w:rtl/>
        </w:rPr>
      </w:pPr>
      <w:r w:rsidRPr="000528DA">
        <w:rPr>
          <w:rtl/>
        </w:rPr>
        <w:t xml:space="preserve">עד </w:t>
      </w:r>
      <w:r w:rsidRPr="001B45BB">
        <w:rPr>
          <w:rStyle w:val="affff2"/>
          <w:rtl/>
        </w:rPr>
        <w:t>שיתפקקו</w:t>
      </w:r>
      <w:r w:rsidRPr="000528DA">
        <w:rPr>
          <w:rtl/>
        </w:rPr>
        <w:t xml:space="preserve"> כל חוליות שבשדרה.</w:t>
      </w:r>
      <w:r w:rsidR="00DB791B" w:rsidRPr="00A10336">
        <w:rPr>
          <w:rStyle w:val="30"/>
          <w:rFonts w:hint="cs"/>
          <w:rtl/>
        </w:rPr>
        <w:t xml:space="preserve"> </w:t>
      </w:r>
    </w:p>
    <w:p w14:paraId="523F626D" w14:textId="5C029C13" w:rsidR="00A24328" w:rsidRDefault="00CE3BDC" w:rsidP="009A59D1">
      <w:pPr>
        <w:pStyle w:val="38"/>
        <w:framePr w:wrap="notBeside"/>
        <w:rPr>
          <w:rtl/>
        </w:rPr>
      </w:pPr>
      <w:r w:rsidRPr="00660D7A">
        <w:rPr>
          <w:rFonts w:hint="cs"/>
          <w:rtl/>
        </w:rPr>
        <w:t>ב.</w:t>
      </w:r>
      <w:r w:rsidR="00DB791B" w:rsidRPr="00660D7A">
        <w:rPr>
          <w:rFonts w:hint="cs"/>
          <w:rtl/>
        </w:rPr>
        <w:t xml:space="preserve"> </w:t>
      </w:r>
      <w:r w:rsidR="00DA51A5" w:rsidRPr="00660D7A">
        <w:rPr>
          <w:rtl/>
        </w:rPr>
        <w:t>עולא</w:t>
      </w:r>
      <w:r w:rsidR="00A24328">
        <w:rPr>
          <w:rtl/>
        </w:rPr>
        <w:t>:</w:t>
      </w:r>
    </w:p>
    <w:p w14:paraId="5F8921BC" w14:textId="68CB1707" w:rsidR="00CE3BDC" w:rsidRPr="000528DA" w:rsidRDefault="00DA51A5" w:rsidP="000528DA">
      <w:pPr>
        <w:rPr>
          <w:rtl/>
        </w:rPr>
      </w:pPr>
      <w:r w:rsidRPr="000528DA">
        <w:rPr>
          <w:rtl/>
        </w:rPr>
        <w:t xml:space="preserve">עד כדי שיראה איסר </w:t>
      </w:r>
      <w:r w:rsidRPr="001B45BB">
        <w:rPr>
          <w:rStyle w:val="affff2"/>
          <w:rtl/>
        </w:rPr>
        <w:t>כנגד לבו</w:t>
      </w:r>
      <w:r w:rsidRPr="000528DA">
        <w:rPr>
          <w:rtl/>
        </w:rPr>
        <w:t>.</w:t>
      </w:r>
      <w:r w:rsidR="00DB791B" w:rsidRPr="00A10336">
        <w:rPr>
          <w:rStyle w:val="30"/>
          <w:rFonts w:hint="cs"/>
          <w:rtl/>
        </w:rPr>
        <w:t xml:space="preserve"> </w:t>
      </w:r>
    </w:p>
    <w:p w14:paraId="462EA69A" w14:textId="55B7B738" w:rsidR="00A24328" w:rsidRDefault="00CE3BDC" w:rsidP="009A59D1">
      <w:pPr>
        <w:pStyle w:val="38"/>
        <w:framePr w:wrap="notBeside"/>
        <w:rPr>
          <w:rtl/>
        </w:rPr>
      </w:pPr>
      <w:r w:rsidRPr="00660D7A">
        <w:rPr>
          <w:rFonts w:hint="cs"/>
          <w:rtl/>
        </w:rPr>
        <w:t>ג</w:t>
      </w:r>
      <w:r w:rsidR="00DB791B" w:rsidRPr="00660D7A">
        <w:rPr>
          <w:rFonts w:hint="cs"/>
          <w:rtl/>
        </w:rPr>
        <w:t xml:space="preserve">. </w:t>
      </w:r>
      <w:r w:rsidR="00DA51A5" w:rsidRPr="00660D7A">
        <w:rPr>
          <w:rFonts w:hint="cs"/>
          <w:rtl/>
        </w:rPr>
        <w:t>ר"ח</w:t>
      </w:r>
      <w:r w:rsidR="00A24328">
        <w:rPr>
          <w:rtl/>
        </w:rPr>
        <w:t>:</w:t>
      </w:r>
    </w:p>
    <w:p w14:paraId="3BF6D88D" w14:textId="0323FFB5" w:rsidR="00C4656C" w:rsidRPr="00F95182" w:rsidRDefault="00DA51A5" w:rsidP="001B45BB">
      <w:pPr>
        <w:rPr>
          <w:rStyle w:val="affffff7"/>
        </w:rPr>
      </w:pPr>
      <w:r w:rsidRPr="00F95182">
        <w:rPr>
          <w:rtl/>
        </w:rPr>
        <w:t xml:space="preserve">כיון </w:t>
      </w:r>
      <w:r w:rsidRPr="00F95182">
        <w:rPr>
          <w:rStyle w:val="affff2"/>
          <w:rtl/>
        </w:rPr>
        <w:t>שנענע</w:t>
      </w:r>
      <w:r w:rsidRPr="00F95182">
        <w:rPr>
          <w:rtl/>
        </w:rPr>
        <w:t xml:space="preserve"> ראשו שוב א"צ.</w:t>
      </w:r>
      <w:r w:rsidRPr="00F95182">
        <w:rPr>
          <w:rStyle w:val="afffffb"/>
          <w:rFonts w:hint="cs"/>
          <w:b w:val="0"/>
          <w:bCs w:val="0"/>
          <w:rtl/>
        </w:rPr>
        <w:t xml:space="preserve"> </w:t>
      </w:r>
      <w:r w:rsidRPr="00F95182">
        <w:rPr>
          <w:rStyle w:val="afffff9"/>
          <w:spacing w:val="0"/>
          <w:rtl/>
        </w:rPr>
        <w:t>רבא</w:t>
      </w:r>
      <w:r w:rsidR="009B14FE" w:rsidRPr="00F95182">
        <w:rPr>
          <w:rStyle w:val="afffff9"/>
          <w:spacing w:val="0"/>
          <w:rtl/>
        </w:rPr>
        <w:t>:</w:t>
      </w:r>
      <w:r w:rsidR="001B45BB" w:rsidRPr="00F95182">
        <w:rPr>
          <w:rStyle w:val="afffff9"/>
          <w:rFonts w:hint="cs"/>
          <w:spacing w:val="0"/>
          <w:rtl/>
        </w:rPr>
        <w:t xml:space="preserve"> </w:t>
      </w:r>
      <w:r w:rsidR="001B45BB" w:rsidRPr="00F95182">
        <w:rPr>
          <w:rFonts w:hint="cs"/>
          <w:rtl/>
        </w:rPr>
        <w:t>ו</w:t>
      </w:r>
      <w:r w:rsidRPr="00F95182">
        <w:rPr>
          <w:rtl/>
        </w:rPr>
        <w:t>הוא</w:t>
      </w:r>
      <w:r w:rsidR="001B45BB" w:rsidRPr="00F95182">
        <w:rPr>
          <w:rFonts w:hint="cs"/>
          <w:rtl/>
        </w:rPr>
        <w:t xml:space="preserve"> שמצטער</w:t>
      </w:r>
      <w:r w:rsidRPr="00F95182">
        <w:rPr>
          <w:rtl/>
        </w:rPr>
        <w:t xml:space="preserve"> </w:t>
      </w:r>
      <w:r w:rsidRPr="00F95182">
        <w:rPr>
          <w:rStyle w:val="affffff7"/>
          <w:rtl/>
        </w:rPr>
        <w:t>ו</w:t>
      </w:r>
      <w:r w:rsidRPr="00F95182">
        <w:rPr>
          <w:rStyle w:val="affffff7"/>
          <w:rFonts w:hint="cs"/>
          <w:rtl/>
        </w:rPr>
        <w:t xml:space="preserve">נראה </w:t>
      </w:r>
      <w:r w:rsidR="001B45BB" w:rsidRPr="00F95182">
        <w:rPr>
          <w:rStyle w:val="affffff7"/>
          <w:rFonts w:hint="cs"/>
          <w:rtl/>
        </w:rPr>
        <w:t>שרוצה ל</w:t>
      </w:r>
      <w:r w:rsidRPr="00F95182">
        <w:rPr>
          <w:rStyle w:val="affffff7"/>
          <w:rFonts w:hint="cs"/>
          <w:rtl/>
        </w:rPr>
        <w:t>כורע</w:t>
      </w:r>
      <w:r w:rsidRPr="00F95182">
        <w:rPr>
          <w:rStyle w:val="affffff7"/>
          <w:rtl/>
        </w:rPr>
        <w:t>.</w:t>
      </w:r>
      <w:r w:rsidR="00DB791B" w:rsidRPr="00F95182">
        <w:rPr>
          <w:rStyle w:val="affffff7"/>
          <w:rFonts w:hint="cs"/>
          <w:rtl/>
        </w:rPr>
        <w:t xml:space="preserve"> </w:t>
      </w:r>
    </w:p>
    <w:p w14:paraId="38CBE153" w14:textId="5276D867" w:rsidR="00585259" w:rsidRPr="00E34F28" w:rsidRDefault="00DA51A5" w:rsidP="00C4656C">
      <w:pPr>
        <w:pStyle w:val="afffffc"/>
        <w:rPr>
          <w:rtl/>
        </w:rPr>
      </w:pPr>
      <w:bookmarkStart w:id="818" w:name="_Toc193635948"/>
      <w:bookmarkStart w:id="819" w:name="_Toc216184562"/>
      <w:r w:rsidRPr="00724E73">
        <w:rPr>
          <w:rFonts w:hint="cs"/>
          <w:rtl/>
        </w:rPr>
        <w:lastRenderedPageBreak/>
        <w:t>י</w:t>
      </w:r>
      <w:r w:rsidRPr="00724E73">
        <w:rPr>
          <w:rtl/>
        </w:rPr>
        <w:t>"</w:t>
      </w:r>
      <w:r w:rsidRPr="00724E73">
        <w:rPr>
          <w:rFonts w:hint="cs"/>
          <w:rtl/>
        </w:rPr>
        <w:t>ח, וברכת המינים</w:t>
      </w:r>
      <w:r w:rsidRPr="00724E73">
        <w:rPr>
          <w:rtl/>
        </w:rPr>
        <w:t xml:space="preserve"> </w:t>
      </w:r>
      <w:r w:rsidRPr="00FE3D07">
        <w:rPr>
          <w:rtl/>
        </w:rPr>
        <w:t>ביבנה תקנוה.</w:t>
      </w:r>
      <w:bookmarkEnd w:id="818"/>
      <w:r w:rsidR="00DB791B" w:rsidRPr="00FE3D07">
        <w:rPr>
          <w:rFonts w:hint="cs"/>
          <w:rtl/>
        </w:rPr>
        <w:t xml:space="preserve"> </w:t>
      </w:r>
      <w:r w:rsidR="001B45BB" w:rsidRPr="001B45BB">
        <w:rPr>
          <w:rStyle w:val="affffff7"/>
          <w:rFonts w:hint="cs"/>
          <w:rtl/>
        </w:rPr>
        <w:t>[ג]</w:t>
      </w:r>
      <w:bookmarkEnd w:id="819"/>
    </w:p>
    <w:p w14:paraId="2FC90EEF" w14:textId="105C1D21" w:rsidR="00A24328" w:rsidRDefault="00585259" w:rsidP="009A59D1">
      <w:pPr>
        <w:pStyle w:val="38"/>
        <w:framePr w:wrap="notBeside"/>
        <w:rPr>
          <w:rtl/>
        </w:rPr>
      </w:pPr>
      <w:r w:rsidRPr="00660D7A">
        <w:rPr>
          <w:rFonts w:hint="cs"/>
          <w:rtl/>
        </w:rPr>
        <w:t>לרשב"ג</w:t>
      </w:r>
      <w:r w:rsidR="00A24328">
        <w:rPr>
          <w:rFonts w:hint="cs"/>
          <w:rtl/>
        </w:rPr>
        <w:t>:</w:t>
      </w:r>
    </w:p>
    <w:p w14:paraId="00900CB1" w14:textId="00B4B67A" w:rsidR="00585259" w:rsidRPr="000528DA" w:rsidRDefault="00DA51A5" w:rsidP="000528DA">
      <w:pPr>
        <w:rPr>
          <w:rtl/>
        </w:rPr>
      </w:pPr>
      <w:r w:rsidRPr="000528DA">
        <w:rPr>
          <w:rFonts w:hint="cs"/>
          <w:rtl/>
        </w:rPr>
        <w:t>ו</w:t>
      </w:r>
      <w:r w:rsidRPr="000528DA">
        <w:rPr>
          <w:rtl/>
        </w:rPr>
        <w:t xml:space="preserve">כנגד </w:t>
      </w:r>
      <w:r w:rsidRPr="00A4639B">
        <w:rPr>
          <w:rStyle w:val="ad"/>
          <w:rtl/>
        </w:rPr>
        <w:t>אל הכבוד הרעים</w:t>
      </w:r>
      <w:r w:rsidRPr="000528DA">
        <w:rPr>
          <w:rtl/>
        </w:rPr>
        <w:t>,</w:t>
      </w:r>
      <w:r w:rsidRPr="000528DA">
        <w:rPr>
          <w:rFonts w:hint="cs"/>
          <w:rtl/>
        </w:rPr>
        <w:t xml:space="preserve"> </w:t>
      </w:r>
    </w:p>
    <w:p w14:paraId="18177B67" w14:textId="0E4AFFAE" w:rsidR="00A24328" w:rsidRDefault="00DA51A5" w:rsidP="009A59D1">
      <w:pPr>
        <w:pStyle w:val="38"/>
        <w:framePr w:wrap="notBeside"/>
        <w:rPr>
          <w:rtl/>
        </w:rPr>
      </w:pPr>
      <w:r w:rsidRPr="00660D7A">
        <w:rPr>
          <w:rtl/>
        </w:rPr>
        <w:t>לרב יוסף</w:t>
      </w:r>
      <w:r w:rsidR="00A24328">
        <w:rPr>
          <w:rFonts w:hint="cs"/>
          <w:rtl/>
        </w:rPr>
        <w:t>:</w:t>
      </w:r>
    </w:p>
    <w:p w14:paraId="3143861E" w14:textId="4F4EAB89" w:rsidR="00585259" w:rsidRPr="000528DA" w:rsidRDefault="00DA51A5" w:rsidP="000528DA">
      <w:pPr>
        <w:rPr>
          <w:rtl/>
        </w:rPr>
      </w:pPr>
      <w:r>
        <w:rPr>
          <w:rtl/>
        </w:rPr>
        <w:t xml:space="preserve">כנגד אחד </w:t>
      </w:r>
      <w:r>
        <w:rPr>
          <w:rStyle w:val="afffff9"/>
          <w:rtl/>
          <w:rPrChange w:id="9200" w:author="מנוע אמוראים" w:date="2026-10-05T16:40:51Z">
            <w:rPr>
              <w:rtl/>
            </w:rPr>
          </w:rPrChange>
        </w:rPr>
        <w:t xml:space="preserve">שבקר"ש</w:t>
      </w:r>
      <w:r>
        <w:rPr>
          <w:rtl/>
        </w:rPr>
        <w:t xml:space="preserve">. </w:t>
      </w:r>
    </w:p>
    <w:p w14:paraId="2A808406" w14:textId="101CE9C1" w:rsidR="00A24328" w:rsidRDefault="00DA51A5" w:rsidP="009A59D1">
      <w:pPr>
        <w:pStyle w:val="38"/>
        <w:framePr w:wrap="notBeside"/>
        <w:rPr>
          <w:rtl/>
        </w:rPr>
      </w:pPr>
      <w:r w:rsidRPr="00660D7A">
        <w:rPr>
          <w:rFonts w:hint="cs"/>
          <w:rtl/>
        </w:rPr>
        <w:t>ר</w:t>
      </w:r>
      <w:r w:rsidRPr="00660D7A">
        <w:rPr>
          <w:rtl/>
        </w:rPr>
        <w:t>יב"ל</w:t>
      </w:r>
      <w:r w:rsidR="00A24328">
        <w:rPr>
          <w:rFonts w:hint="cs"/>
          <w:rtl/>
        </w:rPr>
        <w:t>:</w:t>
      </w:r>
    </w:p>
    <w:p w14:paraId="067D0000" w14:textId="57E5EB4B" w:rsidR="00DA51A5" w:rsidRPr="000528DA" w:rsidRDefault="00DA51A5" w:rsidP="000528DA">
      <w:pPr>
        <w:rPr>
          <w:rtl/>
        </w:rPr>
      </w:pPr>
      <w:r w:rsidRPr="000528DA">
        <w:rPr>
          <w:rtl/>
        </w:rPr>
        <w:t>כנגד חוליא קטנה שבשדרה.</w:t>
      </w:r>
    </w:p>
    <w:p w14:paraId="0475A97A" w14:textId="77777777" w:rsidR="00DA51A5" w:rsidRPr="00E34F28" w:rsidRDefault="00DA51A5" w:rsidP="00EC0DC4">
      <w:pPr>
        <w:pStyle w:val="af2"/>
        <w:framePr w:wrap="around"/>
        <w:rPr>
          <w:rtl/>
        </w:rPr>
      </w:pPr>
      <w:r w:rsidRPr="00A4639B">
        <w:rPr>
          <w:rtl/>
        </w:rPr>
        <w:t>כט.</w:t>
      </w:r>
    </w:p>
    <w:p w14:paraId="30F36242" w14:textId="77777777" w:rsidR="00DA51A5" w:rsidRPr="00E34F28" w:rsidRDefault="00DA51A5" w:rsidP="00C4656C">
      <w:pPr>
        <w:pStyle w:val="afffffc"/>
        <w:rPr>
          <w:rtl/>
        </w:rPr>
      </w:pPr>
      <w:bookmarkStart w:id="820" w:name="_Toc193635949"/>
      <w:bookmarkStart w:id="821" w:name="_Toc216184563"/>
      <w:r w:rsidRPr="00C4656C">
        <w:rPr>
          <w:rtl/>
        </w:rPr>
        <w:t xml:space="preserve">שמעון הפקולי </w:t>
      </w:r>
      <w:r w:rsidR="00EB1127" w:rsidRPr="00C4656C">
        <w:rPr>
          <w:rFonts w:hint="cs"/>
          <w:rtl/>
        </w:rPr>
        <w:t>סידר</w:t>
      </w:r>
      <w:r w:rsidRPr="00C4656C">
        <w:rPr>
          <w:rtl/>
        </w:rPr>
        <w:t xml:space="preserve"> </w:t>
      </w:r>
      <w:r w:rsidRPr="00C4656C">
        <w:rPr>
          <w:rFonts w:hint="cs"/>
          <w:rtl/>
        </w:rPr>
        <w:t>י"ח</w:t>
      </w:r>
      <w:r w:rsidRPr="00C4656C">
        <w:rPr>
          <w:rtl/>
        </w:rPr>
        <w:t xml:space="preserve"> ברכות לפני ר</w:t>
      </w:r>
      <w:r w:rsidRPr="00C4656C">
        <w:rPr>
          <w:rFonts w:hint="cs"/>
          <w:rtl/>
        </w:rPr>
        <w:t>"ג</w:t>
      </w:r>
      <w:r w:rsidRPr="00C4656C">
        <w:rPr>
          <w:rtl/>
        </w:rPr>
        <w:t xml:space="preserve"> על הסדר ביבנה.</w:t>
      </w:r>
      <w:bookmarkEnd w:id="820"/>
      <w:bookmarkEnd w:id="821"/>
    </w:p>
    <w:p w14:paraId="337271D0" w14:textId="7BF32DC4" w:rsidR="00A24328" w:rsidRDefault="00DA51A5" w:rsidP="009A59D1">
      <w:pPr>
        <w:pStyle w:val="38"/>
        <w:framePr w:wrap="notBeside"/>
        <w:rPr>
          <w:rtl/>
        </w:rPr>
      </w:pPr>
      <w:r w:rsidRPr="00660D7A">
        <w:rPr>
          <w:rtl/>
        </w:rPr>
        <w:t>ר</w:t>
      </w:r>
      <w:r w:rsidRPr="00660D7A">
        <w:rPr>
          <w:rFonts w:hint="cs"/>
          <w:rtl/>
        </w:rPr>
        <w:t>"ג</w:t>
      </w:r>
      <w:r w:rsidRPr="00660D7A">
        <w:rPr>
          <w:rtl/>
        </w:rPr>
        <w:t xml:space="preserve"> לחכמים</w:t>
      </w:r>
      <w:r w:rsidR="00A24328">
        <w:rPr>
          <w:rtl/>
        </w:rPr>
        <w:t>:</w:t>
      </w:r>
    </w:p>
    <w:p w14:paraId="040D5143" w14:textId="1F55A39D" w:rsidR="00EB1127" w:rsidRPr="000528DA" w:rsidRDefault="00DA51A5" w:rsidP="000528DA">
      <w:pPr>
        <w:rPr>
          <w:rtl/>
        </w:rPr>
      </w:pPr>
      <w:r w:rsidRPr="000528DA">
        <w:rPr>
          <w:rtl/>
        </w:rPr>
        <w:t xml:space="preserve">כלום יש אדם שיודע לתקן ברכת המינים? </w:t>
      </w:r>
      <w:r w:rsidRPr="00E34F28">
        <w:rPr>
          <w:rStyle w:val="afffff9"/>
          <w:rtl/>
        </w:rPr>
        <w:t>עמד שמואל הקטן</w:t>
      </w:r>
      <w:r w:rsidR="00EB1127" w:rsidRPr="00E34F28">
        <w:rPr>
          <w:rStyle w:val="afffff9"/>
          <w:rFonts w:hint="cs"/>
          <w:rtl/>
        </w:rPr>
        <w:t>:</w:t>
      </w:r>
      <w:r w:rsidRPr="000528DA">
        <w:rPr>
          <w:rtl/>
        </w:rPr>
        <w:t xml:space="preserve"> ותקנה, </w:t>
      </w:r>
    </w:p>
    <w:p w14:paraId="0DF339EB" w14:textId="77777777" w:rsidR="00DA51A5" w:rsidRPr="000528DA" w:rsidRDefault="00DA51A5" w:rsidP="000528DA">
      <w:pPr>
        <w:rPr>
          <w:rtl/>
        </w:rPr>
      </w:pPr>
      <w:r w:rsidRPr="000528DA">
        <w:rPr>
          <w:rtl/>
        </w:rPr>
        <w:t>לשנה אחרת שכחה.</w:t>
      </w:r>
      <w:r w:rsidRPr="000528DA">
        <w:rPr>
          <w:rFonts w:hint="cs"/>
          <w:rtl/>
        </w:rPr>
        <w:t xml:space="preserve"> </w:t>
      </w:r>
      <w:r w:rsidRPr="000528DA">
        <w:rPr>
          <w:rtl/>
        </w:rPr>
        <w:t xml:space="preserve">והשקיף בה </w:t>
      </w:r>
      <w:r w:rsidRPr="000528DA">
        <w:rPr>
          <w:rFonts w:hint="cs"/>
          <w:rtl/>
        </w:rPr>
        <w:t>ג'</w:t>
      </w:r>
      <w:r w:rsidRPr="000528DA">
        <w:rPr>
          <w:rtl/>
        </w:rPr>
        <w:t xml:space="preserve"> שעות ולא העלוהו.</w:t>
      </w:r>
    </w:p>
    <w:p w14:paraId="47019B8A" w14:textId="77777777" w:rsidR="00EB1127" w:rsidRPr="000528DA" w:rsidRDefault="00DA51A5" w:rsidP="000528DA">
      <w:pPr>
        <w:rPr>
          <w:rtl/>
        </w:rPr>
      </w:pPr>
      <w:r w:rsidRPr="000528DA">
        <w:rPr>
          <w:rFonts w:hint="cs"/>
          <w:rtl/>
        </w:rPr>
        <w:t>ואפי</w:t>
      </w:r>
      <w:r w:rsidRPr="000528DA">
        <w:rPr>
          <w:rtl/>
        </w:rPr>
        <w:t>'</w:t>
      </w:r>
      <w:r w:rsidRPr="000528DA">
        <w:rPr>
          <w:rFonts w:hint="cs"/>
          <w:rtl/>
        </w:rPr>
        <w:t xml:space="preserve"> דבברכת המינין אפי</w:t>
      </w:r>
      <w:r w:rsidRPr="000528DA">
        <w:rPr>
          <w:rtl/>
        </w:rPr>
        <w:t>'</w:t>
      </w:r>
      <w:r w:rsidRPr="000528DA">
        <w:rPr>
          <w:rFonts w:hint="cs"/>
          <w:rtl/>
        </w:rPr>
        <w:t xml:space="preserve"> דטעה מעלין</w:t>
      </w:r>
      <w:r w:rsidR="00EB1127" w:rsidRPr="000528DA">
        <w:rPr>
          <w:rFonts w:hint="cs"/>
          <w:rtl/>
        </w:rPr>
        <w:t xml:space="preserve"> </w:t>
      </w:r>
      <w:r w:rsidRPr="000528DA">
        <w:rPr>
          <w:rFonts w:hint="cs"/>
          <w:rtl/>
        </w:rPr>
        <w:t>משא</w:t>
      </w:r>
      <w:r w:rsidRPr="000528DA">
        <w:rPr>
          <w:rtl/>
        </w:rPr>
        <w:t>"</w:t>
      </w:r>
      <w:r w:rsidRPr="000528DA">
        <w:rPr>
          <w:rFonts w:hint="cs"/>
          <w:rtl/>
        </w:rPr>
        <w:t>כ בכל הי</w:t>
      </w:r>
      <w:r w:rsidRPr="000528DA">
        <w:rPr>
          <w:rtl/>
        </w:rPr>
        <w:t>"</w:t>
      </w:r>
      <w:r w:rsidRPr="000528DA">
        <w:rPr>
          <w:rFonts w:hint="cs"/>
          <w:rtl/>
        </w:rPr>
        <w:t>ח</w:t>
      </w:r>
      <w:r w:rsidR="00EB1127" w:rsidRPr="000528DA">
        <w:rPr>
          <w:rFonts w:hint="cs"/>
          <w:rtl/>
        </w:rPr>
        <w:t>,</w:t>
      </w:r>
      <w:r w:rsidRPr="000528DA">
        <w:rPr>
          <w:rFonts w:hint="cs"/>
          <w:rtl/>
        </w:rPr>
        <w:t xml:space="preserve"> </w:t>
      </w:r>
    </w:p>
    <w:p w14:paraId="23B8D0F1" w14:textId="1D6851C2" w:rsidR="00EB1127" w:rsidRPr="000528DA" w:rsidRDefault="00DA51A5" w:rsidP="000528DA">
      <w:pPr>
        <w:rPr>
          <w:rtl/>
        </w:rPr>
      </w:pPr>
      <w:r w:rsidRPr="000528DA">
        <w:rPr>
          <w:rFonts w:hint="cs"/>
          <w:rtl/>
        </w:rPr>
        <w:t>דחי</w:t>
      </w:r>
      <w:r w:rsidR="00DB791B" w:rsidRPr="000528DA">
        <w:rPr>
          <w:rFonts w:hint="cs"/>
          <w:rtl/>
        </w:rPr>
        <w:t>י</w:t>
      </w:r>
      <w:r w:rsidRPr="000528DA">
        <w:rPr>
          <w:rFonts w:hint="cs"/>
          <w:rtl/>
        </w:rPr>
        <w:t xml:space="preserve">שי' שמא מין הוא, </w:t>
      </w:r>
      <w:r w:rsidR="001B45BB">
        <w:rPr>
          <w:rtl/>
        </w:rPr>
        <w:tab/>
      </w:r>
      <w:r w:rsidR="007E4E8C">
        <w:rPr>
          <w:rStyle w:val="afffff9"/>
          <w:rtl/>
        </w:rPr>
        <w:ptab w:relativeTo="margin" w:alignment="right" w:leader="none"/>
      </w:r>
      <w:r w:rsidR="00C4656C" w:rsidRPr="000528DA">
        <w:rPr>
          <w:rFonts w:hint="cs"/>
          <w:rtl/>
        </w:rPr>
        <w:t>-</w:t>
      </w:r>
      <w:r w:rsidR="007E4E8C">
        <w:rPr>
          <w:rFonts w:hint="cs"/>
          <w:rtl/>
        </w:rPr>
        <w:t xml:space="preserve"> </w:t>
      </w:r>
      <w:r w:rsidRPr="000528DA">
        <w:rPr>
          <w:rFonts w:hint="cs"/>
          <w:rtl/>
        </w:rPr>
        <w:t xml:space="preserve">שאני </w:t>
      </w:r>
      <w:r w:rsidRPr="00E34F28">
        <w:rPr>
          <w:rStyle w:val="afffff9"/>
          <w:rFonts w:hint="cs"/>
          <w:rtl/>
        </w:rPr>
        <w:t>שמואל</w:t>
      </w:r>
      <w:r w:rsidRPr="000528DA">
        <w:rPr>
          <w:rFonts w:hint="cs"/>
          <w:rtl/>
        </w:rPr>
        <w:t xml:space="preserve"> </w:t>
      </w:r>
      <w:r w:rsidR="00C4656C" w:rsidRPr="000528DA">
        <w:rPr>
          <w:rFonts w:hint="cs"/>
          <w:rtl/>
        </w:rPr>
        <w:t>ש</w:t>
      </w:r>
      <w:r w:rsidRPr="000528DA">
        <w:rPr>
          <w:rFonts w:hint="cs"/>
          <w:rtl/>
        </w:rPr>
        <w:t xml:space="preserve">הוא </w:t>
      </w:r>
      <w:r w:rsidR="001B45BB">
        <w:rPr>
          <w:rFonts w:hint="cs"/>
          <w:rtl/>
        </w:rPr>
        <w:t xml:space="preserve">עצמו </w:t>
      </w:r>
      <w:r w:rsidRPr="000528DA">
        <w:rPr>
          <w:rFonts w:hint="cs"/>
          <w:rtl/>
        </w:rPr>
        <w:t>תקנה</w:t>
      </w:r>
      <w:r w:rsidR="00EB1127" w:rsidRPr="000528DA">
        <w:rPr>
          <w:rFonts w:hint="cs"/>
          <w:rtl/>
        </w:rPr>
        <w:t>,</w:t>
      </w:r>
      <w:r w:rsidRPr="000528DA">
        <w:rPr>
          <w:rFonts w:hint="cs"/>
          <w:rtl/>
        </w:rPr>
        <w:t xml:space="preserve"> </w:t>
      </w:r>
    </w:p>
    <w:p w14:paraId="31540B4B" w14:textId="77777777" w:rsidR="00A24328" w:rsidRDefault="00DA51A5" w:rsidP="009A59D1">
      <w:pPr>
        <w:pStyle w:val="38"/>
        <w:framePr w:wrap="notBeside"/>
        <w:rPr>
          <w:rtl/>
        </w:rPr>
      </w:pPr>
      <w:r w:rsidRPr="00660D7A">
        <w:rPr>
          <w:rFonts w:hint="cs"/>
          <w:rtl/>
        </w:rPr>
        <w:t>ולא חישי'</w:t>
      </w:r>
      <w:r w:rsidR="00A24328">
        <w:rPr>
          <w:rtl/>
        </w:rPr>
        <w:t>:</w:t>
      </w:r>
    </w:p>
    <w:p w14:paraId="04347A95" w14:textId="4884FFBF" w:rsidR="00675C7D" w:rsidRPr="000528DA" w:rsidRDefault="00DA51A5" w:rsidP="001B45BB">
      <w:pPr>
        <w:spacing w:after="60"/>
        <w:rPr>
          <w:rtl/>
        </w:rPr>
      </w:pPr>
      <w:r w:rsidRPr="000528DA">
        <w:rPr>
          <w:rFonts w:hint="cs"/>
          <w:rtl/>
        </w:rPr>
        <w:t xml:space="preserve">שמא חזר בו </w:t>
      </w:r>
      <w:r w:rsidR="00C4656C" w:rsidRPr="000528DA">
        <w:rPr>
          <w:rFonts w:hint="cs"/>
          <w:rtl/>
        </w:rPr>
        <w:t xml:space="preserve">- </w:t>
      </w:r>
      <w:r w:rsidRPr="000528DA">
        <w:rPr>
          <w:rFonts w:hint="cs"/>
          <w:rtl/>
        </w:rPr>
        <w:t>דקימ</w:t>
      </w:r>
      <w:r w:rsidRPr="000528DA">
        <w:rPr>
          <w:rtl/>
        </w:rPr>
        <w:t>"</w:t>
      </w:r>
      <w:r w:rsidRPr="000528DA">
        <w:rPr>
          <w:rFonts w:hint="cs"/>
          <w:rtl/>
        </w:rPr>
        <w:t>ל טוב</w:t>
      </w:r>
      <w:r w:rsidR="00EB1127" w:rsidRPr="000528DA">
        <w:rPr>
          <w:rFonts w:hint="cs"/>
          <w:rtl/>
        </w:rPr>
        <w:t>,</w:t>
      </w:r>
      <w:r w:rsidRPr="000528DA">
        <w:rPr>
          <w:rFonts w:hint="cs"/>
          <w:rtl/>
        </w:rPr>
        <w:t xml:space="preserve"> לא נהיה רע</w:t>
      </w:r>
      <w:r w:rsidR="00DB791B" w:rsidRPr="000528DA">
        <w:rPr>
          <w:rFonts w:hint="cs"/>
          <w:rtl/>
        </w:rPr>
        <w:t xml:space="preserve">. </w:t>
      </w:r>
    </w:p>
    <w:p w14:paraId="00D20D21" w14:textId="77777777" w:rsidR="00A24328" w:rsidRDefault="00DA51A5" w:rsidP="009A59D1">
      <w:pPr>
        <w:pStyle w:val="38"/>
        <w:framePr w:wrap="notBeside"/>
        <w:rPr>
          <w:rtl/>
        </w:rPr>
      </w:pPr>
      <w:r w:rsidRPr="00660D7A">
        <w:rPr>
          <w:rFonts w:hint="cs"/>
          <w:rtl/>
        </w:rPr>
        <w:t>והך</w:t>
      </w:r>
      <w:r w:rsidR="00A24328">
        <w:rPr>
          <w:rtl/>
        </w:rPr>
        <w:t>:</w:t>
      </w:r>
    </w:p>
    <w:p w14:paraId="399AF316" w14:textId="00420BF9" w:rsidR="00CE3BDC" w:rsidRPr="0029048C" w:rsidRDefault="00DA51A5" w:rsidP="000528DA">
      <w:pPr>
        <w:rPr>
          <w:spacing w:val="-2"/>
          <w:rtl/>
        </w:rPr>
      </w:pPr>
      <w:r w:rsidRPr="00A4639B">
        <w:rPr>
          <w:rStyle w:val="ad"/>
          <w:rFonts w:hint="cs"/>
          <w:rtl/>
        </w:rPr>
        <w:t>ד'</w:t>
      </w:r>
      <w:r w:rsidRPr="00A4639B">
        <w:rPr>
          <w:rStyle w:val="ad"/>
          <w:rtl/>
        </w:rPr>
        <w:t>ובשוב צדיק מצדקתו ועשה עול</w:t>
      </w:r>
      <w:r w:rsidRPr="00A4639B">
        <w:rPr>
          <w:rStyle w:val="ad"/>
          <w:rFonts w:hint="cs"/>
          <w:rtl/>
        </w:rPr>
        <w:t>'</w:t>
      </w:r>
      <w:r w:rsidR="00EB1127">
        <w:rPr>
          <w:rStyle w:val="ad"/>
          <w:rFonts w:hint="cs"/>
          <w:rtl/>
        </w:rPr>
        <w:t xml:space="preserve"> </w:t>
      </w:r>
      <w:r w:rsidRPr="0029048C">
        <w:rPr>
          <w:rStyle w:val="afffff9"/>
          <w:rFonts w:hint="cs"/>
          <w:spacing w:val="-2"/>
          <w:rtl/>
        </w:rPr>
        <w:t>היינו</w:t>
      </w:r>
      <w:r w:rsidRPr="0029048C">
        <w:rPr>
          <w:rFonts w:hint="cs"/>
          <w:spacing w:val="-2"/>
          <w:rtl/>
        </w:rPr>
        <w:t xml:space="preserve"> ברשע מעיקרו ולא בצדיק מעיקרו</w:t>
      </w:r>
      <w:r w:rsidR="00DB791B" w:rsidRPr="0029048C">
        <w:rPr>
          <w:rFonts w:hint="cs"/>
          <w:spacing w:val="-2"/>
          <w:rtl/>
        </w:rPr>
        <w:t xml:space="preserve">, </w:t>
      </w:r>
    </w:p>
    <w:p w14:paraId="779C9D07" w14:textId="77777777" w:rsidR="00A24328" w:rsidRDefault="00354FCB" w:rsidP="009A59D1">
      <w:pPr>
        <w:pStyle w:val="38"/>
        <w:framePr w:wrap="notBeside"/>
        <w:rPr>
          <w:rtl/>
        </w:rPr>
      </w:pPr>
      <w:r w:rsidRPr="00660D7A">
        <w:rPr>
          <w:rFonts w:hint="cs"/>
          <w:rtl/>
        </w:rPr>
        <w:t>והך</w:t>
      </w:r>
      <w:r w:rsidR="00A24328">
        <w:rPr>
          <w:rtl/>
        </w:rPr>
        <w:t>:</w:t>
      </w:r>
    </w:p>
    <w:p w14:paraId="086C6E09" w14:textId="154E4AEA" w:rsidR="00EB1127" w:rsidRPr="000528DA" w:rsidRDefault="00DA51A5" w:rsidP="000528DA">
      <w:pPr>
        <w:rPr>
          <w:rtl/>
        </w:rPr>
      </w:pPr>
      <w:r w:rsidRPr="000528DA">
        <w:rPr>
          <w:rFonts w:hint="cs"/>
          <w:rtl/>
        </w:rPr>
        <w:t>ד'</w:t>
      </w:r>
      <w:r w:rsidRPr="000528DA">
        <w:rPr>
          <w:rtl/>
        </w:rPr>
        <w:t xml:space="preserve">אל תאמין בעצמך עד יום מותך, שהרי </w:t>
      </w:r>
      <w:r w:rsidRPr="00E34F28">
        <w:rPr>
          <w:rStyle w:val="afffff9"/>
          <w:rtl/>
        </w:rPr>
        <w:t>יוחנן כהן גדול</w:t>
      </w:r>
      <w:r w:rsidRPr="000528DA">
        <w:rPr>
          <w:rtl/>
        </w:rPr>
        <w:t xml:space="preserve"> שמש בכהונה גדולה שמנים שנה ולבסוף נעשה צדוקי! </w:t>
      </w:r>
    </w:p>
    <w:p w14:paraId="2FA48C50" w14:textId="30C7FF45" w:rsidR="00A24328" w:rsidRDefault="00DA51A5" w:rsidP="009A59D1">
      <w:pPr>
        <w:pStyle w:val="38"/>
        <w:framePr w:wrap="notBeside"/>
        <w:rPr>
          <w:rtl/>
        </w:rPr>
      </w:pPr>
      <w:r w:rsidRPr="00660D7A">
        <w:rPr>
          <w:rFonts w:hint="cs"/>
          <w:rtl/>
        </w:rPr>
        <w:t xml:space="preserve">א. </w:t>
      </w:r>
      <w:r w:rsidRPr="00660D7A">
        <w:rPr>
          <w:rtl/>
        </w:rPr>
        <w:t>אביי</w:t>
      </w:r>
      <w:r w:rsidR="00A24328">
        <w:rPr>
          <w:rtl/>
        </w:rPr>
        <w:t>:</w:t>
      </w:r>
    </w:p>
    <w:p w14:paraId="42C5F6FB" w14:textId="4E410689" w:rsidR="00EB1127" w:rsidRPr="000528DA" w:rsidRDefault="00DA51A5" w:rsidP="000528DA">
      <w:pPr>
        <w:rPr>
          <w:rtl/>
        </w:rPr>
      </w:pPr>
      <w:r w:rsidRPr="000528DA">
        <w:rPr>
          <w:rtl/>
        </w:rPr>
        <w:t>הוא ינאי הוא יוחנן</w:t>
      </w:r>
      <w:r w:rsidR="00C4656C" w:rsidRPr="000528DA">
        <w:rPr>
          <w:rFonts w:hint="cs"/>
          <w:rtl/>
        </w:rPr>
        <w:t>.</w:t>
      </w:r>
    </w:p>
    <w:p w14:paraId="7959472A" w14:textId="18C41FEE" w:rsidR="00A24328" w:rsidRDefault="00DA51A5" w:rsidP="009A59D1">
      <w:pPr>
        <w:pStyle w:val="38"/>
        <w:framePr w:wrap="notBeside"/>
        <w:rPr>
          <w:rtl/>
        </w:rPr>
      </w:pPr>
      <w:r w:rsidRPr="00660D7A">
        <w:rPr>
          <w:rFonts w:hint="cs"/>
          <w:rtl/>
        </w:rPr>
        <w:t>ב. ל</w:t>
      </w:r>
      <w:r w:rsidRPr="00660D7A">
        <w:rPr>
          <w:rtl/>
        </w:rPr>
        <w:t>רבא</w:t>
      </w:r>
      <w:r w:rsidR="00A24328">
        <w:rPr>
          <w:rtl/>
        </w:rPr>
        <w:t>:</w:t>
      </w:r>
    </w:p>
    <w:p w14:paraId="3FA0DF5D" w14:textId="56A7AB08" w:rsidR="00EB1127" w:rsidRPr="000528DA" w:rsidRDefault="00DA51A5" w:rsidP="000528DA">
      <w:pPr>
        <w:rPr>
          <w:rtl/>
        </w:rPr>
      </w:pPr>
      <w:r w:rsidRPr="000528DA">
        <w:rPr>
          <w:rtl/>
        </w:rPr>
        <w:t xml:space="preserve">ינאי לחוד </w:t>
      </w:r>
      <w:r w:rsidRPr="000528DA">
        <w:rPr>
          <w:rFonts w:hint="cs"/>
          <w:rtl/>
        </w:rPr>
        <w:t>ו</w:t>
      </w:r>
      <w:r w:rsidRPr="000528DA">
        <w:rPr>
          <w:rtl/>
        </w:rPr>
        <w:t>רשע מעיקרו, ויוחנן</w:t>
      </w:r>
      <w:r w:rsidRPr="000528DA">
        <w:rPr>
          <w:rFonts w:hint="cs"/>
          <w:rtl/>
        </w:rPr>
        <w:t xml:space="preserve"> לחוד</w:t>
      </w:r>
      <w:r w:rsidRPr="000528DA">
        <w:rPr>
          <w:rtl/>
        </w:rPr>
        <w:t xml:space="preserve"> צדיק מעיקרו.</w:t>
      </w:r>
      <w:r w:rsidR="00DB791B" w:rsidRPr="000528DA">
        <w:rPr>
          <w:rFonts w:hint="cs"/>
          <w:rtl/>
        </w:rPr>
        <w:t xml:space="preserve"> </w:t>
      </w:r>
    </w:p>
    <w:p w14:paraId="19A5C702" w14:textId="6B4E0644" w:rsidR="00EB1127" w:rsidRPr="000528DA" w:rsidRDefault="00DA51A5" w:rsidP="00747BF5">
      <w:pPr>
        <w:spacing w:after="60"/>
        <w:rPr>
          <w:rtl/>
        </w:rPr>
      </w:pPr>
      <w:bookmarkStart w:id="822" w:name="_Toc193635950"/>
      <w:bookmarkStart w:id="823" w:name="_Toc216184564"/>
      <w:r w:rsidRPr="00A10336">
        <w:rPr>
          <w:rStyle w:val="30"/>
          <w:rFonts w:hint="cs"/>
          <w:rtl/>
        </w:rPr>
        <w:t>גם בצדיק מעיקרו חוששים</w:t>
      </w:r>
      <w:bookmarkEnd w:id="822"/>
      <w:bookmarkEnd w:id="823"/>
      <w:r w:rsidRPr="000528DA">
        <w:rPr>
          <w:rFonts w:hint="cs"/>
          <w:rtl/>
        </w:rPr>
        <w:t xml:space="preserve"> שמא יחזור </w:t>
      </w:r>
      <w:r w:rsidR="00DB791B" w:rsidRPr="000528DA">
        <w:rPr>
          <w:rFonts w:hint="cs"/>
          <w:rtl/>
        </w:rPr>
        <w:t>בו,</w:t>
      </w:r>
      <w:r w:rsidR="007E4E8C">
        <w:rPr>
          <w:rFonts w:hint="cs"/>
          <w:rtl/>
        </w:rPr>
        <w:t xml:space="preserve"> </w:t>
      </w:r>
    </w:p>
    <w:p w14:paraId="79504CD1" w14:textId="77777777" w:rsidR="00A24328" w:rsidRDefault="00354FCB" w:rsidP="009A59D1">
      <w:pPr>
        <w:pStyle w:val="38"/>
        <w:framePr w:wrap="notBeside"/>
        <w:rPr>
          <w:rtl/>
        </w:rPr>
      </w:pPr>
      <w:r w:rsidRPr="00660D7A">
        <w:rPr>
          <w:rFonts w:hint="cs"/>
          <w:rtl/>
        </w:rPr>
        <w:t>והך</w:t>
      </w:r>
      <w:r w:rsidR="00A24328">
        <w:rPr>
          <w:rtl/>
        </w:rPr>
        <w:t>:</w:t>
      </w:r>
    </w:p>
    <w:p w14:paraId="07D05180" w14:textId="02476FE6" w:rsidR="00DA51A5" w:rsidRPr="000528DA" w:rsidRDefault="00DB791B" w:rsidP="001B45BB">
      <w:pPr>
        <w:spacing w:after="120"/>
        <w:rPr>
          <w:rtl/>
        </w:rPr>
      </w:pPr>
      <w:r w:rsidRPr="000528DA">
        <w:rPr>
          <w:rFonts w:hint="cs"/>
          <w:rtl/>
        </w:rPr>
        <w:t xml:space="preserve">דלא העלו </w:t>
      </w:r>
      <w:r w:rsidRPr="00E34F28">
        <w:rPr>
          <w:rStyle w:val="afffff9"/>
          <w:rFonts w:hint="cs"/>
          <w:rtl/>
        </w:rPr>
        <w:t>לשמואל</w:t>
      </w:r>
      <w:r w:rsidR="00EB1127" w:rsidRPr="00E34F28">
        <w:rPr>
          <w:rStyle w:val="afffff9"/>
          <w:rFonts w:hint="cs"/>
          <w:rtl/>
        </w:rPr>
        <w:t>,</w:t>
      </w:r>
      <w:r w:rsidRPr="000528DA">
        <w:rPr>
          <w:rFonts w:hint="cs"/>
          <w:rtl/>
        </w:rPr>
        <w:t xml:space="preserve"> </w:t>
      </w:r>
      <w:r w:rsidR="001B45BB">
        <w:rPr>
          <w:rtl/>
        </w:rPr>
        <w:tab/>
      </w:r>
      <w:r w:rsidR="001B45BB">
        <w:rPr>
          <w:rFonts w:hint="cs"/>
          <w:rtl/>
        </w:rPr>
        <w:t xml:space="preserve">- </w:t>
      </w:r>
      <w:r w:rsidRPr="000528DA">
        <w:rPr>
          <w:rFonts w:hint="cs"/>
          <w:rtl/>
        </w:rPr>
        <w:t>דשאני שה</w:t>
      </w:r>
      <w:r w:rsidR="00DA51A5" w:rsidRPr="000528DA">
        <w:rPr>
          <w:rFonts w:hint="cs"/>
          <w:rtl/>
        </w:rPr>
        <w:t xml:space="preserve">תחיל בה, </w:t>
      </w:r>
      <w:r w:rsidR="00EB1127" w:rsidRPr="000528DA">
        <w:rPr>
          <w:rFonts w:hint="cs"/>
          <w:rtl/>
        </w:rPr>
        <w:t>ש</w:t>
      </w:r>
      <w:r w:rsidR="00DA51A5" w:rsidRPr="000528DA">
        <w:rPr>
          <w:rFonts w:ascii="Fb Fontext" w:hAnsi="Fb Fontext" w:hint="cs"/>
          <w:rtl/>
        </w:rPr>
        <w:t>גומרה.</w:t>
      </w:r>
    </w:p>
    <w:p w14:paraId="4C11A7A1" w14:textId="0A136A79" w:rsidR="00A24328" w:rsidRDefault="00C4656C" w:rsidP="009A59D1">
      <w:pPr>
        <w:pStyle w:val="38"/>
        <w:framePr w:wrap="notBeside"/>
        <w:rPr>
          <w:rtl/>
        </w:rPr>
      </w:pPr>
      <w:r w:rsidRPr="00660D7A">
        <w:rPr>
          <w:rFonts w:hint="cs"/>
          <w:rtl/>
        </w:rPr>
        <w:t>רחב</w:t>
      </w:r>
      <w:r w:rsidRPr="00660D7A">
        <w:rPr>
          <w:rtl/>
        </w:rPr>
        <w:t>"</w:t>
      </w:r>
      <w:r w:rsidRPr="00660D7A">
        <w:rPr>
          <w:rFonts w:hint="cs"/>
          <w:rtl/>
        </w:rPr>
        <w:t>ש</w:t>
      </w:r>
      <w:r w:rsidR="00A24328">
        <w:rPr>
          <w:rtl/>
        </w:rPr>
        <w:t>:</w:t>
      </w:r>
    </w:p>
    <w:p w14:paraId="5DD350B3" w14:textId="189FF89F" w:rsidR="0082324A" w:rsidRPr="00E34F28" w:rsidRDefault="00DA51A5" w:rsidP="00C4656C">
      <w:pPr>
        <w:pStyle w:val="afffff5"/>
        <w:spacing w:before="0"/>
        <w:rPr>
          <w:rtl/>
        </w:rPr>
      </w:pPr>
      <w:bookmarkStart w:id="824" w:name="_Toc193635951"/>
      <w:r w:rsidRPr="001B45BB">
        <w:rPr>
          <w:rStyle w:val="affff2"/>
          <w:rFonts w:hint="cs"/>
          <w:rtl/>
        </w:rPr>
        <w:t>שבע דשבת</w:t>
      </w:r>
      <w:bookmarkEnd w:id="824"/>
      <w:r w:rsidRPr="00FE3D07">
        <w:rPr>
          <w:rFonts w:hint="cs"/>
          <w:rtl/>
        </w:rPr>
        <w:t xml:space="preserve"> </w:t>
      </w:r>
      <w:r w:rsidRPr="00FE3D07">
        <w:rPr>
          <w:rtl/>
        </w:rPr>
        <w:t>כנגד שבעה קולות שאמר דוד על המים.</w:t>
      </w:r>
      <w:r w:rsidR="00DB791B" w:rsidRPr="00FE3D07">
        <w:rPr>
          <w:rFonts w:hint="cs"/>
          <w:rtl/>
        </w:rPr>
        <w:t xml:space="preserve"> </w:t>
      </w:r>
    </w:p>
    <w:p w14:paraId="67E1BEEC" w14:textId="5BF67FF0" w:rsidR="00A24328" w:rsidRDefault="00C4656C" w:rsidP="009A59D1">
      <w:pPr>
        <w:pStyle w:val="38"/>
        <w:framePr w:wrap="notBeside"/>
        <w:rPr>
          <w:rtl/>
        </w:rPr>
      </w:pPr>
      <w:r w:rsidRPr="00660D7A">
        <w:rPr>
          <w:rFonts w:hint="cs"/>
          <w:rtl/>
        </w:rPr>
        <w:t>רי"צ</w:t>
      </w:r>
      <w:r w:rsidR="00A24328">
        <w:rPr>
          <w:rFonts w:hint="cs"/>
          <w:rtl/>
        </w:rPr>
        <w:t>:</w:t>
      </w:r>
    </w:p>
    <w:p w14:paraId="38E5A4A6" w14:textId="41E7778A" w:rsidR="0082324A" w:rsidRPr="000528DA" w:rsidRDefault="00DA51A5" w:rsidP="000528DA">
      <w:pPr>
        <w:rPr>
          <w:rtl/>
        </w:rPr>
      </w:pPr>
      <w:bookmarkStart w:id="825" w:name="_Toc193635952"/>
      <w:r>
        <w:rPr>
          <w:rStyle w:val="affff2"/>
          <w:rFonts w:hint="cs"/>
          <w:rtl/>
        </w:rPr>
        <w:t xml:space="preserve">ט' </w:t>
      </w:r>
      <w:r>
        <w:rPr>
          <w:rStyle w:val="afffff9"/>
          <w:rFonts w:hint="cs"/>
          <w:rtl/>
          <w:rPrChange w:id="9201" w:author="מנוע אמוראים" w:date="2026-10-05T16:40:51Z">
            <w:rPr>
              <w:rStyle w:val="affff2"/>
              <w:rFonts w:hint="cs"/>
              <w:rtl/>
            </w:rPr>
          </w:rPrChange>
        </w:rPr>
        <w:t xml:space="preserve">דר</w:t>
      </w:r>
      <w:r>
        <w:rPr>
          <w:rStyle w:val="afffff9"/>
          <w:rtl/>
          <w:rPrChange w:id="9202" w:author="מנוע אמוראים" w:date="2026-10-05T16:40:51Z">
            <w:rPr>
              <w:rStyle w:val="affff2"/>
              <w:rtl/>
            </w:rPr>
          </w:rPrChange>
        </w:rPr>
        <w:t xml:space="preserve">"</w:t>
      </w:r>
      <w:r>
        <w:rPr>
          <w:rStyle w:val="afffff9"/>
          <w:rFonts w:hint="cs"/>
          <w:rtl/>
          <w:rPrChange w:id="9203" w:author="מנוע אמוראים" w:date="2026-10-05T16:40:51Z">
            <w:rPr>
              <w:rStyle w:val="affff2"/>
              <w:rFonts w:hint="cs"/>
              <w:rtl/>
            </w:rPr>
          </w:rPrChange>
        </w:rPr>
        <w:t xml:space="preserve">ה</w:t>
      </w:r>
      <w:r>
        <w:rPr>
          <w:rStyle w:val="affff2"/>
          <w:rFonts w:hint="cs"/>
          <w:rtl/>
        </w:rPr>
        <w:t xml:space="preserve">-</w:t>
      </w:r>
      <w:bookmarkEnd w:id="825"/>
      <w:r w:rsidRPr="000528DA">
        <w:rPr>
          <w:rtl/>
        </w:rPr>
        <w:t xml:space="preserve"> כנגד </w:t>
      </w:r>
      <w:r w:rsidRPr="000528DA">
        <w:rPr>
          <w:rFonts w:hint="cs"/>
          <w:rtl/>
        </w:rPr>
        <w:t>ט'</w:t>
      </w:r>
      <w:r w:rsidRPr="000528DA">
        <w:rPr>
          <w:rtl/>
        </w:rPr>
        <w:t xml:space="preserve"> אזכרות שאמרה חנה בתפלתה, </w:t>
      </w:r>
      <w:r>
        <w:rPr>
          <w:rStyle w:val="afffff9"/>
          <w:rFonts w:hint="cs"/>
          <w:spacing w:val="0"/>
          <w:rtl/>
          <w:rPrChange w:id="9204" w:author="מנוע אמוראים" w:date="2026-10-05T16:40:51Z">
            <w:rPr>
              <w:rStyle w:val="affffff6"/>
              <w:rFonts w:hint="cs"/>
              <w:spacing w:val="0"/>
              <w:rtl/>
            </w:rPr>
          </w:rPrChange>
        </w:rPr>
        <w:t xml:space="preserve">דבר</w:t>
      </w:r>
      <w:r>
        <w:rPr>
          <w:rStyle w:val="afffff9"/>
          <w:spacing w:val="0"/>
          <w:rtl/>
          <w:rPrChange w:id="9205" w:author="מנוע אמוראים" w:date="2026-10-05T16:40:51Z">
            <w:rPr>
              <w:rStyle w:val="affffff6"/>
              <w:spacing w:val="0"/>
              <w:rtl/>
            </w:rPr>
          </w:rPrChange>
        </w:rPr>
        <w:t xml:space="preserve">"</w:t>
      </w:r>
      <w:r>
        <w:rPr>
          <w:rStyle w:val="afffff9"/>
          <w:rFonts w:hint="cs"/>
          <w:spacing w:val="0"/>
          <w:rtl/>
          <w:rPrChange w:id="9206" w:author="מנוע אמוראים" w:date="2026-10-05T16:40:51Z">
            <w:rPr>
              <w:rStyle w:val="affffff6"/>
              <w:rFonts w:hint="cs"/>
              <w:spacing w:val="0"/>
              <w:rtl/>
            </w:rPr>
          </w:rPrChange>
        </w:rPr>
        <w:t xml:space="preserve">ה</w:t>
      </w:r>
      <w:r>
        <w:rPr>
          <w:rStyle w:val="affffff6"/>
          <w:rFonts w:hint="cs"/>
          <w:spacing w:val="0"/>
          <w:rtl/>
        </w:rPr>
        <w:t xml:space="preserve"> נפקדו שרה </w:t>
      </w:r>
      <w:r w:rsidRPr="000528DA">
        <w:rPr>
          <w:rStyle w:val="affffff6"/>
          <w:spacing w:val="0"/>
          <w:rtl/>
        </w:rPr>
        <w:t>רחל וחנה.</w:t>
      </w:r>
      <w:r w:rsidR="00DB791B" w:rsidRPr="000528DA">
        <w:rPr>
          <w:rStyle w:val="affffff6"/>
          <w:rFonts w:hint="cs"/>
          <w:spacing w:val="0"/>
          <w:rtl/>
        </w:rPr>
        <w:t xml:space="preserve"> </w:t>
      </w:r>
    </w:p>
    <w:p w14:paraId="0ECD5226" w14:textId="77777777" w:rsidR="00A24328" w:rsidRDefault="00C4656C" w:rsidP="009A59D1">
      <w:pPr>
        <w:pStyle w:val="38"/>
        <w:framePr w:wrap="notBeside"/>
        <w:rPr>
          <w:rtl/>
        </w:rPr>
      </w:pPr>
      <w:r w:rsidRPr="00660D7A">
        <w:rPr>
          <w:rFonts w:hint="cs"/>
          <w:rtl/>
        </w:rPr>
        <w:t>ר''ח</w:t>
      </w:r>
      <w:r w:rsidR="00A24328">
        <w:rPr>
          <w:rtl/>
        </w:rPr>
        <w:t>:</w:t>
      </w:r>
    </w:p>
    <w:p w14:paraId="54602236" w14:textId="135D7829" w:rsidR="00DA51A5" w:rsidRPr="00E34F28" w:rsidRDefault="00DA51A5" w:rsidP="0029048C">
      <w:pPr>
        <w:spacing w:after="120"/>
        <w:rPr>
          <w:rtl/>
        </w:rPr>
      </w:pPr>
      <w:bookmarkStart w:id="826" w:name="_Toc193635953"/>
      <w:r w:rsidRPr="001B45BB">
        <w:rPr>
          <w:rStyle w:val="affff2"/>
          <w:rFonts w:hint="cs"/>
          <w:rtl/>
        </w:rPr>
        <w:t>כ</w:t>
      </w:r>
      <w:r w:rsidRPr="001B45BB">
        <w:rPr>
          <w:rStyle w:val="affff2"/>
          <w:rtl/>
        </w:rPr>
        <w:t>"</w:t>
      </w:r>
      <w:r w:rsidRPr="001B45BB">
        <w:rPr>
          <w:rStyle w:val="affff2"/>
          <w:rFonts w:hint="cs"/>
          <w:rtl/>
        </w:rPr>
        <w:t>ד דתענית</w:t>
      </w:r>
      <w:bookmarkEnd w:id="826"/>
      <w:r w:rsidRPr="000528DA">
        <w:rPr>
          <w:rFonts w:hint="cs"/>
          <w:rtl/>
        </w:rPr>
        <w:t xml:space="preserve"> </w:t>
      </w:r>
      <w:r w:rsidRPr="000528DA">
        <w:rPr>
          <w:rtl/>
        </w:rPr>
        <w:t xml:space="preserve">כנגד </w:t>
      </w:r>
      <w:r w:rsidRPr="000528DA">
        <w:rPr>
          <w:rFonts w:hint="cs"/>
          <w:rtl/>
        </w:rPr>
        <w:t>כ</w:t>
      </w:r>
      <w:r w:rsidRPr="000528DA">
        <w:rPr>
          <w:rtl/>
        </w:rPr>
        <w:t>"</w:t>
      </w:r>
      <w:r w:rsidRPr="000528DA">
        <w:rPr>
          <w:rFonts w:hint="cs"/>
          <w:rtl/>
        </w:rPr>
        <w:t xml:space="preserve">ד רננות </w:t>
      </w:r>
      <w:r w:rsidRPr="000528DA">
        <w:rPr>
          <w:rtl/>
        </w:rPr>
        <w:t xml:space="preserve">שאמר שלמה </w:t>
      </w:r>
      <w:r w:rsidR="001B45BB">
        <w:rPr>
          <w:rFonts w:hint="cs"/>
          <w:rtl/>
        </w:rPr>
        <w:t>כ</w:t>
      </w:r>
      <w:r w:rsidRPr="000528DA">
        <w:rPr>
          <w:rtl/>
        </w:rPr>
        <w:t xml:space="preserve">שהכניס ארון </w:t>
      </w:r>
      <w:r w:rsidR="001B45BB" w:rsidRPr="00F95182">
        <w:rPr>
          <w:rFonts w:hint="cs"/>
          <w:rtl/>
        </w:rPr>
        <w:t>ל</w:t>
      </w:r>
      <w:r w:rsidRPr="00F95182">
        <w:rPr>
          <w:rtl/>
        </w:rPr>
        <w:t>קדשי הקדשים</w:t>
      </w:r>
      <w:r w:rsidRPr="00F95182">
        <w:rPr>
          <w:rFonts w:hint="cs"/>
          <w:rtl/>
        </w:rPr>
        <w:t xml:space="preserve">, ולא כל יום </w:t>
      </w:r>
      <w:r w:rsidR="00EB1127" w:rsidRPr="00F95182">
        <w:rPr>
          <w:rFonts w:hint="cs"/>
          <w:rtl/>
        </w:rPr>
        <w:t>ש</w:t>
      </w:r>
      <w:r w:rsidRPr="00F95182">
        <w:rPr>
          <w:rFonts w:hint="cs"/>
          <w:rtl/>
        </w:rPr>
        <w:t>גם שלמה אמר רק ביום דרחמים</w:t>
      </w:r>
    </w:p>
    <w:p w14:paraId="7DF59D10" w14:textId="72C87EC8" w:rsidR="00C4656C" w:rsidRPr="00E34F28" w:rsidRDefault="00DA51A5" w:rsidP="00C4656C">
      <w:pPr>
        <w:pStyle w:val="a5"/>
        <w:rPr>
          <w:rtl/>
        </w:rPr>
      </w:pPr>
      <w:ins w:id="9830" w:author="מספור קטעי משנה" w:date="2026-10-06T06:45:16Z">
        <w:r>
          <w:rPr>
            <w:rStyle w:val="MisparKeta"/>
          </w:rPr>
          <w:t xml:space="preserve">ב. </w:t>
        </w:r>
      </w:ins>
      <w:r w:rsidRPr="00C8748A">
        <w:rPr>
          <w:rtl/>
        </w:rPr>
        <w:t>רבי יהושע אומר מעין שמנה עשרה.</w:t>
      </w:r>
    </w:p>
    <w:p w14:paraId="20D9434C" w14:textId="2C759E35" w:rsidR="00A24328" w:rsidRDefault="00DA51A5" w:rsidP="009A59D1">
      <w:pPr>
        <w:pStyle w:val="38"/>
        <w:framePr w:wrap="notBeside"/>
        <w:rPr>
          <w:rtl/>
        </w:rPr>
      </w:pPr>
      <w:r w:rsidRPr="00660D7A">
        <w:rPr>
          <w:rFonts w:hint="cs"/>
          <w:rtl/>
        </w:rPr>
        <w:t>ר</w:t>
      </w:r>
      <w:r w:rsidRPr="00660D7A">
        <w:rPr>
          <w:rtl/>
        </w:rPr>
        <w:t>ב</w:t>
      </w:r>
      <w:r w:rsidR="00A24328">
        <w:rPr>
          <w:rtl/>
        </w:rPr>
        <w:t>:</w:t>
      </w:r>
    </w:p>
    <w:p w14:paraId="25D50501" w14:textId="1CE53970" w:rsidR="00CE3BDC" w:rsidRPr="000528DA" w:rsidRDefault="00DA51A5" w:rsidP="001B45BB">
      <w:pPr>
        <w:spacing w:after="60"/>
        <w:rPr>
          <w:rtl/>
        </w:rPr>
      </w:pPr>
      <w:r w:rsidRPr="000528DA">
        <w:rPr>
          <w:rtl/>
        </w:rPr>
        <w:t>מעין כל ברכה וברכה,</w:t>
      </w:r>
      <w:r w:rsidR="00DB791B" w:rsidRPr="000528DA">
        <w:rPr>
          <w:rFonts w:hint="cs"/>
          <w:rtl/>
        </w:rPr>
        <w:t xml:space="preserve"> </w:t>
      </w:r>
    </w:p>
    <w:p w14:paraId="388E4264" w14:textId="25C82E06" w:rsidR="00A24328" w:rsidRDefault="00DA51A5" w:rsidP="009A59D1">
      <w:pPr>
        <w:pStyle w:val="38"/>
        <w:framePr w:wrap="notBeside"/>
        <w:rPr>
          <w:rtl/>
        </w:rPr>
      </w:pPr>
      <w:r w:rsidRPr="00660D7A">
        <w:rPr>
          <w:rtl/>
        </w:rPr>
        <w:t>ושמוא</w:t>
      </w:r>
      <w:r w:rsidR="00DB791B" w:rsidRPr="00660D7A">
        <w:rPr>
          <w:rFonts w:hint="cs"/>
          <w:rtl/>
        </w:rPr>
        <w:t>ל</w:t>
      </w:r>
      <w:r w:rsidR="00A24328">
        <w:rPr>
          <w:rtl/>
        </w:rPr>
        <w:t>:</w:t>
      </w:r>
    </w:p>
    <w:p w14:paraId="782DB3AD" w14:textId="49F78AA2" w:rsidR="0082324A" w:rsidRPr="000528DA" w:rsidRDefault="00DA51A5" w:rsidP="001B45BB">
      <w:pPr>
        <w:spacing w:after="60"/>
        <w:rPr>
          <w:rtl/>
        </w:rPr>
      </w:pPr>
      <w:r w:rsidRPr="000528DA">
        <w:rPr>
          <w:rtl/>
        </w:rPr>
        <w:t xml:space="preserve">הביננו ה' אלהינו לדעת דרכיך, ומול את לבבנו ליראתך, ותסלח לנו להיות גאולים, ורחקנו ממכאובינו, ודשננו בנאות ארצך, ונפוצותינו </w:t>
      </w:r>
      <w:r w:rsidRPr="000528DA">
        <w:rPr>
          <w:rtl/>
        </w:rPr>
        <w:lastRenderedPageBreak/>
        <w:t>מארבע תקבץ, והתועים על דעתך ישפטו, ועל הרשעים תניף ידיך, וישמחו צדיקים בבנין עירך ובתקון היכלך ובצמיחת קרן לדוד עבדך ובעריכת נר לבן ישי משיחך, טרם נקרא אתה תענה, ברוך אתה ה' שומע תפלה.</w:t>
      </w:r>
      <w:r w:rsidR="007D0508" w:rsidRPr="000528DA">
        <w:rPr>
          <w:rFonts w:hint="cs"/>
          <w:rtl/>
        </w:rPr>
        <w:t xml:space="preserve"> </w:t>
      </w:r>
    </w:p>
    <w:p w14:paraId="42B8EF49" w14:textId="3E751D96" w:rsidR="00A24328" w:rsidRDefault="007D0508" w:rsidP="009A59D1">
      <w:pPr>
        <w:pStyle w:val="38"/>
        <w:framePr w:wrap="notBeside"/>
        <w:rPr>
          <w:rtl/>
        </w:rPr>
      </w:pPr>
      <w:r w:rsidRPr="00660D7A">
        <w:rPr>
          <w:rFonts w:hint="cs"/>
          <w:rtl/>
        </w:rPr>
        <w:t>אביי</w:t>
      </w:r>
      <w:r w:rsidR="00A24328">
        <w:rPr>
          <w:rFonts w:hint="cs"/>
          <w:rtl/>
        </w:rPr>
        <w:t>:</w:t>
      </w:r>
    </w:p>
    <w:p w14:paraId="0C52FC85" w14:textId="4495D27D" w:rsidR="00DA51A5" w:rsidRPr="000528DA" w:rsidRDefault="007D0508" w:rsidP="001B45BB">
      <w:pPr>
        <w:spacing w:after="60"/>
        <w:rPr>
          <w:rtl/>
        </w:rPr>
      </w:pPr>
      <w:bookmarkStart w:id="827" w:name="_Toc193635954"/>
      <w:bookmarkStart w:id="828" w:name="_Toc216184565"/>
      <w:r w:rsidRPr="00A10336">
        <w:rPr>
          <w:rStyle w:val="30"/>
          <w:rFonts w:hint="cs"/>
          <w:rtl/>
        </w:rPr>
        <w:t>קילל</w:t>
      </w:r>
      <w:bookmarkEnd w:id="827"/>
      <w:bookmarkEnd w:id="828"/>
      <w:r w:rsidRPr="000528DA">
        <w:rPr>
          <w:rFonts w:hint="cs"/>
          <w:rtl/>
        </w:rPr>
        <w:t xml:space="preserve"> למי שמתפלל הביננו </w:t>
      </w:r>
    </w:p>
    <w:p w14:paraId="1B95446A" w14:textId="77777777" w:rsidR="00A24328" w:rsidRDefault="00DA51A5" w:rsidP="009A59D1">
      <w:pPr>
        <w:pStyle w:val="38"/>
        <w:framePr w:wrap="notBeside"/>
        <w:rPr>
          <w:rtl/>
        </w:rPr>
      </w:pPr>
      <w:r w:rsidRPr="00660D7A">
        <w:rPr>
          <w:rFonts w:hint="cs"/>
          <w:rtl/>
        </w:rPr>
        <w:t>שמואל</w:t>
      </w:r>
      <w:r w:rsidR="00A24328">
        <w:rPr>
          <w:rtl/>
        </w:rPr>
        <w:t>:</w:t>
      </w:r>
    </w:p>
    <w:p w14:paraId="66AE39C7" w14:textId="7F19CB32" w:rsidR="00EB1127" w:rsidRPr="000528DA" w:rsidRDefault="00DA51A5" w:rsidP="001B45BB">
      <w:pPr>
        <w:spacing w:after="60"/>
        <w:rPr>
          <w:rtl/>
        </w:rPr>
      </w:pPr>
      <w:r w:rsidRPr="000528DA">
        <w:rPr>
          <w:rtl/>
        </w:rPr>
        <w:t>כל השנה כולה מתפלל הביננו, חוץ ממוצ</w:t>
      </w:r>
      <w:r w:rsidRPr="000528DA">
        <w:rPr>
          <w:rFonts w:hint="cs"/>
          <w:rtl/>
        </w:rPr>
        <w:t>"ש</w:t>
      </w:r>
      <w:r w:rsidRPr="000528DA">
        <w:rPr>
          <w:rtl/>
        </w:rPr>
        <w:t xml:space="preserve"> וממוצאי ימים טובים,</w:t>
      </w:r>
      <w:r w:rsidRPr="000528DA">
        <w:rPr>
          <w:rFonts w:hint="cs"/>
          <w:rtl/>
        </w:rPr>
        <w:t xml:space="preserve"> </w:t>
      </w:r>
      <w:r w:rsidRPr="000528DA">
        <w:rPr>
          <w:rtl/>
        </w:rPr>
        <w:t>מפני שצריך לומר הבדלה בחונן הדעת.</w:t>
      </w:r>
      <w:r w:rsidR="007D0508" w:rsidRPr="000528DA">
        <w:rPr>
          <w:rFonts w:hint="cs"/>
          <w:rtl/>
        </w:rPr>
        <w:t xml:space="preserve"> </w:t>
      </w:r>
    </w:p>
    <w:p w14:paraId="494FE345" w14:textId="57064B98" w:rsidR="00A24328" w:rsidRDefault="00DA51A5" w:rsidP="009A59D1">
      <w:pPr>
        <w:pStyle w:val="38"/>
        <w:framePr w:wrap="notBeside"/>
        <w:rPr>
          <w:rtl/>
        </w:rPr>
      </w:pPr>
      <w:r w:rsidRPr="00660D7A">
        <w:rPr>
          <w:rFonts w:hint="cs"/>
          <w:rtl/>
        </w:rPr>
        <w:t>והקשה רב</w:t>
      </w:r>
      <w:r w:rsidRPr="00660D7A">
        <w:rPr>
          <w:rtl/>
        </w:rPr>
        <w:t>"</w:t>
      </w:r>
      <w:r w:rsidRPr="00660D7A">
        <w:rPr>
          <w:rFonts w:hint="cs"/>
          <w:rtl/>
        </w:rPr>
        <w:t>ש</w:t>
      </w:r>
      <w:r w:rsidR="00A24328">
        <w:rPr>
          <w:rtl/>
        </w:rPr>
        <w:t>:</w:t>
      </w:r>
    </w:p>
    <w:p w14:paraId="44EB81BA" w14:textId="486E44BD" w:rsidR="00EB1127" w:rsidRPr="000528DA" w:rsidRDefault="00DA51A5" w:rsidP="000528DA">
      <w:pPr>
        <w:rPr>
          <w:rtl/>
        </w:rPr>
      </w:pPr>
      <w:r w:rsidRPr="000528DA">
        <w:rPr>
          <w:rFonts w:hint="cs"/>
          <w:rtl/>
        </w:rPr>
        <w:t xml:space="preserve">שנאמרה </w:t>
      </w:r>
      <w:r w:rsidRPr="000528DA">
        <w:rPr>
          <w:rtl/>
        </w:rPr>
        <w:t>ברכה רביעית בפנ</w:t>
      </w:r>
      <w:r w:rsidRPr="000528DA">
        <w:rPr>
          <w:rFonts w:hint="cs"/>
          <w:rtl/>
        </w:rPr>
        <w:t>"ע</w:t>
      </w:r>
      <w:r w:rsidR="00EB1127" w:rsidRPr="000528DA">
        <w:rPr>
          <w:rFonts w:hint="cs"/>
          <w:rtl/>
        </w:rPr>
        <w:t>,</w:t>
      </w:r>
      <w:r w:rsidRPr="000528DA">
        <w:rPr>
          <w:rFonts w:hint="cs"/>
          <w:rtl/>
        </w:rPr>
        <w:t xml:space="preserve"> </w:t>
      </w:r>
    </w:p>
    <w:p w14:paraId="4DF79F54" w14:textId="2EAD1B65" w:rsidR="00A24328" w:rsidRDefault="00DA51A5" w:rsidP="009A59D1">
      <w:pPr>
        <w:pStyle w:val="38"/>
        <w:framePr w:wrap="notBeside"/>
        <w:rPr>
          <w:rtl/>
        </w:rPr>
      </w:pPr>
      <w:r w:rsidRPr="00660D7A">
        <w:rPr>
          <w:rFonts w:hint="cs"/>
          <w:rtl/>
        </w:rPr>
        <w:t>וכ</w:t>
      </w:r>
      <w:r w:rsidRPr="00660D7A">
        <w:rPr>
          <w:rtl/>
        </w:rPr>
        <w:t>ר</w:t>
      </w:r>
      <w:r w:rsidRPr="00660D7A">
        <w:rPr>
          <w:rFonts w:hint="cs"/>
          <w:rtl/>
        </w:rPr>
        <w:t>"ע</w:t>
      </w:r>
      <w:r w:rsidR="009B14FE">
        <w:rPr>
          <w:rtl/>
        </w:rPr>
        <w:t>:</w:t>
      </w:r>
    </w:p>
    <w:p w14:paraId="19DC8EC5" w14:textId="18CEBB64" w:rsidR="0082324A" w:rsidRPr="000528DA" w:rsidRDefault="00C4656C" w:rsidP="000528DA">
      <w:pPr>
        <w:rPr>
          <w:rtl/>
        </w:rPr>
      </w:pPr>
      <w:r w:rsidRPr="000528DA">
        <w:rPr>
          <w:rFonts w:hint="cs"/>
          <w:rtl/>
        </w:rPr>
        <w:t>א</w:t>
      </w:r>
      <w:r w:rsidR="00DA51A5" w:rsidRPr="000528DA">
        <w:rPr>
          <w:rtl/>
        </w:rPr>
        <w:t>ומרה ברכה רביעית בפני עצמה.</w:t>
      </w:r>
      <w:r w:rsidR="00DA51A5" w:rsidRPr="000528DA">
        <w:rPr>
          <w:rFonts w:hint="cs"/>
          <w:rtl/>
        </w:rPr>
        <w:t xml:space="preserve"> </w:t>
      </w:r>
      <w:r w:rsidR="00DA51A5" w:rsidRPr="00E34F28">
        <w:rPr>
          <w:rStyle w:val="afffff9"/>
          <w:rFonts w:hint="cs"/>
          <w:rtl/>
        </w:rPr>
        <w:t>ר"א</w:t>
      </w:r>
      <w:r w:rsidR="007D0508" w:rsidRPr="00E34F28">
        <w:rPr>
          <w:rStyle w:val="afffff9"/>
          <w:rtl/>
        </w:rPr>
        <w:t>:</w:t>
      </w:r>
      <w:r w:rsidR="007D0508" w:rsidRPr="000528DA">
        <w:rPr>
          <w:rtl/>
        </w:rPr>
        <w:t xml:space="preserve"> בהודאה</w:t>
      </w:r>
      <w:r w:rsidR="00DA51A5" w:rsidRPr="000528DA">
        <w:rPr>
          <w:rtl/>
        </w:rPr>
        <w:t>,</w:t>
      </w:r>
      <w:r w:rsidR="007D0508" w:rsidRPr="000528DA">
        <w:rPr>
          <w:rFonts w:hint="cs"/>
          <w:rtl/>
        </w:rPr>
        <w:t xml:space="preserve"> </w:t>
      </w:r>
    </w:p>
    <w:p w14:paraId="545AF977" w14:textId="4A2B2A93" w:rsidR="009C127D" w:rsidRPr="00E34F28" w:rsidRDefault="00DA51A5" w:rsidP="00C4656C">
      <w:pPr>
        <w:pStyle w:val="afffff5"/>
        <w:rPr>
          <w:rtl/>
        </w:rPr>
      </w:pPr>
      <w:bookmarkStart w:id="829" w:name="_Toc193635955"/>
      <w:bookmarkStart w:id="830" w:name="_Toc216184566"/>
      <w:r w:rsidRPr="00A10336">
        <w:rPr>
          <w:rStyle w:val="30"/>
          <w:rtl/>
        </w:rPr>
        <w:t>כל השנה כולה</w:t>
      </w:r>
      <w:bookmarkEnd w:id="829"/>
      <w:bookmarkEnd w:id="830"/>
      <w:r w:rsidRPr="00F95182">
        <w:rPr>
          <w:rtl/>
        </w:rPr>
        <w:t xml:space="preserve"> </w:t>
      </w:r>
      <w:r w:rsidRPr="00F95182">
        <w:rPr>
          <w:rFonts w:hint="cs"/>
          <w:rtl/>
        </w:rPr>
        <w:t xml:space="preserve">לא </w:t>
      </w:r>
      <w:r w:rsidRPr="00F95182">
        <w:rPr>
          <w:rtl/>
        </w:rPr>
        <w:t>ע</w:t>
      </w:r>
      <w:r w:rsidR="00C4656C" w:rsidRPr="00F95182">
        <w:rPr>
          <w:rFonts w:hint="cs"/>
          <w:rtl/>
        </w:rPr>
        <w:t>ושים</w:t>
      </w:r>
      <w:r w:rsidRPr="00F95182">
        <w:rPr>
          <w:rtl/>
        </w:rPr>
        <w:t xml:space="preserve"> </w:t>
      </w:r>
      <w:r w:rsidRPr="00E34F28">
        <w:rPr>
          <w:rStyle w:val="afffff9"/>
          <w:rtl/>
        </w:rPr>
        <w:t>כר</w:t>
      </w:r>
      <w:r w:rsidRPr="00E34F28">
        <w:rPr>
          <w:rStyle w:val="afffff9"/>
          <w:rFonts w:hint="cs"/>
          <w:rtl/>
        </w:rPr>
        <w:t>"ע</w:t>
      </w:r>
      <w:r w:rsidRPr="00F95182">
        <w:rPr>
          <w:rFonts w:hint="cs"/>
          <w:rtl/>
        </w:rPr>
        <w:t xml:space="preserve"> </w:t>
      </w:r>
      <w:r w:rsidR="001B45BB" w:rsidRPr="00F95182">
        <w:rPr>
          <w:rFonts w:hint="cs"/>
          <w:rtl/>
        </w:rPr>
        <w:t xml:space="preserve">שתיקנו </w:t>
      </w:r>
      <w:r w:rsidRPr="00F95182">
        <w:rPr>
          <w:rFonts w:hint="cs"/>
          <w:rtl/>
        </w:rPr>
        <w:t>י</w:t>
      </w:r>
      <w:r w:rsidRPr="00F95182">
        <w:rPr>
          <w:rtl/>
        </w:rPr>
        <w:t>"</w:t>
      </w:r>
      <w:r w:rsidRPr="00F95182">
        <w:rPr>
          <w:rFonts w:hint="cs"/>
          <w:rtl/>
        </w:rPr>
        <w:t>ח ולא י</w:t>
      </w:r>
      <w:r w:rsidRPr="00F95182">
        <w:rPr>
          <w:rtl/>
        </w:rPr>
        <w:t>"</w:t>
      </w:r>
      <w:r w:rsidRPr="00F95182">
        <w:rPr>
          <w:rFonts w:hint="cs"/>
          <w:rtl/>
        </w:rPr>
        <w:t xml:space="preserve">ט </w:t>
      </w:r>
      <w:r w:rsidRPr="001B45BB">
        <w:rPr>
          <w:rStyle w:val="afffff9"/>
          <w:rFonts w:hint="cs"/>
          <w:rtl/>
        </w:rPr>
        <w:t>ה</w:t>
      </w:r>
      <w:r w:rsidRPr="001B45BB">
        <w:rPr>
          <w:rStyle w:val="afffff9"/>
          <w:rtl/>
        </w:rPr>
        <w:t>"</w:t>
      </w:r>
      <w:r w:rsidRPr="001B45BB">
        <w:rPr>
          <w:rStyle w:val="afffff9"/>
          <w:rFonts w:hint="cs"/>
          <w:rtl/>
        </w:rPr>
        <w:t xml:space="preserve">נ </w:t>
      </w:r>
      <w:r w:rsidRPr="00F95182">
        <w:rPr>
          <w:rFonts w:hint="cs"/>
          <w:rtl/>
        </w:rPr>
        <w:t>ז' ולא ח'.</w:t>
      </w:r>
    </w:p>
    <w:p w14:paraId="631D37D9" w14:textId="77777777" w:rsidR="00A24328" w:rsidRDefault="00DA51A5" w:rsidP="009A59D1">
      <w:pPr>
        <w:pStyle w:val="38"/>
        <w:framePr w:wrap="notBeside"/>
        <w:rPr>
          <w:rtl/>
        </w:rPr>
      </w:pPr>
      <w:r w:rsidRPr="00660D7A">
        <w:rPr>
          <w:rFonts w:hint="cs"/>
          <w:rtl/>
        </w:rPr>
        <w:t>וקש</w:t>
      </w:r>
      <w:r w:rsidR="009C127D" w:rsidRPr="00660D7A">
        <w:rPr>
          <w:rFonts w:hint="cs"/>
          <w:rtl/>
        </w:rPr>
        <w:t>ה</w:t>
      </w:r>
      <w:r w:rsidR="00A24328">
        <w:rPr>
          <w:rtl/>
        </w:rPr>
        <w:t>:</w:t>
      </w:r>
    </w:p>
    <w:p w14:paraId="41213EF8" w14:textId="2FA8359B" w:rsidR="00DA51A5" w:rsidRPr="000528DA" w:rsidRDefault="00DA51A5" w:rsidP="000528DA">
      <w:pPr>
        <w:rPr>
          <w:rtl/>
        </w:rPr>
      </w:pPr>
      <w:r w:rsidRPr="000528DA">
        <w:rPr>
          <w:rFonts w:hint="cs"/>
          <w:rtl/>
        </w:rPr>
        <w:t>ד</w:t>
      </w:r>
      <w:r w:rsidRPr="000528DA">
        <w:rPr>
          <w:rtl/>
        </w:rPr>
        <w:t>נכללה</w:t>
      </w:r>
      <w:r w:rsidRPr="000528DA">
        <w:rPr>
          <w:rFonts w:hint="cs"/>
          <w:rtl/>
        </w:rPr>
        <w:t>,</w:t>
      </w:r>
      <w:r w:rsidRPr="000528DA">
        <w:rPr>
          <w:rtl/>
        </w:rPr>
        <w:t xml:space="preserve"> </w:t>
      </w:r>
      <w:r w:rsidRPr="000528DA">
        <w:rPr>
          <w:rFonts w:hint="cs"/>
          <w:rtl/>
        </w:rPr>
        <w:t>ב</w:t>
      </w:r>
      <w:r w:rsidRPr="000528DA">
        <w:rPr>
          <w:rtl/>
        </w:rPr>
        <w:t>הביננו ה' אלהינו המבדיל בין קדש לחול</w:t>
      </w:r>
      <w:r w:rsidRPr="000528DA">
        <w:rPr>
          <w:rFonts w:hint="cs"/>
          <w:rtl/>
        </w:rPr>
        <w:t>.</w:t>
      </w:r>
    </w:p>
    <w:p w14:paraId="2787BA76" w14:textId="32E266D5" w:rsidR="00A24328" w:rsidRDefault="009C127D" w:rsidP="009A59D1">
      <w:pPr>
        <w:pStyle w:val="38"/>
        <w:framePr w:wrap="notBeside"/>
        <w:rPr>
          <w:rtl/>
        </w:rPr>
      </w:pPr>
      <w:r w:rsidRPr="00660D7A">
        <w:rPr>
          <w:rFonts w:hint="cs"/>
          <w:rtl/>
        </w:rPr>
        <w:t>ר</w:t>
      </w:r>
      <w:r w:rsidR="00DA51A5" w:rsidRPr="00660D7A">
        <w:rPr>
          <w:rFonts w:hint="cs"/>
          <w:rtl/>
        </w:rPr>
        <w:t>בב"א</w:t>
      </w:r>
      <w:r w:rsidR="00A24328">
        <w:rPr>
          <w:rtl/>
        </w:rPr>
        <w:t>:</w:t>
      </w:r>
    </w:p>
    <w:p w14:paraId="337989C9" w14:textId="72F4770A" w:rsidR="009C127D" w:rsidRPr="00E34F28" w:rsidRDefault="00DA51A5" w:rsidP="00C4656C">
      <w:pPr>
        <w:pStyle w:val="afffffc"/>
        <w:rPr>
          <w:rtl/>
        </w:rPr>
      </w:pPr>
      <w:bookmarkStart w:id="831" w:name="_Toc193635956"/>
      <w:bookmarkStart w:id="832" w:name="_Toc216184567"/>
      <w:r w:rsidRPr="00C4656C">
        <w:rPr>
          <w:rtl/>
        </w:rPr>
        <w:t>כל השנה מתפלל אדם הביננו</w:t>
      </w:r>
      <w:r w:rsidR="009C127D" w:rsidRPr="00C4656C">
        <w:rPr>
          <w:rFonts w:hint="cs"/>
          <w:rtl/>
        </w:rPr>
        <w:t>,</w:t>
      </w:r>
      <w:bookmarkEnd w:id="831"/>
      <w:bookmarkEnd w:id="832"/>
    </w:p>
    <w:p w14:paraId="58A7A7C1" w14:textId="77777777" w:rsidR="00F87909" w:rsidRPr="000528DA" w:rsidRDefault="00DA51A5" w:rsidP="000528DA">
      <w:pPr>
        <w:rPr>
          <w:rtl/>
        </w:rPr>
      </w:pPr>
      <w:bookmarkStart w:id="833" w:name="_Toc193635957"/>
      <w:bookmarkStart w:id="834" w:name="_Toc216184568"/>
      <w:r w:rsidRPr="00A10336">
        <w:rPr>
          <w:rStyle w:val="30"/>
          <w:rtl/>
        </w:rPr>
        <w:t>חוץ מימות הגשמים</w:t>
      </w:r>
      <w:bookmarkEnd w:id="833"/>
      <w:bookmarkEnd w:id="834"/>
      <w:r w:rsidRPr="000528DA">
        <w:rPr>
          <w:rtl/>
        </w:rPr>
        <w:t>, שצריך לומר שאלה בברכת השנים.</w:t>
      </w:r>
      <w:r w:rsidR="007D0508" w:rsidRPr="000528DA">
        <w:rPr>
          <w:rFonts w:hint="cs"/>
          <w:rtl/>
        </w:rPr>
        <w:t xml:space="preserve"> </w:t>
      </w:r>
    </w:p>
    <w:p w14:paraId="32DB78BF" w14:textId="3AB89AC3" w:rsidR="00DA51A5" w:rsidRPr="000528DA" w:rsidRDefault="00DA51A5" w:rsidP="000528DA">
      <w:pPr>
        <w:rPr>
          <w:rtl/>
        </w:rPr>
      </w:pPr>
      <w:r w:rsidRPr="000528DA">
        <w:rPr>
          <w:rFonts w:ascii="Fb Fontext" w:hAnsi="Fb Fontext" w:hint="cs"/>
          <w:rtl/>
        </w:rPr>
        <w:t>ו</w:t>
      </w:r>
      <w:r w:rsidRPr="00A10336">
        <w:rPr>
          <w:rStyle w:val="30"/>
          <w:rFonts w:hint="cs"/>
          <w:rtl/>
        </w:rPr>
        <w:t xml:space="preserve">לא כוללה </w:t>
      </w:r>
      <w:r w:rsidRPr="000528DA">
        <w:rPr>
          <w:rFonts w:ascii="Fb Fontext" w:hAnsi="Fb Fontext" w:hint="cs"/>
          <w:rtl/>
        </w:rPr>
        <w:t>ב'</w:t>
      </w:r>
      <w:r w:rsidRPr="00A4639B">
        <w:rPr>
          <w:rStyle w:val="ad"/>
          <w:rtl/>
        </w:rPr>
        <w:t>ודשננו בנאות ארצך ותן טל ומטר</w:t>
      </w:r>
      <w:r w:rsidR="00CE3BDC">
        <w:rPr>
          <w:rStyle w:val="ad"/>
          <w:rFonts w:hint="cs"/>
          <w:rtl/>
        </w:rPr>
        <w:t>'</w:t>
      </w:r>
      <w:r w:rsidRPr="000528DA">
        <w:rPr>
          <w:rFonts w:ascii="Fb Fontext" w:hAnsi="Fb Fontext" w:hint="cs"/>
          <w:rtl/>
        </w:rPr>
        <w:t xml:space="preserve">- </w:t>
      </w:r>
      <w:r w:rsidR="001B45BB">
        <w:rPr>
          <w:rFonts w:ascii="Fb Fontext" w:hAnsi="Fb Fontext" w:hint="cs"/>
          <w:rtl/>
        </w:rPr>
        <w:t xml:space="preserve">שיבוא </w:t>
      </w:r>
      <w:r w:rsidRPr="000528DA">
        <w:rPr>
          <w:rFonts w:ascii="Fb Fontext" w:hAnsi="Fb Fontext"/>
          <w:rtl/>
        </w:rPr>
        <w:t>ל</w:t>
      </w:r>
      <w:r w:rsidR="001B45BB">
        <w:rPr>
          <w:rFonts w:ascii="Fb Fontext" w:hAnsi="Fb Fontext" w:hint="cs"/>
          <w:rtl/>
        </w:rPr>
        <w:t>היטרד</w:t>
      </w:r>
      <w:r w:rsidRPr="000528DA">
        <w:rPr>
          <w:rFonts w:ascii="Fb Fontext" w:hAnsi="Fb Fontext" w:hint="cs"/>
          <w:rtl/>
        </w:rPr>
        <w:t xml:space="preserve"> שהוא באמצע התפילה, </w:t>
      </w:r>
      <w:r w:rsidR="00CE3BDC" w:rsidRPr="000528DA">
        <w:rPr>
          <w:rFonts w:hint="cs"/>
          <w:rtl/>
        </w:rPr>
        <w:t>משא"</w:t>
      </w:r>
      <w:r w:rsidRPr="000528DA">
        <w:rPr>
          <w:rFonts w:hint="cs"/>
          <w:rtl/>
        </w:rPr>
        <w:t xml:space="preserve">כ הבדלה בחונן הדעת שהוא בתחילת </w:t>
      </w:r>
      <w:r w:rsidRPr="001B45BB">
        <w:rPr>
          <w:rFonts w:hint="cs"/>
          <w:rtl/>
        </w:rPr>
        <w:t>התפילה לא יטרד</w:t>
      </w:r>
      <w:r w:rsidR="00CE3BDC" w:rsidRPr="001B45BB">
        <w:rPr>
          <w:rFonts w:hint="cs"/>
          <w:rtl/>
        </w:rPr>
        <w:t>.</w:t>
      </w:r>
    </w:p>
    <w:p w14:paraId="46A8F118" w14:textId="77777777" w:rsidR="00A24328" w:rsidRDefault="00DA51A5" w:rsidP="009A59D1">
      <w:pPr>
        <w:pStyle w:val="38"/>
        <w:framePr w:wrap="notBeside"/>
        <w:rPr>
          <w:rtl/>
        </w:rPr>
      </w:pPr>
      <w:r w:rsidRPr="00660D7A">
        <w:rPr>
          <w:rFonts w:hint="cs"/>
          <w:rtl/>
        </w:rPr>
        <w:t>וא</w:t>
      </w:r>
      <w:r w:rsidRPr="00660D7A">
        <w:rPr>
          <w:rtl/>
        </w:rPr>
        <w:t>"</w:t>
      </w:r>
      <w:r w:rsidRPr="00660D7A">
        <w:rPr>
          <w:rFonts w:hint="cs"/>
          <w:rtl/>
        </w:rPr>
        <w:t>א לאמרה</w:t>
      </w:r>
      <w:r w:rsidR="00A24328">
        <w:rPr>
          <w:rtl/>
        </w:rPr>
        <w:t>:</w:t>
      </w:r>
    </w:p>
    <w:p w14:paraId="28B404DD" w14:textId="00F15DD2" w:rsidR="009C127D" w:rsidRPr="000528DA" w:rsidRDefault="00DA51A5" w:rsidP="000528DA">
      <w:pPr>
        <w:rPr>
          <w:rtl/>
        </w:rPr>
      </w:pPr>
      <w:r w:rsidRPr="000528DA">
        <w:rPr>
          <w:rFonts w:hint="cs"/>
          <w:rtl/>
        </w:rPr>
        <w:t xml:space="preserve">בשומע תפילה </w:t>
      </w:r>
      <w:r w:rsidR="00C4656C" w:rsidRPr="000528DA">
        <w:rPr>
          <w:rFonts w:hint="cs"/>
          <w:rtl/>
        </w:rPr>
        <w:t xml:space="preserve">- </w:t>
      </w:r>
      <w:r w:rsidRPr="000528DA">
        <w:rPr>
          <w:rFonts w:hint="cs"/>
          <w:rtl/>
        </w:rPr>
        <w:t xml:space="preserve">דרק בטעה אפשר. </w:t>
      </w:r>
    </w:p>
    <w:p w14:paraId="63F33596" w14:textId="51DAC632" w:rsidR="00A24328" w:rsidRDefault="00DA51A5" w:rsidP="009A59D1">
      <w:pPr>
        <w:pStyle w:val="38"/>
        <w:framePr w:wrap="notBeside"/>
        <w:rPr>
          <w:rtl/>
        </w:rPr>
      </w:pPr>
      <w:r w:rsidRPr="00660D7A">
        <w:rPr>
          <w:rFonts w:hint="cs"/>
          <w:rtl/>
        </w:rPr>
        <w:t>כר</w:t>
      </w:r>
      <w:r w:rsidRPr="00660D7A">
        <w:rPr>
          <w:rtl/>
        </w:rPr>
        <w:t>"</w:t>
      </w:r>
      <w:r w:rsidRPr="00660D7A">
        <w:rPr>
          <w:rFonts w:hint="cs"/>
          <w:rtl/>
        </w:rPr>
        <w:t>א</w:t>
      </w:r>
      <w:r w:rsidR="00A24328">
        <w:rPr>
          <w:rFonts w:hint="cs"/>
          <w:rtl/>
        </w:rPr>
        <w:t>:</w:t>
      </w:r>
    </w:p>
    <w:p w14:paraId="1D2B6515" w14:textId="5A35FB36" w:rsidR="00DA51A5" w:rsidRPr="000528DA" w:rsidRDefault="00DA51A5" w:rsidP="000528DA">
      <w:pPr>
        <w:rPr>
          <w:rtl/>
        </w:rPr>
      </w:pPr>
      <w:r w:rsidRPr="000528DA">
        <w:rPr>
          <w:rFonts w:hint="cs"/>
          <w:rtl/>
        </w:rPr>
        <w:t>ד</w:t>
      </w:r>
      <w:r w:rsidRPr="000528DA">
        <w:rPr>
          <w:rtl/>
        </w:rPr>
        <w:t>טעה ולא הזכיר גבורות גשמים בתחיית המתים מחזירין אותו,</w:t>
      </w:r>
    </w:p>
    <w:p w14:paraId="24D1A575" w14:textId="77777777" w:rsidR="009C127D" w:rsidRPr="00E34F28" w:rsidRDefault="00DA51A5" w:rsidP="00682BF2">
      <w:pPr>
        <w:pStyle w:val="afffff5"/>
        <w:rPr>
          <w:rtl/>
        </w:rPr>
      </w:pPr>
      <w:bookmarkStart w:id="835" w:name="_Toc193635958"/>
      <w:bookmarkStart w:id="836" w:name="_Toc216184569"/>
      <w:r w:rsidRPr="00A10336">
        <w:rPr>
          <w:rStyle w:val="30"/>
          <w:rtl/>
        </w:rPr>
        <w:t>שאלה בברכת השנים</w:t>
      </w:r>
      <w:bookmarkEnd w:id="835"/>
      <w:bookmarkEnd w:id="836"/>
      <w:r w:rsidRPr="00A10336">
        <w:rPr>
          <w:rStyle w:val="30"/>
          <w:rtl/>
        </w:rPr>
        <w:t xml:space="preserve"> </w:t>
      </w:r>
      <w:r w:rsidRPr="00FE3D07">
        <w:rPr>
          <w:rtl/>
        </w:rPr>
        <w:t>אין מחזירין אותו, מפני שיכול לאומרה בשומע תפלה,</w:t>
      </w:r>
      <w:r w:rsidR="007D0508" w:rsidRPr="00FE3D07">
        <w:rPr>
          <w:rFonts w:hint="cs"/>
          <w:rtl/>
        </w:rPr>
        <w:t xml:space="preserve"> </w:t>
      </w:r>
    </w:p>
    <w:p w14:paraId="19C53047" w14:textId="77777777" w:rsidR="009C127D" w:rsidRPr="000528DA" w:rsidRDefault="00DA51A5" w:rsidP="000528DA">
      <w:pPr>
        <w:rPr>
          <w:rtl/>
        </w:rPr>
      </w:pPr>
      <w:r w:rsidRPr="000528DA">
        <w:rPr>
          <w:rtl/>
        </w:rPr>
        <w:t>והבדלה בחונן הדעת אין מחזירין, שיכול לאומרה על הכוס</w:t>
      </w:r>
      <w:r w:rsidRPr="000528DA">
        <w:rPr>
          <w:rFonts w:hint="cs"/>
          <w:rtl/>
        </w:rPr>
        <w:t>.</w:t>
      </w:r>
      <w:r w:rsidR="007D0508" w:rsidRPr="00A10336">
        <w:rPr>
          <w:rStyle w:val="30"/>
          <w:rFonts w:hint="cs"/>
          <w:rtl/>
        </w:rPr>
        <w:t xml:space="preserve"> </w:t>
      </w:r>
    </w:p>
    <w:p w14:paraId="488B0EE7" w14:textId="77777777" w:rsidR="00A24328" w:rsidRDefault="00DA51A5" w:rsidP="009A59D1">
      <w:pPr>
        <w:pStyle w:val="38"/>
        <w:framePr w:wrap="notBeside"/>
        <w:rPr>
          <w:rtl/>
        </w:rPr>
      </w:pPr>
      <w:r w:rsidRPr="00660D7A">
        <w:rPr>
          <w:rFonts w:hint="cs"/>
          <w:rtl/>
        </w:rPr>
        <w:t>והך</w:t>
      </w:r>
      <w:r w:rsidR="00A24328">
        <w:rPr>
          <w:rtl/>
        </w:rPr>
        <w:t>:</w:t>
      </w:r>
    </w:p>
    <w:p w14:paraId="3CD9E52A" w14:textId="045B95B6" w:rsidR="00DA51A5" w:rsidRPr="0029048C" w:rsidRDefault="00DA51A5" w:rsidP="000528DA">
      <w:pPr>
        <w:rPr>
          <w:spacing w:val="-2"/>
          <w:rtl/>
        </w:rPr>
      </w:pPr>
      <w:r w:rsidRPr="0029048C">
        <w:rPr>
          <w:rFonts w:hint="cs"/>
          <w:spacing w:val="-2"/>
          <w:rtl/>
        </w:rPr>
        <w:t>דשאלה בברכת השנים מחזירין אותו היינו שנזכר אחר שומע תפילה</w:t>
      </w:r>
    </w:p>
    <w:p w14:paraId="0E396024" w14:textId="66DA6E3B" w:rsidR="00DA51A5" w:rsidRPr="00E34F28" w:rsidRDefault="00683C59" w:rsidP="00F50A20">
      <w:pPr>
        <w:pStyle w:val="afffa"/>
        <w:rPr>
          <w:rtl/>
        </w:rPr>
      </w:pPr>
      <w:r>
        <w:rPr>
          <w:rFonts w:hint="cs"/>
          <w:rtl/>
        </w:rPr>
        <w:t>***</w:t>
      </w:r>
    </w:p>
    <w:p w14:paraId="4A29FD6D" w14:textId="77777777" w:rsidR="00DA51A5" w:rsidRPr="00E34F28" w:rsidRDefault="00DA51A5" w:rsidP="00EC0DC4">
      <w:pPr>
        <w:pStyle w:val="af2"/>
        <w:framePr w:wrap="around"/>
        <w:rPr>
          <w:rtl/>
        </w:rPr>
      </w:pPr>
      <w:r w:rsidRPr="00A4639B">
        <w:rPr>
          <w:rtl/>
        </w:rPr>
        <w:t>כט:</w:t>
      </w:r>
    </w:p>
    <w:p w14:paraId="47EC08DA" w14:textId="77777777" w:rsidR="009C127D" w:rsidRPr="000528DA" w:rsidRDefault="00DA51A5" w:rsidP="000528DA">
      <w:pPr>
        <w:rPr>
          <w:rtl/>
        </w:rPr>
      </w:pPr>
      <w:bookmarkStart w:id="837" w:name="_Toc193635959"/>
      <w:bookmarkStart w:id="838" w:name="_Toc216184570"/>
      <w:r w:rsidRPr="00724E73">
        <w:rPr>
          <w:rStyle w:val="afffffd"/>
          <w:rtl/>
        </w:rPr>
        <w:t xml:space="preserve">טעה ולא הזכיר </w:t>
      </w:r>
      <w:r>
        <w:rPr>
          <w:rStyle w:val="afffff9"/>
          <w:rFonts w:hint="cs"/>
          <w:rtl/>
          <w:rPrChange w:id="9207" w:author="מנוע אמוראים" w:date="2026-10-05T16:40:51Z">
            <w:rPr>
              <w:rStyle w:val="afffffd"/>
              <w:rFonts w:hint="cs"/>
              <w:rtl/>
            </w:rPr>
          </w:rPrChange>
        </w:rPr>
        <w:t xml:space="preserve">ר"ח</w:t>
      </w:r>
      <w:r w:rsidRPr="00724E73">
        <w:rPr>
          <w:rStyle w:val="afffffd"/>
          <w:rtl/>
        </w:rPr>
        <w:t xml:space="preserve"> בעבודה</w:t>
      </w:r>
      <w:bookmarkEnd w:id="837"/>
      <w:bookmarkEnd w:id="838"/>
      <w:r w:rsidR="007D0508" w:rsidRPr="000528DA">
        <w:rPr>
          <w:rFonts w:ascii="Fb Fontext" w:hAnsi="Fb Fontext"/>
          <w:rtl/>
        </w:rPr>
        <w:t xml:space="preserve"> </w:t>
      </w:r>
      <w:r w:rsidR="007D0508" w:rsidRPr="00E34F28">
        <w:rPr>
          <w:rStyle w:val="afffff9"/>
          <w:rFonts w:hint="cs"/>
          <w:rtl/>
        </w:rPr>
        <w:t>ריב"ל:</w:t>
      </w:r>
      <w:r w:rsidR="007D0508" w:rsidRPr="000528DA">
        <w:rPr>
          <w:rFonts w:ascii="Fb Fontext" w:hAnsi="Fb Fontext"/>
          <w:rtl/>
        </w:rPr>
        <w:t xml:space="preserve"> </w:t>
      </w:r>
      <w:r w:rsidR="007D0508" w:rsidRPr="00A10336">
        <w:rPr>
          <w:rStyle w:val="30"/>
          <w:rtl/>
        </w:rPr>
        <w:t>חוזר לעבודה</w:t>
      </w:r>
      <w:r w:rsidR="007D0508" w:rsidRPr="000528DA">
        <w:rPr>
          <w:rFonts w:ascii="Fb Fontext" w:hAnsi="Fb Fontext"/>
          <w:rtl/>
        </w:rPr>
        <w:t xml:space="preserve">, </w:t>
      </w:r>
    </w:p>
    <w:p w14:paraId="451C6D42" w14:textId="77777777" w:rsidR="009C127D" w:rsidRPr="000528DA" w:rsidRDefault="007D0508" w:rsidP="000528DA">
      <w:pPr>
        <w:rPr>
          <w:rtl/>
        </w:rPr>
      </w:pPr>
      <w:r w:rsidRPr="000528DA">
        <w:rPr>
          <w:rFonts w:ascii="Fb Fontext" w:hAnsi="Fb Fontext"/>
          <w:rtl/>
        </w:rPr>
        <w:t>נזכר בהודאה</w:t>
      </w:r>
      <w:r w:rsidR="00DA51A5" w:rsidRPr="000528DA">
        <w:rPr>
          <w:rFonts w:ascii="Fb Fontext" w:hAnsi="Fb Fontext"/>
          <w:rtl/>
        </w:rPr>
        <w:t xml:space="preserve"> חוזר לעבודה,</w:t>
      </w:r>
      <w:r w:rsidRPr="000528DA">
        <w:rPr>
          <w:rFonts w:ascii="Fb Fontext" w:hAnsi="Fb Fontext" w:hint="cs"/>
          <w:rtl/>
        </w:rPr>
        <w:t xml:space="preserve"> </w:t>
      </w:r>
    </w:p>
    <w:p w14:paraId="6E98638D" w14:textId="179D63FC" w:rsidR="00DA51A5" w:rsidRPr="000528DA" w:rsidRDefault="007D0508" w:rsidP="000528DA">
      <w:pPr>
        <w:rPr>
          <w:rtl/>
        </w:rPr>
      </w:pPr>
      <w:r w:rsidRPr="000528DA">
        <w:rPr>
          <w:rtl/>
        </w:rPr>
        <w:t xml:space="preserve">בשים שלום </w:t>
      </w:r>
      <w:r w:rsidR="00C4656C" w:rsidRPr="000528DA">
        <w:rPr>
          <w:rFonts w:hint="cs"/>
          <w:rtl/>
        </w:rPr>
        <w:t xml:space="preserve">- </w:t>
      </w:r>
      <w:r w:rsidRPr="000528DA">
        <w:rPr>
          <w:rtl/>
        </w:rPr>
        <w:t>חוזר לעבודה, ואם סיים</w:t>
      </w:r>
      <w:r w:rsidRPr="000528DA">
        <w:rPr>
          <w:rFonts w:hint="cs"/>
          <w:rtl/>
        </w:rPr>
        <w:t xml:space="preserve"> </w:t>
      </w:r>
      <w:r w:rsidR="00DA51A5" w:rsidRPr="000528DA">
        <w:rPr>
          <w:rtl/>
        </w:rPr>
        <w:t>חוזר לראש.</w:t>
      </w:r>
    </w:p>
    <w:p w14:paraId="1A2E1F47" w14:textId="7CFDDD4B" w:rsidR="00A24328" w:rsidRDefault="00DA51A5" w:rsidP="009A59D1">
      <w:pPr>
        <w:pStyle w:val="38"/>
        <w:framePr w:wrap="notBeside"/>
        <w:rPr>
          <w:rtl/>
        </w:rPr>
      </w:pPr>
      <w:r w:rsidRPr="00660D7A">
        <w:rPr>
          <w:rFonts w:hint="cs"/>
          <w:rtl/>
        </w:rPr>
        <w:t>ר</w:t>
      </w:r>
      <w:r w:rsidRPr="00660D7A">
        <w:rPr>
          <w:rtl/>
        </w:rPr>
        <w:t>"</w:t>
      </w:r>
      <w:r w:rsidR="009C127D" w:rsidRPr="00660D7A">
        <w:rPr>
          <w:rFonts w:hint="cs"/>
          <w:rtl/>
        </w:rPr>
        <w:t>פ</w:t>
      </w:r>
      <w:r w:rsidR="00A24328">
        <w:rPr>
          <w:rtl/>
        </w:rPr>
        <w:t>:</w:t>
      </w:r>
    </w:p>
    <w:p w14:paraId="67300B9C" w14:textId="19C79F11" w:rsidR="009C127D" w:rsidRPr="000528DA" w:rsidRDefault="00DA51A5" w:rsidP="000528DA">
      <w:pPr>
        <w:rPr>
          <w:rtl/>
        </w:rPr>
      </w:pPr>
      <w:bookmarkStart w:id="839" w:name="_Toc193635960"/>
      <w:bookmarkStart w:id="840" w:name="_Toc216184571"/>
      <w:r w:rsidRPr="00A10336">
        <w:rPr>
          <w:rStyle w:val="30"/>
          <w:rtl/>
        </w:rPr>
        <w:t xml:space="preserve">חוזר </w:t>
      </w:r>
      <w:r w:rsidR="00CE3BDC" w:rsidRPr="00A10336">
        <w:rPr>
          <w:rStyle w:val="30"/>
          <w:rFonts w:hint="cs"/>
          <w:rtl/>
        </w:rPr>
        <w:t>לעבודה</w:t>
      </w:r>
      <w:bookmarkEnd w:id="839"/>
      <w:bookmarkEnd w:id="840"/>
      <w:r w:rsidR="00CE3BDC" w:rsidRPr="000528DA">
        <w:rPr>
          <w:rFonts w:hint="cs"/>
          <w:rtl/>
        </w:rPr>
        <w:t xml:space="preserve"> </w:t>
      </w:r>
      <w:r w:rsidR="00CE3BDC" w:rsidRPr="001B45BB">
        <w:rPr>
          <w:rStyle w:val="afffff9"/>
          <w:rFonts w:hint="cs"/>
          <w:rtl/>
        </w:rPr>
        <w:t>והך</w:t>
      </w:r>
      <w:r w:rsidR="00CE3BDC" w:rsidRPr="000528DA">
        <w:rPr>
          <w:rFonts w:hint="cs"/>
          <w:rtl/>
        </w:rPr>
        <w:t xml:space="preserve"> דחוזר </w:t>
      </w:r>
      <w:r w:rsidRPr="000528DA">
        <w:rPr>
          <w:rtl/>
        </w:rPr>
        <w:t xml:space="preserve">לראש </w:t>
      </w:r>
      <w:r w:rsidRPr="000528DA">
        <w:rPr>
          <w:rFonts w:hint="cs"/>
          <w:rtl/>
        </w:rPr>
        <w:t>דווקא בעקר רגליו</w:t>
      </w:r>
      <w:r w:rsidR="00CE3BDC" w:rsidRPr="000528DA">
        <w:rPr>
          <w:rFonts w:hint="cs"/>
          <w:rtl/>
        </w:rPr>
        <w:t>,</w:t>
      </w:r>
      <w:r w:rsidRPr="000528DA">
        <w:rPr>
          <w:rFonts w:hint="cs"/>
          <w:rtl/>
        </w:rPr>
        <w:t xml:space="preserve"> </w:t>
      </w:r>
    </w:p>
    <w:p w14:paraId="393A5563" w14:textId="77777777" w:rsidR="00DA51A5" w:rsidRPr="000528DA" w:rsidRDefault="00DA51A5" w:rsidP="000528DA">
      <w:pPr>
        <w:rPr>
          <w:rtl/>
        </w:rPr>
      </w:pPr>
      <w:r w:rsidRPr="000528DA">
        <w:rPr>
          <w:rFonts w:hint="cs"/>
          <w:rtl/>
        </w:rPr>
        <w:lastRenderedPageBreak/>
        <w:t xml:space="preserve">וכך שמע </w:t>
      </w:r>
      <w:r w:rsidRPr="00E34F28">
        <w:rPr>
          <w:rStyle w:val="afffff9"/>
          <w:rtl/>
        </w:rPr>
        <w:t>מאבא מרי</w:t>
      </w:r>
      <w:r w:rsidRPr="00E34F28">
        <w:rPr>
          <w:rStyle w:val="afffff9"/>
          <w:rFonts w:hint="cs"/>
          <w:rtl/>
        </w:rPr>
        <w:t xml:space="preserve"> מרב</w:t>
      </w:r>
      <w:r w:rsidR="009C127D" w:rsidRPr="00E34F28">
        <w:rPr>
          <w:rStyle w:val="afffff9"/>
          <w:rFonts w:hint="cs"/>
          <w:rtl/>
        </w:rPr>
        <w:t>.</w:t>
      </w:r>
    </w:p>
    <w:p w14:paraId="7F4B8120" w14:textId="7F53117D" w:rsidR="00A24328" w:rsidRDefault="00DA51A5" w:rsidP="009A59D1">
      <w:pPr>
        <w:pStyle w:val="38"/>
        <w:framePr w:wrap="notBeside"/>
        <w:rPr>
          <w:rtl/>
        </w:rPr>
      </w:pPr>
      <w:r w:rsidRPr="00660D7A">
        <w:rPr>
          <w:rFonts w:hint="cs"/>
          <w:rtl/>
        </w:rPr>
        <w:t>רנב</w:t>
      </w:r>
      <w:r w:rsidRPr="00660D7A">
        <w:rPr>
          <w:rtl/>
        </w:rPr>
        <w:t>"</w:t>
      </w:r>
      <w:r w:rsidRPr="00660D7A">
        <w:rPr>
          <w:rFonts w:hint="cs"/>
          <w:rtl/>
        </w:rPr>
        <w:t>י</w:t>
      </w:r>
      <w:r w:rsidR="00A24328">
        <w:rPr>
          <w:rtl/>
        </w:rPr>
        <w:t>:</w:t>
      </w:r>
    </w:p>
    <w:p w14:paraId="0DEA7828" w14:textId="4D0CCE19" w:rsidR="00DA51A5" w:rsidRPr="000528DA" w:rsidRDefault="00DA51A5" w:rsidP="000528DA">
      <w:pPr>
        <w:rPr>
          <w:rtl/>
        </w:rPr>
      </w:pPr>
      <w:r w:rsidRPr="000528DA">
        <w:rPr>
          <w:rtl/>
        </w:rPr>
        <w:t>הא דעקר רגליו חוזר לראש</w:t>
      </w:r>
      <w:r w:rsidR="009C127D" w:rsidRPr="000528DA">
        <w:rPr>
          <w:rFonts w:hint="cs"/>
          <w:rtl/>
        </w:rPr>
        <w:t>,</w:t>
      </w:r>
      <w:r w:rsidRPr="000528DA">
        <w:rPr>
          <w:rtl/>
        </w:rPr>
        <w:t xml:space="preserve"> </w:t>
      </w:r>
      <w:r w:rsidRPr="000528DA">
        <w:rPr>
          <w:rFonts w:hint="cs"/>
          <w:rtl/>
        </w:rPr>
        <w:t>דווקא באינו רגיל לומר תחנונים אחר תפילתו</w:t>
      </w:r>
      <w:r w:rsidR="009C127D" w:rsidRPr="000528DA">
        <w:rPr>
          <w:rFonts w:hint="cs"/>
          <w:rtl/>
        </w:rPr>
        <w:t>,</w:t>
      </w:r>
      <w:r w:rsidRPr="000528DA">
        <w:rPr>
          <w:rFonts w:hint="cs"/>
          <w:rtl/>
        </w:rPr>
        <w:t xml:space="preserve"> דברגיל חוזר </w:t>
      </w:r>
      <w:r w:rsidRPr="00A10336">
        <w:rPr>
          <w:rStyle w:val="30"/>
          <w:rFonts w:hint="cs"/>
          <w:rtl/>
        </w:rPr>
        <w:t>לעבודה</w:t>
      </w:r>
      <w:r w:rsidRPr="000528DA">
        <w:rPr>
          <w:rtl/>
        </w:rPr>
        <w:t>.</w:t>
      </w:r>
    </w:p>
    <w:p w14:paraId="03DD63AE" w14:textId="2491D39C" w:rsidR="00A24328" w:rsidRDefault="00DA51A5" w:rsidP="009A59D1">
      <w:pPr>
        <w:pStyle w:val="38"/>
        <w:framePr w:wrap="notBeside"/>
        <w:rPr>
          <w:rtl/>
        </w:rPr>
      </w:pPr>
      <w:r w:rsidRPr="00660D7A">
        <w:rPr>
          <w:rtl/>
        </w:rPr>
        <w:t xml:space="preserve">א"ד: </w:t>
      </w:r>
      <w:r w:rsidRPr="00660D7A">
        <w:rPr>
          <w:rFonts w:hint="cs"/>
          <w:rtl/>
        </w:rPr>
        <w:t>רנב</w:t>
      </w:r>
      <w:r w:rsidRPr="00660D7A">
        <w:rPr>
          <w:rtl/>
        </w:rPr>
        <w:t>"</w:t>
      </w:r>
      <w:r w:rsidRPr="00660D7A">
        <w:rPr>
          <w:rFonts w:hint="cs"/>
          <w:rtl/>
        </w:rPr>
        <w:t>י</w:t>
      </w:r>
      <w:r w:rsidR="00A24328">
        <w:rPr>
          <w:rFonts w:hint="cs"/>
          <w:rtl/>
        </w:rPr>
        <w:t>:</w:t>
      </w:r>
    </w:p>
    <w:p w14:paraId="471C3E96" w14:textId="0EA5A5FC" w:rsidR="009C127D" w:rsidRPr="0029048C" w:rsidRDefault="00DA51A5" w:rsidP="000528DA">
      <w:pPr>
        <w:rPr>
          <w:spacing w:val="-2"/>
          <w:rtl/>
        </w:rPr>
      </w:pPr>
      <w:r w:rsidRPr="0029048C">
        <w:rPr>
          <w:spacing w:val="-2"/>
          <w:rtl/>
        </w:rPr>
        <w:t>לא עקר רגליו חוזר לעבודה</w:t>
      </w:r>
      <w:r w:rsidR="009C127D" w:rsidRPr="0029048C">
        <w:rPr>
          <w:rFonts w:hint="cs"/>
          <w:spacing w:val="-2"/>
          <w:rtl/>
        </w:rPr>
        <w:t>,</w:t>
      </w:r>
      <w:r w:rsidRPr="0029048C">
        <w:rPr>
          <w:spacing w:val="-2"/>
          <w:rtl/>
        </w:rPr>
        <w:t xml:space="preserve"> </w:t>
      </w:r>
      <w:r w:rsidRPr="0029048C">
        <w:rPr>
          <w:rFonts w:hint="cs"/>
          <w:spacing w:val="-2"/>
          <w:rtl/>
        </w:rPr>
        <w:t>דווקא בר</w:t>
      </w:r>
      <w:r w:rsidRPr="0029048C">
        <w:rPr>
          <w:spacing w:val="-2"/>
          <w:rtl/>
        </w:rPr>
        <w:t>גיל לומר תחנונים אחר תפלתו</w:t>
      </w:r>
    </w:p>
    <w:p w14:paraId="2199ECEA" w14:textId="77777777" w:rsidR="00DA51A5" w:rsidRPr="000528DA" w:rsidRDefault="007D0508" w:rsidP="000528DA">
      <w:pPr>
        <w:rPr>
          <w:rtl/>
        </w:rPr>
      </w:pPr>
      <w:r w:rsidRPr="000528DA">
        <w:rPr>
          <w:rFonts w:hint="cs"/>
          <w:rtl/>
        </w:rPr>
        <w:t>א</w:t>
      </w:r>
      <w:r w:rsidR="00DA51A5" w:rsidRPr="000528DA">
        <w:rPr>
          <w:rtl/>
        </w:rPr>
        <w:t xml:space="preserve">בל אם אינו רגיל לומר תחנונים אחר תפלתו חוזר </w:t>
      </w:r>
      <w:r w:rsidR="00DA51A5" w:rsidRPr="00A10336">
        <w:rPr>
          <w:rStyle w:val="30"/>
          <w:rtl/>
        </w:rPr>
        <w:t>לראש</w:t>
      </w:r>
      <w:r w:rsidR="00DA51A5" w:rsidRPr="000528DA">
        <w:rPr>
          <w:rtl/>
        </w:rPr>
        <w:t>.</w:t>
      </w:r>
    </w:p>
    <w:p w14:paraId="2922A07B" w14:textId="44B7EEC7" w:rsidR="00DA51A5" w:rsidRPr="00E34F28" w:rsidRDefault="00683C59" w:rsidP="00F50A20">
      <w:pPr>
        <w:pStyle w:val="afffa"/>
        <w:rPr>
          <w:rtl/>
        </w:rPr>
      </w:pPr>
      <w:r>
        <w:rPr>
          <w:rFonts w:hint="cs"/>
          <w:rtl/>
        </w:rPr>
        <w:t>***</w:t>
      </w:r>
    </w:p>
    <w:p w14:paraId="30734F7F" w14:textId="34B3B014" w:rsidR="00DA51A5" w:rsidRPr="00E34F28" w:rsidRDefault="00DA51A5" w:rsidP="00672862">
      <w:pPr>
        <w:pStyle w:val="a5"/>
        <w:rPr>
          <w:rtl/>
        </w:rPr>
      </w:pPr>
      <w:ins w:id="9831" w:author="מספור קטעי משנה" w:date="2026-10-06T06:45:16Z">
        <w:r>
          <w:rPr>
            <w:rStyle w:val="MisparKeta"/>
          </w:rPr>
          <w:t xml:space="preserve">ב. </w:t>
        </w:r>
      </w:ins>
      <w:r w:rsidRPr="003501A8">
        <w:rPr>
          <w:rtl/>
        </w:rPr>
        <w:t>רבי אליעזר: העושה תפלתו</w:t>
      </w:r>
      <w:r w:rsidRPr="00756565">
        <w:rPr>
          <w:rtl/>
        </w:rPr>
        <w:t xml:space="preserve"> </w:t>
      </w:r>
      <w:r w:rsidRPr="003501A8">
        <w:rPr>
          <w:rtl/>
        </w:rPr>
        <w:t>קבע</w:t>
      </w:r>
      <w:r w:rsidR="00747BF5">
        <w:rPr>
          <w:rFonts w:hint="cs"/>
          <w:rtl/>
        </w:rPr>
        <w:t xml:space="preserve"> [ד]</w:t>
      </w:r>
    </w:p>
    <w:p w14:paraId="12FDA9EE" w14:textId="23C0D50C" w:rsidR="00A24328" w:rsidRDefault="00EE76C7" w:rsidP="009A59D1">
      <w:pPr>
        <w:pStyle w:val="38"/>
        <w:framePr w:wrap="notBeside"/>
        <w:rPr>
          <w:rtl/>
        </w:rPr>
      </w:pPr>
      <w:r w:rsidRPr="00660D7A">
        <w:rPr>
          <w:rFonts w:hint="cs"/>
          <w:rtl/>
        </w:rPr>
        <w:t xml:space="preserve">א. </w:t>
      </w:r>
      <w:r w:rsidR="00DA51A5" w:rsidRPr="00660D7A">
        <w:rPr>
          <w:rFonts w:hint="cs"/>
          <w:rtl/>
        </w:rPr>
        <w:t>ר</w:t>
      </w:r>
      <w:r w:rsidR="00DA51A5" w:rsidRPr="00660D7A">
        <w:rPr>
          <w:rtl/>
        </w:rPr>
        <w:t>"</w:t>
      </w:r>
      <w:r w:rsidR="00DA51A5" w:rsidRPr="00660D7A">
        <w:rPr>
          <w:rFonts w:hint="cs"/>
          <w:rtl/>
        </w:rPr>
        <w:t>א</w:t>
      </w:r>
      <w:r w:rsidR="00A24328">
        <w:rPr>
          <w:rtl/>
        </w:rPr>
        <w:t>:</w:t>
      </w:r>
    </w:p>
    <w:p w14:paraId="52BD998C" w14:textId="5F45C75A" w:rsidR="00585259" w:rsidRPr="000528DA" w:rsidRDefault="00DA51A5" w:rsidP="000528DA">
      <w:pPr>
        <w:rPr>
          <w:rtl/>
        </w:rPr>
      </w:pPr>
      <w:r w:rsidRPr="000528DA">
        <w:rPr>
          <w:rtl/>
        </w:rPr>
        <w:t xml:space="preserve">כל שתפלתו דומה עליו </w:t>
      </w:r>
      <w:r w:rsidRPr="00A10336">
        <w:rPr>
          <w:rStyle w:val="30"/>
          <w:rtl/>
        </w:rPr>
        <w:t>כמשוי</w:t>
      </w:r>
      <w:r w:rsidRPr="000528DA">
        <w:rPr>
          <w:rtl/>
        </w:rPr>
        <w:t>.</w:t>
      </w:r>
    </w:p>
    <w:p w14:paraId="703FDA31" w14:textId="767C63A7" w:rsidR="00A24328" w:rsidRDefault="00EE76C7" w:rsidP="009A59D1">
      <w:pPr>
        <w:pStyle w:val="38"/>
        <w:framePr w:wrap="notBeside"/>
        <w:rPr>
          <w:rtl/>
        </w:rPr>
      </w:pPr>
      <w:r w:rsidRPr="00660D7A">
        <w:rPr>
          <w:rFonts w:hint="cs"/>
          <w:rtl/>
        </w:rPr>
        <w:t>ב.</w:t>
      </w:r>
      <w:r w:rsidR="00585259" w:rsidRPr="00660D7A">
        <w:rPr>
          <w:rFonts w:hint="cs"/>
          <w:rtl/>
        </w:rPr>
        <w:t xml:space="preserve"> </w:t>
      </w:r>
      <w:r w:rsidR="00DA51A5" w:rsidRPr="00660D7A">
        <w:rPr>
          <w:rtl/>
        </w:rPr>
        <w:t>רבנן</w:t>
      </w:r>
      <w:r w:rsidR="00A24328">
        <w:rPr>
          <w:rtl/>
        </w:rPr>
        <w:t>:</w:t>
      </w:r>
    </w:p>
    <w:p w14:paraId="4EB8649A" w14:textId="286CC7F5" w:rsidR="0082324A" w:rsidRPr="000528DA" w:rsidRDefault="00DA51A5" w:rsidP="000528DA">
      <w:pPr>
        <w:rPr>
          <w:rtl/>
        </w:rPr>
      </w:pPr>
      <w:r w:rsidRPr="000528DA">
        <w:rPr>
          <w:rtl/>
        </w:rPr>
        <w:t xml:space="preserve">כל שאינו אומרה בלשון </w:t>
      </w:r>
      <w:r w:rsidRPr="00A10336">
        <w:rPr>
          <w:rStyle w:val="30"/>
          <w:rtl/>
        </w:rPr>
        <w:t>תחנונים</w:t>
      </w:r>
      <w:r w:rsidRPr="000528DA">
        <w:rPr>
          <w:rtl/>
        </w:rPr>
        <w:t>.</w:t>
      </w:r>
      <w:r w:rsidR="007D0508" w:rsidRPr="000528DA">
        <w:rPr>
          <w:rFonts w:hint="cs"/>
          <w:rtl/>
        </w:rPr>
        <w:t xml:space="preserve"> </w:t>
      </w:r>
    </w:p>
    <w:p w14:paraId="616187DF" w14:textId="56CE43E4" w:rsidR="00A24328" w:rsidRDefault="00EE76C7" w:rsidP="009A59D1">
      <w:pPr>
        <w:pStyle w:val="38"/>
        <w:framePr w:wrap="notBeside"/>
        <w:rPr>
          <w:rtl/>
        </w:rPr>
      </w:pPr>
      <w:r w:rsidRPr="00660D7A">
        <w:rPr>
          <w:rFonts w:hint="cs"/>
          <w:rtl/>
        </w:rPr>
        <w:t xml:space="preserve">ג. </w:t>
      </w:r>
      <w:r w:rsidR="00DA51A5" w:rsidRPr="00660D7A">
        <w:rPr>
          <w:rtl/>
        </w:rPr>
        <w:t>רבה ורב יוסף</w:t>
      </w:r>
      <w:r w:rsidR="00A24328">
        <w:rPr>
          <w:rtl/>
        </w:rPr>
        <w:t>:</w:t>
      </w:r>
    </w:p>
    <w:p w14:paraId="12F8527F" w14:textId="5CA281FC" w:rsidR="009C127D" w:rsidRPr="00E34F28" w:rsidRDefault="00DA51A5" w:rsidP="00682BF2">
      <w:pPr>
        <w:pStyle w:val="af4"/>
        <w:rPr>
          <w:rtl/>
        </w:rPr>
      </w:pPr>
      <w:r w:rsidRPr="00FE3D07">
        <w:rPr>
          <w:rtl/>
        </w:rPr>
        <w:t>כל ש</w:t>
      </w:r>
      <w:r w:rsidRPr="00A10336">
        <w:rPr>
          <w:rStyle w:val="30"/>
          <w:rtl/>
        </w:rPr>
        <w:t>אינו יכול לחדש בה דבר</w:t>
      </w:r>
      <w:r w:rsidRPr="00FE3D07">
        <w:rPr>
          <w:rtl/>
        </w:rPr>
        <w:t>.</w:t>
      </w:r>
      <w:r w:rsidR="003501A8">
        <w:rPr>
          <w:rFonts w:hint="cs"/>
          <w:rtl/>
        </w:rPr>
        <w:t xml:space="preserve"> </w:t>
      </w:r>
    </w:p>
    <w:p w14:paraId="0B182FED" w14:textId="667DEFC7" w:rsidR="00A24328" w:rsidRDefault="00DA51A5" w:rsidP="009A59D1">
      <w:pPr>
        <w:pStyle w:val="38"/>
        <w:framePr w:wrap="notBeside"/>
        <w:rPr>
          <w:rtl/>
        </w:rPr>
      </w:pPr>
      <w:r w:rsidRPr="00660D7A">
        <w:rPr>
          <w:rFonts w:hint="cs"/>
          <w:rtl/>
        </w:rPr>
        <w:t>ר</w:t>
      </w:r>
      <w:r w:rsidRPr="00660D7A">
        <w:rPr>
          <w:rtl/>
        </w:rPr>
        <w:t>"</w:t>
      </w:r>
      <w:r w:rsidRPr="00660D7A">
        <w:rPr>
          <w:rFonts w:hint="cs"/>
          <w:rtl/>
        </w:rPr>
        <w:t>ז</w:t>
      </w:r>
      <w:r w:rsidR="00A24328">
        <w:rPr>
          <w:rtl/>
        </w:rPr>
        <w:t>:</w:t>
      </w:r>
    </w:p>
    <w:p w14:paraId="5B8190DA" w14:textId="75A6625B" w:rsidR="0082324A" w:rsidRPr="00E34F28" w:rsidRDefault="00DA51A5" w:rsidP="00C4656C">
      <w:pPr>
        <w:pStyle w:val="af4"/>
        <w:rPr>
          <w:rtl/>
        </w:rPr>
      </w:pPr>
      <w:r w:rsidRPr="00FE3D07">
        <w:rPr>
          <w:rFonts w:hint="cs"/>
          <w:rtl/>
        </w:rPr>
        <w:t>אני יכול לחדש בה דבר וחוששני שאטרד</w:t>
      </w:r>
      <w:r w:rsidR="00EE76C7" w:rsidRPr="00FE3D07">
        <w:rPr>
          <w:rFonts w:hint="cs"/>
          <w:rtl/>
        </w:rPr>
        <w:t>.</w:t>
      </w:r>
      <w:r w:rsidR="007D0508" w:rsidRPr="00A10336">
        <w:rPr>
          <w:rStyle w:val="30"/>
          <w:rFonts w:hint="cs"/>
          <w:rtl/>
        </w:rPr>
        <w:t xml:space="preserve"> </w:t>
      </w:r>
    </w:p>
    <w:p w14:paraId="48215CD0" w14:textId="33E8EDF1" w:rsidR="00A24328" w:rsidRDefault="00EE76C7" w:rsidP="009A59D1">
      <w:pPr>
        <w:pStyle w:val="38"/>
        <w:framePr w:wrap="notBeside"/>
        <w:rPr>
          <w:rtl/>
        </w:rPr>
      </w:pPr>
      <w:r w:rsidRPr="00660D7A">
        <w:rPr>
          <w:rFonts w:hint="cs"/>
          <w:rtl/>
        </w:rPr>
        <w:t xml:space="preserve">ד. </w:t>
      </w:r>
      <w:r w:rsidR="00DA51A5" w:rsidRPr="00660D7A">
        <w:rPr>
          <w:rFonts w:hint="cs"/>
          <w:rtl/>
        </w:rPr>
        <w:t>אביי ור</w:t>
      </w:r>
      <w:r w:rsidR="00DA51A5" w:rsidRPr="00660D7A">
        <w:rPr>
          <w:rtl/>
        </w:rPr>
        <w:t>"</w:t>
      </w:r>
      <w:r w:rsidR="00DA51A5" w:rsidRPr="00660D7A">
        <w:rPr>
          <w:rFonts w:hint="cs"/>
          <w:rtl/>
        </w:rPr>
        <w:t>ח</w:t>
      </w:r>
      <w:r w:rsidR="009B14FE">
        <w:rPr>
          <w:rtl/>
        </w:rPr>
        <w:t>:</w:t>
      </w:r>
    </w:p>
    <w:p w14:paraId="2C9069BF" w14:textId="39F35C1B" w:rsidR="00DA51A5" w:rsidRPr="000528DA" w:rsidRDefault="00C4656C" w:rsidP="000528DA">
      <w:pPr>
        <w:rPr>
          <w:rtl/>
        </w:rPr>
      </w:pPr>
      <w:r w:rsidRPr="000528DA">
        <w:rPr>
          <w:rFonts w:hint="cs"/>
          <w:rtl/>
        </w:rPr>
        <w:t>כ</w:t>
      </w:r>
      <w:r w:rsidR="00DA51A5" w:rsidRPr="000528DA">
        <w:rPr>
          <w:rtl/>
        </w:rPr>
        <w:t xml:space="preserve">ל שאין מתפלל </w:t>
      </w:r>
      <w:r w:rsidR="00DA51A5" w:rsidRPr="00A10336">
        <w:rPr>
          <w:rStyle w:val="30"/>
          <w:rtl/>
        </w:rPr>
        <w:t>עם דמדומי חמה</w:t>
      </w:r>
      <w:r w:rsidR="00DA51A5" w:rsidRPr="000528DA">
        <w:rPr>
          <w:rtl/>
        </w:rPr>
        <w:t>,</w:t>
      </w:r>
      <w:r w:rsidR="00C8748A" w:rsidRPr="000528DA">
        <w:rPr>
          <w:rFonts w:hint="cs"/>
          <w:rtl/>
        </w:rPr>
        <w:t xml:space="preserve"> </w:t>
      </w:r>
      <w:r w:rsidR="00DA51A5" w:rsidRPr="000528DA">
        <w:rPr>
          <w:rFonts w:asciiTheme="minorHAnsi" w:hAnsiTheme="minorHAnsi" w:hint="cs"/>
          <w:sz w:val="22"/>
          <w:rtl/>
        </w:rPr>
        <w:t>ד</w:t>
      </w:r>
      <w:r w:rsidR="00DA51A5" w:rsidRPr="00A4639B">
        <w:rPr>
          <w:rStyle w:val="ad"/>
          <w:rFonts w:hint="cs"/>
          <w:rtl/>
        </w:rPr>
        <w:t>'</w:t>
      </w:r>
      <w:r w:rsidR="00DA51A5" w:rsidRPr="00A4639B">
        <w:rPr>
          <w:rStyle w:val="ad"/>
          <w:rtl/>
        </w:rPr>
        <w:t>י</w:t>
      </w:r>
      <w:r w:rsidR="007B2B3C">
        <w:rPr>
          <w:rStyle w:val="ad"/>
          <w:rtl/>
        </w:rPr>
        <w:t>יראוך עם שמש</w:t>
      </w:r>
      <w:r w:rsidR="00DA51A5" w:rsidRPr="00A4639B">
        <w:rPr>
          <w:rStyle w:val="ad"/>
          <w:rFonts w:hint="cs"/>
          <w:rtl/>
        </w:rPr>
        <w:t>'</w:t>
      </w:r>
      <w:r w:rsidR="00DA51A5" w:rsidRPr="00A4639B">
        <w:rPr>
          <w:rStyle w:val="ad"/>
          <w:rtl/>
        </w:rPr>
        <w:t>.</w:t>
      </w:r>
    </w:p>
    <w:p w14:paraId="3B357E15" w14:textId="77777777" w:rsidR="00DA51A5" w:rsidRPr="000528DA" w:rsidRDefault="007D0508" w:rsidP="000528DA">
      <w:pPr>
        <w:rPr>
          <w:rtl/>
        </w:rPr>
      </w:pPr>
      <w:r w:rsidRPr="000528DA">
        <w:rPr>
          <w:rFonts w:hint="cs"/>
          <w:rtl/>
        </w:rPr>
        <w:t>בא</w:t>
      </w:r>
      <w:r w:rsidR="00AE16FF" w:rsidRPr="000528DA">
        <w:rPr>
          <w:rtl/>
        </w:rPr>
        <w:t>"</w:t>
      </w:r>
      <w:r w:rsidRPr="000528DA">
        <w:rPr>
          <w:rFonts w:hint="cs"/>
          <w:rtl/>
        </w:rPr>
        <w:t xml:space="preserve">י קללו המתפלל </w:t>
      </w:r>
      <w:r w:rsidR="00DA51A5" w:rsidRPr="000528DA">
        <w:rPr>
          <w:rtl/>
        </w:rPr>
        <w:t xml:space="preserve">עם דמדומי חמה, </w:t>
      </w:r>
      <w:r w:rsidR="00DA51A5" w:rsidRPr="000528DA">
        <w:rPr>
          <w:rFonts w:hint="cs"/>
          <w:rtl/>
        </w:rPr>
        <w:t>-שמא תטרף שעתו,</w:t>
      </w:r>
    </w:p>
    <w:p w14:paraId="0E32C03A" w14:textId="203D23E5" w:rsidR="00DA51A5" w:rsidRPr="00E34F28" w:rsidRDefault="00683C59" w:rsidP="00F50A20">
      <w:pPr>
        <w:pStyle w:val="afffa"/>
        <w:rPr>
          <w:rtl/>
        </w:rPr>
      </w:pPr>
      <w:r>
        <w:rPr>
          <w:rFonts w:hint="cs"/>
          <w:rtl/>
        </w:rPr>
        <w:t>***</w:t>
      </w:r>
    </w:p>
    <w:p w14:paraId="4C052751" w14:textId="77777777" w:rsidR="00DA51A5" w:rsidRPr="00E34F28" w:rsidRDefault="00DA51A5" w:rsidP="00672862">
      <w:pPr>
        <w:pStyle w:val="a5"/>
        <w:rPr>
          <w:rtl/>
        </w:rPr>
      </w:pPr>
      <w:ins w:id="9832" w:author="מספור קטעי משנה" w:date="2026-10-06T06:45:16Z">
        <w:r>
          <w:rPr>
            <w:rStyle w:val="MisparKeta"/>
          </w:rPr>
          <w:t xml:space="preserve">ג. </w:t>
        </w:r>
      </w:ins>
      <w:r w:rsidRPr="003501A8">
        <w:rPr>
          <w:rtl/>
        </w:rPr>
        <w:t>רבי יהושע תפלה קצרה בכל פרשת העבור</w:t>
      </w:r>
      <w:r w:rsidRPr="00756565">
        <w:rPr>
          <w:rtl/>
        </w:rPr>
        <w:t>.</w:t>
      </w:r>
      <w:r w:rsidR="00CE3BDC" w:rsidRPr="00756565">
        <w:rPr>
          <w:rFonts w:hint="cs"/>
          <w:rtl/>
        </w:rPr>
        <w:t xml:space="preserve"> </w:t>
      </w:r>
    </w:p>
    <w:p w14:paraId="691AD7EB" w14:textId="49D57BBF" w:rsidR="00A24328" w:rsidRDefault="00C4656C" w:rsidP="009A59D1">
      <w:pPr>
        <w:pStyle w:val="38"/>
        <w:framePr w:wrap="notBeside"/>
        <w:rPr>
          <w:rtl/>
        </w:rPr>
      </w:pPr>
      <w:r w:rsidRPr="00660D7A">
        <w:rPr>
          <w:rFonts w:hint="cs"/>
          <w:rtl/>
        </w:rPr>
        <w:t>מ</w:t>
      </w:r>
      <w:r w:rsidRPr="00660D7A">
        <w:rPr>
          <w:rtl/>
        </w:rPr>
        <w:t>"</w:t>
      </w:r>
      <w:r w:rsidRPr="00660D7A">
        <w:rPr>
          <w:rFonts w:hint="cs"/>
          <w:rtl/>
        </w:rPr>
        <w:t>ע</w:t>
      </w:r>
      <w:r w:rsidR="009B14FE">
        <w:rPr>
          <w:rtl/>
        </w:rPr>
        <w:t>:</w:t>
      </w:r>
    </w:p>
    <w:p w14:paraId="427AE8C0" w14:textId="42F26BB5" w:rsidR="009C127D" w:rsidRPr="000528DA" w:rsidRDefault="00DA51A5" w:rsidP="000528DA">
      <w:pPr>
        <w:rPr>
          <w:rtl/>
        </w:rPr>
      </w:pPr>
      <w:bookmarkStart w:id="841" w:name="_Toc193635961"/>
      <w:r w:rsidRPr="001B45BB">
        <w:rPr>
          <w:rStyle w:val="affff2"/>
          <w:rFonts w:hint="cs"/>
          <w:rtl/>
        </w:rPr>
        <w:t>עבור</w:t>
      </w:r>
      <w:bookmarkEnd w:id="841"/>
      <w:r w:rsidRPr="00724E73">
        <w:rPr>
          <w:rStyle w:val="afffffd"/>
          <w:rFonts w:hint="cs"/>
          <w:rtl/>
        </w:rPr>
        <w:t xml:space="preserve"> </w:t>
      </w:r>
      <w:r w:rsidRPr="000528DA">
        <w:rPr>
          <w:rtl/>
        </w:rPr>
        <w:t>אפילו בשעה שאת</w:t>
      </w:r>
      <w:r w:rsidR="00EE76C7" w:rsidRPr="000528DA">
        <w:rPr>
          <w:rtl/>
        </w:rPr>
        <w:t xml:space="preserve">ה מתמלא עליהם </w:t>
      </w:r>
      <w:r w:rsidR="00EE76C7" w:rsidRPr="00A10336">
        <w:rPr>
          <w:rStyle w:val="30"/>
          <w:rtl/>
        </w:rPr>
        <w:t>עברה כאשה עוברה</w:t>
      </w:r>
      <w:r w:rsidR="00EE76C7" w:rsidRPr="000528DA">
        <w:rPr>
          <w:rtl/>
        </w:rPr>
        <w:t xml:space="preserve"> </w:t>
      </w:r>
      <w:r w:rsidRPr="000528DA">
        <w:rPr>
          <w:rtl/>
        </w:rPr>
        <w:t>יהיו כל צרכיהם לפניך.</w:t>
      </w:r>
      <w:r w:rsidR="00EE76C7" w:rsidRPr="000528DA">
        <w:rPr>
          <w:rFonts w:hint="cs"/>
          <w:rtl/>
        </w:rPr>
        <w:t xml:space="preserve"> </w:t>
      </w:r>
    </w:p>
    <w:p w14:paraId="084127D7" w14:textId="14035ACB" w:rsidR="00A24328" w:rsidRDefault="00DA51A5" w:rsidP="009A59D1">
      <w:pPr>
        <w:pStyle w:val="38"/>
        <w:framePr w:wrap="notBeside"/>
        <w:rPr>
          <w:rtl/>
        </w:rPr>
      </w:pPr>
      <w:r w:rsidRPr="00660D7A">
        <w:rPr>
          <w:rtl/>
        </w:rPr>
        <w:t>א"ד</w:t>
      </w:r>
      <w:r w:rsidR="00A24328">
        <w:rPr>
          <w:rtl/>
        </w:rPr>
        <w:t>:</w:t>
      </w:r>
    </w:p>
    <w:p w14:paraId="003FE9FE" w14:textId="426DC591" w:rsidR="00DA51A5" w:rsidRPr="000528DA" w:rsidRDefault="00DA51A5" w:rsidP="000528DA">
      <w:pPr>
        <w:rPr>
          <w:rtl/>
        </w:rPr>
      </w:pPr>
      <w:r w:rsidRPr="000528DA">
        <w:rPr>
          <w:rFonts w:ascii="Fb Fontext" w:hAnsi="Fb Fontext"/>
          <w:sz w:val="20"/>
          <w:rtl/>
        </w:rPr>
        <w:t>אפי</w:t>
      </w:r>
      <w:r w:rsidR="00D54130" w:rsidRPr="000528DA">
        <w:rPr>
          <w:rFonts w:ascii="Fb Fontext" w:hAnsi="Fb Fontext" w:hint="cs"/>
          <w:sz w:val="20"/>
          <w:rtl/>
        </w:rPr>
        <w:t>'</w:t>
      </w:r>
      <w:r w:rsidRPr="000528DA">
        <w:rPr>
          <w:rFonts w:ascii="Fb Fontext" w:hAnsi="Fb Fontext"/>
          <w:sz w:val="20"/>
          <w:rtl/>
        </w:rPr>
        <w:t xml:space="preserve"> בשעה ש</w:t>
      </w:r>
      <w:r w:rsidRPr="00A10336">
        <w:rPr>
          <w:rStyle w:val="30"/>
          <w:rtl/>
        </w:rPr>
        <w:t>עוברים על ד</w:t>
      </w:r>
      <w:r w:rsidR="007B2B3C" w:rsidRPr="00A10336">
        <w:rPr>
          <w:rStyle w:val="30"/>
          <w:rFonts w:hint="cs"/>
          <w:rtl/>
        </w:rPr>
        <w:t>"ת</w:t>
      </w:r>
      <w:r w:rsidRPr="000528DA">
        <w:rPr>
          <w:rFonts w:ascii="Fb Fontext" w:hAnsi="Fb Fontext"/>
          <w:sz w:val="20"/>
          <w:rtl/>
        </w:rPr>
        <w:t xml:space="preserve"> יהיו כל צרכיהם לפניך.</w:t>
      </w:r>
    </w:p>
    <w:p w14:paraId="2F005964" w14:textId="0ABAC678" w:rsidR="00675C7D" w:rsidRPr="00E34F28" w:rsidRDefault="00683C59" w:rsidP="00F50A20">
      <w:pPr>
        <w:pStyle w:val="afffa"/>
        <w:rPr>
          <w:del w:id="90020" w:author="מנוע עיצוב" w:date="2026-10-08T11:01:28Z"/>
          <w:rtl/>
        </w:rPr>
      </w:pPr>
      <w:del w:id="90019" w:author="מנוע עיצוב" w:date="2026-10-08T11:01:28Z">
        <w:r>
          <w:rPr>
            <w:rFonts w:hint="cs"/>
            <w:rtl/>
          </w:rPr>
          <w:delText xml:space="preserve">***</w:delText>
        </w:r>
      </w:del>
    </w:p>
    <w:p w14:paraId="3B7219F0" w14:textId="6E9DE77E" w:rsidR="00DA51A5" w:rsidRPr="00E34F28" w:rsidRDefault="00DA51A5" w:rsidP="00C4656C">
      <w:pPr>
        <w:pStyle w:val="afffffc"/>
        <w:spacing w:before="0"/>
        <w:rPr>
          <w:rtl/>
        </w:rPr>
      </w:pPr>
      <w:bookmarkStart w:id="842" w:name="_Toc193635962"/>
      <w:bookmarkStart w:id="843" w:name="_Toc216184572"/>
      <w:r w:rsidRPr="007D462B">
        <w:rPr>
          <w:rtl/>
        </w:rPr>
        <w:t>מהלך במקום גדודי חיה ולסטים מתפלל תפלה קצרה</w:t>
      </w:r>
      <w:r w:rsidRPr="00FE3D07">
        <w:rPr>
          <w:rtl/>
        </w:rPr>
        <w:t>.</w:t>
      </w:r>
      <w:r w:rsidR="00747BF5" w:rsidRPr="00747BF5">
        <w:rPr>
          <w:rFonts w:hint="cs"/>
          <w:sz w:val="12"/>
          <w:szCs w:val="14"/>
          <w:rtl/>
        </w:rPr>
        <w:t>ד</w:t>
      </w:r>
      <w:bookmarkEnd w:id="842"/>
      <w:bookmarkEnd w:id="843"/>
    </w:p>
    <w:p w14:paraId="55B04820" w14:textId="358473DB" w:rsidR="00A24328" w:rsidRDefault="00EE76C7" w:rsidP="009A59D1">
      <w:pPr>
        <w:pStyle w:val="38"/>
        <w:framePr w:wrap="notBeside"/>
        <w:rPr>
          <w:rtl/>
        </w:rPr>
      </w:pPr>
      <w:r w:rsidRPr="00660D7A">
        <w:rPr>
          <w:rFonts w:hint="cs"/>
          <w:rtl/>
        </w:rPr>
        <w:t xml:space="preserve">א. </w:t>
      </w:r>
      <w:r w:rsidR="00DA51A5" w:rsidRPr="00660D7A">
        <w:rPr>
          <w:rFonts w:hint="cs"/>
          <w:rtl/>
        </w:rPr>
        <w:t>ר"א</w:t>
      </w:r>
      <w:r w:rsidR="00A24328">
        <w:rPr>
          <w:rFonts w:hint="cs"/>
          <w:rtl/>
        </w:rPr>
        <w:t>:</w:t>
      </w:r>
    </w:p>
    <w:p w14:paraId="2359CE6D" w14:textId="46A2269E" w:rsidR="00CE3BDC" w:rsidRPr="000528DA" w:rsidRDefault="00DA51A5" w:rsidP="001B45BB">
      <w:pPr>
        <w:spacing w:after="60"/>
        <w:rPr>
          <w:rtl/>
        </w:rPr>
      </w:pPr>
      <w:r w:rsidRPr="000528DA">
        <w:rPr>
          <w:rtl/>
        </w:rPr>
        <w:t>עשה רצונך בשמים ממעל, ותן נחת רוח ליראיך מתחת, והטוב בעיניך עשה, ב</w:t>
      </w:r>
      <w:r w:rsidR="00EE76C7" w:rsidRPr="000528DA">
        <w:rPr>
          <w:rFonts w:hint="cs"/>
          <w:rtl/>
        </w:rPr>
        <w:t>א"ה</w:t>
      </w:r>
      <w:r w:rsidRPr="000528DA">
        <w:rPr>
          <w:rtl/>
        </w:rPr>
        <w:t xml:space="preserve"> שומע תפלה.</w:t>
      </w:r>
      <w:r w:rsidR="00EE76C7" w:rsidRPr="00A10336">
        <w:rPr>
          <w:rStyle w:val="30"/>
          <w:rFonts w:hint="cs"/>
          <w:rtl/>
        </w:rPr>
        <w:t xml:space="preserve"> </w:t>
      </w:r>
    </w:p>
    <w:p w14:paraId="33961FE7" w14:textId="5B31794A" w:rsidR="00A24328" w:rsidRDefault="00EE76C7" w:rsidP="009A59D1">
      <w:pPr>
        <w:pStyle w:val="38"/>
        <w:framePr w:wrap="notBeside"/>
        <w:rPr>
          <w:rtl/>
        </w:rPr>
      </w:pPr>
      <w:r w:rsidRPr="00660D7A">
        <w:rPr>
          <w:rFonts w:hint="cs"/>
          <w:rtl/>
        </w:rPr>
        <w:t xml:space="preserve">ב. </w:t>
      </w:r>
      <w:r w:rsidR="00DA51A5" w:rsidRPr="00660D7A">
        <w:rPr>
          <w:rFonts w:hint="cs"/>
          <w:rtl/>
        </w:rPr>
        <w:t>רבי יהושע</w:t>
      </w:r>
      <w:r w:rsidR="00A24328">
        <w:rPr>
          <w:rtl/>
        </w:rPr>
        <w:t>:</w:t>
      </w:r>
    </w:p>
    <w:p w14:paraId="07D207D1" w14:textId="66CBCD76" w:rsidR="00CE3BDC" w:rsidRPr="000528DA" w:rsidRDefault="00DA51A5" w:rsidP="001B45BB">
      <w:pPr>
        <w:spacing w:after="60"/>
        <w:rPr>
          <w:rtl/>
        </w:rPr>
      </w:pPr>
      <w:r w:rsidRPr="000528DA">
        <w:rPr>
          <w:rtl/>
        </w:rPr>
        <w:t xml:space="preserve">שמע </w:t>
      </w:r>
      <w:r w:rsidRPr="00A10336">
        <w:rPr>
          <w:rStyle w:val="30"/>
          <w:rtl/>
        </w:rPr>
        <w:t>שועת</w:t>
      </w:r>
      <w:r w:rsidRPr="000528DA">
        <w:rPr>
          <w:rtl/>
        </w:rPr>
        <w:t xml:space="preserve"> עמך ישראל ועשה מהרה בקשתם, ב</w:t>
      </w:r>
      <w:r w:rsidRPr="000528DA">
        <w:rPr>
          <w:rFonts w:hint="cs"/>
          <w:rtl/>
        </w:rPr>
        <w:t>א"ה</w:t>
      </w:r>
      <w:r w:rsidRPr="000528DA">
        <w:rPr>
          <w:rtl/>
        </w:rPr>
        <w:t xml:space="preserve"> שומע תפלה.</w:t>
      </w:r>
      <w:r w:rsidR="00EE76C7" w:rsidRPr="000528DA">
        <w:rPr>
          <w:rFonts w:hint="cs"/>
          <w:rtl/>
        </w:rPr>
        <w:t xml:space="preserve"> </w:t>
      </w:r>
    </w:p>
    <w:p w14:paraId="7DC236EC" w14:textId="680C575A" w:rsidR="00A24328" w:rsidRDefault="00EE76C7" w:rsidP="009A59D1">
      <w:pPr>
        <w:pStyle w:val="38"/>
        <w:framePr w:wrap="notBeside"/>
        <w:rPr>
          <w:rtl/>
        </w:rPr>
      </w:pPr>
      <w:r w:rsidRPr="00660D7A">
        <w:rPr>
          <w:rFonts w:hint="cs"/>
          <w:rtl/>
        </w:rPr>
        <w:t xml:space="preserve">ג. </w:t>
      </w:r>
      <w:r w:rsidR="00DA51A5" w:rsidRPr="00660D7A">
        <w:rPr>
          <w:rtl/>
        </w:rPr>
        <w:t>ר</w:t>
      </w:r>
      <w:r w:rsidR="00DA51A5" w:rsidRPr="00660D7A">
        <w:rPr>
          <w:rFonts w:hint="cs"/>
          <w:rtl/>
        </w:rPr>
        <w:t>אבר"צ</w:t>
      </w:r>
      <w:r w:rsidR="00A24328">
        <w:rPr>
          <w:rtl/>
        </w:rPr>
        <w:t>:</w:t>
      </w:r>
    </w:p>
    <w:p w14:paraId="1F8281DE" w14:textId="3BCABBC6" w:rsidR="00CE3BDC" w:rsidRPr="00E34F28" w:rsidRDefault="00DA51A5" w:rsidP="001B45BB">
      <w:pPr>
        <w:pStyle w:val="af4"/>
        <w:spacing w:after="60"/>
        <w:rPr>
          <w:rtl/>
        </w:rPr>
      </w:pPr>
      <w:r w:rsidRPr="00FE3D07">
        <w:rPr>
          <w:rtl/>
        </w:rPr>
        <w:t xml:space="preserve">שמע </w:t>
      </w:r>
      <w:r w:rsidRPr="00A10336">
        <w:rPr>
          <w:rStyle w:val="30"/>
          <w:rtl/>
        </w:rPr>
        <w:t>צעקת</w:t>
      </w:r>
      <w:r w:rsidR="001B45BB">
        <w:rPr>
          <w:rFonts w:hint="cs"/>
          <w:rtl/>
        </w:rPr>
        <w:t xml:space="preserve"> וכו'</w:t>
      </w:r>
      <w:r w:rsidR="00EE76C7" w:rsidRPr="00A10336">
        <w:rPr>
          <w:rStyle w:val="30"/>
          <w:rFonts w:hint="cs"/>
          <w:rtl/>
        </w:rPr>
        <w:t xml:space="preserve"> </w:t>
      </w:r>
    </w:p>
    <w:p w14:paraId="10CE9040" w14:textId="14B23750" w:rsidR="00A24328" w:rsidRDefault="00EE76C7" w:rsidP="009A59D1">
      <w:pPr>
        <w:pStyle w:val="38"/>
        <w:framePr w:wrap="notBeside"/>
        <w:rPr>
          <w:rtl/>
        </w:rPr>
      </w:pPr>
      <w:r w:rsidRPr="00660D7A">
        <w:rPr>
          <w:rFonts w:hint="cs"/>
          <w:rtl/>
        </w:rPr>
        <w:t xml:space="preserve">ד. </w:t>
      </w:r>
      <w:r w:rsidRPr="00660D7A">
        <w:rPr>
          <w:rtl/>
        </w:rPr>
        <w:t>אחרים</w:t>
      </w:r>
      <w:r w:rsidR="00A24328">
        <w:rPr>
          <w:rtl/>
        </w:rPr>
        <w:t>:</w:t>
      </w:r>
    </w:p>
    <w:p w14:paraId="56A94E06" w14:textId="1EC1EDDA" w:rsidR="00C4656C" w:rsidRPr="00E34F28" w:rsidRDefault="00DA51A5" w:rsidP="001B45BB">
      <w:pPr>
        <w:pStyle w:val="af4"/>
        <w:spacing w:after="60"/>
        <w:rPr>
          <w:rtl/>
        </w:rPr>
      </w:pPr>
      <w:r w:rsidRPr="00FE3D07">
        <w:rPr>
          <w:rtl/>
        </w:rPr>
        <w:t>צרכי עמך ישראל מרובין ודעתם קצרה, יה"</w:t>
      </w:r>
      <w:r w:rsidRPr="00FE3D07">
        <w:rPr>
          <w:rFonts w:hint="cs"/>
          <w:rtl/>
        </w:rPr>
        <w:t>ר</w:t>
      </w:r>
      <w:r w:rsidRPr="00FE3D07">
        <w:rPr>
          <w:rtl/>
        </w:rPr>
        <w:t xml:space="preserve"> מלפניך ה' אלהינו שתתן לכ</w:t>
      </w:r>
      <w:r w:rsidRPr="00FE3D07">
        <w:rPr>
          <w:rFonts w:hint="cs"/>
          <w:rtl/>
        </w:rPr>
        <w:t>או</w:t>
      </w:r>
      <w:r w:rsidRPr="00FE3D07">
        <w:rPr>
          <w:rtl/>
        </w:rPr>
        <w:t>"</w:t>
      </w:r>
      <w:r w:rsidRPr="00FE3D07">
        <w:rPr>
          <w:rFonts w:hint="cs"/>
          <w:rtl/>
        </w:rPr>
        <w:t xml:space="preserve">א </w:t>
      </w:r>
      <w:r w:rsidRPr="00FE3D07">
        <w:rPr>
          <w:rtl/>
        </w:rPr>
        <w:t>כדי פרנסתו ולכל גויה וגויה די מחסורה, ב</w:t>
      </w:r>
      <w:r w:rsidRPr="00FE3D07">
        <w:rPr>
          <w:rFonts w:hint="cs"/>
          <w:rtl/>
        </w:rPr>
        <w:t>א</w:t>
      </w:r>
      <w:r w:rsidRPr="00FE3D07">
        <w:rPr>
          <w:rtl/>
        </w:rPr>
        <w:t>"</w:t>
      </w:r>
      <w:r w:rsidRPr="00FE3D07">
        <w:rPr>
          <w:rFonts w:hint="cs"/>
          <w:rtl/>
        </w:rPr>
        <w:t>ה</w:t>
      </w:r>
      <w:r w:rsidRPr="00FE3D07">
        <w:rPr>
          <w:rtl/>
        </w:rPr>
        <w:t xml:space="preserve"> שומע תפלה.</w:t>
      </w:r>
      <w:r w:rsidR="00EE76C7" w:rsidRPr="00FE3D07">
        <w:rPr>
          <w:rFonts w:hint="cs"/>
          <w:rtl/>
        </w:rPr>
        <w:t xml:space="preserve"> </w:t>
      </w:r>
    </w:p>
    <w:p w14:paraId="65D62B0E" w14:textId="7B2BA2FF" w:rsidR="00A24328" w:rsidRDefault="00905FA9" w:rsidP="009A59D1">
      <w:pPr>
        <w:pStyle w:val="38"/>
        <w:framePr w:wrap="notBeside"/>
        <w:rPr>
          <w:rtl/>
        </w:rPr>
      </w:pPr>
      <w:r w:rsidRPr="00660D7A">
        <w:rPr>
          <w:rtl/>
        </w:rPr>
        <w:t>·</w:t>
      </w:r>
      <w:r w:rsidR="00DA51A5" w:rsidRPr="00660D7A">
        <w:rPr>
          <w:rFonts w:hint="cs"/>
          <w:rtl/>
        </w:rPr>
        <w:t>ר"ה</w:t>
      </w:r>
      <w:r w:rsidR="00A24328">
        <w:rPr>
          <w:rtl/>
        </w:rPr>
        <w:t>:</w:t>
      </w:r>
    </w:p>
    <w:p w14:paraId="2670B9F5" w14:textId="5F80A8BC" w:rsidR="00DA51A5" w:rsidRPr="00E34F28" w:rsidRDefault="00DA51A5" w:rsidP="00682BF2">
      <w:pPr>
        <w:pStyle w:val="af4"/>
        <w:rPr>
          <w:rtl/>
        </w:rPr>
      </w:pPr>
      <w:bookmarkStart w:id="844" w:name="_Toc193635963"/>
      <w:bookmarkStart w:id="845" w:name="_Toc216184573"/>
      <w:r w:rsidRPr="00A10336">
        <w:rPr>
          <w:rStyle w:val="30"/>
          <w:rtl/>
        </w:rPr>
        <w:t>הלכה כאחרים</w:t>
      </w:r>
      <w:bookmarkEnd w:id="844"/>
      <w:bookmarkEnd w:id="845"/>
      <w:r w:rsidRPr="00FE3D07">
        <w:rPr>
          <w:rtl/>
        </w:rPr>
        <w:t>.</w:t>
      </w:r>
    </w:p>
    <w:p w14:paraId="7AFF756F" w14:textId="2CF885A9" w:rsidR="00A24328" w:rsidRDefault="00DA51A5" w:rsidP="009A59D1">
      <w:pPr>
        <w:pStyle w:val="38"/>
        <w:framePr w:wrap="notBeside"/>
        <w:rPr>
          <w:rtl/>
        </w:rPr>
      </w:pPr>
      <w:r w:rsidRPr="00660D7A">
        <w:rPr>
          <w:rtl/>
        </w:rPr>
        <w:lastRenderedPageBreak/>
        <w:t>א"ל</w:t>
      </w:r>
      <w:r w:rsidR="007E4E8C">
        <w:rPr>
          <w:rFonts w:hint="cs"/>
          <w:rtl/>
        </w:rPr>
        <w:t xml:space="preserve"> </w:t>
      </w:r>
      <w:r w:rsidR="00C4656C" w:rsidRPr="00660D7A">
        <w:rPr>
          <w:rFonts w:hint="cs"/>
          <w:rtl/>
        </w:rPr>
        <w:t>אליהו</w:t>
      </w:r>
      <w:r w:rsidR="00A24328">
        <w:rPr>
          <w:rFonts w:hint="cs"/>
          <w:rtl/>
        </w:rPr>
        <w:t>:</w:t>
      </w:r>
    </w:p>
    <w:p w14:paraId="4D9ABE59" w14:textId="6B5C70AD" w:rsidR="00DA51A5" w:rsidRPr="000528DA" w:rsidRDefault="00DA51A5" w:rsidP="001B45BB">
      <w:pPr>
        <w:spacing w:after="60"/>
        <w:rPr>
          <w:rtl/>
        </w:rPr>
      </w:pPr>
      <w:r w:rsidRPr="00E34F28">
        <w:rPr>
          <w:rStyle w:val="afffff9"/>
          <w:rtl/>
        </w:rPr>
        <w:t>לר"</w:t>
      </w:r>
      <w:r w:rsidRPr="00E34F28">
        <w:rPr>
          <w:rStyle w:val="afffff9"/>
          <w:rFonts w:hint="cs"/>
          <w:rtl/>
        </w:rPr>
        <w:t xml:space="preserve">י </w:t>
      </w:r>
      <w:r w:rsidRPr="00E34F28">
        <w:rPr>
          <w:rStyle w:val="afffff9"/>
          <w:rtl/>
        </w:rPr>
        <w:t>אח</w:t>
      </w:r>
      <w:r w:rsidR="00EE76C7" w:rsidRPr="00E34F28">
        <w:rPr>
          <w:rStyle w:val="afffff9"/>
          <w:rFonts w:hint="cs"/>
          <w:rtl/>
        </w:rPr>
        <w:t>י ר</w:t>
      </w:r>
      <w:r w:rsidR="00AE16FF" w:rsidRPr="00E34F28">
        <w:rPr>
          <w:rStyle w:val="afffff9"/>
          <w:rtl/>
        </w:rPr>
        <w:t>"</w:t>
      </w:r>
      <w:r w:rsidR="00EE76C7" w:rsidRPr="00E34F28">
        <w:rPr>
          <w:rStyle w:val="afffff9"/>
          <w:rFonts w:hint="cs"/>
          <w:rtl/>
        </w:rPr>
        <w:t>ס חסידא</w:t>
      </w:r>
      <w:r w:rsidRPr="00E34F28">
        <w:rPr>
          <w:rStyle w:val="afffff9"/>
          <w:rtl/>
        </w:rPr>
        <w:t>:</w:t>
      </w:r>
      <w:r w:rsidRPr="000528DA">
        <w:rPr>
          <w:rFonts w:ascii="Fb Fontext" w:hAnsi="Fb Fontext"/>
          <w:sz w:val="20"/>
          <w:rtl/>
        </w:rPr>
        <w:t xml:space="preserve"> לא תרתח ולא תחט</w:t>
      </w:r>
      <w:r w:rsidR="001B45BB">
        <w:rPr>
          <w:rFonts w:ascii="Fb Fontext" w:hAnsi="Fb Fontext" w:hint="cs"/>
          <w:sz w:val="20"/>
          <w:rtl/>
        </w:rPr>
        <w:t>א</w:t>
      </w:r>
      <w:r w:rsidRPr="000528DA">
        <w:rPr>
          <w:rFonts w:ascii="Fb Fontext" w:hAnsi="Fb Fontext"/>
          <w:sz w:val="20"/>
          <w:rtl/>
        </w:rPr>
        <w:t>, לא תרוי ולא תחט</w:t>
      </w:r>
      <w:r w:rsidR="001B45BB">
        <w:rPr>
          <w:rFonts w:ascii="Fb Fontext" w:hAnsi="Fb Fontext" w:hint="cs"/>
          <w:sz w:val="20"/>
          <w:rtl/>
        </w:rPr>
        <w:t>א</w:t>
      </w:r>
      <w:r w:rsidRPr="000528DA">
        <w:rPr>
          <w:rFonts w:ascii="Fb Fontext" w:hAnsi="Fb Fontext"/>
          <w:sz w:val="20"/>
          <w:rtl/>
        </w:rPr>
        <w:t xml:space="preserve">, </w:t>
      </w:r>
      <w:r w:rsidRPr="000528DA">
        <w:rPr>
          <w:rtl/>
        </w:rPr>
        <w:t>וכשאתה יוצא לדרך המלך בקונך וצא.</w:t>
      </w:r>
      <w:r w:rsidRPr="000528DA">
        <w:rPr>
          <w:rFonts w:hint="cs"/>
          <w:rtl/>
        </w:rPr>
        <w:t xml:space="preserve"> זו תפלת הדרך</w:t>
      </w:r>
    </w:p>
    <w:p w14:paraId="44854E13" w14:textId="77777777" w:rsidR="00DA51A5" w:rsidRPr="00E34F28" w:rsidRDefault="00DA51A5" w:rsidP="001B45BB">
      <w:pPr>
        <w:pStyle w:val="afffff5"/>
        <w:spacing w:before="0" w:after="60"/>
        <w:rPr>
          <w:rtl/>
        </w:rPr>
      </w:pPr>
      <w:bookmarkStart w:id="846" w:name="_Toc193635964"/>
      <w:bookmarkStart w:id="847" w:name="_Toc216184574"/>
      <w:r w:rsidRPr="00A10336">
        <w:rPr>
          <w:rStyle w:val="30"/>
          <w:rtl/>
        </w:rPr>
        <w:t>היוצא לדרך צריך להתפלל תפלת הדרך.</w:t>
      </w:r>
      <w:bookmarkEnd w:id="846"/>
      <w:bookmarkEnd w:id="847"/>
      <w:r w:rsidRPr="00FE3D07">
        <w:rPr>
          <w:rFonts w:hint="cs"/>
          <w:rtl/>
        </w:rPr>
        <w:t xml:space="preserve">- </w:t>
      </w:r>
      <w:r w:rsidRPr="00FE3D07">
        <w:rPr>
          <w:rtl/>
        </w:rPr>
        <w:t>יהי רצון מלפניך ה' אלהי שתוליכני לשלום ותצעידני לשלום ותסמכני לשלום, ותצילני מכף כל אויב ואורב בדרך, ותשלח ברכה במעשי ידי, ותתנני לחן לחסד ולרחמים בעיניך ובעיני כל רואי, ברוך אתה ה' שומע תפלה.</w:t>
      </w:r>
    </w:p>
    <w:p w14:paraId="4910FE67" w14:textId="77777777" w:rsidR="00DA51A5" w:rsidRPr="001B45BB" w:rsidRDefault="00DA51A5" w:rsidP="00EC0DC4">
      <w:pPr>
        <w:pStyle w:val="af2"/>
        <w:framePr w:wrap="around"/>
        <w:rPr>
          <w:rtl/>
        </w:rPr>
      </w:pPr>
      <w:r w:rsidRPr="001B45BB">
        <w:rPr>
          <w:rtl/>
        </w:rPr>
        <w:t>ל.</w:t>
      </w:r>
    </w:p>
    <w:p w14:paraId="5296FBC5" w14:textId="4FA24CA6" w:rsidR="00A24328" w:rsidRDefault="00DA51A5" w:rsidP="009A59D1">
      <w:pPr>
        <w:pStyle w:val="38"/>
        <w:framePr w:wrap="notBeside"/>
        <w:rPr>
          <w:rtl/>
        </w:rPr>
      </w:pPr>
      <w:r w:rsidRPr="00660D7A">
        <w:rPr>
          <w:rtl/>
        </w:rPr>
        <w:t>אביי</w:t>
      </w:r>
      <w:r w:rsidR="00A24328">
        <w:rPr>
          <w:rtl/>
        </w:rPr>
        <w:t>:</w:t>
      </w:r>
    </w:p>
    <w:p w14:paraId="2BFC848B" w14:textId="3549282C" w:rsidR="00DA51A5" w:rsidRPr="00E34F28" w:rsidRDefault="00DA51A5" w:rsidP="00C4656C">
      <w:pPr>
        <w:pStyle w:val="afffff5"/>
        <w:spacing w:before="0"/>
        <w:rPr>
          <w:rtl/>
        </w:rPr>
      </w:pPr>
      <w:bookmarkStart w:id="848" w:name="_Toc193635965"/>
      <w:bookmarkStart w:id="849" w:name="_Toc216184575"/>
      <w:r w:rsidRPr="00A10336">
        <w:rPr>
          <w:rStyle w:val="30"/>
          <w:rFonts w:hint="cs"/>
          <w:rtl/>
        </w:rPr>
        <w:t>ישתף עצמו עם הצבור</w:t>
      </w:r>
      <w:bookmarkEnd w:id="848"/>
      <w:bookmarkEnd w:id="849"/>
      <w:r w:rsidRPr="00FE3D07">
        <w:rPr>
          <w:rFonts w:hint="cs"/>
          <w:rtl/>
        </w:rPr>
        <w:t xml:space="preserve"> יה</w:t>
      </w:r>
      <w:r w:rsidRPr="00FE3D07">
        <w:rPr>
          <w:rtl/>
        </w:rPr>
        <w:t>"</w:t>
      </w:r>
      <w:r w:rsidRPr="00FE3D07">
        <w:rPr>
          <w:rFonts w:hint="cs"/>
          <w:rtl/>
        </w:rPr>
        <w:t>ר ה</w:t>
      </w:r>
      <w:r w:rsidRPr="00FE3D07">
        <w:rPr>
          <w:rtl/>
        </w:rPr>
        <w:t>"</w:t>
      </w:r>
      <w:r w:rsidRPr="00FE3D07">
        <w:rPr>
          <w:rFonts w:hint="cs"/>
          <w:rtl/>
        </w:rPr>
        <w:t xml:space="preserve">א </w:t>
      </w:r>
      <w:r w:rsidRPr="00A10336">
        <w:rPr>
          <w:rStyle w:val="30"/>
          <w:rFonts w:hint="cs"/>
          <w:rtl/>
        </w:rPr>
        <w:t>שתוליכנו</w:t>
      </w:r>
      <w:r w:rsidRPr="00FE3D07">
        <w:rPr>
          <w:rFonts w:hint="cs"/>
          <w:rtl/>
        </w:rPr>
        <w:t xml:space="preserve"> לשלום</w:t>
      </w:r>
      <w:r w:rsidRPr="00FE3D07">
        <w:rPr>
          <w:rtl/>
        </w:rPr>
        <w:t>.</w:t>
      </w:r>
    </w:p>
    <w:p w14:paraId="229520BD" w14:textId="1C1AF011" w:rsidR="00A24328" w:rsidRDefault="00EE76C7" w:rsidP="009A59D1">
      <w:pPr>
        <w:pStyle w:val="38"/>
        <w:framePr w:wrap="notBeside"/>
        <w:rPr>
          <w:rtl/>
        </w:rPr>
      </w:pPr>
      <w:r w:rsidRPr="00660D7A">
        <w:rPr>
          <w:rFonts w:hint="cs"/>
          <w:rtl/>
        </w:rPr>
        <w:t>ר"</w:t>
      </w:r>
      <w:r w:rsidR="00DA51A5" w:rsidRPr="00660D7A">
        <w:rPr>
          <w:rFonts w:hint="cs"/>
          <w:rtl/>
        </w:rPr>
        <w:t>ח</w:t>
      </w:r>
      <w:r w:rsidR="00A24328">
        <w:rPr>
          <w:rtl/>
        </w:rPr>
        <w:t>:</w:t>
      </w:r>
    </w:p>
    <w:p w14:paraId="11759B25" w14:textId="0B8258CB" w:rsidR="00DA51A5" w:rsidRPr="00E34F28" w:rsidRDefault="00DA51A5" w:rsidP="00682BF2">
      <w:pPr>
        <w:pStyle w:val="af4"/>
        <w:rPr>
          <w:rtl/>
        </w:rPr>
      </w:pPr>
      <w:r w:rsidRPr="00FE3D07">
        <w:rPr>
          <w:rFonts w:hint="cs"/>
          <w:rtl/>
        </w:rPr>
        <w:t xml:space="preserve">ומתפלל </w:t>
      </w:r>
      <w:r w:rsidRPr="00FE3D07">
        <w:rPr>
          <w:rtl/>
        </w:rPr>
        <w:t xml:space="preserve">משעה </w:t>
      </w:r>
      <w:r w:rsidRPr="00A10336">
        <w:rPr>
          <w:rStyle w:val="30"/>
          <w:rtl/>
        </w:rPr>
        <w:t>שמהלך בדרך.</w:t>
      </w:r>
      <w:r w:rsidRPr="00A10336">
        <w:rPr>
          <w:rStyle w:val="30"/>
          <w:rFonts w:hint="cs"/>
          <w:rtl/>
        </w:rPr>
        <w:t xml:space="preserve"> ועד פרסה, ומעומד</w:t>
      </w:r>
      <w:r w:rsidRPr="00F95182">
        <w:rPr>
          <w:rFonts w:hint="cs"/>
          <w:rtl/>
        </w:rPr>
        <w:t>,</w:t>
      </w:r>
      <w:r w:rsidRPr="00E34F28">
        <w:rPr>
          <w:rStyle w:val="afffff9"/>
          <w:rFonts w:hint="cs"/>
          <w:rtl/>
        </w:rPr>
        <w:t xml:space="preserve"> ר</w:t>
      </w:r>
      <w:r w:rsidRPr="00E34F28">
        <w:rPr>
          <w:rStyle w:val="afffff9"/>
          <w:rtl/>
        </w:rPr>
        <w:t>"</w:t>
      </w:r>
      <w:r w:rsidRPr="00E34F28">
        <w:rPr>
          <w:rStyle w:val="afffff9"/>
          <w:rFonts w:hint="cs"/>
          <w:rtl/>
        </w:rPr>
        <w:t>ש:</w:t>
      </w:r>
      <w:r w:rsidRPr="00F95182">
        <w:rPr>
          <w:rFonts w:hint="cs"/>
          <w:rtl/>
        </w:rPr>
        <w:t xml:space="preserve"> אפי</w:t>
      </w:r>
      <w:r w:rsidRPr="00F95182">
        <w:rPr>
          <w:rtl/>
        </w:rPr>
        <w:t>'</w:t>
      </w:r>
      <w:r w:rsidRPr="00F95182">
        <w:rPr>
          <w:rFonts w:hint="cs"/>
          <w:rtl/>
        </w:rPr>
        <w:t xml:space="preserve"> מהלך.</w:t>
      </w:r>
    </w:p>
    <w:p w14:paraId="67CD9B54" w14:textId="77777777" w:rsidR="009C127D" w:rsidRPr="000528DA" w:rsidRDefault="00DA51A5" w:rsidP="000528DA">
      <w:pPr>
        <w:rPr>
          <w:rtl/>
        </w:rPr>
      </w:pPr>
      <w:r w:rsidRPr="000528DA">
        <w:rPr>
          <w:rFonts w:hint="cs"/>
          <w:rtl/>
        </w:rPr>
        <w:t>ואפ</w:t>
      </w:r>
      <w:r w:rsidRPr="000528DA">
        <w:rPr>
          <w:rtl/>
        </w:rPr>
        <w:t>"</w:t>
      </w:r>
      <w:r w:rsidRPr="000528DA">
        <w:rPr>
          <w:rFonts w:hint="cs"/>
          <w:rtl/>
        </w:rPr>
        <w:t xml:space="preserve">ה </w:t>
      </w:r>
      <w:r w:rsidRPr="00E34F28">
        <w:rPr>
          <w:rStyle w:val="afffff9"/>
          <w:rFonts w:hint="cs"/>
          <w:rtl/>
        </w:rPr>
        <w:t>כשר</w:t>
      </w:r>
      <w:r w:rsidRPr="00E34F28">
        <w:rPr>
          <w:rStyle w:val="afffff9"/>
          <w:rtl/>
        </w:rPr>
        <w:t>"</w:t>
      </w:r>
      <w:r w:rsidRPr="00E34F28">
        <w:rPr>
          <w:rStyle w:val="afffff9"/>
          <w:rFonts w:hint="cs"/>
          <w:rtl/>
        </w:rPr>
        <w:t>ח</w:t>
      </w:r>
      <w:r w:rsidRPr="000528DA">
        <w:rPr>
          <w:rFonts w:hint="cs"/>
          <w:rtl/>
        </w:rPr>
        <w:t xml:space="preserve"> בדרך </w:t>
      </w:r>
      <w:r w:rsidRPr="00A10336">
        <w:rPr>
          <w:rStyle w:val="30"/>
          <w:rFonts w:hint="cs"/>
          <w:rtl/>
        </w:rPr>
        <w:t>נעמד</w:t>
      </w:r>
      <w:r w:rsidRPr="000528DA">
        <w:rPr>
          <w:rFonts w:hint="cs"/>
          <w:rtl/>
        </w:rPr>
        <w:t xml:space="preserve"> </w:t>
      </w:r>
      <w:r w:rsidR="007B2B3C" w:rsidRPr="000528DA">
        <w:rPr>
          <w:rFonts w:hint="cs"/>
          <w:rtl/>
        </w:rPr>
        <w:t>ל</w:t>
      </w:r>
      <w:r w:rsidRPr="000528DA">
        <w:rPr>
          <w:rFonts w:hint="cs"/>
          <w:rtl/>
        </w:rPr>
        <w:t xml:space="preserve">התפלל שאל </w:t>
      </w:r>
      <w:r w:rsidRPr="00E34F28">
        <w:rPr>
          <w:rStyle w:val="afffff9"/>
          <w:rFonts w:hint="cs"/>
          <w:rtl/>
        </w:rPr>
        <w:t>ר</w:t>
      </w:r>
      <w:r w:rsidRPr="00E34F28">
        <w:rPr>
          <w:rStyle w:val="afffff9"/>
          <w:rtl/>
        </w:rPr>
        <w:t>"</w:t>
      </w:r>
      <w:r w:rsidRPr="00E34F28">
        <w:rPr>
          <w:rStyle w:val="afffff9"/>
          <w:rFonts w:hint="cs"/>
          <w:rtl/>
        </w:rPr>
        <w:t>ש לשמשו</w:t>
      </w:r>
      <w:r w:rsidRPr="000528DA">
        <w:rPr>
          <w:rFonts w:hint="cs"/>
          <w:rtl/>
        </w:rPr>
        <w:t xml:space="preserve"> מה עושה </w:t>
      </w:r>
      <w:r w:rsidRPr="00E34F28">
        <w:rPr>
          <w:rStyle w:val="afffff9"/>
          <w:rFonts w:hint="cs"/>
          <w:rtl/>
        </w:rPr>
        <w:t>ר</w:t>
      </w:r>
      <w:r w:rsidRPr="00E34F28">
        <w:rPr>
          <w:rStyle w:val="afffff9"/>
          <w:rtl/>
        </w:rPr>
        <w:t>"</w:t>
      </w:r>
      <w:r w:rsidRPr="00E34F28">
        <w:rPr>
          <w:rStyle w:val="afffff9"/>
          <w:rFonts w:hint="cs"/>
          <w:rtl/>
        </w:rPr>
        <w:t>ח</w:t>
      </w:r>
      <w:r w:rsidR="000C4A5D" w:rsidRPr="00E34F28">
        <w:rPr>
          <w:rStyle w:val="afffff9"/>
          <w:rFonts w:hint="cs"/>
          <w:rtl/>
        </w:rPr>
        <w:t>,</w:t>
      </w:r>
      <w:r w:rsidRPr="00E34F28">
        <w:rPr>
          <w:rStyle w:val="afffff9"/>
          <w:rFonts w:hint="cs"/>
          <w:rtl/>
        </w:rPr>
        <w:t xml:space="preserve"> </w:t>
      </w:r>
    </w:p>
    <w:p w14:paraId="347E65BE" w14:textId="77777777" w:rsidR="00A24328" w:rsidRDefault="00DA51A5" w:rsidP="009A59D1">
      <w:pPr>
        <w:pStyle w:val="38"/>
        <w:framePr w:wrap="notBeside"/>
        <w:rPr>
          <w:rtl/>
        </w:rPr>
      </w:pPr>
      <w:r w:rsidRPr="00660D7A">
        <w:rPr>
          <w:rFonts w:hint="cs"/>
          <w:rtl/>
        </w:rPr>
        <w:t>וא</w:t>
      </w:r>
      <w:r w:rsidRPr="00660D7A">
        <w:rPr>
          <w:rtl/>
        </w:rPr>
        <w:t>"</w:t>
      </w:r>
      <w:r w:rsidRPr="00660D7A">
        <w:rPr>
          <w:rFonts w:hint="cs"/>
          <w:rtl/>
        </w:rPr>
        <w:t>ל</w:t>
      </w:r>
      <w:r w:rsidR="00A24328">
        <w:rPr>
          <w:rtl/>
        </w:rPr>
        <w:t>:</w:t>
      </w:r>
    </w:p>
    <w:p w14:paraId="55CCCAE5" w14:textId="4E15C6F4" w:rsidR="00DA51A5" w:rsidRPr="000528DA" w:rsidRDefault="00DA51A5" w:rsidP="000528DA">
      <w:pPr>
        <w:rPr>
          <w:rtl/>
        </w:rPr>
      </w:pPr>
      <w:r w:rsidRPr="000528DA">
        <w:rPr>
          <w:rFonts w:hint="cs"/>
          <w:rtl/>
        </w:rPr>
        <w:t>שמתפלל</w:t>
      </w:r>
      <w:r w:rsidR="00291D7F" w:rsidRPr="000528DA">
        <w:rPr>
          <w:rFonts w:hint="cs"/>
          <w:rtl/>
        </w:rPr>
        <w:t xml:space="preserve"> </w:t>
      </w:r>
      <w:r w:rsidRPr="000528DA">
        <w:rPr>
          <w:rFonts w:hint="cs"/>
          <w:rtl/>
        </w:rPr>
        <w:t>וביקש שיקימו גם אותו ד'</w:t>
      </w:r>
      <w:r w:rsidRPr="007B2B3C">
        <w:rPr>
          <w:rStyle w:val="ad"/>
          <w:rtl/>
        </w:rPr>
        <w:t>מהיות טוב אל תקרא רע'</w:t>
      </w:r>
      <w:r w:rsidRPr="000528DA">
        <w:rPr>
          <w:rFonts w:hint="cs"/>
          <w:rtl/>
        </w:rPr>
        <w:t>.</w:t>
      </w:r>
    </w:p>
    <w:p w14:paraId="2C9083D1" w14:textId="77777777" w:rsidR="00CE3BDC" w:rsidRPr="00E34F28" w:rsidRDefault="00DA51A5" w:rsidP="00682BF2">
      <w:pPr>
        <w:pStyle w:val="afffff5"/>
        <w:rPr>
          <w:rtl/>
        </w:rPr>
      </w:pPr>
      <w:bookmarkStart w:id="850" w:name="_Toc193635966"/>
      <w:bookmarkStart w:id="851" w:name="_Toc216184576"/>
      <w:r w:rsidRPr="001B45BB">
        <w:rPr>
          <w:rStyle w:val="afffffd"/>
          <w:rtl/>
        </w:rPr>
        <w:t>הביננו</w:t>
      </w:r>
      <w:bookmarkEnd w:id="850"/>
      <w:bookmarkEnd w:id="851"/>
      <w:r w:rsidRPr="00724E73">
        <w:rPr>
          <w:rStyle w:val="afffffd"/>
          <w:rtl/>
        </w:rPr>
        <w:t xml:space="preserve"> </w:t>
      </w:r>
      <w:r w:rsidRPr="00FE3D07">
        <w:rPr>
          <w:rFonts w:hint="cs"/>
          <w:rtl/>
        </w:rPr>
        <w:t xml:space="preserve">צריך </w:t>
      </w:r>
      <w:r w:rsidR="00CE3BDC" w:rsidRPr="00FE3D07">
        <w:rPr>
          <w:rFonts w:hint="cs"/>
          <w:rtl/>
        </w:rPr>
        <w:t xml:space="preserve">להתפלל </w:t>
      </w:r>
      <w:r w:rsidRPr="00FE3D07">
        <w:rPr>
          <w:rFonts w:hint="cs"/>
          <w:rtl/>
        </w:rPr>
        <w:t>ג'</w:t>
      </w:r>
      <w:r w:rsidRPr="00FE3D07">
        <w:rPr>
          <w:rtl/>
        </w:rPr>
        <w:t xml:space="preserve"> </w:t>
      </w:r>
      <w:r w:rsidRPr="00FE3D07">
        <w:rPr>
          <w:rFonts w:hint="cs"/>
          <w:rtl/>
        </w:rPr>
        <w:t>ראשונות וג' אחרונות וכשמגיע לביתו</w:t>
      </w:r>
      <w:r w:rsidRPr="00FE3D07">
        <w:rPr>
          <w:rtl/>
        </w:rPr>
        <w:t xml:space="preserve"> לא בעי למהדר לצלויי.</w:t>
      </w:r>
      <w:r w:rsidR="00EE76C7" w:rsidRPr="00FE3D07">
        <w:rPr>
          <w:rFonts w:hint="cs"/>
          <w:rtl/>
        </w:rPr>
        <w:t xml:space="preserve"> </w:t>
      </w:r>
    </w:p>
    <w:p w14:paraId="3F1DAD7C" w14:textId="77777777" w:rsidR="009C127D" w:rsidRPr="00E34F28" w:rsidRDefault="00DA51A5" w:rsidP="00DD0223">
      <w:pPr>
        <w:pStyle w:val="afffff5"/>
        <w:rPr>
          <w:rtl/>
        </w:rPr>
      </w:pPr>
      <w:bookmarkStart w:id="852" w:name="_Toc193635967"/>
      <w:bookmarkStart w:id="853" w:name="_Toc216184577"/>
      <w:r w:rsidRPr="00724E73">
        <w:rPr>
          <w:rStyle w:val="afffffd"/>
          <w:rtl/>
        </w:rPr>
        <w:t>תפלה קצרה</w:t>
      </w:r>
      <w:bookmarkEnd w:id="852"/>
      <w:bookmarkEnd w:id="853"/>
      <w:r w:rsidRPr="00724E73">
        <w:rPr>
          <w:rStyle w:val="afffffd"/>
          <w:rtl/>
        </w:rPr>
        <w:t xml:space="preserve"> </w:t>
      </w:r>
      <w:r w:rsidRPr="00FE3D07">
        <w:rPr>
          <w:rtl/>
        </w:rPr>
        <w:t>- לא בעי לצלויי</w:t>
      </w:r>
      <w:r w:rsidRPr="00FE3D07">
        <w:rPr>
          <w:rFonts w:hint="cs"/>
          <w:rtl/>
        </w:rPr>
        <w:t xml:space="preserve"> ג' ראשונות וג' אחרונות וכשמגיע לביתו צריך לחזור ולהתפלל</w:t>
      </w:r>
      <w:r w:rsidR="00EE76C7" w:rsidRPr="00FE3D07">
        <w:rPr>
          <w:rFonts w:hint="cs"/>
          <w:rtl/>
        </w:rPr>
        <w:t xml:space="preserve"> </w:t>
      </w:r>
    </w:p>
    <w:p w14:paraId="70954F9A" w14:textId="77777777" w:rsidR="00DA51A5" w:rsidRPr="00E34F28" w:rsidRDefault="00DA51A5" w:rsidP="00701C6E">
      <w:pPr>
        <w:pStyle w:val="afffffc"/>
        <w:rPr>
          <w:rtl/>
        </w:rPr>
      </w:pPr>
      <w:bookmarkStart w:id="854" w:name="_Toc193635968"/>
      <w:bookmarkStart w:id="855" w:name="_Toc216184578"/>
      <w:r w:rsidRPr="00C4656C">
        <w:rPr>
          <w:rtl/>
        </w:rPr>
        <w:t>ו</w:t>
      </w:r>
      <w:r w:rsidR="00DD0223" w:rsidRPr="00C4656C">
        <w:rPr>
          <w:rFonts w:hint="cs"/>
          <w:rtl/>
        </w:rPr>
        <w:t>להלכה</w:t>
      </w:r>
      <w:r w:rsidR="00EE76C7" w:rsidRPr="00C4656C">
        <w:rPr>
          <w:rtl/>
        </w:rPr>
        <w:t>: הביננו</w:t>
      </w:r>
      <w:r w:rsidRPr="00C4656C">
        <w:rPr>
          <w:rtl/>
        </w:rPr>
        <w:t xml:space="preserve"> מעומד, תפלה קצרה</w:t>
      </w:r>
      <w:r w:rsidR="009C127D" w:rsidRPr="00C4656C">
        <w:rPr>
          <w:rFonts w:hint="cs"/>
          <w:rtl/>
        </w:rPr>
        <w:t>-</w:t>
      </w:r>
      <w:r w:rsidRPr="00C4656C">
        <w:rPr>
          <w:rtl/>
        </w:rPr>
        <w:t xml:space="preserve"> בין מעומד בין מהלך.</w:t>
      </w:r>
      <w:bookmarkEnd w:id="854"/>
      <w:bookmarkEnd w:id="855"/>
    </w:p>
    <w:p w14:paraId="77B3CFA6" w14:textId="6E5E8268" w:rsidR="00C4656C" w:rsidRPr="00E34F28" w:rsidRDefault="00DA51A5" w:rsidP="00C4656C">
      <w:pPr>
        <w:pStyle w:val="afffff5"/>
        <w:spacing w:before="0" w:after="60"/>
        <w:rPr>
          <w:rtl/>
        </w:rPr>
      </w:pPr>
      <w:r w:rsidRPr="007B2B3C">
        <w:rPr>
          <w:rStyle w:val="a7"/>
          <w:rtl/>
        </w:rPr>
        <w:t>רוכב על החמור</w:t>
      </w:r>
      <w:r w:rsidRPr="00FE3D07">
        <w:rPr>
          <w:rtl/>
        </w:rPr>
        <w:t xml:space="preserve"> והגיע זמן תפלה, אם יש לו מי שיאחז את חמורו</w:t>
      </w:r>
      <w:r w:rsidR="00EE76C7" w:rsidRPr="00FE3D07">
        <w:rPr>
          <w:rFonts w:hint="cs"/>
          <w:rtl/>
        </w:rPr>
        <w:t xml:space="preserve"> </w:t>
      </w:r>
      <w:r w:rsidR="00EE76C7" w:rsidRPr="00FE3D07">
        <w:rPr>
          <w:rtl/>
        </w:rPr>
        <w:t xml:space="preserve">ירד למטה ויתפלל, </w:t>
      </w:r>
      <w:r w:rsidR="00EE76C7" w:rsidRPr="00A10336">
        <w:rPr>
          <w:rStyle w:val="30"/>
          <w:rtl/>
        </w:rPr>
        <w:t xml:space="preserve">ואם לאו </w:t>
      </w:r>
      <w:r w:rsidRPr="00A10336">
        <w:rPr>
          <w:rStyle w:val="30"/>
          <w:rtl/>
        </w:rPr>
        <w:t>ישב במקומו ויתפלל.</w:t>
      </w:r>
    </w:p>
    <w:p w14:paraId="7DCF0B18" w14:textId="399F117A" w:rsidR="00A24328" w:rsidRDefault="00DA51A5" w:rsidP="009A59D1">
      <w:pPr>
        <w:pStyle w:val="38"/>
        <w:framePr w:wrap="notBeside"/>
        <w:rPr>
          <w:rtl/>
        </w:rPr>
      </w:pPr>
      <w:r w:rsidRPr="00660D7A">
        <w:rPr>
          <w:rtl/>
        </w:rPr>
        <w:t>רבי</w:t>
      </w:r>
      <w:r w:rsidR="00A24328">
        <w:rPr>
          <w:rFonts w:hint="cs"/>
          <w:rtl/>
        </w:rPr>
        <w:t>:</w:t>
      </w:r>
    </w:p>
    <w:p w14:paraId="60CE2FEA" w14:textId="70120176" w:rsidR="00DA51A5" w:rsidRPr="000528DA" w:rsidRDefault="00DA51A5" w:rsidP="001B45BB">
      <w:pPr>
        <w:spacing w:after="60"/>
        <w:rPr>
          <w:rtl/>
        </w:rPr>
      </w:pPr>
      <w:r w:rsidRPr="000528DA">
        <w:rPr>
          <w:rtl/>
        </w:rPr>
        <w:t>בין כך ובין כך ישב במקומו ויתפלל, לפי שאין דעתו מיושבת עליו.</w:t>
      </w:r>
      <w:r w:rsidR="00EE76C7" w:rsidRPr="000528DA">
        <w:rPr>
          <w:rFonts w:hint="cs"/>
          <w:rtl/>
        </w:rPr>
        <w:t xml:space="preserve"> </w:t>
      </w:r>
      <w:r w:rsidRPr="00E34F28">
        <w:rPr>
          <w:rStyle w:val="afffff9"/>
          <w:rFonts w:hint="cs"/>
          <w:rtl/>
        </w:rPr>
        <w:t>ריב</w:t>
      </w:r>
      <w:r w:rsidRPr="00E34F28">
        <w:rPr>
          <w:rStyle w:val="afffff9"/>
          <w:rtl/>
        </w:rPr>
        <w:t>"</w:t>
      </w:r>
      <w:r w:rsidRPr="00E34F28">
        <w:rPr>
          <w:rStyle w:val="afffff9"/>
          <w:rFonts w:hint="cs"/>
          <w:rtl/>
        </w:rPr>
        <w:t>ל</w:t>
      </w:r>
      <w:r w:rsidRPr="000528DA">
        <w:rPr>
          <w:rFonts w:hint="cs"/>
          <w:rtl/>
        </w:rPr>
        <w:t xml:space="preserve"> </w:t>
      </w:r>
      <w:r w:rsidRPr="000528DA">
        <w:rPr>
          <w:rStyle w:val="affffff7"/>
          <w:rFonts w:hint="cs"/>
          <w:rtl/>
        </w:rPr>
        <w:t>[רבא]</w:t>
      </w:r>
      <w:r w:rsidRPr="000528DA">
        <w:rPr>
          <w:rFonts w:hint="cs"/>
          <w:rtl/>
        </w:rPr>
        <w:t xml:space="preserve"> </w:t>
      </w:r>
      <w:r w:rsidRPr="00A10336">
        <w:rPr>
          <w:rStyle w:val="30"/>
          <w:rFonts w:hint="cs"/>
          <w:rtl/>
        </w:rPr>
        <w:t>הלכה כרבי</w:t>
      </w:r>
    </w:p>
    <w:p w14:paraId="61111FCA" w14:textId="77777777" w:rsidR="0082324A" w:rsidRPr="00E34F28" w:rsidRDefault="00DA51A5" w:rsidP="001B45BB">
      <w:pPr>
        <w:pStyle w:val="afffff5"/>
        <w:spacing w:before="0" w:after="60"/>
        <w:rPr>
          <w:rtl/>
        </w:rPr>
      </w:pPr>
      <w:bookmarkStart w:id="856" w:name="_Toc193635969"/>
      <w:bookmarkStart w:id="857" w:name="_Toc216184579"/>
      <w:r w:rsidRPr="00A10336">
        <w:rPr>
          <w:rStyle w:val="30"/>
          <w:rtl/>
        </w:rPr>
        <w:t>סומא</w:t>
      </w:r>
      <w:bookmarkEnd w:id="856"/>
      <w:bookmarkEnd w:id="857"/>
      <w:r w:rsidRPr="00FE3D07">
        <w:rPr>
          <w:rtl/>
        </w:rPr>
        <w:t xml:space="preserve"> ומי שאינו יכול לכוין את הרוחות יכוין לבו כנגד אביו שבשמים, </w:t>
      </w:r>
      <w:r w:rsidR="00C64809" w:rsidRPr="00C4656C">
        <w:rPr>
          <w:rStyle w:val="ad"/>
          <w:rtl/>
        </w:rPr>
        <w:t>ד</w:t>
      </w:r>
      <w:r w:rsidRPr="00C4656C">
        <w:rPr>
          <w:rStyle w:val="ad"/>
          <w:rFonts w:hint="cs"/>
          <w:rtl/>
        </w:rPr>
        <w:t>'</w:t>
      </w:r>
      <w:r w:rsidRPr="00C4656C">
        <w:rPr>
          <w:rStyle w:val="ad"/>
          <w:rtl/>
        </w:rPr>
        <w:t>והתפללו אל ה'</w:t>
      </w:r>
      <w:r w:rsidRPr="00C4656C">
        <w:rPr>
          <w:rStyle w:val="ad"/>
          <w:rFonts w:hint="cs"/>
          <w:rtl/>
        </w:rPr>
        <w:t>.</w:t>
      </w:r>
      <w:r w:rsidR="00EE76C7" w:rsidRPr="00FE3D07">
        <w:rPr>
          <w:rFonts w:hint="cs"/>
          <w:rtl/>
        </w:rPr>
        <w:t xml:space="preserve"> </w:t>
      </w:r>
    </w:p>
    <w:p w14:paraId="5C1571B9" w14:textId="4D66BFA2" w:rsidR="0082324A" w:rsidRPr="00701C6E" w:rsidRDefault="00DA51A5" w:rsidP="00C4656C">
      <w:pPr>
        <w:pStyle w:val="af4"/>
        <w:rPr>
          <w:rStyle w:val="ad"/>
          <w:rtl/>
        </w:rPr>
      </w:pPr>
      <w:bookmarkStart w:id="858" w:name="_Toc193635970"/>
      <w:bookmarkStart w:id="859" w:name="_Toc216184580"/>
      <w:r w:rsidRPr="00F95182">
        <w:rPr>
          <w:rStyle w:val="afffffd"/>
          <w:spacing w:val="0"/>
          <w:rtl/>
        </w:rPr>
        <w:t>עומד בחו</w:t>
      </w:r>
      <w:r w:rsidRPr="00F95182">
        <w:rPr>
          <w:rStyle w:val="afffffd"/>
          <w:rFonts w:hint="cs"/>
          <w:spacing w:val="0"/>
          <w:rtl/>
        </w:rPr>
        <w:t>"ל</w:t>
      </w:r>
      <w:bookmarkEnd w:id="858"/>
      <w:bookmarkEnd w:id="859"/>
      <w:r w:rsidRPr="00F95182">
        <w:rPr>
          <w:rtl/>
        </w:rPr>
        <w:t xml:space="preserve"> יכוין לבו כנגד ארץ ישראל </w:t>
      </w:r>
      <w:r w:rsidR="00C64809" w:rsidRPr="00F95182">
        <w:rPr>
          <w:rtl/>
        </w:rPr>
        <w:t>ד</w:t>
      </w:r>
      <w:r w:rsidRPr="00701C6E">
        <w:rPr>
          <w:rStyle w:val="ad"/>
          <w:rtl/>
        </w:rPr>
        <w:t>'והתפללו אליך דרך ארצם</w:t>
      </w:r>
      <w:r w:rsidRPr="00701C6E">
        <w:rPr>
          <w:rStyle w:val="ad"/>
          <w:rFonts w:hint="cs"/>
          <w:rtl/>
        </w:rPr>
        <w:t>'</w:t>
      </w:r>
      <w:r w:rsidRPr="00701C6E">
        <w:rPr>
          <w:rStyle w:val="ad"/>
          <w:rtl/>
        </w:rPr>
        <w:t>.</w:t>
      </w:r>
      <w:r w:rsidR="00EE76C7" w:rsidRPr="00701C6E">
        <w:rPr>
          <w:rStyle w:val="ad"/>
          <w:rFonts w:hint="cs"/>
          <w:rtl/>
        </w:rPr>
        <w:t xml:space="preserve"> </w:t>
      </w:r>
    </w:p>
    <w:p w14:paraId="6F92F603" w14:textId="46F4CDC4" w:rsidR="0082324A" w:rsidRPr="0029048C" w:rsidRDefault="00DA51A5" w:rsidP="001B45BB">
      <w:pPr>
        <w:spacing w:after="60"/>
        <w:rPr>
          <w:spacing w:val="-4"/>
          <w:rtl/>
        </w:rPr>
      </w:pPr>
      <w:bookmarkStart w:id="860" w:name="_Toc193635971"/>
      <w:bookmarkStart w:id="861" w:name="_Toc216184581"/>
      <w:r w:rsidRPr="0029048C">
        <w:rPr>
          <w:rStyle w:val="afffffd"/>
          <w:spacing w:val="-4"/>
          <w:rtl/>
        </w:rPr>
        <w:t>עומד בא</w:t>
      </w:r>
      <w:bookmarkEnd w:id="860"/>
      <w:r w:rsidR="001B45BB" w:rsidRPr="0029048C">
        <w:rPr>
          <w:rStyle w:val="afffffd"/>
          <w:rFonts w:hint="cs"/>
          <w:spacing w:val="-4"/>
          <w:rtl/>
        </w:rPr>
        <w:t>"י</w:t>
      </w:r>
      <w:bookmarkEnd w:id="861"/>
      <w:r w:rsidR="001B45BB" w:rsidRPr="0029048C">
        <w:rPr>
          <w:rStyle w:val="afffffd"/>
          <w:rFonts w:hint="cs"/>
          <w:spacing w:val="-4"/>
          <w:rtl/>
        </w:rPr>
        <w:t xml:space="preserve"> </w:t>
      </w:r>
      <w:r w:rsidRPr="0029048C">
        <w:rPr>
          <w:spacing w:val="-4"/>
          <w:rtl/>
        </w:rPr>
        <w:t xml:space="preserve">יכוין לבו כנגד ירושלים, </w:t>
      </w:r>
      <w:r w:rsidRPr="0029048C">
        <w:rPr>
          <w:rFonts w:hint="cs"/>
          <w:spacing w:val="-4"/>
          <w:rtl/>
        </w:rPr>
        <w:t>ד</w:t>
      </w:r>
      <w:r w:rsidRPr="0029048C">
        <w:rPr>
          <w:rStyle w:val="ad"/>
          <w:spacing w:val="-4"/>
          <w:rtl/>
        </w:rPr>
        <w:t>'והתפללו אל ה' דרך העיר אשר בחרת</w:t>
      </w:r>
      <w:r w:rsidRPr="0029048C">
        <w:rPr>
          <w:rStyle w:val="ad"/>
          <w:rFonts w:hint="cs"/>
          <w:spacing w:val="-4"/>
          <w:rtl/>
        </w:rPr>
        <w:t>'</w:t>
      </w:r>
      <w:r w:rsidRPr="0029048C">
        <w:rPr>
          <w:rStyle w:val="ad"/>
          <w:spacing w:val="-4"/>
          <w:rtl/>
        </w:rPr>
        <w:t>.</w:t>
      </w:r>
      <w:r w:rsidR="00EE76C7" w:rsidRPr="0029048C">
        <w:rPr>
          <w:rFonts w:hint="cs"/>
          <w:spacing w:val="-4"/>
          <w:rtl/>
        </w:rPr>
        <w:t xml:space="preserve"> </w:t>
      </w:r>
    </w:p>
    <w:p w14:paraId="0E31287C" w14:textId="6585534B" w:rsidR="0082324A" w:rsidRPr="000528DA" w:rsidRDefault="00DA51A5" w:rsidP="000528DA">
      <w:pPr>
        <w:rPr>
          <w:rtl/>
        </w:rPr>
      </w:pPr>
      <w:bookmarkStart w:id="862" w:name="_Toc193635972"/>
      <w:bookmarkStart w:id="863" w:name="_Toc216184582"/>
      <w:r w:rsidRPr="00F95182">
        <w:rPr>
          <w:rStyle w:val="afffffd"/>
          <w:rtl/>
        </w:rPr>
        <w:t>עומד בירושלים</w:t>
      </w:r>
      <w:bookmarkEnd w:id="862"/>
      <w:bookmarkEnd w:id="863"/>
      <w:r w:rsidRPr="00A10336">
        <w:rPr>
          <w:rStyle w:val="30"/>
          <w:rtl/>
        </w:rPr>
        <w:t xml:space="preserve"> </w:t>
      </w:r>
      <w:r w:rsidRPr="000528DA">
        <w:rPr>
          <w:rtl/>
        </w:rPr>
        <w:t xml:space="preserve">יכוין לבו כנגד </w:t>
      </w:r>
      <w:r w:rsidR="00C4656C" w:rsidRPr="000528DA">
        <w:rPr>
          <w:rFonts w:hint="cs"/>
          <w:rtl/>
        </w:rPr>
        <w:t>בית המקדש</w:t>
      </w:r>
      <w:r w:rsidRPr="000528DA">
        <w:rPr>
          <w:rtl/>
        </w:rPr>
        <w:t xml:space="preserve">, </w:t>
      </w:r>
      <w:r w:rsidRPr="00F95182">
        <w:rPr>
          <w:rStyle w:val="ad"/>
          <w:rtl/>
        </w:rPr>
        <w:t>והתפללו אל הבית הזה</w:t>
      </w:r>
      <w:r w:rsidRPr="00F95182">
        <w:rPr>
          <w:rStyle w:val="ad"/>
          <w:rFonts w:hint="cs"/>
          <w:rtl/>
        </w:rPr>
        <w:t>'</w:t>
      </w:r>
      <w:r w:rsidRPr="00F95182">
        <w:rPr>
          <w:rStyle w:val="ad"/>
          <w:rtl/>
        </w:rPr>
        <w:t>.</w:t>
      </w:r>
      <w:r w:rsidR="00EE76C7" w:rsidRPr="000528DA">
        <w:rPr>
          <w:rFonts w:hint="cs"/>
          <w:rtl/>
        </w:rPr>
        <w:t xml:space="preserve"> </w:t>
      </w:r>
    </w:p>
    <w:p w14:paraId="62066E13" w14:textId="31948F89" w:rsidR="0082324A" w:rsidRPr="00F95182" w:rsidRDefault="00DA51A5" w:rsidP="00C4656C">
      <w:pPr>
        <w:pStyle w:val="af4"/>
        <w:rPr>
          <w:rStyle w:val="ad"/>
          <w:rtl/>
        </w:rPr>
      </w:pPr>
      <w:bookmarkStart w:id="864" w:name="_Toc193635973"/>
      <w:bookmarkStart w:id="865" w:name="_Toc216184583"/>
      <w:r w:rsidRPr="00A10336">
        <w:rPr>
          <w:rStyle w:val="30"/>
          <w:rtl/>
        </w:rPr>
        <w:t>עומד בבי</w:t>
      </w:r>
      <w:r w:rsidRPr="00A10336">
        <w:rPr>
          <w:rStyle w:val="30"/>
          <w:rFonts w:hint="cs"/>
          <w:rtl/>
        </w:rPr>
        <w:t>המ</w:t>
      </w:r>
      <w:r w:rsidRPr="00A10336">
        <w:rPr>
          <w:rStyle w:val="30"/>
          <w:rtl/>
        </w:rPr>
        <w:t>"</w:t>
      </w:r>
      <w:r w:rsidRPr="00A10336">
        <w:rPr>
          <w:rStyle w:val="30"/>
          <w:rFonts w:hint="cs"/>
          <w:rtl/>
        </w:rPr>
        <w:t>ק</w:t>
      </w:r>
      <w:bookmarkEnd w:id="864"/>
      <w:bookmarkEnd w:id="865"/>
      <w:r w:rsidRPr="00FE3D07">
        <w:rPr>
          <w:rtl/>
        </w:rPr>
        <w:t xml:space="preserve"> יכוין לבו כנגד בית </w:t>
      </w:r>
      <w:r w:rsidRPr="00F95182">
        <w:rPr>
          <w:rtl/>
        </w:rPr>
        <w:t>קדשי הקדשים,</w:t>
      </w:r>
      <w:r w:rsidR="00C4656C">
        <w:rPr>
          <w:rFonts w:hint="cs"/>
          <w:spacing w:val="-2"/>
          <w:rtl/>
        </w:rPr>
        <w:t xml:space="preserve"> </w:t>
      </w:r>
      <w:r w:rsidR="009C127D">
        <w:rPr>
          <w:rFonts w:hint="cs"/>
          <w:spacing w:val="-2"/>
          <w:rtl/>
        </w:rPr>
        <w:t>ד</w:t>
      </w:r>
      <w:r w:rsidRPr="00F95182">
        <w:rPr>
          <w:rStyle w:val="ad"/>
          <w:rtl/>
        </w:rPr>
        <w:t>'והתפללו אל המקום הזה</w:t>
      </w:r>
      <w:r w:rsidRPr="00F95182">
        <w:rPr>
          <w:rStyle w:val="ad"/>
          <w:rFonts w:hint="cs"/>
          <w:rtl/>
        </w:rPr>
        <w:t>'</w:t>
      </w:r>
      <w:r w:rsidRPr="00F95182">
        <w:rPr>
          <w:rStyle w:val="ad"/>
          <w:rtl/>
        </w:rPr>
        <w:t>.</w:t>
      </w:r>
      <w:r w:rsidR="00EE76C7" w:rsidRPr="00F95182">
        <w:rPr>
          <w:rStyle w:val="ad"/>
          <w:rFonts w:hint="cs"/>
          <w:rtl/>
        </w:rPr>
        <w:t xml:space="preserve"> </w:t>
      </w:r>
    </w:p>
    <w:p w14:paraId="2BB9AD17" w14:textId="77777777" w:rsidR="0082324A" w:rsidRPr="000528DA" w:rsidRDefault="00DA51A5" w:rsidP="000528DA">
      <w:pPr>
        <w:rPr>
          <w:rtl/>
        </w:rPr>
      </w:pPr>
      <w:bookmarkStart w:id="866" w:name="_Toc193635974"/>
      <w:bookmarkStart w:id="867" w:name="_Toc216184584"/>
      <w:r w:rsidRPr="00A10336">
        <w:rPr>
          <w:rStyle w:val="30"/>
          <w:rtl/>
        </w:rPr>
        <w:lastRenderedPageBreak/>
        <w:t>עומד בבית קדשי הקדשים</w:t>
      </w:r>
      <w:bookmarkEnd w:id="866"/>
      <w:bookmarkEnd w:id="867"/>
      <w:r w:rsidRPr="000528DA">
        <w:rPr>
          <w:rtl/>
        </w:rPr>
        <w:t xml:space="preserve"> יכוין</w:t>
      </w:r>
      <w:r w:rsidR="00CE3BDC" w:rsidRPr="000528DA">
        <w:rPr>
          <w:rtl/>
        </w:rPr>
        <w:t xml:space="preserve"> </w:t>
      </w:r>
      <w:r w:rsidRPr="000528DA">
        <w:rPr>
          <w:rtl/>
        </w:rPr>
        <w:t>לבו כנגד בית הכפורת.</w:t>
      </w:r>
      <w:r w:rsidR="00291D7F" w:rsidRPr="000528DA">
        <w:rPr>
          <w:rFonts w:hint="cs"/>
          <w:rtl/>
        </w:rPr>
        <w:t xml:space="preserve"> </w:t>
      </w:r>
    </w:p>
    <w:p w14:paraId="0D320B33" w14:textId="77777777" w:rsidR="00CE3BDC" w:rsidRPr="000528DA" w:rsidRDefault="00DA51A5" w:rsidP="000528DA">
      <w:pPr>
        <w:rPr>
          <w:rtl/>
        </w:rPr>
      </w:pPr>
      <w:bookmarkStart w:id="868" w:name="_Toc193635975"/>
      <w:bookmarkStart w:id="869" w:name="_Toc216184585"/>
      <w:r w:rsidRPr="00A10336">
        <w:rPr>
          <w:rStyle w:val="30"/>
          <w:rtl/>
        </w:rPr>
        <w:t>עומד אחורי בית הכפורת</w:t>
      </w:r>
      <w:bookmarkEnd w:id="868"/>
      <w:bookmarkEnd w:id="869"/>
      <w:r w:rsidRPr="000528DA">
        <w:rPr>
          <w:rtl/>
        </w:rPr>
        <w:t xml:space="preserve"> יראה עצמו כאילו לפני הכפורת. נמצא: עומד במזרח מחזיר פניו למערב, במערב מחזיר פניו למזרח,</w:t>
      </w:r>
      <w:r w:rsidR="00EE76C7" w:rsidRPr="000528DA">
        <w:rPr>
          <w:rtl/>
        </w:rPr>
        <w:t xml:space="preserve"> בדרום מחזיר פניו לצפון, בצפון</w:t>
      </w:r>
      <w:r w:rsidR="00EE76C7" w:rsidRPr="000528DA">
        <w:rPr>
          <w:rFonts w:hint="cs"/>
          <w:rtl/>
        </w:rPr>
        <w:t xml:space="preserve"> </w:t>
      </w:r>
      <w:r w:rsidRPr="000528DA">
        <w:rPr>
          <w:rtl/>
        </w:rPr>
        <w:t>מחזיר פניו לדרום.</w:t>
      </w:r>
      <w:r w:rsidR="00EE76C7" w:rsidRPr="000528DA">
        <w:rPr>
          <w:rFonts w:hint="cs"/>
          <w:rtl/>
        </w:rPr>
        <w:t xml:space="preserve"> </w:t>
      </w:r>
      <w:r w:rsidRPr="00A10336">
        <w:rPr>
          <w:rStyle w:val="30"/>
          <w:rtl/>
        </w:rPr>
        <w:t xml:space="preserve">נמצאו כל ישראל מכוונין לבם </w:t>
      </w:r>
      <w:r w:rsidRPr="000528DA">
        <w:rPr>
          <w:rtl/>
        </w:rPr>
        <w:t>למקום אחד.</w:t>
      </w:r>
      <w:r w:rsidR="00EE76C7" w:rsidRPr="000528DA">
        <w:rPr>
          <w:rFonts w:hint="cs"/>
          <w:rtl/>
        </w:rPr>
        <w:t xml:space="preserve"> </w:t>
      </w:r>
    </w:p>
    <w:p w14:paraId="3B2EB03F" w14:textId="6E058A6A" w:rsidR="00A24328" w:rsidRDefault="00DA51A5" w:rsidP="009A59D1">
      <w:pPr>
        <w:pStyle w:val="38"/>
        <w:framePr w:wrap="notBeside"/>
        <w:rPr>
          <w:rtl/>
        </w:rPr>
      </w:pPr>
      <w:r w:rsidRPr="00660D7A">
        <w:rPr>
          <w:rFonts w:hint="cs"/>
          <w:rtl/>
        </w:rPr>
        <w:t>ר</w:t>
      </w:r>
      <w:r w:rsidRPr="00660D7A">
        <w:rPr>
          <w:rtl/>
        </w:rPr>
        <w:t>"</w:t>
      </w:r>
      <w:r w:rsidRPr="00660D7A">
        <w:rPr>
          <w:rFonts w:hint="cs"/>
          <w:rtl/>
        </w:rPr>
        <w:t>א</w:t>
      </w:r>
      <w:r w:rsidR="00A24328">
        <w:rPr>
          <w:rFonts w:hint="cs"/>
          <w:rtl/>
        </w:rPr>
        <w:t>:</w:t>
      </w:r>
    </w:p>
    <w:p w14:paraId="2BD5599A" w14:textId="0AE9820C" w:rsidR="00C4656C" w:rsidRPr="000528DA" w:rsidRDefault="00DA51A5" w:rsidP="00701C6E">
      <w:pPr>
        <w:spacing w:after="120"/>
        <w:rPr>
          <w:rtl/>
        </w:rPr>
      </w:pPr>
      <w:r w:rsidRPr="00A4639B">
        <w:rPr>
          <w:rStyle w:val="ad"/>
          <w:rFonts w:hint="cs"/>
          <w:rtl/>
        </w:rPr>
        <w:t>'</w:t>
      </w:r>
      <w:r w:rsidRPr="00A4639B">
        <w:rPr>
          <w:rStyle w:val="ad"/>
          <w:rtl/>
        </w:rPr>
        <w:t>כמגדל דויד צוארך בנוי לתלפיות</w:t>
      </w:r>
      <w:r w:rsidRPr="00A4639B">
        <w:rPr>
          <w:rStyle w:val="ad"/>
          <w:rFonts w:hint="cs"/>
          <w:rtl/>
        </w:rPr>
        <w:t>'</w:t>
      </w:r>
      <w:r w:rsidRPr="00A4639B">
        <w:rPr>
          <w:rStyle w:val="ad"/>
          <w:rtl/>
        </w:rPr>
        <w:t>,</w:t>
      </w:r>
      <w:r w:rsidRPr="000528DA">
        <w:rPr>
          <w:rtl/>
        </w:rPr>
        <w:t xml:space="preserve"> תל שכל פיות פונים בו</w:t>
      </w:r>
    </w:p>
    <w:p w14:paraId="7E2C81E4" w14:textId="77777777" w:rsidR="00A24328" w:rsidRDefault="00DA51A5" w:rsidP="009A59D1">
      <w:pPr>
        <w:pStyle w:val="38"/>
        <w:framePr w:wrap="notBeside"/>
        <w:rPr>
          <w:rtl/>
        </w:rPr>
      </w:pPr>
      <w:r w:rsidRPr="00660D7A">
        <w:rPr>
          <w:rtl/>
        </w:rPr>
        <w:t>אבוה דשמואל ולוי</w:t>
      </w:r>
      <w:r w:rsidR="00A24328">
        <w:rPr>
          <w:rtl/>
        </w:rPr>
        <w:t>:</w:t>
      </w:r>
    </w:p>
    <w:p w14:paraId="78862312" w14:textId="092C28F9" w:rsidR="00DA51A5" w:rsidRPr="000528DA" w:rsidRDefault="00DA51A5" w:rsidP="000528DA">
      <w:pPr>
        <w:rPr>
          <w:rtl/>
        </w:rPr>
      </w:pPr>
      <w:bookmarkStart w:id="870" w:name="_Toc193635976"/>
      <w:bookmarkStart w:id="871" w:name="_Toc216184586"/>
      <w:r w:rsidRPr="00A10336">
        <w:rPr>
          <w:rStyle w:val="30"/>
          <w:rtl/>
        </w:rPr>
        <w:t>כ</w:t>
      </w:r>
      <w:r w:rsidRPr="00A10336">
        <w:rPr>
          <w:rStyle w:val="30"/>
          <w:rFonts w:hint="cs"/>
          <w:rtl/>
        </w:rPr>
        <w:t>שרצו לצאת לדרך ה</w:t>
      </w:r>
      <w:r w:rsidR="00675C7D" w:rsidRPr="00A10336">
        <w:rPr>
          <w:rStyle w:val="30"/>
          <w:rFonts w:hint="cs"/>
          <w:rtl/>
        </w:rPr>
        <w:t>קדימו</w:t>
      </w:r>
      <w:r w:rsidRPr="00A10336">
        <w:rPr>
          <w:rStyle w:val="30"/>
          <w:rFonts w:hint="cs"/>
          <w:rtl/>
        </w:rPr>
        <w:t xml:space="preserve"> להתפלל</w:t>
      </w:r>
      <w:bookmarkEnd w:id="870"/>
      <w:bookmarkEnd w:id="871"/>
      <w:r w:rsidRPr="000528DA">
        <w:rPr>
          <w:rFonts w:ascii="Fb Fontext" w:hAnsi="Fb Fontext" w:hint="cs"/>
          <w:rtl/>
        </w:rPr>
        <w:t xml:space="preserve"> וכשהגיע </w:t>
      </w:r>
      <w:r>
        <w:rPr>
          <w:rFonts w:ascii="Fb Fontext" w:hAnsi="Fb Fontext"/>
          <w:rtl/>
        </w:rPr>
        <w:t xml:space="preserve">זמן </w:t>
      </w:r>
      <w:r>
        <w:rPr>
          <w:rStyle w:val="afffff9"/>
          <w:rFonts w:ascii="Fb Fontext" w:hAnsi="Fb Fontext"/>
          <w:rtl/>
          <w:rPrChange w:id="9208" w:author="מנוע אמוראים" w:date="2026-10-05T16:40:51Z">
            <w:rPr>
              <w:rFonts w:ascii="Fb Fontext" w:hAnsi="Fb Fontext"/>
              <w:rtl/>
            </w:rPr>
          </w:rPrChange>
        </w:rPr>
        <w:t xml:space="preserve">קר"ש</w:t>
      </w:r>
      <w:r>
        <w:rPr>
          <w:rFonts w:ascii="Fb Fontext" w:hAnsi="Fb Fontext"/>
          <w:rtl/>
        </w:rPr>
        <w:t xml:space="preserve"> קרו.</w:t>
      </w:r>
      <w:r w:rsidR="00EE76C7" w:rsidRPr="000528DA">
        <w:rPr>
          <w:rFonts w:ascii="Fb Fontext" w:hAnsi="Fb Fontext" w:hint="cs"/>
          <w:rtl/>
        </w:rPr>
        <w:t xml:space="preserve"> </w:t>
      </w:r>
      <w:r w:rsidRPr="00701C6E">
        <w:rPr>
          <w:rStyle w:val="afffff9"/>
          <w:rFonts w:hint="cs"/>
          <w:rtl/>
        </w:rPr>
        <w:t>וכד</w:t>
      </w:r>
      <w:r w:rsidR="00675C7D" w:rsidRPr="00701C6E">
        <w:rPr>
          <w:rStyle w:val="afffff9"/>
          <w:rtl/>
        </w:rPr>
        <w:t>תניא:</w:t>
      </w:r>
      <w:r w:rsidR="00675C7D" w:rsidRPr="000528DA">
        <w:rPr>
          <w:rtl/>
        </w:rPr>
        <w:t xml:space="preserve"> השכים לצאת לדרך</w:t>
      </w:r>
      <w:r>
        <w:rPr>
          <w:rtl/>
        </w:rPr>
        <w:t xml:space="preserve"> מביאין לו שופר ותוקע, לולב ומנענע, מגילה וקורא בה, וכשיגיע זמן </w:t>
      </w:r>
      <w:r>
        <w:rPr>
          <w:rStyle w:val="afffff9"/>
          <w:rtl/>
          <w:rPrChange w:id="9209" w:author="מנוע אמוראים" w:date="2026-10-05T16:40:51Z">
            <w:rPr>
              <w:rtl/>
            </w:rPr>
          </w:rPrChange>
        </w:rPr>
        <w:t xml:space="preserve">קר"ש</w:t>
      </w:r>
      <w:r>
        <w:rPr>
          <w:rtl/>
        </w:rPr>
        <w:t xml:space="preserve"> קורא.</w:t>
      </w:r>
    </w:p>
    <w:p w14:paraId="4B38F4C8" w14:textId="77777777" w:rsidR="00C4656C" w:rsidRPr="000528DA" w:rsidRDefault="00DA51A5" w:rsidP="000528DA">
      <w:pPr>
        <w:rPr>
          <w:rtl/>
        </w:rPr>
      </w:pPr>
      <w:bookmarkStart w:id="872" w:name="_Toc193635977"/>
      <w:bookmarkStart w:id="873" w:name="_Toc216184587"/>
      <w:r w:rsidRPr="00A10336">
        <w:rPr>
          <w:rStyle w:val="30"/>
          <w:rtl/>
        </w:rPr>
        <w:t>ה</w:t>
      </w:r>
      <w:r w:rsidR="00CC2CD9" w:rsidRPr="00A10336">
        <w:rPr>
          <w:rStyle w:val="30"/>
          <w:rtl/>
        </w:rPr>
        <w:t>שכים לישב בקרון או בספינה</w:t>
      </w:r>
      <w:bookmarkEnd w:id="872"/>
      <w:bookmarkEnd w:id="873"/>
      <w:r w:rsidRPr="00A10336">
        <w:rPr>
          <w:rStyle w:val="30"/>
          <w:rtl/>
        </w:rPr>
        <w:t xml:space="preserve"> </w:t>
      </w:r>
      <w:r>
        <w:rPr>
          <w:rtl/>
        </w:rPr>
        <w:t xml:space="preserve">מתפלל, וכשיגיע זמן </w:t>
      </w:r>
      <w:r>
        <w:rPr>
          <w:rStyle w:val="afffff9"/>
          <w:rtl/>
          <w:rPrChange w:id="9210" w:author="מנוע אמוראים" w:date="2026-10-05T16:40:51Z">
            <w:rPr>
              <w:rtl/>
            </w:rPr>
          </w:rPrChange>
        </w:rPr>
        <w:t xml:space="preserve">קר"ש</w:t>
      </w:r>
      <w:r>
        <w:rPr>
          <w:rtl/>
        </w:rPr>
        <w:t xml:space="preserve"> קורא.</w:t>
      </w:r>
      <w:r w:rsidR="00CC2CD9" w:rsidRPr="000528DA">
        <w:rPr>
          <w:rFonts w:hint="cs"/>
          <w:rtl/>
        </w:rPr>
        <w:t xml:space="preserve"> </w:t>
      </w:r>
    </w:p>
    <w:p w14:paraId="349724D3" w14:textId="29403BFA" w:rsidR="00A24328" w:rsidRDefault="00DA51A5" w:rsidP="009A59D1">
      <w:pPr>
        <w:pStyle w:val="38"/>
        <w:framePr w:wrap="notBeside"/>
        <w:rPr>
          <w:rtl/>
        </w:rPr>
      </w:pPr>
      <w:r w:rsidRPr="00660D7A">
        <w:rPr>
          <w:rFonts w:hint="cs"/>
          <w:rtl/>
        </w:rPr>
        <w:t>רשב</w:t>
      </w:r>
      <w:r w:rsidRPr="00660D7A">
        <w:rPr>
          <w:rtl/>
        </w:rPr>
        <w:t>"</w:t>
      </w:r>
      <w:r w:rsidRPr="00660D7A">
        <w:rPr>
          <w:rFonts w:hint="cs"/>
          <w:rtl/>
        </w:rPr>
        <w:t>א</w:t>
      </w:r>
      <w:r w:rsidR="00A24328">
        <w:rPr>
          <w:rtl/>
        </w:rPr>
        <w:t>:</w:t>
      </w:r>
    </w:p>
    <w:p w14:paraId="4CFC4F37" w14:textId="6354D32D" w:rsidR="009C127D" w:rsidRPr="000528DA" w:rsidRDefault="00DA51A5" w:rsidP="000528DA">
      <w:pPr>
        <w:rPr>
          <w:rtl/>
        </w:rPr>
      </w:pPr>
      <w:r>
        <w:rPr>
          <w:rtl/>
        </w:rPr>
        <w:t xml:space="preserve">בין כך קורא </w:t>
      </w:r>
      <w:r>
        <w:rPr>
          <w:rStyle w:val="afffff9"/>
          <w:rtl/>
          <w:rPrChange w:id="9211" w:author="מנוע אמוראים" w:date="2026-10-05T16:40:51Z">
            <w:rPr>
              <w:rtl/>
            </w:rPr>
          </w:rPrChange>
        </w:rPr>
        <w:t xml:space="preserve">קר"ש</w:t>
      </w:r>
      <w:r>
        <w:rPr>
          <w:rtl/>
        </w:rPr>
        <w:t xml:space="preserve"> ומתפלל, כדי שיסמוך גאולה לתפלה.</w:t>
      </w:r>
      <w:r w:rsidR="00CC2CD9" w:rsidRPr="000528DA">
        <w:rPr>
          <w:rFonts w:hint="cs"/>
          <w:rtl/>
        </w:rPr>
        <w:t xml:space="preserve"> </w:t>
      </w:r>
    </w:p>
    <w:p w14:paraId="4FC3F60A" w14:textId="3780AA6A" w:rsidR="00A24328" w:rsidRDefault="00DA51A5" w:rsidP="009A59D1">
      <w:pPr>
        <w:pStyle w:val="38"/>
        <w:framePr w:wrap="notBeside"/>
        <w:rPr>
          <w:rtl/>
        </w:rPr>
      </w:pPr>
      <w:r w:rsidRPr="00660D7A">
        <w:rPr>
          <w:rFonts w:hint="cs"/>
          <w:rtl/>
        </w:rPr>
        <w:t>ו</w:t>
      </w:r>
      <w:r w:rsidR="00A72708" w:rsidRPr="00660D7A">
        <w:rPr>
          <w:rFonts w:hint="cs"/>
          <w:rtl/>
        </w:rPr>
        <w:t>חלקו</w:t>
      </w:r>
      <w:r w:rsidR="009B14FE">
        <w:rPr>
          <w:rFonts w:hint="cs"/>
          <w:rtl/>
        </w:rPr>
        <w:t>:</w:t>
      </w:r>
    </w:p>
    <w:p w14:paraId="0677DD8E" w14:textId="256C88AC" w:rsidR="00DA51A5" w:rsidRPr="000528DA" w:rsidRDefault="00DA51A5" w:rsidP="000528DA">
      <w:pPr>
        <w:rPr>
          <w:rtl/>
        </w:rPr>
      </w:pPr>
      <w:bookmarkStart w:id="874" w:name="_Toc193635978"/>
      <w:bookmarkStart w:id="875" w:name="_Toc216184588"/>
      <w:r w:rsidRPr="00A10336">
        <w:rPr>
          <w:rStyle w:val="30"/>
          <w:rFonts w:hint="cs"/>
          <w:rtl/>
        </w:rPr>
        <w:t xml:space="preserve">אי </w:t>
      </w:r>
      <w:r w:rsidRPr="00A10336">
        <w:rPr>
          <w:rStyle w:val="30"/>
          <w:rtl/>
        </w:rPr>
        <w:t>תפלה מעומד</w:t>
      </w:r>
      <w:bookmarkEnd w:id="874"/>
      <w:bookmarkEnd w:id="875"/>
      <w:r w:rsidRPr="00A10336">
        <w:rPr>
          <w:rStyle w:val="30"/>
          <w:rtl/>
        </w:rPr>
        <w:t xml:space="preserve"> </w:t>
      </w:r>
      <w:r w:rsidR="00CC2CD9" w:rsidRPr="000528DA">
        <w:rPr>
          <w:rFonts w:hint="cs"/>
          <w:rtl/>
        </w:rPr>
        <w:t xml:space="preserve">או </w:t>
      </w:r>
      <w:r w:rsidRPr="00A10336">
        <w:rPr>
          <w:rStyle w:val="30"/>
          <w:rtl/>
        </w:rPr>
        <w:t>מסמך גאולה לתפלה עדיף.</w:t>
      </w:r>
    </w:p>
    <w:p w14:paraId="3F7B4BA1" w14:textId="111EC964" w:rsidR="00675C7D" w:rsidRPr="00E34F28" w:rsidRDefault="00683C59" w:rsidP="00F50A20">
      <w:pPr>
        <w:pStyle w:val="afffa"/>
        <w:rPr>
          <w:rtl/>
        </w:rPr>
      </w:pPr>
      <w:r>
        <w:rPr>
          <w:rFonts w:hint="cs"/>
          <w:rtl/>
        </w:rPr>
        <w:t>***</w:t>
      </w:r>
    </w:p>
    <w:p w14:paraId="38AA01F4" w14:textId="77777777" w:rsidR="00A24328" w:rsidRDefault="00DA51A5" w:rsidP="009A59D1">
      <w:pPr>
        <w:pStyle w:val="38"/>
        <w:framePr w:wrap="notBeside"/>
        <w:rPr>
          <w:rtl/>
        </w:rPr>
      </w:pPr>
      <w:r w:rsidRPr="00660D7A">
        <w:rPr>
          <w:rtl/>
        </w:rPr>
        <w:t>מרימר ומ</w:t>
      </w:r>
      <w:r w:rsidRPr="00660D7A">
        <w:rPr>
          <w:rFonts w:hint="cs"/>
          <w:rtl/>
        </w:rPr>
        <w:t>"ז</w:t>
      </w:r>
      <w:r w:rsidR="00A24328">
        <w:rPr>
          <w:rtl/>
        </w:rPr>
        <w:t>:</w:t>
      </w:r>
    </w:p>
    <w:p w14:paraId="78113E6B" w14:textId="4D25A7FA" w:rsidR="00DA51A5" w:rsidRPr="00E34F28" w:rsidRDefault="00CC2CD9" w:rsidP="00C4656C">
      <w:pPr>
        <w:pStyle w:val="afffff5"/>
        <w:spacing w:before="0" w:after="60"/>
        <w:rPr>
          <w:rtl/>
        </w:rPr>
      </w:pPr>
      <w:bookmarkStart w:id="876" w:name="_Toc193635979"/>
      <w:bookmarkStart w:id="877" w:name="_Toc216184589"/>
      <w:r w:rsidRPr="00A10336">
        <w:rPr>
          <w:rStyle w:val="30"/>
          <w:rFonts w:hint="cs"/>
          <w:rtl/>
        </w:rPr>
        <w:t xml:space="preserve">כינסו </w:t>
      </w:r>
      <w:r w:rsidRPr="00A10336">
        <w:rPr>
          <w:rStyle w:val="30"/>
          <w:rtl/>
        </w:rPr>
        <w:t>עשרה</w:t>
      </w:r>
      <w:bookmarkEnd w:id="876"/>
      <w:bookmarkEnd w:id="877"/>
      <w:r w:rsidRPr="00C4656C">
        <w:rPr>
          <w:rtl/>
        </w:rPr>
        <w:t xml:space="preserve"> בשבת </w:t>
      </w:r>
      <w:r w:rsidRPr="00C4656C">
        <w:rPr>
          <w:rFonts w:hint="cs"/>
          <w:rtl/>
        </w:rPr>
        <w:t>ה</w:t>
      </w:r>
      <w:r w:rsidR="00DA51A5" w:rsidRPr="00C4656C">
        <w:rPr>
          <w:rtl/>
        </w:rPr>
        <w:t>רגל ו</w:t>
      </w:r>
      <w:r w:rsidRPr="00C4656C">
        <w:rPr>
          <w:rFonts w:hint="cs"/>
          <w:rtl/>
        </w:rPr>
        <w:t>התפללו ואח</w:t>
      </w:r>
      <w:r w:rsidR="00AE16FF" w:rsidRPr="00C4656C">
        <w:rPr>
          <w:rtl/>
        </w:rPr>
        <w:t>"</w:t>
      </w:r>
      <w:r w:rsidRPr="00C4656C">
        <w:rPr>
          <w:rFonts w:hint="cs"/>
          <w:rtl/>
        </w:rPr>
        <w:t>כ</w:t>
      </w:r>
      <w:r w:rsidRPr="00C4656C">
        <w:rPr>
          <w:rtl/>
        </w:rPr>
        <w:t xml:space="preserve"> </w:t>
      </w:r>
      <w:r w:rsidRPr="00C4656C">
        <w:rPr>
          <w:rFonts w:hint="cs"/>
          <w:rtl/>
        </w:rPr>
        <w:t xml:space="preserve">יצאו </w:t>
      </w:r>
      <w:r w:rsidR="00DA51A5" w:rsidRPr="00C4656C">
        <w:rPr>
          <w:rtl/>
        </w:rPr>
        <w:t>לפרקא.</w:t>
      </w:r>
    </w:p>
    <w:p w14:paraId="38EB4BA2" w14:textId="77777777" w:rsidR="00A24328" w:rsidRDefault="00DA51A5" w:rsidP="009A59D1">
      <w:pPr>
        <w:pStyle w:val="38"/>
        <w:framePr w:wrap="notBeside"/>
        <w:rPr>
          <w:rtl/>
        </w:rPr>
      </w:pPr>
      <w:r w:rsidRPr="00660D7A">
        <w:rPr>
          <w:rFonts w:hint="cs"/>
          <w:rtl/>
        </w:rPr>
        <w:t>ר"א</w:t>
      </w:r>
      <w:r w:rsidR="00A24328">
        <w:rPr>
          <w:rtl/>
        </w:rPr>
        <w:t>:</w:t>
      </w:r>
    </w:p>
    <w:p w14:paraId="5A50507B" w14:textId="619E73DF" w:rsidR="001B45BB" w:rsidRPr="00F95182" w:rsidRDefault="00DA51A5" w:rsidP="001B45BB">
      <w:pPr>
        <w:pStyle w:val="afffff5"/>
        <w:spacing w:before="0"/>
        <w:rPr>
          <w:rtl/>
        </w:rPr>
      </w:pPr>
      <w:bookmarkStart w:id="878" w:name="_Toc193635980"/>
      <w:bookmarkStart w:id="879" w:name="_Toc216184590"/>
      <w:r w:rsidRPr="00F95182">
        <w:rPr>
          <w:rStyle w:val="30"/>
          <w:rtl/>
        </w:rPr>
        <w:t>מ</w:t>
      </w:r>
      <w:r w:rsidRPr="00F95182">
        <w:rPr>
          <w:rStyle w:val="30"/>
          <w:rFonts w:hint="cs"/>
          <w:rtl/>
        </w:rPr>
        <w:t>תפלל ביח</w:t>
      </w:r>
      <w:r w:rsidR="00CE3BDC" w:rsidRPr="00F95182">
        <w:rPr>
          <w:rStyle w:val="30"/>
          <w:rFonts w:hint="cs"/>
          <w:rtl/>
        </w:rPr>
        <w:t>י</w:t>
      </w:r>
      <w:r w:rsidRPr="00F95182">
        <w:rPr>
          <w:rStyle w:val="30"/>
          <w:rFonts w:hint="cs"/>
          <w:rtl/>
        </w:rPr>
        <w:t>ד עם הציבור מיושב</w:t>
      </w:r>
      <w:bookmarkEnd w:id="878"/>
      <w:bookmarkEnd w:id="879"/>
      <w:r w:rsidRPr="00F95182">
        <w:rPr>
          <w:rFonts w:hint="cs"/>
          <w:rtl/>
        </w:rPr>
        <w:t xml:space="preserve"> כשבא לביתו חזר ו</w:t>
      </w:r>
      <w:r w:rsidR="001B45BB" w:rsidRPr="00F95182">
        <w:rPr>
          <w:rFonts w:hint="cs"/>
          <w:rtl/>
        </w:rPr>
        <w:t>ה</w:t>
      </w:r>
      <w:r w:rsidRPr="00F95182">
        <w:rPr>
          <w:rFonts w:hint="cs"/>
          <w:rtl/>
        </w:rPr>
        <w:t>תפלל מעומד</w:t>
      </w:r>
    </w:p>
    <w:p w14:paraId="2C7ADD7C" w14:textId="77777777" w:rsidR="001B45BB" w:rsidRDefault="00DA51A5" w:rsidP="001B45BB">
      <w:pPr>
        <w:pStyle w:val="38"/>
        <w:framePr w:wrap="notBeside"/>
        <w:rPr>
          <w:rtl/>
        </w:rPr>
      </w:pPr>
      <w:r w:rsidRPr="00C4656C">
        <w:rPr>
          <w:rFonts w:hint="cs"/>
          <w:rtl/>
        </w:rPr>
        <w:t>ולא נהג</w:t>
      </w:r>
      <w:r w:rsidRPr="001B45BB">
        <w:rPr>
          <w:rFonts w:hint="cs"/>
          <w:rtl/>
        </w:rPr>
        <w:t xml:space="preserve"> כמ</w:t>
      </w:r>
      <w:r w:rsidRPr="001B45BB">
        <w:rPr>
          <w:rtl/>
        </w:rPr>
        <w:t>"</w:t>
      </w:r>
      <w:r w:rsidRPr="001B45BB">
        <w:rPr>
          <w:rFonts w:hint="cs"/>
          <w:rtl/>
        </w:rPr>
        <w:t>ז</w:t>
      </w:r>
    </w:p>
    <w:p w14:paraId="48949465" w14:textId="04B19258" w:rsidR="009C127D" w:rsidRPr="00E34F28" w:rsidRDefault="00DA51A5" w:rsidP="00C4656C">
      <w:pPr>
        <w:pStyle w:val="afffff5"/>
        <w:spacing w:before="0"/>
        <w:rPr>
          <w:rtl/>
        </w:rPr>
      </w:pPr>
      <w:r w:rsidRPr="00F95182">
        <w:rPr>
          <w:rFonts w:hint="cs"/>
          <w:rtl/>
        </w:rPr>
        <w:t>שטרחה היתה לו</w:t>
      </w:r>
      <w:r w:rsidRPr="00FE3D07">
        <w:rPr>
          <w:rFonts w:hint="cs"/>
          <w:rtl/>
        </w:rPr>
        <w:t xml:space="preserve">, </w:t>
      </w:r>
    </w:p>
    <w:p w14:paraId="09D8129C" w14:textId="77777777" w:rsidR="00A24328" w:rsidRDefault="00DA51A5" w:rsidP="009A59D1">
      <w:pPr>
        <w:pStyle w:val="38"/>
        <w:framePr w:wrap="notBeside"/>
        <w:rPr>
          <w:rtl/>
        </w:rPr>
      </w:pPr>
      <w:r w:rsidRPr="00660D7A">
        <w:rPr>
          <w:rFonts w:hint="cs"/>
          <w:rtl/>
        </w:rPr>
        <w:t>ולא כשמואל ולוי</w:t>
      </w:r>
      <w:r w:rsidR="00A24328">
        <w:rPr>
          <w:rtl/>
        </w:rPr>
        <w:t>:</w:t>
      </w:r>
    </w:p>
    <w:p w14:paraId="070DB48C" w14:textId="6E2E8603" w:rsidR="00DA51A5" w:rsidRPr="000528DA" w:rsidRDefault="00DA51A5" w:rsidP="000528DA">
      <w:pPr>
        <w:rPr>
          <w:rtl/>
        </w:rPr>
      </w:pPr>
      <w:r w:rsidRPr="000528DA">
        <w:rPr>
          <w:rFonts w:hint="cs"/>
          <w:rtl/>
        </w:rPr>
        <w:t>דלא ראה לרבנן הזקנים שכך נהגו.</w:t>
      </w:r>
    </w:p>
    <w:p w14:paraId="33D407C5" w14:textId="2CF3E613" w:rsidR="00675C7D" w:rsidRPr="00E34F28" w:rsidRDefault="00683C59" w:rsidP="00F50A20">
      <w:pPr>
        <w:pStyle w:val="afffa"/>
        <w:rPr>
          <w:rtl/>
        </w:rPr>
      </w:pPr>
      <w:r>
        <w:rPr>
          <w:rFonts w:hint="cs"/>
          <w:rtl/>
        </w:rPr>
        <w:t>***</w:t>
      </w:r>
      <w:r w:rsidR="00C4656C">
        <w:rPr>
          <w:rFonts w:hint="cs"/>
          <w:rtl/>
        </w:rPr>
        <w:t>*</w:t>
      </w:r>
    </w:p>
    <w:p>
      <w:pPr>
        <w:pStyle w:val="MishnaBatzad"/>
        <w:rPr>
          <w:ins w:id="20002" w:author="קלוד" w:date="2026-10-06T10:43:25Z"/>
        </w:rPr>
      </w:pPr>
      <w:ins w:id="20001" w:author="קלוד" w:date="2026-10-06T10:43:25Z">
        <w:r>
          <w:t xml:space="preserve">משנה ז</w:t>
        </w:r>
      </w:ins>
    </w:p>
    <w:p w14:paraId="683AF126" w14:textId="77777777" w:rsidR="00CE3BDC" w:rsidRPr="00E34F28" w:rsidRDefault="00CC2CD9" w:rsidP="001619FE">
      <w:pPr>
        <w:pStyle w:val="a3"/>
        <w:spacing w:before="120"/>
        <w:rPr>
          <w:rtl/>
        </w:rPr>
        <w:pPrChange w:id="90017" w:author="קלוד" w:date="2026-10-08T12:08:16Z">
          <w:pPr>
            <w:pStyle w:val="a3"/>
          </w:pPr>
        </w:pPrChange>
      </w:pPr>
      <w:r w:rsidRPr="00A10336">
        <w:rPr>
          <w:rStyle w:val="affffff0"/>
          <w:rFonts w:hint="cs"/>
          <w:rtl/>
        </w:rPr>
        <w:t>ת</w:t>
      </w:r>
      <w:r w:rsidR="00DA51A5" w:rsidRPr="00A10336">
        <w:rPr>
          <w:rStyle w:val="affffff0"/>
          <w:rtl/>
        </w:rPr>
        <w:t>פלת המוספין</w:t>
      </w:r>
      <w:r w:rsidRPr="00F75DF3">
        <w:rPr>
          <w:rFonts w:hint="cs"/>
          <w:rtl/>
        </w:rPr>
        <w:t xml:space="preserve"> </w:t>
      </w:r>
      <w:r w:rsidRPr="00F75DF3">
        <w:rPr>
          <w:rStyle w:val="affffff2"/>
          <w:rFonts w:hint="cs"/>
          <w:rtl/>
        </w:rPr>
        <w:t>ראב"ע</w:t>
      </w:r>
      <w:r w:rsidRPr="00F75DF3">
        <w:rPr>
          <w:rFonts w:hint="cs"/>
          <w:rtl/>
        </w:rPr>
        <w:t xml:space="preserve"> רק </w:t>
      </w:r>
      <w:r w:rsidR="00DA51A5" w:rsidRPr="00F75DF3">
        <w:rPr>
          <w:rtl/>
        </w:rPr>
        <w:t>בחבר עיר,</w:t>
      </w:r>
      <w:r w:rsidRPr="00F75DF3">
        <w:rPr>
          <w:rFonts w:hint="cs"/>
          <w:rtl/>
        </w:rPr>
        <w:t xml:space="preserve"> </w:t>
      </w:r>
      <w:r w:rsidR="00DA51A5" w:rsidRPr="00F75DF3">
        <w:rPr>
          <w:rStyle w:val="affffff2"/>
          <w:rtl/>
        </w:rPr>
        <w:t>וחכ"</w:t>
      </w:r>
      <w:r w:rsidR="00DA51A5" w:rsidRPr="00F75DF3">
        <w:rPr>
          <w:rStyle w:val="affffff2"/>
          <w:rFonts w:hint="cs"/>
          <w:rtl/>
        </w:rPr>
        <w:t>א</w:t>
      </w:r>
      <w:r w:rsidR="00DA51A5" w:rsidRPr="00F75DF3">
        <w:rPr>
          <w:rStyle w:val="affffff2"/>
          <w:rtl/>
        </w:rPr>
        <w:t>:</w:t>
      </w:r>
      <w:r w:rsidR="00DA51A5" w:rsidRPr="00F75DF3">
        <w:rPr>
          <w:rtl/>
        </w:rPr>
        <w:t xml:space="preserve"> </w:t>
      </w:r>
      <w:r w:rsidR="00DA51A5" w:rsidRPr="00F75DF3">
        <w:rPr>
          <w:rFonts w:hint="cs"/>
          <w:rtl/>
        </w:rPr>
        <w:t xml:space="preserve">גם </w:t>
      </w:r>
      <w:r w:rsidR="00DA51A5" w:rsidRPr="00F75DF3">
        <w:rPr>
          <w:rtl/>
        </w:rPr>
        <w:t>שלא בחבר עיר</w:t>
      </w:r>
      <w:r w:rsidR="00DA51A5" w:rsidRPr="00F75DF3">
        <w:rPr>
          <w:rFonts w:hint="cs"/>
          <w:rtl/>
        </w:rPr>
        <w:t xml:space="preserve">, </w:t>
      </w:r>
    </w:p>
    <w:p w14:paraId="38421DD1" w14:textId="77777777" w:rsidR="00DA51A5" w:rsidRPr="00E34F28" w:rsidRDefault="00DA51A5" w:rsidP="001619FE">
      <w:pPr>
        <w:pStyle w:val="a3"/>
        <w:rPr>
          <w:rtl/>
        </w:rPr>
      </w:pPr>
      <w:r w:rsidRPr="00F75DF3">
        <w:rPr>
          <w:rStyle w:val="affffff2"/>
          <w:rtl/>
        </w:rPr>
        <w:t>ר"י משמו:</w:t>
      </w:r>
      <w:r w:rsidRPr="00F75DF3">
        <w:rPr>
          <w:rtl/>
        </w:rPr>
        <w:t xml:space="preserve"> כל מקום שיש חבר עיר יחיד פטור מתפלת המוספין.</w:t>
      </w:r>
    </w:p>
    <w:p w14:paraId="5B7E9AB0" w14:textId="77777777" w:rsidR="00675C7D" w:rsidRPr="00E34F28" w:rsidRDefault="00DA51A5" w:rsidP="00B21EA4">
      <w:pPr>
        <w:pStyle w:val="afffff5"/>
        <w:jc w:val="center"/>
        <w:rPr>
          <w:rtl/>
        </w:rPr>
      </w:pPr>
      <w:bookmarkStart w:id="880" w:name="_Toc193635981"/>
      <w:bookmarkStart w:id="881" w:name="_Toc216184591"/>
      <w:r w:rsidRPr="00724E73">
        <w:rPr>
          <w:rStyle w:val="afffffd"/>
          <w:rtl/>
        </w:rPr>
        <w:t>יחיד שלא בחבר עיר</w:t>
      </w:r>
      <w:bookmarkEnd w:id="880"/>
      <w:bookmarkEnd w:id="881"/>
      <w:r w:rsidRPr="0031787F">
        <w:rPr>
          <w:rtl/>
        </w:rPr>
        <w:t>.</w:t>
      </w:r>
    </w:p>
    <w:p w14:paraId="02493CD1" w14:textId="52178E52" w:rsidR="00C63A2B" w:rsidRPr="000528DA" w:rsidRDefault="00DA51A5" w:rsidP="000528DA">
      <w:pPr>
        <w:rPr>
          <w:rtl/>
        </w:rPr>
      </w:pPr>
      <w:r w:rsidRPr="00E34F28">
        <w:rPr>
          <w:rStyle w:val="afffff9"/>
          <w:rFonts w:hint="cs"/>
          <w:rtl/>
        </w:rPr>
        <w:t>לת</w:t>
      </w:r>
      <w:r w:rsidRPr="00E34F28">
        <w:rPr>
          <w:rStyle w:val="afffff9"/>
          <w:rtl/>
        </w:rPr>
        <w:t>"</w:t>
      </w:r>
      <w:r w:rsidRPr="00E34F28">
        <w:rPr>
          <w:rStyle w:val="afffff9"/>
          <w:rFonts w:hint="cs"/>
          <w:rtl/>
        </w:rPr>
        <w:t>ק</w:t>
      </w:r>
      <w:r w:rsidR="00C4656C" w:rsidRPr="00E34F28">
        <w:rPr>
          <w:rStyle w:val="afffff9"/>
          <w:rFonts w:hint="cs"/>
          <w:rtl/>
        </w:rPr>
        <w:t>:</w:t>
      </w:r>
      <w:r w:rsidRPr="000528DA">
        <w:rPr>
          <w:rFonts w:hint="cs"/>
          <w:rtl/>
        </w:rPr>
        <w:t xml:space="preserve"> פטור</w:t>
      </w:r>
      <w:r w:rsidR="00C4656C" w:rsidRPr="000528DA">
        <w:rPr>
          <w:rFonts w:hint="cs"/>
          <w:rtl/>
        </w:rPr>
        <w:t>,</w:t>
      </w:r>
      <w:r w:rsidRPr="000528DA">
        <w:rPr>
          <w:rFonts w:hint="cs"/>
          <w:rtl/>
        </w:rPr>
        <w:t xml:space="preserve"> </w:t>
      </w:r>
      <w:r w:rsidRPr="00E34F28">
        <w:rPr>
          <w:rStyle w:val="afffff9"/>
          <w:rFonts w:hint="cs"/>
          <w:rtl/>
        </w:rPr>
        <w:t>ולר</w:t>
      </w:r>
      <w:r w:rsidRPr="00E34F28">
        <w:rPr>
          <w:rStyle w:val="afffff9"/>
          <w:rtl/>
        </w:rPr>
        <w:t>"</w:t>
      </w:r>
      <w:r w:rsidRPr="00E34F28">
        <w:rPr>
          <w:rStyle w:val="afffff9"/>
          <w:rFonts w:hint="cs"/>
          <w:rtl/>
        </w:rPr>
        <w:t>י</w:t>
      </w:r>
      <w:r w:rsidR="00C4656C" w:rsidRPr="00E34F28">
        <w:rPr>
          <w:rStyle w:val="afffff9"/>
          <w:rFonts w:hint="cs"/>
          <w:rtl/>
        </w:rPr>
        <w:t>:</w:t>
      </w:r>
      <w:r w:rsidRPr="000528DA">
        <w:rPr>
          <w:rFonts w:hint="cs"/>
          <w:rtl/>
        </w:rPr>
        <w:t xml:space="preserve"> חייב</w:t>
      </w:r>
      <w:r w:rsidR="00C63A2B" w:rsidRPr="000528DA">
        <w:rPr>
          <w:rFonts w:hint="cs"/>
          <w:rtl/>
        </w:rPr>
        <w:t>,</w:t>
      </w:r>
      <w:r w:rsidR="00CC2CD9" w:rsidRPr="000528DA">
        <w:rPr>
          <w:rFonts w:hint="cs"/>
          <w:rtl/>
        </w:rPr>
        <w:t xml:space="preserve"> </w:t>
      </w:r>
      <w:r w:rsidR="00C4656C" w:rsidRPr="00E34F28">
        <w:rPr>
          <w:rStyle w:val="afffff9"/>
          <w:rtl/>
        </w:rPr>
        <w:tab/>
      </w:r>
      <w:r w:rsidR="00C4656C" w:rsidRPr="00E34F28">
        <w:rPr>
          <w:rStyle w:val="afffff9"/>
          <w:rtl/>
        </w:rPr>
        <w:tab/>
      </w:r>
      <w:r w:rsidR="00C4656C" w:rsidRPr="00E34F28">
        <w:rPr>
          <w:rStyle w:val="afffff9"/>
          <w:rtl/>
        </w:rPr>
        <w:tab/>
      </w:r>
      <w:r w:rsidR="00C4656C" w:rsidRPr="00E34F28">
        <w:rPr>
          <w:rStyle w:val="afffff9"/>
          <w:rtl/>
        </w:rPr>
        <w:tab/>
      </w:r>
      <w:r w:rsidRPr="00E34F28">
        <w:rPr>
          <w:rStyle w:val="afffff9"/>
          <w:rFonts w:hint="cs"/>
          <w:rtl/>
        </w:rPr>
        <w:t>רחב</w:t>
      </w:r>
      <w:r w:rsidRPr="00E34F28">
        <w:rPr>
          <w:rStyle w:val="afffff9"/>
          <w:rtl/>
        </w:rPr>
        <w:t>"</w:t>
      </w:r>
      <w:r w:rsidRPr="00E34F28">
        <w:rPr>
          <w:rStyle w:val="afffff9"/>
          <w:rFonts w:hint="cs"/>
          <w:rtl/>
        </w:rPr>
        <w:t>ר</w:t>
      </w:r>
      <w:r w:rsidRPr="00E34F28">
        <w:rPr>
          <w:rStyle w:val="afffff9"/>
          <w:rtl/>
        </w:rPr>
        <w:t>:</w:t>
      </w:r>
      <w:r w:rsidRPr="000528DA">
        <w:rPr>
          <w:rtl/>
        </w:rPr>
        <w:t xml:space="preserve"> </w:t>
      </w:r>
      <w:r w:rsidRPr="00A10336">
        <w:rPr>
          <w:rStyle w:val="30"/>
          <w:rtl/>
        </w:rPr>
        <w:t>הלכה</w:t>
      </w:r>
      <w:r w:rsidRPr="000528DA">
        <w:rPr>
          <w:rtl/>
        </w:rPr>
        <w:t xml:space="preserve"> </w:t>
      </w:r>
      <w:r w:rsidRPr="00E34F28">
        <w:rPr>
          <w:rStyle w:val="afffff9"/>
          <w:rtl/>
        </w:rPr>
        <w:t xml:space="preserve">כר"י </w:t>
      </w:r>
      <w:r w:rsidRPr="00E34F28">
        <w:rPr>
          <w:rStyle w:val="afffff9"/>
          <w:rFonts w:hint="cs"/>
          <w:rtl/>
        </w:rPr>
        <w:t>מ</w:t>
      </w:r>
      <w:r w:rsidRPr="00E34F28">
        <w:rPr>
          <w:rStyle w:val="afffff9"/>
          <w:rtl/>
        </w:rPr>
        <w:t>ראב"ע.</w:t>
      </w:r>
      <w:r w:rsidR="00291D7F" w:rsidRPr="000528DA">
        <w:rPr>
          <w:rFonts w:hint="cs"/>
          <w:rtl/>
        </w:rPr>
        <w:t xml:space="preserve"> </w:t>
      </w:r>
    </w:p>
    <w:p w14:paraId="0129DD11" w14:textId="77777777" w:rsidR="00A24328" w:rsidRDefault="00DA51A5" w:rsidP="009A59D1">
      <w:pPr>
        <w:pStyle w:val="38"/>
        <w:framePr w:wrap="notBeside"/>
        <w:rPr>
          <w:rtl/>
        </w:rPr>
      </w:pPr>
      <w:r w:rsidRPr="00660D7A">
        <w:rPr>
          <w:rFonts w:hint="cs"/>
          <w:rtl/>
        </w:rPr>
        <w:t>רחב</w:t>
      </w:r>
      <w:r w:rsidRPr="00660D7A">
        <w:rPr>
          <w:rtl/>
        </w:rPr>
        <w:t>"</w:t>
      </w:r>
      <w:r w:rsidRPr="00660D7A">
        <w:rPr>
          <w:rFonts w:hint="cs"/>
          <w:rtl/>
        </w:rPr>
        <w:t>א</w:t>
      </w:r>
      <w:r w:rsidR="00A24328">
        <w:rPr>
          <w:rtl/>
        </w:rPr>
        <w:t>:</w:t>
      </w:r>
    </w:p>
    <w:p w14:paraId="4EAEDCDD" w14:textId="414EA557" w:rsidR="00DA51A5" w:rsidRPr="000528DA" w:rsidRDefault="00CC2CD9" w:rsidP="000528DA">
      <w:pPr>
        <w:rPr>
          <w:rtl/>
        </w:rPr>
      </w:pPr>
      <w:r w:rsidRPr="000528DA">
        <w:rPr>
          <w:rFonts w:hint="cs"/>
          <w:rtl/>
        </w:rPr>
        <w:t xml:space="preserve">יפה </w:t>
      </w:r>
      <w:r w:rsidR="00DA51A5" w:rsidRPr="000528DA">
        <w:rPr>
          <w:rtl/>
        </w:rPr>
        <w:t xml:space="preserve">אמרת, </w:t>
      </w:r>
      <w:r w:rsidR="00DA51A5" w:rsidRPr="00E34F28">
        <w:rPr>
          <w:rStyle w:val="afffff9"/>
          <w:rtl/>
        </w:rPr>
        <w:t>ד</w:t>
      </w:r>
      <w:r w:rsidR="00DA51A5" w:rsidRPr="00E34F28">
        <w:rPr>
          <w:rStyle w:val="afffff9"/>
          <w:rFonts w:hint="cs"/>
          <w:rtl/>
        </w:rPr>
        <w:t>ש</w:t>
      </w:r>
      <w:r w:rsidR="00DA51A5" w:rsidRPr="00E34F28">
        <w:rPr>
          <w:rStyle w:val="afffff9"/>
          <w:rtl/>
        </w:rPr>
        <w:t>מואל</w:t>
      </w:r>
      <w:r w:rsidR="00DA51A5" w:rsidRPr="000528DA">
        <w:rPr>
          <w:rtl/>
        </w:rPr>
        <w:t xml:space="preserve">: מימי לא </w:t>
      </w:r>
      <w:r w:rsidR="00DA51A5" w:rsidRPr="000528DA">
        <w:rPr>
          <w:rFonts w:hint="cs"/>
          <w:rtl/>
        </w:rPr>
        <w:t>התפללתי מוסף ביחיד בנהרדעא</w:t>
      </w:r>
      <w:r w:rsidR="00DA51A5" w:rsidRPr="000528DA">
        <w:rPr>
          <w:rtl/>
        </w:rPr>
        <w:t xml:space="preserve">, </w:t>
      </w:r>
      <w:r w:rsidR="00C4656C" w:rsidRPr="000528DA">
        <w:rPr>
          <w:rFonts w:hint="cs"/>
          <w:rtl/>
        </w:rPr>
        <w:t>חוץ</w:t>
      </w:r>
      <w:r w:rsidR="00DA51A5" w:rsidRPr="000528DA">
        <w:rPr>
          <w:rtl/>
        </w:rPr>
        <w:t xml:space="preserve"> מ</w:t>
      </w:r>
      <w:r w:rsidR="00DA51A5" w:rsidRPr="000528DA">
        <w:rPr>
          <w:rFonts w:hint="cs"/>
          <w:rtl/>
        </w:rPr>
        <w:t>יום שהגיע חיל המלך לעיר ונטרדו</w:t>
      </w:r>
      <w:r w:rsidR="00DA51A5" w:rsidRPr="00E34F28">
        <w:rPr>
          <w:rStyle w:val="afffff9"/>
          <w:rFonts w:hint="cs"/>
          <w:rtl/>
        </w:rPr>
        <w:t xml:space="preserve"> </w:t>
      </w:r>
      <w:r w:rsidR="00DA51A5" w:rsidRPr="000528DA">
        <w:rPr>
          <w:rFonts w:hint="cs"/>
          <w:rtl/>
        </w:rPr>
        <w:t>רבנן ולא התפללו</w:t>
      </w:r>
      <w:r w:rsidR="00B21EA4" w:rsidRPr="000528DA">
        <w:rPr>
          <w:rFonts w:hint="cs"/>
          <w:rtl/>
        </w:rPr>
        <w:t>,</w:t>
      </w:r>
      <w:r w:rsidR="00DA51A5" w:rsidRPr="000528DA">
        <w:rPr>
          <w:rFonts w:hint="cs"/>
          <w:rtl/>
        </w:rPr>
        <w:t xml:space="preserve"> והתפללתי ביחיד </w:t>
      </w:r>
      <w:r w:rsidR="00DA51A5" w:rsidRPr="000528DA">
        <w:rPr>
          <w:rtl/>
        </w:rPr>
        <w:t>והואי יחיד שלא בחבר עיר.</w:t>
      </w:r>
    </w:p>
    <w:p w14:paraId="663415CF" w14:textId="434B619E" w:rsidR="00A24328" w:rsidRDefault="00DA51A5" w:rsidP="009A59D1">
      <w:pPr>
        <w:pStyle w:val="38"/>
        <w:framePr w:wrap="notBeside"/>
        <w:rPr>
          <w:rtl/>
        </w:rPr>
      </w:pPr>
      <w:r w:rsidRPr="00660D7A">
        <w:rPr>
          <w:rtl/>
        </w:rPr>
        <w:t>ר"</w:t>
      </w:r>
      <w:r w:rsidRPr="00660D7A">
        <w:rPr>
          <w:rFonts w:hint="cs"/>
          <w:rtl/>
        </w:rPr>
        <w:t>ח</w:t>
      </w:r>
      <w:r w:rsidRPr="00660D7A">
        <w:rPr>
          <w:rtl/>
        </w:rPr>
        <w:t xml:space="preserve"> </w:t>
      </w:r>
      <w:r w:rsidR="00C63A2B" w:rsidRPr="00660D7A">
        <w:rPr>
          <w:rFonts w:hint="cs"/>
          <w:rtl/>
        </w:rPr>
        <w:t>ל</w:t>
      </w:r>
      <w:r w:rsidRPr="00660D7A">
        <w:rPr>
          <w:rFonts w:hint="cs"/>
          <w:rtl/>
        </w:rPr>
        <w:t xml:space="preserve">פני </w:t>
      </w:r>
      <w:r w:rsidRPr="00660D7A">
        <w:rPr>
          <w:rtl/>
        </w:rPr>
        <w:t>רבי ינאי</w:t>
      </w:r>
      <w:r w:rsidR="00A24328">
        <w:rPr>
          <w:rFonts w:hint="cs"/>
          <w:rtl/>
        </w:rPr>
        <w:t>:</w:t>
      </w:r>
    </w:p>
    <w:p w14:paraId="255BFA4F" w14:textId="3E127C37" w:rsidR="00B21EA4" w:rsidRPr="00E34F28" w:rsidRDefault="00DA51A5" w:rsidP="00B21EA4">
      <w:pPr>
        <w:pStyle w:val="af4"/>
        <w:rPr>
          <w:rtl/>
        </w:rPr>
      </w:pPr>
      <w:bookmarkStart w:id="882" w:name="_Toc193635982"/>
      <w:bookmarkStart w:id="883" w:name="_Toc216184592"/>
      <w:r w:rsidRPr="00A10336">
        <w:rPr>
          <w:rStyle w:val="30"/>
          <w:rFonts w:hint="cs"/>
          <w:rtl/>
        </w:rPr>
        <w:t>ד</w:t>
      </w:r>
      <w:r w:rsidRPr="00A10336">
        <w:rPr>
          <w:rStyle w:val="30"/>
          <w:rtl/>
        </w:rPr>
        <w:t>הלכה</w:t>
      </w:r>
      <w:bookmarkEnd w:id="882"/>
      <w:bookmarkEnd w:id="883"/>
      <w:r w:rsidRPr="00FE3D07">
        <w:rPr>
          <w:rtl/>
        </w:rPr>
        <w:t xml:space="preserve"> </w:t>
      </w:r>
      <w:r w:rsidRPr="00E34F28">
        <w:rPr>
          <w:rStyle w:val="afffff9"/>
          <w:rtl/>
        </w:rPr>
        <w:t xml:space="preserve">כר"י </w:t>
      </w:r>
      <w:r w:rsidRPr="00E34F28">
        <w:rPr>
          <w:rStyle w:val="afffff9"/>
          <w:rFonts w:hint="cs"/>
          <w:rtl/>
        </w:rPr>
        <w:t>מ</w:t>
      </w:r>
      <w:r w:rsidRPr="00E34F28">
        <w:rPr>
          <w:rStyle w:val="afffff9"/>
          <w:rtl/>
        </w:rPr>
        <w:t>ראב"ע.</w:t>
      </w:r>
      <w:r w:rsidR="00CC2CD9" w:rsidRPr="00E34F28">
        <w:rPr>
          <w:rStyle w:val="afffff9"/>
          <w:rFonts w:hint="cs"/>
          <w:rtl/>
        </w:rPr>
        <w:t xml:space="preserve"> </w:t>
      </w:r>
    </w:p>
    <w:p w14:paraId="74979B96" w14:textId="3DFD97AC"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Fonts w:hint="cs"/>
          <w:rtl/>
        </w:rPr>
        <w:t>:</w:t>
      </w:r>
    </w:p>
    <w:p w14:paraId="549E6205" w14:textId="7C661DF1" w:rsidR="00C63A2B" w:rsidRPr="00E34F28" w:rsidRDefault="00DA51A5" w:rsidP="00682BF2">
      <w:pPr>
        <w:pStyle w:val="af4"/>
        <w:rPr>
          <w:rtl/>
        </w:rPr>
      </w:pPr>
      <w:r w:rsidRPr="00FE3D07">
        <w:rPr>
          <w:rFonts w:hint="cs"/>
          <w:rtl/>
        </w:rPr>
        <w:t xml:space="preserve">צא וקרא דבריך בחוץ </w:t>
      </w:r>
      <w:r w:rsidRPr="00A10336">
        <w:rPr>
          <w:rStyle w:val="30"/>
          <w:rFonts w:hint="cs"/>
          <w:rtl/>
        </w:rPr>
        <w:t xml:space="preserve">דאין הלכה </w:t>
      </w:r>
      <w:r w:rsidRPr="00E34F28">
        <w:rPr>
          <w:rStyle w:val="afffff9"/>
          <w:rFonts w:hint="cs"/>
          <w:rtl/>
        </w:rPr>
        <w:t>כר</w:t>
      </w:r>
      <w:r w:rsidRPr="00E34F28">
        <w:rPr>
          <w:rStyle w:val="afffff9"/>
          <w:rtl/>
        </w:rPr>
        <w:t>"</w:t>
      </w:r>
      <w:r w:rsidRPr="00E34F28">
        <w:rPr>
          <w:rStyle w:val="afffff9"/>
          <w:rFonts w:hint="cs"/>
          <w:rtl/>
        </w:rPr>
        <w:t>י מראב</w:t>
      </w:r>
      <w:r w:rsidRPr="00E34F28">
        <w:rPr>
          <w:rStyle w:val="afffff9"/>
          <w:rtl/>
        </w:rPr>
        <w:t>"</w:t>
      </w:r>
      <w:r w:rsidRPr="00E34F28">
        <w:rPr>
          <w:rStyle w:val="afffff9"/>
          <w:rFonts w:hint="cs"/>
          <w:rtl/>
        </w:rPr>
        <w:t>ע</w:t>
      </w:r>
      <w:r w:rsidR="00CC2CD9" w:rsidRPr="00E34F28">
        <w:rPr>
          <w:rStyle w:val="afffff9"/>
          <w:rFonts w:hint="cs"/>
          <w:rtl/>
        </w:rPr>
        <w:t xml:space="preserve"> </w:t>
      </w:r>
    </w:p>
    <w:p w14:paraId="570C1584" w14:textId="3E7E3319" w:rsidR="00A24328" w:rsidRDefault="00DA51A5" w:rsidP="009A59D1">
      <w:pPr>
        <w:pStyle w:val="38"/>
        <w:framePr w:wrap="notBeside"/>
        <w:rPr>
          <w:rtl/>
        </w:rPr>
      </w:pPr>
      <w:r w:rsidRPr="00660D7A">
        <w:rPr>
          <w:rtl/>
        </w:rPr>
        <w:t>רי"ו</w:t>
      </w:r>
      <w:r w:rsidR="00A24328">
        <w:rPr>
          <w:rtl/>
        </w:rPr>
        <w:t>:</w:t>
      </w:r>
    </w:p>
    <w:p w14:paraId="5B2331EE" w14:textId="7738BF34" w:rsidR="00B21EA4" w:rsidRPr="000528DA" w:rsidRDefault="00DA51A5" w:rsidP="000528DA">
      <w:pPr>
        <w:rPr>
          <w:rtl/>
        </w:rPr>
      </w:pPr>
      <w:r w:rsidRPr="000528DA">
        <w:rPr>
          <w:rtl/>
        </w:rPr>
        <w:t xml:space="preserve">אני ראיתי את </w:t>
      </w:r>
      <w:r w:rsidRPr="00E34F28">
        <w:rPr>
          <w:rStyle w:val="afffff9"/>
          <w:rtl/>
        </w:rPr>
        <w:t xml:space="preserve">רבי ינאי </w:t>
      </w:r>
      <w:r w:rsidRPr="000528DA">
        <w:rPr>
          <w:rtl/>
        </w:rPr>
        <w:t>דצלי והדר צלי.</w:t>
      </w:r>
      <w:r w:rsidR="00CC2CD9" w:rsidRPr="000528DA">
        <w:rPr>
          <w:rFonts w:hint="cs"/>
          <w:rtl/>
        </w:rPr>
        <w:t xml:space="preserve"> </w:t>
      </w:r>
    </w:p>
    <w:p w14:paraId="3E1FA974" w14:textId="1DFA4507" w:rsidR="00A24328" w:rsidRDefault="00DA51A5" w:rsidP="009A59D1">
      <w:pPr>
        <w:pStyle w:val="38"/>
        <w:framePr w:wrap="notBeside"/>
        <w:rPr>
          <w:rtl/>
        </w:rPr>
      </w:pPr>
      <w:r w:rsidRPr="00660D7A">
        <w:rPr>
          <w:rtl/>
        </w:rPr>
        <w:lastRenderedPageBreak/>
        <w:t>א"ל ר</w:t>
      </w:r>
      <w:r w:rsidRPr="00660D7A">
        <w:rPr>
          <w:rFonts w:hint="cs"/>
          <w:rtl/>
        </w:rPr>
        <w:t>י</w:t>
      </w:r>
      <w:r w:rsidRPr="00660D7A">
        <w:rPr>
          <w:rtl/>
        </w:rPr>
        <w:t>"</w:t>
      </w:r>
      <w:r w:rsidRPr="00660D7A">
        <w:rPr>
          <w:rFonts w:hint="cs"/>
          <w:rtl/>
        </w:rPr>
        <w:t>ר לר</w:t>
      </w:r>
      <w:r w:rsidRPr="00660D7A">
        <w:rPr>
          <w:rtl/>
        </w:rPr>
        <w:t>"</w:t>
      </w:r>
      <w:r w:rsidRPr="00660D7A">
        <w:rPr>
          <w:rFonts w:hint="cs"/>
          <w:rtl/>
        </w:rPr>
        <w:t>ז</w:t>
      </w:r>
      <w:r w:rsidR="009B14FE">
        <w:rPr>
          <w:rFonts w:hint="cs"/>
          <w:rtl/>
        </w:rPr>
        <w:t>:</w:t>
      </w:r>
    </w:p>
    <w:p w14:paraId="703F68AD" w14:textId="05A24AE3" w:rsidR="00DA51A5" w:rsidRPr="000528DA" w:rsidRDefault="00C4656C" w:rsidP="000528DA">
      <w:pPr>
        <w:rPr>
          <w:rtl/>
        </w:rPr>
      </w:pPr>
      <w:r w:rsidRPr="000528DA">
        <w:rPr>
          <w:rFonts w:hint="cs"/>
          <w:rtl/>
        </w:rPr>
        <w:t>ש</w:t>
      </w:r>
      <w:r w:rsidR="00DA51A5" w:rsidRPr="000528DA">
        <w:rPr>
          <w:rFonts w:hint="cs"/>
          <w:rtl/>
        </w:rPr>
        <w:t>אפשר משום שלא כיוון בראשונה</w:t>
      </w:r>
    </w:p>
    <w:p w14:paraId="2C09F777" w14:textId="78C89EEA" w:rsidR="00A24328" w:rsidRDefault="00DA51A5" w:rsidP="009A59D1">
      <w:pPr>
        <w:pStyle w:val="38"/>
        <w:framePr w:wrap="notBeside"/>
        <w:rPr>
          <w:rtl/>
        </w:rPr>
      </w:pPr>
      <w:r w:rsidRPr="00660D7A">
        <w:rPr>
          <w:rFonts w:hint="cs"/>
          <w:rtl/>
        </w:rPr>
        <w:t>וענהו</w:t>
      </w:r>
      <w:r w:rsidR="009B14FE">
        <w:rPr>
          <w:rFonts w:hint="cs"/>
          <w:rtl/>
        </w:rPr>
        <w:t>:</w:t>
      </w:r>
    </w:p>
    <w:p w14:paraId="4B9FA04B" w14:textId="5FB48973" w:rsidR="00DA51A5" w:rsidRPr="000528DA" w:rsidRDefault="00C4656C" w:rsidP="00701C6E">
      <w:pPr>
        <w:spacing w:after="120"/>
        <w:rPr>
          <w:rtl/>
        </w:rPr>
      </w:pPr>
      <w:r w:rsidRPr="000528DA">
        <w:rPr>
          <w:rFonts w:hint="cs"/>
          <w:rtl/>
        </w:rPr>
        <w:t>ת</w:t>
      </w:r>
      <w:r w:rsidR="00DA51A5" w:rsidRPr="000528DA">
        <w:rPr>
          <w:rFonts w:hint="cs"/>
          <w:rtl/>
        </w:rPr>
        <w:t xml:space="preserve">ראה </w:t>
      </w:r>
      <w:r w:rsidR="00DA51A5" w:rsidRPr="00E34F28">
        <w:rPr>
          <w:rStyle w:val="afffff9"/>
          <w:rFonts w:hint="cs"/>
          <w:rtl/>
        </w:rPr>
        <w:t>שרי</w:t>
      </w:r>
      <w:r w:rsidR="00DA51A5" w:rsidRPr="00E34F28">
        <w:rPr>
          <w:rStyle w:val="afffff9"/>
          <w:rtl/>
        </w:rPr>
        <w:t>"</w:t>
      </w:r>
      <w:r w:rsidR="00DA51A5" w:rsidRPr="00E34F28">
        <w:rPr>
          <w:rStyle w:val="afffff9"/>
          <w:rFonts w:hint="cs"/>
          <w:rtl/>
        </w:rPr>
        <w:t>ו</w:t>
      </w:r>
      <w:r w:rsidR="00DA51A5" w:rsidRPr="000528DA">
        <w:rPr>
          <w:rFonts w:hint="cs"/>
          <w:rtl/>
        </w:rPr>
        <w:t xml:space="preserve"> העי</w:t>
      </w:r>
      <w:r w:rsidR="00C63A2B" w:rsidRPr="000528DA">
        <w:rPr>
          <w:rFonts w:hint="cs"/>
          <w:rtl/>
        </w:rPr>
        <w:t>ד בו</w:t>
      </w:r>
      <w:r w:rsidR="00B21EA4" w:rsidRPr="000528DA">
        <w:rPr>
          <w:rFonts w:hint="cs"/>
          <w:rtl/>
        </w:rPr>
        <w:t>,</w:t>
      </w:r>
      <w:r w:rsidR="00C63A2B" w:rsidRPr="000528DA">
        <w:rPr>
          <w:rFonts w:hint="cs"/>
          <w:rtl/>
        </w:rPr>
        <w:t xml:space="preserve"> ודקדק בעדותו שבשביל מוסף</w:t>
      </w:r>
      <w:r w:rsidR="00B21EA4" w:rsidRPr="000528DA">
        <w:rPr>
          <w:rFonts w:hint="cs"/>
          <w:rtl/>
        </w:rPr>
        <w:t xml:space="preserve"> היה</w:t>
      </w:r>
    </w:p>
    <w:p w14:paraId="39BF18D6" w14:textId="77777777" w:rsidR="00A24328" w:rsidRDefault="00DA51A5" w:rsidP="009A59D1">
      <w:pPr>
        <w:pStyle w:val="38"/>
        <w:framePr w:wrap="notBeside"/>
        <w:rPr>
          <w:rtl/>
        </w:rPr>
      </w:pPr>
      <w:r w:rsidRPr="00660D7A">
        <w:rPr>
          <w:rFonts w:hint="cs"/>
          <w:rtl/>
        </w:rPr>
        <w:t>ר</w:t>
      </w:r>
      <w:r w:rsidRPr="00660D7A">
        <w:rPr>
          <w:rtl/>
        </w:rPr>
        <w:t>"</w:t>
      </w:r>
      <w:r w:rsidRPr="00660D7A">
        <w:rPr>
          <w:rFonts w:hint="cs"/>
          <w:rtl/>
        </w:rPr>
        <w:t>א ור</w:t>
      </w:r>
      <w:r w:rsidRPr="00660D7A">
        <w:rPr>
          <w:rtl/>
        </w:rPr>
        <w:t>"</w:t>
      </w:r>
      <w:r w:rsidRPr="00660D7A">
        <w:rPr>
          <w:rFonts w:hint="cs"/>
          <w:rtl/>
        </w:rPr>
        <w:t>א</w:t>
      </w:r>
      <w:r w:rsidR="00A24328">
        <w:rPr>
          <w:rtl/>
        </w:rPr>
        <w:t>:</w:t>
      </w:r>
    </w:p>
    <w:p w14:paraId="226C791C" w14:textId="15675F48" w:rsidR="00C63A2B" w:rsidRPr="00E34F28" w:rsidRDefault="00DA51A5" w:rsidP="00C4656C">
      <w:pPr>
        <w:pStyle w:val="afffff5"/>
        <w:spacing w:before="0"/>
        <w:rPr>
          <w:rtl/>
        </w:rPr>
      </w:pPr>
      <w:bookmarkStart w:id="884" w:name="_Toc193635983"/>
      <w:bookmarkStart w:id="885" w:name="_Toc216184593"/>
      <w:r w:rsidRPr="00A10336">
        <w:rPr>
          <w:rStyle w:val="30"/>
          <w:rFonts w:hint="cs"/>
          <w:rtl/>
        </w:rPr>
        <w:t>אפי</w:t>
      </w:r>
      <w:r w:rsidRPr="00A10336">
        <w:rPr>
          <w:rStyle w:val="30"/>
          <w:rtl/>
        </w:rPr>
        <w:t>'</w:t>
      </w:r>
      <w:r w:rsidRPr="00A10336">
        <w:rPr>
          <w:rStyle w:val="30"/>
          <w:rFonts w:hint="cs"/>
          <w:rtl/>
        </w:rPr>
        <w:t xml:space="preserve"> שהיו להם י</w:t>
      </w:r>
      <w:r w:rsidRPr="00A10336">
        <w:rPr>
          <w:rStyle w:val="30"/>
          <w:rtl/>
        </w:rPr>
        <w:t>"</w:t>
      </w:r>
      <w:r w:rsidRPr="00A10336">
        <w:rPr>
          <w:rStyle w:val="30"/>
          <w:rFonts w:hint="cs"/>
          <w:rtl/>
        </w:rPr>
        <w:t>ג ביהכנ</w:t>
      </w:r>
      <w:r w:rsidRPr="00A10336">
        <w:rPr>
          <w:rStyle w:val="30"/>
          <w:rtl/>
        </w:rPr>
        <w:t>"</w:t>
      </w:r>
      <w:r w:rsidRPr="00A10336">
        <w:rPr>
          <w:rStyle w:val="30"/>
          <w:rFonts w:hint="cs"/>
          <w:rtl/>
        </w:rPr>
        <w:t>ס בטבריה</w:t>
      </w:r>
      <w:bookmarkEnd w:id="884"/>
      <w:bookmarkEnd w:id="885"/>
      <w:r w:rsidRPr="00FE3D07">
        <w:rPr>
          <w:rFonts w:ascii="Fb Fontext" w:hAnsi="Fb Fontext" w:hint="cs"/>
          <w:rtl/>
        </w:rPr>
        <w:t xml:space="preserve"> </w:t>
      </w:r>
      <w:r w:rsidRPr="00FE3D07">
        <w:rPr>
          <w:rFonts w:hint="cs"/>
          <w:rtl/>
        </w:rPr>
        <w:t xml:space="preserve">התפללו </w:t>
      </w:r>
      <w:r w:rsidR="00C63A2B" w:rsidRPr="00FE3D07">
        <w:rPr>
          <w:rFonts w:hint="cs"/>
          <w:rtl/>
        </w:rPr>
        <w:t xml:space="preserve">רק </w:t>
      </w:r>
      <w:r w:rsidRPr="00FE3D07">
        <w:rPr>
          <w:rFonts w:hint="cs"/>
          <w:rtl/>
        </w:rPr>
        <w:t>ב</w:t>
      </w:r>
      <w:r w:rsidRPr="00FE3D07">
        <w:rPr>
          <w:rtl/>
        </w:rPr>
        <w:t>יני עמודי היכ</w:t>
      </w:r>
      <w:r w:rsidRPr="00FE3D07">
        <w:rPr>
          <w:rFonts w:hint="cs"/>
          <w:rtl/>
        </w:rPr>
        <w:t>ן ש</w:t>
      </w:r>
      <w:r w:rsidR="00B21EA4">
        <w:rPr>
          <w:rFonts w:hint="cs"/>
          <w:rtl/>
        </w:rPr>
        <w:t xml:space="preserve">גרסו </w:t>
      </w:r>
      <w:r w:rsidR="00C63A2B" w:rsidRPr="00B21EA4">
        <w:rPr>
          <w:rFonts w:hint="cs"/>
          <w:sz w:val="14"/>
          <w:rtl/>
        </w:rPr>
        <w:t>מוסף ביחיד</w:t>
      </w:r>
      <w:r w:rsidR="00C4656C">
        <w:rPr>
          <w:rFonts w:hint="cs"/>
          <w:rtl/>
        </w:rPr>
        <w:t>.</w:t>
      </w:r>
    </w:p>
    <w:p w14:paraId="0527FE15" w14:textId="2D62767D" w:rsidR="00A24328" w:rsidRDefault="00DA51A5" w:rsidP="009A59D1">
      <w:pPr>
        <w:pStyle w:val="38"/>
        <w:framePr w:wrap="notBeside"/>
        <w:rPr>
          <w:rtl/>
        </w:rPr>
      </w:pPr>
      <w:r w:rsidRPr="00660D7A">
        <w:rPr>
          <w:rFonts w:hint="cs"/>
          <w:rtl/>
        </w:rPr>
        <w:t>מרב</w:t>
      </w:r>
      <w:r w:rsidR="00A24328">
        <w:rPr>
          <w:rtl/>
        </w:rPr>
        <w:t>:</w:t>
      </w:r>
    </w:p>
    <w:p w14:paraId="366EF878" w14:textId="712720F3" w:rsidR="00C63A2B" w:rsidRPr="000528DA" w:rsidRDefault="00DA51A5" w:rsidP="00701C6E">
      <w:pPr>
        <w:spacing w:after="120"/>
        <w:rPr>
          <w:rtl/>
        </w:rPr>
      </w:pPr>
      <w:r w:rsidRPr="00E34F28">
        <w:rPr>
          <w:rStyle w:val="afffff9"/>
          <w:rtl/>
        </w:rPr>
        <w:t xml:space="preserve">הלכה כר"י </w:t>
      </w:r>
      <w:r w:rsidRPr="00E34F28">
        <w:rPr>
          <w:rStyle w:val="afffff9"/>
          <w:rFonts w:hint="cs"/>
          <w:rtl/>
        </w:rPr>
        <w:t>מ</w:t>
      </w:r>
      <w:r w:rsidRPr="00E34F28">
        <w:rPr>
          <w:rStyle w:val="afffff9"/>
          <w:rtl/>
        </w:rPr>
        <w:t>ראב"ע.</w:t>
      </w:r>
      <w:r w:rsidR="00C63A2B" w:rsidRPr="00E34F28">
        <w:rPr>
          <w:rStyle w:val="afffff9"/>
          <w:rFonts w:hint="cs"/>
          <w:rtl/>
        </w:rPr>
        <w:t xml:space="preserve"> </w:t>
      </w:r>
      <w:r w:rsidR="00C63A2B" w:rsidRPr="000528DA">
        <w:rPr>
          <w:rFonts w:hint="cs"/>
          <w:rtl/>
        </w:rPr>
        <w:t xml:space="preserve">דיחיד מתפלל מוסף רק כשאין חבר עיר </w:t>
      </w:r>
    </w:p>
    <w:p w14:paraId="6042917A" w14:textId="77777777" w:rsidR="00A24328" w:rsidRDefault="00DA51A5" w:rsidP="009A59D1">
      <w:pPr>
        <w:pStyle w:val="38"/>
        <w:framePr w:wrap="notBeside"/>
        <w:rPr>
          <w:rtl/>
        </w:rPr>
      </w:pPr>
      <w:r w:rsidRPr="00660D7A">
        <w:rPr>
          <w:rFonts w:hint="cs"/>
          <w:rtl/>
        </w:rPr>
        <w:t>רחב</w:t>
      </w:r>
      <w:r w:rsidRPr="00660D7A">
        <w:rPr>
          <w:rtl/>
        </w:rPr>
        <w:t>"</w:t>
      </w:r>
      <w:r w:rsidRPr="00660D7A">
        <w:rPr>
          <w:rFonts w:hint="cs"/>
          <w:rtl/>
        </w:rPr>
        <w:t>א</w:t>
      </w:r>
      <w:r w:rsidR="00A24328">
        <w:rPr>
          <w:rtl/>
        </w:rPr>
        <w:t>:</w:t>
      </w:r>
    </w:p>
    <w:p w14:paraId="5A3EF081" w14:textId="6A4B27CB" w:rsidR="00516506" w:rsidRPr="000528DA" w:rsidRDefault="00516506" w:rsidP="000528DA">
      <w:pPr>
        <w:rPr>
          <w:rtl/>
        </w:rPr>
      </w:pPr>
      <w:bookmarkStart w:id="886" w:name="_Toc193635984"/>
      <w:bookmarkStart w:id="887" w:name="_Toc216184594"/>
      <w:r w:rsidRPr="00724E73">
        <w:rPr>
          <w:rStyle w:val="afffffd"/>
          <w:rFonts w:hint="cs"/>
          <w:rtl/>
        </w:rPr>
        <w:t>התפלל ושוב התפלל</w:t>
      </w:r>
      <w:bookmarkEnd w:id="886"/>
      <w:bookmarkEnd w:id="887"/>
      <w:r w:rsidR="00DA51A5" w:rsidRPr="000528DA">
        <w:rPr>
          <w:rtl/>
        </w:rPr>
        <w:t>.</w:t>
      </w:r>
      <w:r w:rsidR="00CC2CD9" w:rsidRPr="000528DA">
        <w:rPr>
          <w:rFonts w:hint="cs"/>
          <w:rtl/>
        </w:rPr>
        <w:t xml:space="preserve"> </w:t>
      </w:r>
      <w:r w:rsidR="00DA51A5" w:rsidRPr="000528DA">
        <w:rPr>
          <w:rFonts w:hint="cs"/>
          <w:rtl/>
        </w:rPr>
        <w:t xml:space="preserve">ושאלו </w:t>
      </w:r>
      <w:r w:rsidR="00DA51A5" w:rsidRPr="00E34F28">
        <w:rPr>
          <w:rStyle w:val="afffff9"/>
          <w:rFonts w:hint="cs"/>
          <w:rtl/>
        </w:rPr>
        <w:t>ר</w:t>
      </w:r>
      <w:r w:rsidR="00CC2CD9" w:rsidRPr="00E34F28">
        <w:rPr>
          <w:rStyle w:val="afffff9"/>
          <w:rFonts w:hint="cs"/>
          <w:rtl/>
        </w:rPr>
        <w:t>"</w:t>
      </w:r>
      <w:r w:rsidR="00DA51A5" w:rsidRPr="00E34F28">
        <w:rPr>
          <w:rStyle w:val="afffff9"/>
          <w:rFonts w:hint="cs"/>
          <w:rtl/>
        </w:rPr>
        <w:t>ז</w:t>
      </w:r>
      <w:r w:rsidR="00DA51A5" w:rsidRPr="000528DA">
        <w:rPr>
          <w:rFonts w:hint="cs"/>
          <w:rtl/>
        </w:rPr>
        <w:t xml:space="preserve"> למה נהג כן</w:t>
      </w:r>
      <w:r w:rsidRPr="000528DA">
        <w:rPr>
          <w:rFonts w:hint="cs"/>
          <w:rtl/>
        </w:rPr>
        <w:t>,</w:t>
      </w:r>
      <w:r w:rsidR="00DA51A5" w:rsidRPr="000528DA">
        <w:rPr>
          <w:rFonts w:hint="cs"/>
          <w:rtl/>
        </w:rPr>
        <w:t xml:space="preserve"> </w:t>
      </w:r>
    </w:p>
    <w:p w14:paraId="3B9D67B2" w14:textId="77777777" w:rsidR="00516506" w:rsidRPr="000528DA" w:rsidRDefault="00C63A2B" w:rsidP="000528DA">
      <w:pPr>
        <w:rPr>
          <w:rtl/>
        </w:rPr>
      </w:pPr>
      <w:bookmarkStart w:id="888" w:name="_Toc193635985"/>
      <w:bookmarkStart w:id="889" w:name="_Toc216184595"/>
      <w:r w:rsidRPr="00A10336">
        <w:rPr>
          <w:rStyle w:val="30"/>
          <w:rFonts w:hint="cs"/>
          <w:rtl/>
        </w:rPr>
        <w:t xml:space="preserve">אי </w:t>
      </w:r>
      <w:r w:rsidR="00DA51A5" w:rsidRPr="00A10336">
        <w:rPr>
          <w:rStyle w:val="30"/>
          <w:rFonts w:hint="cs"/>
          <w:rtl/>
        </w:rPr>
        <w:t>לא כוון דעתו</w:t>
      </w:r>
      <w:bookmarkEnd w:id="888"/>
      <w:bookmarkEnd w:id="889"/>
      <w:r w:rsidR="00DA51A5" w:rsidRPr="000528DA">
        <w:rPr>
          <w:rFonts w:hint="cs"/>
          <w:rtl/>
        </w:rPr>
        <w:t xml:space="preserve"> הא </w:t>
      </w:r>
      <w:r w:rsidR="00DA51A5" w:rsidRPr="00E34F28">
        <w:rPr>
          <w:rStyle w:val="afffff9"/>
          <w:rFonts w:hint="cs"/>
          <w:rtl/>
        </w:rPr>
        <w:t>אר</w:t>
      </w:r>
      <w:r w:rsidR="00DA51A5" w:rsidRPr="00E34F28">
        <w:rPr>
          <w:rStyle w:val="afffff9"/>
          <w:rtl/>
        </w:rPr>
        <w:t>"</w:t>
      </w:r>
      <w:r w:rsidR="00DA51A5" w:rsidRPr="00E34F28">
        <w:rPr>
          <w:rStyle w:val="afffff9"/>
          <w:rFonts w:hint="cs"/>
          <w:rtl/>
        </w:rPr>
        <w:t>א</w:t>
      </w:r>
      <w:r w:rsidR="00DA51A5" w:rsidRPr="000528DA">
        <w:rPr>
          <w:rFonts w:hint="cs"/>
          <w:rtl/>
        </w:rPr>
        <w:t xml:space="preserve"> ד</w:t>
      </w:r>
      <w:r w:rsidR="00DA51A5" w:rsidRPr="000528DA">
        <w:rPr>
          <w:rtl/>
        </w:rPr>
        <w:t xml:space="preserve">לעולם ימוד את עצמו, </w:t>
      </w:r>
    </w:p>
    <w:p w14:paraId="209FE18C" w14:textId="77777777" w:rsidR="00DA51A5" w:rsidRPr="000528DA" w:rsidRDefault="00DA51A5" w:rsidP="000528DA">
      <w:pPr>
        <w:rPr>
          <w:rtl/>
        </w:rPr>
      </w:pPr>
      <w:r w:rsidRPr="000528DA">
        <w:rPr>
          <w:rtl/>
        </w:rPr>
        <w:t>אם יכול לכוין את לבו יתפלל, ואם לאו אל יתפלל!</w:t>
      </w:r>
    </w:p>
    <w:p w14:paraId="309C6F15" w14:textId="77777777" w:rsidR="00516506" w:rsidRPr="000528DA" w:rsidRDefault="00DA51A5" w:rsidP="000528DA">
      <w:pPr>
        <w:rPr>
          <w:rtl/>
        </w:rPr>
      </w:pPr>
      <w:bookmarkStart w:id="890" w:name="_Toc193635986"/>
      <w:bookmarkStart w:id="891" w:name="_Toc216184596"/>
      <w:r>
        <w:rPr>
          <w:rStyle w:val="30"/>
          <w:rFonts w:hint="cs"/>
          <w:rtl/>
        </w:rPr>
        <w:t xml:space="preserve">ואי שלא הזכיר </w:t>
      </w:r>
      <w:r>
        <w:rPr>
          <w:rStyle w:val="afffff9"/>
          <w:rFonts w:hint="cs"/>
          <w:rtl/>
          <w:rPrChange w:id="9212" w:author="מנוע אמוראים" w:date="2026-10-05T16:40:51Z">
            <w:rPr>
              <w:rStyle w:val="30"/>
              <w:rFonts w:hint="cs"/>
              <w:rtl/>
            </w:rPr>
          </w:rPrChange>
        </w:rPr>
        <w:t xml:space="preserve">ר</w:t>
      </w:r>
      <w:r>
        <w:rPr>
          <w:rStyle w:val="afffff9"/>
          <w:rtl/>
          <w:rPrChange w:id="9213" w:author="מנוע אמוראים" w:date="2026-10-05T16:40:51Z">
            <w:rPr>
              <w:rStyle w:val="30"/>
              <w:rtl/>
            </w:rPr>
          </w:rPrChange>
        </w:rPr>
        <w:t xml:space="preserve">"</w:t>
      </w:r>
      <w:r>
        <w:rPr>
          <w:rStyle w:val="afffff9"/>
          <w:rFonts w:hint="cs"/>
          <w:rtl/>
          <w:rPrChange w:id="9214" w:author="מנוע אמוראים" w:date="2026-10-05T16:40:51Z">
            <w:rPr>
              <w:rStyle w:val="30"/>
              <w:rFonts w:hint="cs"/>
              <w:rtl/>
            </w:rPr>
          </w:rPrChange>
        </w:rPr>
        <w:t xml:space="preserve">ח</w:t>
      </w:r>
      <w:r>
        <w:rPr>
          <w:rStyle w:val="30"/>
          <w:rFonts w:hint="cs"/>
          <w:rtl/>
        </w:rPr>
        <w:t xml:space="preserve">.</w:t>
      </w:r>
      <w:bookmarkEnd w:id="890"/>
      <w:bookmarkEnd w:id="891"/>
      <w:r w:rsidR="00332D29" w:rsidRPr="000528DA">
        <w:rPr>
          <w:rFonts w:hint="cs"/>
          <w:rtl/>
        </w:rPr>
        <w:t xml:space="preserve"> </w:t>
      </w:r>
    </w:p>
    <w:p w14:paraId="7C5E4D72" w14:textId="77777777" w:rsidR="00516506" w:rsidRPr="000528DA" w:rsidRDefault="007B2B3C" w:rsidP="000528DA">
      <w:pPr>
        <w:rPr>
          <w:rtl/>
        </w:rPr>
      </w:pPr>
      <w:r w:rsidRPr="000528DA">
        <w:rPr>
          <w:rFonts w:hint="cs"/>
          <w:rtl/>
        </w:rPr>
        <w:t>הא</w:t>
      </w:r>
      <w:r w:rsidRPr="00A10336">
        <w:rPr>
          <w:rStyle w:val="30"/>
          <w:rFonts w:hint="cs"/>
          <w:rtl/>
        </w:rPr>
        <w:t xml:space="preserve"> </w:t>
      </w:r>
      <w:r w:rsidR="00DA51A5" w:rsidRPr="000528DA">
        <w:rPr>
          <w:rtl/>
        </w:rPr>
        <w:t>בערבית אין מחזירין אותו</w:t>
      </w:r>
      <w:r w:rsidR="00516506" w:rsidRPr="000528DA">
        <w:rPr>
          <w:rFonts w:hint="cs"/>
          <w:rtl/>
        </w:rPr>
        <w:t>,</w:t>
      </w:r>
      <w:r w:rsidR="00DA51A5" w:rsidRPr="000528DA">
        <w:rPr>
          <w:rtl/>
        </w:rPr>
        <w:t xml:space="preserve"> שיכול לאומרה בשחרית, </w:t>
      </w:r>
    </w:p>
    <w:p w14:paraId="48CDFFEE" w14:textId="77777777" w:rsidR="00516506" w:rsidRPr="000528DA" w:rsidRDefault="00DA51A5" w:rsidP="000528DA">
      <w:pPr>
        <w:rPr>
          <w:rtl/>
        </w:rPr>
      </w:pPr>
      <w:r w:rsidRPr="000528DA">
        <w:rPr>
          <w:rtl/>
        </w:rPr>
        <w:t>בשחרית אין מחזירין אותו</w:t>
      </w:r>
      <w:r w:rsidR="00516506" w:rsidRPr="000528DA">
        <w:rPr>
          <w:rFonts w:hint="cs"/>
          <w:rtl/>
        </w:rPr>
        <w:t>,</w:t>
      </w:r>
      <w:r w:rsidRPr="000528DA">
        <w:rPr>
          <w:rtl/>
        </w:rPr>
        <w:t xml:space="preserve"> שיכול לאומרה במוספין,</w:t>
      </w:r>
      <w:r w:rsidR="00CC2CD9" w:rsidRPr="000528DA">
        <w:rPr>
          <w:rFonts w:hint="cs"/>
          <w:rtl/>
        </w:rPr>
        <w:t xml:space="preserve"> </w:t>
      </w:r>
    </w:p>
    <w:p w14:paraId="21E02E7F" w14:textId="77777777" w:rsidR="00516506" w:rsidRPr="000528DA" w:rsidRDefault="00DA51A5" w:rsidP="000528DA">
      <w:pPr>
        <w:rPr>
          <w:rtl/>
        </w:rPr>
      </w:pPr>
      <w:r w:rsidRPr="000528DA">
        <w:rPr>
          <w:rtl/>
        </w:rPr>
        <w:t>במוספין אין מחזירין אותו</w:t>
      </w:r>
      <w:r w:rsidR="00516506" w:rsidRPr="000528DA">
        <w:rPr>
          <w:rFonts w:hint="cs"/>
          <w:rtl/>
        </w:rPr>
        <w:t>,</w:t>
      </w:r>
      <w:r w:rsidRPr="000528DA">
        <w:rPr>
          <w:rtl/>
        </w:rPr>
        <w:t xml:space="preserve"> שיכול לאומרה במנחה!</w:t>
      </w:r>
      <w:r w:rsidR="00CC2CD9" w:rsidRPr="000528DA">
        <w:rPr>
          <w:rFonts w:hint="cs"/>
          <w:rtl/>
        </w:rPr>
        <w:t xml:space="preserve"> </w:t>
      </w:r>
    </w:p>
    <w:p w14:paraId="22E70B61" w14:textId="77777777" w:rsidR="00A24328" w:rsidRDefault="00DA51A5" w:rsidP="009A59D1">
      <w:pPr>
        <w:pStyle w:val="38"/>
        <w:framePr w:wrap="notBeside"/>
        <w:rPr>
          <w:rtl/>
        </w:rPr>
      </w:pPr>
      <w:r w:rsidRPr="00660D7A">
        <w:rPr>
          <w:rFonts w:hint="cs"/>
          <w:rtl/>
        </w:rPr>
        <w:t>א</w:t>
      </w:r>
      <w:r w:rsidRPr="00660D7A">
        <w:rPr>
          <w:rtl/>
        </w:rPr>
        <w:t xml:space="preserve">"ל: </w:t>
      </w:r>
      <w:r w:rsidRPr="00660D7A">
        <w:rPr>
          <w:rFonts w:hint="cs"/>
          <w:rtl/>
        </w:rPr>
        <w:t>ד</w:t>
      </w:r>
      <w:r w:rsidRPr="00660D7A">
        <w:rPr>
          <w:rtl/>
        </w:rPr>
        <w:t>ארי"ו</w:t>
      </w:r>
      <w:r w:rsidR="00A24328">
        <w:rPr>
          <w:rtl/>
        </w:rPr>
        <w:t>:</w:t>
      </w:r>
    </w:p>
    <w:p w14:paraId="30647A3B" w14:textId="4C4F8D28" w:rsidR="00DA51A5" w:rsidRPr="000528DA" w:rsidRDefault="00DA51A5" w:rsidP="0029048C">
      <w:pPr>
        <w:rPr>
          <w:rtl/>
        </w:rPr>
      </w:pPr>
      <w:bookmarkStart w:id="892" w:name="_Toc193635987"/>
      <w:bookmarkStart w:id="893" w:name="_Toc216184597"/>
      <w:r w:rsidRPr="00A10336">
        <w:rPr>
          <w:rStyle w:val="30"/>
          <w:rtl/>
        </w:rPr>
        <w:t>בצבור שנו</w:t>
      </w:r>
      <w:bookmarkEnd w:id="892"/>
      <w:bookmarkEnd w:id="893"/>
      <w:r w:rsidRPr="000528DA">
        <w:rPr>
          <w:rtl/>
        </w:rPr>
        <w:t xml:space="preserve"> </w:t>
      </w:r>
      <w:r w:rsidRPr="000528DA">
        <w:rPr>
          <w:rStyle w:val="affffff7"/>
          <w:rFonts w:hint="cs"/>
          <w:rtl/>
        </w:rPr>
        <w:t>[שלא חוזר אבל ביחיד חוזר]</w:t>
      </w:r>
      <w:r w:rsidRPr="000528DA">
        <w:rPr>
          <w:rtl/>
        </w:rPr>
        <w:t>.</w:t>
      </w:r>
    </w:p>
    <w:p w14:paraId="5B573B91" w14:textId="77777777" w:rsidR="00F55AD6" w:rsidRPr="00E34F28" w:rsidRDefault="00DA51A5" w:rsidP="00C4656C">
      <w:pPr>
        <w:pStyle w:val="afffffc"/>
        <w:spacing w:before="0"/>
        <w:rPr>
          <w:rtl/>
        </w:rPr>
      </w:pPr>
      <w:bookmarkStart w:id="894" w:name="_Toc193635988"/>
      <w:bookmarkStart w:id="895" w:name="_Toc216184598"/>
      <w:r w:rsidRPr="007D462B">
        <w:rPr>
          <w:rtl/>
        </w:rPr>
        <w:t>כמה ישהה בין תפלה לתפלה</w:t>
      </w:r>
      <w:bookmarkEnd w:id="894"/>
      <w:bookmarkEnd w:id="895"/>
    </w:p>
    <w:p w14:paraId="46040958" w14:textId="1F5BC40E" w:rsidR="00A24328" w:rsidRDefault="00DA51A5" w:rsidP="009A59D1">
      <w:pPr>
        <w:pStyle w:val="38"/>
        <w:framePr w:wrap="notBeside"/>
        <w:rPr>
          <w:rtl/>
        </w:rPr>
      </w:pPr>
      <w:r w:rsidRPr="00660D7A">
        <w:rPr>
          <w:rFonts w:hint="cs"/>
          <w:rtl/>
        </w:rPr>
        <w:t>ר</w:t>
      </w:r>
      <w:r w:rsidRPr="00660D7A">
        <w:rPr>
          <w:rtl/>
        </w:rPr>
        <w:t>"</w:t>
      </w:r>
      <w:r w:rsidRPr="00660D7A">
        <w:rPr>
          <w:rFonts w:hint="cs"/>
          <w:rtl/>
        </w:rPr>
        <w:t>ה ור</w:t>
      </w:r>
      <w:r w:rsidRPr="00660D7A">
        <w:rPr>
          <w:rtl/>
        </w:rPr>
        <w:t>"</w:t>
      </w:r>
      <w:r w:rsidRPr="00660D7A">
        <w:rPr>
          <w:rFonts w:hint="cs"/>
          <w:rtl/>
        </w:rPr>
        <w:t>ח</w:t>
      </w:r>
      <w:r w:rsidR="00516506" w:rsidRPr="00660D7A">
        <w:rPr>
          <w:rFonts w:hint="cs"/>
          <w:rtl/>
        </w:rPr>
        <w:t>:</w:t>
      </w:r>
      <w:r w:rsidRPr="00660D7A">
        <w:rPr>
          <w:rFonts w:hint="cs"/>
          <w:rtl/>
        </w:rPr>
        <w:t xml:space="preserve"> ל</w:t>
      </w:r>
      <w:r w:rsidRPr="00660D7A">
        <w:rPr>
          <w:rtl/>
        </w:rPr>
        <w:t>מ"ד</w:t>
      </w:r>
      <w:r w:rsidR="009B14FE">
        <w:rPr>
          <w:rtl/>
        </w:rPr>
        <w:t>:</w:t>
      </w:r>
    </w:p>
    <w:p w14:paraId="3C9522FC" w14:textId="2118F2C8" w:rsidR="00516506" w:rsidRPr="000528DA" w:rsidRDefault="00C4656C" w:rsidP="000528DA">
      <w:pPr>
        <w:rPr>
          <w:rtl/>
        </w:rPr>
      </w:pPr>
      <w:r w:rsidRPr="000528DA">
        <w:rPr>
          <w:rFonts w:hint="cs"/>
          <w:rtl/>
        </w:rPr>
        <w:t>כ</w:t>
      </w:r>
      <w:r w:rsidR="00DA51A5" w:rsidRPr="000528DA">
        <w:rPr>
          <w:rtl/>
        </w:rPr>
        <w:t xml:space="preserve">די </w:t>
      </w:r>
      <w:r w:rsidR="00DA51A5" w:rsidRPr="001B45BB">
        <w:rPr>
          <w:rStyle w:val="affff2"/>
          <w:rtl/>
        </w:rPr>
        <w:t>שתתחונן</w:t>
      </w:r>
      <w:r w:rsidR="00DA51A5" w:rsidRPr="000528DA">
        <w:rPr>
          <w:rtl/>
        </w:rPr>
        <w:t xml:space="preserve"> דעתו עליו – ד</w:t>
      </w:r>
      <w:r w:rsidR="00DA51A5" w:rsidRPr="00A4639B">
        <w:rPr>
          <w:rStyle w:val="ad"/>
          <w:rFonts w:hint="cs"/>
          <w:rtl/>
        </w:rPr>
        <w:t>'</w:t>
      </w:r>
      <w:r w:rsidR="00DA51A5" w:rsidRPr="00A4639B">
        <w:rPr>
          <w:rStyle w:val="ad"/>
          <w:rtl/>
        </w:rPr>
        <w:t>ואתחנן אל ה'.</w:t>
      </w:r>
      <w:r w:rsidR="007E4E8C">
        <w:rPr>
          <w:rFonts w:hint="cs"/>
          <w:rtl/>
        </w:rPr>
        <w:t xml:space="preserve">  </w:t>
      </w:r>
      <w:r w:rsidR="00516506" w:rsidRPr="000528DA">
        <w:rPr>
          <w:rFonts w:hint="cs"/>
          <w:rtl/>
        </w:rPr>
        <w:t xml:space="preserve"> </w:t>
      </w:r>
    </w:p>
    <w:p w14:paraId="7C45A72D" w14:textId="77777777" w:rsidR="00A24328" w:rsidRDefault="00DA51A5" w:rsidP="009A59D1">
      <w:pPr>
        <w:pStyle w:val="38"/>
        <w:framePr w:wrap="notBeside"/>
        <w:rPr>
          <w:rtl/>
        </w:rPr>
      </w:pPr>
      <w:r w:rsidRPr="00660D7A">
        <w:rPr>
          <w:rtl/>
        </w:rPr>
        <w:t>ומ"ד</w:t>
      </w:r>
      <w:r w:rsidR="00A24328">
        <w:rPr>
          <w:rtl/>
        </w:rPr>
        <w:t>:</w:t>
      </w:r>
    </w:p>
    <w:p w14:paraId="406BFA4F" w14:textId="23E7521B" w:rsidR="00675C7D" w:rsidRPr="000528DA" w:rsidRDefault="00DA51A5" w:rsidP="0029048C">
      <w:pPr>
        <w:spacing w:after="120"/>
        <w:rPr>
          <w:rtl/>
        </w:rPr>
      </w:pPr>
      <w:r w:rsidRPr="000528DA">
        <w:rPr>
          <w:rtl/>
        </w:rPr>
        <w:t xml:space="preserve">כדי </w:t>
      </w:r>
      <w:r w:rsidRPr="00A10336">
        <w:rPr>
          <w:rStyle w:val="30"/>
          <w:rtl/>
        </w:rPr>
        <w:t>שתתחולל</w:t>
      </w:r>
      <w:r w:rsidRPr="000528DA">
        <w:rPr>
          <w:rtl/>
        </w:rPr>
        <w:t xml:space="preserve"> דעתו עליו – </w:t>
      </w:r>
      <w:r w:rsidRPr="00A4639B">
        <w:rPr>
          <w:rStyle w:val="ad"/>
          <w:rtl/>
        </w:rPr>
        <w:t>ד</w:t>
      </w:r>
      <w:r w:rsidRPr="00A4639B">
        <w:rPr>
          <w:rStyle w:val="ad"/>
          <w:rFonts w:hint="cs"/>
          <w:rtl/>
        </w:rPr>
        <w:t>'</w:t>
      </w:r>
      <w:r w:rsidRPr="00A4639B">
        <w:rPr>
          <w:rStyle w:val="ad"/>
          <w:rtl/>
        </w:rPr>
        <w:t>ויחל משה</w:t>
      </w:r>
      <w:r w:rsidRPr="00A4639B">
        <w:rPr>
          <w:rStyle w:val="ad"/>
          <w:rFonts w:hint="cs"/>
          <w:rtl/>
        </w:rPr>
        <w:t>'</w:t>
      </w:r>
      <w:r w:rsidRPr="00A4639B">
        <w:rPr>
          <w:rStyle w:val="ad"/>
          <w:rtl/>
        </w:rPr>
        <w:t>.</w:t>
      </w:r>
      <w:r w:rsidR="00CC2CD9" w:rsidRPr="00A10336">
        <w:rPr>
          <w:rStyle w:val="30"/>
          <w:rFonts w:hint="cs"/>
          <w:rtl/>
        </w:rPr>
        <w:t xml:space="preserve"> </w:t>
      </w:r>
    </w:p>
    <w:p w14:paraId="6ED50256" w14:textId="77777777" w:rsidR="007B2B3C" w:rsidRPr="00E34F28" w:rsidRDefault="00DA51A5" w:rsidP="00C4656C">
      <w:pPr>
        <w:pStyle w:val="afffffc"/>
        <w:spacing w:before="0"/>
        <w:rPr>
          <w:rtl/>
        </w:rPr>
      </w:pPr>
      <w:bookmarkStart w:id="896" w:name="_Toc193635989"/>
      <w:bookmarkStart w:id="897" w:name="_Toc216184599"/>
      <w:r w:rsidRPr="007D462B">
        <w:rPr>
          <w:rtl/>
        </w:rPr>
        <w:t>טעה ולא הזכיר של ר</w:t>
      </w:r>
      <w:r w:rsidRPr="007D462B">
        <w:rPr>
          <w:rFonts w:hint="cs"/>
          <w:rtl/>
        </w:rPr>
        <w:t>"ח</w:t>
      </w:r>
      <w:r w:rsidRPr="007D462B">
        <w:rPr>
          <w:rtl/>
        </w:rPr>
        <w:t xml:space="preserve"> ערבי</w:t>
      </w:r>
      <w:r w:rsidRPr="007D462B">
        <w:rPr>
          <w:rFonts w:hint="cs"/>
          <w:rtl/>
        </w:rPr>
        <w:t>ת</w:t>
      </w:r>
      <w:bookmarkEnd w:id="896"/>
      <w:bookmarkEnd w:id="897"/>
    </w:p>
    <w:p w14:paraId="78FE46A3" w14:textId="02DDD2A4" w:rsidR="00A24328" w:rsidRDefault="00C63A2B" w:rsidP="009A59D1">
      <w:pPr>
        <w:pStyle w:val="38"/>
        <w:framePr w:wrap="notBeside"/>
        <w:rPr>
          <w:rtl/>
        </w:rPr>
      </w:pPr>
      <w:r w:rsidRPr="00660D7A">
        <w:rPr>
          <w:rFonts w:hint="cs"/>
          <w:rtl/>
        </w:rPr>
        <w:t>רב</w:t>
      </w:r>
      <w:r w:rsidR="00A24328">
        <w:rPr>
          <w:rFonts w:hint="cs"/>
          <w:rtl/>
        </w:rPr>
        <w:t>:</w:t>
      </w:r>
    </w:p>
    <w:p w14:paraId="7CC7A070" w14:textId="172B7398" w:rsidR="007B2B3C" w:rsidRPr="001B45BB" w:rsidRDefault="00DA51A5" w:rsidP="000528DA">
      <w:pPr>
        <w:rPr>
          <w:rtl/>
        </w:rPr>
      </w:pPr>
      <w:r w:rsidRPr="001B45BB">
        <w:rPr>
          <w:rtl/>
        </w:rPr>
        <w:t>אין מחזירין אותו</w:t>
      </w:r>
      <w:r w:rsidR="00516506" w:rsidRPr="001B45BB">
        <w:rPr>
          <w:rtl/>
        </w:rPr>
        <w:t xml:space="preserve">, </w:t>
      </w:r>
      <w:r w:rsidRPr="001B45BB">
        <w:rPr>
          <w:rtl/>
        </w:rPr>
        <w:t>שאין ב</w:t>
      </w:r>
      <w:r w:rsidRPr="001B45BB">
        <w:rPr>
          <w:rFonts w:hint="cs"/>
          <w:rtl/>
        </w:rPr>
        <w:t>"ד</w:t>
      </w:r>
      <w:r w:rsidRPr="001B45BB">
        <w:rPr>
          <w:rtl/>
        </w:rPr>
        <w:t xml:space="preserve"> מקדשין החדש אלא ביום.</w:t>
      </w:r>
      <w:r w:rsidR="00CC2CD9" w:rsidRPr="001B45BB">
        <w:rPr>
          <w:rFonts w:hint="cs"/>
          <w:rtl/>
        </w:rPr>
        <w:t xml:space="preserve"> </w:t>
      </w:r>
    </w:p>
    <w:p w14:paraId="77EBD86A" w14:textId="33BEE798" w:rsidR="00A24328" w:rsidRDefault="00DA51A5" w:rsidP="009A59D1">
      <w:pPr>
        <w:pStyle w:val="38"/>
        <w:framePr w:wrap="notBeside"/>
        <w:rPr>
          <w:rtl/>
        </w:rPr>
      </w:pPr>
      <w:r w:rsidRPr="00660D7A">
        <w:rPr>
          <w:rFonts w:hint="cs"/>
          <w:rtl/>
        </w:rPr>
        <w:t>א</w:t>
      </w:r>
      <w:r w:rsidRPr="00660D7A">
        <w:rPr>
          <w:rtl/>
        </w:rPr>
        <w:t>מימר</w:t>
      </w:r>
      <w:r w:rsidR="00A24328">
        <w:rPr>
          <w:rtl/>
        </w:rPr>
        <w:t>:</w:t>
      </w:r>
    </w:p>
    <w:p w14:paraId="1162EAFE" w14:textId="4DE8D2CD" w:rsidR="00C63A2B" w:rsidRPr="000528DA" w:rsidRDefault="00DA51A5" w:rsidP="000528DA">
      <w:pPr>
        <w:rPr>
          <w:rtl/>
        </w:rPr>
      </w:pPr>
      <w:r w:rsidRPr="000528DA">
        <w:rPr>
          <w:rtl/>
        </w:rPr>
        <w:t>מסתבר בחדש מלא, אבל בחדש חסר מחזירין אותו.</w:t>
      </w:r>
      <w:r w:rsidR="00CC2CD9" w:rsidRPr="000528DA">
        <w:rPr>
          <w:rFonts w:hint="cs"/>
          <w:rtl/>
        </w:rPr>
        <w:t xml:space="preserve"> </w:t>
      </w:r>
    </w:p>
    <w:p w14:paraId="290E1586" w14:textId="2C40A285" w:rsidR="00A24328" w:rsidRDefault="00DA51A5" w:rsidP="009A59D1">
      <w:pPr>
        <w:pStyle w:val="38"/>
        <w:framePr w:wrap="notBeside"/>
        <w:rPr>
          <w:rtl/>
        </w:rPr>
      </w:pPr>
      <w:r w:rsidRPr="00660D7A">
        <w:rPr>
          <w:rtl/>
        </w:rPr>
        <w:t>ר"</w:t>
      </w:r>
      <w:r w:rsidRPr="00660D7A">
        <w:rPr>
          <w:rFonts w:hint="cs"/>
          <w:rtl/>
        </w:rPr>
        <w:t>א</w:t>
      </w:r>
      <w:r w:rsidR="00A24328">
        <w:rPr>
          <w:rtl/>
        </w:rPr>
        <w:t>:</w:t>
      </w:r>
    </w:p>
    <w:p w14:paraId="1ADDC0F5" w14:textId="7BB16620" w:rsidR="005F5AA7" w:rsidRPr="00E34F28" w:rsidRDefault="00DA51A5" w:rsidP="0029048C">
      <w:pPr>
        <w:rPr>
          <w:rtl/>
        </w:rPr>
      </w:pPr>
      <w:r w:rsidRPr="00E34F28">
        <w:rPr>
          <w:rStyle w:val="afffff9"/>
          <w:rtl/>
        </w:rPr>
        <w:t>רב</w:t>
      </w:r>
      <w:r w:rsidRPr="000528DA">
        <w:rPr>
          <w:rtl/>
        </w:rPr>
        <w:t xml:space="preserve"> </w:t>
      </w:r>
      <w:r w:rsidR="00C63A2B" w:rsidRPr="000528DA">
        <w:rPr>
          <w:rFonts w:hint="cs"/>
          <w:rtl/>
        </w:rPr>
        <w:t xml:space="preserve">אמר </w:t>
      </w:r>
      <w:r w:rsidRPr="000528DA">
        <w:rPr>
          <w:rtl/>
        </w:rPr>
        <w:t>טע</w:t>
      </w:r>
      <w:r w:rsidRPr="000528DA">
        <w:rPr>
          <w:rFonts w:hint="cs"/>
          <w:rtl/>
        </w:rPr>
        <w:t xml:space="preserve">ם </w:t>
      </w:r>
      <w:r w:rsidR="00BC1E17">
        <w:rPr>
          <w:rFonts w:hint="cs"/>
          <w:rtl/>
        </w:rPr>
        <w:t xml:space="preserve">- </w:t>
      </w:r>
      <w:r w:rsidRPr="000528DA">
        <w:rPr>
          <w:rFonts w:hint="cs"/>
          <w:rtl/>
        </w:rPr>
        <w:t>ל</w:t>
      </w:r>
      <w:r w:rsidRPr="000528DA">
        <w:rPr>
          <w:rtl/>
        </w:rPr>
        <w:t>"</w:t>
      </w:r>
      <w:r w:rsidRPr="000528DA">
        <w:rPr>
          <w:rFonts w:hint="cs"/>
          <w:rtl/>
        </w:rPr>
        <w:t>ש חסר או מלא</w:t>
      </w:r>
      <w:r w:rsidR="00BC1E17">
        <w:rPr>
          <w:rFonts w:hint="cs"/>
          <w:rtl/>
        </w:rPr>
        <w:t xml:space="preserve"> </w:t>
      </w:r>
      <w:r w:rsidR="00BC1E17" w:rsidRPr="00BC1E17">
        <w:rPr>
          <w:rStyle w:val="affffff7"/>
          <w:rFonts w:hint="cs"/>
          <w:rtl/>
        </w:rPr>
        <w:t>לעולם אין מחזירין</w:t>
      </w:r>
      <w:r w:rsidRPr="000528DA">
        <w:rPr>
          <w:rFonts w:hint="cs"/>
          <w:rtl/>
        </w:rPr>
        <w:t>.</w:t>
      </w:r>
    </w:p>
    <w:p w14:paraId="2CB81355" w14:textId="59058A45" w:rsidR="0029048C" w:rsidRDefault="00F52876" w:rsidP="0029048C">
      <w:pPr>
        <w:jc w:val="center"/>
        <w:rPr>
          <w:rStyle w:val="affffff0"/>
          <w:rFonts w:ascii="BA Or Tzadikim Regular" w:hAnsi="BA Or Tzadikim Regular" w:cs="BA Or Tzadikim Regular"/>
          <w:sz w:val="20"/>
          <w:szCs w:val="20"/>
          <w:shd w:val="clear" w:color="auto" w:fill="auto"/>
          <w:rtl/>
        </w:rPr>
      </w:pPr>
      <w:r w:rsidRPr="00212C8E">
        <w:rPr>
          <w:rFonts w:ascii="BA Or Tzadikim Regular" w:hAnsi="BA Or Tzadikim Regular" w:cs="BA Or Tzadikim Regular"/>
          <w:spacing w:val="4"/>
          <w:sz w:val="20"/>
          <w:szCs w:val="20"/>
          <w:rtl/>
        </w:rPr>
        <w:t>F</w:t>
      </w:r>
      <w:r w:rsidRPr="00212C8E">
        <w:rPr>
          <w:rFonts w:ascii="BA Or Tzadikim Regular" w:hAnsi="BA Or Tzadikim Regular" w:cs="BA Or Tzadikim Regular" w:hint="cs"/>
          <w:spacing w:val="4"/>
          <w:sz w:val="20"/>
          <w:szCs w:val="20"/>
          <w:rtl/>
        </w:rPr>
        <w:t>ה</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דר</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ן על</w:t>
      </w:r>
      <w:r>
        <w:rPr>
          <w:rFonts w:ascii="BA Or Tzadikim Regular" w:hAnsi="BA Or Tzadikim Regular" w:cs="BA Or Tzadikim Regular" w:hint="cs"/>
          <w:spacing w:val="4"/>
          <w:sz w:val="20"/>
          <w:szCs w:val="20"/>
          <w:rtl/>
        </w:rPr>
        <w:t>+</w:t>
      </w:r>
      <w:r w:rsidRPr="00212C8E">
        <w:rPr>
          <w:rFonts w:ascii="BA Or Tzadikim Regular" w:hAnsi="BA Or Tzadikim Regular" w:cs="BA Or Tzadikim Regular" w:hint="cs"/>
          <w:spacing w:val="4"/>
          <w:sz w:val="20"/>
          <w:szCs w:val="20"/>
          <w:rtl/>
        </w:rPr>
        <w:t xml:space="preserve">ך </w:t>
      </w:r>
      <w:r>
        <w:rPr>
          <w:rFonts w:ascii="BA Or Tzadikim Regular" w:hAnsi="BA Or Tzadikim Regular" w:cs="BA Or Tzadikim Regular" w:hint="cs"/>
          <w:spacing w:val="4"/>
          <w:sz w:val="20"/>
          <w:szCs w:val="20"/>
          <w:rtl/>
        </w:rPr>
        <w:t>ת+פילת+ ה+שח+ר</w:t>
      </w:r>
      <w:r w:rsidRPr="00212C8E">
        <w:rPr>
          <w:rFonts w:ascii="BA Or Tzadikim Regular" w:hAnsi="BA Or Tzadikim Regular" w:cs="BA Or Tzadikim Regular"/>
          <w:spacing w:val="4"/>
          <w:sz w:val="20"/>
          <w:szCs w:val="20"/>
          <w:rtl/>
        </w:rPr>
        <w:t>E</w:t>
      </w:r>
      <w:r w:rsidR="0029048C">
        <w:rPr>
          <w:rStyle w:val="affffff0"/>
          <w:rFonts w:ascii="BA Or Tzadikim Regular" w:hAnsi="BA Or Tzadikim Regular" w:cs="BA Or Tzadikim Regular" w:hint="cs"/>
          <w:sz w:val="20"/>
          <w:szCs w:val="20"/>
          <w:shd w:val="clear" w:color="auto" w:fill="auto"/>
          <w:rtl/>
        </w:rPr>
        <w:t xml:space="preserve"> </w:t>
      </w:r>
    </w:p>
    <w:p w14:paraId="39BD28D5" w14:textId="77777777" w:rsidR="007E1E66" w:rsidRPr="00470C2A" w:rsidRDefault="007E1E66" w:rsidP="009E62D4">
      <w:pPr>
        <w:pStyle w:val="afffc"/>
        <w:framePr w:wrap="around"/>
        <w:rPr>
          <w:del w:id="21172" w:author="Claude" w:date="2026-10-07T09:24:28Z"/>
          <w:rtl/>
        </w:rPr>
      </w:pPr>
      <w:del w:id="21171" w:author="Claude" w:date="2026-10-07T09:24:28Z">
        <w:r w:rsidRPr="00470C2A">
          <w:rPr>
            <w:rFonts w:hint="cs"/>
            <w:rtl/>
          </w:rPr>
          <w:delText xml:space="preserve">פרק חמישי </w:delText>
        </w:r>
      </w:del>
    </w:p>
    <w:p w14:paraId="28D44DBF" w14:textId="77777777" w:rsidR="007E1E66" w:rsidRPr="00470C2A" w:rsidRDefault="007E1E66" w:rsidP="004B375F">
      <w:pPr>
        <w:pStyle w:val="afffd"/>
        <w:framePr w:wrap="around"/>
        <w:rPr>
          <w:del w:id="21174" w:author="Claude" w:date="2026-10-07T09:24:28Z"/>
          <w:rtl/>
        </w:rPr>
      </w:pPr>
      <w:del w:id="21173" w:author="Claude" w:date="2026-10-07T09:24:28Z">
        <w:r w:rsidRPr="00470C2A">
          <w:rPr>
            <w:rFonts w:hint="cs"/>
            <w:rtl/>
          </w:rPr>
          <w:delText xml:space="preserve">אין עומדין </w:delText>
        </w:r>
      </w:del>
    </w:p>
    <w:p>
      <w:pPr>
        <w:pStyle w:val="Hadran"/>
        <w:rPr>
          <w:ins w:id="91051" w:author="Claude" w:date="2026-10-08T08:34:46Z"/>
        </w:rPr>
      </w:pPr>
      <w:ins w:id="91050" w:author="Claude" w:date="2026-10-08T08:34:46Z">
        <w:r>
          <w:rPr>
            <w:rFonts w:hint="cs"/>
            <w:rtl/>
          </w:rPr>
          <w:t xml:space="preserve">הדרן עלך תפלת השחר</w:t>
        </w:r>
      </w:ins>
    </w:p>
    <w:p>
      <w:pPr>
        <w:pStyle w:val="PetichatPerek"/>
        <w:rPr>
          <w:ins w:id="21170" w:author="Claude" w:date="2026-10-07T09:24:28Z"/>
        </w:rPr>
      </w:pPr>
      <w:ins w:id="21169" w:author="Claude" w:date="2026-10-07T09:24:28Z">
        <w:r>
          <w:rPr>
            <w:rFonts w:hint="cs"/>
            <w:rtl/>
          </w:rPr>
          <w:t xml:space="preserve">פרק חמישי</w:t>
        </w:r>
        <w:r>
          <w:rPr>
            <w:rFonts w:hint="cs"/>
            <w:rtl/>
          </w:rPr>
          <w:t xml:space="preserve"> - </w:t>
        </w:r>
        <w:r>
          <w:rPr>
            <w:rFonts w:hint="cs"/>
            <w:rtl/>
          </w:rPr>
          <w:t xml:space="preserve">אין עומדין</w:t>
        </w:r>
      </w:ins>
    </w:p>
    <w:p>
      <w:pPr>
        <w:pStyle w:val="MishnaBatzad"/>
        <w:rPr>
          <w:ins w:id="20110" w:author="קלוד" w:date="2026-10-06T10:08:25Z"/>
        </w:rPr>
      </w:pPr>
      <w:ins w:id="20109" w:author="קלוד" w:date="2026-10-06T10:08:25Z">
        <w:r>
          <w:t xml:space="preserve">משנה א</w:t>
        </w:r>
      </w:ins>
    </w:p>
    <w:p w14:paraId="73B74E1C" w14:textId="0520C0F4" w:rsidR="00675C7D" w:rsidRPr="00E34F28" w:rsidRDefault="00DA51A5" w:rsidP="009B14FE">
      <w:pPr>
        <w:pStyle w:val="a3"/>
        <w:spacing w:before="120"/>
        <w:jc w:val="center"/>
        <w:rPr>
          <w:rtl/>
        </w:rPr>
        <w:pPrChange w:id="90018" w:author="קלוד" w:date="2026-10-08T12:08:16Z">
          <w:pPr>
            <w:pStyle w:val="a3"/>
            <w:jc w:val="center"/>
          </w:pPr>
        </w:pPrChange>
      </w:pPr>
      <w:r w:rsidRPr="007A7B3E">
        <w:rPr>
          <w:rStyle w:val="affffff0"/>
          <w:rtl/>
        </w:rPr>
        <w:t>אין עומדין להתפלל</w:t>
      </w:r>
      <w:r w:rsidRPr="009B14FE">
        <w:rPr>
          <w:rStyle w:val="affffff0"/>
          <w:rtl/>
        </w:rPr>
        <w:t xml:space="preserve"> אלא מתוך כובד ראש</w:t>
      </w:r>
      <w:r w:rsidRPr="007F58B7">
        <w:rPr>
          <w:rtl/>
        </w:rPr>
        <w:t>.</w:t>
      </w:r>
    </w:p>
    <w:p w14:paraId="5A3C6B13" w14:textId="08B531EB" w:rsidR="00675C7D" w:rsidRPr="00E34F28" w:rsidRDefault="00DA51A5" w:rsidP="00A24328">
      <w:pPr>
        <w:pStyle w:val="a3"/>
        <w:spacing w:after="60"/>
        <w:rPr>
          <w:rtl/>
        </w:rPr>
      </w:pPr>
      <w:r w:rsidRPr="007F58B7">
        <w:rPr>
          <w:rtl/>
        </w:rPr>
        <w:t>חסידים הראשונים הי</w:t>
      </w:r>
      <w:r w:rsidR="00010672" w:rsidRPr="007F58B7">
        <w:rPr>
          <w:rtl/>
        </w:rPr>
        <w:t xml:space="preserve">ו שוהין שעה אחת ומתפללין, </w:t>
      </w:r>
      <w:r w:rsidR="00A24328">
        <w:rPr>
          <w:rFonts w:hint="cs"/>
          <w:rtl/>
        </w:rPr>
        <w:t xml:space="preserve">כדי </w:t>
      </w:r>
      <w:r w:rsidRPr="007F58B7">
        <w:rPr>
          <w:rtl/>
        </w:rPr>
        <w:t>שיכוונו לבם לאביהם שבשמים.</w:t>
      </w:r>
      <w:r w:rsidR="00291D7F" w:rsidRPr="007F58B7">
        <w:rPr>
          <w:rFonts w:hint="cs"/>
          <w:rtl/>
        </w:rPr>
        <w:t xml:space="preserve"> </w:t>
      </w:r>
    </w:p>
    <w:p w14:paraId="5AE4AF1D" w14:textId="77777777" w:rsidR="00A1382B" w:rsidRPr="00E34F28" w:rsidRDefault="00DA51A5" w:rsidP="001619FE">
      <w:pPr>
        <w:pStyle w:val="a3"/>
        <w:rPr>
          <w:rtl/>
        </w:rPr>
      </w:pPr>
      <w:r w:rsidRPr="007F58B7">
        <w:rPr>
          <w:rtl/>
        </w:rPr>
        <w:t xml:space="preserve">אפילו המלך שואל בשלומו לא ישיבנו, </w:t>
      </w:r>
    </w:p>
    <w:p w14:paraId="121EC501" w14:textId="77777777" w:rsidR="00DA51A5" w:rsidRPr="00E34F28" w:rsidRDefault="00DA51A5" w:rsidP="001619FE">
      <w:pPr>
        <w:pStyle w:val="a3"/>
        <w:rPr>
          <w:rtl/>
        </w:rPr>
      </w:pPr>
      <w:r w:rsidRPr="007F58B7">
        <w:rPr>
          <w:rtl/>
        </w:rPr>
        <w:t>ואפילו נחש כרוך על עקבו לא יפסיק</w:t>
      </w:r>
      <w:r w:rsidRPr="00A4639B">
        <w:rPr>
          <w:rtl/>
        </w:rPr>
        <w:t>.</w:t>
      </w:r>
    </w:p>
    <w:p w14:paraId="41786632" w14:textId="77777777" w:rsidR="00675C7D" w:rsidRPr="00E34F28" w:rsidRDefault="00A1382B" w:rsidP="00470C2A">
      <w:pPr>
        <w:pStyle w:val="afffffe"/>
        <w:rPr>
          <w:rtl/>
        </w:rPr>
      </w:pPr>
      <w:ins w:id="9806" w:author="מספור קטעי משנה" w:date="2026-10-06T10:03:42Z">
        <w:r>
          <w:rPr>
            <w:rStyle w:val="MisparKeta"/>
          </w:rPr>
          <w:t xml:space="preserve">א. </w:t>
        </w:r>
      </w:ins>
      <w:bookmarkStart w:id="898" w:name="_Toc193635990"/>
      <w:bookmarkStart w:id="899" w:name="_Toc216184600"/>
      <w:r>
        <w:rPr>
          <w:rStyle w:val="a7"/>
          <w:rFonts w:hint="cs"/>
          <w:rtl/>
        </w:rPr>
        <w:t xml:space="preserve">להתפלל מתוך </w:t>
      </w:r>
      <w:r w:rsidR="00675C7D">
        <w:rPr>
          <w:rStyle w:val="a7"/>
          <w:rFonts w:hint="cs"/>
          <w:rtl/>
        </w:rPr>
        <w:t>כובד ראש</w:t>
      </w:r>
      <w:bookmarkEnd w:id="898"/>
      <w:bookmarkEnd w:id="899"/>
      <w:r w:rsidR="00675C7D">
        <w:rPr>
          <w:rStyle w:val="a7"/>
          <w:rFonts w:hint="cs"/>
          <w:rtl/>
        </w:rPr>
        <w:t xml:space="preserve"> </w:t>
      </w:r>
    </w:p>
    <w:p w14:paraId="2368709B" w14:textId="77777777" w:rsidR="00A24328" w:rsidRDefault="00DA51A5" w:rsidP="009A59D1">
      <w:pPr>
        <w:pStyle w:val="38"/>
        <w:framePr w:wrap="notBeside"/>
        <w:rPr>
          <w:rtl/>
        </w:rPr>
      </w:pPr>
      <w:r w:rsidRPr="00660D7A">
        <w:rPr>
          <w:rFonts w:hint="cs"/>
          <w:rtl/>
        </w:rPr>
        <w:lastRenderedPageBreak/>
        <w:t>לא</w:t>
      </w:r>
      <w:r w:rsidR="00A24328">
        <w:rPr>
          <w:rtl/>
        </w:rPr>
        <w:t>:</w:t>
      </w:r>
    </w:p>
    <w:p w14:paraId="42F553CC" w14:textId="5BBDF4E1" w:rsidR="00675C7D" w:rsidRPr="000528DA" w:rsidRDefault="00010672" w:rsidP="000528DA">
      <w:pPr>
        <w:rPr>
          <w:rtl/>
        </w:rPr>
      </w:pPr>
      <w:r w:rsidRPr="00F95182">
        <w:rPr>
          <w:rStyle w:val="ad"/>
          <w:rFonts w:hint="cs"/>
          <w:rtl/>
        </w:rPr>
        <w:t>מ</w:t>
      </w:r>
      <w:r w:rsidR="00DA51A5" w:rsidRPr="00F95182">
        <w:rPr>
          <w:rStyle w:val="ad"/>
          <w:rFonts w:hint="cs"/>
          <w:rtl/>
        </w:rPr>
        <w:t>'</w:t>
      </w:r>
      <w:r w:rsidR="00DA51A5" w:rsidRPr="00F95182">
        <w:rPr>
          <w:rStyle w:val="ad"/>
          <w:rtl/>
        </w:rPr>
        <w:t>מרת נפש</w:t>
      </w:r>
      <w:r w:rsidR="00DA51A5" w:rsidRPr="00F95182">
        <w:rPr>
          <w:rStyle w:val="ad"/>
          <w:rFonts w:hint="cs"/>
          <w:rtl/>
        </w:rPr>
        <w:t>'</w:t>
      </w:r>
      <w:r w:rsidR="00DA51A5" w:rsidRPr="00F95182">
        <w:rPr>
          <w:rStyle w:val="ad"/>
          <w:rtl/>
        </w:rPr>
        <w:t>.</w:t>
      </w:r>
      <w:r w:rsidR="00675C7D" w:rsidRPr="000528DA">
        <w:rPr>
          <w:rFonts w:hint="cs"/>
          <w:rtl/>
        </w:rPr>
        <w:t xml:space="preserve"> </w:t>
      </w:r>
      <w:r w:rsidR="009B14FE">
        <w:rPr>
          <w:rFonts w:hint="cs"/>
          <w:rtl/>
        </w:rPr>
        <w:t xml:space="preserve">- </w:t>
      </w:r>
      <w:r w:rsidR="00DA51A5" w:rsidRPr="000528DA">
        <w:rPr>
          <w:rFonts w:hint="cs"/>
          <w:rtl/>
        </w:rPr>
        <w:t>ד</w:t>
      </w:r>
      <w:r w:rsidR="007F58B7" w:rsidRPr="000528DA">
        <w:rPr>
          <w:rFonts w:ascii="Fb Fontext" w:hAnsi="Fb Fontext" w:hint="cs"/>
          <w:rtl/>
        </w:rPr>
        <w:t>שאני חנה דמרת לב.</w:t>
      </w:r>
    </w:p>
    <w:p w14:paraId="477732C4" w14:textId="3F5FC565" w:rsidR="00A24328" w:rsidRDefault="00DA51A5" w:rsidP="009A59D1">
      <w:pPr>
        <w:pStyle w:val="38"/>
        <w:framePr w:wrap="notBeside"/>
        <w:rPr>
          <w:rtl/>
        </w:rPr>
      </w:pPr>
      <w:r w:rsidRPr="00660D7A">
        <w:rPr>
          <w:rFonts w:hint="cs"/>
          <w:rtl/>
        </w:rPr>
        <w:t>ולא</w:t>
      </w:r>
      <w:r w:rsidR="009B14FE">
        <w:rPr>
          <w:rFonts w:hint="cs"/>
          <w:rtl/>
        </w:rPr>
        <w:t>:</w:t>
      </w:r>
    </w:p>
    <w:p w14:paraId="0A92C505" w14:textId="77777777" w:rsidR="00A24328" w:rsidRDefault="00010672" w:rsidP="000528DA">
      <w:pPr>
        <w:rPr>
          <w:rtl/>
        </w:rPr>
      </w:pPr>
      <w:r w:rsidRPr="000528DA">
        <w:rPr>
          <w:rFonts w:hint="cs"/>
          <w:rtl/>
        </w:rPr>
        <w:t>מ</w:t>
      </w:r>
      <w:r w:rsidR="00DA51A5" w:rsidRPr="00A4639B">
        <w:rPr>
          <w:rStyle w:val="ad"/>
          <w:rFonts w:hint="cs"/>
          <w:rtl/>
        </w:rPr>
        <w:t>'</w:t>
      </w:r>
      <w:r w:rsidR="00DA51A5" w:rsidRPr="00A4639B">
        <w:rPr>
          <w:rStyle w:val="ad"/>
          <w:rtl/>
        </w:rPr>
        <w:t>אשתחוה אל היכל קדשך ביראתך</w:t>
      </w:r>
      <w:r w:rsidR="00DA51A5" w:rsidRPr="00A4639B">
        <w:rPr>
          <w:rStyle w:val="ad"/>
          <w:rFonts w:hint="cs"/>
          <w:rtl/>
        </w:rPr>
        <w:t>'</w:t>
      </w:r>
      <w:r w:rsidR="00DA51A5" w:rsidRPr="00A4639B">
        <w:rPr>
          <w:rStyle w:val="ad"/>
          <w:rtl/>
        </w:rPr>
        <w:t>.</w:t>
      </w:r>
      <w:r w:rsidR="00DA51A5" w:rsidRPr="000528DA">
        <w:rPr>
          <w:rFonts w:hint="cs"/>
          <w:rtl/>
        </w:rPr>
        <w:t xml:space="preserve"> </w:t>
      </w:r>
    </w:p>
    <w:p w14:paraId="57248119" w14:textId="77777777" w:rsidR="00A24328" w:rsidRDefault="00A24328" w:rsidP="009A59D1">
      <w:pPr>
        <w:pStyle w:val="38"/>
        <w:framePr w:wrap="notBeside"/>
        <w:rPr>
          <w:rtl/>
        </w:rPr>
      </w:pPr>
      <w:r>
        <w:rPr>
          <w:rFonts w:hint="cs"/>
          <w:rtl/>
        </w:rPr>
        <w:t xml:space="preserve">- </w:t>
      </w:r>
    </w:p>
    <w:p w14:paraId="589C8576" w14:textId="32F2A468" w:rsidR="00675C7D" w:rsidRPr="000528DA" w:rsidRDefault="00010672" w:rsidP="000528DA">
      <w:pPr>
        <w:rPr>
          <w:rtl/>
        </w:rPr>
      </w:pPr>
      <w:r w:rsidRPr="000528DA">
        <w:rPr>
          <w:rFonts w:hint="cs"/>
          <w:rtl/>
        </w:rPr>
        <w:t xml:space="preserve">שאני </w:t>
      </w:r>
      <w:r w:rsidR="00DA51A5" w:rsidRPr="000528DA">
        <w:rPr>
          <w:rtl/>
        </w:rPr>
        <w:t xml:space="preserve">דוד </w:t>
      </w:r>
      <w:r w:rsidRPr="000528DA">
        <w:rPr>
          <w:rFonts w:hint="cs"/>
          <w:rtl/>
        </w:rPr>
        <w:t>ד</w:t>
      </w:r>
      <w:r w:rsidR="00DA51A5" w:rsidRPr="000528DA">
        <w:rPr>
          <w:rFonts w:hint="cs"/>
          <w:rtl/>
        </w:rPr>
        <w:t>מ</w:t>
      </w:r>
      <w:r w:rsidR="00DA51A5" w:rsidRPr="000528DA">
        <w:rPr>
          <w:rtl/>
        </w:rPr>
        <w:t>צער נפש</w:t>
      </w:r>
      <w:r w:rsidRPr="000528DA">
        <w:rPr>
          <w:rFonts w:hint="cs"/>
          <w:rtl/>
        </w:rPr>
        <w:t>ו</w:t>
      </w:r>
      <w:r w:rsidR="00DA51A5" w:rsidRPr="000528DA">
        <w:rPr>
          <w:rtl/>
        </w:rPr>
        <w:t xml:space="preserve"> ברחמי טובא</w:t>
      </w:r>
      <w:r w:rsidRPr="000528DA">
        <w:rPr>
          <w:rFonts w:hint="cs"/>
          <w:rtl/>
        </w:rPr>
        <w:t>.</w:t>
      </w:r>
    </w:p>
    <w:p w14:paraId="2661856E" w14:textId="0CDDB183" w:rsidR="00A24328" w:rsidRDefault="00DA51A5" w:rsidP="009A59D1">
      <w:pPr>
        <w:pStyle w:val="38"/>
        <w:framePr w:wrap="notBeside"/>
        <w:rPr>
          <w:rtl/>
        </w:rPr>
      </w:pPr>
      <w:r w:rsidRPr="00660D7A">
        <w:rPr>
          <w:rFonts w:hint="cs"/>
          <w:rtl/>
        </w:rPr>
        <w:t>ולא</w:t>
      </w:r>
      <w:r w:rsidR="009B14FE">
        <w:rPr>
          <w:rFonts w:hint="cs"/>
          <w:rtl/>
        </w:rPr>
        <w:t>:</w:t>
      </w:r>
    </w:p>
    <w:p w14:paraId="5B47F17D" w14:textId="77777777" w:rsidR="009B14FE" w:rsidRDefault="00010672" w:rsidP="000528DA">
      <w:pPr>
        <w:rPr>
          <w:rStyle w:val="30"/>
          <w:rtl/>
        </w:rPr>
      </w:pPr>
      <w:r w:rsidRPr="000528DA">
        <w:rPr>
          <w:rFonts w:hint="cs"/>
          <w:rtl/>
        </w:rPr>
        <w:t>מ</w:t>
      </w:r>
      <w:r w:rsidR="00DA51A5" w:rsidRPr="00A4639B">
        <w:rPr>
          <w:rStyle w:val="ad"/>
          <w:rFonts w:hint="cs"/>
          <w:rtl/>
        </w:rPr>
        <w:t>'</w:t>
      </w:r>
      <w:r w:rsidR="00DA51A5" w:rsidRPr="00A4639B">
        <w:rPr>
          <w:rStyle w:val="ad"/>
          <w:rtl/>
        </w:rPr>
        <w:t>השתחוו לה' בהדרת קדש</w:t>
      </w:r>
      <w:r w:rsidR="00DA51A5" w:rsidRPr="00A4639B">
        <w:rPr>
          <w:rStyle w:val="ad"/>
          <w:rFonts w:hint="cs"/>
          <w:rtl/>
        </w:rPr>
        <w:t>'</w:t>
      </w:r>
      <w:r w:rsidR="00DA51A5" w:rsidRPr="000528DA">
        <w:rPr>
          <w:rtl/>
        </w:rPr>
        <w:t xml:space="preserve">, </w:t>
      </w:r>
      <w:r w:rsidR="00DA51A5" w:rsidRPr="000528DA">
        <w:rPr>
          <w:rFonts w:hint="cs"/>
          <w:rtl/>
        </w:rPr>
        <w:t>תקרי</w:t>
      </w:r>
      <w:r w:rsidR="00DA51A5" w:rsidRPr="000528DA">
        <w:rPr>
          <w:rtl/>
        </w:rPr>
        <w:t xml:space="preserve"> </w:t>
      </w:r>
      <w:r w:rsidR="00DA51A5" w:rsidRPr="00A10336">
        <w:rPr>
          <w:rStyle w:val="30"/>
          <w:rtl/>
        </w:rPr>
        <w:t>בחרדת</w:t>
      </w:r>
      <w:r w:rsidR="00675C7D" w:rsidRPr="00A10336">
        <w:rPr>
          <w:rStyle w:val="30"/>
          <w:rFonts w:hint="cs"/>
          <w:rtl/>
        </w:rPr>
        <w:t xml:space="preserve"> </w:t>
      </w:r>
    </w:p>
    <w:p w14:paraId="5A0BE059" w14:textId="54CBFE7D" w:rsidR="00675C7D" w:rsidRPr="000528DA" w:rsidRDefault="009B14FE" w:rsidP="009B14FE">
      <w:pPr>
        <w:rPr>
          <w:rtl/>
        </w:rPr>
      </w:pPr>
      <w:bookmarkStart w:id="900" w:name="_Toc216184601"/>
      <w:r>
        <w:rPr>
          <w:rStyle w:val="30"/>
          <w:rFonts w:hint="cs"/>
          <w:rtl/>
        </w:rPr>
        <w:t>-</w:t>
      </w:r>
      <w:bookmarkEnd w:id="900"/>
      <w:r>
        <w:rPr>
          <w:rStyle w:val="30"/>
          <w:rFonts w:hint="cs"/>
          <w:rtl/>
        </w:rPr>
        <w:t xml:space="preserve"> </w:t>
      </w:r>
      <w:r w:rsidR="00DA51A5" w:rsidRPr="000528DA">
        <w:rPr>
          <w:rFonts w:hint="cs"/>
          <w:rtl/>
        </w:rPr>
        <w:t>דה</w:t>
      </w:r>
      <w:r w:rsidR="00DA51A5" w:rsidRPr="000528DA">
        <w:rPr>
          <w:rtl/>
        </w:rPr>
        <w:t xml:space="preserve">דרת ממש, </w:t>
      </w:r>
      <w:r w:rsidR="00DA51A5" w:rsidRPr="00E34F28">
        <w:rPr>
          <w:rStyle w:val="afffff9"/>
          <w:rFonts w:hint="cs"/>
          <w:rtl/>
        </w:rPr>
        <w:t>כר</w:t>
      </w:r>
      <w:r w:rsidR="00DA51A5" w:rsidRPr="00E34F28">
        <w:rPr>
          <w:rStyle w:val="afffff9"/>
          <w:rtl/>
        </w:rPr>
        <w:t>"</w:t>
      </w:r>
      <w:r w:rsidR="00DA51A5" w:rsidRPr="00E34F28">
        <w:rPr>
          <w:rStyle w:val="afffff9"/>
          <w:rFonts w:hint="cs"/>
          <w:rtl/>
        </w:rPr>
        <w:t>י</w:t>
      </w:r>
      <w:r w:rsidR="00DA51A5" w:rsidRPr="000528DA">
        <w:rPr>
          <w:rFonts w:hint="cs"/>
          <w:rtl/>
        </w:rPr>
        <w:t xml:space="preserve"> שקישט עצמו לפני התפילה</w:t>
      </w:r>
      <w:r w:rsidR="00010672" w:rsidRPr="000528DA">
        <w:rPr>
          <w:rFonts w:hint="cs"/>
          <w:rtl/>
        </w:rPr>
        <w:t>.</w:t>
      </w:r>
    </w:p>
    <w:p w14:paraId="2B989F21" w14:textId="1A0916BE" w:rsidR="00A24328" w:rsidRDefault="00DA51A5" w:rsidP="009A59D1">
      <w:pPr>
        <w:pStyle w:val="38"/>
        <w:framePr w:wrap="notBeside"/>
        <w:rPr>
          <w:rtl/>
        </w:rPr>
      </w:pPr>
      <w:r w:rsidRPr="00660D7A">
        <w:rPr>
          <w:rFonts w:hint="cs"/>
          <w:rtl/>
        </w:rPr>
        <w:t>אלא</w:t>
      </w:r>
      <w:r w:rsidR="009B14FE">
        <w:rPr>
          <w:rFonts w:hint="cs"/>
          <w:rtl/>
        </w:rPr>
        <w:t>:</w:t>
      </w:r>
    </w:p>
    <w:p w14:paraId="14AA8DDA" w14:textId="0648A2C2" w:rsidR="00675C7D" w:rsidRDefault="00DA51A5" w:rsidP="009B14FE">
      <w:pPr>
        <w:spacing w:after="60"/>
        <w:rPr>
          <w:rtl/>
        </w:rPr>
      </w:pPr>
      <w:r w:rsidRPr="000528DA">
        <w:rPr>
          <w:rFonts w:ascii="Fb Fontext" w:hAnsi="Fb Fontext" w:hint="cs"/>
          <w:rtl/>
        </w:rPr>
        <w:t>מ</w:t>
      </w:r>
      <w:r w:rsidRPr="00A4639B">
        <w:rPr>
          <w:rStyle w:val="ad"/>
          <w:rFonts w:hint="cs"/>
          <w:rtl/>
        </w:rPr>
        <w:t>'</w:t>
      </w:r>
      <w:r w:rsidRPr="00A4639B">
        <w:rPr>
          <w:rStyle w:val="ad"/>
          <w:rtl/>
        </w:rPr>
        <w:t>וגילו ברעדה</w:t>
      </w:r>
      <w:r w:rsidR="00675C7D">
        <w:rPr>
          <w:rStyle w:val="ad"/>
          <w:rFonts w:hint="cs"/>
          <w:rtl/>
        </w:rPr>
        <w:t>'</w:t>
      </w:r>
      <w:r w:rsidRPr="000528DA">
        <w:rPr>
          <w:rFonts w:ascii="Fb Fontext" w:hAnsi="Fb Fontext"/>
          <w:rtl/>
        </w:rPr>
        <w:t>.</w:t>
      </w:r>
      <w:r w:rsidR="007F58B7" w:rsidRPr="000528DA">
        <w:rPr>
          <w:rFonts w:hint="cs"/>
          <w:rtl/>
        </w:rPr>
        <w:t xml:space="preserve"> </w:t>
      </w:r>
      <w:r w:rsidRPr="000528DA">
        <w:rPr>
          <w:rtl/>
        </w:rPr>
        <w:t>במקום גילה שם תהא רעדה.</w:t>
      </w:r>
      <w:r w:rsidR="00010672" w:rsidRPr="000528DA">
        <w:rPr>
          <w:rFonts w:hint="cs"/>
          <w:rtl/>
        </w:rPr>
        <w:t xml:space="preserve"> </w:t>
      </w:r>
    </w:p>
    <w:p w14:paraId="4253F761" w14:textId="5EF5E160" w:rsidR="009B14FE" w:rsidRPr="000528DA" w:rsidRDefault="0029226E" w:rsidP="009B14FE">
      <w:pPr>
        <w:pStyle w:val="afffffc"/>
        <w:rPr>
          <w:rtl/>
        </w:rPr>
      </w:pPr>
      <w:bookmarkStart w:id="901" w:name="_Toc216184602"/>
      <w:r>
        <w:rPr>
          <w:rFonts w:hint="cs"/>
          <w:rtl/>
        </w:rPr>
        <w:t>ה</w:t>
      </w:r>
      <w:r w:rsidR="009B14FE">
        <w:rPr>
          <w:rFonts w:hint="cs"/>
          <w:rtl/>
        </w:rPr>
        <w:t>' מעשים</w:t>
      </w:r>
      <w:bookmarkEnd w:id="901"/>
    </w:p>
    <w:p w14:paraId="1CC6BAA8" w14:textId="4390014E" w:rsidR="00A24328" w:rsidRDefault="009B14FE" w:rsidP="009A59D1">
      <w:pPr>
        <w:pStyle w:val="38"/>
        <w:framePr w:wrap="notBeside"/>
        <w:rPr>
          <w:rtl/>
        </w:rPr>
      </w:pPr>
      <w:r>
        <w:rPr>
          <w:rFonts w:hint="cs"/>
          <w:rtl/>
        </w:rPr>
        <w:t xml:space="preserve">א. </w:t>
      </w:r>
      <w:r w:rsidR="00DA51A5" w:rsidRPr="00660D7A">
        <w:rPr>
          <w:rtl/>
        </w:rPr>
        <w:t>אביי</w:t>
      </w:r>
      <w:r>
        <w:rPr>
          <w:rtl/>
        </w:rPr>
        <w:t>:</w:t>
      </w:r>
    </w:p>
    <w:p w14:paraId="6E109DAA" w14:textId="191D86BD" w:rsidR="00A1382B" w:rsidRPr="00E34F28" w:rsidRDefault="00DA51A5" w:rsidP="0009010A">
      <w:pPr>
        <w:pStyle w:val="afffff5"/>
        <w:spacing w:before="0"/>
        <w:rPr>
          <w:rtl/>
        </w:rPr>
      </w:pPr>
      <w:r w:rsidRPr="0009010A">
        <w:rPr>
          <w:rFonts w:hint="cs"/>
          <w:rtl/>
        </w:rPr>
        <w:t>ישב לפני</w:t>
      </w:r>
      <w:r w:rsidRPr="00E34F28">
        <w:rPr>
          <w:rStyle w:val="afffff9"/>
          <w:rFonts w:hint="cs"/>
          <w:rtl/>
        </w:rPr>
        <w:t xml:space="preserve"> רבה</w:t>
      </w:r>
      <w:r w:rsidR="00A1382B" w:rsidRPr="00E34F28">
        <w:rPr>
          <w:rStyle w:val="afffff9"/>
          <w:rFonts w:hint="cs"/>
          <w:rtl/>
        </w:rPr>
        <w:t>,</w:t>
      </w:r>
      <w:r w:rsidRPr="00FE3D07">
        <w:rPr>
          <w:rFonts w:hint="cs"/>
          <w:rtl/>
        </w:rPr>
        <w:t xml:space="preserve"> וראה ש</w:t>
      </w:r>
      <w:r w:rsidR="00010672" w:rsidRPr="00FE3D07">
        <w:rPr>
          <w:rtl/>
        </w:rPr>
        <w:t xml:space="preserve">בדח </w:t>
      </w:r>
      <w:r w:rsidR="00010672" w:rsidRPr="00FE3D07">
        <w:rPr>
          <w:rFonts w:hint="cs"/>
          <w:rtl/>
        </w:rPr>
        <w:t>הרבה</w:t>
      </w:r>
      <w:r w:rsidRPr="00FE3D07">
        <w:rPr>
          <w:rtl/>
        </w:rPr>
        <w:t xml:space="preserve">, </w:t>
      </w:r>
      <w:r w:rsidRPr="00E34F28">
        <w:rPr>
          <w:rStyle w:val="afffff9"/>
          <w:rtl/>
        </w:rPr>
        <w:t>אמר:</w:t>
      </w:r>
      <w:r w:rsidRPr="00FE3D07">
        <w:rPr>
          <w:rtl/>
        </w:rPr>
        <w:t xml:space="preserve"> </w:t>
      </w:r>
      <w:r w:rsidRPr="00A4639B">
        <w:rPr>
          <w:rStyle w:val="ad"/>
          <w:rtl/>
        </w:rPr>
        <w:t>וגילו ברעדה</w:t>
      </w:r>
      <w:r w:rsidRPr="00A4639B">
        <w:rPr>
          <w:rStyle w:val="ad"/>
          <w:rFonts w:hint="cs"/>
          <w:rtl/>
        </w:rPr>
        <w:t>'</w:t>
      </w:r>
      <w:r w:rsidRPr="00FE3D07">
        <w:rPr>
          <w:rtl/>
        </w:rPr>
        <w:t xml:space="preserve"> </w:t>
      </w:r>
    </w:p>
    <w:p w14:paraId="0E7D68D0" w14:textId="77777777" w:rsidR="00675C7D" w:rsidRPr="000528DA" w:rsidRDefault="00DA51A5" w:rsidP="009B14FE">
      <w:pPr>
        <w:spacing w:after="60"/>
        <w:rPr>
          <w:rtl/>
        </w:rPr>
      </w:pPr>
      <w:r w:rsidRPr="00E34F28">
        <w:rPr>
          <w:rStyle w:val="afffff9"/>
          <w:rtl/>
        </w:rPr>
        <w:t>א"ל:</w:t>
      </w:r>
      <w:r w:rsidRPr="000528DA">
        <w:rPr>
          <w:rtl/>
        </w:rPr>
        <w:t xml:space="preserve"> </w:t>
      </w:r>
      <w:r w:rsidRPr="00A10336">
        <w:rPr>
          <w:rStyle w:val="30"/>
          <w:rFonts w:hint="cs"/>
          <w:rtl/>
        </w:rPr>
        <w:t>שמניח תפילין</w:t>
      </w:r>
      <w:r w:rsidRPr="000528DA">
        <w:rPr>
          <w:rFonts w:hint="cs"/>
          <w:rtl/>
        </w:rPr>
        <w:t xml:space="preserve"> ויעידו על כובד ראשו</w:t>
      </w:r>
      <w:r w:rsidRPr="000528DA">
        <w:rPr>
          <w:rtl/>
        </w:rPr>
        <w:t>.</w:t>
      </w:r>
      <w:r w:rsidR="00010672" w:rsidRPr="000528DA">
        <w:rPr>
          <w:rFonts w:hint="cs"/>
          <w:rtl/>
        </w:rPr>
        <w:t xml:space="preserve"> </w:t>
      </w:r>
    </w:p>
    <w:p w14:paraId="2FE0CFD8" w14:textId="70EEA1E5" w:rsidR="00A24328" w:rsidRDefault="009B14FE" w:rsidP="009A59D1">
      <w:pPr>
        <w:pStyle w:val="38"/>
        <w:framePr w:wrap="notBeside"/>
        <w:rPr>
          <w:rtl/>
        </w:rPr>
      </w:pPr>
      <w:r>
        <w:rPr>
          <w:rFonts w:hint="cs"/>
          <w:rtl/>
        </w:rPr>
        <w:t xml:space="preserve">ב. </w:t>
      </w:r>
      <w:r w:rsidR="00DA51A5" w:rsidRPr="00660D7A">
        <w:rPr>
          <w:rtl/>
        </w:rPr>
        <w:t>ר</w:t>
      </w:r>
      <w:r w:rsidR="00DA51A5" w:rsidRPr="00660D7A">
        <w:rPr>
          <w:rFonts w:hint="cs"/>
          <w:rtl/>
        </w:rPr>
        <w:t>י"ר</w:t>
      </w:r>
      <w:r w:rsidR="00A24328">
        <w:rPr>
          <w:rtl/>
        </w:rPr>
        <w:t>:</w:t>
      </w:r>
    </w:p>
    <w:p w14:paraId="7C2AB652" w14:textId="0EF38923" w:rsidR="00A1382B" w:rsidRPr="000528DA" w:rsidRDefault="00DA51A5" w:rsidP="000528DA">
      <w:pPr>
        <w:rPr>
          <w:rtl/>
        </w:rPr>
      </w:pPr>
      <w:r w:rsidRPr="000528DA">
        <w:rPr>
          <w:rFonts w:hint="cs"/>
          <w:rtl/>
        </w:rPr>
        <w:t xml:space="preserve">ישב לפני </w:t>
      </w:r>
      <w:r w:rsidRPr="00E34F28">
        <w:rPr>
          <w:rStyle w:val="afffff9"/>
          <w:rFonts w:hint="cs"/>
          <w:rtl/>
        </w:rPr>
        <w:t>ר</w:t>
      </w:r>
      <w:r w:rsidRPr="00E34F28">
        <w:rPr>
          <w:rStyle w:val="afffff9"/>
          <w:rtl/>
        </w:rPr>
        <w:t>"</w:t>
      </w:r>
      <w:r w:rsidRPr="00E34F28">
        <w:rPr>
          <w:rStyle w:val="afffff9"/>
          <w:rFonts w:hint="cs"/>
          <w:rtl/>
        </w:rPr>
        <w:t>ז</w:t>
      </w:r>
      <w:r w:rsidR="00A1382B" w:rsidRPr="00E34F28">
        <w:rPr>
          <w:rStyle w:val="afffff9"/>
          <w:rFonts w:hint="cs"/>
          <w:rtl/>
        </w:rPr>
        <w:t>,</w:t>
      </w:r>
      <w:r w:rsidRPr="00A10336">
        <w:rPr>
          <w:rStyle w:val="30"/>
          <w:rFonts w:hint="cs"/>
          <w:rtl/>
        </w:rPr>
        <w:t xml:space="preserve"> </w:t>
      </w:r>
      <w:r w:rsidRPr="000528DA">
        <w:rPr>
          <w:rFonts w:hint="cs"/>
          <w:rtl/>
        </w:rPr>
        <w:t>וראה שב</w:t>
      </w:r>
      <w:r w:rsidR="00010672" w:rsidRPr="000528DA">
        <w:rPr>
          <w:rtl/>
        </w:rPr>
        <w:t xml:space="preserve">דח </w:t>
      </w:r>
      <w:r w:rsidR="00010672" w:rsidRPr="000528DA">
        <w:rPr>
          <w:rFonts w:hint="cs"/>
          <w:rtl/>
        </w:rPr>
        <w:t>הרבה</w:t>
      </w:r>
      <w:r w:rsidRPr="000528DA">
        <w:rPr>
          <w:rtl/>
        </w:rPr>
        <w:t xml:space="preserve">, </w:t>
      </w:r>
    </w:p>
    <w:p w14:paraId="2EB77E2A" w14:textId="77777777" w:rsidR="0029226E" w:rsidRPr="00E34F28" w:rsidRDefault="0029226E" w:rsidP="00EC0DC4">
      <w:pPr>
        <w:pStyle w:val="af2"/>
        <w:framePr w:wrap="around"/>
        <w:rPr>
          <w:rtl/>
        </w:rPr>
      </w:pPr>
      <w:r w:rsidRPr="00A4639B">
        <w:rPr>
          <w:rtl/>
        </w:rPr>
        <w:t>לא.</w:t>
      </w:r>
    </w:p>
    <w:p w14:paraId="0DA161ED" w14:textId="66036AC0" w:rsidR="00526766" w:rsidRPr="000528DA" w:rsidRDefault="00DA51A5" w:rsidP="009B14FE">
      <w:pPr>
        <w:spacing w:after="60"/>
        <w:rPr>
          <w:rtl/>
        </w:rPr>
      </w:pPr>
      <w:r w:rsidRPr="00E34F28">
        <w:rPr>
          <w:rStyle w:val="afffff9"/>
          <w:rtl/>
        </w:rPr>
        <w:t>א"ל</w:t>
      </w:r>
      <w:r w:rsidR="0029226E">
        <w:rPr>
          <w:rStyle w:val="afffff9"/>
          <w:rFonts w:hint="cs"/>
          <w:rtl/>
        </w:rPr>
        <w:t>:</w:t>
      </w:r>
      <w:r w:rsidRPr="000528DA">
        <w:rPr>
          <w:rtl/>
        </w:rPr>
        <w:t xml:space="preserve"> </w:t>
      </w:r>
      <w:r w:rsidRPr="00A4639B">
        <w:rPr>
          <w:rStyle w:val="ad"/>
          <w:rtl/>
        </w:rPr>
        <w:t>בכל עצב יהיה מותר</w:t>
      </w:r>
      <w:r w:rsidRPr="00A4639B">
        <w:rPr>
          <w:rStyle w:val="ad"/>
          <w:rFonts w:hint="cs"/>
          <w:rtl/>
        </w:rPr>
        <w:t>'</w:t>
      </w:r>
      <w:r w:rsidR="00010672" w:rsidRPr="000528DA">
        <w:rPr>
          <w:rtl/>
        </w:rPr>
        <w:t xml:space="preserve"> - </w:t>
      </w:r>
      <w:r w:rsidR="00010672" w:rsidRPr="00E34F28">
        <w:rPr>
          <w:rStyle w:val="afffff9"/>
          <w:rtl/>
        </w:rPr>
        <w:t>א"ל:</w:t>
      </w:r>
      <w:r w:rsidR="00010672" w:rsidRPr="000528DA">
        <w:rPr>
          <w:rtl/>
        </w:rPr>
        <w:t xml:space="preserve"> </w:t>
      </w:r>
      <w:r w:rsidR="00010672" w:rsidRPr="000528DA">
        <w:rPr>
          <w:rFonts w:hint="cs"/>
          <w:rtl/>
        </w:rPr>
        <w:t>תפילין אני מניח,</w:t>
      </w:r>
      <w:r w:rsidR="00291D7F" w:rsidRPr="000528DA">
        <w:rPr>
          <w:rFonts w:hint="cs"/>
          <w:rtl/>
        </w:rPr>
        <w:t xml:space="preserve"> </w:t>
      </w:r>
    </w:p>
    <w:p w14:paraId="2C633DC6" w14:textId="1720DC36" w:rsidR="009B14FE" w:rsidRPr="009B14FE" w:rsidRDefault="009B14FE" w:rsidP="009A59D1">
      <w:pPr>
        <w:pStyle w:val="38"/>
        <w:framePr w:wrap="notBeside"/>
        <w:rPr>
          <w:rtl/>
        </w:rPr>
      </w:pPr>
      <w:r w:rsidRPr="009B14FE">
        <w:rPr>
          <w:rFonts w:hint="cs"/>
          <w:rtl/>
        </w:rPr>
        <w:t>ג.</w:t>
      </w:r>
      <w:r>
        <w:rPr>
          <w:rFonts w:hint="cs"/>
          <w:rtl/>
        </w:rPr>
        <w:t xml:space="preserve"> מבד"ר</w:t>
      </w:r>
    </w:p>
    <w:p w14:paraId="03367793" w14:textId="09A6BA8F" w:rsidR="00A1382B" w:rsidRPr="000528DA" w:rsidRDefault="00526766" w:rsidP="009B14FE">
      <w:pPr>
        <w:spacing w:after="60"/>
        <w:rPr>
          <w:rtl/>
        </w:rPr>
      </w:pPr>
      <w:r w:rsidRPr="000528DA">
        <w:rPr>
          <w:rFonts w:ascii="Fb Fontext" w:hAnsi="Fb Fontext" w:hint="cs"/>
          <w:sz w:val="20"/>
          <w:rtl/>
        </w:rPr>
        <w:t>שבר</w:t>
      </w:r>
      <w:r w:rsidR="00DA51A5" w:rsidRPr="000528DA">
        <w:rPr>
          <w:rFonts w:ascii="Fb Fontext" w:hAnsi="Fb Fontext" w:hint="cs"/>
          <w:sz w:val="20"/>
          <w:rtl/>
        </w:rPr>
        <w:t xml:space="preserve"> כוס זכוכית </w:t>
      </w:r>
      <w:r w:rsidR="0029226E">
        <w:rPr>
          <w:rFonts w:ascii="Fb Fontext" w:hAnsi="Fb Fontext" w:hint="cs"/>
          <w:sz w:val="20"/>
          <w:rtl/>
        </w:rPr>
        <w:t xml:space="preserve">יקרה </w:t>
      </w:r>
      <w:r w:rsidR="00DA51A5" w:rsidRPr="000528DA">
        <w:rPr>
          <w:rFonts w:ascii="Fb Fontext" w:hAnsi="Fb Fontext" w:hint="cs"/>
          <w:sz w:val="20"/>
          <w:rtl/>
        </w:rPr>
        <w:t>שוה ד' מאות זוז</w:t>
      </w:r>
      <w:r w:rsidRPr="000528DA">
        <w:rPr>
          <w:rFonts w:ascii="Fb Fontext" w:hAnsi="Fb Fontext" w:hint="cs"/>
          <w:sz w:val="20"/>
          <w:rtl/>
        </w:rPr>
        <w:t>,</w:t>
      </w:r>
      <w:r w:rsidR="00DA51A5" w:rsidRPr="000528DA">
        <w:rPr>
          <w:rFonts w:ascii="Fb Fontext" w:hAnsi="Fb Fontext" w:hint="cs"/>
          <w:sz w:val="20"/>
          <w:rtl/>
        </w:rPr>
        <w:t xml:space="preserve"> </w:t>
      </w:r>
      <w:r w:rsidR="009B14FE">
        <w:rPr>
          <w:rFonts w:ascii="Fb Fontext" w:hAnsi="Fb Fontext" w:hint="cs"/>
          <w:sz w:val="20"/>
          <w:rtl/>
        </w:rPr>
        <w:t>לפני רבנן שבדחו בחתונת בנו</w:t>
      </w:r>
      <w:r w:rsidR="0029226E">
        <w:rPr>
          <w:rFonts w:ascii="Fb Fontext" w:hAnsi="Fb Fontext" w:hint="cs"/>
          <w:sz w:val="20"/>
          <w:rtl/>
        </w:rPr>
        <w:t>,</w:t>
      </w:r>
      <w:r w:rsidR="009B14FE">
        <w:rPr>
          <w:rFonts w:ascii="Fb Fontext" w:hAnsi="Fb Fontext" w:hint="cs"/>
          <w:sz w:val="20"/>
          <w:rtl/>
        </w:rPr>
        <w:t xml:space="preserve"> </w:t>
      </w:r>
      <w:r w:rsidR="00DA51A5" w:rsidRPr="000528DA">
        <w:rPr>
          <w:rFonts w:ascii="Fb Fontext" w:hAnsi="Fb Fontext" w:hint="cs"/>
          <w:sz w:val="20"/>
          <w:rtl/>
        </w:rPr>
        <w:t>ו</w:t>
      </w:r>
      <w:r w:rsidR="00010672" w:rsidRPr="000528DA">
        <w:rPr>
          <w:rFonts w:ascii="Fb Fontext" w:hAnsi="Fb Fontext" w:hint="cs"/>
          <w:sz w:val="20"/>
          <w:rtl/>
        </w:rPr>
        <w:t>נ</w:t>
      </w:r>
      <w:r w:rsidR="00DA51A5" w:rsidRPr="000528DA">
        <w:rPr>
          <w:rFonts w:ascii="Fb Fontext" w:hAnsi="Fb Fontext"/>
          <w:sz w:val="20"/>
          <w:rtl/>
        </w:rPr>
        <w:t>עצבו.</w:t>
      </w:r>
      <w:r w:rsidR="00DA51A5" w:rsidRPr="000528DA">
        <w:rPr>
          <w:rFonts w:hint="cs"/>
          <w:rtl/>
        </w:rPr>
        <w:t xml:space="preserve"> </w:t>
      </w:r>
    </w:p>
    <w:p w14:paraId="3F1DA5A5" w14:textId="77777777" w:rsidR="009B14FE" w:rsidRDefault="009B14FE" w:rsidP="009A59D1">
      <w:pPr>
        <w:pStyle w:val="38"/>
        <w:framePr w:wrap="notBeside"/>
        <w:rPr>
          <w:rStyle w:val="afffff9"/>
          <w:rtl/>
        </w:rPr>
      </w:pPr>
      <w:r>
        <w:rPr>
          <w:rFonts w:hint="cs"/>
          <w:rtl/>
        </w:rPr>
        <w:t xml:space="preserve">ד. </w:t>
      </w:r>
      <w:r w:rsidR="00DA51A5" w:rsidRPr="000528DA">
        <w:rPr>
          <w:rFonts w:hint="cs"/>
          <w:rtl/>
        </w:rPr>
        <w:t>וכ</w:t>
      </w:r>
      <w:r w:rsidR="00DA51A5" w:rsidRPr="009B14FE">
        <w:rPr>
          <w:rFonts w:hint="cs"/>
          <w:rtl/>
        </w:rPr>
        <w:t>ן ר</w:t>
      </w:r>
      <w:r w:rsidR="00DA51A5" w:rsidRPr="009B14FE">
        <w:rPr>
          <w:rtl/>
        </w:rPr>
        <w:t>"</w:t>
      </w:r>
      <w:r w:rsidR="00DA51A5" w:rsidRPr="009B14FE">
        <w:rPr>
          <w:rFonts w:hint="cs"/>
          <w:rtl/>
        </w:rPr>
        <w:t>א</w:t>
      </w:r>
    </w:p>
    <w:p w14:paraId="305821BA" w14:textId="4D1EBF2E" w:rsidR="009B14FE" w:rsidRDefault="009B14FE" w:rsidP="009B14FE">
      <w:pPr>
        <w:spacing w:after="60"/>
        <w:rPr>
          <w:rtl/>
        </w:rPr>
      </w:pPr>
      <w:r>
        <w:rPr>
          <w:rFonts w:hint="cs"/>
          <w:rtl/>
        </w:rPr>
        <w:t xml:space="preserve">שבר </w:t>
      </w:r>
      <w:r w:rsidR="00DA51A5" w:rsidRPr="009B14FE">
        <w:rPr>
          <w:rFonts w:hint="cs"/>
          <w:rtl/>
        </w:rPr>
        <w:t>בחתונת בנו</w:t>
      </w:r>
      <w:r w:rsidR="0029226E">
        <w:rPr>
          <w:rFonts w:hint="cs"/>
          <w:rtl/>
        </w:rPr>
        <w:t xml:space="preserve"> כוס זכוכית לבנה.</w:t>
      </w:r>
      <w:r w:rsidR="00010672" w:rsidRPr="009B14FE">
        <w:rPr>
          <w:rFonts w:hint="cs"/>
          <w:rtl/>
        </w:rPr>
        <w:t xml:space="preserve"> </w:t>
      </w:r>
    </w:p>
    <w:p w14:paraId="0A8FAE2D" w14:textId="516F7736" w:rsidR="009B14FE" w:rsidRDefault="009B14FE" w:rsidP="009A59D1">
      <w:pPr>
        <w:pStyle w:val="38"/>
        <w:framePr w:wrap="notBeside"/>
        <w:rPr>
          <w:rtl/>
        </w:rPr>
      </w:pPr>
      <w:r>
        <w:rPr>
          <w:rFonts w:hint="cs"/>
          <w:rtl/>
        </w:rPr>
        <w:t>ה. רבנן לר''ה</w:t>
      </w:r>
    </w:p>
    <w:p w14:paraId="235426EC" w14:textId="6F7E207B" w:rsidR="00DA51A5" w:rsidRPr="009B14FE" w:rsidRDefault="009B14FE" w:rsidP="009B14FE">
      <w:pPr>
        <w:spacing w:after="60"/>
        <w:rPr>
          <w:rtl/>
        </w:rPr>
      </w:pPr>
      <w:r>
        <w:rPr>
          <w:rFonts w:hint="cs"/>
          <w:rtl/>
        </w:rPr>
        <w:t xml:space="preserve">בחתונת בנו </w:t>
      </w:r>
      <w:r w:rsidR="00010672" w:rsidRPr="009B14FE">
        <w:rPr>
          <w:rFonts w:hint="cs"/>
          <w:rtl/>
        </w:rPr>
        <w:t>ביקשו שישיר לפניהם</w:t>
      </w:r>
      <w:r w:rsidR="00A1382B" w:rsidRPr="009B14FE">
        <w:rPr>
          <w:rFonts w:hint="cs"/>
          <w:rtl/>
        </w:rPr>
        <w:t>,</w:t>
      </w:r>
      <w:r w:rsidR="00010672" w:rsidRPr="009B14FE">
        <w:rPr>
          <w:rFonts w:hint="cs"/>
          <w:rtl/>
        </w:rPr>
        <w:t xml:space="preserve"> ש</w:t>
      </w:r>
      <w:r w:rsidR="00526766" w:rsidRPr="009B14FE">
        <w:rPr>
          <w:rFonts w:hint="cs"/>
          <w:rtl/>
        </w:rPr>
        <w:t>ר וי לן דמיתנן, ושיענו אחריו הי</w:t>
      </w:r>
      <w:r w:rsidR="00010672" w:rsidRPr="009B14FE">
        <w:rPr>
          <w:rFonts w:hint="cs"/>
          <w:rtl/>
        </w:rPr>
        <w:t xml:space="preserve"> תורה ומצוה שיגנו עלינו</w:t>
      </w:r>
      <w:r w:rsidR="00526766" w:rsidRPr="009B14FE">
        <w:rPr>
          <w:rFonts w:hint="cs"/>
          <w:rtl/>
        </w:rPr>
        <w:t>,</w:t>
      </w:r>
    </w:p>
    <w:p w14:paraId="2F90A560" w14:textId="234D6086" w:rsidR="00A24328" w:rsidRDefault="00DA51A5" w:rsidP="009A59D1">
      <w:pPr>
        <w:pStyle w:val="38"/>
        <w:framePr w:wrap="notBeside"/>
        <w:rPr>
          <w:rtl/>
        </w:rPr>
      </w:pPr>
      <w:r w:rsidRPr="00660D7A">
        <w:rPr>
          <w:rtl/>
        </w:rPr>
        <w:t>רי"ו מ</w:t>
      </w:r>
      <w:r w:rsidRPr="00660D7A">
        <w:rPr>
          <w:rFonts w:hint="cs"/>
          <w:rtl/>
        </w:rPr>
        <w:t>רשב"י</w:t>
      </w:r>
      <w:r w:rsidR="00A24328">
        <w:rPr>
          <w:rtl/>
        </w:rPr>
        <w:t>:</w:t>
      </w:r>
    </w:p>
    <w:p w14:paraId="236416EF" w14:textId="5E9259EC" w:rsidR="0009010A" w:rsidRPr="00E34F28" w:rsidRDefault="00DA51A5" w:rsidP="0009010A">
      <w:pPr>
        <w:pStyle w:val="afffff5"/>
        <w:spacing w:before="0"/>
        <w:rPr>
          <w:rtl/>
        </w:rPr>
      </w:pPr>
      <w:bookmarkStart w:id="902" w:name="_Toc193635991"/>
      <w:bookmarkStart w:id="903" w:name="_Toc216184603"/>
      <w:r w:rsidRPr="00A10336">
        <w:rPr>
          <w:rStyle w:val="30"/>
          <w:rtl/>
        </w:rPr>
        <w:t>אסור לאדם שימלא שחוק פיו</w:t>
      </w:r>
      <w:bookmarkEnd w:id="902"/>
      <w:bookmarkEnd w:id="903"/>
      <w:r w:rsidRPr="00FE3D07">
        <w:rPr>
          <w:rtl/>
        </w:rPr>
        <w:t xml:space="preserve"> </w:t>
      </w:r>
      <w:r w:rsidR="009F7271" w:rsidRPr="00FE3D07">
        <w:rPr>
          <w:rFonts w:hint="cs"/>
          <w:rtl/>
        </w:rPr>
        <w:t>בעוה</w:t>
      </w:r>
      <w:r w:rsidR="00AE16FF" w:rsidRPr="00FE3D07">
        <w:rPr>
          <w:rtl/>
        </w:rPr>
        <w:t>"</w:t>
      </w:r>
      <w:r w:rsidR="009F7271" w:rsidRPr="00FE3D07">
        <w:rPr>
          <w:rFonts w:hint="cs"/>
          <w:rtl/>
        </w:rPr>
        <w:t>ז</w:t>
      </w:r>
      <w:r w:rsidRPr="00FE3D07">
        <w:rPr>
          <w:rtl/>
        </w:rPr>
        <w:t>,</w:t>
      </w:r>
      <w:r w:rsidR="00010672" w:rsidRPr="00FE3D07">
        <w:rPr>
          <w:rFonts w:hint="cs"/>
          <w:rtl/>
        </w:rPr>
        <w:t xml:space="preserve"> </w:t>
      </w:r>
    </w:p>
    <w:p w14:paraId="71B745EF" w14:textId="091FC8B9" w:rsidR="007B2B3C" w:rsidRPr="00E34F28" w:rsidRDefault="00DA51A5" w:rsidP="0009010A">
      <w:pPr>
        <w:pStyle w:val="afffff5"/>
        <w:spacing w:before="0"/>
        <w:rPr>
          <w:rtl/>
        </w:rPr>
      </w:pPr>
      <w:r w:rsidRPr="00FE3D07">
        <w:rPr>
          <w:rFonts w:hint="cs"/>
          <w:rtl/>
        </w:rPr>
        <w:t>ד</w:t>
      </w:r>
      <w:r w:rsidR="007B2B3C">
        <w:rPr>
          <w:rStyle w:val="ad"/>
          <w:rtl/>
        </w:rPr>
        <w:t>'אז ימלא שחוק פינו</w:t>
      </w:r>
      <w:r w:rsidRPr="00A4639B">
        <w:rPr>
          <w:rStyle w:val="ad"/>
          <w:rFonts w:hint="cs"/>
          <w:rtl/>
        </w:rPr>
        <w:t>'</w:t>
      </w:r>
      <w:r w:rsidR="00675C7D">
        <w:rPr>
          <w:rStyle w:val="ad"/>
          <w:rFonts w:hint="cs"/>
          <w:rtl/>
        </w:rPr>
        <w:t xml:space="preserve"> </w:t>
      </w:r>
      <w:r w:rsidRPr="00FE3D07">
        <w:rPr>
          <w:rtl/>
        </w:rPr>
        <w:t>בזמן ש</w:t>
      </w:r>
      <w:r w:rsidRPr="00A4639B">
        <w:rPr>
          <w:rStyle w:val="ad"/>
          <w:rtl/>
        </w:rPr>
        <w:t>הגדיל ה' לעשות עם אלה.</w:t>
      </w:r>
      <w:r w:rsidR="00010672">
        <w:rPr>
          <w:rStyle w:val="ad"/>
          <w:rFonts w:hint="cs"/>
          <w:rtl/>
        </w:rPr>
        <w:t xml:space="preserve"> </w:t>
      </w:r>
    </w:p>
    <w:p w14:paraId="7AC753F4" w14:textId="35F7EE87" w:rsidR="00A24328" w:rsidRDefault="00DA51A5" w:rsidP="009A59D1">
      <w:pPr>
        <w:pStyle w:val="38"/>
        <w:framePr w:wrap="notBeside"/>
        <w:rPr>
          <w:rtl/>
        </w:rPr>
      </w:pPr>
      <w:r w:rsidRPr="00660D7A">
        <w:rPr>
          <w:rtl/>
        </w:rPr>
        <w:t>ר"ל</w:t>
      </w:r>
      <w:r w:rsidR="009B14FE">
        <w:rPr>
          <w:rFonts w:hint="cs"/>
          <w:rtl/>
        </w:rPr>
        <w:t>:</w:t>
      </w:r>
    </w:p>
    <w:p w14:paraId="1F02CEC6" w14:textId="053B5944" w:rsidR="00DA51A5" w:rsidRPr="000528DA" w:rsidRDefault="007B2B3C" w:rsidP="000528DA">
      <w:pPr>
        <w:rPr>
          <w:rtl/>
        </w:rPr>
      </w:pPr>
      <w:r w:rsidRPr="00E34F28">
        <w:rPr>
          <w:rStyle w:val="afffff9"/>
          <w:rFonts w:hint="cs"/>
          <w:rtl/>
        </w:rPr>
        <w:t>מששמע מרבו רי''ו</w:t>
      </w:r>
      <w:r w:rsidR="00A1382B" w:rsidRPr="00E34F28">
        <w:rPr>
          <w:rStyle w:val="afffff9"/>
          <w:rFonts w:hint="cs"/>
          <w:rtl/>
        </w:rPr>
        <w:t>:</w:t>
      </w:r>
      <w:r w:rsidRPr="000528DA">
        <w:rPr>
          <w:rFonts w:hint="cs"/>
          <w:rtl/>
        </w:rPr>
        <w:t xml:space="preserve"> </w:t>
      </w:r>
      <w:r w:rsidR="00DA51A5" w:rsidRPr="000528DA">
        <w:rPr>
          <w:rtl/>
        </w:rPr>
        <w:t>לא מ</w:t>
      </w:r>
      <w:r w:rsidR="0029226E">
        <w:rPr>
          <w:rFonts w:hint="cs"/>
          <w:rtl/>
        </w:rPr>
        <w:t>י</w:t>
      </w:r>
      <w:r w:rsidR="00DA51A5" w:rsidRPr="000528DA">
        <w:rPr>
          <w:rtl/>
        </w:rPr>
        <w:t>לא שחוק פיו בעו</w:t>
      </w:r>
      <w:r w:rsidR="00DA51A5" w:rsidRPr="000528DA">
        <w:rPr>
          <w:rFonts w:hint="cs"/>
          <w:rtl/>
        </w:rPr>
        <w:t>ה</w:t>
      </w:r>
      <w:r w:rsidR="00DA51A5" w:rsidRPr="000528DA">
        <w:rPr>
          <w:rtl/>
        </w:rPr>
        <w:t>"</w:t>
      </w:r>
      <w:r w:rsidR="00DA51A5" w:rsidRPr="000528DA">
        <w:rPr>
          <w:rFonts w:hint="cs"/>
          <w:rtl/>
        </w:rPr>
        <w:t>ז</w:t>
      </w:r>
      <w:r w:rsidRPr="000528DA">
        <w:rPr>
          <w:rFonts w:hint="cs"/>
          <w:rtl/>
        </w:rPr>
        <w:t>,</w:t>
      </w:r>
      <w:r w:rsidR="00DA51A5" w:rsidRPr="000528DA">
        <w:rPr>
          <w:rFonts w:hint="cs"/>
          <w:rtl/>
        </w:rPr>
        <w:t xml:space="preserve"> </w:t>
      </w:r>
    </w:p>
    <w:p w14:paraId="49C3399A" w14:textId="77777777" w:rsidR="00A1382B" w:rsidRPr="00E34F28" w:rsidRDefault="00DA51A5" w:rsidP="000F6DD4">
      <w:pPr>
        <w:pStyle w:val="afffffc"/>
        <w:rPr>
          <w:rtl/>
        </w:rPr>
      </w:pPr>
      <w:bookmarkStart w:id="904" w:name="_Toc193635992"/>
      <w:bookmarkStart w:id="905" w:name="_Toc216184604"/>
      <w:r w:rsidRPr="00FE3D07">
        <w:rPr>
          <w:rtl/>
        </w:rPr>
        <w:t>אין עומדין להתפלל מתוך דין, דבר הלכה,</w:t>
      </w:r>
      <w:bookmarkEnd w:id="904"/>
      <w:bookmarkEnd w:id="905"/>
    </w:p>
    <w:p w14:paraId="6185A136" w14:textId="77777777" w:rsidR="00DA51A5" w:rsidRPr="000528DA" w:rsidRDefault="00DA51A5" w:rsidP="000528DA">
      <w:pPr>
        <w:rPr>
          <w:rtl/>
        </w:rPr>
      </w:pPr>
      <w:r w:rsidRPr="000528DA">
        <w:rPr>
          <w:rtl/>
        </w:rPr>
        <w:t>אלא מתוך הלכה פסוקה.</w:t>
      </w:r>
      <w:r w:rsidR="009F7271" w:rsidRPr="000528DA">
        <w:rPr>
          <w:rFonts w:hint="cs"/>
          <w:rtl/>
        </w:rPr>
        <w:t xml:space="preserve"> </w:t>
      </w:r>
    </w:p>
    <w:p w14:paraId="5008913D" w14:textId="77777777" w:rsidR="00A24328" w:rsidRDefault="00DA51A5" w:rsidP="009A59D1">
      <w:pPr>
        <w:pStyle w:val="38"/>
        <w:framePr w:wrap="notBeside"/>
        <w:rPr>
          <w:rtl/>
        </w:rPr>
      </w:pPr>
      <w:r w:rsidRPr="00660D7A">
        <w:rPr>
          <w:rFonts w:hint="cs"/>
          <w:rtl/>
        </w:rPr>
        <w:t>א. כדר</w:t>
      </w:r>
      <w:r w:rsidRPr="00660D7A">
        <w:rPr>
          <w:rtl/>
        </w:rPr>
        <w:t>"</w:t>
      </w:r>
      <w:r w:rsidRPr="00660D7A">
        <w:rPr>
          <w:rFonts w:hint="cs"/>
          <w:rtl/>
        </w:rPr>
        <w:t>ז</w:t>
      </w:r>
      <w:r w:rsidR="00A24328">
        <w:rPr>
          <w:rtl/>
        </w:rPr>
        <w:t>:</w:t>
      </w:r>
    </w:p>
    <w:p w14:paraId="13B0F4E5" w14:textId="4BECA1D0" w:rsidR="0009010A" w:rsidRPr="000528DA" w:rsidRDefault="00DA51A5" w:rsidP="000528DA">
      <w:pPr>
        <w:rPr>
          <w:rtl/>
        </w:rPr>
      </w:pPr>
      <w:r w:rsidRPr="000528DA">
        <w:rPr>
          <w:rFonts w:hint="cs"/>
          <w:rtl/>
        </w:rPr>
        <w:t>ד</w:t>
      </w:r>
      <w:r w:rsidRPr="000528DA">
        <w:rPr>
          <w:rtl/>
        </w:rPr>
        <w:t>בנות ישראל החמירו ע</w:t>
      </w:r>
      <w:r w:rsidRPr="000528DA">
        <w:rPr>
          <w:rFonts w:hint="cs"/>
          <w:rtl/>
        </w:rPr>
        <w:t>"ע</w:t>
      </w:r>
      <w:r w:rsidRPr="000528DA">
        <w:rPr>
          <w:rtl/>
        </w:rPr>
        <w:t xml:space="preserve">, שאפילו רואות טיפת דם כחרדל יושבות עליה </w:t>
      </w:r>
      <w:r w:rsidRPr="000528DA">
        <w:rPr>
          <w:rFonts w:hint="cs"/>
          <w:rtl/>
        </w:rPr>
        <w:t xml:space="preserve">ז' </w:t>
      </w:r>
      <w:r w:rsidRPr="000528DA">
        <w:rPr>
          <w:rtl/>
        </w:rPr>
        <w:t>נקיים.</w:t>
      </w:r>
      <w:r w:rsidR="00010672" w:rsidRPr="000528DA">
        <w:rPr>
          <w:rFonts w:hint="cs"/>
          <w:rtl/>
        </w:rPr>
        <w:t xml:space="preserve"> </w:t>
      </w:r>
    </w:p>
    <w:p w14:paraId="0D17E11A" w14:textId="4BE71138" w:rsidR="00A24328" w:rsidRDefault="00DA51A5" w:rsidP="009A59D1">
      <w:pPr>
        <w:pStyle w:val="38"/>
        <w:framePr w:wrap="notBeside"/>
        <w:rPr>
          <w:rtl/>
        </w:rPr>
      </w:pPr>
      <w:r w:rsidRPr="00660D7A">
        <w:rPr>
          <w:rFonts w:hint="cs"/>
          <w:rtl/>
        </w:rPr>
        <w:t>ב.</w:t>
      </w:r>
      <w:r w:rsidR="00A1382B" w:rsidRPr="00660D7A">
        <w:rPr>
          <w:rFonts w:hint="cs"/>
          <w:rtl/>
        </w:rPr>
        <w:t xml:space="preserve"> </w:t>
      </w:r>
      <w:r w:rsidRPr="00660D7A">
        <w:rPr>
          <w:rtl/>
        </w:rPr>
        <w:t>כדר</w:t>
      </w:r>
      <w:r w:rsidRPr="00660D7A">
        <w:rPr>
          <w:rFonts w:hint="cs"/>
          <w:rtl/>
        </w:rPr>
        <w:t>"א</w:t>
      </w:r>
      <w:r w:rsidR="00A24328">
        <w:rPr>
          <w:rFonts w:hint="cs"/>
          <w:rtl/>
        </w:rPr>
        <w:t>:</w:t>
      </w:r>
    </w:p>
    <w:p w14:paraId="0D5B690D" w14:textId="56134E6B" w:rsidR="00DA51A5" w:rsidRPr="00E34F28" w:rsidRDefault="00DA51A5" w:rsidP="0029226E">
      <w:pPr>
        <w:pStyle w:val="af4"/>
        <w:rPr>
          <w:rtl/>
        </w:rPr>
      </w:pPr>
      <w:bookmarkStart w:id="906" w:name="_Toc193635993"/>
      <w:bookmarkStart w:id="907" w:name="_Toc216184605"/>
      <w:r w:rsidRPr="00A10336">
        <w:rPr>
          <w:rStyle w:val="30"/>
          <w:rFonts w:hint="cs"/>
          <w:rtl/>
        </w:rPr>
        <w:t>ד</w:t>
      </w:r>
      <w:r w:rsidRPr="00A10336">
        <w:rPr>
          <w:rStyle w:val="30"/>
          <w:rtl/>
        </w:rPr>
        <w:t>מערים על תבואתו</w:t>
      </w:r>
      <w:bookmarkEnd w:id="906"/>
      <w:bookmarkEnd w:id="907"/>
      <w:r w:rsidRPr="00A10336">
        <w:rPr>
          <w:rStyle w:val="30"/>
          <w:rtl/>
        </w:rPr>
        <w:t xml:space="preserve"> </w:t>
      </w:r>
      <w:r w:rsidRPr="00FE3D07">
        <w:rPr>
          <w:rtl/>
        </w:rPr>
        <w:t xml:space="preserve">ומכניסה במוץ שלה, כדי </w:t>
      </w:r>
      <w:r w:rsidRPr="00E71BC3">
        <w:rPr>
          <w:rtl/>
        </w:rPr>
        <w:t>שתהא בהמתו אוכלת ופטורה מן המעשר.</w:t>
      </w:r>
    </w:p>
    <w:p w14:paraId="5D1D7A1C" w14:textId="790CAF54" w:rsidR="00A24328" w:rsidRDefault="00DA51A5" w:rsidP="009A59D1">
      <w:pPr>
        <w:pStyle w:val="38"/>
        <w:framePr w:wrap="notBeside"/>
        <w:rPr>
          <w:rtl/>
        </w:rPr>
      </w:pPr>
      <w:r w:rsidRPr="00660D7A">
        <w:rPr>
          <w:rFonts w:hint="cs"/>
          <w:rtl/>
        </w:rPr>
        <w:t>ג.</w:t>
      </w:r>
      <w:r w:rsidR="00010672" w:rsidRPr="00660D7A">
        <w:rPr>
          <w:rFonts w:hint="cs"/>
          <w:rtl/>
        </w:rPr>
        <w:t xml:space="preserve"> </w:t>
      </w:r>
      <w:r w:rsidRPr="00660D7A">
        <w:rPr>
          <w:rtl/>
        </w:rPr>
        <w:t>כ</w:t>
      </w:r>
      <w:r w:rsidR="00010672" w:rsidRPr="00660D7A">
        <w:rPr>
          <w:rFonts w:hint="cs"/>
          <w:rtl/>
        </w:rPr>
        <w:t>ר</w:t>
      </w:r>
      <w:r w:rsidRPr="00660D7A">
        <w:rPr>
          <w:rtl/>
        </w:rPr>
        <w:t>"</w:t>
      </w:r>
      <w:r w:rsidRPr="00660D7A">
        <w:rPr>
          <w:rFonts w:hint="cs"/>
          <w:rtl/>
        </w:rPr>
        <w:t>ז</w:t>
      </w:r>
      <w:r w:rsidR="00A24328">
        <w:rPr>
          <w:rtl/>
        </w:rPr>
        <w:t>:</w:t>
      </w:r>
    </w:p>
    <w:p w14:paraId="06D9C835" w14:textId="5D77EF20" w:rsidR="00A1382B" w:rsidRPr="000528DA" w:rsidRDefault="00DA51A5" w:rsidP="000528DA">
      <w:pPr>
        <w:rPr>
          <w:rtl/>
        </w:rPr>
      </w:pPr>
      <w:bookmarkStart w:id="908" w:name="_Toc193635994"/>
      <w:bookmarkStart w:id="909" w:name="_Toc216184606"/>
      <w:r w:rsidRPr="00A10336">
        <w:rPr>
          <w:rStyle w:val="30"/>
          <w:rtl/>
        </w:rPr>
        <w:t>המקיז דם בבהמת קדשים</w:t>
      </w:r>
      <w:bookmarkEnd w:id="908"/>
      <w:bookmarkEnd w:id="909"/>
      <w:r w:rsidRPr="00A10336">
        <w:rPr>
          <w:rStyle w:val="30"/>
          <w:rtl/>
        </w:rPr>
        <w:t xml:space="preserve"> </w:t>
      </w:r>
      <w:r w:rsidRPr="000528DA">
        <w:rPr>
          <w:rtl/>
        </w:rPr>
        <w:t>אסור בהנאה, ומועלין בו.</w:t>
      </w:r>
      <w:r w:rsidR="00010672" w:rsidRPr="000528DA">
        <w:rPr>
          <w:rFonts w:hint="cs"/>
          <w:rtl/>
        </w:rPr>
        <w:t xml:space="preserve"> </w:t>
      </w:r>
    </w:p>
    <w:p w14:paraId="6BE23A5F" w14:textId="77777777" w:rsidR="00DA51A5" w:rsidRPr="000528DA" w:rsidRDefault="00DA51A5" w:rsidP="000528DA">
      <w:pPr>
        <w:rPr>
          <w:rtl/>
        </w:rPr>
      </w:pPr>
      <w:r w:rsidRPr="00E34F28">
        <w:rPr>
          <w:rStyle w:val="afffff9"/>
          <w:rtl/>
        </w:rPr>
        <w:lastRenderedPageBreak/>
        <w:t>רבנן</w:t>
      </w:r>
      <w:r w:rsidRPr="000528DA">
        <w:rPr>
          <w:rtl/>
        </w:rPr>
        <w:t xml:space="preserve"> ע</w:t>
      </w:r>
      <w:r w:rsidR="00010672" w:rsidRPr="000528DA">
        <w:rPr>
          <w:rFonts w:hint="cs"/>
          <w:rtl/>
        </w:rPr>
        <w:t>שו</w:t>
      </w:r>
      <w:r w:rsidRPr="000528DA">
        <w:rPr>
          <w:rtl/>
        </w:rPr>
        <w:t xml:space="preserve"> כמתני</w:t>
      </w:r>
      <w:r w:rsidR="00010672" w:rsidRPr="000528DA">
        <w:rPr>
          <w:rFonts w:hint="cs"/>
          <w:rtl/>
        </w:rPr>
        <w:t>'</w:t>
      </w:r>
      <w:r w:rsidRPr="000528DA">
        <w:rPr>
          <w:rtl/>
        </w:rPr>
        <w:t>,</w:t>
      </w:r>
      <w:r w:rsidRPr="00E34F28">
        <w:rPr>
          <w:rStyle w:val="afffff9"/>
          <w:rtl/>
        </w:rPr>
        <w:t xml:space="preserve"> רב אשי </w:t>
      </w:r>
      <w:r w:rsidRPr="000528DA">
        <w:rPr>
          <w:rtl/>
        </w:rPr>
        <w:t>כברייתא.</w:t>
      </w:r>
    </w:p>
    <w:p w14:paraId="60E6334A" w14:textId="77777777" w:rsidR="00675C7D" w:rsidRPr="00E34F28" w:rsidRDefault="00DA51A5" w:rsidP="00682BF2">
      <w:pPr>
        <w:pStyle w:val="afffff5"/>
        <w:rPr>
          <w:rtl/>
        </w:rPr>
      </w:pPr>
      <w:bookmarkStart w:id="910" w:name="_Toc193635995"/>
      <w:bookmarkStart w:id="911" w:name="_Toc216184607"/>
      <w:r w:rsidRPr="00724E73">
        <w:rPr>
          <w:rStyle w:val="afffffd"/>
          <w:rtl/>
        </w:rPr>
        <w:t>אין עומדין להתפלל מתוך עצבות,</w:t>
      </w:r>
      <w:bookmarkEnd w:id="910"/>
      <w:bookmarkEnd w:id="911"/>
      <w:r w:rsidRPr="00FE3D07">
        <w:rPr>
          <w:rFonts w:ascii="Fb Fontext" w:hAnsi="Fb Fontext"/>
          <w:rtl/>
        </w:rPr>
        <w:t xml:space="preserve"> עצלות, שחוק, שיחה, קלות ראש, דברים בטלים אלא מתוך שמחה של מצוה.</w:t>
      </w:r>
      <w:r w:rsidR="00F6782B" w:rsidRPr="00FE3D07">
        <w:rPr>
          <w:rFonts w:hint="cs"/>
          <w:rtl/>
        </w:rPr>
        <w:t xml:space="preserve"> </w:t>
      </w:r>
    </w:p>
    <w:p w14:paraId="17A5F173" w14:textId="619D34E9" w:rsidR="00675C7D" w:rsidRPr="000528DA" w:rsidRDefault="00DA51A5" w:rsidP="0029226E">
      <w:pPr>
        <w:pStyle w:val="afffff5"/>
        <w:rPr>
          <w:rtl/>
        </w:rPr>
      </w:pPr>
      <w:bookmarkStart w:id="912" w:name="_Toc193635996"/>
      <w:bookmarkStart w:id="913" w:name="_Toc216184608"/>
      <w:r w:rsidRPr="00A10336">
        <w:rPr>
          <w:rStyle w:val="30"/>
          <w:rtl/>
        </w:rPr>
        <w:t>לא יפטר מחברו</w:t>
      </w:r>
      <w:bookmarkEnd w:id="912"/>
      <w:bookmarkEnd w:id="913"/>
      <w:r w:rsidRPr="00FE3D07">
        <w:rPr>
          <w:rtl/>
        </w:rPr>
        <w:t xml:space="preserve"> מתוך שיחה,</w:t>
      </w:r>
      <w:r w:rsidR="00291D7F">
        <w:rPr>
          <w:rtl/>
        </w:rPr>
        <w:t xml:space="preserve"> </w:t>
      </w:r>
      <w:r w:rsidRPr="00FE3D07">
        <w:rPr>
          <w:rtl/>
        </w:rPr>
        <w:t xml:space="preserve">שחוק, קלות ראש, דברים בטלים </w:t>
      </w:r>
      <w:r w:rsidRPr="00A10336">
        <w:rPr>
          <w:rStyle w:val="30"/>
          <w:rtl/>
        </w:rPr>
        <w:t>אלא מתוך דבר הלכה,</w:t>
      </w:r>
      <w:r w:rsidRPr="00FE3D07">
        <w:rPr>
          <w:rtl/>
        </w:rPr>
        <w:t xml:space="preserve"> שכן מצינו בנביאים הראשונים שסיימו דבריהם בדברי שבח ותנחומים.</w:t>
      </w:r>
      <w:r w:rsidR="00F6782B" w:rsidRPr="00FE3D07">
        <w:rPr>
          <w:rFonts w:hint="cs"/>
          <w:rtl/>
        </w:rPr>
        <w:t xml:space="preserve"> </w:t>
      </w:r>
      <w:bookmarkStart w:id="914" w:name="_Toc193635997"/>
      <w:r w:rsidRPr="0029226E">
        <w:rPr>
          <w:rStyle w:val="afffff9"/>
          <w:rtl/>
        </w:rPr>
        <w:t>וכן תנא</w:t>
      </w:r>
      <w:bookmarkEnd w:id="914"/>
      <w:r w:rsidR="0029226E">
        <w:rPr>
          <w:rStyle w:val="afffff9"/>
          <w:rFonts w:hint="cs"/>
          <w:rtl/>
        </w:rPr>
        <w:t>:</w:t>
      </w:r>
      <w:r w:rsidRPr="000528DA">
        <w:rPr>
          <w:rFonts w:ascii="Fb Fontext" w:hAnsi="Fb Fontext"/>
          <w:rtl/>
        </w:rPr>
        <w:t xml:space="preserve"> </w:t>
      </w:r>
      <w:r w:rsidRPr="000528DA">
        <w:rPr>
          <w:rtl/>
        </w:rPr>
        <w:t>שמתוך כך זוכרהו.</w:t>
      </w:r>
      <w:r w:rsidR="00F6782B" w:rsidRPr="000528DA">
        <w:rPr>
          <w:rFonts w:hint="cs"/>
          <w:rtl/>
        </w:rPr>
        <w:t xml:space="preserve"> </w:t>
      </w:r>
    </w:p>
    <w:p w14:paraId="3D92AED1" w14:textId="5E6E5B55" w:rsidR="00A24328" w:rsidRPr="0029226E" w:rsidRDefault="00F6782B" w:rsidP="009A59D1">
      <w:pPr>
        <w:pStyle w:val="38"/>
        <w:framePr w:wrap="notBeside"/>
        <w:rPr>
          <w:rtl/>
        </w:rPr>
      </w:pPr>
      <w:r w:rsidRPr="0029226E">
        <w:rPr>
          <w:rFonts w:hint="cs"/>
          <w:rtl/>
        </w:rPr>
        <w:t>כר"כ</w:t>
      </w:r>
      <w:r w:rsidR="009B14FE" w:rsidRPr="0029226E">
        <w:rPr>
          <w:rFonts w:hint="cs"/>
          <w:rtl/>
        </w:rPr>
        <w:t>:</w:t>
      </w:r>
    </w:p>
    <w:p w14:paraId="542C7CDA" w14:textId="5360A47A" w:rsidR="00A1382B" w:rsidRPr="000528DA" w:rsidRDefault="00F6782B" w:rsidP="000528DA">
      <w:pPr>
        <w:rPr>
          <w:rtl/>
        </w:rPr>
      </w:pPr>
      <w:r w:rsidRPr="00E34F28">
        <w:rPr>
          <w:rStyle w:val="afffff9"/>
          <w:rFonts w:hint="cs"/>
          <w:rtl/>
        </w:rPr>
        <w:t>שליוה לרשב</w:t>
      </w:r>
      <w:r w:rsidR="00AE16FF" w:rsidRPr="00E34F28">
        <w:rPr>
          <w:rStyle w:val="afffff9"/>
          <w:rtl/>
        </w:rPr>
        <w:t>"</w:t>
      </w:r>
      <w:r w:rsidRPr="00E34F28">
        <w:rPr>
          <w:rStyle w:val="afffff9"/>
          <w:rFonts w:hint="cs"/>
          <w:rtl/>
        </w:rPr>
        <w:t>א</w:t>
      </w:r>
      <w:r w:rsidR="00A1382B" w:rsidRPr="000528DA">
        <w:rPr>
          <w:rFonts w:hint="cs"/>
          <w:rtl/>
        </w:rPr>
        <w:t>:</w:t>
      </w:r>
      <w:r w:rsidRPr="000528DA">
        <w:rPr>
          <w:rFonts w:hint="cs"/>
          <w:rtl/>
        </w:rPr>
        <w:t xml:space="preserve"> </w:t>
      </w:r>
      <w:r w:rsidR="00DA51A5" w:rsidRPr="000528DA">
        <w:rPr>
          <w:rFonts w:hint="cs"/>
          <w:rtl/>
        </w:rPr>
        <w:t>מ</w:t>
      </w:r>
      <w:r w:rsidR="00A1382B" w:rsidRPr="000528DA">
        <w:rPr>
          <w:rFonts w:hint="cs"/>
          <w:rtl/>
        </w:rPr>
        <w:t>שפת הנהר</w:t>
      </w:r>
      <w:r w:rsidR="00DA51A5" w:rsidRPr="000528DA">
        <w:rPr>
          <w:rtl/>
        </w:rPr>
        <w:t xml:space="preserve"> עד בי צניתא דבבל</w:t>
      </w:r>
      <w:r w:rsidR="00A1382B" w:rsidRPr="000528DA">
        <w:rPr>
          <w:rFonts w:hint="cs"/>
          <w:rtl/>
        </w:rPr>
        <w:t>,</w:t>
      </w:r>
      <w:r w:rsidR="00DA51A5" w:rsidRPr="000528DA">
        <w:rPr>
          <w:rFonts w:hint="cs"/>
          <w:rtl/>
        </w:rPr>
        <w:t xml:space="preserve"> </w:t>
      </w:r>
    </w:p>
    <w:p w14:paraId="7D244EC7" w14:textId="453B569B" w:rsidR="00A24328" w:rsidRDefault="00DA51A5" w:rsidP="009A59D1">
      <w:pPr>
        <w:pStyle w:val="38"/>
        <w:framePr w:wrap="notBeside"/>
        <w:rPr>
          <w:rtl/>
        </w:rPr>
      </w:pPr>
      <w:r w:rsidRPr="00660D7A">
        <w:rPr>
          <w:rFonts w:hint="cs"/>
          <w:rtl/>
        </w:rPr>
        <w:t>ושם א</w:t>
      </w:r>
      <w:r w:rsidRPr="00660D7A">
        <w:rPr>
          <w:rtl/>
        </w:rPr>
        <w:t>"</w:t>
      </w:r>
      <w:r w:rsidRPr="00660D7A">
        <w:rPr>
          <w:rFonts w:hint="cs"/>
          <w:rtl/>
        </w:rPr>
        <w:t>ל</w:t>
      </w:r>
      <w:r w:rsidR="009B14FE">
        <w:rPr>
          <w:rFonts w:hint="cs"/>
          <w:rtl/>
        </w:rPr>
        <w:t>:</w:t>
      </w:r>
    </w:p>
    <w:p w14:paraId="49BE9A40" w14:textId="3F49613E" w:rsidR="00A1382B" w:rsidRPr="000528DA" w:rsidRDefault="00DA51A5" w:rsidP="000528DA">
      <w:pPr>
        <w:rPr>
          <w:rtl/>
        </w:rPr>
      </w:pPr>
      <w:r w:rsidRPr="00E34F28">
        <w:rPr>
          <w:rStyle w:val="afffff9"/>
          <w:rFonts w:hint="cs"/>
          <w:rtl/>
        </w:rPr>
        <w:t>ד</w:t>
      </w:r>
      <w:r w:rsidRPr="00E34F28">
        <w:rPr>
          <w:rStyle w:val="afffff9"/>
          <w:rtl/>
        </w:rPr>
        <w:t xml:space="preserve">אמרי אינשי: </w:t>
      </w:r>
      <w:r w:rsidRPr="000528DA">
        <w:rPr>
          <w:rtl/>
        </w:rPr>
        <w:t xml:space="preserve">צניתא דבבל </w:t>
      </w:r>
      <w:r w:rsidR="00A1382B" w:rsidRPr="000528DA">
        <w:rPr>
          <w:rFonts w:hint="cs"/>
          <w:rtl/>
        </w:rPr>
        <w:t xml:space="preserve">כבר </w:t>
      </w:r>
      <w:r w:rsidRPr="000528DA">
        <w:rPr>
          <w:rtl/>
        </w:rPr>
        <w:t xml:space="preserve">מאדם </w:t>
      </w:r>
      <w:r w:rsidR="00457CBE" w:rsidRPr="000528DA">
        <w:rPr>
          <w:rtl/>
        </w:rPr>
        <w:t>הראשון</w:t>
      </w:r>
      <w:r w:rsidR="00A1382B" w:rsidRPr="000528DA">
        <w:rPr>
          <w:rFonts w:hint="cs"/>
          <w:rtl/>
        </w:rPr>
        <w:t>,</w:t>
      </w:r>
      <w:r w:rsidR="00457CBE" w:rsidRPr="000528DA">
        <w:rPr>
          <w:rtl/>
        </w:rPr>
        <w:t xml:space="preserve"> </w:t>
      </w:r>
    </w:p>
    <w:p w14:paraId="14731329" w14:textId="59BC0698" w:rsidR="00A24328" w:rsidRDefault="00DA51A5" w:rsidP="009A59D1">
      <w:pPr>
        <w:pStyle w:val="38"/>
        <w:framePr w:wrap="notBeside"/>
        <w:rPr>
          <w:rtl/>
        </w:rPr>
      </w:pPr>
      <w:r w:rsidRPr="00660D7A">
        <w:rPr>
          <w:rtl/>
        </w:rPr>
        <w:t>א"ל</w:t>
      </w:r>
      <w:r w:rsidR="009B14FE">
        <w:rPr>
          <w:rtl/>
        </w:rPr>
        <w:t>:</w:t>
      </w:r>
    </w:p>
    <w:p w14:paraId="30306809" w14:textId="74EF1E87" w:rsidR="00A1382B" w:rsidRPr="000528DA" w:rsidRDefault="00DA51A5" w:rsidP="000528DA">
      <w:pPr>
        <w:rPr>
          <w:rtl/>
        </w:rPr>
      </w:pPr>
      <w:r w:rsidRPr="00E34F28">
        <w:rPr>
          <w:rStyle w:val="afffff9"/>
          <w:rFonts w:hint="cs"/>
          <w:rtl/>
        </w:rPr>
        <w:t xml:space="preserve">שהזכיר לו </w:t>
      </w:r>
      <w:r w:rsidR="00A1382B" w:rsidRPr="00E34F28">
        <w:rPr>
          <w:rStyle w:val="afffff9"/>
          <w:rFonts w:hint="cs"/>
          <w:rtl/>
        </w:rPr>
        <w:t>הך</w:t>
      </w:r>
      <w:r w:rsidRPr="00E34F28">
        <w:rPr>
          <w:rStyle w:val="afffff9"/>
          <w:rFonts w:hint="cs"/>
          <w:rtl/>
        </w:rPr>
        <w:t xml:space="preserve"> ריב</w:t>
      </w:r>
      <w:r w:rsidRPr="00E34F28">
        <w:rPr>
          <w:rStyle w:val="afffff9"/>
          <w:rtl/>
        </w:rPr>
        <w:t>"</w:t>
      </w:r>
      <w:r w:rsidRPr="00E34F28">
        <w:rPr>
          <w:rStyle w:val="afffff9"/>
          <w:rFonts w:hint="cs"/>
          <w:rtl/>
        </w:rPr>
        <w:t>ח</w:t>
      </w:r>
      <w:r w:rsidR="00A1382B" w:rsidRPr="00E34F28">
        <w:rPr>
          <w:rStyle w:val="afffff9"/>
          <w:rFonts w:hint="cs"/>
          <w:rtl/>
        </w:rPr>
        <w:t>:</w:t>
      </w:r>
      <w:r w:rsidRPr="000528DA">
        <w:rPr>
          <w:rFonts w:hint="cs"/>
          <w:rtl/>
        </w:rPr>
        <w:t xml:space="preserve"> </w:t>
      </w:r>
      <w:r w:rsidRPr="0009010A">
        <w:rPr>
          <w:rStyle w:val="ad"/>
          <w:rFonts w:hint="cs"/>
          <w:rtl/>
        </w:rPr>
        <w:t>ד'</w:t>
      </w:r>
      <w:r w:rsidRPr="0009010A">
        <w:rPr>
          <w:rStyle w:val="ad"/>
          <w:rtl/>
        </w:rPr>
        <w:t>בארץ אשר לא עבר בה איש ולא ישב אדם שם</w:t>
      </w:r>
      <w:r w:rsidRPr="0009010A">
        <w:rPr>
          <w:rStyle w:val="ad"/>
          <w:rFonts w:hint="cs"/>
          <w:rtl/>
        </w:rPr>
        <w:t>'</w:t>
      </w:r>
      <w:r w:rsidRPr="0009010A">
        <w:rPr>
          <w:rStyle w:val="ad"/>
          <w:rtl/>
        </w:rPr>
        <w:t xml:space="preserve">, </w:t>
      </w:r>
    </w:p>
    <w:p w14:paraId="4C13F27E" w14:textId="72151DF4" w:rsidR="00DA51A5" w:rsidRPr="000528DA" w:rsidRDefault="006762CB" w:rsidP="000528DA">
      <w:pPr>
        <w:rPr>
          <w:rtl/>
        </w:rPr>
      </w:pPr>
      <w:r w:rsidRPr="000528DA">
        <w:rPr>
          <w:rFonts w:hint="cs"/>
          <w:rtl/>
        </w:rPr>
        <w:t>-</w:t>
      </w:r>
      <w:r w:rsidR="00936984" w:rsidRPr="000528DA">
        <w:rPr>
          <w:rFonts w:hint="cs"/>
          <w:rtl/>
        </w:rPr>
        <w:t>דרק</w:t>
      </w:r>
      <w:r w:rsidR="00DA51A5" w:rsidRPr="000528DA">
        <w:rPr>
          <w:rtl/>
        </w:rPr>
        <w:t xml:space="preserve"> ארץ שגזר עליה אדם הראשון לישוב נתישבה, </w:t>
      </w:r>
    </w:p>
    <w:p w14:paraId="711346C3" w14:textId="28FAF6FD" w:rsidR="00A24328" w:rsidRDefault="00DA51A5" w:rsidP="009A59D1">
      <w:pPr>
        <w:pStyle w:val="38"/>
        <w:framePr w:wrap="notBeside"/>
        <w:rPr>
          <w:rtl/>
        </w:rPr>
      </w:pPr>
      <w:r w:rsidRPr="00660D7A">
        <w:rPr>
          <w:rtl/>
        </w:rPr>
        <w:t>רב מרדכי</w:t>
      </w:r>
      <w:r w:rsidR="009B14FE">
        <w:rPr>
          <w:rtl/>
        </w:rPr>
        <w:t>:</w:t>
      </w:r>
    </w:p>
    <w:p w14:paraId="344AA1B8" w14:textId="1DB2D7F3" w:rsidR="00DA51A5" w:rsidRPr="000528DA" w:rsidRDefault="00DA51A5" w:rsidP="0029226E">
      <w:pPr>
        <w:spacing w:after="120"/>
        <w:rPr>
          <w:rtl/>
        </w:rPr>
      </w:pPr>
      <w:r w:rsidRPr="00E34F28">
        <w:rPr>
          <w:rStyle w:val="afffff9"/>
          <w:rFonts w:hint="cs"/>
          <w:rtl/>
        </w:rPr>
        <w:t>ליוה לרשב</w:t>
      </w:r>
      <w:r w:rsidRPr="00E34F28">
        <w:rPr>
          <w:rStyle w:val="afffff9"/>
          <w:rtl/>
        </w:rPr>
        <w:t>"</w:t>
      </w:r>
      <w:r w:rsidRPr="00E34F28">
        <w:rPr>
          <w:rStyle w:val="afffff9"/>
          <w:rFonts w:hint="cs"/>
          <w:rtl/>
        </w:rPr>
        <w:t xml:space="preserve">א </w:t>
      </w:r>
      <w:r w:rsidR="00A1382B" w:rsidRPr="000528DA">
        <w:rPr>
          <w:rtl/>
        </w:rPr>
        <w:t>מהגרוניא ועד בי כיפי,</w:t>
      </w:r>
      <w:r w:rsidR="00A1382B" w:rsidRPr="000528DA">
        <w:rPr>
          <w:rFonts w:hint="cs"/>
          <w:sz w:val="14"/>
          <w:rtl/>
        </w:rPr>
        <w:t xml:space="preserve"> </w:t>
      </w:r>
      <w:r w:rsidRPr="000528DA">
        <w:rPr>
          <w:sz w:val="12"/>
          <w:szCs w:val="16"/>
          <w:rtl/>
        </w:rPr>
        <w:t>עד בי דורא.</w:t>
      </w:r>
    </w:p>
    <w:p w14:paraId="2E2AD06F" w14:textId="77777777" w:rsidR="00DA51A5" w:rsidRPr="00E34F28" w:rsidRDefault="00DA51A5" w:rsidP="0029226E">
      <w:pPr>
        <w:pStyle w:val="afffff5"/>
        <w:spacing w:before="0" w:after="120"/>
        <w:rPr>
          <w:rtl/>
        </w:rPr>
      </w:pPr>
      <w:bookmarkStart w:id="915" w:name="_Toc193635998"/>
      <w:bookmarkStart w:id="916" w:name="_Toc216184609"/>
      <w:r w:rsidRPr="00A10336">
        <w:rPr>
          <w:rStyle w:val="30"/>
          <w:rtl/>
        </w:rPr>
        <w:t>המתפלל צריך</w:t>
      </w:r>
      <w:bookmarkEnd w:id="915"/>
      <w:bookmarkEnd w:id="916"/>
      <w:r w:rsidRPr="00F95182">
        <w:rPr>
          <w:rtl/>
        </w:rPr>
        <w:t xml:space="preserve"> </w:t>
      </w:r>
      <w:r w:rsidRPr="00A10336">
        <w:rPr>
          <w:rStyle w:val="30"/>
          <w:rtl/>
        </w:rPr>
        <w:t>שיכוין לבו לשמים.</w:t>
      </w:r>
      <w:r w:rsidR="00F6782B" w:rsidRPr="00F95182">
        <w:rPr>
          <w:rFonts w:hint="cs"/>
          <w:rtl/>
        </w:rPr>
        <w:t xml:space="preserve"> </w:t>
      </w:r>
      <w:r w:rsidRPr="00E34F28">
        <w:rPr>
          <w:rStyle w:val="afffff9"/>
          <w:rtl/>
        </w:rPr>
        <w:t>סימן לדבר:</w:t>
      </w:r>
      <w:r w:rsidRPr="00F95182">
        <w:rPr>
          <w:rtl/>
        </w:rPr>
        <w:t xml:space="preserve"> </w:t>
      </w:r>
      <w:r w:rsidRPr="0009010A">
        <w:rPr>
          <w:rStyle w:val="ad"/>
          <w:rFonts w:hint="cs"/>
          <w:rtl/>
        </w:rPr>
        <w:t>'</w:t>
      </w:r>
      <w:r w:rsidRPr="0009010A">
        <w:rPr>
          <w:rStyle w:val="ad"/>
          <w:rtl/>
        </w:rPr>
        <w:t>תכין לבם תקשיב אזנך</w:t>
      </w:r>
      <w:r w:rsidRPr="0009010A">
        <w:rPr>
          <w:rStyle w:val="ad"/>
          <w:rFonts w:hint="cs"/>
          <w:rtl/>
        </w:rPr>
        <w:t>'</w:t>
      </w:r>
      <w:r w:rsidRPr="0009010A">
        <w:rPr>
          <w:rStyle w:val="ad"/>
          <w:rtl/>
        </w:rPr>
        <w:t>.</w:t>
      </w:r>
      <w:r w:rsidR="00F6782B" w:rsidRPr="0009010A">
        <w:rPr>
          <w:rStyle w:val="ad"/>
          <w:rFonts w:hint="cs"/>
          <w:rtl/>
        </w:rPr>
        <w:t xml:space="preserve"> </w:t>
      </w:r>
    </w:p>
    <w:p w14:paraId="0A642DF5" w14:textId="77777777" w:rsidR="0029226E" w:rsidRDefault="00DA51A5" w:rsidP="009A59D1">
      <w:pPr>
        <w:pStyle w:val="38"/>
        <w:framePr w:wrap="notBeside"/>
        <w:rPr>
          <w:rStyle w:val="afffff9"/>
          <w:rtl/>
        </w:rPr>
      </w:pPr>
      <w:r w:rsidRPr="00E34F28">
        <w:rPr>
          <w:rStyle w:val="afffff9"/>
          <w:rtl/>
        </w:rPr>
        <w:t>מנהג ר</w:t>
      </w:r>
      <w:r w:rsidRPr="00E34F28">
        <w:rPr>
          <w:rStyle w:val="afffff9"/>
          <w:rFonts w:hint="cs"/>
          <w:rtl/>
        </w:rPr>
        <w:t>"ע</w:t>
      </w:r>
    </w:p>
    <w:p w14:paraId="3B8AFBD4" w14:textId="57B34760" w:rsidR="00A1382B" w:rsidRPr="00E34F28" w:rsidRDefault="00DA51A5" w:rsidP="0029226E">
      <w:pPr>
        <w:pStyle w:val="afffff5"/>
        <w:spacing w:before="0"/>
        <w:rPr>
          <w:rtl/>
        </w:rPr>
      </w:pPr>
      <w:r w:rsidRPr="00FE3D07">
        <w:rPr>
          <w:rtl/>
        </w:rPr>
        <w:t xml:space="preserve">כשהתפלל עם הצבור </w:t>
      </w:r>
      <w:r w:rsidRPr="00A10336">
        <w:rPr>
          <w:rStyle w:val="30"/>
          <w:rtl/>
        </w:rPr>
        <w:t>מקצר</w:t>
      </w:r>
      <w:r w:rsidRPr="00FE3D07">
        <w:rPr>
          <w:rtl/>
        </w:rPr>
        <w:t xml:space="preserve"> ועולה, מפני טורח צבור,</w:t>
      </w:r>
      <w:r w:rsidRPr="00FE3D07">
        <w:rPr>
          <w:rFonts w:hint="cs"/>
          <w:rtl/>
        </w:rPr>
        <w:t xml:space="preserve"> </w:t>
      </w:r>
    </w:p>
    <w:p w14:paraId="5DEBD51F" w14:textId="77777777" w:rsidR="00DA51A5" w:rsidRPr="000528DA" w:rsidRDefault="00F6782B" w:rsidP="0029226E">
      <w:pPr>
        <w:spacing w:after="60"/>
        <w:rPr>
          <w:rtl/>
        </w:rPr>
      </w:pPr>
      <w:r w:rsidRPr="000528DA">
        <w:rPr>
          <w:rtl/>
        </w:rPr>
        <w:t>וכשה</w:t>
      </w:r>
      <w:r w:rsidR="003501A8" w:rsidRPr="000528DA">
        <w:rPr>
          <w:rtl/>
        </w:rPr>
        <w:t xml:space="preserve">תפלל בינו לבין עצמו </w:t>
      </w:r>
      <w:r w:rsidR="00DA51A5" w:rsidRPr="000528DA">
        <w:rPr>
          <w:rtl/>
        </w:rPr>
        <w:t>אדם מני</w:t>
      </w:r>
      <w:r w:rsidRPr="000528DA">
        <w:rPr>
          <w:rtl/>
        </w:rPr>
        <w:t xml:space="preserve">חו בזוית זו ומוצאו בזוית אחרת, </w:t>
      </w:r>
      <w:r w:rsidR="00DA51A5" w:rsidRPr="00A10336">
        <w:rPr>
          <w:rStyle w:val="30"/>
          <w:rtl/>
        </w:rPr>
        <w:t>מפני כריעות והשתחויות</w:t>
      </w:r>
      <w:r w:rsidR="00DA51A5" w:rsidRPr="000528DA">
        <w:rPr>
          <w:rtl/>
        </w:rPr>
        <w:t>.</w:t>
      </w:r>
    </w:p>
    <w:p w14:paraId="7940F309" w14:textId="3708DECD" w:rsidR="00A24328" w:rsidRDefault="00DA51A5" w:rsidP="009A59D1">
      <w:pPr>
        <w:pStyle w:val="38"/>
        <w:framePr w:wrap="notBeside"/>
        <w:rPr>
          <w:rtl/>
        </w:rPr>
      </w:pPr>
      <w:r w:rsidRPr="00660D7A">
        <w:rPr>
          <w:rFonts w:hint="cs"/>
          <w:rtl/>
        </w:rPr>
        <w:t>רחב</w:t>
      </w:r>
      <w:r w:rsidRPr="00660D7A">
        <w:rPr>
          <w:rtl/>
        </w:rPr>
        <w:t>"</w:t>
      </w:r>
      <w:r w:rsidRPr="00660D7A">
        <w:rPr>
          <w:rFonts w:hint="cs"/>
          <w:rtl/>
        </w:rPr>
        <w:t>א</w:t>
      </w:r>
      <w:r w:rsidR="00A24328">
        <w:rPr>
          <w:rtl/>
        </w:rPr>
        <w:t>:</w:t>
      </w:r>
    </w:p>
    <w:p w14:paraId="1BECB7CD" w14:textId="5E930D01" w:rsidR="0029226E" w:rsidRDefault="0029226E" w:rsidP="0009010A">
      <w:pPr>
        <w:pStyle w:val="afffff5"/>
        <w:spacing w:before="0"/>
        <w:rPr>
          <w:rtl/>
        </w:rPr>
      </w:pPr>
      <w:r w:rsidRPr="0029226E">
        <w:rPr>
          <w:rStyle w:val="afffff9"/>
          <w:rFonts w:hint="cs"/>
          <w:rtl/>
        </w:rPr>
        <w:t xml:space="preserve">א. </w:t>
      </w:r>
      <w:r w:rsidR="00F55AD6" w:rsidRPr="00F55AD6">
        <w:rPr>
          <w:rtl/>
        </w:rPr>
        <w:t xml:space="preserve">יתפלל </w:t>
      </w:r>
      <w:r w:rsidR="00DA51A5" w:rsidRPr="00F55AD6">
        <w:rPr>
          <w:rtl/>
        </w:rPr>
        <w:t xml:space="preserve">בבית שיש בו </w:t>
      </w:r>
      <w:r w:rsidR="00DA51A5" w:rsidRPr="00A10336">
        <w:rPr>
          <w:rStyle w:val="30"/>
          <w:rtl/>
        </w:rPr>
        <w:t>חלונות</w:t>
      </w:r>
      <w:r w:rsidR="00DA51A5" w:rsidRPr="00FE3D07">
        <w:rPr>
          <w:rtl/>
        </w:rPr>
        <w:t xml:space="preserve">, </w:t>
      </w:r>
      <w:r w:rsidR="00DA51A5" w:rsidRPr="00FE3D07">
        <w:rPr>
          <w:rFonts w:hint="cs"/>
          <w:rtl/>
        </w:rPr>
        <w:t>ד</w:t>
      </w:r>
      <w:r w:rsidR="00DA51A5" w:rsidRPr="00A4639B">
        <w:rPr>
          <w:rStyle w:val="ad"/>
          <w:rtl/>
        </w:rPr>
        <w:t>'וכוין פתיחן ליה</w:t>
      </w:r>
      <w:r w:rsidR="00CC63CA">
        <w:rPr>
          <w:rStyle w:val="ad"/>
          <w:rtl/>
        </w:rPr>
        <w:t>'</w:t>
      </w:r>
      <w:r w:rsidR="00DA51A5" w:rsidRPr="00A4639B">
        <w:rPr>
          <w:rStyle w:val="ad"/>
          <w:rtl/>
        </w:rPr>
        <w:t>.</w:t>
      </w:r>
      <w:r w:rsidR="00F6782B" w:rsidRPr="00FE3D07">
        <w:rPr>
          <w:rFonts w:hint="cs"/>
          <w:rtl/>
        </w:rPr>
        <w:t xml:space="preserve"> </w:t>
      </w:r>
    </w:p>
    <w:p w14:paraId="3B5BEFB0" w14:textId="0B01BC11" w:rsidR="006762CB" w:rsidRPr="00E34F28" w:rsidRDefault="0029226E" w:rsidP="0009010A">
      <w:pPr>
        <w:pStyle w:val="afffff5"/>
        <w:spacing w:before="0"/>
        <w:rPr>
          <w:rtl/>
        </w:rPr>
      </w:pPr>
      <w:r w:rsidRPr="0029226E">
        <w:rPr>
          <w:rStyle w:val="afffff9"/>
          <w:rFonts w:hint="cs"/>
          <w:rtl/>
        </w:rPr>
        <w:t xml:space="preserve">ב. </w:t>
      </w:r>
      <w:r w:rsidR="00DA51A5" w:rsidRPr="00FE3D07">
        <w:rPr>
          <w:rFonts w:hint="cs"/>
          <w:rtl/>
        </w:rPr>
        <w:t xml:space="preserve">ולא </w:t>
      </w:r>
      <w:r w:rsidR="00DA51A5" w:rsidRPr="00A10336">
        <w:rPr>
          <w:rStyle w:val="30"/>
          <w:rFonts w:hint="cs"/>
          <w:rtl/>
        </w:rPr>
        <w:t>כל היום,</w:t>
      </w:r>
      <w:r w:rsidR="00DA51A5" w:rsidRPr="00FE3D07">
        <w:rPr>
          <w:rFonts w:hint="cs"/>
          <w:rtl/>
        </w:rPr>
        <w:t xml:space="preserve"> כ</w:t>
      </w:r>
      <w:r w:rsidR="00DA51A5" w:rsidRPr="00FE3D07">
        <w:rPr>
          <w:rtl/>
        </w:rPr>
        <w:t>דניאל:</w:t>
      </w:r>
      <w:r w:rsidR="00DA51A5" w:rsidRPr="00A4639B">
        <w:rPr>
          <w:rStyle w:val="ad"/>
          <w:rtl/>
        </w:rPr>
        <w:t xml:space="preserve"> </w:t>
      </w:r>
      <w:r w:rsidR="00DA51A5" w:rsidRPr="00A4639B">
        <w:rPr>
          <w:rStyle w:val="ad"/>
          <w:rFonts w:hint="cs"/>
          <w:rtl/>
        </w:rPr>
        <w:t>'</w:t>
      </w:r>
      <w:r w:rsidR="00DA51A5" w:rsidRPr="00A4639B">
        <w:rPr>
          <w:rStyle w:val="ad"/>
          <w:rtl/>
        </w:rPr>
        <w:t>וזמנין תלתא</w:t>
      </w:r>
      <w:r w:rsidR="00CC63CA">
        <w:rPr>
          <w:rStyle w:val="ad"/>
          <w:rtl/>
        </w:rPr>
        <w:t>'</w:t>
      </w:r>
      <w:r w:rsidR="00DA51A5" w:rsidRPr="00A4639B">
        <w:rPr>
          <w:rStyle w:val="ad"/>
          <w:rtl/>
        </w:rPr>
        <w:t>.</w:t>
      </w:r>
      <w:r w:rsidR="003501A8">
        <w:rPr>
          <w:rFonts w:hint="cs"/>
          <w:rtl/>
        </w:rPr>
        <w:t xml:space="preserve"> </w:t>
      </w:r>
      <w:r w:rsidR="00F55AD6">
        <w:rPr>
          <w:rStyle w:val="ad"/>
          <w:rFonts w:hint="cs"/>
          <w:rtl/>
        </w:rPr>
        <w:t>ו</w:t>
      </w:r>
      <w:r w:rsidR="00DA51A5" w:rsidRPr="00A4639B">
        <w:rPr>
          <w:rStyle w:val="ad"/>
          <w:rtl/>
        </w:rPr>
        <w:t>מקדמת דנא</w:t>
      </w:r>
      <w:r w:rsidR="00DA51A5" w:rsidRPr="00A4639B">
        <w:rPr>
          <w:rStyle w:val="ad"/>
          <w:rFonts w:hint="cs"/>
          <w:rtl/>
        </w:rPr>
        <w:t>'</w:t>
      </w:r>
      <w:r w:rsidR="00DA51A5" w:rsidRPr="00A4639B">
        <w:rPr>
          <w:rStyle w:val="ad"/>
          <w:rtl/>
        </w:rPr>
        <w:t>.</w:t>
      </w:r>
      <w:r w:rsidR="00F6782B" w:rsidRPr="00FE3D07">
        <w:rPr>
          <w:rFonts w:hint="cs"/>
          <w:rtl/>
        </w:rPr>
        <w:t xml:space="preserve"> </w:t>
      </w:r>
    </w:p>
    <w:p w14:paraId="5106FC37" w14:textId="2C5D0AAD" w:rsidR="00A1382B" w:rsidRPr="000528DA" w:rsidRDefault="0029226E" w:rsidP="000528DA">
      <w:pPr>
        <w:rPr>
          <w:rtl/>
        </w:rPr>
      </w:pPr>
      <w:r w:rsidRPr="0029226E">
        <w:rPr>
          <w:rStyle w:val="afffff9"/>
          <w:rFonts w:hint="cs"/>
          <w:rtl/>
        </w:rPr>
        <w:t>ג.</w:t>
      </w:r>
      <w:r>
        <w:rPr>
          <w:rFonts w:hint="cs"/>
          <w:rtl/>
        </w:rPr>
        <w:t xml:space="preserve"> </w:t>
      </w:r>
      <w:r w:rsidR="00F55AD6" w:rsidRPr="0029226E">
        <w:rPr>
          <w:rStyle w:val="affff2"/>
          <w:rFonts w:hint="cs"/>
          <w:rtl/>
        </w:rPr>
        <w:t>ו</w:t>
      </w:r>
      <w:r w:rsidR="00DA51A5" w:rsidRPr="0029226E">
        <w:rPr>
          <w:rStyle w:val="affff2"/>
          <w:rtl/>
        </w:rPr>
        <w:t>נגד ירושל</w:t>
      </w:r>
      <w:r w:rsidR="00F55AD6" w:rsidRPr="0029226E">
        <w:rPr>
          <w:rStyle w:val="affff2"/>
          <w:rFonts w:hint="cs"/>
          <w:rtl/>
        </w:rPr>
        <w:t>י</w:t>
      </w:r>
      <w:r w:rsidR="00DA51A5" w:rsidRPr="0029226E">
        <w:rPr>
          <w:rStyle w:val="affff2"/>
          <w:rtl/>
        </w:rPr>
        <w:t>ם</w:t>
      </w:r>
      <w:r w:rsidR="00DA51A5" w:rsidRPr="000528DA">
        <w:rPr>
          <w:rtl/>
        </w:rPr>
        <w:t>.</w:t>
      </w:r>
      <w:r w:rsidR="00F55AD6">
        <w:rPr>
          <w:rStyle w:val="ad"/>
          <w:rFonts w:hint="cs"/>
          <w:rtl/>
        </w:rPr>
        <w:t xml:space="preserve"> </w:t>
      </w:r>
      <w:r w:rsidR="00DA51A5" w:rsidRPr="000528DA">
        <w:rPr>
          <w:rFonts w:hint="cs"/>
          <w:rtl/>
        </w:rPr>
        <w:t>ולא</w:t>
      </w:r>
      <w:r w:rsidR="00DA51A5" w:rsidRPr="000528DA">
        <w:rPr>
          <w:rtl/>
        </w:rPr>
        <w:t xml:space="preserve"> </w:t>
      </w:r>
      <w:r w:rsidR="00DA51A5" w:rsidRPr="000528DA">
        <w:rPr>
          <w:rFonts w:hint="cs"/>
          <w:rtl/>
        </w:rPr>
        <w:t>י</w:t>
      </w:r>
      <w:r w:rsidR="00D54130" w:rsidRPr="000528DA">
        <w:rPr>
          <w:rtl/>
        </w:rPr>
        <w:t>כ</w:t>
      </w:r>
      <w:r w:rsidR="00DA51A5" w:rsidRPr="000528DA">
        <w:rPr>
          <w:rtl/>
        </w:rPr>
        <w:t xml:space="preserve">ללן </w:t>
      </w:r>
      <w:r w:rsidR="0009010A" w:rsidRPr="000528DA">
        <w:rPr>
          <w:rFonts w:hint="cs"/>
          <w:rtl/>
        </w:rPr>
        <w:t xml:space="preserve">- </w:t>
      </w:r>
      <w:r w:rsidR="006762CB" w:rsidRPr="000528DA">
        <w:rPr>
          <w:rFonts w:hint="cs"/>
          <w:rtl/>
        </w:rPr>
        <w:t>כ</w:t>
      </w:r>
      <w:r w:rsidR="00DA51A5" w:rsidRPr="000528DA">
        <w:rPr>
          <w:rtl/>
        </w:rPr>
        <w:t>דוד</w:t>
      </w:r>
      <w:r w:rsidR="00DA51A5" w:rsidRPr="00A4639B">
        <w:rPr>
          <w:rStyle w:val="ad"/>
          <w:rFonts w:hint="cs"/>
          <w:rtl/>
        </w:rPr>
        <w:t xml:space="preserve"> '</w:t>
      </w:r>
      <w:r w:rsidR="00DA51A5" w:rsidRPr="00A4639B">
        <w:rPr>
          <w:rStyle w:val="ad"/>
          <w:rtl/>
        </w:rPr>
        <w:t>ערב ובקר וצהרים</w:t>
      </w:r>
      <w:r w:rsidR="00F6782B">
        <w:rPr>
          <w:rStyle w:val="ad"/>
          <w:rFonts w:hint="cs"/>
          <w:rtl/>
        </w:rPr>
        <w:t>,</w:t>
      </w:r>
      <w:r w:rsidR="00F6782B" w:rsidRPr="000528DA">
        <w:rPr>
          <w:rFonts w:hint="cs"/>
          <w:rtl/>
        </w:rPr>
        <w:t xml:space="preserve"> </w:t>
      </w:r>
    </w:p>
    <w:p w14:paraId="1406BC8D" w14:textId="32222AA8" w:rsidR="00A1382B" w:rsidRPr="000528DA" w:rsidRDefault="0029226E" w:rsidP="000528DA">
      <w:pPr>
        <w:rPr>
          <w:rtl/>
        </w:rPr>
      </w:pPr>
      <w:r w:rsidRPr="0029226E">
        <w:rPr>
          <w:rStyle w:val="afffff9"/>
          <w:rFonts w:hint="cs"/>
          <w:rtl/>
        </w:rPr>
        <w:t>ד.</w:t>
      </w:r>
      <w:r>
        <w:rPr>
          <w:rFonts w:hint="cs"/>
          <w:rtl/>
        </w:rPr>
        <w:t xml:space="preserve"> </w:t>
      </w:r>
      <w:r w:rsidR="00DA51A5" w:rsidRPr="0029226E">
        <w:rPr>
          <w:rStyle w:val="affff2"/>
          <w:rFonts w:hint="cs"/>
          <w:rtl/>
        </w:rPr>
        <w:t xml:space="preserve">ולא </w:t>
      </w:r>
      <w:r w:rsidR="00F6782B" w:rsidRPr="0029226E">
        <w:rPr>
          <w:rStyle w:val="affff2"/>
          <w:rtl/>
        </w:rPr>
        <w:t>ישמיע קולו בתפלתו</w:t>
      </w:r>
      <w:r w:rsidR="00F6782B" w:rsidRPr="000528DA">
        <w:rPr>
          <w:rtl/>
        </w:rPr>
        <w:t xml:space="preserve"> </w:t>
      </w:r>
      <w:r w:rsidR="0009010A" w:rsidRPr="000528DA">
        <w:rPr>
          <w:rFonts w:hint="cs"/>
          <w:rtl/>
        </w:rPr>
        <w:t xml:space="preserve">- </w:t>
      </w:r>
      <w:r w:rsidR="00F55AD6" w:rsidRPr="000528DA">
        <w:rPr>
          <w:rFonts w:hint="cs"/>
          <w:rtl/>
        </w:rPr>
        <w:t>כ</w:t>
      </w:r>
      <w:r w:rsidR="00DA51A5" w:rsidRPr="000528DA">
        <w:rPr>
          <w:rtl/>
        </w:rPr>
        <w:t>חנה,</w:t>
      </w:r>
      <w:r w:rsidR="00DA51A5" w:rsidRPr="00A4639B">
        <w:rPr>
          <w:rStyle w:val="ad"/>
          <w:rtl/>
        </w:rPr>
        <w:t xml:space="preserve"> </w:t>
      </w:r>
      <w:r w:rsidR="00DA51A5" w:rsidRPr="00A4639B">
        <w:rPr>
          <w:rStyle w:val="ad"/>
          <w:rFonts w:hint="cs"/>
          <w:rtl/>
        </w:rPr>
        <w:t>'</w:t>
      </w:r>
      <w:r w:rsidR="00DA51A5" w:rsidRPr="00A4639B">
        <w:rPr>
          <w:rStyle w:val="ad"/>
          <w:rtl/>
        </w:rPr>
        <w:t>וקולה לא ישמע</w:t>
      </w:r>
      <w:r w:rsidR="00DA51A5" w:rsidRPr="00A4639B">
        <w:rPr>
          <w:rStyle w:val="ad"/>
          <w:rFonts w:hint="cs"/>
          <w:rtl/>
        </w:rPr>
        <w:t>'</w:t>
      </w:r>
      <w:r w:rsidR="00DA51A5" w:rsidRPr="00A4639B">
        <w:rPr>
          <w:rStyle w:val="ad"/>
          <w:rtl/>
        </w:rPr>
        <w:t>.</w:t>
      </w:r>
      <w:r w:rsidR="00F6782B">
        <w:rPr>
          <w:rStyle w:val="ad"/>
          <w:rFonts w:hint="cs"/>
          <w:rtl/>
        </w:rPr>
        <w:t xml:space="preserve"> </w:t>
      </w:r>
    </w:p>
    <w:p w14:paraId="617C1648" w14:textId="76BE4183" w:rsidR="00A1382B" w:rsidRPr="000528DA" w:rsidRDefault="0029226E" w:rsidP="000528DA">
      <w:pPr>
        <w:rPr>
          <w:rtl/>
        </w:rPr>
      </w:pPr>
      <w:r w:rsidRPr="0029226E">
        <w:rPr>
          <w:rStyle w:val="afffff9"/>
          <w:rFonts w:hint="cs"/>
          <w:rtl/>
        </w:rPr>
        <w:t>ה.</w:t>
      </w:r>
      <w:r>
        <w:rPr>
          <w:rFonts w:hint="cs"/>
          <w:rtl/>
        </w:rPr>
        <w:t xml:space="preserve"> </w:t>
      </w:r>
      <w:r w:rsidR="00DA51A5" w:rsidRPr="0029226E">
        <w:rPr>
          <w:rStyle w:val="affff2"/>
          <w:rFonts w:hint="cs"/>
          <w:rtl/>
        </w:rPr>
        <w:t xml:space="preserve">ולא </w:t>
      </w:r>
      <w:r w:rsidR="00DA51A5" w:rsidRPr="0029226E">
        <w:rPr>
          <w:rStyle w:val="affff2"/>
          <w:rtl/>
        </w:rPr>
        <w:t>ישאל צרכיו ואח</w:t>
      </w:r>
      <w:r w:rsidR="00DA51A5" w:rsidRPr="0029226E">
        <w:rPr>
          <w:rStyle w:val="affff2"/>
          <w:rFonts w:hint="cs"/>
          <w:rtl/>
        </w:rPr>
        <w:t>"כ</w:t>
      </w:r>
      <w:r w:rsidR="00DA51A5" w:rsidRPr="0029226E">
        <w:rPr>
          <w:rStyle w:val="affff2"/>
          <w:rtl/>
        </w:rPr>
        <w:t xml:space="preserve"> יתפלל</w:t>
      </w:r>
      <w:r w:rsidR="00DA51A5" w:rsidRPr="000528DA">
        <w:rPr>
          <w:rFonts w:hint="cs"/>
          <w:rtl/>
        </w:rPr>
        <w:t xml:space="preserve"> </w:t>
      </w:r>
      <w:r w:rsidR="00F55AD6" w:rsidRPr="000528DA">
        <w:rPr>
          <w:rFonts w:hint="cs"/>
          <w:rtl/>
        </w:rPr>
        <w:t>כ</w:t>
      </w:r>
      <w:r w:rsidR="00DA51A5" w:rsidRPr="000528DA">
        <w:rPr>
          <w:rtl/>
        </w:rPr>
        <w:t xml:space="preserve">שלמה, </w:t>
      </w:r>
    </w:p>
    <w:p w14:paraId="706FB6AC" w14:textId="77777777" w:rsidR="006762CB" w:rsidRPr="000528DA" w:rsidRDefault="00DA51A5" w:rsidP="000528DA">
      <w:pPr>
        <w:rPr>
          <w:rtl/>
        </w:rPr>
      </w:pPr>
      <w:r w:rsidRPr="00054EE3">
        <w:rPr>
          <w:rStyle w:val="ad"/>
          <w:rFonts w:hint="cs"/>
          <w:rtl/>
        </w:rPr>
        <w:t>ד'</w:t>
      </w:r>
      <w:r w:rsidRPr="00054EE3">
        <w:rPr>
          <w:rStyle w:val="ad"/>
          <w:rtl/>
        </w:rPr>
        <w:t>לשמוע אל הרנה</w:t>
      </w:r>
      <w:r w:rsidR="00F55AD6" w:rsidRPr="00054EE3">
        <w:rPr>
          <w:rStyle w:val="ad"/>
          <w:rFonts w:hint="cs"/>
          <w:rtl/>
        </w:rPr>
        <w:t xml:space="preserve">- </w:t>
      </w:r>
      <w:r w:rsidR="00F55AD6" w:rsidRPr="000528DA">
        <w:rPr>
          <w:rFonts w:hint="cs"/>
          <w:rtl/>
        </w:rPr>
        <w:t>תפילה</w:t>
      </w:r>
      <w:r w:rsidRPr="00054EE3">
        <w:rPr>
          <w:rStyle w:val="ad"/>
          <w:rtl/>
        </w:rPr>
        <w:t xml:space="preserve"> ואל התפלה</w:t>
      </w:r>
      <w:r w:rsidR="00F6782B" w:rsidRPr="000528DA">
        <w:rPr>
          <w:rFonts w:hint="cs"/>
          <w:rtl/>
        </w:rPr>
        <w:t xml:space="preserve"> </w:t>
      </w:r>
      <w:r w:rsidRPr="000528DA">
        <w:rPr>
          <w:rtl/>
        </w:rPr>
        <w:t>זו בקשה.</w:t>
      </w:r>
      <w:r w:rsidR="00F6782B" w:rsidRPr="000528DA">
        <w:rPr>
          <w:rFonts w:hint="cs"/>
          <w:rtl/>
        </w:rPr>
        <w:t xml:space="preserve"> </w:t>
      </w:r>
    </w:p>
    <w:p w14:paraId="6BCB5CF4" w14:textId="77777777" w:rsidR="0029226E" w:rsidRDefault="0029226E" w:rsidP="000528DA">
      <w:pPr>
        <w:rPr>
          <w:rtl/>
        </w:rPr>
      </w:pPr>
      <w:r w:rsidRPr="0029226E">
        <w:rPr>
          <w:rStyle w:val="afffff9"/>
          <w:rFonts w:hint="cs"/>
          <w:rtl/>
        </w:rPr>
        <w:t>ו.</w:t>
      </w:r>
      <w:r>
        <w:rPr>
          <w:rFonts w:hint="cs"/>
          <w:rtl/>
        </w:rPr>
        <w:t xml:space="preserve"> </w:t>
      </w:r>
      <w:r w:rsidR="00DA51A5" w:rsidRPr="000528DA">
        <w:rPr>
          <w:rFonts w:hint="cs"/>
          <w:rtl/>
        </w:rPr>
        <w:t>ו</w:t>
      </w:r>
      <w:r w:rsidR="00DA51A5" w:rsidRPr="000528DA">
        <w:rPr>
          <w:rtl/>
        </w:rPr>
        <w:t xml:space="preserve">אין אומר דבר אחר אמת ויציב, </w:t>
      </w:r>
    </w:p>
    <w:p w14:paraId="08BFE19E" w14:textId="635916C5" w:rsidR="006762CB" w:rsidRPr="000528DA" w:rsidRDefault="00DA51A5" w:rsidP="000528DA">
      <w:pPr>
        <w:rPr>
          <w:rtl/>
        </w:rPr>
      </w:pPr>
      <w:r w:rsidRPr="000528DA">
        <w:rPr>
          <w:rtl/>
        </w:rPr>
        <w:t xml:space="preserve">אבל </w:t>
      </w:r>
      <w:r w:rsidRPr="00A10336">
        <w:rPr>
          <w:rStyle w:val="30"/>
          <w:rtl/>
        </w:rPr>
        <w:t>אחר התפלה אפילו כסדר וידוי של יו</w:t>
      </w:r>
      <w:r w:rsidRPr="00A10336">
        <w:rPr>
          <w:rStyle w:val="30"/>
          <w:rFonts w:hint="cs"/>
          <w:rtl/>
        </w:rPr>
        <w:t>ה</w:t>
      </w:r>
      <w:r w:rsidRPr="00A10336">
        <w:rPr>
          <w:rStyle w:val="30"/>
          <w:rtl/>
        </w:rPr>
        <w:t>"</w:t>
      </w:r>
      <w:r w:rsidRPr="00A10336">
        <w:rPr>
          <w:rStyle w:val="30"/>
          <w:rFonts w:hint="cs"/>
          <w:rtl/>
        </w:rPr>
        <w:t>כ</w:t>
      </w:r>
      <w:r w:rsidRPr="00A10336">
        <w:rPr>
          <w:rStyle w:val="30"/>
          <w:rtl/>
        </w:rPr>
        <w:t xml:space="preserve"> אומר</w:t>
      </w:r>
      <w:r w:rsidRPr="000528DA">
        <w:rPr>
          <w:rtl/>
        </w:rPr>
        <w:t>.</w:t>
      </w:r>
      <w:r w:rsidR="00F6782B" w:rsidRPr="000528DA">
        <w:rPr>
          <w:rFonts w:hint="cs"/>
          <w:rtl/>
        </w:rPr>
        <w:t xml:space="preserve"> וכן איתמר.</w:t>
      </w:r>
    </w:p>
    <w:p w14:paraId="443F2B10" w14:textId="06B3F628" w:rsidR="00DA51A5" w:rsidRPr="00E34F28" w:rsidRDefault="00683C59" w:rsidP="00F50A20">
      <w:pPr>
        <w:pStyle w:val="afffa"/>
        <w:rPr>
          <w:del w:id="90023" w:author="מנוע עיצוב" w:date="2026-10-08T11:01:28Z"/>
          <w:rtl/>
        </w:rPr>
      </w:pPr>
      <w:del w:id="90021" w:author="מנוע עיצוב" w:date="2026-10-08T11:01:28Z">
        <w:r>
          <w:rPr>
            <w:rFonts w:hint="cs"/>
            <w:rtl/>
          </w:rPr>
          <w:delText xml:space="preserve">***</w:delText>
        </w:r>
      </w:del>
      <w:del w:id="90022" w:author="מנוע עיצוב" w:date="2026-10-08T11:01:28Z">
        <w:r w:rsidR="00F6782B" w:rsidRPr="00FE3D07">
          <w:rPr>
            <w:rFonts w:hint="cs"/>
            <w:rtl/>
          </w:rPr>
          <w:delText xml:space="preserve"> </w:delText>
        </w:r>
      </w:del>
    </w:p>
    <w:p w14:paraId="4663D549" w14:textId="77777777" w:rsidR="00DA51A5" w:rsidRPr="00E34F28" w:rsidRDefault="00DA51A5" w:rsidP="00EC0DC4">
      <w:pPr>
        <w:pStyle w:val="af2"/>
        <w:framePr w:wrap="around"/>
        <w:rPr>
          <w:rtl/>
        </w:rPr>
      </w:pPr>
      <w:r w:rsidRPr="00A4639B">
        <w:rPr>
          <w:rtl/>
        </w:rPr>
        <w:t>לא:</w:t>
      </w:r>
    </w:p>
    <w:p w14:paraId="7EFA2E81" w14:textId="189C243A" w:rsidR="006762CB" w:rsidRPr="00E34F28" w:rsidRDefault="006A5C1F" w:rsidP="0009010A">
      <w:pPr>
        <w:pStyle w:val="afffffc"/>
        <w:rPr>
          <w:rtl/>
        </w:rPr>
      </w:pPr>
      <w:bookmarkStart w:id="917" w:name="_Toc193635999"/>
      <w:bookmarkStart w:id="918" w:name="_Toc216184610"/>
      <w:r>
        <w:rPr>
          <w:rFonts w:hint="cs"/>
          <w:rtl/>
        </w:rPr>
        <w:t>ט''ו</w:t>
      </w:r>
      <w:r w:rsidR="00DA51A5" w:rsidRPr="0009010A">
        <w:rPr>
          <w:rtl/>
        </w:rPr>
        <w:t xml:space="preserve"> </w:t>
      </w:r>
      <w:r w:rsidR="00DD0223" w:rsidRPr="0009010A">
        <w:rPr>
          <w:rFonts w:hint="cs"/>
          <w:rtl/>
        </w:rPr>
        <w:t>הלכות</w:t>
      </w:r>
      <w:r>
        <w:rPr>
          <w:rFonts w:hint="cs"/>
          <w:rtl/>
        </w:rPr>
        <w:t xml:space="preserve"> ודרשות</w:t>
      </w:r>
      <w:r w:rsidR="00747BF5">
        <w:rPr>
          <w:rFonts w:hint="cs"/>
          <w:rtl/>
        </w:rPr>
        <w:t xml:space="preserve"> הנלמדות מתפילת </w:t>
      </w:r>
      <w:r w:rsidR="00DA51A5" w:rsidRPr="0009010A">
        <w:rPr>
          <w:rtl/>
        </w:rPr>
        <w:t>חנה</w:t>
      </w:r>
      <w:bookmarkEnd w:id="917"/>
      <w:bookmarkEnd w:id="918"/>
      <w:r w:rsidR="00F6782B" w:rsidRPr="00F55AD6">
        <w:rPr>
          <w:rFonts w:hint="cs"/>
          <w:rtl/>
        </w:rPr>
        <w:t xml:space="preserve"> </w:t>
      </w:r>
    </w:p>
    <w:p w14:paraId="4C527996" w14:textId="6E0E37E0" w:rsidR="0029226E" w:rsidRPr="0029226E" w:rsidRDefault="006A5C1F" w:rsidP="009A59D1">
      <w:pPr>
        <w:pStyle w:val="38"/>
        <w:framePr w:wrap="notBeside"/>
        <w:rPr>
          <w:rtl/>
        </w:rPr>
      </w:pPr>
      <w:r>
        <w:rPr>
          <w:rFonts w:hint="cs"/>
          <w:rtl/>
        </w:rPr>
        <w:t>ר"ה:</w:t>
      </w:r>
      <w:r>
        <w:t xml:space="preserve"> </w:t>
      </w:r>
      <w:r w:rsidR="0029226E" w:rsidRPr="0029226E">
        <w:rPr>
          <w:rFonts w:hint="cs"/>
          <w:rtl/>
        </w:rPr>
        <w:t>א.</w:t>
      </w:r>
    </w:p>
    <w:p w14:paraId="5ED6F4A9" w14:textId="4BA77590" w:rsidR="006762CB" w:rsidRPr="000528DA" w:rsidRDefault="00DA51A5" w:rsidP="000528DA">
      <w:pPr>
        <w:rPr>
          <w:rtl/>
        </w:rPr>
      </w:pPr>
      <w:r w:rsidRPr="00F55AD6">
        <w:rPr>
          <w:rStyle w:val="ad"/>
          <w:rtl/>
        </w:rPr>
        <w:t>מדברת על לבה</w:t>
      </w:r>
      <w:r w:rsidRPr="00F55AD6">
        <w:rPr>
          <w:rStyle w:val="ad"/>
          <w:rFonts w:hint="cs"/>
          <w:rtl/>
        </w:rPr>
        <w:t>'</w:t>
      </w:r>
      <w:r w:rsidRPr="00F55AD6">
        <w:rPr>
          <w:rStyle w:val="ad"/>
          <w:rtl/>
        </w:rPr>
        <w:t xml:space="preserve"> </w:t>
      </w:r>
      <w:r w:rsidRPr="000528DA">
        <w:rPr>
          <w:rtl/>
        </w:rPr>
        <w:t xml:space="preserve">צריך </w:t>
      </w:r>
      <w:r w:rsidRPr="00A10336">
        <w:rPr>
          <w:rStyle w:val="30"/>
          <w:rtl/>
        </w:rPr>
        <w:t>שיכוין לבו</w:t>
      </w:r>
      <w:r w:rsidRPr="000528DA">
        <w:rPr>
          <w:rtl/>
        </w:rPr>
        <w:t>.</w:t>
      </w:r>
      <w:r w:rsidR="00F6782B" w:rsidRPr="000528DA">
        <w:rPr>
          <w:rFonts w:hint="cs"/>
          <w:rtl/>
        </w:rPr>
        <w:t xml:space="preserve"> </w:t>
      </w:r>
    </w:p>
    <w:p w14:paraId="7E117C81" w14:textId="77777777" w:rsidR="0029226E" w:rsidRPr="0029226E" w:rsidRDefault="0029226E" w:rsidP="009A59D1">
      <w:pPr>
        <w:pStyle w:val="38"/>
        <w:framePr w:wrap="notBeside"/>
        <w:rPr>
          <w:rtl/>
        </w:rPr>
      </w:pPr>
      <w:r w:rsidRPr="0029226E">
        <w:rPr>
          <w:rFonts w:hint="cs"/>
          <w:rtl/>
        </w:rPr>
        <w:lastRenderedPageBreak/>
        <w:t xml:space="preserve">ב. </w:t>
      </w:r>
    </w:p>
    <w:p w14:paraId="7774E383" w14:textId="3E57A6D5" w:rsidR="006762CB" w:rsidRPr="000528DA" w:rsidRDefault="00DA51A5" w:rsidP="000528DA">
      <w:pPr>
        <w:rPr>
          <w:rtl/>
        </w:rPr>
      </w:pPr>
      <w:r w:rsidRPr="00A1382B">
        <w:rPr>
          <w:rStyle w:val="ad"/>
          <w:rtl/>
        </w:rPr>
        <w:t>שפתיה נעות</w:t>
      </w:r>
      <w:r w:rsidRPr="00A1382B">
        <w:rPr>
          <w:rStyle w:val="ad"/>
          <w:rFonts w:hint="cs"/>
          <w:rtl/>
        </w:rPr>
        <w:t>'</w:t>
      </w:r>
      <w:r w:rsidR="006762CB" w:rsidRPr="000528DA">
        <w:rPr>
          <w:rFonts w:hint="cs"/>
          <w:rtl/>
        </w:rPr>
        <w:t xml:space="preserve"> </w:t>
      </w:r>
      <w:r w:rsidR="00F55AD6" w:rsidRPr="000528DA">
        <w:rPr>
          <w:rFonts w:hint="cs"/>
          <w:rtl/>
        </w:rPr>
        <w:t xml:space="preserve"> </w:t>
      </w:r>
      <w:r w:rsidR="00A1382B" w:rsidRPr="000528DA">
        <w:rPr>
          <w:rFonts w:hint="cs"/>
          <w:rtl/>
        </w:rPr>
        <w:t xml:space="preserve">    </w:t>
      </w:r>
      <w:r w:rsidR="007E4E8C">
        <w:rPr>
          <w:rtl/>
        </w:rPr>
        <w:tab/>
      </w:r>
      <w:r w:rsidR="007E4E8C">
        <w:rPr>
          <w:rStyle w:val="30"/>
          <w:rFonts w:hint="cs"/>
          <w:rtl/>
        </w:rPr>
        <w:t xml:space="preserve"> </w:t>
      </w:r>
      <w:r w:rsidRPr="00A10336">
        <w:rPr>
          <w:rStyle w:val="30"/>
          <w:rtl/>
        </w:rPr>
        <w:t>שיחתוך בשפתיו</w:t>
      </w:r>
      <w:r w:rsidR="00F6782B" w:rsidRPr="000528DA">
        <w:rPr>
          <w:rFonts w:hint="cs"/>
          <w:rtl/>
        </w:rPr>
        <w:t xml:space="preserve">. </w:t>
      </w:r>
    </w:p>
    <w:p w14:paraId="797DEDB4" w14:textId="77777777" w:rsidR="0029226E" w:rsidRDefault="0029226E" w:rsidP="009A59D1">
      <w:pPr>
        <w:pStyle w:val="38"/>
        <w:framePr w:wrap="notBeside"/>
        <w:rPr>
          <w:rStyle w:val="ad"/>
          <w:rtl/>
        </w:rPr>
      </w:pPr>
      <w:r>
        <w:rPr>
          <w:rStyle w:val="ad"/>
          <w:rFonts w:hint="cs"/>
          <w:rtl/>
        </w:rPr>
        <w:t xml:space="preserve">ג. </w:t>
      </w:r>
    </w:p>
    <w:p w14:paraId="5A491CE9" w14:textId="694E6AB5" w:rsidR="006762CB" w:rsidRPr="000528DA" w:rsidRDefault="00DA51A5" w:rsidP="000528DA">
      <w:pPr>
        <w:rPr>
          <w:rtl/>
        </w:rPr>
      </w:pPr>
      <w:r w:rsidRPr="00F55AD6">
        <w:rPr>
          <w:rStyle w:val="ad"/>
          <w:rtl/>
        </w:rPr>
        <w:t xml:space="preserve">וקולה לא ישמע </w:t>
      </w:r>
      <w:r w:rsidRPr="000528DA">
        <w:rPr>
          <w:rtl/>
        </w:rPr>
        <w:t xml:space="preserve"> </w:t>
      </w:r>
      <w:r w:rsidR="007E4E8C">
        <w:rPr>
          <w:rStyle w:val="30"/>
          <w:rtl/>
        </w:rPr>
        <w:tab/>
      </w:r>
      <w:r w:rsidR="007E4E8C">
        <w:rPr>
          <w:rStyle w:val="30"/>
          <w:rFonts w:hint="cs"/>
          <w:rtl/>
        </w:rPr>
        <w:t xml:space="preserve"> </w:t>
      </w:r>
      <w:r w:rsidR="00A1382B" w:rsidRPr="00A10336">
        <w:rPr>
          <w:rStyle w:val="30"/>
          <w:rFonts w:hint="cs"/>
          <w:rtl/>
        </w:rPr>
        <w:t>ש</w:t>
      </w:r>
      <w:r w:rsidRPr="00A10336">
        <w:rPr>
          <w:rStyle w:val="30"/>
          <w:rtl/>
        </w:rPr>
        <w:t>אסור להגביה קולו</w:t>
      </w:r>
      <w:r w:rsidRPr="000528DA">
        <w:rPr>
          <w:rtl/>
        </w:rPr>
        <w:t>.</w:t>
      </w:r>
      <w:r w:rsidR="00F6782B" w:rsidRPr="000528DA">
        <w:rPr>
          <w:rFonts w:hint="cs"/>
          <w:rtl/>
        </w:rPr>
        <w:t xml:space="preserve"> </w:t>
      </w:r>
    </w:p>
    <w:p w14:paraId="45FAF0F1" w14:textId="77777777" w:rsidR="0029226E" w:rsidRDefault="0029226E" w:rsidP="009A59D1">
      <w:pPr>
        <w:pStyle w:val="38"/>
        <w:framePr w:wrap="notBeside"/>
        <w:rPr>
          <w:rStyle w:val="ad"/>
          <w:rtl/>
        </w:rPr>
      </w:pPr>
      <w:r>
        <w:rPr>
          <w:rStyle w:val="ad"/>
          <w:rFonts w:hint="cs"/>
          <w:rtl/>
        </w:rPr>
        <w:t>ד.</w:t>
      </w:r>
    </w:p>
    <w:p w14:paraId="41E70E74" w14:textId="335C1765" w:rsidR="006762CB" w:rsidRPr="000528DA" w:rsidRDefault="00F55AD6" w:rsidP="000528DA">
      <w:pPr>
        <w:rPr>
          <w:rtl/>
        </w:rPr>
      </w:pPr>
      <w:r w:rsidRPr="0029226E">
        <w:rPr>
          <w:rStyle w:val="ad"/>
          <w:rtl/>
        </w:rPr>
        <w:t>ויחשבה</w:t>
      </w:r>
      <w:r w:rsidR="007E4E8C">
        <w:rPr>
          <w:rStyle w:val="ad"/>
          <w:rFonts w:hint="cs"/>
          <w:rtl/>
        </w:rPr>
        <w:t xml:space="preserve"> </w:t>
      </w:r>
      <w:r w:rsidR="00DA51A5" w:rsidRPr="0029226E">
        <w:rPr>
          <w:rStyle w:val="ad"/>
          <w:rtl/>
        </w:rPr>
        <w:t>לשכרה</w:t>
      </w:r>
      <w:r w:rsidR="00DA51A5" w:rsidRPr="0029226E">
        <w:rPr>
          <w:rStyle w:val="ad"/>
          <w:rFonts w:hint="cs"/>
          <w:rtl/>
        </w:rPr>
        <w:t>'</w:t>
      </w:r>
      <w:r w:rsidR="007E4E8C">
        <w:rPr>
          <w:rFonts w:hint="cs"/>
          <w:rtl/>
        </w:rPr>
        <w:t xml:space="preserve"> </w:t>
      </w:r>
      <w:r w:rsidR="007E4E8C">
        <w:rPr>
          <w:rStyle w:val="30"/>
          <w:rFonts w:hint="cs"/>
          <w:rtl/>
        </w:rPr>
        <w:t xml:space="preserve"> </w:t>
      </w:r>
      <w:r w:rsidR="00DA51A5" w:rsidRPr="00A10336">
        <w:rPr>
          <w:rStyle w:val="30"/>
          <w:rtl/>
        </w:rPr>
        <w:t>ששכור אסור להתפלל</w:t>
      </w:r>
    </w:p>
    <w:p w14:paraId="7231968E" w14:textId="77777777" w:rsidR="0029226E" w:rsidRDefault="0029226E" w:rsidP="009A59D1">
      <w:pPr>
        <w:pStyle w:val="38"/>
        <w:framePr w:wrap="notBeside"/>
        <w:rPr>
          <w:rStyle w:val="ad"/>
          <w:rtl/>
        </w:rPr>
      </w:pPr>
      <w:r>
        <w:rPr>
          <w:rStyle w:val="ad"/>
          <w:rFonts w:hint="cs"/>
          <w:rtl/>
        </w:rPr>
        <w:t>ה.</w:t>
      </w:r>
    </w:p>
    <w:p w14:paraId="582262FD" w14:textId="5776DAFE" w:rsidR="00457CBE" w:rsidRPr="000528DA" w:rsidRDefault="00DA51A5" w:rsidP="006A5C1F">
      <w:pPr>
        <w:spacing w:after="120"/>
        <w:rPr>
          <w:rtl/>
        </w:rPr>
      </w:pPr>
      <w:r w:rsidRPr="0009010A">
        <w:rPr>
          <w:rStyle w:val="ad"/>
          <w:rtl/>
        </w:rPr>
        <w:t>עד מתי תשתכרין</w:t>
      </w:r>
      <w:r w:rsidR="00A1382B" w:rsidRPr="00F95182">
        <w:rPr>
          <w:rFonts w:hint="cs"/>
          <w:rtl/>
        </w:rPr>
        <w:t xml:space="preserve"> </w:t>
      </w:r>
      <w:r w:rsidR="00A00271" w:rsidRPr="000528DA">
        <w:rPr>
          <w:rtl/>
        </w:rPr>
        <w:t>לרואה בחברו דבר</w:t>
      </w:r>
      <w:r w:rsidR="00A00271" w:rsidRPr="000528DA">
        <w:rPr>
          <w:rFonts w:hint="cs"/>
          <w:rtl/>
        </w:rPr>
        <w:t xml:space="preserve"> לא</w:t>
      </w:r>
      <w:r w:rsidRPr="000528DA">
        <w:rPr>
          <w:rtl/>
        </w:rPr>
        <w:t xml:space="preserve"> הגון </w:t>
      </w:r>
      <w:r w:rsidRPr="00A10336">
        <w:rPr>
          <w:rStyle w:val="30"/>
          <w:rtl/>
        </w:rPr>
        <w:t>צריך להוכיחו</w:t>
      </w:r>
      <w:r w:rsidR="00457CBE" w:rsidRPr="000528DA">
        <w:rPr>
          <w:rFonts w:hint="cs"/>
          <w:rtl/>
        </w:rPr>
        <w:t>.</w:t>
      </w:r>
      <w:r w:rsidR="00F6782B" w:rsidRPr="00A10336">
        <w:rPr>
          <w:rStyle w:val="30"/>
          <w:rFonts w:hint="cs"/>
          <w:rtl/>
        </w:rPr>
        <w:t xml:space="preserve"> </w:t>
      </w:r>
    </w:p>
    <w:p w14:paraId="26262284" w14:textId="77777777" w:rsidR="006A5C1F" w:rsidRPr="006A5C1F" w:rsidRDefault="006A5C1F" w:rsidP="009A59D1">
      <w:pPr>
        <w:pStyle w:val="38"/>
        <w:framePr w:wrap="notBeside"/>
        <w:rPr>
          <w:rtl/>
        </w:rPr>
      </w:pPr>
      <w:r w:rsidRPr="006A5C1F">
        <w:rPr>
          <w:rFonts w:hint="cs"/>
          <w:rtl/>
        </w:rPr>
        <w:t>ריב''ח:</w:t>
      </w:r>
      <w:r w:rsidRPr="006A5C1F">
        <w:t xml:space="preserve"> </w:t>
      </w:r>
      <w:r w:rsidRPr="006A5C1F">
        <w:rPr>
          <w:rFonts w:hint="cs"/>
          <w:rtl/>
        </w:rPr>
        <w:t>ו.</w:t>
      </w:r>
    </w:p>
    <w:p w14:paraId="39021F21" w14:textId="279F07CD" w:rsidR="006762CB" w:rsidRPr="000528DA" w:rsidRDefault="00DA51A5" w:rsidP="006A5C1F">
      <w:pPr>
        <w:pStyle w:val="afffff5"/>
        <w:spacing w:before="0"/>
        <w:rPr>
          <w:rtl/>
        </w:rPr>
      </w:pPr>
      <w:r w:rsidRPr="00A4639B">
        <w:rPr>
          <w:rStyle w:val="ad"/>
          <w:rFonts w:hint="cs"/>
          <w:rtl/>
        </w:rPr>
        <w:t>'</w:t>
      </w:r>
      <w:r w:rsidRPr="00A4639B">
        <w:rPr>
          <w:rStyle w:val="ad"/>
          <w:rtl/>
        </w:rPr>
        <w:t>ותען חנה ותאמר לא אדני</w:t>
      </w:r>
      <w:r w:rsidRPr="00A4639B">
        <w:rPr>
          <w:rStyle w:val="ad"/>
          <w:rFonts w:hint="cs"/>
          <w:rtl/>
        </w:rPr>
        <w:t>'</w:t>
      </w:r>
      <w:r w:rsidRPr="00A4639B">
        <w:rPr>
          <w:rStyle w:val="ad"/>
          <w:rtl/>
        </w:rPr>
        <w:t xml:space="preserve"> </w:t>
      </w:r>
      <w:r w:rsidR="006A5C1F">
        <w:rPr>
          <w:rtl/>
        </w:rPr>
        <w:t>–</w:t>
      </w:r>
      <w:r w:rsidR="006A5C1F">
        <w:rPr>
          <w:rFonts w:hint="cs"/>
          <w:rtl/>
        </w:rPr>
        <w:t xml:space="preserve"> </w:t>
      </w:r>
      <w:bookmarkStart w:id="919" w:name="_Toc193636000"/>
      <w:r w:rsidR="006A5C1F" w:rsidRPr="006A5C1F">
        <w:rPr>
          <w:rStyle w:val="afffff9"/>
          <w:rFonts w:hint="cs"/>
          <w:rtl/>
        </w:rPr>
        <w:t>א.</w:t>
      </w:r>
      <w:r w:rsidR="006A5C1F">
        <w:rPr>
          <w:rStyle w:val="30"/>
          <w:rFonts w:hint="cs"/>
          <w:rtl/>
        </w:rPr>
        <w:t xml:space="preserve"> </w:t>
      </w:r>
      <w:r w:rsidRPr="00A10336">
        <w:rPr>
          <w:rStyle w:val="30"/>
          <w:rFonts w:hint="cs"/>
          <w:rtl/>
        </w:rPr>
        <w:t>לא</w:t>
      </w:r>
      <w:r w:rsidRPr="00A10336">
        <w:rPr>
          <w:rStyle w:val="30"/>
          <w:rtl/>
        </w:rPr>
        <w:t xml:space="preserve"> אדון אתה בדבר זה,</w:t>
      </w:r>
      <w:bookmarkEnd w:id="919"/>
      <w:r w:rsidRPr="000528DA">
        <w:rPr>
          <w:rtl/>
        </w:rPr>
        <w:t xml:space="preserve"> ולא רוח הקודש שורה עליך, ש</w:t>
      </w:r>
      <w:r w:rsidR="007B2B3C" w:rsidRPr="000528DA">
        <w:rPr>
          <w:rFonts w:hint="cs"/>
          <w:rtl/>
        </w:rPr>
        <w:t>ח</w:t>
      </w:r>
      <w:r w:rsidRPr="000528DA">
        <w:rPr>
          <w:rtl/>
        </w:rPr>
        <w:t>שד</w:t>
      </w:r>
      <w:r w:rsidR="007B2B3C" w:rsidRPr="000528DA">
        <w:rPr>
          <w:rFonts w:hint="cs"/>
          <w:rtl/>
        </w:rPr>
        <w:t>ת</w:t>
      </w:r>
      <w:r w:rsidRPr="000528DA">
        <w:rPr>
          <w:rtl/>
        </w:rPr>
        <w:t>ני בדבר זה.</w:t>
      </w:r>
      <w:r w:rsidR="00F6782B" w:rsidRPr="000528DA">
        <w:rPr>
          <w:rFonts w:hint="cs"/>
          <w:rtl/>
        </w:rPr>
        <w:t xml:space="preserve"> </w:t>
      </w:r>
    </w:p>
    <w:p w14:paraId="21710B88" w14:textId="3F40A168" w:rsidR="00DA51A5" w:rsidRPr="000528DA" w:rsidRDefault="006A5C1F" w:rsidP="006A5C1F">
      <w:pPr>
        <w:spacing w:after="60"/>
        <w:rPr>
          <w:rtl/>
        </w:rPr>
      </w:pPr>
      <w:r w:rsidRPr="006A5C1F">
        <w:rPr>
          <w:rStyle w:val="afffff9"/>
          <w:rFonts w:hint="cs"/>
          <w:rtl/>
        </w:rPr>
        <w:t>ב.</w:t>
      </w:r>
      <w:r>
        <w:rPr>
          <w:rFonts w:hint="cs"/>
          <w:rtl/>
        </w:rPr>
        <w:t xml:space="preserve"> </w:t>
      </w:r>
      <w:r w:rsidR="00DA51A5" w:rsidRPr="000528DA">
        <w:rPr>
          <w:rtl/>
        </w:rPr>
        <w:t xml:space="preserve">לא אדון אתה, </w:t>
      </w:r>
      <w:r w:rsidR="00F6782B" w:rsidRPr="000528DA">
        <w:rPr>
          <w:rFonts w:hint="cs"/>
          <w:rtl/>
        </w:rPr>
        <w:t>אין</w:t>
      </w:r>
      <w:r w:rsidR="00DA51A5" w:rsidRPr="000528DA">
        <w:rPr>
          <w:rtl/>
        </w:rPr>
        <w:t xml:space="preserve"> שכינה ורוח הקודש </w:t>
      </w:r>
      <w:r w:rsidR="00F6782B" w:rsidRPr="000528DA">
        <w:rPr>
          <w:rFonts w:hint="cs"/>
          <w:rtl/>
        </w:rPr>
        <w:t>אצלך</w:t>
      </w:r>
      <w:r w:rsidR="00DA51A5" w:rsidRPr="000528DA">
        <w:rPr>
          <w:rtl/>
        </w:rPr>
        <w:t>, שדנתני לכף חובה, מי לא ידעת דאשה קשת רוח אנכי?</w:t>
      </w:r>
    </w:p>
    <w:p w14:paraId="71869A91" w14:textId="039EC2F8" w:rsidR="00A24328" w:rsidRDefault="006A5C1F" w:rsidP="009A59D1">
      <w:pPr>
        <w:pStyle w:val="38"/>
        <w:framePr w:wrap="notBeside"/>
        <w:rPr>
          <w:rtl/>
        </w:rPr>
      </w:pPr>
      <w:r>
        <w:rPr>
          <w:rFonts w:hint="cs"/>
          <w:rtl/>
        </w:rPr>
        <w:t>ז</w:t>
      </w:r>
      <w:r w:rsidR="0029226E">
        <w:rPr>
          <w:rFonts w:hint="cs"/>
          <w:rtl/>
        </w:rPr>
        <w:t>.</w:t>
      </w:r>
    </w:p>
    <w:p w14:paraId="08D43262" w14:textId="7DD50DFD" w:rsidR="00457CBE" w:rsidRPr="000528DA" w:rsidRDefault="00DA51A5" w:rsidP="00747BF5">
      <w:pPr>
        <w:spacing w:after="60"/>
        <w:rPr>
          <w:rtl/>
        </w:rPr>
      </w:pPr>
      <w:r w:rsidRPr="00A4639B">
        <w:rPr>
          <w:rStyle w:val="ad"/>
          <w:rFonts w:hint="cs"/>
          <w:rtl/>
        </w:rPr>
        <w:t>'</w:t>
      </w:r>
      <w:r w:rsidRPr="00A4639B">
        <w:rPr>
          <w:rStyle w:val="ad"/>
          <w:rtl/>
        </w:rPr>
        <w:t>ויין ושכר לא שתיתי</w:t>
      </w:r>
      <w:r w:rsidRPr="00A4639B">
        <w:rPr>
          <w:rStyle w:val="ad"/>
          <w:rFonts w:hint="cs"/>
          <w:rtl/>
        </w:rPr>
        <w:t>'</w:t>
      </w:r>
      <w:r w:rsidRPr="00FE3D07">
        <w:rPr>
          <w:rFonts w:cs="BA Vilna Bold"/>
          <w:rtl/>
        </w:rPr>
        <w:t xml:space="preserve"> </w:t>
      </w:r>
      <w:r w:rsidR="00D15040" w:rsidRPr="00A10336">
        <w:rPr>
          <w:rStyle w:val="30"/>
          <w:rtl/>
        </w:rPr>
        <w:tab/>
      </w:r>
      <w:r w:rsidR="00D15040" w:rsidRPr="00A10336">
        <w:rPr>
          <w:rStyle w:val="30"/>
          <w:rtl/>
        </w:rPr>
        <w:tab/>
      </w:r>
      <w:r w:rsidR="006762CB" w:rsidRPr="00A10336">
        <w:rPr>
          <w:rStyle w:val="30"/>
          <w:rFonts w:hint="cs"/>
          <w:rtl/>
        </w:rPr>
        <w:t>ה</w:t>
      </w:r>
      <w:r w:rsidRPr="00A10336">
        <w:rPr>
          <w:rStyle w:val="30"/>
          <w:rtl/>
        </w:rPr>
        <w:t>נחשד</w:t>
      </w:r>
      <w:r w:rsidRPr="00FE3D07">
        <w:rPr>
          <w:rFonts w:cs="BA Vilna Bold"/>
          <w:rtl/>
        </w:rPr>
        <w:t xml:space="preserve"> </w:t>
      </w:r>
      <w:r w:rsidRPr="00A10336">
        <w:rPr>
          <w:rStyle w:val="30"/>
          <w:rtl/>
        </w:rPr>
        <w:t>בשאין בו</w:t>
      </w:r>
      <w:r w:rsidRPr="00FE3D07">
        <w:rPr>
          <w:rFonts w:cs="BA Vilna Bold"/>
          <w:rtl/>
        </w:rPr>
        <w:t xml:space="preserve"> </w:t>
      </w:r>
      <w:r w:rsidRPr="00A10336">
        <w:rPr>
          <w:rStyle w:val="30"/>
          <w:rtl/>
        </w:rPr>
        <w:t>צריך להודיעו.</w:t>
      </w:r>
      <w:r w:rsidR="00F6782B" w:rsidRPr="00A10336">
        <w:rPr>
          <w:rStyle w:val="30"/>
          <w:rFonts w:hint="cs"/>
          <w:rtl/>
        </w:rPr>
        <w:t xml:space="preserve"> </w:t>
      </w:r>
    </w:p>
    <w:p w14:paraId="0741C00F" w14:textId="478CF783" w:rsidR="00A24328" w:rsidRDefault="006A5C1F" w:rsidP="009A59D1">
      <w:pPr>
        <w:pStyle w:val="38"/>
        <w:framePr w:wrap="notBeside"/>
        <w:rPr>
          <w:rtl/>
        </w:rPr>
      </w:pPr>
      <w:r>
        <w:rPr>
          <w:rFonts w:hint="cs"/>
          <w:rtl/>
        </w:rPr>
        <w:t>ח</w:t>
      </w:r>
      <w:r w:rsidR="0029226E">
        <w:rPr>
          <w:rFonts w:hint="cs"/>
          <w:rtl/>
        </w:rPr>
        <w:t>.</w:t>
      </w:r>
    </w:p>
    <w:p w14:paraId="27E042DD" w14:textId="77777777" w:rsidR="0029226E" w:rsidRDefault="00DA51A5" w:rsidP="000528DA">
      <w:pPr>
        <w:rPr>
          <w:rFonts w:cs="BA Vilna Bold"/>
          <w:rtl/>
        </w:rPr>
      </w:pPr>
      <w:r w:rsidRPr="00A4639B">
        <w:rPr>
          <w:rStyle w:val="ad"/>
          <w:rFonts w:hint="cs"/>
          <w:rtl/>
        </w:rPr>
        <w:t>'</w:t>
      </w:r>
      <w:r w:rsidRPr="00A4639B">
        <w:rPr>
          <w:rStyle w:val="ad"/>
          <w:rtl/>
        </w:rPr>
        <w:t>אל תתן את אמתך לפני בת בליעל</w:t>
      </w:r>
      <w:r w:rsidRPr="00A4639B">
        <w:rPr>
          <w:rStyle w:val="ad"/>
          <w:rFonts w:hint="cs"/>
          <w:rtl/>
        </w:rPr>
        <w:t>'</w:t>
      </w:r>
      <w:r w:rsidRPr="00A00271">
        <w:rPr>
          <w:rFonts w:cs="BA Vilna Bold"/>
          <w:rtl/>
        </w:rPr>
        <w:t xml:space="preserve"> </w:t>
      </w:r>
    </w:p>
    <w:p w14:paraId="68965CD1" w14:textId="1A3F8C25" w:rsidR="00DA51A5" w:rsidRPr="000528DA" w:rsidRDefault="00DA51A5" w:rsidP="006A5C1F">
      <w:pPr>
        <w:spacing w:after="60"/>
        <w:rPr>
          <w:rtl/>
        </w:rPr>
      </w:pPr>
      <w:r w:rsidRPr="000528DA">
        <w:rPr>
          <w:rFonts w:hint="cs"/>
          <w:rtl/>
        </w:rPr>
        <w:t>ד</w:t>
      </w:r>
      <w:r w:rsidRPr="000528DA">
        <w:rPr>
          <w:rtl/>
        </w:rPr>
        <w:t>שכור שמתפלל כאלו</w:t>
      </w:r>
      <w:r w:rsidR="00D15040" w:rsidRPr="000528DA">
        <w:rPr>
          <w:rFonts w:hint="cs"/>
          <w:rtl/>
        </w:rPr>
        <w:t xml:space="preserve"> </w:t>
      </w:r>
      <w:r w:rsidRPr="000528DA">
        <w:rPr>
          <w:rtl/>
        </w:rPr>
        <w:t>עובד ע</w:t>
      </w:r>
      <w:r w:rsidRPr="000528DA">
        <w:rPr>
          <w:rFonts w:hint="cs"/>
          <w:rtl/>
        </w:rPr>
        <w:t>"ז</w:t>
      </w:r>
      <w:r w:rsidRPr="000528DA">
        <w:rPr>
          <w:rtl/>
        </w:rPr>
        <w:t>,</w:t>
      </w:r>
      <w:r w:rsidRPr="00A00271">
        <w:rPr>
          <w:rFonts w:cs="BA Vilna Bold"/>
          <w:rtl/>
        </w:rPr>
        <w:t xml:space="preserve"> </w:t>
      </w:r>
      <w:r w:rsidR="00F6782B" w:rsidRPr="000528DA">
        <w:rPr>
          <w:rFonts w:hint="cs"/>
          <w:rtl/>
        </w:rPr>
        <w:t>ד</w:t>
      </w:r>
      <w:r w:rsidRPr="00A4639B">
        <w:rPr>
          <w:rStyle w:val="ad"/>
          <w:rtl/>
        </w:rPr>
        <w:t>בליעל,</w:t>
      </w:r>
      <w:r w:rsidRPr="00FE3D07">
        <w:rPr>
          <w:rFonts w:cs="BA Vilna Bold"/>
          <w:rtl/>
        </w:rPr>
        <w:t xml:space="preserve"> </w:t>
      </w:r>
      <w:r w:rsidRPr="000528DA">
        <w:rPr>
          <w:rtl/>
        </w:rPr>
        <w:t>ו</w:t>
      </w:r>
      <w:r w:rsidR="001821B2" w:rsidRPr="000528DA">
        <w:rPr>
          <w:rtl/>
        </w:rPr>
        <w:t>שם</w:t>
      </w:r>
      <w:r w:rsidRPr="00FE3D07">
        <w:rPr>
          <w:rFonts w:cs="BA Vilna Bold"/>
          <w:rtl/>
        </w:rPr>
        <w:t xml:space="preserve"> </w:t>
      </w:r>
      <w:r w:rsidRPr="00A4639B">
        <w:rPr>
          <w:rStyle w:val="ad"/>
          <w:rtl/>
        </w:rPr>
        <w:t>בליעל</w:t>
      </w:r>
      <w:r w:rsidR="007E4E8C">
        <w:rPr>
          <w:rStyle w:val="ad"/>
          <w:rFonts w:hint="cs"/>
          <w:rtl/>
        </w:rPr>
        <w:t xml:space="preserve"> </w:t>
      </w:r>
      <w:r w:rsidRPr="000528DA">
        <w:rPr>
          <w:rtl/>
        </w:rPr>
        <w:t>ע</w:t>
      </w:r>
      <w:r w:rsidRPr="000528DA">
        <w:rPr>
          <w:rFonts w:hint="cs"/>
          <w:rtl/>
        </w:rPr>
        <w:t>"ז</w:t>
      </w:r>
      <w:r w:rsidRPr="000528DA">
        <w:rPr>
          <w:rtl/>
        </w:rPr>
        <w:t>.</w:t>
      </w:r>
    </w:p>
    <w:p w14:paraId="22F2F667" w14:textId="56CB53B7" w:rsidR="00A24328" w:rsidRDefault="006A5C1F" w:rsidP="009A59D1">
      <w:pPr>
        <w:pStyle w:val="38"/>
        <w:framePr w:wrap="notBeside"/>
        <w:rPr>
          <w:rtl/>
        </w:rPr>
      </w:pPr>
      <w:r>
        <w:rPr>
          <w:rFonts w:hint="cs"/>
          <w:rtl/>
        </w:rPr>
        <w:t>ט.</w:t>
      </w:r>
    </w:p>
    <w:p w14:paraId="6B73B18A" w14:textId="0071A5D1" w:rsidR="00D15040" w:rsidRPr="000528DA" w:rsidRDefault="00DA51A5" w:rsidP="000528DA">
      <w:pPr>
        <w:rPr>
          <w:rtl/>
        </w:rPr>
      </w:pPr>
      <w:r w:rsidRPr="00A4639B">
        <w:rPr>
          <w:rStyle w:val="ad"/>
          <w:rFonts w:hint="cs"/>
          <w:rtl/>
        </w:rPr>
        <w:t>'</w:t>
      </w:r>
      <w:r w:rsidRPr="00A4639B">
        <w:rPr>
          <w:rStyle w:val="ad"/>
          <w:rtl/>
        </w:rPr>
        <w:t>ויען עלי ויאמר לכי לשלום</w:t>
      </w:r>
      <w:r w:rsidRPr="00A4639B">
        <w:rPr>
          <w:rStyle w:val="ad"/>
          <w:rFonts w:hint="cs"/>
          <w:rtl/>
        </w:rPr>
        <w:t>'</w:t>
      </w:r>
      <w:r w:rsidR="00D15040" w:rsidRPr="000528DA">
        <w:rPr>
          <w:rFonts w:hint="cs"/>
          <w:rtl/>
        </w:rPr>
        <w:t xml:space="preserve"> </w:t>
      </w:r>
      <w:r w:rsidR="006762CB" w:rsidRPr="000528DA">
        <w:rPr>
          <w:rFonts w:hint="cs"/>
          <w:rtl/>
        </w:rPr>
        <w:t>-</w:t>
      </w:r>
      <w:r w:rsidRPr="000528DA">
        <w:rPr>
          <w:rtl/>
        </w:rPr>
        <w:t xml:space="preserve"> לחושד חברו בדבר שאין בו </w:t>
      </w:r>
    </w:p>
    <w:p w14:paraId="4C5B14D8" w14:textId="77777777" w:rsidR="0009010A" w:rsidRPr="000528DA" w:rsidRDefault="00DA51A5" w:rsidP="00747BF5">
      <w:pPr>
        <w:spacing w:after="60"/>
        <w:rPr>
          <w:rtl/>
        </w:rPr>
      </w:pPr>
      <w:r w:rsidRPr="000528DA">
        <w:rPr>
          <w:rtl/>
        </w:rPr>
        <w:t xml:space="preserve">שצריך </w:t>
      </w:r>
      <w:r w:rsidRPr="00A10336">
        <w:rPr>
          <w:rStyle w:val="30"/>
          <w:rtl/>
        </w:rPr>
        <w:t>לפייסו.</w:t>
      </w:r>
      <w:r w:rsidRPr="000528DA">
        <w:rPr>
          <w:rFonts w:hint="cs"/>
          <w:rtl/>
        </w:rPr>
        <w:t xml:space="preserve"> </w:t>
      </w:r>
      <w:r w:rsidR="00D54130" w:rsidRPr="000528DA">
        <w:rPr>
          <w:rFonts w:hint="cs"/>
          <w:rtl/>
        </w:rPr>
        <w:t>ואף</w:t>
      </w:r>
      <w:r w:rsidRPr="000528DA">
        <w:rPr>
          <w:rFonts w:hint="cs"/>
          <w:rtl/>
        </w:rPr>
        <w:t xml:space="preserve"> </w:t>
      </w:r>
      <w:r w:rsidR="00457CBE" w:rsidRPr="000528DA">
        <w:rPr>
          <w:rtl/>
        </w:rPr>
        <w:t>לברכו</w:t>
      </w:r>
      <w:r w:rsidR="00457CBE" w:rsidRPr="000528DA">
        <w:rPr>
          <w:rFonts w:hint="cs"/>
          <w:rtl/>
        </w:rPr>
        <w:t xml:space="preserve"> </w:t>
      </w:r>
      <w:r w:rsidRPr="000528DA">
        <w:rPr>
          <w:rFonts w:hint="cs"/>
          <w:rtl/>
        </w:rPr>
        <w:t>ד</w:t>
      </w:r>
      <w:r w:rsidRPr="00F95182">
        <w:rPr>
          <w:rtl/>
        </w:rPr>
        <w:t xml:space="preserve"> </w:t>
      </w:r>
      <w:r w:rsidRPr="0009010A">
        <w:rPr>
          <w:rStyle w:val="ad"/>
          <w:rFonts w:hint="cs"/>
          <w:rtl/>
        </w:rPr>
        <w:t>'</w:t>
      </w:r>
      <w:r w:rsidRPr="0009010A">
        <w:rPr>
          <w:rStyle w:val="ad"/>
          <w:rtl/>
        </w:rPr>
        <w:t>ואלהי ישראל יתן את שלתך</w:t>
      </w:r>
      <w:r w:rsidRPr="0009010A">
        <w:rPr>
          <w:rStyle w:val="ad"/>
          <w:rFonts w:hint="cs"/>
          <w:rtl/>
        </w:rPr>
        <w:t>'</w:t>
      </w:r>
    </w:p>
    <w:p w14:paraId="005B1A40" w14:textId="519F589D" w:rsidR="00A24328" w:rsidRDefault="006A5C1F" w:rsidP="009A59D1">
      <w:pPr>
        <w:pStyle w:val="38"/>
        <w:framePr w:wrap="notBeside"/>
        <w:rPr>
          <w:rtl/>
        </w:rPr>
      </w:pPr>
      <w:r>
        <w:rPr>
          <w:rFonts w:hint="cs"/>
          <w:rtl/>
        </w:rPr>
        <w:t>י.</w:t>
      </w:r>
    </w:p>
    <w:p w14:paraId="487CB44D" w14:textId="5DE39F17" w:rsidR="00D15040" w:rsidRPr="000528DA" w:rsidRDefault="00DA51A5" w:rsidP="000528DA">
      <w:pPr>
        <w:rPr>
          <w:rtl/>
        </w:rPr>
      </w:pPr>
      <w:r w:rsidRPr="00A4639B">
        <w:rPr>
          <w:rStyle w:val="ad"/>
          <w:rFonts w:hint="cs"/>
          <w:rtl/>
        </w:rPr>
        <w:t>'</w:t>
      </w:r>
      <w:r w:rsidRPr="00A4639B">
        <w:rPr>
          <w:rStyle w:val="ad"/>
          <w:rtl/>
        </w:rPr>
        <w:t>ותדר נדר ותאמר ה' צבאות</w:t>
      </w:r>
      <w:r w:rsidRPr="00A4639B">
        <w:rPr>
          <w:rStyle w:val="ad"/>
          <w:rFonts w:hint="cs"/>
          <w:rtl/>
        </w:rPr>
        <w:t>'</w:t>
      </w:r>
      <w:r w:rsidR="006762CB">
        <w:rPr>
          <w:rStyle w:val="ad"/>
          <w:rFonts w:hint="cs"/>
          <w:rtl/>
        </w:rPr>
        <w:t xml:space="preserve">- </w:t>
      </w:r>
      <w:r w:rsidRPr="000528DA">
        <w:rPr>
          <w:rFonts w:ascii="Fb Fontext" w:hAnsi="Fb Fontext" w:hint="cs"/>
          <w:rtl/>
        </w:rPr>
        <w:t>חנה ראשונה שקראה להקב</w:t>
      </w:r>
      <w:r w:rsidRPr="000528DA">
        <w:rPr>
          <w:rFonts w:ascii="Fb Fontext" w:hAnsi="Fb Fontext"/>
          <w:rtl/>
        </w:rPr>
        <w:t>"</w:t>
      </w:r>
      <w:r w:rsidRPr="000528DA">
        <w:rPr>
          <w:rFonts w:ascii="Fb Fontext" w:hAnsi="Fb Fontext" w:hint="cs"/>
          <w:rtl/>
        </w:rPr>
        <w:t xml:space="preserve">ה </w:t>
      </w:r>
      <w:r w:rsidRPr="00A10336">
        <w:rPr>
          <w:rStyle w:val="30"/>
          <w:rFonts w:hint="cs"/>
          <w:rtl/>
        </w:rPr>
        <w:t>צבאות</w:t>
      </w:r>
      <w:r w:rsidR="00457CBE" w:rsidRPr="000528DA">
        <w:rPr>
          <w:rFonts w:hint="cs"/>
          <w:rtl/>
        </w:rPr>
        <w:t xml:space="preserve"> </w:t>
      </w:r>
      <w:r>
        <w:rPr>
          <w:rtl/>
        </w:rPr>
        <w:t xml:space="preserve">אמרה: </w:t>
      </w:r>
      <w:r>
        <w:rPr>
          <w:rStyle w:val="afffff9"/>
          <w:rtl/>
          <w:rPrChange w:id="9215" w:author="מנוע אמוראים" w:date="2026-10-05T16:40:51Z">
            <w:rPr>
              <w:rtl/>
            </w:rPr>
          </w:rPrChange>
        </w:rPr>
        <w:t xml:space="preserve">רבש"ע</w:t>
      </w:r>
      <w:r>
        <w:rPr>
          <w:rtl/>
        </w:rPr>
        <w:t xml:space="preserve">, מכל צבאי צבאות שבראת בעולמך קשה בעיניך שתתן לי בן אחד?</w:t>
      </w:r>
      <w:r w:rsidRPr="000528DA">
        <w:rPr>
          <w:rFonts w:hint="cs"/>
          <w:rtl/>
        </w:rPr>
        <w:t xml:space="preserve"> </w:t>
      </w:r>
    </w:p>
    <w:p w14:paraId="731DD7EB" w14:textId="77777777" w:rsidR="002E66D2" w:rsidRPr="000528DA" w:rsidRDefault="00DA51A5" w:rsidP="000528DA">
      <w:pPr>
        <w:rPr>
          <w:rtl/>
        </w:rPr>
      </w:pPr>
      <w:r w:rsidRPr="000528DA">
        <w:rPr>
          <w:rtl/>
        </w:rPr>
        <w:t>משל למלך ב</w:t>
      </w:r>
      <w:r w:rsidRPr="000528DA">
        <w:rPr>
          <w:rFonts w:hint="cs"/>
          <w:rtl/>
        </w:rPr>
        <w:t>"ו</w:t>
      </w:r>
      <w:r w:rsidRPr="000528DA">
        <w:rPr>
          <w:rtl/>
        </w:rPr>
        <w:t xml:space="preserve"> שעשה סעודה לעבדיו, בא עני ועמד על הפתח,</w:t>
      </w:r>
      <w:r w:rsidR="00E21404" w:rsidRPr="000528DA">
        <w:rPr>
          <w:rFonts w:hint="cs"/>
          <w:rtl/>
        </w:rPr>
        <w:t xml:space="preserve"> </w:t>
      </w:r>
    </w:p>
    <w:p w14:paraId="5AF14C6E" w14:textId="77777777" w:rsidR="002E66D2" w:rsidRPr="000528DA" w:rsidRDefault="00DA51A5" w:rsidP="000528DA">
      <w:pPr>
        <w:rPr>
          <w:rtl/>
        </w:rPr>
      </w:pPr>
      <w:r w:rsidRPr="00E34F28">
        <w:rPr>
          <w:rStyle w:val="afffff9"/>
          <w:rtl/>
        </w:rPr>
        <w:t>א</w:t>
      </w:r>
      <w:r w:rsidRPr="00E34F28">
        <w:rPr>
          <w:rStyle w:val="afffff9"/>
          <w:rFonts w:hint="cs"/>
          <w:rtl/>
        </w:rPr>
        <w:t>"ל</w:t>
      </w:r>
      <w:r w:rsidRPr="00E34F28">
        <w:rPr>
          <w:rStyle w:val="afffff9"/>
          <w:rtl/>
        </w:rPr>
        <w:t>:</w:t>
      </w:r>
      <w:r w:rsidRPr="000528DA">
        <w:rPr>
          <w:rtl/>
        </w:rPr>
        <w:t xml:space="preserve"> תנו לי פרוסה אחת! ולא השגיחו עליו. דחק ונכנס.</w:t>
      </w:r>
      <w:r w:rsidR="00E21404" w:rsidRPr="000528DA">
        <w:rPr>
          <w:rFonts w:hint="cs"/>
          <w:rtl/>
        </w:rPr>
        <w:t xml:space="preserve"> </w:t>
      </w:r>
    </w:p>
    <w:p w14:paraId="760DEDC0" w14:textId="77777777" w:rsidR="00457CBE" w:rsidRPr="000528DA" w:rsidRDefault="00DA51A5" w:rsidP="00747BF5">
      <w:pPr>
        <w:spacing w:after="60"/>
        <w:rPr>
          <w:rtl/>
        </w:rPr>
      </w:pPr>
      <w:r w:rsidRPr="00E34F28">
        <w:rPr>
          <w:rStyle w:val="afffff9"/>
          <w:rFonts w:hint="cs"/>
          <w:rtl/>
        </w:rPr>
        <w:t>א</w:t>
      </w:r>
      <w:r w:rsidRPr="00E34F28">
        <w:rPr>
          <w:rStyle w:val="afffff9"/>
          <w:rtl/>
        </w:rPr>
        <w:t>"</w:t>
      </w:r>
      <w:r w:rsidRPr="00E34F28">
        <w:rPr>
          <w:rStyle w:val="afffff9"/>
          <w:rFonts w:hint="cs"/>
          <w:rtl/>
        </w:rPr>
        <w:t>ל</w:t>
      </w:r>
      <w:r w:rsidRPr="00E34F28">
        <w:rPr>
          <w:rStyle w:val="afffff9"/>
          <w:rtl/>
        </w:rPr>
        <w:t>:</w:t>
      </w:r>
      <w:r w:rsidRPr="000528DA">
        <w:rPr>
          <w:rtl/>
        </w:rPr>
        <w:t xml:space="preserve"> מכל סעודה שעשי</w:t>
      </w:r>
      <w:r w:rsidR="00457CBE" w:rsidRPr="000528DA">
        <w:rPr>
          <w:rtl/>
        </w:rPr>
        <w:t>ת קשה בעיניך ליתן לי פרוסה אחת</w:t>
      </w:r>
      <w:r w:rsidR="00457CBE" w:rsidRPr="000528DA">
        <w:rPr>
          <w:rFonts w:hint="cs"/>
          <w:rtl/>
        </w:rPr>
        <w:t>.</w:t>
      </w:r>
    </w:p>
    <w:p w14:paraId="316CD7F1" w14:textId="3D6BD7A8" w:rsidR="00A24328" w:rsidRDefault="006A5C1F" w:rsidP="009A59D1">
      <w:pPr>
        <w:pStyle w:val="38"/>
        <w:framePr w:wrap="notBeside"/>
        <w:rPr>
          <w:rtl/>
        </w:rPr>
      </w:pPr>
      <w:r>
        <w:rPr>
          <w:rFonts w:hint="cs"/>
          <w:rtl/>
        </w:rPr>
        <w:t>יא.</w:t>
      </w:r>
    </w:p>
    <w:p w14:paraId="0F66DE22" w14:textId="420ABFCC" w:rsidR="006762CB" w:rsidRPr="000528DA" w:rsidRDefault="00E21404" w:rsidP="000528DA">
      <w:pPr>
        <w:rPr>
          <w:rtl/>
        </w:rPr>
      </w:pPr>
      <w:r>
        <w:rPr>
          <w:rStyle w:val="ad"/>
          <w:rFonts w:hint="cs"/>
          <w:rtl/>
        </w:rPr>
        <w:t>'</w:t>
      </w:r>
      <w:r>
        <w:rPr>
          <w:rStyle w:val="ad"/>
          <w:rtl/>
        </w:rPr>
        <w:t>אם ראה תרא</w:t>
      </w:r>
      <w:r>
        <w:rPr>
          <w:rStyle w:val="ad"/>
          <w:rFonts w:hint="cs"/>
          <w:rtl/>
        </w:rPr>
        <w:t>'</w:t>
      </w:r>
      <w:r w:rsidRPr="000528DA">
        <w:rPr>
          <w:rFonts w:hint="cs"/>
          <w:rtl/>
        </w:rPr>
        <w:t xml:space="preserve"> </w:t>
      </w:r>
      <w:r>
        <w:rPr>
          <w:rStyle w:val="afffff9"/>
          <w:rtl/>
          <w:rPrChange w:id="9216" w:author="מנוע אמוראים" w:date="2026-10-05T16:40:51Z">
            <w:rPr>
              <w:rtl/>
            </w:rPr>
          </w:rPrChange>
        </w:rPr>
        <w:t xml:space="preserve">רבש"ע</w:t>
      </w:r>
      <w:r>
        <w:rPr>
          <w:rtl/>
        </w:rPr>
        <w:t xml:space="preserve">, אם ראה מוטב, ואם לאו תראה, אלך ואסתתר בפני אלקנה בעלי, וכיון </w:t>
      </w:r>
      <w:r w:rsidRPr="000528DA">
        <w:rPr>
          <w:rFonts w:hint="cs"/>
          <w:rtl/>
        </w:rPr>
        <w:t xml:space="preserve">שאסתתר ישקו לי </w:t>
      </w:r>
      <w:r w:rsidR="00DA51A5" w:rsidRPr="000528DA">
        <w:rPr>
          <w:rtl/>
        </w:rPr>
        <w:t xml:space="preserve">מי סוטה, ואי אתה עושה תורתך פלסתר, </w:t>
      </w:r>
      <w:r w:rsidR="00C64809" w:rsidRPr="000528DA">
        <w:rPr>
          <w:rtl/>
        </w:rPr>
        <w:t>ד</w:t>
      </w:r>
      <w:r w:rsidR="00DA51A5" w:rsidRPr="00A4639B">
        <w:rPr>
          <w:rStyle w:val="ad"/>
          <w:rtl/>
        </w:rPr>
        <w:t>'ונקתה ונזרעה זרע</w:t>
      </w:r>
      <w:r w:rsidR="00DA51A5" w:rsidRPr="00A4639B">
        <w:rPr>
          <w:rStyle w:val="ad"/>
          <w:rFonts w:hint="cs"/>
          <w:rtl/>
        </w:rPr>
        <w:t>'</w:t>
      </w:r>
      <w:r w:rsidR="00DA51A5" w:rsidRPr="00A4639B">
        <w:rPr>
          <w:rStyle w:val="ad"/>
          <w:rtl/>
        </w:rPr>
        <w:t>.</w:t>
      </w:r>
      <w:r w:rsidRPr="000528DA">
        <w:rPr>
          <w:rFonts w:hint="cs"/>
          <w:rtl/>
        </w:rPr>
        <w:t xml:space="preserve"> </w:t>
      </w:r>
    </w:p>
    <w:p w14:paraId="786469BB" w14:textId="77777777" w:rsidR="000416A1" w:rsidRPr="000528DA" w:rsidRDefault="00DA51A5" w:rsidP="000528DA">
      <w:pPr>
        <w:rPr>
          <w:rtl/>
        </w:rPr>
      </w:pPr>
      <w:r w:rsidRPr="00E34F28">
        <w:rPr>
          <w:rStyle w:val="afffff9"/>
          <w:rFonts w:hint="cs"/>
          <w:rtl/>
        </w:rPr>
        <w:t>למ</w:t>
      </w:r>
      <w:r w:rsidRPr="00E34F28">
        <w:rPr>
          <w:rStyle w:val="afffff9"/>
          <w:rtl/>
        </w:rPr>
        <w:t>"</w:t>
      </w:r>
      <w:r w:rsidRPr="00E34F28">
        <w:rPr>
          <w:rStyle w:val="afffff9"/>
          <w:rFonts w:hint="cs"/>
          <w:rtl/>
        </w:rPr>
        <w:t>ד</w:t>
      </w:r>
      <w:r w:rsidR="002E66D2" w:rsidRPr="000528DA">
        <w:rPr>
          <w:rFonts w:ascii="Fb Fontext" w:hAnsi="Fb Fontext" w:hint="cs"/>
          <w:sz w:val="20"/>
          <w:rtl/>
        </w:rPr>
        <w:t xml:space="preserve"> ש</w:t>
      </w:r>
      <w:r w:rsidRPr="000528DA">
        <w:rPr>
          <w:rFonts w:ascii="Fb Fontext" w:hAnsi="Fb Fontext"/>
          <w:sz w:val="20"/>
          <w:rtl/>
        </w:rPr>
        <w:t>אם היתה עקרה נפקדת</w:t>
      </w:r>
      <w:r w:rsidR="002E66D2" w:rsidRPr="000528DA">
        <w:rPr>
          <w:rFonts w:ascii="Fb Fontext" w:hAnsi="Fb Fontext" w:hint="cs"/>
          <w:sz w:val="20"/>
          <w:rtl/>
        </w:rPr>
        <w:t>,</w:t>
      </w:r>
      <w:r w:rsidRPr="000528DA">
        <w:rPr>
          <w:rFonts w:ascii="Fb Fontext" w:hAnsi="Fb Fontext"/>
          <w:sz w:val="20"/>
          <w:rtl/>
        </w:rPr>
        <w:t xml:space="preserve"> </w:t>
      </w:r>
      <w:r w:rsidR="002E66D2" w:rsidRPr="000528DA">
        <w:rPr>
          <w:rFonts w:ascii="Fb Fontext" w:hAnsi="Fb Fontext" w:hint="cs"/>
          <w:sz w:val="20"/>
          <w:rtl/>
        </w:rPr>
        <w:t xml:space="preserve">- </w:t>
      </w:r>
      <w:r w:rsidRPr="000528DA">
        <w:rPr>
          <w:rFonts w:ascii="Fb Fontext" w:hAnsi="Fb Fontext"/>
          <w:sz w:val="20"/>
          <w:rtl/>
        </w:rPr>
        <w:t xml:space="preserve">שפיר, </w:t>
      </w:r>
    </w:p>
    <w:p w14:paraId="3F3931A8" w14:textId="77777777" w:rsidR="002E66D2" w:rsidRPr="000528DA" w:rsidRDefault="00DA51A5" w:rsidP="000528DA">
      <w:pPr>
        <w:rPr>
          <w:rtl/>
        </w:rPr>
      </w:pPr>
      <w:r w:rsidRPr="006A5C1F">
        <w:rPr>
          <w:rStyle w:val="afffff9"/>
          <w:rFonts w:hint="cs"/>
          <w:rtl/>
        </w:rPr>
        <w:t>ואפי</w:t>
      </w:r>
      <w:r w:rsidRPr="006A5C1F">
        <w:rPr>
          <w:rStyle w:val="afffff9"/>
          <w:rtl/>
        </w:rPr>
        <w:t>'</w:t>
      </w:r>
      <w:r w:rsidRPr="006A5C1F">
        <w:rPr>
          <w:rStyle w:val="afffff9"/>
          <w:rFonts w:hint="cs"/>
          <w:rtl/>
        </w:rPr>
        <w:t xml:space="preserve"> למ</w:t>
      </w:r>
      <w:r w:rsidRPr="006A5C1F">
        <w:rPr>
          <w:rStyle w:val="afffff9"/>
          <w:rtl/>
        </w:rPr>
        <w:t>"</w:t>
      </w:r>
      <w:r w:rsidRPr="006A5C1F">
        <w:rPr>
          <w:rStyle w:val="afffff9"/>
          <w:rFonts w:hint="cs"/>
          <w:rtl/>
        </w:rPr>
        <w:t>ד</w:t>
      </w:r>
      <w:r w:rsidR="00D54130" w:rsidRPr="000528DA">
        <w:rPr>
          <w:rFonts w:ascii="Fb Fontext" w:hAnsi="Fb Fontext" w:hint="cs"/>
          <w:sz w:val="20"/>
          <w:rtl/>
        </w:rPr>
        <w:t xml:space="preserve"> דילדה בצער תלד ברווח</w:t>
      </w:r>
      <w:r w:rsidR="002E66D2" w:rsidRPr="000528DA">
        <w:rPr>
          <w:rFonts w:ascii="Fb Fontext" w:hAnsi="Fb Fontext" w:hint="cs"/>
          <w:sz w:val="20"/>
          <w:rtl/>
        </w:rPr>
        <w:t>,</w:t>
      </w:r>
      <w:r w:rsidRPr="000528DA">
        <w:rPr>
          <w:rFonts w:ascii="Fb Fontext" w:hAnsi="Fb Fontext" w:hint="cs"/>
          <w:sz w:val="20"/>
          <w:rtl/>
        </w:rPr>
        <w:t xml:space="preserve"> ניחא דלשון בנ</w:t>
      </w:r>
      <w:r w:rsidRPr="000528DA">
        <w:rPr>
          <w:rFonts w:ascii="Fb Fontext" w:hAnsi="Fb Fontext"/>
          <w:sz w:val="20"/>
          <w:rtl/>
        </w:rPr>
        <w:t>"</w:t>
      </w:r>
      <w:r w:rsidRPr="000528DA">
        <w:rPr>
          <w:rFonts w:ascii="Fb Fontext" w:hAnsi="Fb Fontext" w:hint="cs"/>
          <w:sz w:val="20"/>
          <w:rtl/>
        </w:rPr>
        <w:t>א הוא</w:t>
      </w:r>
      <w:r w:rsidR="006762CB" w:rsidRPr="000528DA">
        <w:rPr>
          <w:rFonts w:ascii="Fb Fontext" w:hAnsi="Fb Fontext" w:hint="cs"/>
          <w:sz w:val="20"/>
          <w:rtl/>
        </w:rPr>
        <w:t>,</w:t>
      </w:r>
      <w:r w:rsidR="00E21404" w:rsidRPr="000528DA">
        <w:rPr>
          <w:rFonts w:ascii="Fb Fontext" w:hAnsi="Fb Fontext" w:hint="cs"/>
          <w:sz w:val="20"/>
          <w:rtl/>
        </w:rPr>
        <w:t xml:space="preserve"> </w:t>
      </w:r>
    </w:p>
    <w:p w14:paraId="1032C44A" w14:textId="77777777" w:rsidR="00DA51A5" w:rsidRPr="000528DA" w:rsidRDefault="00DA51A5" w:rsidP="00747BF5">
      <w:pPr>
        <w:spacing w:after="60"/>
        <w:rPr>
          <w:rtl/>
        </w:rPr>
      </w:pPr>
      <w:r w:rsidRPr="00E34F28">
        <w:rPr>
          <w:rStyle w:val="afffff9"/>
          <w:rFonts w:hint="cs"/>
          <w:rtl/>
        </w:rPr>
        <w:t>ד</w:t>
      </w:r>
      <w:r w:rsidRPr="00E34F28">
        <w:rPr>
          <w:rStyle w:val="afffff9"/>
          <w:rtl/>
        </w:rPr>
        <w:t>ל</w:t>
      </w:r>
      <w:r w:rsidRPr="00E34F28">
        <w:rPr>
          <w:rStyle w:val="afffff9"/>
          <w:rFonts w:hint="cs"/>
          <w:rtl/>
        </w:rPr>
        <w:t>ר</w:t>
      </w:r>
      <w:r w:rsidR="00D54130" w:rsidRPr="00E34F28">
        <w:rPr>
          <w:rStyle w:val="afffff9"/>
          <w:rFonts w:hint="cs"/>
          <w:rtl/>
        </w:rPr>
        <w:t>"</w:t>
      </w:r>
      <w:r w:rsidRPr="00E34F28">
        <w:rPr>
          <w:rStyle w:val="afffff9"/>
          <w:rFonts w:hint="cs"/>
          <w:rtl/>
        </w:rPr>
        <w:t xml:space="preserve">ע: </w:t>
      </w:r>
      <w:r w:rsidRPr="000528DA">
        <w:rPr>
          <w:rFonts w:ascii="Fb Fontext" w:hAnsi="Fb Fontext" w:hint="cs"/>
          <w:rtl/>
        </w:rPr>
        <w:t>א</w:t>
      </w:r>
      <w:r w:rsidRPr="000528DA">
        <w:rPr>
          <w:rFonts w:ascii="Fb Fontext" w:hAnsi="Fb Fontext"/>
          <w:rtl/>
        </w:rPr>
        <w:t>"</w:t>
      </w:r>
      <w:r w:rsidRPr="000528DA">
        <w:rPr>
          <w:rFonts w:ascii="Fb Fontext" w:hAnsi="Fb Fontext" w:hint="cs"/>
          <w:rtl/>
        </w:rPr>
        <w:t xml:space="preserve">כ כל העקרות יסתרו, אלא מלמד </w:t>
      </w:r>
      <w:r w:rsidRPr="00A10336">
        <w:rPr>
          <w:rStyle w:val="30"/>
          <w:rFonts w:hint="cs"/>
          <w:rtl/>
        </w:rPr>
        <w:t>ש</w:t>
      </w:r>
      <w:r w:rsidRPr="00A10336">
        <w:rPr>
          <w:rStyle w:val="30"/>
          <w:rtl/>
        </w:rPr>
        <w:t>אם היתה יולדת בצער יולדת בריוח,</w:t>
      </w:r>
      <w:r w:rsidRPr="000528DA">
        <w:rPr>
          <w:rFonts w:ascii="Fb Fontext" w:hAnsi="Fb Fontext" w:hint="cs"/>
          <w:rtl/>
        </w:rPr>
        <w:t xml:space="preserve"> </w:t>
      </w:r>
      <w:r w:rsidR="00E21404" w:rsidRPr="000528DA">
        <w:rPr>
          <w:rtl/>
        </w:rPr>
        <w:t xml:space="preserve">נקבות יולדת זכרים, שחורים יולדת לבנים, קצרים </w:t>
      </w:r>
      <w:r w:rsidRPr="000528DA">
        <w:rPr>
          <w:rtl/>
        </w:rPr>
        <w:t xml:space="preserve">יולדת ארוכים, </w:t>
      </w:r>
      <w:r w:rsidRPr="000528DA">
        <w:rPr>
          <w:rFonts w:hint="cs"/>
          <w:rtl/>
        </w:rPr>
        <w:t>אחד יולדת שנים</w:t>
      </w:r>
      <w:r w:rsidR="00E21404" w:rsidRPr="000528DA">
        <w:rPr>
          <w:rFonts w:hint="cs"/>
          <w:rtl/>
        </w:rPr>
        <w:t>.</w:t>
      </w:r>
    </w:p>
    <w:p w14:paraId="5282FAB7" w14:textId="0D30042D" w:rsidR="00A24328" w:rsidRDefault="006F07DB" w:rsidP="009A59D1">
      <w:pPr>
        <w:pStyle w:val="38"/>
        <w:framePr w:wrap="notBeside"/>
        <w:rPr>
          <w:rtl/>
        </w:rPr>
      </w:pPr>
      <w:r w:rsidRPr="00660D7A">
        <w:rPr>
          <w:rFonts w:hint="cs"/>
          <w:rtl/>
        </w:rPr>
        <w:lastRenderedPageBreak/>
        <w:t>ריב''ח</w:t>
      </w:r>
      <w:r w:rsidR="00A24328">
        <w:rPr>
          <w:rFonts w:hint="cs"/>
          <w:rtl/>
        </w:rPr>
        <w:t>:</w:t>
      </w:r>
      <w:r w:rsidR="006A5C1F">
        <w:rPr>
          <w:rFonts w:hint="cs"/>
          <w:rtl/>
        </w:rPr>
        <w:t xml:space="preserve"> יב.</w:t>
      </w:r>
    </w:p>
    <w:p w14:paraId="5AA0BA4C" w14:textId="37A510D1" w:rsidR="006F07DB" w:rsidRPr="000528DA" w:rsidRDefault="00DA51A5" w:rsidP="000528DA">
      <w:pPr>
        <w:rPr>
          <w:rtl/>
        </w:rPr>
      </w:pPr>
      <w:r w:rsidRPr="00A4639B">
        <w:rPr>
          <w:rStyle w:val="ad"/>
          <w:rFonts w:hint="cs"/>
          <w:rtl/>
        </w:rPr>
        <w:t>'</w:t>
      </w:r>
      <w:r w:rsidRPr="00A4639B">
        <w:rPr>
          <w:rStyle w:val="ad"/>
          <w:rtl/>
        </w:rPr>
        <w:t>בעני אמתך אל תשכח את אמתך, ונתתה לאמתך</w:t>
      </w:r>
      <w:r w:rsidRPr="00A4639B">
        <w:rPr>
          <w:rStyle w:val="ad"/>
          <w:rFonts w:hint="cs"/>
          <w:rtl/>
        </w:rPr>
        <w:t>'</w:t>
      </w:r>
      <w:r w:rsidR="006F07DB">
        <w:rPr>
          <w:rStyle w:val="ad"/>
          <w:rFonts w:hint="cs"/>
          <w:rtl/>
        </w:rPr>
        <w:t xml:space="preserve"> - </w:t>
      </w:r>
      <w:r w:rsidRPr="00A10336">
        <w:rPr>
          <w:rStyle w:val="30"/>
          <w:rtl/>
        </w:rPr>
        <w:t xml:space="preserve">שלש אמתות </w:t>
      </w:r>
    </w:p>
    <w:p w14:paraId="437D6CC8" w14:textId="326B54CB" w:rsidR="002E66D2" w:rsidRPr="000528DA" w:rsidRDefault="00DA51A5" w:rsidP="000528DA">
      <w:pPr>
        <w:rPr>
          <w:rtl/>
        </w:rPr>
      </w:pPr>
      <w:r w:rsidRPr="00E34F28">
        <w:rPr>
          <w:rStyle w:val="afffff9"/>
          <w:rtl/>
        </w:rPr>
        <w:t>אמרה לפני הקב"ה: רבש"ע</w:t>
      </w:r>
      <w:r w:rsidRPr="000528DA">
        <w:rPr>
          <w:rtl/>
        </w:rPr>
        <w:t xml:space="preserve"> </w:t>
      </w:r>
      <w:r w:rsidR="002E66D2" w:rsidRPr="00A10336">
        <w:rPr>
          <w:rStyle w:val="30"/>
          <w:rFonts w:hint="cs"/>
          <w:rtl/>
        </w:rPr>
        <w:t xml:space="preserve"> </w:t>
      </w:r>
      <w:r w:rsidRPr="00A10336">
        <w:rPr>
          <w:rStyle w:val="30"/>
          <w:rtl/>
        </w:rPr>
        <w:t xml:space="preserve">שלשה </w:t>
      </w:r>
      <w:r w:rsidRPr="00A10336">
        <w:rPr>
          <w:rStyle w:val="30"/>
          <w:rFonts w:hint="cs"/>
          <w:rtl/>
        </w:rPr>
        <w:t>דבקי</w:t>
      </w:r>
      <w:r w:rsidRPr="00A10336">
        <w:rPr>
          <w:rStyle w:val="30"/>
          <w:rtl/>
        </w:rPr>
        <w:t xml:space="preserve"> מיתה בראת באשה</w:t>
      </w:r>
    </w:p>
    <w:p w14:paraId="3DC30401" w14:textId="77777777" w:rsidR="00457CBE" w:rsidRPr="000528DA" w:rsidRDefault="00DA51A5" w:rsidP="006A5C1F">
      <w:pPr>
        <w:spacing w:after="60"/>
        <w:rPr>
          <w:rtl/>
        </w:rPr>
      </w:pPr>
      <w:r w:rsidRPr="000528DA">
        <w:rPr>
          <w:rtl/>
        </w:rPr>
        <w:t>נדה וחלה והדלקת הנר, כלום עברתי על אחת מהן?</w:t>
      </w:r>
      <w:r w:rsidR="00E21404" w:rsidRPr="000528DA">
        <w:rPr>
          <w:rFonts w:hint="cs"/>
          <w:rtl/>
        </w:rPr>
        <w:t xml:space="preserve"> </w:t>
      </w:r>
    </w:p>
    <w:p w14:paraId="75EE234B" w14:textId="53B89D17" w:rsidR="00A24328" w:rsidRDefault="006A5C1F" w:rsidP="009A59D1">
      <w:pPr>
        <w:pStyle w:val="38"/>
        <w:framePr w:wrap="notBeside"/>
        <w:rPr>
          <w:rtl/>
        </w:rPr>
      </w:pPr>
      <w:r>
        <w:rPr>
          <w:rFonts w:hint="cs"/>
          <w:rtl/>
        </w:rPr>
        <w:t>יג.</w:t>
      </w:r>
    </w:p>
    <w:p w14:paraId="7D7D81E9" w14:textId="15E37488" w:rsidR="002E66D2" w:rsidRPr="000528DA" w:rsidRDefault="00DA51A5" w:rsidP="000528DA">
      <w:pPr>
        <w:rPr>
          <w:rtl/>
        </w:rPr>
      </w:pPr>
      <w:r w:rsidRPr="00A4639B">
        <w:rPr>
          <w:rStyle w:val="ad"/>
          <w:rFonts w:hint="cs"/>
          <w:rtl/>
        </w:rPr>
        <w:t>'</w:t>
      </w:r>
      <w:r w:rsidRPr="00A4639B">
        <w:rPr>
          <w:rStyle w:val="ad"/>
          <w:rtl/>
        </w:rPr>
        <w:t>ונתתה לאמתך זרע אנשים</w:t>
      </w:r>
      <w:r w:rsidRPr="00A4639B">
        <w:rPr>
          <w:rStyle w:val="ad"/>
          <w:rFonts w:hint="cs"/>
          <w:rtl/>
        </w:rPr>
        <w:t>'</w:t>
      </w:r>
      <w:r w:rsidR="006762CB" w:rsidRPr="000528DA">
        <w:rPr>
          <w:rFonts w:hint="cs"/>
          <w:rtl/>
        </w:rPr>
        <w:t xml:space="preserve"> </w:t>
      </w:r>
      <w:r w:rsidR="006A5C1F" w:rsidRPr="006A5C1F">
        <w:rPr>
          <w:rStyle w:val="affffff7"/>
          <w:rFonts w:hint="cs"/>
          <w:rtl/>
        </w:rPr>
        <w:t>[ה]</w:t>
      </w:r>
    </w:p>
    <w:p w14:paraId="52EDC8E5" w14:textId="544963D6" w:rsidR="002E66D2" w:rsidRPr="000528DA" w:rsidRDefault="006A5C1F" w:rsidP="000528DA">
      <w:pPr>
        <w:rPr>
          <w:rtl/>
        </w:rPr>
      </w:pPr>
      <w:r>
        <w:rPr>
          <w:rStyle w:val="afffff9"/>
          <w:rFonts w:hint="cs"/>
          <w:rtl/>
        </w:rPr>
        <w:t xml:space="preserve">א. </w:t>
      </w:r>
      <w:r w:rsidRPr="006A5C1F">
        <w:rPr>
          <w:rStyle w:val="afffff9"/>
          <w:rFonts w:hint="cs"/>
          <w:rtl/>
        </w:rPr>
        <w:t xml:space="preserve">רב: </w:t>
      </w:r>
      <w:r>
        <w:rPr>
          <w:rStyle w:val="afffff9"/>
          <w:rtl/>
        </w:rPr>
        <w:tab/>
      </w:r>
      <w:r>
        <w:rPr>
          <w:rStyle w:val="afffff9"/>
          <w:rtl/>
        </w:rPr>
        <w:tab/>
      </w:r>
      <w:r w:rsidR="00DA51A5" w:rsidRPr="000528DA">
        <w:rPr>
          <w:rtl/>
        </w:rPr>
        <w:t xml:space="preserve">גברא </w:t>
      </w:r>
      <w:r w:rsidR="00DA51A5" w:rsidRPr="00A10336">
        <w:rPr>
          <w:rStyle w:val="30"/>
          <w:rtl/>
        </w:rPr>
        <w:t>בגוברין</w:t>
      </w:r>
      <w:r w:rsidR="00DA51A5" w:rsidRPr="000528DA">
        <w:rPr>
          <w:rtl/>
        </w:rPr>
        <w:t>.</w:t>
      </w:r>
      <w:r w:rsidR="00E21404" w:rsidRPr="000528DA">
        <w:rPr>
          <w:rFonts w:hint="cs"/>
          <w:rtl/>
        </w:rPr>
        <w:t xml:space="preserve"> </w:t>
      </w:r>
    </w:p>
    <w:p w14:paraId="0740DFC6" w14:textId="15D673E5" w:rsidR="002E66D2" w:rsidRPr="000528DA" w:rsidRDefault="006A5C1F" w:rsidP="000528DA">
      <w:pPr>
        <w:rPr>
          <w:rtl/>
        </w:rPr>
      </w:pPr>
      <w:r>
        <w:rPr>
          <w:rStyle w:val="afffff9"/>
          <w:rFonts w:hint="cs"/>
          <w:rtl/>
        </w:rPr>
        <w:t xml:space="preserve">ב. </w:t>
      </w:r>
      <w:r w:rsidRPr="006A5C1F">
        <w:rPr>
          <w:rStyle w:val="afffff9"/>
          <w:rFonts w:hint="cs"/>
          <w:rtl/>
        </w:rPr>
        <w:t>שמואל</w:t>
      </w:r>
      <w:r>
        <w:rPr>
          <w:rStyle w:val="afffff9"/>
          <w:rFonts w:hint="cs"/>
          <w:rtl/>
        </w:rPr>
        <w:t xml:space="preserve">: </w:t>
      </w:r>
      <w:r>
        <w:rPr>
          <w:rtl/>
        </w:rPr>
        <w:tab/>
      </w:r>
      <w:r w:rsidR="00DA51A5" w:rsidRPr="000528DA">
        <w:rPr>
          <w:rtl/>
        </w:rPr>
        <w:t xml:space="preserve">זרע </w:t>
      </w:r>
      <w:r w:rsidR="00DA51A5" w:rsidRPr="00A10336">
        <w:rPr>
          <w:rStyle w:val="30"/>
          <w:rtl/>
        </w:rPr>
        <w:t>שמושח</w:t>
      </w:r>
      <w:r w:rsidR="00DA51A5" w:rsidRPr="000528DA">
        <w:rPr>
          <w:rtl/>
        </w:rPr>
        <w:t xml:space="preserve"> שני אנשים - שאול ודוד.</w:t>
      </w:r>
      <w:r w:rsidR="00E21404" w:rsidRPr="00A10336">
        <w:rPr>
          <w:rStyle w:val="30"/>
          <w:rFonts w:hint="cs"/>
          <w:rtl/>
        </w:rPr>
        <w:t xml:space="preserve"> </w:t>
      </w:r>
    </w:p>
    <w:p w14:paraId="5ED55597" w14:textId="459AB7AD" w:rsidR="002E66D2" w:rsidRPr="000528DA" w:rsidRDefault="006A5C1F" w:rsidP="000528DA">
      <w:pPr>
        <w:rPr>
          <w:rtl/>
        </w:rPr>
      </w:pPr>
      <w:r>
        <w:rPr>
          <w:rStyle w:val="afffff9"/>
          <w:rFonts w:hint="cs"/>
          <w:rtl/>
        </w:rPr>
        <w:t xml:space="preserve">ג. </w:t>
      </w:r>
      <w:r w:rsidRPr="006A5C1F">
        <w:rPr>
          <w:rStyle w:val="afffff9"/>
          <w:rFonts w:hint="cs"/>
          <w:rtl/>
        </w:rPr>
        <w:t xml:space="preserve">רי''ו: </w:t>
      </w:r>
      <w:r>
        <w:rPr>
          <w:rtl/>
        </w:rPr>
        <w:tab/>
      </w:r>
      <w:r>
        <w:rPr>
          <w:rtl/>
        </w:rPr>
        <w:tab/>
      </w:r>
      <w:r w:rsidR="00DA51A5" w:rsidRPr="000528DA">
        <w:rPr>
          <w:rtl/>
        </w:rPr>
        <w:t xml:space="preserve">זרע </w:t>
      </w:r>
      <w:r w:rsidR="00DA51A5" w:rsidRPr="00A10336">
        <w:rPr>
          <w:rStyle w:val="30"/>
          <w:rtl/>
        </w:rPr>
        <w:t>ששקול</w:t>
      </w:r>
      <w:r w:rsidR="00DA51A5" w:rsidRPr="000528DA">
        <w:rPr>
          <w:rtl/>
        </w:rPr>
        <w:t xml:space="preserve"> כשני אנשים, משה ואהרן, </w:t>
      </w:r>
    </w:p>
    <w:p w14:paraId="39417792" w14:textId="77777777" w:rsidR="002E66D2" w:rsidRPr="000528DA" w:rsidRDefault="00DA51A5" w:rsidP="006A5C1F">
      <w:pPr>
        <w:ind w:left="339" w:firstLine="113"/>
        <w:rPr>
          <w:rtl/>
        </w:rPr>
      </w:pPr>
      <w:r w:rsidRPr="00A4639B">
        <w:rPr>
          <w:rStyle w:val="ad"/>
          <w:rFonts w:hint="cs"/>
          <w:rtl/>
        </w:rPr>
        <w:t>ד'מ</w:t>
      </w:r>
      <w:r w:rsidRPr="00A4639B">
        <w:rPr>
          <w:rStyle w:val="ad"/>
          <w:rtl/>
        </w:rPr>
        <w:t>שה ואהרן בכהניו ושמואל בקוראי שמו'</w:t>
      </w:r>
      <w:r w:rsidRPr="00A4639B">
        <w:rPr>
          <w:rStyle w:val="ad"/>
          <w:rFonts w:hint="cs"/>
          <w:rtl/>
        </w:rPr>
        <w:t>.</w:t>
      </w:r>
      <w:r w:rsidR="00E21404">
        <w:rPr>
          <w:rStyle w:val="ad"/>
          <w:rFonts w:hint="cs"/>
          <w:rtl/>
        </w:rPr>
        <w:t xml:space="preserve"> </w:t>
      </w:r>
    </w:p>
    <w:p w14:paraId="1F94DD3B" w14:textId="6178C0F9" w:rsidR="00457CBE" w:rsidRPr="000528DA" w:rsidRDefault="006A5C1F" w:rsidP="000528DA">
      <w:pPr>
        <w:rPr>
          <w:rtl/>
        </w:rPr>
      </w:pPr>
      <w:r>
        <w:rPr>
          <w:rStyle w:val="afffff9"/>
          <w:rFonts w:hint="cs"/>
          <w:rtl/>
        </w:rPr>
        <w:t xml:space="preserve">ד. </w:t>
      </w:r>
      <w:r w:rsidRPr="006A5C1F">
        <w:rPr>
          <w:rStyle w:val="afffff9"/>
          <w:rFonts w:hint="cs"/>
          <w:rtl/>
        </w:rPr>
        <w:t>רבנן:</w:t>
      </w:r>
      <w:r>
        <w:rPr>
          <w:rFonts w:hint="cs"/>
          <w:rtl/>
        </w:rPr>
        <w:t xml:space="preserve"> </w:t>
      </w:r>
      <w:r>
        <w:rPr>
          <w:rtl/>
        </w:rPr>
        <w:tab/>
      </w:r>
      <w:r>
        <w:rPr>
          <w:rtl/>
        </w:rPr>
        <w:tab/>
      </w:r>
      <w:r w:rsidR="00DA51A5" w:rsidRPr="000528DA">
        <w:rPr>
          <w:rtl/>
        </w:rPr>
        <w:t xml:space="preserve">זרע </w:t>
      </w:r>
      <w:r w:rsidR="00DA51A5" w:rsidRPr="00A10336">
        <w:rPr>
          <w:rStyle w:val="30"/>
          <w:rtl/>
        </w:rPr>
        <w:t>שמובלע</w:t>
      </w:r>
      <w:r w:rsidR="00DA51A5" w:rsidRPr="000528DA">
        <w:rPr>
          <w:rtl/>
        </w:rPr>
        <w:t xml:space="preserve"> בין אנשים.</w:t>
      </w:r>
    </w:p>
    <w:p w14:paraId="2B46DE99" w14:textId="77777777" w:rsidR="006A5C1F" w:rsidRDefault="006A5C1F" w:rsidP="006A5C1F">
      <w:pPr>
        <w:rPr>
          <w:rtl/>
        </w:rPr>
      </w:pPr>
      <w:r>
        <w:rPr>
          <w:rStyle w:val="afffff9"/>
          <w:rFonts w:hint="cs"/>
          <w:rtl/>
        </w:rPr>
        <w:t xml:space="preserve">ה. </w:t>
      </w:r>
      <w:r w:rsidRPr="006A5C1F">
        <w:rPr>
          <w:rStyle w:val="afffff9"/>
          <w:rFonts w:hint="cs"/>
          <w:rtl/>
        </w:rPr>
        <w:t>ר"ד</w:t>
      </w:r>
      <w:r>
        <w:rPr>
          <w:rStyle w:val="afffff9"/>
          <w:rFonts w:hint="cs"/>
          <w:rtl/>
        </w:rPr>
        <w:t xml:space="preserve">: </w:t>
      </w:r>
      <w:r>
        <w:rPr>
          <w:rtl/>
        </w:rPr>
        <w:tab/>
      </w:r>
      <w:r>
        <w:rPr>
          <w:rtl/>
        </w:rPr>
        <w:tab/>
      </w:r>
      <w:r w:rsidR="00DA51A5" w:rsidRPr="000528DA">
        <w:rPr>
          <w:rtl/>
        </w:rPr>
        <w:t xml:space="preserve">לא ארוך ולא גוץ, ולא קטן ולא אלם, ולא צחור ולא </w:t>
      </w:r>
    </w:p>
    <w:p w14:paraId="3AB1A182" w14:textId="30B1AD01" w:rsidR="00DA51A5" w:rsidRPr="000528DA" w:rsidRDefault="00DA51A5" w:rsidP="000D275F">
      <w:pPr>
        <w:spacing w:after="120"/>
        <w:ind w:left="339" w:firstLine="113"/>
        <w:rPr>
          <w:rtl/>
        </w:rPr>
      </w:pPr>
      <w:r w:rsidRPr="000528DA">
        <w:rPr>
          <w:rtl/>
        </w:rPr>
        <w:t>גיחור, ולא חכם ולא טפש.</w:t>
      </w:r>
    </w:p>
    <w:p w14:paraId="54977A99" w14:textId="74EB495E" w:rsidR="00A24328" w:rsidRDefault="006A5C1F" w:rsidP="009A59D1">
      <w:pPr>
        <w:pStyle w:val="38"/>
        <w:framePr w:wrap="notBeside"/>
        <w:rPr>
          <w:rtl/>
        </w:rPr>
      </w:pPr>
      <w:r>
        <w:rPr>
          <w:rFonts w:hint="cs"/>
          <w:rtl/>
        </w:rPr>
        <w:t>יג.</w:t>
      </w:r>
    </w:p>
    <w:p w14:paraId="4B8DBE49" w14:textId="2C9B1593" w:rsidR="00457CBE" w:rsidRPr="000528DA" w:rsidRDefault="00DA51A5" w:rsidP="006A5C1F">
      <w:pPr>
        <w:spacing w:after="60"/>
        <w:rPr>
          <w:rtl/>
        </w:rPr>
      </w:pPr>
      <w:r w:rsidRPr="006F07DB">
        <w:rPr>
          <w:rStyle w:val="ad"/>
          <w:rFonts w:hint="cs"/>
          <w:rtl/>
        </w:rPr>
        <w:t>'</w:t>
      </w:r>
      <w:r w:rsidRPr="006F07DB">
        <w:rPr>
          <w:rStyle w:val="ad"/>
          <w:rtl/>
        </w:rPr>
        <w:t>אני האשה הנצבת עמכה בזה</w:t>
      </w:r>
      <w:r w:rsidRPr="006F07DB">
        <w:rPr>
          <w:rStyle w:val="ad"/>
          <w:rFonts w:hint="cs"/>
          <w:rtl/>
        </w:rPr>
        <w:t>'</w:t>
      </w:r>
      <w:r w:rsidR="006762CB" w:rsidRPr="000528DA">
        <w:rPr>
          <w:rFonts w:hint="cs"/>
          <w:rtl/>
        </w:rPr>
        <w:t xml:space="preserve"> </w:t>
      </w:r>
      <w:r w:rsidRPr="00A10336">
        <w:rPr>
          <w:rStyle w:val="30"/>
          <w:rtl/>
        </w:rPr>
        <w:t>שאסור לישב ב</w:t>
      </w:r>
      <w:r w:rsidRPr="00A10336">
        <w:rPr>
          <w:rStyle w:val="30"/>
          <w:rFonts w:hint="cs"/>
          <w:rtl/>
        </w:rPr>
        <w:t>ד'</w:t>
      </w:r>
      <w:r w:rsidRPr="00A10336">
        <w:rPr>
          <w:rStyle w:val="30"/>
          <w:rtl/>
        </w:rPr>
        <w:t xml:space="preserve"> אמות של תפלה</w:t>
      </w:r>
      <w:r w:rsidRPr="000528DA">
        <w:rPr>
          <w:rtl/>
        </w:rPr>
        <w:t>.</w:t>
      </w:r>
      <w:r w:rsidR="00E21404" w:rsidRPr="000528DA">
        <w:rPr>
          <w:rFonts w:hint="cs"/>
          <w:rtl/>
        </w:rPr>
        <w:t xml:space="preserve"> </w:t>
      </w:r>
    </w:p>
    <w:p w14:paraId="0FDEA0D2" w14:textId="742E64C6" w:rsidR="00A24328" w:rsidRDefault="006A5C1F" w:rsidP="009A59D1">
      <w:pPr>
        <w:pStyle w:val="38"/>
        <w:framePr w:wrap="notBeside"/>
        <w:rPr>
          <w:rtl/>
        </w:rPr>
      </w:pPr>
      <w:r>
        <w:rPr>
          <w:rFonts w:hint="cs"/>
          <w:rtl/>
        </w:rPr>
        <w:t>יד.</w:t>
      </w:r>
    </w:p>
    <w:p w14:paraId="6504EB71" w14:textId="4F489570" w:rsidR="006762CB" w:rsidRPr="000528DA" w:rsidRDefault="00DA51A5" w:rsidP="006A5C1F">
      <w:pPr>
        <w:rPr>
          <w:rtl/>
        </w:rPr>
      </w:pPr>
      <w:r w:rsidRPr="00A4639B">
        <w:rPr>
          <w:rStyle w:val="ad"/>
          <w:rFonts w:hint="cs"/>
          <w:rtl/>
        </w:rPr>
        <w:t>'</w:t>
      </w:r>
      <w:r w:rsidRPr="00A4639B">
        <w:rPr>
          <w:rStyle w:val="ad"/>
          <w:rtl/>
        </w:rPr>
        <w:t>אל הנער הזה התפללתי</w:t>
      </w:r>
      <w:r w:rsidRPr="00A4639B">
        <w:rPr>
          <w:rStyle w:val="ad"/>
          <w:rFonts w:hint="cs"/>
          <w:rtl/>
        </w:rPr>
        <w:t>'</w:t>
      </w:r>
      <w:r w:rsidRPr="00A4639B">
        <w:rPr>
          <w:rStyle w:val="ad"/>
          <w:rtl/>
        </w:rPr>
        <w:t>,</w:t>
      </w:r>
      <w:r w:rsidRPr="000528DA">
        <w:rPr>
          <w:rtl/>
        </w:rPr>
        <w:t xml:space="preserve"> </w:t>
      </w:r>
      <w:r w:rsidRPr="006A5C1F">
        <w:rPr>
          <w:rtl/>
        </w:rPr>
        <w:t>-שמואל</w:t>
      </w:r>
      <w:r w:rsidRPr="000528DA">
        <w:rPr>
          <w:rtl/>
        </w:rPr>
        <w:t xml:space="preserve"> מורה הלכה לפני רבו היה, </w:t>
      </w:r>
      <w:r w:rsidR="00457CBE">
        <w:rPr>
          <w:rStyle w:val="ad"/>
          <w:rFonts w:hint="cs"/>
          <w:rtl/>
        </w:rPr>
        <w:t>ד</w:t>
      </w:r>
      <w:r w:rsidRPr="00A4639B">
        <w:rPr>
          <w:rStyle w:val="ad"/>
          <w:rtl/>
        </w:rPr>
        <w:t>'וישחטו את הפר ויביאו את הנער אל עלי</w:t>
      </w:r>
      <w:r w:rsidRPr="00A4639B">
        <w:rPr>
          <w:rStyle w:val="ad"/>
          <w:rFonts w:hint="cs"/>
          <w:rtl/>
        </w:rPr>
        <w:t>'</w:t>
      </w:r>
      <w:r w:rsidRPr="00A4639B">
        <w:rPr>
          <w:rStyle w:val="ad"/>
          <w:rtl/>
        </w:rPr>
        <w:t>,</w:t>
      </w:r>
      <w:r w:rsidRPr="000528DA">
        <w:rPr>
          <w:rFonts w:hint="cs"/>
          <w:rtl/>
        </w:rPr>
        <w:t xml:space="preserve"> ש</w:t>
      </w:r>
      <w:r w:rsidR="002E66D2" w:rsidRPr="000528DA">
        <w:rPr>
          <w:rtl/>
        </w:rPr>
        <w:t xml:space="preserve">קרא </w:t>
      </w:r>
      <w:r w:rsidR="002E66D2" w:rsidRPr="000528DA">
        <w:rPr>
          <w:rFonts w:hint="cs"/>
          <w:rtl/>
        </w:rPr>
        <w:t>ל</w:t>
      </w:r>
      <w:r w:rsidR="002E66D2" w:rsidRPr="000528DA">
        <w:rPr>
          <w:rtl/>
        </w:rPr>
        <w:t>כהן</w:t>
      </w:r>
      <w:r w:rsidRPr="000528DA">
        <w:rPr>
          <w:rtl/>
        </w:rPr>
        <w:t xml:space="preserve"> לשחוט.</w:t>
      </w:r>
      <w:r w:rsidR="00E21404" w:rsidRPr="000528DA">
        <w:rPr>
          <w:rFonts w:hint="cs"/>
          <w:rtl/>
        </w:rPr>
        <w:t xml:space="preserve"> </w:t>
      </w:r>
      <w:r w:rsidRPr="006A5C1F">
        <w:rPr>
          <w:rFonts w:hint="cs"/>
          <w:rtl/>
        </w:rPr>
        <w:t>כשראה שמואל</w:t>
      </w:r>
      <w:r w:rsidRPr="000528DA">
        <w:rPr>
          <w:rFonts w:hint="cs"/>
          <w:rtl/>
        </w:rPr>
        <w:t xml:space="preserve"> שמחפשים אחר כה</w:t>
      </w:r>
      <w:r w:rsidR="00E21404" w:rsidRPr="000528DA">
        <w:rPr>
          <w:rFonts w:hint="cs"/>
          <w:rtl/>
        </w:rPr>
        <w:t>ן</w:t>
      </w:r>
      <w:r w:rsidRPr="000528DA">
        <w:rPr>
          <w:rFonts w:hint="cs"/>
          <w:rtl/>
        </w:rPr>
        <w:t xml:space="preserve"> לשחוט, </w:t>
      </w:r>
      <w:r w:rsidR="002E66D2" w:rsidRPr="006A5C1F">
        <w:rPr>
          <w:rStyle w:val="afffff9"/>
          <w:rFonts w:hint="cs"/>
          <w:rtl/>
        </w:rPr>
        <w:t>א"ל</w:t>
      </w:r>
      <w:r w:rsidR="00A24328" w:rsidRPr="006A5C1F">
        <w:rPr>
          <w:rStyle w:val="afffff9"/>
          <w:rtl/>
        </w:rPr>
        <w:t>:</w:t>
      </w:r>
      <w:r w:rsidR="006A5C1F">
        <w:rPr>
          <w:rStyle w:val="afffff9"/>
          <w:rFonts w:hint="cs"/>
          <w:rtl/>
        </w:rPr>
        <w:t xml:space="preserve"> </w:t>
      </w:r>
      <w:bookmarkStart w:id="920" w:name="_Toc193636001"/>
      <w:r w:rsidR="00E21404" w:rsidRPr="00A10336">
        <w:rPr>
          <w:rStyle w:val="30"/>
          <w:rFonts w:hint="cs"/>
          <w:rtl/>
        </w:rPr>
        <w:t>שחיטה כשרה בזר</w:t>
      </w:r>
      <w:bookmarkEnd w:id="920"/>
      <w:r w:rsidR="00E21404" w:rsidRPr="000528DA">
        <w:rPr>
          <w:rFonts w:hint="cs"/>
          <w:rtl/>
        </w:rPr>
        <w:t xml:space="preserve">, </w:t>
      </w:r>
      <w:r w:rsidRPr="000528DA">
        <w:rPr>
          <w:rFonts w:hint="cs"/>
          <w:rtl/>
        </w:rPr>
        <w:t>הביאו לפני עלי</w:t>
      </w:r>
      <w:r w:rsidR="002E66D2" w:rsidRPr="000528DA">
        <w:rPr>
          <w:rFonts w:hint="cs"/>
          <w:rtl/>
        </w:rPr>
        <w:t>,</w:t>
      </w:r>
      <w:r w:rsidRPr="000528DA">
        <w:rPr>
          <w:rFonts w:hint="cs"/>
          <w:rtl/>
        </w:rPr>
        <w:t xml:space="preserve"> ושאל מהיכן זה</w:t>
      </w:r>
      <w:r w:rsidR="006762CB" w:rsidRPr="000528DA">
        <w:rPr>
          <w:rFonts w:hint="cs"/>
          <w:rtl/>
        </w:rPr>
        <w:t>,</w:t>
      </w:r>
      <w:r w:rsidRPr="000528DA">
        <w:rPr>
          <w:rFonts w:hint="cs"/>
          <w:rtl/>
        </w:rPr>
        <w:t xml:space="preserve"> </w:t>
      </w:r>
      <w:r w:rsidRPr="006A5C1F">
        <w:rPr>
          <w:rStyle w:val="afffff9"/>
          <w:rtl/>
        </w:rPr>
        <w:t>א"ל</w:t>
      </w:r>
      <w:r w:rsidR="009B14FE" w:rsidRPr="006A5C1F">
        <w:rPr>
          <w:rStyle w:val="afffff9"/>
          <w:rtl/>
        </w:rPr>
        <w:t>:</w:t>
      </w:r>
      <w:r w:rsidR="006A5C1F">
        <w:rPr>
          <w:rStyle w:val="afffff9"/>
          <w:rFonts w:hint="cs"/>
          <w:rtl/>
        </w:rPr>
        <w:t xml:space="preserve"> </w:t>
      </w:r>
      <w:r w:rsidRPr="00A4639B">
        <w:rPr>
          <w:rStyle w:val="ad"/>
          <w:rFonts w:hint="cs"/>
          <w:rtl/>
        </w:rPr>
        <w:t>'</w:t>
      </w:r>
      <w:r w:rsidRPr="00A4639B">
        <w:rPr>
          <w:rStyle w:val="ad"/>
          <w:rtl/>
        </w:rPr>
        <w:t>והקריבו הכהנים</w:t>
      </w:r>
      <w:r w:rsidRPr="00A4639B">
        <w:rPr>
          <w:rStyle w:val="ad"/>
          <w:rFonts w:hint="cs"/>
          <w:rtl/>
        </w:rPr>
        <w:t>'</w:t>
      </w:r>
      <w:r w:rsidRPr="00A4639B">
        <w:rPr>
          <w:rStyle w:val="ad"/>
          <w:rtl/>
        </w:rPr>
        <w:t xml:space="preserve"> </w:t>
      </w:r>
      <w:r w:rsidRPr="000528DA">
        <w:rPr>
          <w:rtl/>
        </w:rPr>
        <w:t>כתיב! מקבלה ואילך מצות כהונה. מכאן לשחיטה שכשרה בזר.</w:t>
      </w:r>
      <w:r w:rsidR="00E21404" w:rsidRPr="000528DA">
        <w:rPr>
          <w:rFonts w:hint="cs"/>
          <w:rtl/>
        </w:rPr>
        <w:t xml:space="preserve"> </w:t>
      </w:r>
      <w:r w:rsidRPr="006A5C1F">
        <w:rPr>
          <w:rStyle w:val="afffff9"/>
          <w:rtl/>
        </w:rPr>
        <w:t>א"ל</w:t>
      </w:r>
      <w:r w:rsidR="00A24328" w:rsidRPr="006A5C1F">
        <w:rPr>
          <w:rStyle w:val="afffff9"/>
          <w:rtl/>
        </w:rPr>
        <w:t>:</w:t>
      </w:r>
      <w:r w:rsidR="006A5C1F">
        <w:rPr>
          <w:rStyle w:val="afffff9"/>
          <w:rFonts w:hint="cs"/>
          <w:rtl/>
        </w:rPr>
        <w:t xml:space="preserve"> </w:t>
      </w:r>
      <w:r w:rsidR="006F07DB" w:rsidRPr="000528DA">
        <w:rPr>
          <w:rFonts w:hint="cs"/>
          <w:rtl/>
        </w:rPr>
        <w:t xml:space="preserve">יפה </w:t>
      </w:r>
      <w:r w:rsidRPr="000528DA">
        <w:rPr>
          <w:rtl/>
        </w:rPr>
        <w:t xml:space="preserve">אמרת, מיהו, מורה הלכה בפני רבך את </w:t>
      </w:r>
      <w:r w:rsidRPr="000528DA">
        <w:rPr>
          <w:rFonts w:hint="cs"/>
          <w:rtl/>
        </w:rPr>
        <w:t>ו</w:t>
      </w:r>
      <w:r w:rsidRPr="000528DA">
        <w:rPr>
          <w:rtl/>
        </w:rPr>
        <w:t>חייב מיתה.</w:t>
      </w:r>
      <w:r w:rsidR="00E21404" w:rsidRPr="000528DA">
        <w:rPr>
          <w:rFonts w:hint="cs"/>
          <w:rtl/>
        </w:rPr>
        <w:t xml:space="preserve"> </w:t>
      </w:r>
    </w:p>
    <w:p w14:paraId="29C113D8" w14:textId="60DD60E1" w:rsidR="00DA51A5" w:rsidRPr="000528DA" w:rsidRDefault="00E21404" w:rsidP="006A5C1F">
      <w:pPr>
        <w:spacing w:after="60"/>
        <w:rPr>
          <w:rtl/>
        </w:rPr>
      </w:pPr>
      <w:r w:rsidRPr="0029048C">
        <w:rPr>
          <w:rFonts w:hint="cs"/>
          <w:spacing w:val="-2"/>
          <w:rtl/>
        </w:rPr>
        <w:t>באה</w:t>
      </w:r>
      <w:r w:rsidR="00DA51A5" w:rsidRPr="0029048C">
        <w:rPr>
          <w:spacing w:val="-2"/>
          <w:rtl/>
        </w:rPr>
        <w:t xml:space="preserve"> חנה וצוחה </w:t>
      </w:r>
      <w:r w:rsidR="00DA51A5" w:rsidRPr="0029048C">
        <w:rPr>
          <w:rFonts w:hint="cs"/>
          <w:spacing w:val="-2"/>
          <w:rtl/>
        </w:rPr>
        <w:t>לפניו</w:t>
      </w:r>
      <w:r w:rsidR="00DA51A5" w:rsidRPr="0029048C">
        <w:rPr>
          <w:spacing w:val="-2"/>
          <w:rtl/>
        </w:rPr>
        <w:t xml:space="preserve">: </w:t>
      </w:r>
      <w:r w:rsidR="00DA51A5" w:rsidRPr="0029048C">
        <w:rPr>
          <w:rStyle w:val="ad"/>
          <w:spacing w:val="-2"/>
          <w:rtl/>
        </w:rPr>
        <w:t>אני האשה הנצבת עמכה בזה</w:t>
      </w:r>
      <w:r w:rsidR="00CC63CA" w:rsidRPr="0029048C">
        <w:rPr>
          <w:rStyle w:val="ad"/>
          <w:spacing w:val="-2"/>
          <w:rtl/>
        </w:rPr>
        <w:t>'</w:t>
      </w:r>
      <w:r w:rsidR="00DA51A5" w:rsidRPr="0029048C">
        <w:rPr>
          <w:spacing w:val="-2"/>
          <w:rtl/>
        </w:rPr>
        <w:t>.</w:t>
      </w:r>
      <w:r w:rsidRPr="0029048C">
        <w:rPr>
          <w:rFonts w:hint="cs"/>
          <w:spacing w:val="-2"/>
          <w:rtl/>
        </w:rPr>
        <w:t xml:space="preserve"> </w:t>
      </w:r>
      <w:r w:rsidR="00DA51A5" w:rsidRPr="0029048C">
        <w:rPr>
          <w:rStyle w:val="afffff9"/>
          <w:spacing w:val="-2"/>
          <w:rtl/>
        </w:rPr>
        <w:t>א</w:t>
      </w:r>
      <w:r w:rsidR="00457CBE" w:rsidRPr="0029048C">
        <w:rPr>
          <w:rStyle w:val="afffff9"/>
          <w:rFonts w:hint="cs"/>
          <w:spacing w:val="-2"/>
          <w:rtl/>
        </w:rPr>
        <w:t>"ל</w:t>
      </w:r>
      <w:r w:rsidR="00A24328" w:rsidRPr="0029048C">
        <w:rPr>
          <w:rStyle w:val="afffff9"/>
          <w:spacing w:val="-2"/>
          <w:rtl/>
        </w:rPr>
        <w:t>:</w:t>
      </w:r>
      <w:r w:rsidR="006A5C1F" w:rsidRPr="0029048C">
        <w:rPr>
          <w:rStyle w:val="afffff9"/>
          <w:rFonts w:hint="cs"/>
          <w:spacing w:val="-2"/>
          <w:rtl/>
        </w:rPr>
        <w:t xml:space="preserve"> </w:t>
      </w:r>
      <w:r w:rsidR="00457CBE" w:rsidRPr="0029048C">
        <w:rPr>
          <w:rFonts w:hint="cs"/>
          <w:spacing w:val="-2"/>
          <w:rtl/>
        </w:rPr>
        <w:t xml:space="preserve">הניחי לי </w:t>
      </w:r>
      <w:r w:rsidR="006762CB" w:rsidRPr="0029048C">
        <w:rPr>
          <w:rFonts w:hint="cs"/>
          <w:spacing w:val="-2"/>
          <w:rtl/>
        </w:rPr>
        <w:t>שיענש</w:t>
      </w:r>
      <w:r w:rsidR="00DA51A5" w:rsidRPr="0029048C">
        <w:rPr>
          <w:spacing w:val="-2"/>
          <w:rtl/>
        </w:rPr>
        <w:t>,</w:t>
      </w:r>
      <w:r w:rsidR="00DA51A5" w:rsidRPr="000528DA">
        <w:rPr>
          <w:rtl/>
        </w:rPr>
        <w:t xml:space="preserve"> ו</w:t>
      </w:r>
      <w:r w:rsidRPr="000528DA">
        <w:rPr>
          <w:rFonts w:hint="cs"/>
          <w:rtl/>
        </w:rPr>
        <w:t xml:space="preserve">אבקש </w:t>
      </w:r>
      <w:r w:rsidR="00DA51A5" w:rsidRPr="000528DA">
        <w:rPr>
          <w:rtl/>
        </w:rPr>
        <w:t>רחמי ו</w:t>
      </w:r>
      <w:r w:rsidRPr="000528DA">
        <w:rPr>
          <w:rFonts w:hint="cs"/>
          <w:rtl/>
        </w:rPr>
        <w:t>יתן</w:t>
      </w:r>
      <w:r w:rsidR="00DA51A5" w:rsidRPr="000528DA">
        <w:rPr>
          <w:rtl/>
        </w:rPr>
        <w:t xml:space="preserve"> לך </w:t>
      </w:r>
      <w:r w:rsidRPr="000528DA">
        <w:rPr>
          <w:rFonts w:hint="cs"/>
          <w:rtl/>
        </w:rPr>
        <w:t>גדול</w:t>
      </w:r>
      <w:r w:rsidR="00DA51A5" w:rsidRPr="000528DA">
        <w:rPr>
          <w:rtl/>
        </w:rPr>
        <w:t xml:space="preserve"> ממנו.</w:t>
      </w:r>
      <w:r w:rsidRPr="000528DA">
        <w:rPr>
          <w:rFonts w:hint="cs"/>
          <w:rtl/>
        </w:rPr>
        <w:t xml:space="preserve"> </w:t>
      </w:r>
      <w:r w:rsidR="00DA51A5" w:rsidRPr="006A5C1F">
        <w:rPr>
          <w:rStyle w:val="afffff9"/>
          <w:rtl/>
        </w:rPr>
        <w:t>א</w:t>
      </w:r>
      <w:r w:rsidRPr="006A5C1F">
        <w:rPr>
          <w:rStyle w:val="afffff9"/>
          <w:rtl/>
        </w:rPr>
        <w:t>מרה ל</w:t>
      </w:r>
      <w:r w:rsidRPr="006A5C1F">
        <w:rPr>
          <w:rStyle w:val="afffff9"/>
          <w:rFonts w:hint="cs"/>
          <w:rtl/>
        </w:rPr>
        <w:t>ו</w:t>
      </w:r>
      <w:r w:rsidR="00A24328" w:rsidRPr="006A5C1F">
        <w:rPr>
          <w:rStyle w:val="afffff9"/>
          <w:rtl/>
        </w:rPr>
        <w:t>:</w:t>
      </w:r>
      <w:r w:rsidR="006A5C1F">
        <w:rPr>
          <w:rStyle w:val="afffff9"/>
          <w:rFonts w:hint="cs"/>
          <w:rtl/>
        </w:rPr>
        <w:t xml:space="preserve"> </w:t>
      </w:r>
      <w:r w:rsidR="00DA51A5" w:rsidRPr="006F07DB">
        <w:rPr>
          <w:rStyle w:val="ad"/>
          <w:rFonts w:hint="cs"/>
          <w:rtl/>
        </w:rPr>
        <w:t>'</w:t>
      </w:r>
      <w:r w:rsidR="00DA51A5" w:rsidRPr="006F07DB">
        <w:rPr>
          <w:rStyle w:val="ad"/>
          <w:rtl/>
        </w:rPr>
        <w:t xml:space="preserve">אל הנער </w:t>
      </w:r>
      <w:r w:rsidR="00DA51A5" w:rsidRPr="006A5C1F">
        <w:rPr>
          <w:rStyle w:val="ad"/>
          <w:b/>
          <w:bCs/>
          <w:rtl/>
        </w:rPr>
        <w:t>הזה</w:t>
      </w:r>
      <w:r w:rsidR="00DA51A5" w:rsidRPr="006F07DB">
        <w:rPr>
          <w:rStyle w:val="ad"/>
          <w:rtl/>
        </w:rPr>
        <w:t xml:space="preserve"> התפללתי</w:t>
      </w:r>
      <w:r w:rsidR="00DA51A5" w:rsidRPr="006F07DB">
        <w:rPr>
          <w:rStyle w:val="ad"/>
          <w:rFonts w:hint="cs"/>
          <w:rtl/>
        </w:rPr>
        <w:t>'</w:t>
      </w:r>
      <w:r w:rsidR="00DA51A5" w:rsidRPr="006F07DB">
        <w:rPr>
          <w:rStyle w:val="ad"/>
          <w:rtl/>
        </w:rPr>
        <w:t>.</w:t>
      </w:r>
    </w:p>
    <w:p w14:paraId="6093A90F" w14:textId="32752E13" w:rsidR="00A24328" w:rsidRDefault="006A5C1F" w:rsidP="009A59D1">
      <w:pPr>
        <w:pStyle w:val="38"/>
        <w:framePr w:wrap="notBeside"/>
        <w:rPr>
          <w:rtl/>
        </w:rPr>
      </w:pPr>
      <w:r>
        <w:rPr>
          <w:rFonts w:hint="cs"/>
          <w:rtl/>
        </w:rPr>
        <w:t>ריב"ז: טו.</w:t>
      </w:r>
    </w:p>
    <w:p w14:paraId="2F80C1E0" w14:textId="25BE370F" w:rsidR="00DA51A5" w:rsidRDefault="00DA51A5" w:rsidP="006A5C1F">
      <w:pPr>
        <w:rPr>
          <w:rtl/>
        </w:rPr>
      </w:pPr>
      <w:r w:rsidRPr="00A4639B">
        <w:rPr>
          <w:rStyle w:val="ad"/>
          <w:rFonts w:hint="cs"/>
          <w:rtl/>
        </w:rPr>
        <w:t>'</w:t>
      </w:r>
      <w:r w:rsidRPr="00A4639B">
        <w:rPr>
          <w:rStyle w:val="ad"/>
          <w:rtl/>
        </w:rPr>
        <w:t>וחנה היא מדברת על לבה</w:t>
      </w:r>
      <w:r w:rsidRPr="00A4639B">
        <w:rPr>
          <w:rStyle w:val="ad"/>
          <w:rFonts w:hint="cs"/>
          <w:rtl/>
        </w:rPr>
        <w:t>'</w:t>
      </w:r>
      <w:r w:rsidRPr="00A4639B">
        <w:rPr>
          <w:rStyle w:val="ad"/>
          <w:rtl/>
        </w:rPr>
        <w:t xml:space="preserve"> </w:t>
      </w:r>
      <w:r w:rsidR="006A5C1F">
        <w:rPr>
          <w:rStyle w:val="afffff9"/>
          <w:rFonts w:hint="cs"/>
          <w:rtl/>
        </w:rPr>
        <w:t>-</w:t>
      </w:r>
      <w:r w:rsidRPr="000528DA">
        <w:rPr>
          <w:rFonts w:ascii="Fb Fontext" w:hAnsi="Fb Fontext"/>
          <w:rtl/>
        </w:rPr>
        <w:t xml:space="preserve"> </w:t>
      </w:r>
      <w:r w:rsidRPr="00A10336">
        <w:rPr>
          <w:rStyle w:val="30"/>
          <w:rtl/>
        </w:rPr>
        <w:t>על עסקי לבה</w:t>
      </w:r>
      <w:r w:rsidRPr="000528DA">
        <w:rPr>
          <w:rFonts w:ascii="Fb Fontext" w:hAnsi="Fb Fontext"/>
          <w:rtl/>
        </w:rPr>
        <w:t>.</w:t>
      </w:r>
      <w:r>
        <w:rPr>
          <w:rtl/>
        </w:rPr>
        <w:t xml:space="preserve"> </w:t>
      </w:r>
      <w:r>
        <w:rPr>
          <w:rStyle w:val="afffff9"/>
          <w:rtl/>
          <w:rPrChange w:id="9217" w:author="מנוע אמוראים" w:date="2026-10-05T16:40:51Z">
            <w:rPr>
              <w:rtl/>
            </w:rPr>
          </w:rPrChange>
        </w:rPr>
        <w:t xml:space="preserve">רבש"ע</w:t>
      </w:r>
      <w:r>
        <w:rPr>
          <w:rtl/>
        </w:rPr>
        <w:t xml:space="preserve">, כל מה שבראת באשה לא בראת דבר אחד לבטלה, עינים לראות, ואזנים לשמוע, חוטם להריח, פה לדבר, ידים לעשות בהם מלאכה, רגלים להלך בהן,</w:t>
      </w:r>
      <w:r w:rsidRPr="000528DA">
        <w:rPr>
          <w:rFonts w:hint="cs"/>
          <w:rtl/>
        </w:rPr>
        <w:t xml:space="preserve"> </w:t>
      </w:r>
      <w:r w:rsidRPr="00A10336">
        <w:rPr>
          <w:rStyle w:val="30"/>
          <w:rtl/>
        </w:rPr>
        <w:t>דדים הללו שנתת על לבי למה,</w:t>
      </w:r>
      <w:r w:rsidRPr="000528DA">
        <w:rPr>
          <w:rtl/>
        </w:rPr>
        <w:t xml:space="preserve"> לא להניק בהן? </w:t>
      </w:r>
    </w:p>
    <w:p w14:paraId="5247DA74" w14:textId="485A10C0" w:rsidR="006A5C1F" w:rsidRPr="000528DA" w:rsidRDefault="006A5C1F" w:rsidP="006A5C1F">
      <w:pPr>
        <w:pStyle w:val="afffa"/>
        <w:rPr>
          <w:rtl/>
        </w:rPr>
      </w:pPr>
      <w:r>
        <w:rPr>
          <w:rFonts w:hint="cs"/>
          <w:rtl/>
        </w:rPr>
        <w:t>***</w:t>
      </w:r>
    </w:p>
    <w:p w14:paraId="1EB08F85" w14:textId="1513ECAA" w:rsidR="00A24328" w:rsidRDefault="00DA51A5" w:rsidP="009A59D1">
      <w:pPr>
        <w:pStyle w:val="38"/>
        <w:framePr w:wrap="notBeside"/>
        <w:rPr>
          <w:rtl/>
        </w:rPr>
      </w:pPr>
      <w:r w:rsidRPr="00660D7A">
        <w:rPr>
          <w:rFonts w:hint="cs"/>
          <w:rtl/>
        </w:rPr>
        <w:t>ריב</w:t>
      </w:r>
      <w:r w:rsidRPr="00660D7A">
        <w:rPr>
          <w:rtl/>
        </w:rPr>
        <w:t>"</w:t>
      </w:r>
      <w:r w:rsidR="006A5C1F">
        <w:rPr>
          <w:rFonts w:hint="cs"/>
          <w:rtl/>
        </w:rPr>
        <w:t>ז</w:t>
      </w:r>
      <w:r w:rsidR="00A24328">
        <w:rPr>
          <w:rtl/>
        </w:rPr>
        <w:t>:</w:t>
      </w:r>
    </w:p>
    <w:p w14:paraId="799A7BEC" w14:textId="1BC99046" w:rsidR="002E66D2" w:rsidRPr="00E34F28" w:rsidRDefault="00E21404" w:rsidP="006F07DB">
      <w:pPr>
        <w:pStyle w:val="afffff5"/>
        <w:spacing w:before="0"/>
        <w:rPr>
          <w:rtl/>
        </w:rPr>
      </w:pPr>
      <w:bookmarkStart w:id="921" w:name="_Toc193636002"/>
      <w:bookmarkStart w:id="922" w:name="_Toc216184611"/>
      <w:r w:rsidRPr="00A10336">
        <w:rPr>
          <w:rStyle w:val="30"/>
          <w:rtl/>
        </w:rPr>
        <w:t>היושב בתענית בשבת</w:t>
      </w:r>
      <w:bookmarkEnd w:id="921"/>
      <w:bookmarkEnd w:id="922"/>
      <w:r w:rsidRPr="00A10336">
        <w:rPr>
          <w:rStyle w:val="30"/>
          <w:rtl/>
        </w:rPr>
        <w:t xml:space="preserve"> </w:t>
      </w:r>
      <w:r w:rsidR="00DA51A5" w:rsidRPr="006F07DB">
        <w:rPr>
          <w:rtl/>
        </w:rPr>
        <w:t>קורעין לו גז</w:t>
      </w:r>
      <w:r w:rsidR="002E66D2" w:rsidRPr="006F07DB">
        <w:rPr>
          <w:rFonts w:hint="cs"/>
          <w:rtl/>
        </w:rPr>
        <w:t>"ד</w:t>
      </w:r>
      <w:r w:rsidR="00DA51A5" w:rsidRPr="006F07DB">
        <w:rPr>
          <w:rtl/>
        </w:rPr>
        <w:t xml:space="preserve"> של שבעים שנה, ואע</w:t>
      </w:r>
      <w:r w:rsidR="002E66D2" w:rsidRPr="006F07DB">
        <w:rPr>
          <w:rFonts w:hint="cs"/>
          <w:rtl/>
        </w:rPr>
        <w:t>פ"כ</w:t>
      </w:r>
      <w:r w:rsidR="00DA51A5" w:rsidRPr="006F07DB">
        <w:rPr>
          <w:rtl/>
        </w:rPr>
        <w:t xml:space="preserve"> חוזרין ונפרעין ממנו דין עונג שבת.</w:t>
      </w:r>
      <w:r w:rsidR="00DA51A5" w:rsidRPr="006F07DB">
        <w:rPr>
          <w:rFonts w:hint="cs"/>
          <w:rtl/>
        </w:rPr>
        <w:t xml:space="preserve"> </w:t>
      </w:r>
    </w:p>
    <w:p w14:paraId="2927C87B" w14:textId="7EE2F053" w:rsidR="00A24328" w:rsidRDefault="006F07DB" w:rsidP="009A59D1">
      <w:pPr>
        <w:pStyle w:val="38"/>
        <w:framePr w:wrap="notBeside"/>
        <w:rPr>
          <w:rtl/>
        </w:rPr>
      </w:pPr>
      <w:r w:rsidRPr="00660D7A">
        <w:rPr>
          <w:rFonts w:hint="cs"/>
          <w:rtl/>
        </w:rPr>
        <w:lastRenderedPageBreak/>
        <w:t>כרנב"י</w:t>
      </w:r>
      <w:r w:rsidR="00A24328">
        <w:rPr>
          <w:rFonts w:hint="cs"/>
          <w:rtl/>
        </w:rPr>
        <w:t>:</w:t>
      </w:r>
    </w:p>
    <w:p w14:paraId="36910CDD" w14:textId="10B5CA8A" w:rsidR="00DA51A5" w:rsidRPr="000528DA" w:rsidRDefault="00DA51A5" w:rsidP="00747BF5">
      <w:pPr>
        <w:spacing w:after="60"/>
        <w:rPr>
          <w:rtl/>
        </w:rPr>
      </w:pPr>
      <w:r w:rsidRPr="000528DA">
        <w:rPr>
          <w:rFonts w:hint="cs"/>
          <w:rtl/>
        </w:rPr>
        <w:t xml:space="preserve">ותקנתו </w:t>
      </w:r>
      <w:r w:rsidRPr="000528DA">
        <w:rPr>
          <w:rtl/>
        </w:rPr>
        <w:t>ל</w:t>
      </w:r>
      <w:r w:rsidR="00E21404" w:rsidRPr="000528DA">
        <w:rPr>
          <w:rFonts w:hint="cs"/>
          <w:rtl/>
        </w:rPr>
        <w:t>שבת תענית לתעניתו.</w:t>
      </w:r>
    </w:p>
    <w:p w14:paraId="7EBC313F" w14:textId="2143AA6F" w:rsidR="00A24328" w:rsidRDefault="00DA51A5" w:rsidP="009A59D1">
      <w:pPr>
        <w:pStyle w:val="38"/>
        <w:framePr w:wrap="notBeside"/>
        <w:rPr>
          <w:rtl/>
        </w:rPr>
      </w:pPr>
      <w:r w:rsidRPr="00660D7A">
        <w:rPr>
          <w:rFonts w:hint="cs"/>
          <w:rtl/>
        </w:rPr>
        <w:t>ר</w:t>
      </w:r>
      <w:r w:rsidRPr="00660D7A">
        <w:rPr>
          <w:rtl/>
        </w:rPr>
        <w:t>"</w:t>
      </w:r>
      <w:r w:rsidRPr="00660D7A">
        <w:rPr>
          <w:rFonts w:hint="cs"/>
          <w:rtl/>
        </w:rPr>
        <w:t>א</w:t>
      </w:r>
      <w:r w:rsidR="009B14FE">
        <w:rPr>
          <w:rtl/>
        </w:rPr>
        <w:t>:</w:t>
      </w:r>
    </w:p>
    <w:p w14:paraId="75A74523" w14:textId="7642E0EF" w:rsidR="006762CB" w:rsidRPr="00E34F28" w:rsidRDefault="00DA51A5" w:rsidP="006F07DB">
      <w:pPr>
        <w:pStyle w:val="afffff5"/>
        <w:spacing w:before="0"/>
        <w:rPr>
          <w:rtl/>
        </w:rPr>
      </w:pPr>
      <w:bookmarkStart w:id="923" w:name="_Toc193636003"/>
      <w:bookmarkStart w:id="924" w:name="_Toc216184612"/>
      <w:r w:rsidRPr="00A10336">
        <w:rPr>
          <w:rStyle w:val="30"/>
          <w:rtl/>
        </w:rPr>
        <w:t>חנה הטיחה דברים כלפי מעלה,</w:t>
      </w:r>
      <w:bookmarkEnd w:id="923"/>
      <w:bookmarkEnd w:id="924"/>
      <w:r w:rsidRPr="00FE3D07">
        <w:rPr>
          <w:rtl/>
        </w:rPr>
        <w:t xml:space="preserve"> </w:t>
      </w:r>
      <w:r w:rsidR="00C64809" w:rsidRPr="00FE3D07">
        <w:rPr>
          <w:rtl/>
        </w:rPr>
        <w:t>ד</w:t>
      </w:r>
      <w:r w:rsidRPr="00A4639B">
        <w:rPr>
          <w:rStyle w:val="ad"/>
          <w:rtl/>
        </w:rPr>
        <w:t>'ותתפלל על ה'</w:t>
      </w:r>
      <w:r w:rsidRPr="00FE3D07">
        <w:rPr>
          <w:rtl/>
        </w:rPr>
        <w:t>.</w:t>
      </w:r>
      <w:r w:rsidR="00E21404" w:rsidRPr="00FE3D07">
        <w:rPr>
          <w:rFonts w:hint="cs"/>
          <w:rtl/>
        </w:rPr>
        <w:t xml:space="preserve"> </w:t>
      </w:r>
    </w:p>
    <w:p w14:paraId="2DC99D6D" w14:textId="3CB9EF9B" w:rsidR="00A24328" w:rsidRDefault="00DA51A5" w:rsidP="009A59D1">
      <w:pPr>
        <w:pStyle w:val="38"/>
        <w:framePr w:wrap="notBeside"/>
        <w:rPr>
          <w:rtl/>
        </w:rPr>
      </w:pPr>
      <w:r w:rsidRPr="00660D7A">
        <w:rPr>
          <w:rFonts w:hint="cs"/>
          <w:rtl/>
        </w:rPr>
        <w:t>ר"א</w:t>
      </w:r>
      <w:r w:rsidR="009B14FE">
        <w:rPr>
          <w:rtl/>
        </w:rPr>
        <w:t>:</w:t>
      </w:r>
    </w:p>
    <w:p w14:paraId="2D143B2A" w14:textId="03068FDC" w:rsidR="006762CB" w:rsidRPr="000528DA" w:rsidRDefault="00DA51A5" w:rsidP="000528DA">
      <w:pPr>
        <w:rPr>
          <w:rtl/>
        </w:rPr>
      </w:pPr>
      <w:bookmarkStart w:id="925" w:name="_Toc193636004"/>
      <w:bookmarkStart w:id="926" w:name="_Toc216184613"/>
      <w:r w:rsidRPr="00A10336">
        <w:rPr>
          <w:rStyle w:val="30"/>
          <w:rtl/>
        </w:rPr>
        <w:t>אליהו הטיח</w:t>
      </w:r>
      <w:bookmarkEnd w:id="925"/>
      <w:bookmarkEnd w:id="926"/>
      <w:r w:rsidRPr="000528DA">
        <w:rPr>
          <w:rtl/>
        </w:rPr>
        <w:t xml:space="preserve"> דברים כלפי מעלה, </w:t>
      </w:r>
      <w:r w:rsidRPr="006F07DB">
        <w:rPr>
          <w:rStyle w:val="ad"/>
          <w:rFonts w:hint="cs"/>
          <w:rtl/>
        </w:rPr>
        <w:t>ד</w:t>
      </w:r>
      <w:r w:rsidRPr="006F07DB">
        <w:rPr>
          <w:rStyle w:val="ad"/>
          <w:rtl/>
        </w:rPr>
        <w:t>'ואתה הסבת את לבם אחרנית</w:t>
      </w:r>
      <w:r w:rsidRPr="006F07DB">
        <w:rPr>
          <w:rStyle w:val="ad"/>
          <w:rFonts w:hint="cs"/>
          <w:rtl/>
        </w:rPr>
        <w:t>'</w:t>
      </w:r>
      <w:r w:rsidRPr="006F07DB">
        <w:rPr>
          <w:rStyle w:val="ad"/>
          <w:rtl/>
        </w:rPr>
        <w:t>.</w:t>
      </w:r>
      <w:r w:rsidR="00E21404" w:rsidRPr="006F07DB">
        <w:rPr>
          <w:rStyle w:val="ad"/>
          <w:rFonts w:hint="cs"/>
          <w:rtl/>
        </w:rPr>
        <w:t xml:space="preserve"> </w:t>
      </w:r>
    </w:p>
    <w:p w14:paraId="236A86D3" w14:textId="13CC8E8D" w:rsidR="00A24328" w:rsidRDefault="00DA51A5" w:rsidP="009A59D1">
      <w:pPr>
        <w:pStyle w:val="38"/>
        <w:framePr w:wrap="notBeside"/>
        <w:rPr>
          <w:rtl/>
        </w:rPr>
      </w:pPr>
      <w:r w:rsidRPr="00660D7A">
        <w:rPr>
          <w:rFonts w:hint="cs"/>
          <w:rtl/>
        </w:rPr>
        <w:t>רשב</w:t>
      </w:r>
      <w:r w:rsidRPr="00660D7A">
        <w:rPr>
          <w:rtl/>
        </w:rPr>
        <w:t>"</w:t>
      </w:r>
      <w:r w:rsidRPr="00660D7A">
        <w:rPr>
          <w:rFonts w:hint="cs"/>
          <w:rtl/>
        </w:rPr>
        <w:t>י</w:t>
      </w:r>
      <w:r w:rsidR="009B14FE">
        <w:rPr>
          <w:rtl/>
        </w:rPr>
        <w:t>:</w:t>
      </w:r>
    </w:p>
    <w:p w14:paraId="7C2E8003" w14:textId="4D7883F1" w:rsidR="00DA51A5" w:rsidRPr="000528DA" w:rsidRDefault="00E21404" w:rsidP="00747BF5">
      <w:pPr>
        <w:spacing w:after="60"/>
        <w:rPr>
          <w:rtl/>
        </w:rPr>
      </w:pPr>
      <w:r w:rsidRPr="000528DA">
        <w:rPr>
          <w:rFonts w:hint="cs"/>
          <w:rtl/>
        </w:rPr>
        <w:t>ו</w:t>
      </w:r>
      <w:r w:rsidRPr="000528DA">
        <w:rPr>
          <w:rtl/>
        </w:rPr>
        <w:t xml:space="preserve">הקב"ה </w:t>
      </w:r>
      <w:r w:rsidRPr="00A10336">
        <w:rPr>
          <w:rStyle w:val="30"/>
          <w:rtl/>
        </w:rPr>
        <w:t>הודה לאליהו</w:t>
      </w:r>
      <w:r w:rsidR="00DA51A5" w:rsidRPr="000528DA">
        <w:rPr>
          <w:rtl/>
        </w:rPr>
        <w:t xml:space="preserve"> </w:t>
      </w:r>
      <w:r w:rsidR="00DA51A5" w:rsidRPr="006F07DB">
        <w:rPr>
          <w:rStyle w:val="ad"/>
          <w:rFonts w:hint="cs"/>
          <w:rtl/>
        </w:rPr>
        <w:t>ד'</w:t>
      </w:r>
      <w:r w:rsidR="00DA51A5" w:rsidRPr="006F07DB">
        <w:rPr>
          <w:rStyle w:val="ad"/>
          <w:rtl/>
        </w:rPr>
        <w:t>ואשר הרעתי</w:t>
      </w:r>
      <w:r w:rsidR="00DA51A5" w:rsidRPr="006F07DB">
        <w:rPr>
          <w:rStyle w:val="ad"/>
          <w:rFonts w:hint="cs"/>
          <w:rtl/>
        </w:rPr>
        <w:t>'</w:t>
      </w:r>
      <w:r w:rsidR="00DA51A5" w:rsidRPr="006F07DB">
        <w:rPr>
          <w:rStyle w:val="ad"/>
          <w:rtl/>
        </w:rPr>
        <w:t>.</w:t>
      </w:r>
    </w:p>
    <w:p w14:paraId="1EF1F76A" w14:textId="77777777" w:rsidR="00DA51A5" w:rsidRPr="00E34F28" w:rsidRDefault="00DA51A5" w:rsidP="00EC0DC4">
      <w:pPr>
        <w:pStyle w:val="af2"/>
        <w:framePr w:wrap="around"/>
        <w:rPr>
          <w:rtl/>
        </w:rPr>
      </w:pPr>
      <w:r w:rsidRPr="00A4639B">
        <w:rPr>
          <w:rtl/>
        </w:rPr>
        <w:t>לב.</w:t>
      </w:r>
    </w:p>
    <w:p w14:paraId="7E72666E" w14:textId="743441F0" w:rsidR="00A24328" w:rsidRDefault="00DA51A5" w:rsidP="009A59D1">
      <w:pPr>
        <w:pStyle w:val="38"/>
        <w:framePr w:wrap="notBeside"/>
        <w:rPr>
          <w:rtl/>
        </w:rPr>
      </w:pPr>
      <w:r w:rsidRPr="00660D7A">
        <w:rPr>
          <w:rFonts w:hint="cs"/>
          <w:rtl/>
        </w:rPr>
        <w:t>רחב</w:t>
      </w:r>
      <w:r w:rsidRPr="00660D7A">
        <w:rPr>
          <w:rtl/>
        </w:rPr>
        <w:t>"</w:t>
      </w:r>
      <w:r w:rsidRPr="00660D7A">
        <w:rPr>
          <w:rFonts w:hint="cs"/>
          <w:rtl/>
        </w:rPr>
        <w:t>ח</w:t>
      </w:r>
      <w:r w:rsidR="00A24328">
        <w:rPr>
          <w:rtl/>
        </w:rPr>
        <w:t>:</w:t>
      </w:r>
    </w:p>
    <w:p w14:paraId="43AD6EF4" w14:textId="48C31110" w:rsidR="000416A1" w:rsidRPr="00E34F28" w:rsidRDefault="00DA51A5" w:rsidP="006F07DB">
      <w:pPr>
        <w:pStyle w:val="afffff5"/>
        <w:spacing w:before="0"/>
        <w:rPr>
          <w:rtl/>
        </w:rPr>
      </w:pPr>
      <w:bookmarkStart w:id="927" w:name="_Toc193636005"/>
      <w:bookmarkStart w:id="928" w:name="_Toc216184614"/>
      <w:r w:rsidRPr="00A10336">
        <w:rPr>
          <w:rStyle w:val="30"/>
          <w:rtl/>
        </w:rPr>
        <w:t xml:space="preserve">אלמלא </w:t>
      </w:r>
      <w:r w:rsidR="002E66D2" w:rsidRPr="00A10336">
        <w:rPr>
          <w:rStyle w:val="30"/>
          <w:rFonts w:hint="cs"/>
          <w:rtl/>
        </w:rPr>
        <w:t>ג'</w:t>
      </w:r>
      <w:r w:rsidRPr="00A10336">
        <w:rPr>
          <w:rStyle w:val="30"/>
          <w:rtl/>
        </w:rPr>
        <w:t xml:space="preserve"> מקראות </w:t>
      </w:r>
      <w:r w:rsidR="002E66D2" w:rsidRPr="00A10336">
        <w:rPr>
          <w:rStyle w:val="30"/>
          <w:rFonts w:hint="cs"/>
          <w:rtl/>
        </w:rPr>
        <w:t>אלו</w:t>
      </w:r>
      <w:r w:rsidRPr="00A10336">
        <w:rPr>
          <w:rStyle w:val="30"/>
          <w:rtl/>
        </w:rPr>
        <w:t xml:space="preserve"> נתמוטטו</w:t>
      </w:r>
      <w:bookmarkEnd w:id="927"/>
      <w:bookmarkEnd w:id="928"/>
      <w:r w:rsidRPr="00A10336">
        <w:rPr>
          <w:rStyle w:val="30"/>
          <w:rtl/>
        </w:rPr>
        <w:t xml:space="preserve"> </w:t>
      </w:r>
      <w:r w:rsidRPr="00F95182">
        <w:rPr>
          <w:rtl/>
        </w:rPr>
        <w:t>רגלי שונאי ישראל:</w:t>
      </w:r>
      <w:r w:rsidR="00E21404" w:rsidRPr="00F95182">
        <w:rPr>
          <w:rFonts w:hint="cs"/>
          <w:rtl/>
        </w:rPr>
        <w:t xml:space="preserve"> </w:t>
      </w:r>
    </w:p>
    <w:p w14:paraId="6F86717C" w14:textId="77777777" w:rsidR="006762CB" w:rsidRPr="000528DA" w:rsidRDefault="00DA51A5" w:rsidP="000528DA">
      <w:pPr>
        <w:rPr>
          <w:rtl/>
        </w:rPr>
      </w:pPr>
      <w:r w:rsidRPr="00E34F28">
        <w:rPr>
          <w:rStyle w:val="afffff9"/>
          <w:rtl/>
        </w:rPr>
        <w:t>חד</w:t>
      </w:r>
      <w:r w:rsidRPr="000528DA">
        <w:rPr>
          <w:rtl/>
        </w:rPr>
        <w:t xml:space="preserve"> </w:t>
      </w:r>
      <w:r w:rsidRPr="00A4639B">
        <w:rPr>
          <w:rStyle w:val="ad"/>
          <w:rtl/>
        </w:rPr>
        <w:t>ד</w:t>
      </w:r>
      <w:r w:rsidRPr="00A4639B">
        <w:rPr>
          <w:rStyle w:val="ad"/>
          <w:rFonts w:hint="cs"/>
          <w:rtl/>
        </w:rPr>
        <w:t>'</w:t>
      </w:r>
      <w:r w:rsidRPr="00A4639B">
        <w:rPr>
          <w:rStyle w:val="ad"/>
          <w:rtl/>
        </w:rPr>
        <w:t>ואשר הרעתי</w:t>
      </w:r>
      <w:r w:rsidRPr="00A4639B">
        <w:rPr>
          <w:rStyle w:val="ad"/>
          <w:rFonts w:hint="cs"/>
          <w:rtl/>
        </w:rPr>
        <w:t>'</w:t>
      </w:r>
      <w:r w:rsidRPr="00A4639B">
        <w:rPr>
          <w:rStyle w:val="ad"/>
          <w:rtl/>
        </w:rPr>
        <w:t>,</w:t>
      </w:r>
      <w:r w:rsidRPr="000528DA">
        <w:rPr>
          <w:rtl/>
        </w:rPr>
        <w:t xml:space="preserve"> </w:t>
      </w:r>
      <w:r w:rsidRPr="00E34F28">
        <w:rPr>
          <w:rStyle w:val="afffff9"/>
          <w:rtl/>
        </w:rPr>
        <w:t>וחד</w:t>
      </w:r>
      <w:r w:rsidRPr="000528DA">
        <w:rPr>
          <w:rFonts w:hint="cs"/>
          <w:rtl/>
        </w:rPr>
        <w:t xml:space="preserve"> </w:t>
      </w:r>
      <w:r w:rsidRPr="00A4639B">
        <w:rPr>
          <w:rStyle w:val="ad"/>
          <w:rFonts w:hint="cs"/>
          <w:rtl/>
        </w:rPr>
        <w:t>ד</w:t>
      </w:r>
      <w:r w:rsidRPr="00F95182">
        <w:rPr>
          <w:rStyle w:val="ad"/>
          <w:rFonts w:hint="cs"/>
          <w:rtl/>
        </w:rPr>
        <w:t>'</w:t>
      </w:r>
      <w:r w:rsidRPr="00F95182">
        <w:rPr>
          <w:rStyle w:val="ad"/>
          <w:rtl/>
        </w:rPr>
        <w:t>הנה כחמר ביד היוצר כן אתם בידי בית ישראל</w:t>
      </w:r>
      <w:r w:rsidRPr="00F95182">
        <w:rPr>
          <w:rStyle w:val="ad"/>
          <w:rFonts w:hint="cs"/>
          <w:rtl/>
        </w:rPr>
        <w:t>'</w:t>
      </w:r>
      <w:r w:rsidRPr="00F95182">
        <w:rPr>
          <w:rStyle w:val="ad"/>
          <w:rtl/>
        </w:rPr>
        <w:t>.</w:t>
      </w:r>
    </w:p>
    <w:p w14:paraId="13BCA300" w14:textId="77777777" w:rsidR="006762CB" w:rsidRPr="000528DA" w:rsidRDefault="00DA51A5" w:rsidP="000528DA">
      <w:pPr>
        <w:rPr>
          <w:rtl/>
        </w:rPr>
      </w:pPr>
      <w:r w:rsidRPr="00E34F28">
        <w:rPr>
          <w:rStyle w:val="afffff9"/>
          <w:rtl/>
        </w:rPr>
        <w:t>וחד</w:t>
      </w:r>
      <w:r w:rsidRPr="000528DA">
        <w:rPr>
          <w:rFonts w:ascii="Fb Fontext" w:hAnsi="Fb Fontext" w:hint="cs"/>
          <w:sz w:val="20"/>
          <w:rtl/>
        </w:rPr>
        <w:t xml:space="preserve"> </w:t>
      </w:r>
      <w:r w:rsidRPr="00A4639B">
        <w:rPr>
          <w:rStyle w:val="ad"/>
          <w:rFonts w:hint="cs"/>
          <w:rtl/>
        </w:rPr>
        <w:t>ד'</w:t>
      </w:r>
      <w:r w:rsidRPr="00A4639B">
        <w:rPr>
          <w:rStyle w:val="ad"/>
          <w:rtl/>
        </w:rPr>
        <w:t>והסרתי את לב האבן מבשרכם ונתתי לכם לב בשר</w:t>
      </w:r>
      <w:r w:rsidRPr="00A4639B">
        <w:rPr>
          <w:rStyle w:val="ad"/>
          <w:rFonts w:hint="cs"/>
          <w:rtl/>
        </w:rPr>
        <w:t>'</w:t>
      </w:r>
      <w:r w:rsidRPr="00A4639B">
        <w:rPr>
          <w:rStyle w:val="ad"/>
          <w:rtl/>
        </w:rPr>
        <w:t>.</w:t>
      </w:r>
      <w:r w:rsidR="00291D7F" w:rsidRPr="000528DA">
        <w:rPr>
          <w:rFonts w:hint="cs"/>
          <w:rtl/>
        </w:rPr>
        <w:t xml:space="preserve"> </w:t>
      </w:r>
    </w:p>
    <w:p w14:paraId="52243CD2" w14:textId="11BBA4D5" w:rsidR="00A24328" w:rsidRDefault="00DA51A5" w:rsidP="009A59D1">
      <w:pPr>
        <w:pStyle w:val="38"/>
        <w:framePr w:wrap="notBeside"/>
        <w:rPr>
          <w:rtl/>
        </w:rPr>
      </w:pPr>
      <w:r w:rsidRPr="00660D7A">
        <w:rPr>
          <w:rFonts w:hint="cs"/>
          <w:rtl/>
        </w:rPr>
        <w:t>ר</w:t>
      </w:r>
      <w:r w:rsidRPr="00660D7A">
        <w:rPr>
          <w:rtl/>
        </w:rPr>
        <w:t>"</w:t>
      </w:r>
      <w:r w:rsidRPr="00660D7A">
        <w:rPr>
          <w:rFonts w:hint="cs"/>
          <w:rtl/>
        </w:rPr>
        <w:t>פ</w:t>
      </w:r>
      <w:r w:rsidR="00A24328">
        <w:rPr>
          <w:rFonts w:hint="cs"/>
          <w:rtl/>
        </w:rPr>
        <w:t>:</w:t>
      </w:r>
    </w:p>
    <w:p w14:paraId="46C601B4" w14:textId="111E4AB2" w:rsidR="00DA51A5" w:rsidRPr="00E34F28" w:rsidRDefault="00DA51A5" w:rsidP="00747BF5">
      <w:pPr>
        <w:pStyle w:val="afffff8"/>
        <w:spacing w:after="60"/>
        <w:rPr>
          <w:rtl/>
        </w:rPr>
      </w:pPr>
      <w:r w:rsidRPr="000416A1">
        <w:rPr>
          <w:rStyle w:val="ad"/>
          <w:rFonts w:hint="cs"/>
          <w:rtl/>
        </w:rPr>
        <w:t>מ'</w:t>
      </w:r>
      <w:r w:rsidRPr="000416A1">
        <w:rPr>
          <w:rStyle w:val="ad"/>
          <w:rtl/>
        </w:rPr>
        <w:t>ואת רוחי אתן בקרבכם ועשיתי את אשר בחקי תלכו</w:t>
      </w:r>
      <w:r w:rsidRPr="000416A1">
        <w:rPr>
          <w:rStyle w:val="ad"/>
          <w:rFonts w:hint="cs"/>
          <w:rtl/>
        </w:rPr>
        <w:t>'</w:t>
      </w:r>
      <w:r w:rsidRPr="000416A1">
        <w:rPr>
          <w:rStyle w:val="ad"/>
          <w:rtl/>
        </w:rPr>
        <w:t>.</w:t>
      </w:r>
    </w:p>
    <w:p w14:paraId="1075B0E8" w14:textId="6BE55A38" w:rsidR="00A24328" w:rsidRDefault="00DA51A5" w:rsidP="009A59D1">
      <w:pPr>
        <w:pStyle w:val="38"/>
        <w:framePr w:wrap="notBeside"/>
        <w:rPr>
          <w:rtl/>
        </w:rPr>
      </w:pPr>
      <w:r w:rsidRPr="00660D7A">
        <w:rPr>
          <w:rFonts w:hint="cs"/>
          <w:rtl/>
        </w:rPr>
        <w:t>ר</w:t>
      </w:r>
      <w:r w:rsidR="006762CB" w:rsidRPr="00660D7A">
        <w:rPr>
          <w:rFonts w:hint="cs"/>
          <w:rtl/>
        </w:rPr>
        <w:t>"א</w:t>
      </w:r>
      <w:r w:rsidR="00A24328">
        <w:rPr>
          <w:rFonts w:hint="cs"/>
          <w:rtl/>
        </w:rPr>
        <w:t>:</w:t>
      </w:r>
    </w:p>
    <w:p w14:paraId="353C33E7" w14:textId="533E19EE" w:rsidR="006762CB" w:rsidRPr="00A10336" w:rsidRDefault="00DA51A5" w:rsidP="00747BF5">
      <w:pPr>
        <w:rPr>
          <w:rStyle w:val="30"/>
          <w:rtl/>
        </w:rPr>
      </w:pPr>
      <w:bookmarkStart w:id="929" w:name="_Toc193636006"/>
      <w:bookmarkStart w:id="930" w:name="_Toc216184615"/>
      <w:r w:rsidRPr="00A10336">
        <w:rPr>
          <w:rStyle w:val="30"/>
          <w:rtl/>
        </w:rPr>
        <w:t>משה הטיח דברים כלפי מעלה</w:t>
      </w:r>
      <w:bookmarkEnd w:id="929"/>
      <w:bookmarkEnd w:id="930"/>
    </w:p>
    <w:p w14:paraId="1A6CE82B" w14:textId="70C5752C" w:rsidR="00A24328" w:rsidRDefault="006762CB" w:rsidP="009A59D1">
      <w:pPr>
        <w:pStyle w:val="38"/>
        <w:framePr w:wrap="notBeside"/>
        <w:rPr>
          <w:rtl/>
        </w:rPr>
      </w:pPr>
      <w:r w:rsidRPr="00660D7A">
        <w:rPr>
          <w:rFonts w:hint="cs"/>
          <w:rtl/>
        </w:rPr>
        <w:t>א</w:t>
      </w:r>
      <w:r w:rsidR="009B14FE">
        <w:rPr>
          <w:rFonts w:hint="cs"/>
          <w:rtl/>
        </w:rPr>
        <w:t>.</w:t>
      </w:r>
    </w:p>
    <w:p w14:paraId="619FF2C4" w14:textId="55AE4A80" w:rsidR="00DA51A5" w:rsidRPr="000528DA" w:rsidRDefault="00DA51A5" w:rsidP="000528DA">
      <w:pPr>
        <w:rPr>
          <w:rtl/>
        </w:rPr>
      </w:pPr>
      <w:r w:rsidRPr="00A4639B">
        <w:rPr>
          <w:rStyle w:val="ad"/>
          <w:rtl/>
        </w:rPr>
        <w:t>'ויתפלל משה אל ה',</w:t>
      </w:r>
      <w:r w:rsidRPr="000528DA">
        <w:rPr>
          <w:rtl/>
        </w:rPr>
        <w:t xml:space="preserve"> </w:t>
      </w:r>
      <w:r w:rsidR="00234548" w:rsidRPr="000528DA">
        <w:rPr>
          <w:rFonts w:hint="cs"/>
          <w:rtl/>
        </w:rPr>
        <w:t xml:space="preserve">תקרי </w:t>
      </w:r>
      <w:r w:rsidRPr="00A10336">
        <w:rPr>
          <w:rStyle w:val="30"/>
          <w:rtl/>
        </w:rPr>
        <w:t>על</w:t>
      </w:r>
      <w:r w:rsidRPr="000528DA">
        <w:rPr>
          <w:rtl/>
        </w:rPr>
        <w:t xml:space="preserve"> ה', </w:t>
      </w:r>
      <w:r w:rsidR="00234548" w:rsidRPr="000528DA">
        <w:rPr>
          <w:rFonts w:hint="cs"/>
          <w:rtl/>
        </w:rPr>
        <w:t>כבית</w:t>
      </w:r>
      <w:r w:rsidRPr="000528DA">
        <w:rPr>
          <w:rtl/>
        </w:rPr>
        <w:t xml:space="preserve"> </w:t>
      </w:r>
      <w:r w:rsidRPr="00E34F28">
        <w:rPr>
          <w:rStyle w:val="afffff9"/>
          <w:rFonts w:hint="cs"/>
          <w:rtl/>
        </w:rPr>
        <w:t>ראב</w:t>
      </w:r>
      <w:r w:rsidRPr="00E34F28">
        <w:rPr>
          <w:rStyle w:val="afffff9"/>
          <w:rtl/>
        </w:rPr>
        <w:t>"</w:t>
      </w:r>
      <w:r w:rsidRPr="00E34F28">
        <w:rPr>
          <w:rStyle w:val="afffff9"/>
          <w:rFonts w:hint="cs"/>
          <w:rtl/>
        </w:rPr>
        <w:t>י</w:t>
      </w:r>
      <w:r w:rsidRPr="000528DA">
        <w:rPr>
          <w:sz w:val="14"/>
          <w:rtl/>
        </w:rPr>
        <w:t xml:space="preserve"> </w:t>
      </w:r>
      <w:r w:rsidR="007A6BAC" w:rsidRPr="000528DA">
        <w:rPr>
          <w:rFonts w:hint="cs"/>
          <w:sz w:val="12"/>
          <w:szCs w:val="16"/>
          <w:rtl/>
        </w:rPr>
        <w:t>א' ע</w:t>
      </w:r>
      <w:r w:rsidR="00234548" w:rsidRPr="000528DA">
        <w:rPr>
          <w:rFonts w:hint="cs"/>
          <w:sz w:val="12"/>
          <w:szCs w:val="16"/>
          <w:rtl/>
        </w:rPr>
        <w:t>'</w:t>
      </w:r>
      <w:r w:rsidR="00234548" w:rsidRPr="000528DA">
        <w:rPr>
          <w:rFonts w:hint="cs"/>
          <w:rtl/>
        </w:rPr>
        <w:t xml:space="preserve"> </w:t>
      </w:r>
      <w:r w:rsidR="00234548" w:rsidRPr="000528DA">
        <w:rPr>
          <w:rFonts w:hint="cs"/>
          <w:sz w:val="12"/>
          <w:szCs w:val="16"/>
          <w:rtl/>
        </w:rPr>
        <w:t>מתחלפים</w:t>
      </w:r>
      <w:r w:rsidR="00234548" w:rsidRPr="000528DA">
        <w:rPr>
          <w:rFonts w:hint="cs"/>
          <w:rtl/>
        </w:rPr>
        <w:t xml:space="preserve"> </w:t>
      </w:r>
    </w:p>
    <w:p w14:paraId="0A49C75B" w14:textId="4AA75FAF" w:rsidR="00A24328" w:rsidRDefault="006762CB" w:rsidP="009A59D1">
      <w:pPr>
        <w:pStyle w:val="38"/>
        <w:framePr w:wrap="notBeside"/>
        <w:rPr>
          <w:rtl/>
        </w:rPr>
      </w:pPr>
      <w:r w:rsidRPr="00660D7A">
        <w:rPr>
          <w:rFonts w:hint="cs"/>
          <w:rtl/>
        </w:rPr>
        <w:t>ב.</w:t>
      </w:r>
      <w:r w:rsidR="000416A1" w:rsidRPr="00660D7A">
        <w:rPr>
          <w:rFonts w:hint="cs"/>
          <w:rtl/>
        </w:rPr>
        <w:t xml:space="preserve"> </w:t>
      </w:r>
      <w:r w:rsidRPr="00660D7A">
        <w:rPr>
          <w:rFonts w:hint="cs"/>
          <w:rtl/>
        </w:rPr>
        <w:t>ר"י</w:t>
      </w:r>
      <w:r w:rsidR="00A24328">
        <w:rPr>
          <w:rFonts w:hint="cs"/>
          <w:rtl/>
        </w:rPr>
        <w:t>:</w:t>
      </w:r>
    </w:p>
    <w:p w14:paraId="50313ED7" w14:textId="5F138107" w:rsidR="006762CB" w:rsidRPr="000528DA" w:rsidRDefault="00DA51A5" w:rsidP="000528DA">
      <w:pPr>
        <w:rPr>
          <w:rtl/>
        </w:rPr>
      </w:pPr>
      <w:r w:rsidRPr="000528DA">
        <w:rPr>
          <w:rtl/>
        </w:rPr>
        <w:t>מ</w:t>
      </w:r>
      <w:r w:rsidRPr="00A4639B">
        <w:rPr>
          <w:rStyle w:val="ad"/>
          <w:rFonts w:hint="cs"/>
          <w:rtl/>
        </w:rPr>
        <w:t>'</w:t>
      </w:r>
      <w:r w:rsidRPr="00A4639B">
        <w:rPr>
          <w:rStyle w:val="ad"/>
          <w:rtl/>
        </w:rPr>
        <w:t>ודי זהב</w:t>
      </w:r>
      <w:r w:rsidRPr="00A4639B">
        <w:rPr>
          <w:rStyle w:val="ad"/>
          <w:rFonts w:hint="cs"/>
          <w:rtl/>
        </w:rPr>
        <w:t>'</w:t>
      </w:r>
      <w:r w:rsidRPr="000528DA">
        <w:rPr>
          <w:rtl/>
        </w:rPr>
        <w:t>,</w:t>
      </w:r>
      <w:r w:rsidRPr="000528DA">
        <w:rPr>
          <w:rFonts w:hint="cs"/>
          <w:rtl/>
        </w:rPr>
        <w:t>-</w:t>
      </w:r>
      <w:r w:rsidRPr="00E34F28">
        <w:rPr>
          <w:rStyle w:val="afffff9"/>
          <w:rtl/>
        </w:rPr>
        <w:t xml:space="preserve"> אמר משה לפני הקב"ה:</w:t>
      </w:r>
      <w:r>
        <w:rPr>
          <w:rtl/>
        </w:rPr>
        <w:t xml:space="preserve"> </w:t>
      </w:r>
      <w:r>
        <w:rPr>
          <w:rStyle w:val="afffff9"/>
          <w:rtl/>
          <w:rPrChange w:id="9218" w:author="מנוע אמוראים" w:date="2026-10-05T16:40:51Z">
            <w:rPr>
              <w:rtl/>
            </w:rPr>
          </w:rPrChange>
        </w:rPr>
        <w:t xml:space="preserve">רבש"ע</w:t>
      </w:r>
      <w:r>
        <w:rPr>
          <w:rtl/>
        </w:rPr>
        <w:t xml:space="preserve">, בשביל כסף וזהב שהשפעת להם לישראל עד שאמרו די</w:t>
      </w:r>
      <w:r w:rsidR="007A6BAC" w:rsidRPr="000528DA">
        <w:rPr>
          <w:rFonts w:hint="cs"/>
          <w:rtl/>
        </w:rPr>
        <w:t>,</w:t>
      </w:r>
      <w:r w:rsidRPr="000528DA">
        <w:rPr>
          <w:rtl/>
        </w:rPr>
        <w:t xml:space="preserve"> הוא גרם שעשו את העגל.</w:t>
      </w:r>
      <w:r w:rsidR="00C642F4" w:rsidRPr="000528DA">
        <w:rPr>
          <w:rFonts w:hint="cs"/>
          <w:rtl/>
        </w:rPr>
        <w:t xml:space="preserve"> </w:t>
      </w:r>
    </w:p>
    <w:p w14:paraId="63B03B06" w14:textId="557948FF" w:rsidR="00A24328" w:rsidRDefault="00DA51A5" w:rsidP="009A59D1">
      <w:pPr>
        <w:pStyle w:val="38"/>
        <w:framePr w:wrap="notBeside"/>
        <w:rPr>
          <w:rtl/>
        </w:rPr>
      </w:pPr>
      <w:r w:rsidRPr="00660D7A">
        <w:rPr>
          <w:rtl/>
        </w:rPr>
        <w:t>ד</w:t>
      </w:r>
      <w:r w:rsidR="00C642F4" w:rsidRPr="00660D7A">
        <w:rPr>
          <w:rFonts w:hint="cs"/>
          <w:rtl/>
        </w:rPr>
        <w:t>ר"י</w:t>
      </w:r>
      <w:r w:rsidR="00A24328">
        <w:rPr>
          <w:rFonts w:hint="cs"/>
          <w:rtl/>
        </w:rPr>
        <w:t>:</w:t>
      </w:r>
    </w:p>
    <w:p w14:paraId="0C449EB1" w14:textId="4B71B16B" w:rsidR="006762CB" w:rsidRPr="000528DA" w:rsidRDefault="00DA51A5" w:rsidP="000528DA">
      <w:pPr>
        <w:rPr>
          <w:rtl/>
        </w:rPr>
      </w:pPr>
      <w:r w:rsidRPr="000528DA">
        <w:rPr>
          <w:rtl/>
        </w:rPr>
        <w:t>אין ארי נוהם מתוך קופה של תבן אלא מקופה של בשר.</w:t>
      </w:r>
      <w:r w:rsidR="00C642F4" w:rsidRPr="000528DA">
        <w:rPr>
          <w:rFonts w:hint="cs"/>
          <w:rtl/>
        </w:rPr>
        <w:t xml:space="preserve"> </w:t>
      </w:r>
    </w:p>
    <w:p w14:paraId="60B5D643" w14:textId="01F8BD0F" w:rsidR="00A24328" w:rsidRDefault="00DA51A5" w:rsidP="009A59D1">
      <w:pPr>
        <w:pStyle w:val="38"/>
        <w:framePr w:wrap="notBeside"/>
        <w:rPr>
          <w:rtl/>
        </w:rPr>
      </w:pPr>
      <w:r w:rsidRPr="00660D7A">
        <w:rPr>
          <w:rtl/>
        </w:rPr>
        <w:t>ר</w:t>
      </w:r>
      <w:r w:rsidRPr="00660D7A">
        <w:rPr>
          <w:rFonts w:hint="cs"/>
          <w:rtl/>
        </w:rPr>
        <w:t>"א</w:t>
      </w:r>
      <w:r w:rsidR="009B14FE">
        <w:rPr>
          <w:rtl/>
        </w:rPr>
        <w:t>:</w:t>
      </w:r>
    </w:p>
    <w:p w14:paraId="67837593" w14:textId="7AD53742" w:rsidR="00DA51A5" w:rsidRPr="000528DA" w:rsidRDefault="00DA51A5" w:rsidP="000528DA">
      <w:pPr>
        <w:rPr>
          <w:rtl/>
        </w:rPr>
      </w:pPr>
      <w:r w:rsidRPr="000528DA">
        <w:rPr>
          <w:rtl/>
        </w:rPr>
        <w:t>משל לאדם שהיתה לו פרה כחושה ובעלת אברים</w:t>
      </w:r>
      <w:r w:rsidRPr="000528DA">
        <w:rPr>
          <w:rFonts w:hint="cs"/>
          <w:rtl/>
        </w:rPr>
        <w:t>,</w:t>
      </w:r>
      <w:r w:rsidRPr="000528DA">
        <w:rPr>
          <w:rtl/>
        </w:rPr>
        <w:t xml:space="preserve"> האכילה כרשינין והיתה מבעטת בו.</w:t>
      </w:r>
      <w:r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מ</w:t>
      </w:r>
      <w:r w:rsidRPr="000528DA">
        <w:rPr>
          <w:rtl/>
        </w:rPr>
        <w:t xml:space="preserve">י גרם </w:t>
      </w:r>
      <w:r w:rsidR="00E9796E" w:rsidRPr="000528DA">
        <w:rPr>
          <w:rFonts w:hint="cs"/>
          <w:rtl/>
        </w:rPr>
        <w:t xml:space="preserve">שתבעטי בי </w:t>
      </w:r>
      <w:r w:rsidRPr="000528DA">
        <w:rPr>
          <w:rtl/>
        </w:rPr>
        <w:t>כרשינין שהאכלתיך.</w:t>
      </w:r>
    </w:p>
    <w:p w14:paraId="30FC8501" w14:textId="5CAA0A63" w:rsidR="00A24328" w:rsidRDefault="005F3588" w:rsidP="009A59D1">
      <w:pPr>
        <w:pStyle w:val="38"/>
        <w:framePr w:wrap="notBeside"/>
        <w:rPr>
          <w:rtl/>
        </w:rPr>
      </w:pPr>
      <w:r w:rsidRPr="00660D7A">
        <w:rPr>
          <w:rtl/>
        </w:rPr>
        <w:t>רי"ו</w:t>
      </w:r>
      <w:r w:rsidR="009B14FE">
        <w:rPr>
          <w:rtl/>
        </w:rPr>
        <w:t>:</w:t>
      </w:r>
    </w:p>
    <w:p w14:paraId="048CE091" w14:textId="3AE9A8C6" w:rsidR="006762CB" w:rsidRPr="000528DA" w:rsidRDefault="005F3588" w:rsidP="000528DA">
      <w:pPr>
        <w:rPr>
          <w:rtl/>
        </w:rPr>
      </w:pPr>
      <w:r w:rsidRPr="000528DA">
        <w:rPr>
          <w:rtl/>
        </w:rPr>
        <w:t>משל</w:t>
      </w:r>
      <w:r w:rsidR="00DA51A5" w:rsidRPr="000528DA">
        <w:rPr>
          <w:rtl/>
        </w:rPr>
        <w:t xml:space="preserve"> </w:t>
      </w:r>
      <w:r w:rsidR="007A6BAC" w:rsidRPr="000528DA">
        <w:rPr>
          <w:rFonts w:hint="cs"/>
          <w:rtl/>
        </w:rPr>
        <w:t>שרחץ לבנו</w:t>
      </w:r>
      <w:r w:rsidR="00DA51A5" w:rsidRPr="000528DA">
        <w:rPr>
          <w:rtl/>
        </w:rPr>
        <w:t xml:space="preserve"> וסכו, והאכילו והשקהו, ותלה לו כיס על צוארו, והושיבו על פתח של זונות, מה יעשה אותו הבן שלא יחטא?</w:t>
      </w:r>
      <w:r w:rsidR="00DA51A5" w:rsidRPr="000528DA">
        <w:rPr>
          <w:rFonts w:hint="cs"/>
          <w:rtl/>
        </w:rPr>
        <w:t xml:space="preserve"> </w:t>
      </w:r>
    </w:p>
    <w:p w14:paraId="7996E857" w14:textId="71813A10" w:rsidR="00A24328" w:rsidRDefault="006762CB" w:rsidP="009A59D1">
      <w:pPr>
        <w:pStyle w:val="38"/>
        <w:framePr w:wrap="notBeside"/>
        <w:rPr>
          <w:rtl/>
        </w:rPr>
      </w:pPr>
      <w:r w:rsidRPr="00660D7A">
        <w:rPr>
          <w:rFonts w:hint="cs"/>
          <w:rtl/>
        </w:rPr>
        <w:t xml:space="preserve">א. </w:t>
      </w:r>
      <w:r w:rsidR="00DA51A5" w:rsidRPr="00660D7A">
        <w:rPr>
          <w:rFonts w:hint="cs"/>
          <w:rtl/>
        </w:rPr>
        <w:t>ר</w:t>
      </w:r>
      <w:r w:rsidR="00DA51A5" w:rsidRPr="00660D7A">
        <w:rPr>
          <w:rtl/>
        </w:rPr>
        <w:t>"</w:t>
      </w:r>
      <w:r w:rsidR="00DA51A5" w:rsidRPr="00660D7A">
        <w:rPr>
          <w:rFonts w:hint="cs"/>
          <w:rtl/>
        </w:rPr>
        <w:t>ש</w:t>
      </w:r>
      <w:r w:rsidR="00A24328">
        <w:rPr>
          <w:rtl/>
        </w:rPr>
        <w:t>:</w:t>
      </w:r>
    </w:p>
    <w:p w14:paraId="4027BE17" w14:textId="62873F5E" w:rsidR="006F07DB" w:rsidRPr="000528DA" w:rsidRDefault="00DA51A5" w:rsidP="000528DA">
      <w:pPr>
        <w:rPr>
          <w:rtl/>
        </w:rPr>
      </w:pPr>
      <w:r w:rsidRPr="00E34F28">
        <w:rPr>
          <w:rStyle w:val="afffff9"/>
          <w:rFonts w:hint="cs"/>
          <w:rtl/>
        </w:rPr>
        <w:t>כ</w:t>
      </w:r>
      <w:r w:rsidRPr="00E34F28">
        <w:rPr>
          <w:rStyle w:val="afffff9"/>
          <w:rtl/>
        </w:rPr>
        <w:t>דאמרי אינשי</w:t>
      </w:r>
      <w:r w:rsidRPr="000528DA">
        <w:rPr>
          <w:rtl/>
        </w:rPr>
        <w:t xml:space="preserve"> מלי כריסיה זני בישי,</w:t>
      </w:r>
      <w:r w:rsidR="006F07DB" w:rsidRPr="000528DA">
        <w:rPr>
          <w:rFonts w:hint="cs"/>
          <w:rtl/>
        </w:rPr>
        <w:t xml:space="preserve"> </w:t>
      </w:r>
      <w:r w:rsidRPr="000528DA">
        <w:rPr>
          <w:rFonts w:hint="cs"/>
          <w:rtl/>
        </w:rPr>
        <w:t>ד</w:t>
      </w:r>
      <w:r w:rsidR="006762CB">
        <w:rPr>
          <w:rStyle w:val="ad"/>
          <w:rFonts w:hint="cs"/>
          <w:rtl/>
        </w:rPr>
        <w:t>'</w:t>
      </w:r>
      <w:r w:rsidRPr="00A4639B">
        <w:rPr>
          <w:rStyle w:val="ad"/>
          <w:rtl/>
        </w:rPr>
        <w:t>כמרעיתם וישבעו שבעו וירם לבם על כן שכחוני</w:t>
      </w:r>
      <w:r w:rsidRPr="00A4639B">
        <w:rPr>
          <w:rStyle w:val="ad"/>
          <w:rFonts w:hint="cs"/>
          <w:rtl/>
        </w:rPr>
        <w:t>'</w:t>
      </w:r>
      <w:r w:rsidRPr="00A4639B">
        <w:rPr>
          <w:rStyle w:val="ad"/>
          <w:rtl/>
        </w:rPr>
        <w:t>.</w:t>
      </w:r>
      <w:r w:rsidR="00C642F4" w:rsidRPr="000528DA">
        <w:rPr>
          <w:rFonts w:hint="cs"/>
          <w:rtl/>
        </w:rPr>
        <w:t xml:space="preserve"> </w:t>
      </w:r>
    </w:p>
    <w:p w14:paraId="472BE16F" w14:textId="05BB9BA6" w:rsidR="00A24328" w:rsidRDefault="00DA51A5" w:rsidP="009A59D1">
      <w:pPr>
        <w:pStyle w:val="38"/>
        <w:framePr w:wrap="notBeside"/>
        <w:rPr>
          <w:rtl/>
        </w:rPr>
      </w:pPr>
      <w:r w:rsidRPr="00660D7A">
        <w:rPr>
          <w:rFonts w:hint="cs"/>
          <w:rtl/>
        </w:rPr>
        <w:t>ב. ר</w:t>
      </w:r>
      <w:r w:rsidRPr="00660D7A">
        <w:rPr>
          <w:rtl/>
        </w:rPr>
        <w:t>"</w:t>
      </w:r>
      <w:r w:rsidRPr="00660D7A">
        <w:rPr>
          <w:rFonts w:hint="cs"/>
          <w:rtl/>
        </w:rPr>
        <w:t>נ</w:t>
      </w:r>
      <w:r w:rsidR="00A24328">
        <w:rPr>
          <w:rFonts w:hint="cs"/>
          <w:rtl/>
        </w:rPr>
        <w:t>:</w:t>
      </w:r>
    </w:p>
    <w:p w14:paraId="70CC9E70" w14:textId="2D5C40BA" w:rsidR="006762CB" w:rsidRPr="000528DA" w:rsidRDefault="00DA51A5" w:rsidP="000528DA">
      <w:pPr>
        <w:rPr>
          <w:rtl/>
        </w:rPr>
      </w:pPr>
      <w:r w:rsidRPr="00A4639B">
        <w:rPr>
          <w:rStyle w:val="ad"/>
          <w:rFonts w:hint="cs"/>
          <w:rtl/>
        </w:rPr>
        <w:t>'</w:t>
      </w:r>
      <w:r w:rsidRPr="00A4639B">
        <w:rPr>
          <w:rStyle w:val="ad"/>
          <w:rtl/>
        </w:rPr>
        <w:t>ורם לבבך ושכחת את ה'.</w:t>
      </w:r>
      <w:r w:rsidR="00C642F4" w:rsidRPr="000528DA">
        <w:rPr>
          <w:rFonts w:hint="cs"/>
          <w:rtl/>
        </w:rPr>
        <w:t xml:space="preserve"> </w:t>
      </w:r>
    </w:p>
    <w:p w14:paraId="78D0884D" w14:textId="54F7D0E4" w:rsidR="00A24328" w:rsidRDefault="00DA51A5" w:rsidP="009A59D1">
      <w:pPr>
        <w:pStyle w:val="38"/>
        <w:framePr w:wrap="notBeside"/>
        <w:rPr>
          <w:rtl/>
        </w:rPr>
      </w:pPr>
      <w:r w:rsidRPr="00660D7A">
        <w:rPr>
          <w:rFonts w:hint="cs"/>
          <w:rtl/>
        </w:rPr>
        <w:t>ג</w:t>
      </w:r>
      <w:r w:rsidR="006762CB" w:rsidRPr="00660D7A">
        <w:rPr>
          <w:rFonts w:hint="cs"/>
          <w:rtl/>
        </w:rPr>
        <w:t xml:space="preserve">. </w:t>
      </w:r>
      <w:r w:rsidRPr="00660D7A">
        <w:rPr>
          <w:rtl/>
        </w:rPr>
        <w:t>רבנן</w:t>
      </w:r>
      <w:r w:rsidR="009B14FE">
        <w:rPr>
          <w:rFonts w:hint="cs"/>
          <w:rtl/>
        </w:rPr>
        <w:t>:</w:t>
      </w:r>
    </w:p>
    <w:p w14:paraId="74E71DF4" w14:textId="79742C33" w:rsidR="006762CB" w:rsidRPr="000528DA" w:rsidRDefault="00DA51A5" w:rsidP="000528DA">
      <w:pPr>
        <w:rPr>
          <w:rtl/>
        </w:rPr>
      </w:pPr>
      <w:r w:rsidRPr="00A4639B">
        <w:rPr>
          <w:rStyle w:val="ad"/>
          <w:rFonts w:hint="cs"/>
          <w:rtl/>
        </w:rPr>
        <w:t>מ'</w:t>
      </w:r>
      <w:r w:rsidRPr="00A4639B">
        <w:rPr>
          <w:rStyle w:val="ad"/>
          <w:rtl/>
        </w:rPr>
        <w:t>ואכל ושבע ודשן ופנה</w:t>
      </w:r>
      <w:r w:rsidRPr="00A4639B">
        <w:rPr>
          <w:rStyle w:val="ad"/>
          <w:rFonts w:hint="cs"/>
          <w:rtl/>
        </w:rPr>
        <w:t>'</w:t>
      </w:r>
      <w:r w:rsidRPr="00A4639B">
        <w:rPr>
          <w:rStyle w:val="ad"/>
          <w:rtl/>
        </w:rPr>
        <w:t>.</w:t>
      </w:r>
      <w:r w:rsidRPr="000528DA">
        <w:rPr>
          <w:rtl/>
        </w:rPr>
        <w:t xml:space="preserve"> </w:t>
      </w:r>
    </w:p>
    <w:p w14:paraId="5D29D649" w14:textId="01696B31" w:rsidR="00A24328" w:rsidRDefault="00DA51A5" w:rsidP="009A59D1">
      <w:pPr>
        <w:pStyle w:val="38"/>
        <w:framePr w:wrap="notBeside"/>
        <w:rPr>
          <w:rtl/>
        </w:rPr>
      </w:pPr>
      <w:r w:rsidRPr="00660D7A">
        <w:rPr>
          <w:rFonts w:hint="cs"/>
          <w:rtl/>
        </w:rPr>
        <w:t>ד</w:t>
      </w:r>
      <w:r w:rsidR="00A24328">
        <w:rPr>
          <w:rFonts w:hint="cs"/>
          <w:rtl/>
        </w:rPr>
        <w:t>.</w:t>
      </w:r>
    </w:p>
    <w:p w14:paraId="61750FCD" w14:textId="7309E1D6" w:rsidR="006762CB" w:rsidRPr="000528DA" w:rsidRDefault="00DA51A5" w:rsidP="000528DA">
      <w:pPr>
        <w:rPr>
          <w:rtl/>
        </w:rPr>
      </w:pPr>
      <w:r w:rsidRPr="00A4639B">
        <w:rPr>
          <w:rStyle w:val="ad"/>
          <w:rtl/>
        </w:rPr>
        <w:t>מ</w:t>
      </w:r>
      <w:r w:rsidRPr="00A4639B">
        <w:rPr>
          <w:rStyle w:val="ad"/>
          <w:rFonts w:hint="cs"/>
          <w:rtl/>
        </w:rPr>
        <w:t>'</w:t>
      </w:r>
      <w:r w:rsidRPr="00A4639B">
        <w:rPr>
          <w:rStyle w:val="ad"/>
          <w:rtl/>
        </w:rPr>
        <w:t>וישמן ישרון ויבעט</w:t>
      </w:r>
      <w:r w:rsidRPr="00A4639B">
        <w:rPr>
          <w:rStyle w:val="ad"/>
          <w:rFonts w:hint="cs"/>
          <w:rtl/>
        </w:rPr>
        <w:t>'</w:t>
      </w:r>
      <w:r w:rsidRPr="00A4639B">
        <w:rPr>
          <w:rStyle w:val="ad"/>
          <w:rtl/>
        </w:rPr>
        <w:t>.</w:t>
      </w:r>
      <w:r w:rsidR="00C642F4" w:rsidRPr="00A10336">
        <w:rPr>
          <w:rStyle w:val="30"/>
          <w:rFonts w:hint="cs"/>
          <w:rtl/>
        </w:rPr>
        <w:t xml:space="preserve"> </w:t>
      </w:r>
    </w:p>
    <w:p w14:paraId="30F61C0A" w14:textId="508AF195" w:rsidR="00A24328" w:rsidRDefault="00DA51A5" w:rsidP="009A59D1">
      <w:pPr>
        <w:pStyle w:val="38"/>
        <w:framePr w:wrap="notBeside"/>
        <w:rPr>
          <w:rtl/>
        </w:rPr>
      </w:pPr>
      <w:r w:rsidRPr="00660D7A">
        <w:rPr>
          <w:rFonts w:hint="cs"/>
          <w:rtl/>
        </w:rPr>
        <w:t>רי</w:t>
      </w:r>
      <w:r w:rsidRPr="00660D7A">
        <w:rPr>
          <w:rtl/>
        </w:rPr>
        <w:t>"</w:t>
      </w:r>
      <w:r w:rsidRPr="00660D7A">
        <w:rPr>
          <w:rFonts w:hint="cs"/>
          <w:rtl/>
        </w:rPr>
        <w:t>ו</w:t>
      </w:r>
      <w:r w:rsidR="009B14FE">
        <w:rPr>
          <w:rtl/>
        </w:rPr>
        <w:t>:</w:t>
      </w:r>
    </w:p>
    <w:p w14:paraId="62EC168B" w14:textId="290E9EFD" w:rsidR="00DA51A5" w:rsidRPr="000528DA" w:rsidRDefault="00C642F4" w:rsidP="000528DA">
      <w:pPr>
        <w:rPr>
          <w:rtl/>
        </w:rPr>
      </w:pPr>
      <w:bookmarkStart w:id="931" w:name="_Toc193636007"/>
      <w:bookmarkStart w:id="932" w:name="_Toc216184616"/>
      <w:r w:rsidRPr="00A10336">
        <w:rPr>
          <w:rStyle w:val="30"/>
          <w:rFonts w:hint="cs"/>
          <w:rtl/>
        </w:rPr>
        <w:t>ו</w:t>
      </w:r>
      <w:r w:rsidR="00DA51A5" w:rsidRPr="00A10336">
        <w:rPr>
          <w:rStyle w:val="30"/>
          <w:rtl/>
        </w:rPr>
        <w:t>חזר הקב"ה והודה למשה</w:t>
      </w:r>
      <w:bookmarkEnd w:id="931"/>
      <w:bookmarkEnd w:id="932"/>
      <w:r w:rsidR="00DA51A5" w:rsidRPr="000528DA">
        <w:rPr>
          <w:rtl/>
        </w:rPr>
        <w:t xml:space="preserve"> </w:t>
      </w:r>
      <w:r w:rsidRPr="006F07DB">
        <w:rPr>
          <w:rStyle w:val="ad"/>
          <w:rFonts w:hint="cs"/>
          <w:rtl/>
        </w:rPr>
        <w:t>ד</w:t>
      </w:r>
      <w:r w:rsidR="00DA51A5" w:rsidRPr="006F07DB">
        <w:rPr>
          <w:rStyle w:val="ad"/>
          <w:rFonts w:hint="cs"/>
          <w:rtl/>
        </w:rPr>
        <w:t>'</w:t>
      </w:r>
      <w:r w:rsidR="00DA51A5" w:rsidRPr="006F07DB">
        <w:rPr>
          <w:rStyle w:val="ad"/>
          <w:rtl/>
        </w:rPr>
        <w:t>וכסף הרביתי להם וזהב עשו לבעל</w:t>
      </w:r>
      <w:r w:rsidR="00DA51A5" w:rsidRPr="006F07DB">
        <w:rPr>
          <w:rStyle w:val="ad"/>
          <w:rFonts w:hint="cs"/>
          <w:rtl/>
        </w:rPr>
        <w:t>'</w:t>
      </w:r>
      <w:r w:rsidR="00DA51A5" w:rsidRPr="006F07DB">
        <w:rPr>
          <w:rStyle w:val="ad"/>
          <w:rtl/>
        </w:rPr>
        <w:t>.</w:t>
      </w:r>
    </w:p>
    <w:p w14:paraId="447FB0E0" w14:textId="44454F59" w:rsidR="00A24328" w:rsidRDefault="009B14FE" w:rsidP="009A59D1">
      <w:pPr>
        <w:pStyle w:val="38"/>
        <w:framePr w:wrap="notBeside"/>
        <w:rPr>
          <w:rtl/>
        </w:rPr>
      </w:pPr>
      <w:r>
        <w:rPr>
          <w:rtl/>
        </w:rPr>
        <w:t>·</w:t>
      </w:r>
    </w:p>
    <w:p w14:paraId="3E03BC8D" w14:textId="7168D05B" w:rsidR="007A6BAC" w:rsidRPr="00E34F28" w:rsidRDefault="00DA51A5" w:rsidP="006F07DB">
      <w:pPr>
        <w:pStyle w:val="afffff5"/>
        <w:rPr>
          <w:rtl/>
        </w:rPr>
      </w:pPr>
      <w:r w:rsidRPr="007E4E8C">
        <w:rPr>
          <w:rStyle w:val="ad"/>
          <w:rFonts w:hint="cs"/>
          <w:spacing w:val="-2"/>
          <w:rtl/>
        </w:rPr>
        <w:t>'</w:t>
      </w:r>
      <w:r w:rsidRPr="007E4E8C">
        <w:rPr>
          <w:rStyle w:val="ad"/>
          <w:rtl/>
        </w:rPr>
        <w:t>וידבר ה' אל משה לך רד</w:t>
      </w:r>
      <w:r w:rsidRPr="007E4E8C">
        <w:rPr>
          <w:rStyle w:val="ad"/>
          <w:rFonts w:hint="cs"/>
          <w:rtl/>
        </w:rPr>
        <w:t>'</w:t>
      </w:r>
      <w:r w:rsidRPr="007E4E8C">
        <w:rPr>
          <w:rStyle w:val="ad"/>
          <w:rtl/>
        </w:rPr>
        <w:t>,</w:t>
      </w:r>
      <w:r w:rsidRPr="007E4E8C">
        <w:rPr>
          <w:spacing w:val="-2"/>
          <w:rtl/>
        </w:rPr>
        <w:t xml:space="preserve"> </w:t>
      </w:r>
      <w:r w:rsidRPr="007E4E8C">
        <w:rPr>
          <w:rStyle w:val="afffff9"/>
          <w:rFonts w:hint="cs"/>
          <w:spacing w:val="-2"/>
          <w:rtl/>
        </w:rPr>
        <w:t>א"ל</w:t>
      </w:r>
      <w:r w:rsidRPr="007E4E8C">
        <w:rPr>
          <w:rStyle w:val="afffff9"/>
          <w:spacing w:val="-2"/>
          <w:rtl/>
        </w:rPr>
        <w:t xml:space="preserve"> הקב"ה למשה: </w:t>
      </w:r>
      <w:r w:rsidRPr="007E4E8C">
        <w:rPr>
          <w:spacing w:val="-2"/>
          <w:rtl/>
        </w:rPr>
        <w:t>משה, רד מגדולתך! כלום נתתי</w:t>
      </w:r>
      <w:r w:rsidRPr="007E4E8C">
        <w:rPr>
          <w:spacing w:val="-4"/>
          <w:rtl/>
        </w:rPr>
        <w:t xml:space="preserve"> לך גדולה אלא בשביל ישראל, ועכשיו ישראל חטאו אתה למה לי?</w:t>
      </w:r>
      <w:r w:rsidR="007E4E8C">
        <w:rPr>
          <w:rFonts w:hint="cs"/>
          <w:rtl/>
        </w:rPr>
        <w:t xml:space="preserve"> </w:t>
      </w:r>
      <w:r w:rsidRPr="00FE3D07">
        <w:rPr>
          <w:rtl/>
        </w:rPr>
        <w:t xml:space="preserve">מיד </w:t>
      </w:r>
      <w:r w:rsidRPr="007E4E8C">
        <w:rPr>
          <w:spacing w:val="-4"/>
          <w:rtl/>
        </w:rPr>
        <w:t>תשש כחו של משה ולא היה לו כח לדבר.</w:t>
      </w:r>
      <w:r w:rsidR="007E4E8C">
        <w:rPr>
          <w:rStyle w:val="afffff9"/>
          <w:rFonts w:hint="cs"/>
          <w:rtl/>
        </w:rPr>
        <w:t xml:space="preserve"> </w:t>
      </w:r>
      <w:r w:rsidRPr="007E4E8C">
        <w:rPr>
          <w:rStyle w:val="afffff9"/>
          <w:rtl/>
        </w:rPr>
        <w:t>וכיון שאמר:</w:t>
      </w:r>
      <w:r w:rsidRPr="00A4639B">
        <w:rPr>
          <w:rStyle w:val="ad"/>
          <w:rtl/>
        </w:rPr>
        <w:t xml:space="preserve"> </w:t>
      </w:r>
      <w:r w:rsidRPr="00A4639B">
        <w:rPr>
          <w:rStyle w:val="ad"/>
          <w:rFonts w:hint="cs"/>
          <w:rtl/>
        </w:rPr>
        <w:t>'</w:t>
      </w:r>
      <w:r w:rsidRPr="00A4639B">
        <w:rPr>
          <w:rStyle w:val="ad"/>
          <w:rtl/>
        </w:rPr>
        <w:t>הרף ממני ואשמידם</w:t>
      </w:r>
      <w:r w:rsidRPr="00A4639B">
        <w:rPr>
          <w:rStyle w:val="ad"/>
          <w:rFonts w:hint="cs"/>
          <w:rtl/>
        </w:rPr>
        <w:t>'</w:t>
      </w:r>
      <w:r w:rsidRPr="00A4639B">
        <w:rPr>
          <w:rStyle w:val="ad"/>
          <w:rtl/>
        </w:rPr>
        <w:t>,</w:t>
      </w:r>
      <w:r w:rsidRPr="00FE3D07">
        <w:rPr>
          <w:rtl/>
        </w:rPr>
        <w:t xml:space="preserve"> </w:t>
      </w:r>
      <w:r w:rsidRPr="00E34F28">
        <w:rPr>
          <w:rStyle w:val="afffff9"/>
          <w:rtl/>
        </w:rPr>
        <w:t>אמר משה:</w:t>
      </w:r>
      <w:r w:rsidRPr="006F07DB">
        <w:rPr>
          <w:rtl/>
        </w:rPr>
        <w:t xml:space="preserve"> דבר זה תלוי בי מיד עמד ונתחזק בתפלה ובקש רחמים.</w:t>
      </w:r>
    </w:p>
    <w:p w14:paraId="5C6E2215" w14:textId="62AE52FE" w:rsidR="00DA51A5" w:rsidRPr="000528DA" w:rsidRDefault="00DA51A5" w:rsidP="00660D7A">
      <w:pPr>
        <w:spacing w:after="60"/>
        <w:rPr>
          <w:rtl/>
        </w:rPr>
      </w:pPr>
      <w:r w:rsidRPr="000528DA">
        <w:rPr>
          <w:rtl/>
        </w:rPr>
        <w:lastRenderedPageBreak/>
        <w:t>משל, למלך שכעס ע</w:t>
      </w:r>
      <w:r w:rsidR="00C642F4" w:rsidRPr="000528DA">
        <w:rPr>
          <w:rtl/>
        </w:rPr>
        <w:t>ל בנו ו</w:t>
      </w:r>
      <w:r w:rsidR="00C642F4" w:rsidRPr="000528DA">
        <w:rPr>
          <w:rFonts w:hint="cs"/>
          <w:rtl/>
        </w:rPr>
        <w:t>ה</w:t>
      </w:r>
      <w:r w:rsidRPr="000528DA">
        <w:rPr>
          <w:rtl/>
        </w:rPr>
        <w:t>כהו מכה גדולה, ואוהבו יושב לפניו ומתירא לומר לו דבר.</w:t>
      </w:r>
      <w:r w:rsidR="00C642F4" w:rsidRPr="000528DA">
        <w:rPr>
          <w:rFonts w:hint="cs"/>
          <w:rtl/>
        </w:rPr>
        <w:t xml:space="preserve"> </w:t>
      </w:r>
      <w:r w:rsidRPr="00E34F28">
        <w:rPr>
          <w:rStyle w:val="afffff9"/>
          <w:rtl/>
        </w:rPr>
        <w:t xml:space="preserve">אמר המלך: </w:t>
      </w:r>
      <w:r w:rsidRPr="000528DA">
        <w:rPr>
          <w:sz w:val="20"/>
          <w:rtl/>
        </w:rPr>
        <w:t xml:space="preserve">אלמלא אוהבי זה שיושב לפני הרגתיך! </w:t>
      </w:r>
      <w:r w:rsidRPr="00E34F28">
        <w:rPr>
          <w:rStyle w:val="afffff9"/>
          <w:rtl/>
        </w:rPr>
        <w:t xml:space="preserve">אמר: </w:t>
      </w:r>
      <w:r w:rsidRPr="000528DA">
        <w:rPr>
          <w:sz w:val="20"/>
          <w:rtl/>
        </w:rPr>
        <w:t>דבר זה תלוי בי - מיד עמד והצילו.</w:t>
      </w:r>
    </w:p>
    <w:p w14:paraId="3C473BAE" w14:textId="3273036D" w:rsidR="00A24328" w:rsidRDefault="006F07DB" w:rsidP="009A59D1">
      <w:pPr>
        <w:pStyle w:val="38"/>
        <w:framePr w:wrap="notBeside"/>
        <w:rPr>
          <w:rtl/>
        </w:rPr>
      </w:pPr>
      <w:r w:rsidRPr="00660D7A">
        <w:rPr>
          <w:rFonts w:hint="cs"/>
          <w:rtl/>
        </w:rPr>
        <w:t>ר''א</w:t>
      </w:r>
      <w:r w:rsidR="00A24328">
        <w:rPr>
          <w:rFonts w:hint="cs"/>
          <w:rtl/>
        </w:rPr>
        <w:t>:</w:t>
      </w:r>
    </w:p>
    <w:p w14:paraId="081E6011" w14:textId="71B15CEF" w:rsidR="007A6BAC" w:rsidRPr="00E34F28" w:rsidRDefault="00DA51A5" w:rsidP="006F07DB">
      <w:pPr>
        <w:pStyle w:val="afffff5"/>
        <w:spacing w:before="0"/>
        <w:rPr>
          <w:rtl/>
        </w:rPr>
      </w:pPr>
      <w:r w:rsidRPr="00A4639B">
        <w:rPr>
          <w:rStyle w:val="ad"/>
          <w:rFonts w:hint="cs"/>
          <w:rtl/>
        </w:rPr>
        <w:t>'</w:t>
      </w:r>
      <w:r w:rsidRPr="00A4639B">
        <w:rPr>
          <w:rStyle w:val="ad"/>
          <w:rtl/>
        </w:rPr>
        <w:t>ועתה הניחה לי ויחר אפי בהם ואכלם ואעשה אותך לגוי גדול</w:t>
      </w:r>
      <w:r w:rsidR="00CC63CA">
        <w:rPr>
          <w:rStyle w:val="ad"/>
          <w:rtl/>
        </w:rPr>
        <w:t>'</w:t>
      </w:r>
      <w:r w:rsidR="00277644" w:rsidRPr="00E34F28">
        <w:rPr>
          <w:rStyle w:val="afffff9"/>
          <w:rFonts w:hint="cs"/>
          <w:rtl/>
        </w:rPr>
        <w:t xml:space="preserve"> </w:t>
      </w:r>
    </w:p>
    <w:p w14:paraId="34CE4CCA" w14:textId="01055B91" w:rsidR="00DA51A5" w:rsidRPr="000528DA" w:rsidRDefault="00E9796E" w:rsidP="000528DA">
      <w:pPr>
        <w:rPr>
          <w:rtl/>
        </w:rPr>
      </w:pPr>
      <w:r w:rsidRPr="000528DA">
        <w:rPr>
          <w:rtl/>
        </w:rPr>
        <w:t xml:space="preserve">אלמלא מקרא כתוב </w:t>
      </w:r>
      <w:r w:rsidRPr="000528DA">
        <w:rPr>
          <w:rFonts w:hint="cs"/>
          <w:rtl/>
        </w:rPr>
        <w:t>א"א</w:t>
      </w:r>
      <w:r w:rsidR="00DA51A5" w:rsidRPr="000528DA">
        <w:rPr>
          <w:rtl/>
        </w:rPr>
        <w:t xml:space="preserve"> לאומרו.</w:t>
      </w:r>
      <w:r w:rsidR="000416A1" w:rsidRPr="000528DA">
        <w:rPr>
          <w:rFonts w:hint="cs"/>
          <w:rtl/>
        </w:rPr>
        <w:t xml:space="preserve"> </w:t>
      </w:r>
      <w:r w:rsidR="007A6BAC" w:rsidRPr="000528DA">
        <w:rPr>
          <w:rtl/>
        </w:rPr>
        <w:t>מלמד</w:t>
      </w:r>
      <w:r w:rsidR="007A6BAC" w:rsidRPr="000528DA">
        <w:rPr>
          <w:rFonts w:hint="cs"/>
          <w:rtl/>
        </w:rPr>
        <w:t xml:space="preserve"> </w:t>
      </w:r>
      <w:r w:rsidR="00DA51A5" w:rsidRPr="00A10336">
        <w:rPr>
          <w:rStyle w:val="30"/>
          <w:rtl/>
        </w:rPr>
        <w:t xml:space="preserve">שתפסו משה להקב"ה </w:t>
      </w:r>
      <w:r w:rsidR="00DA51A5" w:rsidRPr="000528DA">
        <w:rPr>
          <w:rtl/>
        </w:rPr>
        <w:t xml:space="preserve">כאדם שתופס חבירו בבגדו, </w:t>
      </w:r>
      <w:r w:rsidR="00DA51A5" w:rsidRPr="00E34F28">
        <w:rPr>
          <w:rStyle w:val="afffff9"/>
          <w:rtl/>
        </w:rPr>
        <w:t xml:space="preserve">ואמר לפניו: </w:t>
      </w:r>
      <w:r>
        <w:rPr>
          <w:rStyle w:val="afffff9"/>
          <w:rtl/>
          <w:rPrChange w:id="9219" w:author="מנוע אמוראים" w:date="2026-10-05T16:40:51Z">
            <w:rPr>
              <w:rtl/>
            </w:rPr>
          </w:rPrChange>
        </w:rPr>
        <w:t xml:space="preserve">רבש"ע</w:t>
      </w:r>
      <w:r>
        <w:rPr>
          <w:rtl/>
        </w:rPr>
        <w:t xml:space="preserve">, אין אני מניחך עד שתמחול ותסלח להם.</w:t>
      </w:r>
    </w:p>
    <w:p w14:paraId="2C1A1036" w14:textId="0B55991A" w:rsidR="00A24328" w:rsidRDefault="009B14FE" w:rsidP="009A59D1">
      <w:pPr>
        <w:pStyle w:val="38"/>
        <w:framePr w:wrap="notBeside"/>
        <w:rPr>
          <w:rtl/>
        </w:rPr>
      </w:pPr>
      <w:r>
        <w:rPr>
          <w:rtl/>
        </w:rPr>
        <w:t>·</w:t>
      </w:r>
    </w:p>
    <w:p w14:paraId="55DFE8DD" w14:textId="13C9499F" w:rsidR="00E9796E" w:rsidRPr="00E34F28" w:rsidRDefault="00E9796E" w:rsidP="006F07DB">
      <w:pPr>
        <w:pStyle w:val="afffff5"/>
        <w:rPr>
          <w:rtl/>
        </w:rPr>
      </w:pPr>
      <w:r>
        <w:rPr>
          <w:rStyle w:val="ad"/>
          <w:rFonts w:hint="cs"/>
          <w:rtl/>
        </w:rPr>
        <w:t>'</w:t>
      </w:r>
      <w:r w:rsidR="00DA51A5" w:rsidRPr="00A4639B">
        <w:rPr>
          <w:rStyle w:val="ad"/>
          <w:rtl/>
        </w:rPr>
        <w:t>ואעשה אותך לגוי גדול</w:t>
      </w:r>
      <w:r w:rsidR="00CC63CA">
        <w:rPr>
          <w:rStyle w:val="ad"/>
          <w:rtl/>
        </w:rPr>
        <w:t>'</w:t>
      </w:r>
      <w:r w:rsidR="006F07DB">
        <w:rPr>
          <w:rFonts w:hint="cs"/>
          <w:rtl/>
        </w:rPr>
        <w:t xml:space="preserve"> - </w:t>
      </w:r>
      <w:r>
        <w:rPr>
          <w:rStyle w:val="afffff9"/>
          <w:rtl/>
          <w:rPrChange w:id="9220" w:author="מנוע אמוראים" w:date="2026-10-05T16:40:51Z">
            <w:rPr>
              <w:rtl/>
            </w:rPr>
          </w:rPrChange>
        </w:rPr>
        <w:t xml:space="preserve">רבש"ע</w:t>
      </w:r>
      <w:r>
        <w:rPr>
          <w:rtl/>
        </w:rPr>
        <w:t xml:space="preserve">, ומה כסא של שלש רגלים אינו יכול לעמוד לפניך בשעת כעסך, </w:t>
      </w:r>
      <w:r w:rsidR="00DA51A5" w:rsidRPr="00A10336">
        <w:rPr>
          <w:rStyle w:val="30"/>
          <w:rtl/>
        </w:rPr>
        <w:t>כסא של רגל אחד</w:t>
      </w:r>
      <w:r w:rsidR="00DA51A5" w:rsidRPr="00FE3D07">
        <w:rPr>
          <w:rtl/>
        </w:rPr>
        <w:t xml:space="preserve"> ע</w:t>
      </w:r>
      <w:r w:rsidR="00487B04" w:rsidRPr="00FE3D07">
        <w:rPr>
          <w:rFonts w:hint="cs"/>
          <w:rtl/>
        </w:rPr>
        <w:t>אכו</w:t>
      </w:r>
      <w:r w:rsidR="00AE16FF" w:rsidRPr="00FE3D07">
        <w:rPr>
          <w:rtl/>
        </w:rPr>
        <w:t>"</w:t>
      </w:r>
      <w:r w:rsidR="00487B04" w:rsidRPr="00FE3D07">
        <w:rPr>
          <w:rFonts w:hint="cs"/>
          <w:rtl/>
        </w:rPr>
        <w:t xml:space="preserve">כ, </w:t>
      </w:r>
    </w:p>
    <w:p w14:paraId="58681DF9" w14:textId="1F8AD950" w:rsidR="00A24328" w:rsidRDefault="00487B04" w:rsidP="009A59D1">
      <w:pPr>
        <w:pStyle w:val="38"/>
        <w:framePr w:wrap="notBeside"/>
        <w:rPr>
          <w:rtl/>
        </w:rPr>
      </w:pPr>
      <w:r w:rsidRPr="00660D7A">
        <w:rPr>
          <w:rFonts w:hint="cs"/>
          <w:rtl/>
        </w:rPr>
        <w:t>ועוד</w:t>
      </w:r>
      <w:r w:rsidR="009B14FE">
        <w:rPr>
          <w:rtl/>
        </w:rPr>
        <w:t>:</w:t>
      </w:r>
    </w:p>
    <w:p w14:paraId="09F5528F" w14:textId="7EECAAF9" w:rsidR="00DA51A5" w:rsidRPr="000528DA" w:rsidRDefault="00DA51A5" w:rsidP="000528DA">
      <w:pPr>
        <w:rPr>
          <w:rtl/>
        </w:rPr>
      </w:pPr>
      <w:r w:rsidRPr="000528DA">
        <w:rPr>
          <w:rtl/>
        </w:rPr>
        <w:t xml:space="preserve">שיש בי </w:t>
      </w:r>
      <w:r w:rsidRPr="00A10336">
        <w:rPr>
          <w:rStyle w:val="30"/>
          <w:rtl/>
        </w:rPr>
        <w:t>בושת פנים מאבותי</w:t>
      </w:r>
      <w:r w:rsidRPr="000528DA">
        <w:rPr>
          <w:rtl/>
        </w:rPr>
        <w:t>.</w:t>
      </w:r>
      <w:r w:rsidR="00C642F4" w:rsidRPr="000528DA">
        <w:rPr>
          <w:rFonts w:hint="cs"/>
          <w:rtl/>
        </w:rPr>
        <w:t xml:space="preserve"> </w:t>
      </w:r>
      <w:r w:rsidRPr="000528DA">
        <w:rPr>
          <w:rtl/>
        </w:rPr>
        <w:t>יאמרו: ראו פרנס שהעמיד עליהם, בקש גדולה לעצמו ולא בקש עליהם רחמים.</w:t>
      </w:r>
    </w:p>
    <w:p w14:paraId="59F72DCC" w14:textId="279DD523" w:rsidR="00A24328" w:rsidRDefault="009B14FE" w:rsidP="009A59D1">
      <w:pPr>
        <w:pStyle w:val="38"/>
        <w:framePr w:wrap="notBeside"/>
        <w:rPr>
          <w:rtl/>
        </w:rPr>
      </w:pPr>
      <w:r>
        <w:rPr>
          <w:rtl/>
        </w:rPr>
        <w:t>·</w:t>
      </w:r>
    </w:p>
    <w:p w14:paraId="236CFD7C" w14:textId="2D52BBB1" w:rsidR="00E9796E" w:rsidRPr="00E34F28" w:rsidRDefault="005F3588" w:rsidP="00682BF2">
      <w:pPr>
        <w:pStyle w:val="afffff5"/>
        <w:rPr>
          <w:rtl/>
        </w:rPr>
      </w:pPr>
      <w:r>
        <w:rPr>
          <w:rStyle w:val="ad"/>
          <w:rFonts w:hint="cs"/>
          <w:rtl/>
        </w:rPr>
        <w:t>'</w:t>
      </w:r>
      <w:r w:rsidR="00DA51A5" w:rsidRPr="00A4639B">
        <w:rPr>
          <w:rStyle w:val="ad"/>
          <w:rtl/>
        </w:rPr>
        <w:t>ויחל משה את פני ה'</w:t>
      </w:r>
    </w:p>
    <w:p w14:paraId="1DE532CC" w14:textId="07D21AEE" w:rsidR="00A24328" w:rsidRDefault="005F3588" w:rsidP="009A59D1">
      <w:pPr>
        <w:pStyle w:val="38"/>
        <w:framePr w:wrap="notBeside"/>
        <w:rPr>
          <w:rtl/>
        </w:rPr>
      </w:pPr>
      <w:r w:rsidRPr="00660D7A">
        <w:rPr>
          <w:rFonts w:hint="cs"/>
          <w:rtl/>
        </w:rPr>
        <w:t xml:space="preserve">א. </w:t>
      </w:r>
      <w:r w:rsidR="00DA51A5" w:rsidRPr="00660D7A">
        <w:rPr>
          <w:rFonts w:hint="cs"/>
          <w:rtl/>
        </w:rPr>
        <w:t>ר"א</w:t>
      </w:r>
      <w:r w:rsidR="00A24328">
        <w:rPr>
          <w:rtl/>
        </w:rPr>
        <w:t>:</w:t>
      </w:r>
    </w:p>
    <w:p w14:paraId="2745471B" w14:textId="7AA4C34C" w:rsidR="00E9796E" w:rsidRPr="000528DA" w:rsidRDefault="00DA51A5" w:rsidP="000528DA">
      <w:pPr>
        <w:rPr>
          <w:rtl/>
        </w:rPr>
      </w:pPr>
      <w:r w:rsidRPr="000528DA">
        <w:rPr>
          <w:rtl/>
        </w:rPr>
        <w:t xml:space="preserve">מלמד שעמד משה בתפלה לפני הקב"ה </w:t>
      </w:r>
      <w:r w:rsidRPr="00A10336">
        <w:rPr>
          <w:rStyle w:val="30"/>
          <w:rtl/>
        </w:rPr>
        <w:t>עד שהחלהו</w:t>
      </w:r>
      <w:r w:rsidRPr="000528DA">
        <w:rPr>
          <w:rtl/>
        </w:rPr>
        <w:t>.</w:t>
      </w:r>
      <w:r w:rsidR="00C642F4" w:rsidRPr="00A10336">
        <w:rPr>
          <w:rStyle w:val="30"/>
          <w:rFonts w:hint="cs"/>
          <w:rtl/>
        </w:rPr>
        <w:t xml:space="preserve"> </w:t>
      </w:r>
    </w:p>
    <w:p w14:paraId="64FD07E2" w14:textId="4E191FDF" w:rsidR="00A24328" w:rsidRDefault="005F3588" w:rsidP="009A59D1">
      <w:pPr>
        <w:pStyle w:val="38"/>
        <w:framePr w:wrap="notBeside"/>
        <w:rPr>
          <w:rtl/>
        </w:rPr>
      </w:pPr>
      <w:r w:rsidRPr="00660D7A">
        <w:rPr>
          <w:rFonts w:hint="cs"/>
          <w:rtl/>
        </w:rPr>
        <w:t>ב</w:t>
      </w:r>
      <w:r w:rsidR="00487B04" w:rsidRPr="00660D7A">
        <w:rPr>
          <w:rFonts w:hint="cs"/>
          <w:rtl/>
        </w:rPr>
        <w:t>.</w:t>
      </w:r>
      <w:r w:rsidRPr="00660D7A">
        <w:rPr>
          <w:rFonts w:hint="cs"/>
          <w:rtl/>
        </w:rPr>
        <w:t xml:space="preserve"> </w:t>
      </w:r>
      <w:r w:rsidR="00DA51A5" w:rsidRPr="00660D7A">
        <w:rPr>
          <w:rtl/>
        </w:rPr>
        <w:t>רבא</w:t>
      </w:r>
      <w:r w:rsidR="009B14FE">
        <w:rPr>
          <w:rtl/>
        </w:rPr>
        <w:t>:</w:t>
      </w:r>
    </w:p>
    <w:p w14:paraId="26C8DEB2" w14:textId="7CDA7D12" w:rsidR="006F07DB" w:rsidRPr="000528DA" w:rsidRDefault="00DA51A5" w:rsidP="000528DA">
      <w:pPr>
        <w:rPr>
          <w:rtl/>
        </w:rPr>
      </w:pPr>
      <w:r w:rsidRPr="000528DA">
        <w:rPr>
          <w:rtl/>
        </w:rPr>
        <w:t xml:space="preserve">עד </w:t>
      </w:r>
      <w:r w:rsidRPr="00A10336">
        <w:rPr>
          <w:rStyle w:val="30"/>
          <w:rtl/>
        </w:rPr>
        <w:t>שהפר לו נדרו,</w:t>
      </w:r>
      <w:r w:rsidRPr="000528DA">
        <w:rPr>
          <w:rtl/>
        </w:rPr>
        <w:t xml:space="preserve"> </w:t>
      </w:r>
      <w:r w:rsidRPr="00E34F28">
        <w:rPr>
          <w:rStyle w:val="afffff9"/>
          <w:rtl/>
        </w:rPr>
        <w:t xml:space="preserve">כתיב </w:t>
      </w:r>
      <w:r w:rsidR="001821B2" w:rsidRPr="00E34F28">
        <w:rPr>
          <w:rStyle w:val="afffff9"/>
          <w:rtl/>
        </w:rPr>
        <w:t>כאן</w:t>
      </w:r>
      <w:r w:rsidRPr="000528DA">
        <w:rPr>
          <w:rtl/>
        </w:rPr>
        <w:t xml:space="preserve"> </w:t>
      </w:r>
      <w:r w:rsidRPr="005F3588">
        <w:rPr>
          <w:rStyle w:val="ad"/>
          <w:rFonts w:hint="cs"/>
          <w:rtl/>
        </w:rPr>
        <w:t>'</w:t>
      </w:r>
      <w:r w:rsidRPr="005F3588">
        <w:rPr>
          <w:rStyle w:val="ad"/>
          <w:rtl/>
        </w:rPr>
        <w:t>ויחל</w:t>
      </w:r>
      <w:r w:rsidRPr="005F3588">
        <w:rPr>
          <w:rStyle w:val="ad"/>
          <w:rFonts w:hint="cs"/>
          <w:rtl/>
        </w:rPr>
        <w:t>'</w:t>
      </w:r>
      <w:r w:rsidR="00E9796E" w:rsidRPr="000528DA">
        <w:rPr>
          <w:rtl/>
        </w:rPr>
        <w:t xml:space="preserve"> </w:t>
      </w:r>
      <w:r w:rsidR="00E9796E" w:rsidRPr="00E34F28">
        <w:rPr>
          <w:rStyle w:val="afffff9"/>
          <w:rtl/>
        </w:rPr>
        <w:t>ו</w:t>
      </w:r>
      <w:r w:rsidR="001821B2" w:rsidRPr="00E34F28">
        <w:rPr>
          <w:rStyle w:val="afffff9"/>
          <w:rtl/>
        </w:rPr>
        <w:t>שם</w:t>
      </w:r>
      <w:r w:rsidRPr="00A4639B">
        <w:rPr>
          <w:rStyle w:val="ad"/>
          <w:rtl/>
        </w:rPr>
        <w:t xml:space="preserve"> </w:t>
      </w:r>
      <w:r w:rsidRPr="00A4639B">
        <w:rPr>
          <w:rStyle w:val="ad"/>
          <w:rFonts w:hint="cs"/>
          <w:rtl/>
        </w:rPr>
        <w:t>'</w:t>
      </w:r>
      <w:r w:rsidRPr="00A4639B">
        <w:rPr>
          <w:rStyle w:val="ad"/>
          <w:rtl/>
        </w:rPr>
        <w:t>לא יחל דברו</w:t>
      </w:r>
      <w:r w:rsidRPr="00A4639B">
        <w:rPr>
          <w:rStyle w:val="ad"/>
          <w:rFonts w:hint="cs"/>
          <w:rtl/>
        </w:rPr>
        <w:t>'</w:t>
      </w:r>
      <w:r w:rsidRPr="00A4639B">
        <w:rPr>
          <w:rStyle w:val="ad"/>
          <w:rtl/>
        </w:rPr>
        <w:t>,</w:t>
      </w:r>
      <w:r w:rsidRPr="000528DA">
        <w:rPr>
          <w:rtl/>
        </w:rPr>
        <w:t xml:space="preserve"> הוא אינו מיחל אבל אחרים מחלין לו</w:t>
      </w:r>
      <w:r w:rsidR="00C642F4" w:rsidRPr="000528DA">
        <w:rPr>
          <w:rFonts w:hint="cs"/>
          <w:rtl/>
        </w:rPr>
        <w:t>,</w:t>
      </w:r>
      <w:r w:rsidR="00291D7F" w:rsidRPr="000528DA">
        <w:rPr>
          <w:rFonts w:hint="cs"/>
          <w:rtl/>
        </w:rPr>
        <w:t xml:space="preserve"> </w:t>
      </w:r>
    </w:p>
    <w:p w14:paraId="3FEEBDC5" w14:textId="50AAA802" w:rsidR="00A24328" w:rsidRDefault="005F3588" w:rsidP="009A59D1">
      <w:pPr>
        <w:pStyle w:val="38"/>
        <w:framePr w:wrap="notBeside"/>
        <w:rPr>
          <w:rtl/>
        </w:rPr>
      </w:pPr>
      <w:r w:rsidRPr="00660D7A">
        <w:rPr>
          <w:rFonts w:hint="cs"/>
          <w:rtl/>
        </w:rPr>
        <w:t xml:space="preserve">ג. </w:t>
      </w:r>
      <w:r w:rsidR="00DA51A5" w:rsidRPr="00660D7A">
        <w:rPr>
          <w:rtl/>
        </w:rPr>
        <w:t>שמואל</w:t>
      </w:r>
      <w:r w:rsidR="00A24328">
        <w:rPr>
          <w:rFonts w:hint="cs"/>
          <w:rtl/>
        </w:rPr>
        <w:t>:</w:t>
      </w:r>
    </w:p>
    <w:p w14:paraId="6B542A60" w14:textId="5A245C1D" w:rsidR="006F07DB" w:rsidRPr="000528DA" w:rsidRDefault="00DA51A5" w:rsidP="000528DA">
      <w:pPr>
        <w:rPr>
          <w:rtl/>
        </w:rPr>
      </w:pPr>
      <w:bookmarkStart w:id="933" w:name="_Toc193636008"/>
      <w:bookmarkStart w:id="934" w:name="_Toc216184617"/>
      <w:r w:rsidRPr="00A10336">
        <w:rPr>
          <w:rStyle w:val="30"/>
          <w:rtl/>
        </w:rPr>
        <w:t>שמסר עצמו למיתה</w:t>
      </w:r>
      <w:bookmarkEnd w:id="933"/>
      <w:bookmarkEnd w:id="934"/>
      <w:r w:rsidRPr="00A10336">
        <w:rPr>
          <w:rStyle w:val="30"/>
          <w:rtl/>
        </w:rPr>
        <w:t xml:space="preserve"> </w:t>
      </w:r>
      <w:r w:rsidRPr="000528DA">
        <w:rPr>
          <w:rtl/>
        </w:rPr>
        <w:t xml:space="preserve">עליהם </w:t>
      </w:r>
      <w:r w:rsidR="005F3588">
        <w:rPr>
          <w:rStyle w:val="ad"/>
          <w:rFonts w:hint="cs"/>
          <w:rtl/>
        </w:rPr>
        <w:t>ד</w:t>
      </w:r>
      <w:r w:rsidRPr="00A4639B">
        <w:rPr>
          <w:rStyle w:val="ad"/>
          <w:rFonts w:hint="cs"/>
          <w:rtl/>
        </w:rPr>
        <w:t>'</w:t>
      </w:r>
      <w:r w:rsidRPr="00A4639B">
        <w:rPr>
          <w:rStyle w:val="ad"/>
          <w:rtl/>
        </w:rPr>
        <w:t>ואם אין מחני נא מספרך</w:t>
      </w:r>
      <w:r w:rsidRPr="00A4639B">
        <w:rPr>
          <w:rStyle w:val="ad"/>
          <w:rFonts w:hint="cs"/>
          <w:rtl/>
        </w:rPr>
        <w:t>'</w:t>
      </w:r>
      <w:r w:rsidRPr="00A4639B">
        <w:rPr>
          <w:rStyle w:val="ad"/>
          <w:rtl/>
        </w:rPr>
        <w:t>.</w:t>
      </w:r>
      <w:r w:rsidR="00C642F4" w:rsidRPr="000528DA">
        <w:rPr>
          <w:rFonts w:hint="cs"/>
          <w:rtl/>
        </w:rPr>
        <w:t xml:space="preserve"> </w:t>
      </w:r>
    </w:p>
    <w:p w14:paraId="0EC21C80" w14:textId="0E0AB875" w:rsidR="00A24328" w:rsidRDefault="005F3588" w:rsidP="009A59D1">
      <w:pPr>
        <w:pStyle w:val="38"/>
        <w:framePr w:wrap="notBeside"/>
        <w:rPr>
          <w:rtl/>
        </w:rPr>
      </w:pPr>
      <w:r w:rsidRPr="00660D7A">
        <w:rPr>
          <w:rFonts w:hint="cs"/>
          <w:rtl/>
        </w:rPr>
        <w:t xml:space="preserve">ד. </w:t>
      </w:r>
      <w:r w:rsidR="00DA51A5" w:rsidRPr="00660D7A">
        <w:rPr>
          <w:rFonts w:hint="cs"/>
          <w:rtl/>
        </w:rPr>
        <w:t>ר</w:t>
      </w:r>
      <w:r w:rsidRPr="00660D7A">
        <w:rPr>
          <w:rFonts w:hint="cs"/>
          <w:rtl/>
        </w:rPr>
        <w:t>י</w:t>
      </w:r>
      <w:r w:rsidR="00AE16FF" w:rsidRPr="00660D7A">
        <w:rPr>
          <w:rtl/>
        </w:rPr>
        <w:t>"</w:t>
      </w:r>
      <w:r w:rsidRPr="00660D7A">
        <w:rPr>
          <w:rFonts w:hint="cs"/>
          <w:rtl/>
        </w:rPr>
        <w:t>צ</w:t>
      </w:r>
      <w:r w:rsidR="00A24328">
        <w:rPr>
          <w:rtl/>
        </w:rPr>
        <w:t>:</w:t>
      </w:r>
    </w:p>
    <w:p w14:paraId="78841D9C" w14:textId="0297A5D9" w:rsidR="00E9796E" w:rsidRPr="000528DA" w:rsidRDefault="00DA51A5" w:rsidP="000528DA">
      <w:pPr>
        <w:rPr>
          <w:rtl/>
        </w:rPr>
      </w:pPr>
      <w:bookmarkStart w:id="935" w:name="_Toc193636009"/>
      <w:bookmarkStart w:id="936" w:name="_Toc216184618"/>
      <w:r w:rsidRPr="00A10336">
        <w:rPr>
          <w:rStyle w:val="30"/>
          <w:rtl/>
        </w:rPr>
        <w:t>שהחלה</w:t>
      </w:r>
      <w:bookmarkEnd w:id="935"/>
      <w:bookmarkEnd w:id="936"/>
      <w:r w:rsidRPr="000528DA">
        <w:rPr>
          <w:rtl/>
        </w:rPr>
        <w:t xml:space="preserve"> עליהם מדת רחמים.</w:t>
      </w:r>
      <w:r w:rsidR="005F3588" w:rsidRPr="000528DA">
        <w:rPr>
          <w:rFonts w:hint="cs"/>
          <w:rtl/>
        </w:rPr>
        <w:t xml:space="preserve"> </w:t>
      </w:r>
    </w:p>
    <w:p w14:paraId="4A4D5719" w14:textId="57DE85CC" w:rsidR="00A24328" w:rsidRDefault="005F3588" w:rsidP="009A59D1">
      <w:pPr>
        <w:pStyle w:val="38"/>
        <w:framePr w:wrap="notBeside"/>
        <w:rPr>
          <w:rtl/>
        </w:rPr>
      </w:pPr>
      <w:r w:rsidRPr="00660D7A">
        <w:rPr>
          <w:rFonts w:hint="cs"/>
          <w:rtl/>
        </w:rPr>
        <w:t xml:space="preserve">ה. </w:t>
      </w:r>
      <w:r w:rsidRPr="00660D7A">
        <w:rPr>
          <w:rtl/>
        </w:rPr>
        <w:t>ורבנן</w:t>
      </w:r>
      <w:r w:rsidR="009B14FE">
        <w:rPr>
          <w:rtl/>
        </w:rPr>
        <w:t>:</w:t>
      </w:r>
    </w:p>
    <w:p w14:paraId="7F70F15D" w14:textId="7846AC4F" w:rsidR="00E9796E" w:rsidRPr="000528DA" w:rsidRDefault="00DA51A5" w:rsidP="000528DA">
      <w:pPr>
        <w:rPr>
          <w:rtl/>
        </w:rPr>
      </w:pPr>
      <w:bookmarkStart w:id="937" w:name="_Toc193636010"/>
      <w:bookmarkStart w:id="938" w:name="_Toc216184619"/>
      <w:r w:rsidRPr="00A10336">
        <w:rPr>
          <w:rStyle w:val="30"/>
          <w:rtl/>
        </w:rPr>
        <w:t>חולין</w:t>
      </w:r>
      <w:bookmarkEnd w:id="937"/>
      <w:bookmarkEnd w:id="938"/>
      <w:r w:rsidRPr="000528DA">
        <w:rPr>
          <w:rFonts w:ascii="Fb Fontext" w:hAnsi="Fb Fontext"/>
          <w:sz w:val="20"/>
          <w:rtl/>
        </w:rPr>
        <w:t xml:space="preserve"> הוא לך מעשות כדבר הזה.</w:t>
      </w:r>
      <w:r w:rsidR="005F3588" w:rsidRPr="00A10336">
        <w:rPr>
          <w:rStyle w:val="30"/>
          <w:rFonts w:hint="cs"/>
          <w:rtl/>
        </w:rPr>
        <w:t xml:space="preserve"> </w:t>
      </w:r>
    </w:p>
    <w:p w14:paraId="0FC0BDBD" w14:textId="2A3255DB" w:rsidR="00A24328" w:rsidRDefault="005F3588" w:rsidP="009A59D1">
      <w:pPr>
        <w:pStyle w:val="38"/>
        <w:framePr w:wrap="notBeside"/>
        <w:rPr>
          <w:rtl/>
        </w:rPr>
      </w:pPr>
      <w:r w:rsidRPr="00660D7A">
        <w:rPr>
          <w:rFonts w:hint="cs"/>
          <w:rtl/>
        </w:rPr>
        <w:t xml:space="preserve">ו. </w:t>
      </w:r>
      <w:r w:rsidR="00DA51A5" w:rsidRPr="00660D7A">
        <w:rPr>
          <w:rFonts w:hint="cs"/>
          <w:rtl/>
        </w:rPr>
        <w:t>ר"א</w:t>
      </w:r>
      <w:r w:rsidR="00A24328">
        <w:rPr>
          <w:rtl/>
        </w:rPr>
        <w:t>:</w:t>
      </w:r>
    </w:p>
    <w:p w14:paraId="2AE87B31" w14:textId="2B524F80" w:rsidR="00DA51A5" w:rsidRPr="000528DA" w:rsidRDefault="00DA51A5" w:rsidP="000528DA">
      <w:pPr>
        <w:rPr>
          <w:rtl/>
        </w:rPr>
      </w:pPr>
      <w:r w:rsidRPr="000528DA">
        <w:rPr>
          <w:rtl/>
        </w:rPr>
        <w:t>שעמד בתפלה</w:t>
      </w:r>
      <w:r w:rsidR="007A6BAC" w:rsidRPr="000528DA">
        <w:rPr>
          <w:rFonts w:hint="cs"/>
          <w:rtl/>
        </w:rPr>
        <w:t>,</w:t>
      </w:r>
      <w:r w:rsidRPr="000528DA">
        <w:rPr>
          <w:rtl/>
        </w:rPr>
        <w:t xml:space="preserve"> עד שאחזתו </w:t>
      </w:r>
      <w:r w:rsidRPr="00A10336">
        <w:rPr>
          <w:rStyle w:val="30"/>
          <w:rtl/>
        </w:rPr>
        <w:t>אחילו</w:t>
      </w:r>
      <w:r w:rsidRPr="000528DA">
        <w:rPr>
          <w:rtl/>
        </w:rPr>
        <w:t>.</w:t>
      </w:r>
      <w:r w:rsidR="00C642F4" w:rsidRPr="000528DA">
        <w:rPr>
          <w:rFonts w:hint="cs"/>
          <w:rtl/>
        </w:rPr>
        <w:t xml:space="preserve"> </w:t>
      </w:r>
      <w:r w:rsidRPr="000528DA">
        <w:rPr>
          <w:sz w:val="12"/>
          <w:szCs w:val="16"/>
          <w:rtl/>
        </w:rPr>
        <w:t>אש של עצמות</w:t>
      </w:r>
    </w:p>
    <w:p w14:paraId="402D1BAF" w14:textId="6E4D361A" w:rsidR="00A24328" w:rsidRDefault="006F07DB" w:rsidP="009A59D1">
      <w:pPr>
        <w:pStyle w:val="38"/>
        <w:framePr w:wrap="notBeside"/>
        <w:rPr>
          <w:rtl/>
        </w:rPr>
      </w:pPr>
      <w:r w:rsidRPr="00660D7A">
        <w:rPr>
          <w:rFonts w:hint="cs"/>
          <w:rtl/>
        </w:rPr>
        <w:t>ר"א</w:t>
      </w:r>
      <w:r w:rsidR="009B14FE">
        <w:rPr>
          <w:rtl/>
        </w:rPr>
        <w:t>:</w:t>
      </w:r>
    </w:p>
    <w:p w14:paraId="33CACAC3" w14:textId="703BC623" w:rsidR="007A6BAC" w:rsidRPr="00E34F28" w:rsidRDefault="00DA51A5" w:rsidP="006F07DB">
      <w:pPr>
        <w:pStyle w:val="afffff5"/>
        <w:spacing w:before="0"/>
        <w:rPr>
          <w:rtl/>
        </w:rPr>
      </w:pPr>
      <w:r w:rsidRPr="00A4639B">
        <w:rPr>
          <w:rStyle w:val="ad"/>
          <w:rFonts w:hint="cs"/>
          <w:rtl/>
        </w:rPr>
        <w:t>'</w:t>
      </w:r>
      <w:r w:rsidRPr="00A4639B">
        <w:rPr>
          <w:rStyle w:val="ad"/>
          <w:rtl/>
        </w:rPr>
        <w:t>זכר לאברהם ליצחק ולישראל עבדיך אשר נשבעת להם בך</w:t>
      </w:r>
      <w:r w:rsidRPr="00A4639B">
        <w:rPr>
          <w:rStyle w:val="ad"/>
          <w:rFonts w:hint="cs"/>
          <w:rtl/>
        </w:rPr>
        <w:t>'</w:t>
      </w:r>
      <w:r w:rsidRPr="00A4639B">
        <w:rPr>
          <w:rStyle w:val="ad"/>
          <w:rtl/>
        </w:rPr>
        <w:t>.</w:t>
      </w:r>
      <w:r w:rsidR="005D6AD7" w:rsidRPr="00FE3D07">
        <w:rPr>
          <w:rFonts w:hint="cs"/>
          <w:rtl/>
        </w:rPr>
        <w:t xml:space="preserve"> </w:t>
      </w:r>
      <w:r w:rsidRPr="00A4639B">
        <w:rPr>
          <w:rStyle w:val="ad"/>
          <w:rFonts w:hint="cs"/>
          <w:rtl/>
        </w:rPr>
        <w:t>'</w:t>
      </w:r>
      <w:r w:rsidRPr="00A4639B">
        <w:rPr>
          <w:rStyle w:val="ad"/>
          <w:rtl/>
        </w:rPr>
        <w:t>בך</w:t>
      </w:r>
      <w:r w:rsidRPr="00A4639B">
        <w:rPr>
          <w:rStyle w:val="ad"/>
          <w:rFonts w:hint="cs"/>
          <w:rtl/>
        </w:rPr>
        <w:t>'</w:t>
      </w:r>
      <w:r w:rsidRPr="00A4639B">
        <w:rPr>
          <w:rStyle w:val="ad"/>
          <w:rtl/>
        </w:rPr>
        <w:t xml:space="preserve"> </w:t>
      </w:r>
      <w:r w:rsidRPr="00E34F28">
        <w:rPr>
          <w:rStyle w:val="afffff9"/>
          <w:rtl/>
        </w:rPr>
        <w:t xml:space="preserve"> </w:t>
      </w:r>
    </w:p>
    <w:p w14:paraId="4E033991" w14:textId="26B58766" w:rsidR="00DA51A5" w:rsidRPr="000528DA" w:rsidRDefault="00DA51A5" w:rsidP="00660D7A">
      <w:pPr>
        <w:spacing w:after="60"/>
        <w:rPr>
          <w:rtl/>
        </w:rPr>
      </w:pPr>
      <w:r w:rsidRPr="00E34F28">
        <w:rPr>
          <w:rStyle w:val="afffff9"/>
          <w:rtl/>
        </w:rPr>
        <w:t xml:space="preserve">אמר משה לפני הקב"ה: </w:t>
      </w:r>
      <w:r>
        <w:rPr>
          <w:rStyle w:val="afffff9"/>
          <w:rtl/>
          <w:rPrChange w:id="9221" w:author="מנוע אמוראים" w:date="2026-10-05T16:40:51Z">
            <w:rPr>
              <w:rtl/>
            </w:rPr>
          </w:rPrChange>
        </w:rPr>
        <w:t xml:space="preserve">רבש"ע</w:t>
      </w:r>
      <w:r>
        <w:rPr>
          <w:rtl/>
        </w:rPr>
        <w:t xml:space="preserve">, אלמלא נשבעת להם בשמים ובארץ הייתי אומר</w:t>
      </w:r>
      <w:r w:rsidRPr="000528DA">
        <w:rPr>
          <w:rFonts w:hint="cs"/>
          <w:rtl/>
        </w:rPr>
        <w:t xml:space="preserve"> </w:t>
      </w:r>
      <w:r w:rsidRPr="000528DA">
        <w:rPr>
          <w:rtl/>
        </w:rPr>
        <w:t>כשם ששמים וארץ בטלים כך שבועתך בטלה</w:t>
      </w:r>
      <w:r w:rsidRPr="000528DA">
        <w:rPr>
          <w:rFonts w:hint="cs"/>
          <w:rtl/>
        </w:rPr>
        <w:t xml:space="preserve">, </w:t>
      </w:r>
      <w:r w:rsidRPr="000528DA">
        <w:rPr>
          <w:rtl/>
        </w:rPr>
        <w:t xml:space="preserve">ועכשו שנשבעת להם בשמך הגדול, מה שמך הגדול </w:t>
      </w:r>
      <w:r w:rsidR="005F3588" w:rsidRPr="000528DA">
        <w:rPr>
          <w:rtl/>
        </w:rPr>
        <w:t>חי וקיים לעולם ולעולמי עולמים</w:t>
      </w:r>
      <w:r w:rsidR="007A6BAC" w:rsidRPr="000528DA">
        <w:rPr>
          <w:rFonts w:hint="cs"/>
          <w:rtl/>
        </w:rPr>
        <w:t>,</w:t>
      </w:r>
      <w:r w:rsidR="005F3588" w:rsidRPr="000528DA">
        <w:rPr>
          <w:rFonts w:hint="cs"/>
          <w:rtl/>
        </w:rPr>
        <w:t xml:space="preserve"> </w:t>
      </w:r>
      <w:r w:rsidRPr="000528DA">
        <w:rPr>
          <w:rtl/>
        </w:rPr>
        <w:t>כך שבועתך קיימת לעולם ולעולמי עולמים.</w:t>
      </w:r>
    </w:p>
    <w:p w14:paraId="1A8B0D68" w14:textId="2C5B0F4B" w:rsidR="00A24328" w:rsidRDefault="009B14FE" w:rsidP="009A59D1">
      <w:pPr>
        <w:pStyle w:val="38"/>
        <w:framePr w:wrap="notBeside"/>
        <w:rPr>
          <w:rtl/>
        </w:rPr>
      </w:pPr>
      <w:r>
        <w:rPr>
          <w:rtl/>
        </w:rPr>
        <w:t>·</w:t>
      </w:r>
    </w:p>
    <w:p w14:paraId="6CC44398" w14:textId="1D8BE2DE" w:rsidR="00277644" w:rsidRPr="00E34F28" w:rsidRDefault="00DA51A5" w:rsidP="006F07DB">
      <w:pPr>
        <w:pStyle w:val="ac"/>
        <w:rPr>
          <w:rtl/>
        </w:rPr>
      </w:pPr>
      <w:r w:rsidRPr="006F07DB">
        <w:rPr>
          <w:rFonts w:hint="cs"/>
          <w:rtl/>
        </w:rPr>
        <w:t>'</w:t>
      </w:r>
      <w:r w:rsidRPr="006F07DB">
        <w:rPr>
          <w:rtl/>
        </w:rPr>
        <w:t xml:space="preserve">ותדבר אלהם </w:t>
      </w:r>
      <w:r w:rsidR="006F07DB" w:rsidRPr="006F07DB">
        <w:rPr>
          <w:rFonts w:hint="cs"/>
          <w:rtl/>
        </w:rPr>
        <w:t>...</w:t>
      </w:r>
      <w:r>
        <w:rPr>
          <w:rtl/>
        </w:rPr>
        <w:t xml:space="preserve"> </w:t>
      </w:r>
      <w:r>
        <w:rPr>
          <w:rStyle w:val="ad"/>
          <w:rtl/>
          <w:rPrChange w:id="9002" w:author="מנוע פסוקים" w:date="2026-10-05T16:37:53Z">
            <w:rPr>
              <w:rtl/>
            </w:rPr>
          </w:rPrChange>
        </w:rPr>
        <w:t xml:space="preserve">ככוכבי השמים וכל הארץ הזאת אשר </w:t>
      </w:r>
      <w:r>
        <w:rPr>
          <w:rStyle w:val="ad"/>
          <w:u w:val="single"/>
          <w:rtl/>
          <w:rPrChange w:id="9003" w:author="מנוע פסוקים" w:date="2026-10-05T16:37:53Z">
            <w:rPr>
              <w:u w:val="single"/>
              <w:rtl/>
            </w:rPr>
          </w:rPrChange>
        </w:rPr>
        <w:t xml:space="preserve">אמרתי</w:t>
      </w:r>
      <w:r w:rsidRPr="006F07DB">
        <w:rPr>
          <w:rFonts w:hint="cs"/>
          <w:u w:val="single"/>
          <w:rtl/>
        </w:rPr>
        <w:t>'</w:t>
      </w:r>
      <w:r w:rsidRPr="006F07DB">
        <w:rPr>
          <w:rtl/>
        </w:rPr>
        <w:t>.</w:t>
      </w:r>
      <w:r w:rsidR="005F3588" w:rsidRPr="00F311DD">
        <w:rPr>
          <w:rFonts w:hint="cs"/>
          <w:rtl/>
        </w:rPr>
        <w:t xml:space="preserve"> </w:t>
      </w:r>
    </w:p>
    <w:p w14:paraId="5BF358E3" w14:textId="7749B780" w:rsidR="00A24328" w:rsidRDefault="00DA51A5" w:rsidP="009A59D1">
      <w:pPr>
        <w:pStyle w:val="38"/>
        <w:framePr w:wrap="notBeside"/>
        <w:rPr>
          <w:rtl/>
        </w:rPr>
      </w:pPr>
      <w:r w:rsidRPr="00660D7A">
        <w:rPr>
          <w:rFonts w:hint="cs"/>
          <w:rtl/>
        </w:rPr>
        <w:t>א</w:t>
      </w:r>
      <w:r w:rsidR="00487B04" w:rsidRPr="00660D7A">
        <w:rPr>
          <w:rFonts w:hint="cs"/>
          <w:rtl/>
        </w:rPr>
        <w:t xml:space="preserve">. </w:t>
      </w:r>
      <w:r w:rsidRPr="00660D7A">
        <w:rPr>
          <w:rFonts w:hint="cs"/>
          <w:rtl/>
        </w:rPr>
        <w:t>ר</w:t>
      </w:r>
      <w:r w:rsidRPr="00660D7A">
        <w:rPr>
          <w:rtl/>
        </w:rPr>
        <w:t>"</w:t>
      </w:r>
      <w:r w:rsidRPr="00660D7A">
        <w:rPr>
          <w:rFonts w:hint="cs"/>
          <w:rtl/>
        </w:rPr>
        <w:t>א</w:t>
      </w:r>
      <w:r w:rsidR="00A24328">
        <w:rPr>
          <w:rtl/>
        </w:rPr>
        <w:t>:</w:t>
      </w:r>
    </w:p>
    <w:p w14:paraId="406208D8" w14:textId="638E0F71" w:rsidR="007A6BAC" w:rsidRPr="000528DA" w:rsidRDefault="00DA51A5" w:rsidP="000528DA">
      <w:pPr>
        <w:rPr>
          <w:rtl/>
        </w:rPr>
      </w:pPr>
      <w:r w:rsidRPr="000528DA">
        <w:rPr>
          <w:rtl/>
        </w:rPr>
        <w:t xml:space="preserve">עד כאן דברי תלמיד </w:t>
      </w:r>
      <w:r w:rsidRPr="00A10336">
        <w:rPr>
          <w:rStyle w:val="30"/>
          <w:rtl/>
        </w:rPr>
        <w:t>מכאן ואילך דברי הרב</w:t>
      </w:r>
      <w:r w:rsidRPr="000528DA">
        <w:rPr>
          <w:rtl/>
        </w:rPr>
        <w:t>.</w:t>
      </w:r>
      <w:r w:rsidR="005F3588" w:rsidRPr="006D3CF8">
        <w:rPr>
          <w:rStyle w:val="afffffb"/>
          <w:rFonts w:hint="cs"/>
          <w:b w:val="0"/>
          <w:bCs w:val="0"/>
          <w:rtl/>
        </w:rPr>
        <w:t xml:space="preserve"> </w:t>
      </w:r>
    </w:p>
    <w:p w14:paraId="7293FA93" w14:textId="588BC873" w:rsidR="00A24328" w:rsidRDefault="005F3588" w:rsidP="009A59D1">
      <w:pPr>
        <w:pStyle w:val="38"/>
        <w:framePr w:wrap="notBeside"/>
        <w:rPr>
          <w:rtl/>
        </w:rPr>
      </w:pPr>
      <w:r w:rsidRPr="00660D7A">
        <w:rPr>
          <w:rFonts w:hint="cs"/>
          <w:rtl/>
        </w:rPr>
        <w:t xml:space="preserve">ב. </w:t>
      </w:r>
      <w:r w:rsidR="00DA51A5" w:rsidRPr="00660D7A">
        <w:rPr>
          <w:rFonts w:hint="cs"/>
          <w:rtl/>
        </w:rPr>
        <w:t>ורשב</w:t>
      </w:r>
      <w:r w:rsidR="00DA51A5" w:rsidRPr="00660D7A">
        <w:rPr>
          <w:rtl/>
        </w:rPr>
        <w:t>"</w:t>
      </w:r>
      <w:r w:rsidR="00DA51A5" w:rsidRPr="00660D7A">
        <w:rPr>
          <w:rFonts w:hint="cs"/>
          <w:rtl/>
        </w:rPr>
        <w:t>נ</w:t>
      </w:r>
      <w:r w:rsidR="00A24328">
        <w:rPr>
          <w:rtl/>
        </w:rPr>
        <w:t>:</w:t>
      </w:r>
    </w:p>
    <w:p w14:paraId="1B4C6335" w14:textId="21A5D974" w:rsidR="00DA51A5" w:rsidRPr="000528DA" w:rsidRDefault="00DA51A5" w:rsidP="000528DA">
      <w:pPr>
        <w:rPr>
          <w:rtl/>
        </w:rPr>
      </w:pPr>
      <w:bookmarkStart w:id="939" w:name="_Toc193636011"/>
      <w:bookmarkStart w:id="940" w:name="_Toc216184620"/>
      <w:r w:rsidRPr="00A10336">
        <w:rPr>
          <w:rStyle w:val="30"/>
          <w:rtl/>
        </w:rPr>
        <w:lastRenderedPageBreak/>
        <w:t>אלו ואלו דברי תלמיד,</w:t>
      </w:r>
      <w:bookmarkEnd w:id="939"/>
      <w:bookmarkEnd w:id="940"/>
      <w:r w:rsidRPr="000528DA">
        <w:rPr>
          <w:rtl/>
        </w:rPr>
        <w:t xml:space="preserve"> </w:t>
      </w:r>
      <w:r w:rsidRPr="00E34F28">
        <w:rPr>
          <w:rStyle w:val="afffff9"/>
          <w:rtl/>
        </w:rPr>
        <w:t>כך אמר משה</w:t>
      </w:r>
      <w:r w:rsidR="007A6BAC" w:rsidRPr="00E34F28">
        <w:rPr>
          <w:rStyle w:val="afffff9"/>
          <w:rFonts w:hint="cs"/>
          <w:rtl/>
        </w:rPr>
        <w:t>:</w:t>
      </w:r>
      <w:r>
        <w:rPr>
          <w:rtl/>
        </w:rPr>
        <w:t xml:space="preserve"> </w:t>
      </w:r>
      <w:r>
        <w:rPr>
          <w:rStyle w:val="afffff9"/>
          <w:rtl/>
          <w:rPrChange w:id="9222" w:author="מנוע אמוראים" w:date="2026-10-05T16:40:51Z">
            <w:rPr>
              <w:rtl/>
            </w:rPr>
          </w:rPrChange>
        </w:rPr>
        <w:t xml:space="preserve">רבש"ע</w:t>
      </w:r>
      <w:r>
        <w:rPr>
          <w:rtl/>
        </w:rPr>
        <w:t xml:space="preserve"> דברים שאמרת</w:t>
      </w:r>
      <w:r w:rsidRPr="000528DA">
        <w:rPr>
          <w:rFonts w:hint="cs"/>
          <w:rtl/>
        </w:rPr>
        <w:t xml:space="preserve"> </w:t>
      </w:r>
      <w:r w:rsidRPr="000528DA">
        <w:rPr>
          <w:rtl/>
        </w:rPr>
        <w:t>לי לך אמור להם לישראל, בשמי</w:t>
      </w:r>
      <w:r w:rsidRPr="000528DA">
        <w:rPr>
          <w:rFonts w:hint="cs"/>
          <w:rtl/>
        </w:rPr>
        <w:t xml:space="preserve">, </w:t>
      </w:r>
      <w:r w:rsidRPr="000528DA">
        <w:rPr>
          <w:rtl/>
        </w:rPr>
        <w:t>הלכתי ואמרתי להם בשמך</w:t>
      </w:r>
      <w:r w:rsidRPr="000528DA">
        <w:rPr>
          <w:rFonts w:hint="cs"/>
          <w:rtl/>
        </w:rPr>
        <w:t>,</w:t>
      </w:r>
      <w:r w:rsidRPr="000528DA">
        <w:rPr>
          <w:rtl/>
        </w:rPr>
        <w:t xml:space="preserve"> עכשו מה אני אומר להם?</w:t>
      </w:r>
    </w:p>
    <w:p w14:paraId="3E5494E2" w14:textId="43F1C97E" w:rsidR="00A24328" w:rsidRDefault="009B14FE" w:rsidP="009A59D1">
      <w:pPr>
        <w:pStyle w:val="38"/>
        <w:framePr w:wrap="notBeside"/>
        <w:rPr>
          <w:rtl/>
        </w:rPr>
      </w:pPr>
      <w:r>
        <w:rPr>
          <w:rtl/>
        </w:rPr>
        <w:t>·</w:t>
      </w:r>
    </w:p>
    <w:p w14:paraId="7DCE34C5" w14:textId="3EEA51E5" w:rsidR="006F07DB" w:rsidRPr="00E34F28" w:rsidRDefault="00DA51A5" w:rsidP="00660D7A">
      <w:pPr>
        <w:pStyle w:val="afffff5"/>
        <w:jc w:val="center"/>
        <w:rPr>
          <w:rtl/>
        </w:rPr>
      </w:pPr>
      <w:r w:rsidRPr="00A4639B">
        <w:rPr>
          <w:rStyle w:val="ad"/>
          <w:rFonts w:hint="cs"/>
          <w:rtl/>
        </w:rPr>
        <w:t>'</w:t>
      </w:r>
      <w:r w:rsidRPr="00A4639B">
        <w:rPr>
          <w:rStyle w:val="ad"/>
          <w:rtl/>
        </w:rPr>
        <w:t>מבלתי יכלת ה'</w:t>
      </w:r>
    </w:p>
    <w:p w14:paraId="38E873BF" w14:textId="7EB29E46" w:rsidR="00A24328" w:rsidRDefault="007A6BAC" w:rsidP="009A59D1">
      <w:pPr>
        <w:pStyle w:val="38"/>
        <w:framePr w:wrap="notBeside"/>
        <w:rPr>
          <w:rtl/>
        </w:rPr>
      </w:pPr>
      <w:r w:rsidRPr="00660D7A">
        <w:rPr>
          <w:rFonts w:hint="cs"/>
          <w:rtl/>
        </w:rPr>
        <w:t>אמר משה</w:t>
      </w:r>
      <w:r w:rsidR="009B14FE">
        <w:rPr>
          <w:rFonts w:hint="cs"/>
          <w:rtl/>
        </w:rPr>
        <w:t>:</w:t>
      </w:r>
    </w:p>
    <w:p w14:paraId="5D49D737" w14:textId="4DE08202" w:rsidR="007A6BAC" w:rsidRPr="0029048C" w:rsidRDefault="00DA51A5" w:rsidP="006F07DB">
      <w:pPr>
        <w:pStyle w:val="afffff5"/>
        <w:spacing w:before="0"/>
        <w:rPr>
          <w:spacing w:val="-6"/>
          <w:rtl/>
        </w:rPr>
      </w:pPr>
      <w:r>
        <w:rPr>
          <w:rStyle w:val="afffff9"/>
          <w:spacing w:val="-6"/>
          <w:rtl/>
          <w:rPrChange w:id="9223" w:author="מנוע אמוראים" w:date="2026-10-05T16:40:51Z">
            <w:rPr>
              <w:spacing w:val="-6"/>
              <w:rtl/>
            </w:rPr>
          </w:rPrChange>
        </w:rPr>
        <w:t xml:space="preserve">רבש"ע</w:t>
      </w:r>
      <w:r>
        <w:rPr>
          <w:spacing w:val="-6"/>
          <w:rtl/>
        </w:rPr>
        <w:t xml:space="preserve">, עכשיו יאמרו אומות העולם: תשש כחו כנקבה ואינו יכול להציל.</w:t>
      </w:r>
      <w:r w:rsidR="005F3588" w:rsidRPr="0029048C">
        <w:rPr>
          <w:rFonts w:hint="cs"/>
          <w:spacing w:val="-6"/>
          <w:rtl/>
        </w:rPr>
        <w:t xml:space="preserve"> </w:t>
      </w:r>
    </w:p>
    <w:p w14:paraId="3B2C4FBB" w14:textId="5EB1AFE3" w:rsidR="00A24328" w:rsidRDefault="00DA51A5" w:rsidP="009A59D1">
      <w:pPr>
        <w:pStyle w:val="38"/>
        <w:framePr w:wrap="notBeside"/>
        <w:rPr>
          <w:rtl/>
        </w:rPr>
      </w:pPr>
      <w:r w:rsidRPr="00660D7A">
        <w:rPr>
          <w:rtl/>
        </w:rPr>
        <w:t>אמר הקב"ה</w:t>
      </w:r>
      <w:r w:rsidR="00A24328">
        <w:rPr>
          <w:rtl/>
        </w:rPr>
        <w:t>:</w:t>
      </w:r>
    </w:p>
    <w:p w14:paraId="74D23690" w14:textId="48AD4B3D" w:rsidR="007A6BAC" w:rsidRPr="000528DA" w:rsidRDefault="00DA51A5" w:rsidP="000528DA">
      <w:pPr>
        <w:rPr>
          <w:rtl/>
        </w:rPr>
      </w:pPr>
      <w:r w:rsidRPr="000528DA">
        <w:rPr>
          <w:rtl/>
        </w:rPr>
        <w:t>והלא כבר ראו נסים וגבורות שעשיתי להם על הים,</w:t>
      </w:r>
      <w:r w:rsidR="007A6BAC" w:rsidRPr="000528DA">
        <w:rPr>
          <w:rFonts w:hint="cs"/>
          <w:rtl/>
        </w:rPr>
        <w:t xml:space="preserve">  </w:t>
      </w:r>
    </w:p>
    <w:p w14:paraId="285CDA8B" w14:textId="52F60067" w:rsidR="00A24328" w:rsidRDefault="00DA51A5" w:rsidP="009A59D1">
      <w:pPr>
        <w:pStyle w:val="38"/>
        <w:framePr w:wrap="notBeside"/>
        <w:rPr>
          <w:rtl/>
        </w:rPr>
      </w:pPr>
      <w:r w:rsidRPr="00660D7A">
        <w:rPr>
          <w:rtl/>
        </w:rPr>
        <w:t>אמר לפניו</w:t>
      </w:r>
      <w:r w:rsidR="009B14FE">
        <w:rPr>
          <w:rtl/>
        </w:rPr>
        <w:t>:</w:t>
      </w:r>
    </w:p>
    <w:p w14:paraId="3F842D7F" w14:textId="2DFB9A58" w:rsidR="00251A01" w:rsidRPr="0029048C" w:rsidRDefault="00DA51A5" w:rsidP="000528DA">
      <w:pPr>
        <w:rPr>
          <w:spacing w:val="-2"/>
          <w:rtl/>
        </w:rPr>
      </w:pPr>
      <w:r w:rsidRPr="0029048C">
        <w:rPr>
          <w:spacing w:val="-2"/>
          <w:rtl/>
        </w:rPr>
        <w:t xml:space="preserve">עדיין </w:t>
      </w:r>
      <w:r w:rsidR="007A6BAC" w:rsidRPr="0029048C">
        <w:rPr>
          <w:rFonts w:hint="cs"/>
          <w:spacing w:val="-2"/>
          <w:rtl/>
        </w:rPr>
        <w:t>יאמרו</w:t>
      </w:r>
      <w:r w:rsidRPr="0029048C">
        <w:rPr>
          <w:spacing w:val="-2"/>
          <w:rtl/>
        </w:rPr>
        <w:t>: למלך אחד יכול לעמוד, ל</w:t>
      </w:r>
      <w:r w:rsidRPr="0029048C">
        <w:rPr>
          <w:rFonts w:hint="cs"/>
          <w:spacing w:val="-2"/>
          <w:rtl/>
        </w:rPr>
        <w:t>ל"א</w:t>
      </w:r>
      <w:r w:rsidRPr="0029048C">
        <w:rPr>
          <w:spacing w:val="-2"/>
          <w:rtl/>
        </w:rPr>
        <w:t xml:space="preserve"> מלכים אינו יכול לעמוד.</w:t>
      </w:r>
      <w:r w:rsidR="005F3588" w:rsidRPr="0029048C">
        <w:rPr>
          <w:rFonts w:hint="cs"/>
          <w:spacing w:val="-2"/>
          <w:rtl/>
        </w:rPr>
        <w:t xml:space="preserve"> </w:t>
      </w:r>
    </w:p>
    <w:p w14:paraId="550F6DF2" w14:textId="7D894E9E" w:rsidR="00A24328" w:rsidRDefault="009B14FE" w:rsidP="009A59D1">
      <w:pPr>
        <w:pStyle w:val="38"/>
        <w:framePr w:wrap="notBeside"/>
        <w:rPr>
          <w:rtl/>
        </w:rPr>
      </w:pPr>
      <w:r>
        <w:rPr>
          <w:rtl/>
        </w:rPr>
        <w:t>·</w:t>
      </w:r>
    </w:p>
    <w:p w14:paraId="4CD22C4A" w14:textId="0D38BF4C" w:rsidR="00E9796E" w:rsidRPr="00E34F28" w:rsidRDefault="005F3588" w:rsidP="00660D7A">
      <w:pPr>
        <w:pStyle w:val="afffff5"/>
        <w:jc w:val="center"/>
        <w:rPr>
          <w:rtl/>
        </w:rPr>
      </w:pPr>
      <w:r w:rsidRPr="00A4639B">
        <w:rPr>
          <w:rStyle w:val="ad"/>
          <w:rFonts w:hint="cs"/>
          <w:rtl/>
        </w:rPr>
        <w:t>'</w:t>
      </w:r>
      <w:r w:rsidRPr="00A4639B">
        <w:rPr>
          <w:rStyle w:val="ad"/>
          <w:rtl/>
        </w:rPr>
        <w:t>ויאמר ה' סלחתי כדבריך</w:t>
      </w:r>
      <w:r w:rsidRPr="00A4639B">
        <w:rPr>
          <w:rStyle w:val="ad"/>
          <w:rFonts w:hint="cs"/>
          <w:rtl/>
        </w:rPr>
        <w:t>'</w:t>
      </w:r>
    </w:p>
    <w:p w14:paraId="47F8A3DC" w14:textId="0835F59B" w:rsidR="00A24328" w:rsidRDefault="00E9796E" w:rsidP="009A59D1">
      <w:pPr>
        <w:pStyle w:val="38"/>
        <w:framePr w:wrap="notBeside"/>
        <w:rPr>
          <w:rtl/>
        </w:rPr>
      </w:pPr>
      <w:r w:rsidRPr="00660D7A">
        <w:rPr>
          <w:rFonts w:hint="cs"/>
          <w:rtl/>
        </w:rPr>
        <w:t xml:space="preserve">א. </w:t>
      </w:r>
      <w:r w:rsidR="00DA51A5" w:rsidRPr="00660D7A">
        <w:rPr>
          <w:rtl/>
        </w:rPr>
        <w:t>רי"ו</w:t>
      </w:r>
      <w:r w:rsidR="00A24328">
        <w:rPr>
          <w:rtl/>
        </w:rPr>
        <w:t>:</w:t>
      </w:r>
    </w:p>
    <w:p w14:paraId="35F9F3D7" w14:textId="4BF9C49D" w:rsidR="00E9796E" w:rsidRPr="000528DA" w:rsidRDefault="00DA51A5" w:rsidP="000528DA">
      <w:pPr>
        <w:rPr>
          <w:rtl/>
        </w:rPr>
      </w:pPr>
      <w:r w:rsidRPr="000528DA">
        <w:rPr>
          <w:rtl/>
        </w:rPr>
        <w:t>שחזר הקב"ה והודה למשה</w:t>
      </w:r>
      <w:r w:rsidRPr="00A4639B">
        <w:rPr>
          <w:rStyle w:val="ad"/>
          <w:rtl/>
        </w:rPr>
        <w:t>.</w:t>
      </w:r>
      <w:r w:rsidR="00291D7F">
        <w:rPr>
          <w:rStyle w:val="ad"/>
          <w:rFonts w:hint="cs"/>
          <w:rtl/>
        </w:rPr>
        <w:t xml:space="preserve"> </w:t>
      </w:r>
    </w:p>
    <w:p w14:paraId="780D8AE1" w14:textId="625367C8" w:rsidR="00A24328" w:rsidRDefault="00E9796E" w:rsidP="009A59D1">
      <w:pPr>
        <w:pStyle w:val="38"/>
        <w:framePr w:wrap="notBeside"/>
        <w:rPr>
          <w:rtl/>
        </w:rPr>
      </w:pPr>
      <w:r w:rsidRPr="00660D7A">
        <w:rPr>
          <w:rFonts w:hint="cs"/>
          <w:rtl/>
        </w:rPr>
        <w:t>ב. ד</w:t>
      </w:r>
      <w:r w:rsidR="005F3588" w:rsidRPr="00660D7A">
        <w:rPr>
          <w:rFonts w:hint="cs"/>
          <w:rtl/>
        </w:rPr>
        <w:t>רי"ש</w:t>
      </w:r>
      <w:r w:rsidR="00A24328">
        <w:rPr>
          <w:rtl/>
        </w:rPr>
        <w:t>:</w:t>
      </w:r>
    </w:p>
    <w:p w14:paraId="61FC4ABD" w14:textId="28B30D2F" w:rsidR="00DA51A5" w:rsidRPr="0029048C" w:rsidRDefault="00DA51A5" w:rsidP="000528DA">
      <w:pPr>
        <w:rPr>
          <w:spacing w:val="-2"/>
          <w:rtl/>
        </w:rPr>
      </w:pPr>
      <w:r w:rsidRPr="0029048C">
        <w:rPr>
          <w:rStyle w:val="ad"/>
          <w:spacing w:val="-2"/>
          <w:rtl/>
        </w:rPr>
        <w:t>כדבריך</w:t>
      </w:r>
      <w:r w:rsidRPr="0029048C">
        <w:rPr>
          <w:spacing w:val="-2"/>
          <w:rtl/>
        </w:rPr>
        <w:t xml:space="preserve"> עתידים אומות העולם לומר כן</w:t>
      </w:r>
      <w:r w:rsidR="009F0811" w:rsidRPr="0029048C">
        <w:rPr>
          <w:rFonts w:hint="cs"/>
          <w:spacing w:val="-2"/>
          <w:rtl/>
        </w:rPr>
        <w:t>,</w:t>
      </w:r>
      <w:r w:rsidR="005F3588" w:rsidRPr="0029048C">
        <w:rPr>
          <w:rFonts w:hint="cs"/>
          <w:spacing w:val="-2"/>
          <w:rtl/>
        </w:rPr>
        <w:t xml:space="preserve"> </w:t>
      </w:r>
      <w:r w:rsidRPr="0029048C">
        <w:rPr>
          <w:spacing w:val="-2"/>
          <w:rtl/>
        </w:rPr>
        <w:t>אשרי תלמיד שרבו מודה לו.</w:t>
      </w:r>
    </w:p>
    <w:p w14:paraId="1FD43B60" w14:textId="762FCDFC" w:rsidR="00A24328" w:rsidRDefault="006F07DB" w:rsidP="009A59D1">
      <w:pPr>
        <w:pStyle w:val="38"/>
        <w:framePr w:wrap="notBeside"/>
        <w:rPr>
          <w:rtl/>
        </w:rPr>
      </w:pPr>
      <w:r w:rsidRPr="00660D7A">
        <w:rPr>
          <w:rFonts w:hint="cs"/>
          <w:rtl/>
        </w:rPr>
        <w:t>- רי</w:t>
      </w:r>
      <w:r w:rsidRPr="00660D7A">
        <w:rPr>
          <w:rtl/>
        </w:rPr>
        <w:t>"</w:t>
      </w:r>
      <w:r w:rsidRPr="00660D7A">
        <w:rPr>
          <w:rFonts w:hint="cs"/>
          <w:rtl/>
        </w:rPr>
        <w:t>צ</w:t>
      </w:r>
      <w:r w:rsidR="00A24328">
        <w:rPr>
          <w:rtl/>
        </w:rPr>
        <w:t>:</w:t>
      </w:r>
    </w:p>
    <w:p w14:paraId="53D19CFC" w14:textId="3A95CC87" w:rsidR="006F07DB" w:rsidRPr="00E34F28" w:rsidRDefault="00DA51A5" w:rsidP="006F07DB">
      <w:pPr>
        <w:pStyle w:val="afffff5"/>
        <w:spacing w:before="0" w:after="120"/>
        <w:rPr>
          <w:rtl/>
        </w:rPr>
      </w:pPr>
      <w:r w:rsidRPr="00FE3D07">
        <w:rPr>
          <w:rFonts w:hint="cs"/>
          <w:rtl/>
        </w:rPr>
        <w:t>'</w:t>
      </w:r>
      <w:r w:rsidRPr="00A4639B">
        <w:rPr>
          <w:rStyle w:val="ad"/>
          <w:rtl/>
        </w:rPr>
        <w:t>ואולם חי אני</w:t>
      </w:r>
      <w:r w:rsidRPr="00A4639B">
        <w:rPr>
          <w:rStyle w:val="ad"/>
          <w:rFonts w:hint="cs"/>
          <w:rtl/>
        </w:rPr>
        <w:t>'</w:t>
      </w:r>
      <w:r w:rsidRPr="00FE3D07">
        <w:rPr>
          <w:rtl/>
        </w:rPr>
        <w:t xml:space="preserve"> </w:t>
      </w:r>
      <w:r w:rsidR="009F0811" w:rsidRPr="00E34F28">
        <w:rPr>
          <w:rStyle w:val="afffff9"/>
          <w:rFonts w:hint="cs"/>
          <w:rtl/>
        </w:rPr>
        <w:t>א"ל</w:t>
      </w:r>
      <w:r w:rsidRPr="00E34F28">
        <w:rPr>
          <w:rStyle w:val="afffff9"/>
          <w:rtl/>
        </w:rPr>
        <w:t xml:space="preserve"> הקב"ה למשה: </w:t>
      </w:r>
      <w:r w:rsidRPr="00FE3D07">
        <w:rPr>
          <w:rtl/>
        </w:rPr>
        <w:t xml:space="preserve">משה </w:t>
      </w:r>
      <w:r w:rsidRPr="00A10336">
        <w:rPr>
          <w:rStyle w:val="30"/>
          <w:rtl/>
        </w:rPr>
        <w:t>החייתני</w:t>
      </w:r>
      <w:r w:rsidRPr="00FE3D07">
        <w:rPr>
          <w:rtl/>
        </w:rPr>
        <w:t xml:space="preserve"> בדבריך.</w:t>
      </w:r>
    </w:p>
    <w:p w14:paraId="2CA5B103" w14:textId="0CAA17E1" w:rsidR="00A24328" w:rsidRDefault="00DA51A5" w:rsidP="009A59D1">
      <w:pPr>
        <w:pStyle w:val="38"/>
        <w:framePr w:wrap="notBeside"/>
        <w:rPr>
          <w:rtl/>
        </w:rPr>
      </w:pPr>
      <w:r w:rsidRPr="00660D7A">
        <w:rPr>
          <w:rtl/>
        </w:rPr>
        <w:t>דרש רבי שמלאי</w:t>
      </w:r>
      <w:r w:rsidR="00A24328">
        <w:rPr>
          <w:rtl/>
        </w:rPr>
        <w:t>:</w:t>
      </w:r>
    </w:p>
    <w:p w14:paraId="00ECECCB" w14:textId="2BF68DAB" w:rsidR="009F0811" w:rsidRPr="00E34F28" w:rsidRDefault="00DA51A5" w:rsidP="006F07DB">
      <w:pPr>
        <w:pStyle w:val="afffff5"/>
        <w:spacing w:before="0"/>
        <w:rPr>
          <w:rtl/>
        </w:rPr>
      </w:pPr>
      <w:r w:rsidRPr="00FE3D07">
        <w:rPr>
          <w:rFonts w:ascii="Fb Fontext" w:hAnsi="Fb Fontext"/>
          <w:rtl/>
        </w:rPr>
        <w:t xml:space="preserve">לעולם יסדר </w:t>
      </w:r>
      <w:r w:rsidRPr="00A10336">
        <w:rPr>
          <w:rStyle w:val="30"/>
          <w:rtl/>
        </w:rPr>
        <w:t>שבח הקב"ה ואח</w:t>
      </w:r>
      <w:r w:rsidRPr="00A10336">
        <w:rPr>
          <w:rStyle w:val="30"/>
          <w:rFonts w:hint="cs"/>
          <w:rtl/>
        </w:rPr>
        <w:t>"כ</w:t>
      </w:r>
      <w:r w:rsidRPr="00A10336">
        <w:rPr>
          <w:rStyle w:val="30"/>
          <w:rtl/>
        </w:rPr>
        <w:t xml:space="preserve"> יתפלל</w:t>
      </w:r>
      <w:r w:rsidRPr="00FE3D07">
        <w:rPr>
          <w:rFonts w:ascii="Fb Fontext" w:hAnsi="Fb Fontext"/>
          <w:rtl/>
        </w:rPr>
        <w:t>.</w:t>
      </w:r>
      <w:r w:rsidR="005F3588" w:rsidRPr="00FE3D07">
        <w:rPr>
          <w:rFonts w:hint="cs"/>
          <w:rtl/>
        </w:rPr>
        <w:t xml:space="preserve"> </w:t>
      </w:r>
    </w:p>
    <w:p w14:paraId="1C44CC63" w14:textId="77777777" w:rsidR="00DA51A5" w:rsidRPr="000528DA" w:rsidRDefault="00DA51A5" w:rsidP="000528DA">
      <w:pPr>
        <w:rPr>
          <w:rtl/>
        </w:rPr>
      </w:pPr>
      <w:r w:rsidRPr="000528DA">
        <w:rPr>
          <w:rtl/>
        </w:rPr>
        <w:t xml:space="preserve">ממשה </w:t>
      </w:r>
      <w:r w:rsidRPr="006F07DB">
        <w:rPr>
          <w:rStyle w:val="ad"/>
          <w:rtl/>
        </w:rPr>
        <w:t>ד</w:t>
      </w:r>
      <w:r w:rsidRPr="006F07DB">
        <w:rPr>
          <w:rStyle w:val="ad"/>
          <w:rFonts w:hint="cs"/>
          <w:rtl/>
        </w:rPr>
        <w:t>'</w:t>
      </w:r>
      <w:r w:rsidRPr="006F07DB">
        <w:rPr>
          <w:rStyle w:val="ad"/>
          <w:rtl/>
        </w:rPr>
        <w:t>ואתחנן</w:t>
      </w:r>
      <w:r w:rsidR="00936984">
        <w:rPr>
          <w:rStyle w:val="ad"/>
          <w:rFonts w:hint="cs"/>
          <w:rtl/>
        </w:rPr>
        <w:t xml:space="preserve">, </w:t>
      </w:r>
      <w:r w:rsidR="009F0811" w:rsidRPr="000528DA">
        <w:rPr>
          <w:rFonts w:hint="cs"/>
          <w:rtl/>
        </w:rPr>
        <w:t>ושבח</w:t>
      </w:r>
      <w:r w:rsidR="00936984" w:rsidRPr="000528DA">
        <w:rPr>
          <w:rFonts w:hint="cs"/>
          <w:rtl/>
        </w:rPr>
        <w:t xml:space="preserve"> דהקב''ה</w:t>
      </w:r>
      <w:r w:rsidR="009F0811" w:rsidRPr="000528DA">
        <w:rPr>
          <w:rFonts w:hint="cs"/>
          <w:rtl/>
        </w:rPr>
        <w:t>,</w:t>
      </w:r>
      <w:r w:rsidR="00936984" w:rsidRPr="000528DA">
        <w:rPr>
          <w:rFonts w:hint="cs"/>
          <w:rtl/>
        </w:rPr>
        <w:t xml:space="preserve"> ואח''כ</w:t>
      </w:r>
      <w:r w:rsidR="00936984">
        <w:rPr>
          <w:rStyle w:val="ad"/>
          <w:rFonts w:hint="cs"/>
          <w:rtl/>
        </w:rPr>
        <w:t xml:space="preserve"> </w:t>
      </w:r>
      <w:r w:rsidRPr="006F07DB">
        <w:rPr>
          <w:rStyle w:val="ad"/>
          <w:rFonts w:hint="cs"/>
          <w:rtl/>
        </w:rPr>
        <w:t>'</w:t>
      </w:r>
      <w:r w:rsidRPr="006F07DB">
        <w:rPr>
          <w:rStyle w:val="ad"/>
          <w:rtl/>
        </w:rPr>
        <w:t>אעברה נא</w:t>
      </w:r>
      <w:r w:rsidR="009F0811" w:rsidRPr="006F07DB">
        <w:rPr>
          <w:rStyle w:val="ad"/>
          <w:rFonts w:hint="cs"/>
          <w:rtl/>
        </w:rPr>
        <w:t>'</w:t>
      </w:r>
      <w:r w:rsidRPr="00A4639B">
        <w:rPr>
          <w:rStyle w:val="ad"/>
          <w:rtl/>
        </w:rPr>
        <w:t>.</w:t>
      </w:r>
    </w:p>
    <w:p w14:paraId="1661C4FD" w14:textId="77777777" w:rsidR="00DA51A5" w:rsidRPr="00E34F28" w:rsidRDefault="00DA51A5" w:rsidP="00EC0DC4">
      <w:pPr>
        <w:pStyle w:val="af2"/>
        <w:framePr w:wrap="around"/>
        <w:rPr>
          <w:rtl/>
        </w:rPr>
      </w:pPr>
      <w:r w:rsidRPr="00A4639B">
        <w:rPr>
          <w:rtl/>
        </w:rPr>
        <w:t>לב:</w:t>
      </w:r>
    </w:p>
    <w:p w14:paraId="5970ECDD" w14:textId="0D9A0F4D" w:rsidR="00A24328" w:rsidRDefault="00DA51A5" w:rsidP="009A59D1">
      <w:pPr>
        <w:pStyle w:val="38"/>
        <w:framePr w:wrap="notBeside"/>
        <w:rPr>
          <w:rtl/>
        </w:rPr>
      </w:pPr>
      <w:r w:rsidRPr="00660D7A">
        <w:rPr>
          <w:rtl/>
        </w:rPr>
        <w:t>ר</w:t>
      </w:r>
      <w:r w:rsidRPr="00660D7A">
        <w:rPr>
          <w:rFonts w:hint="cs"/>
          <w:rtl/>
        </w:rPr>
        <w:t>"א</w:t>
      </w:r>
      <w:r w:rsidR="00A24328">
        <w:rPr>
          <w:rtl/>
        </w:rPr>
        <w:t>:</w:t>
      </w:r>
    </w:p>
    <w:p w14:paraId="3FCEE6C7" w14:textId="6B849C66" w:rsidR="00DA51A5" w:rsidRPr="00E34F28" w:rsidRDefault="005F3588" w:rsidP="006F07DB">
      <w:pPr>
        <w:pStyle w:val="afffff5"/>
        <w:spacing w:before="0"/>
        <w:rPr>
          <w:rtl/>
        </w:rPr>
      </w:pPr>
      <w:bookmarkStart w:id="941" w:name="_Toc193636012"/>
      <w:bookmarkStart w:id="942" w:name="_Toc216184621"/>
      <w:r w:rsidRPr="00A10336">
        <w:rPr>
          <w:rStyle w:val="30"/>
          <w:rtl/>
        </w:rPr>
        <w:t xml:space="preserve">גדולה תפלה </w:t>
      </w:r>
      <w:r w:rsidR="00DA51A5" w:rsidRPr="00A10336">
        <w:rPr>
          <w:rStyle w:val="30"/>
          <w:rtl/>
        </w:rPr>
        <w:t>ממעשים טובים</w:t>
      </w:r>
      <w:bookmarkEnd w:id="941"/>
      <w:bookmarkEnd w:id="942"/>
      <w:r w:rsidR="00DA51A5" w:rsidRPr="00FE3D07">
        <w:rPr>
          <w:rFonts w:ascii="Fb Fontext" w:hAnsi="Fb Fontext"/>
          <w:rtl/>
        </w:rPr>
        <w:t>.</w:t>
      </w:r>
      <w:r w:rsidRPr="00FE3D07">
        <w:rPr>
          <w:rFonts w:hint="cs"/>
          <w:rtl/>
        </w:rPr>
        <w:t xml:space="preserve"> </w:t>
      </w:r>
      <w:r w:rsidR="00DA51A5" w:rsidRPr="00FE3D07">
        <w:rPr>
          <w:rtl/>
        </w:rPr>
        <w:t xml:space="preserve">שאין לך גדול במעשים טובים יותר ממשה רבינו, אע"פ כן לא נענה אלא בתפלה, </w:t>
      </w:r>
      <w:r w:rsidRPr="00FE3D07">
        <w:rPr>
          <w:rFonts w:hint="cs"/>
          <w:rtl/>
        </w:rPr>
        <w:t>ד</w:t>
      </w:r>
      <w:r w:rsidR="00DA51A5" w:rsidRPr="00A4639B">
        <w:rPr>
          <w:rStyle w:val="ad"/>
          <w:rtl/>
        </w:rPr>
        <w:t xml:space="preserve"> 'אל תוסף דבר אלי</w:t>
      </w:r>
      <w:r w:rsidR="00DA51A5" w:rsidRPr="00A4639B">
        <w:rPr>
          <w:rStyle w:val="ad"/>
          <w:rFonts w:hint="cs"/>
          <w:rtl/>
        </w:rPr>
        <w:t>'</w:t>
      </w:r>
      <w:r w:rsidR="00DA51A5" w:rsidRPr="00A4639B">
        <w:rPr>
          <w:rStyle w:val="ad"/>
          <w:rtl/>
        </w:rPr>
        <w:t>,</w:t>
      </w:r>
      <w:r w:rsidRPr="00FE3D07">
        <w:rPr>
          <w:rtl/>
        </w:rPr>
        <w:t xml:space="preserve"> וסמיך</w:t>
      </w:r>
      <w:r w:rsidR="00DA51A5" w:rsidRPr="00A4639B">
        <w:rPr>
          <w:rStyle w:val="ad"/>
          <w:rtl/>
        </w:rPr>
        <w:t xml:space="preserve"> </w:t>
      </w:r>
      <w:r w:rsidR="00DA51A5" w:rsidRPr="00A4639B">
        <w:rPr>
          <w:rStyle w:val="ad"/>
          <w:rFonts w:hint="cs"/>
          <w:rtl/>
        </w:rPr>
        <w:t>'</w:t>
      </w:r>
      <w:r w:rsidR="00DA51A5" w:rsidRPr="00A4639B">
        <w:rPr>
          <w:rStyle w:val="ad"/>
          <w:rtl/>
        </w:rPr>
        <w:t>עלה ראש הפסגה</w:t>
      </w:r>
      <w:r w:rsidR="00DA51A5" w:rsidRPr="00A4639B">
        <w:rPr>
          <w:rStyle w:val="ad"/>
          <w:rFonts w:hint="cs"/>
          <w:rtl/>
        </w:rPr>
        <w:t>'</w:t>
      </w:r>
      <w:r w:rsidR="00DA51A5" w:rsidRPr="00A4639B">
        <w:rPr>
          <w:rStyle w:val="ad"/>
          <w:rtl/>
        </w:rPr>
        <w:t>.</w:t>
      </w:r>
    </w:p>
    <w:p w14:paraId="7F783FB6" w14:textId="77777777" w:rsidR="00DA51A5" w:rsidRPr="000528DA" w:rsidRDefault="00DA51A5" w:rsidP="000528DA">
      <w:pPr>
        <w:rPr>
          <w:rtl/>
        </w:rPr>
      </w:pPr>
      <w:bookmarkStart w:id="943" w:name="_Toc193636013"/>
      <w:bookmarkStart w:id="944" w:name="_Toc216184622"/>
      <w:r w:rsidRPr="00A10336">
        <w:rPr>
          <w:rStyle w:val="30"/>
          <w:rtl/>
        </w:rPr>
        <w:t>גדולה תעני</w:t>
      </w:r>
      <w:r w:rsidR="005F3588" w:rsidRPr="00A10336">
        <w:rPr>
          <w:rStyle w:val="30"/>
          <w:rtl/>
        </w:rPr>
        <w:t>ת</w:t>
      </w:r>
      <w:r w:rsidRPr="00A10336">
        <w:rPr>
          <w:rStyle w:val="30"/>
          <w:rtl/>
        </w:rPr>
        <w:t xml:space="preserve"> מן הצדקה.</w:t>
      </w:r>
      <w:bookmarkEnd w:id="943"/>
      <w:bookmarkEnd w:id="944"/>
      <w:r w:rsidRPr="00A10336">
        <w:rPr>
          <w:rStyle w:val="30"/>
          <w:rFonts w:hint="cs"/>
          <w:rtl/>
        </w:rPr>
        <w:t xml:space="preserve"> </w:t>
      </w:r>
      <w:r w:rsidR="006D794F" w:rsidRPr="000528DA">
        <w:rPr>
          <w:rFonts w:hint="cs"/>
          <w:rtl/>
        </w:rPr>
        <w:t>ד</w:t>
      </w:r>
      <w:r w:rsidRPr="000528DA">
        <w:rPr>
          <w:rtl/>
        </w:rPr>
        <w:t>זה בגופו וזה בממונו</w:t>
      </w:r>
      <w:r w:rsidRPr="000528DA">
        <w:rPr>
          <w:rFonts w:hint="cs"/>
          <w:rtl/>
        </w:rPr>
        <w:t>'</w:t>
      </w:r>
      <w:r w:rsidRPr="000528DA">
        <w:rPr>
          <w:rtl/>
        </w:rPr>
        <w:t>.</w:t>
      </w:r>
    </w:p>
    <w:p w14:paraId="4331225A" w14:textId="77777777" w:rsidR="00DA51A5" w:rsidRPr="000528DA" w:rsidRDefault="006D794F" w:rsidP="000528DA">
      <w:pPr>
        <w:rPr>
          <w:rtl/>
        </w:rPr>
      </w:pPr>
      <w:bookmarkStart w:id="945" w:name="_Toc193636014"/>
      <w:bookmarkStart w:id="946" w:name="_Toc216184623"/>
      <w:r w:rsidRPr="00A10336">
        <w:rPr>
          <w:rStyle w:val="30"/>
          <w:rtl/>
        </w:rPr>
        <w:t xml:space="preserve">גדולה תפלה </w:t>
      </w:r>
      <w:r w:rsidR="00DA51A5" w:rsidRPr="00A10336">
        <w:rPr>
          <w:rStyle w:val="30"/>
          <w:rtl/>
        </w:rPr>
        <w:t>מן הקרבנות</w:t>
      </w:r>
      <w:bookmarkEnd w:id="945"/>
      <w:bookmarkEnd w:id="946"/>
      <w:r w:rsidR="00DA51A5" w:rsidRPr="000528DA">
        <w:rPr>
          <w:rtl/>
        </w:rPr>
        <w:t xml:space="preserve"> </w:t>
      </w:r>
      <w:r w:rsidRPr="000528DA">
        <w:rPr>
          <w:rFonts w:hint="cs"/>
          <w:rtl/>
        </w:rPr>
        <w:t>ד</w:t>
      </w:r>
      <w:r w:rsidR="009F0811" w:rsidRPr="00F95182">
        <w:rPr>
          <w:rStyle w:val="ad"/>
          <w:rFonts w:hint="cs"/>
          <w:rtl/>
        </w:rPr>
        <w:t>'</w:t>
      </w:r>
      <w:r w:rsidR="00DA51A5" w:rsidRPr="00F95182">
        <w:rPr>
          <w:rStyle w:val="ad"/>
          <w:rtl/>
        </w:rPr>
        <w:t>למה לי רב זבחיכם</w:t>
      </w:r>
      <w:r w:rsidR="00DA51A5" w:rsidRPr="00F95182">
        <w:rPr>
          <w:rStyle w:val="ad"/>
          <w:rFonts w:hint="cs"/>
          <w:rtl/>
        </w:rPr>
        <w:t>'</w:t>
      </w:r>
      <w:r w:rsidR="00DA51A5" w:rsidRPr="00F95182">
        <w:rPr>
          <w:rStyle w:val="ad"/>
          <w:rtl/>
        </w:rPr>
        <w:t>,</w:t>
      </w:r>
      <w:r w:rsidR="00DA51A5" w:rsidRPr="000528DA">
        <w:rPr>
          <w:rtl/>
        </w:rPr>
        <w:t xml:space="preserve"> </w:t>
      </w:r>
      <w:r w:rsidR="00DA51A5" w:rsidRPr="00F95182">
        <w:rPr>
          <w:rStyle w:val="affffff6"/>
          <w:rtl/>
        </w:rPr>
        <w:t>וכתיב</w:t>
      </w:r>
      <w:r w:rsidR="00DA51A5" w:rsidRPr="00F95182">
        <w:rPr>
          <w:rStyle w:val="affffff6"/>
          <w:rFonts w:hint="cs"/>
          <w:rtl/>
        </w:rPr>
        <w:t xml:space="preserve"> </w:t>
      </w:r>
      <w:r w:rsidR="00DA51A5" w:rsidRPr="00F95182">
        <w:rPr>
          <w:rStyle w:val="ad"/>
          <w:rFonts w:hint="cs"/>
          <w:rtl/>
        </w:rPr>
        <w:t>'</w:t>
      </w:r>
      <w:r w:rsidR="00DA51A5" w:rsidRPr="00F95182">
        <w:rPr>
          <w:rStyle w:val="ad"/>
          <w:rtl/>
        </w:rPr>
        <w:t>ובפרשכם כפיכם</w:t>
      </w:r>
      <w:r w:rsidR="00DA51A5" w:rsidRPr="00F95182">
        <w:rPr>
          <w:rStyle w:val="ad"/>
          <w:rFonts w:hint="cs"/>
          <w:rtl/>
        </w:rPr>
        <w:t>'</w:t>
      </w:r>
      <w:r w:rsidR="00DA51A5" w:rsidRPr="00F95182">
        <w:rPr>
          <w:rStyle w:val="ad"/>
          <w:rtl/>
        </w:rPr>
        <w:t>.</w:t>
      </w:r>
    </w:p>
    <w:p w14:paraId="68058DBC" w14:textId="2864B90E" w:rsidR="00A24328" w:rsidRDefault="00DA51A5" w:rsidP="009A59D1">
      <w:pPr>
        <w:pStyle w:val="38"/>
        <w:framePr w:wrap="notBeside"/>
        <w:rPr>
          <w:rtl/>
        </w:rPr>
      </w:pPr>
      <w:r w:rsidRPr="00660D7A">
        <w:rPr>
          <w:rtl/>
        </w:rPr>
        <w:t>רי"ו</w:t>
      </w:r>
      <w:r w:rsidR="00A24328">
        <w:rPr>
          <w:rtl/>
        </w:rPr>
        <w:t>:</w:t>
      </w:r>
    </w:p>
    <w:p w14:paraId="4EFFACA3" w14:textId="666912DD" w:rsidR="00DA51A5" w:rsidRPr="000528DA" w:rsidRDefault="00DA51A5" w:rsidP="000528DA">
      <w:pPr>
        <w:rPr>
          <w:rtl/>
        </w:rPr>
      </w:pPr>
      <w:r w:rsidRPr="000528DA">
        <w:rPr>
          <w:rtl/>
        </w:rPr>
        <w:t xml:space="preserve">כל כהן שהרג את הנפש לא ישא כפיו, </w:t>
      </w:r>
      <w:r w:rsidR="00C64809" w:rsidRPr="000528DA">
        <w:rPr>
          <w:rtl/>
        </w:rPr>
        <w:t>ד</w:t>
      </w:r>
      <w:r w:rsidRPr="00A4639B">
        <w:rPr>
          <w:rStyle w:val="ad"/>
          <w:rFonts w:hint="cs"/>
          <w:rtl/>
        </w:rPr>
        <w:t>'</w:t>
      </w:r>
      <w:r w:rsidRPr="00A4639B">
        <w:rPr>
          <w:rStyle w:val="ad"/>
          <w:rtl/>
        </w:rPr>
        <w:t>ידיכם דמים מלאו</w:t>
      </w:r>
      <w:r w:rsidRPr="00A4639B">
        <w:rPr>
          <w:rStyle w:val="ad"/>
          <w:rFonts w:hint="cs"/>
          <w:rtl/>
        </w:rPr>
        <w:t>'</w:t>
      </w:r>
      <w:r w:rsidRPr="000528DA">
        <w:rPr>
          <w:rtl/>
        </w:rPr>
        <w:t>.</w:t>
      </w:r>
    </w:p>
    <w:p w14:paraId="0DBB750E" w14:textId="3E632CBE" w:rsidR="00A24328" w:rsidRDefault="00DA51A5" w:rsidP="009A59D1">
      <w:pPr>
        <w:pStyle w:val="38"/>
        <w:framePr w:wrap="notBeside"/>
        <w:rPr>
          <w:rtl/>
        </w:rPr>
      </w:pPr>
      <w:r w:rsidRPr="00660D7A">
        <w:rPr>
          <w:rFonts w:hint="cs"/>
          <w:rtl/>
        </w:rPr>
        <w:t>ר</w:t>
      </w:r>
      <w:r w:rsidRPr="00660D7A">
        <w:rPr>
          <w:rtl/>
        </w:rPr>
        <w:t>"</w:t>
      </w:r>
      <w:r w:rsidRPr="00660D7A">
        <w:rPr>
          <w:rFonts w:hint="cs"/>
          <w:rtl/>
        </w:rPr>
        <w:t>א</w:t>
      </w:r>
      <w:r w:rsidR="00A24328">
        <w:rPr>
          <w:rtl/>
        </w:rPr>
        <w:t>:</w:t>
      </w:r>
    </w:p>
    <w:p w14:paraId="1ED4CB21" w14:textId="381B6341" w:rsidR="00E9796E" w:rsidRPr="00E34F28" w:rsidRDefault="00DA51A5" w:rsidP="006F07DB">
      <w:pPr>
        <w:pStyle w:val="afffff5"/>
        <w:spacing w:before="0"/>
        <w:rPr>
          <w:rtl/>
        </w:rPr>
      </w:pPr>
      <w:bookmarkStart w:id="947" w:name="_Toc193636015"/>
      <w:bookmarkStart w:id="948" w:name="_Toc216184624"/>
      <w:r w:rsidRPr="00A10336">
        <w:rPr>
          <w:rStyle w:val="30"/>
          <w:rtl/>
        </w:rPr>
        <w:t xml:space="preserve">מיום שחרב </w:t>
      </w:r>
      <w:r w:rsidR="006F07DB" w:rsidRPr="00A10336">
        <w:rPr>
          <w:rStyle w:val="30"/>
          <w:rFonts w:hint="cs"/>
          <w:rtl/>
        </w:rPr>
        <w:t xml:space="preserve">ביהמ''ק </w:t>
      </w:r>
      <w:r w:rsidRPr="00A10336">
        <w:rPr>
          <w:rStyle w:val="30"/>
          <w:rtl/>
        </w:rPr>
        <w:t>ננעלו שערי תפלה</w:t>
      </w:r>
      <w:bookmarkEnd w:id="947"/>
      <w:bookmarkEnd w:id="948"/>
      <w:r w:rsidRPr="00C369E2">
        <w:rPr>
          <w:rtl/>
        </w:rPr>
        <w:t xml:space="preserve"> </w:t>
      </w:r>
      <w:r w:rsidR="006D794F" w:rsidRPr="006F07DB">
        <w:rPr>
          <w:rStyle w:val="ad"/>
          <w:rFonts w:hint="cs"/>
          <w:rtl/>
        </w:rPr>
        <w:t>ד</w:t>
      </w:r>
      <w:r w:rsidRPr="006F07DB">
        <w:rPr>
          <w:rStyle w:val="ad"/>
          <w:rtl/>
        </w:rPr>
        <w:t xml:space="preserve">'גם כי אזעק </w:t>
      </w:r>
      <w:r w:rsidR="00683792">
        <w:rPr>
          <w:rStyle w:val="ad"/>
          <w:rFonts w:hint="cs"/>
          <w:rtl/>
        </w:rPr>
        <w:t>...</w:t>
      </w:r>
      <w:r w:rsidRPr="006F07DB">
        <w:rPr>
          <w:rStyle w:val="ad"/>
          <w:rtl/>
        </w:rPr>
        <w:t xml:space="preserve">שתם תפלתי </w:t>
      </w:r>
    </w:p>
    <w:p w14:paraId="540ECE5B" w14:textId="70965D40" w:rsidR="00E9796E" w:rsidRPr="000528DA" w:rsidRDefault="00DA51A5" w:rsidP="000528DA">
      <w:pPr>
        <w:rPr>
          <w:rtl/>
        </w:rPr>
      </w:pPr>
      <w:r w:rsidRPr="000528DA">
        <w:rPr>
          <w:rtl/>
        </w:rPr>
        <w:t>ו</w:t>
      </w:r>
      <w:r w:rsidRPr="00A10336">
        <w:rPr>
          <w:rStyle w:val="30"/>
          <w:rtl/>
        </w:rPr>
        <w:t>שערי דמעה לא ננעלו</w:t>
      </w:r>
      <w:r w:rsidRPr="000528DA">
        <w:rPr>
          <w:rtl/>
        </w:rPr>
        <w:t>,</w:t>
      </w:r>
      <w:r w:rsidRPr="00054EE3">
        <w:rPr>
          <w:rStyle w:val="ad"/>
          <w:rtl/>
        </w:rPr>
        <w:t xml:space="preserve"> </w:t>
      </w:r>
      <w:r w:rsidR="00683792">
        <w:rPr>
          <w:rStyle w:val="ad"/>
          <w:rFonts w:hint="cs"/>
          <w:rtl/>
        </w:rPr>
        <w:t>'...</w:t>
      </w:r>
      <w:r w:rsidRPr="00054EE3">
        <w:rPr>
          <w:rStyle w:val="ad"/>
          <w:rtl/>
        </w:rPr>
        <w:t>אל דמעתי אל תחרש</w:t>
      </w:r>
      <w:r w:rsidRPr="00054EE3">
        <w:rPr>
          <w:rStyle w:val="ad"/>
          <w:rFonts w:hint="cs"/>
          <w:rtl/>
        </w:rPr>
        <w:t>'</w:t>
      </w:r>
      <w:r w:rsidRPr="00054EE3">
        <w:rPr>
          <w:rStyle w:val="ad"/>
          <w:rtl/>
        </w:rPr>
        <w:t>.</w:t>
      </w:r>
      <w:r w:rsidR="006D794F" w:rsidRPr="00A10336">
        <w:rPr>
          <w:rStyle w:val="30"/>
          <w:rFonts w:hint="cs"/>
          <w:rtl/>
        </w:rPr>
        <w:t xml:space="preserve"> </w:t>
      </w:r>
    </w:p>
    <w:p w14:paraId="1F93DD9F" w14:textId="1FE7A64A" w:rsidR="00A24328" w:rsidRDefault="00DA51A5" w:rsidP="009A59D1">
      <w:pPr>
        <w:pStyle w:val="38"/>
        <w:framePr w:wrap="notBeside"/>
        <w:rPr>
          <w:rtl/>
        </w:rPr>
      </w:pPr>
      <w:r w:rsidRPr="00660D7A">
        <w:rPr>
          <w:rtl/>
        </w:rPr>
        <w:t>רבא</w:t>
      </w:r>
      <w:r w:rsidR="00A24328">
        <w:rPr>
          <w:rtl/>
        </w:rPr>
        <w:t>:</w:t>
      </w:r>
    </w:p>
    <w:p w14:paraId="570F68B3" w14:textId="50CB3A99" w:rsidR="00DA51A5" w:rsidRPr="00E34F28" w:rsidRDefault="00DA51A5" w:rsidP="00683792">
      <w:pPr>
        <w:pStyle w:val="afffff5"/>
        <w:spacing w:before="0"/>
        <w:rPr>
          <w:rtl/>
        </w:rPr>
      </w:pPr>
      <w:bookmarkStart w:id="949" w:name="_Toc193636016"/>
      <w:bookmarkStart w:id="950" w:name="_Toc216184625"/>
      <w:r w:rsidRPr="00A10336">
        <w:rPr>
          <w:rStyle w:val="30"/>
          <w:rtl/>
        </w:rPr>
        <w:t>לא גזר תענית</w:t>
      </w:r>
      <w:bookmarkEnd w:id="949"/>
      <w:bookmarkEnd w:id="950"/>
      <w:r w:rsidRPr="00FE3D07">
        <w:rPr>
          <w:rFonts w:ascii="Fb Fontext" w:hAnsi="Fb Fontext"/>
          <w:rtl/>
        </w:rPr>
        <w:t xml:space="preserve"> </w:t>
      </w:r>
      <w:r w:rsidRPr="00A10336">
        <w:rPr>
          <w:rStyle w:val="30"/>
          <w:rtl/>
        </w:rPr>
        <w:t>ביו</w:t>
      </w:r>
      <w:r w:rsidRPr="00A10336">
        <w:rPr>
          <w:rStyle w:val="30"/>
          <w:rFonts w:hint="cs"/>
          <w:rtl/>
        </w:rPr>
        <w:t>ם המעונן</w:t>
      </w:r>
      <w:r w:rsidRPr="00FE3D07">
        <w:rPr>
          <w:rFonts w:ascii="Fb Fontext" w:hAnsi="Fb Fontext" w:hint="cs"/>
          <w:rtl/>
        </w:rPr>
        <w:t xml:space="preserve"> </w:t>
      </w:r>
      <w:r w:rsidR="006D794F" w:rsidRPr="00FE3D07">
        <w:rPr>
          <w:rFonts w:ascii="Fb Fontext" w:hAnsi="Fb Fontext" w:hint="cs"/>
          <w:rtl/>
        </w:rPr>
        <w:t>ד</w:t>
      </w:r>
      <w:r w:rsidRPr="00A4639B">
        <w:rPr>
          <w:rStyle w:val="ad"/>
          <w:rFonts w:hint="cs"/>
          <w:rtl/>
        </w:rPr>
        <w:t>'</w:t>
      </w:r>
      <w:r w:rsidRPr="00A4639B">
        <w:rPr>
          <w:rStyle w:val="ad"/>
          <w:rtl/>
        </w:rPr>
        <w:t>סכותה בענן לך מעבור תפלה</w:t>
      </w:r>
      <w:r w:rsidRPr="00A4639B">
        <w:rPr>
          <w:rStyle w:val="ad"/>
          <w:rFonts w:hint="cs"/>
          <w:rtl/>
        </w:rPr>
        <w:t>'</w:t>
      </w:r>
      <w:r w:rsidRPr="00A4639B">
        <w:rPr>
          <w:rStyle w:val="ad"/>
          <w:rtl/>
        </w:rPr>
        <w:t>.</w:t>
      </w:r>
      <w:r w:rsidR="006D794F" w:rsidRPr="00FE3D07">
        <w:rPr>
          <w:rFonts w:hint="cs"/>
          <w:rtl/>
        </w:rPr>
        <w:t xml:space="preserve"> </w:t>
      </w:r>
    </w:p>
    <w:p w14:paraId="0BA4363B" w14:textId="6C041B39" w:rsidR="00A24328" w:rsidRDefault="00DA51A5" w:rsidP="009A59D1">
      <w:pPr>
        <w:pStyle w:val="38"/>
        <w:framePr w:wrap="notBeside"/>
        <w:rPr>
          <w:rtl/>
        </w:rPr>
      </w:pPr>
      <w:r w:rsidRPr="00660D7A">
        <w:rPr>
          <w:rFonts w:hint="cs"/>
          <w:rtl/>
        </w:rPr>
        <w:t>ר"א</w:t>
      </w:r>
      <w:r w:rsidR="00A24328">
        <w:rPr>
          <w:rtl/>
        </w:rPr>
        <w:t>:</w:t>
      </w:r>
    </w:p>
    <w:p w14:paraId="05308D99" w14:textId="6CDD94D9" w:rsidR="00DA51A5" w:rsidRPr="000528DA" w:rsidRDefault="00DA51A5" w:rsidP="000528DA">
      <w:pPr>
        <w:rPr>
          <w:rtl/>
        </w:rPr>
      </w:pPr>
      <w:r w:rsidRPr="0029048C">
        <w:rPr>
          <w:spacing w:val="-4"/>
          <w:rtl/>
        </w:rPr>
        <w:t xml:space="preserve">מיום שחרב </w:t>
      </w:r>
      <w:r w:rsidR="00683792" w:rsidRPr="0029048C">
        <w:rPr>
          <w:rFonts w:hint="cs"/>
          <w:spacing w:val="-4"/>
          <w:rtl/>
        </w:rPr>
        <w:t xml:space="preserve">ביהמ''ק </w:t>
      </w:r>
      <w:r w:rsidRPr="0029048C">
        <w:rPr>
          <w:spacing w:val="-4"/>
          <w:rtl/>
        </w:rPr>
        <w:t>נפסקה</w:t>
      </w:r>
      <w:r w:rsidRPr="0029048C">
        <w:rPr>
          <w:rStyle w:val="30"/>
          <w:spacing w:val="-4"/>
          <w:rtl/>
        </w:rPr>
        <w:t xml:space="preserve"> חומת ברזל</w:t>
      </w:r>
      <w:r w:rsidRPr="0029048C">
        <w:rPr>
          <w:spacing w:val="-4"/>
          <w:rtl/>
        </w:rPr>
        <w:t xml:space="preserve"> בין ישראל לאביהם שבשמים,</w:t>
      </w:r>
      <w:r w:rsidRPr="0029048C">
        <w:rPr>
          <w:rFonts w:hint="cs"/>
          <w:spacing w:val="-4"/>
          <w:rtl/>
        </w:rPr>
        <w:t xml:space="preserve"> </w:t>
      </w:r>
      <w:r w:rsidRPr="000528DA">
        <w:rPr>
          <w:rFonts w:hint="cs"/>
          <w:rtl/>
        </w:rPr>
        <w:t>ד</w:t>
      </w:r>
      <w:r w:rsidRPr="00683792">
        <w:rPr>
          <w:rStyle w:val="ad"/>
          <w:rFonts w:hint="cs"/>
          <w:rtl/>
        </w:rPr>
        <w:t>'</w:t>
      </w:r>
      <w:r w:rsidRPr="00683792">
        <w:rPr>
          <w:rStyle w:val="ad"/>
          <w:rtl/>
        </w:rPr>
        <w:t>ואתה קח לך מחבת ברזל ונתתה אותה קיר ברזל בינך ובין העיר</w:t>
      </w:r>
      <w:r w:rsidRPr="00683792">
        <w:rPr>
          <w:rStyle w:val="ad"/>
          <w:rFonts w:hint="cs"/>
          <w:rtl/>
        </w:rPr>
        <w:t>'</w:t>
      </w:r>
      <w:r w:rsidRPr="00683792">
        <w:rPr>
          <w:rStyle w:val="ad"/>
          <w:rtl/>
        </w:rPr>
        <w:t>.</w:t>
      </w:r>
    </w:p>
    <w:p w14:paraId="4F6AB762" w14:textId="1E3FED12" w:rsidR="00A24328" w:rsidRDefault="00DA51A5" w:rsidP="009A59D1">
      <w:pPr>
        <w:pStyle w:val="38"/>
        <w:framePr w:wrap="notBeside"/>
        <w:rPr>
          <w:rtl/>
        </w:rPr>
      </w:pPr>
      <w:r w:rsidRPr="00660D7A">
        <w:rPr>
          <w:rFonts w:hint="cs"/>
          <w:rtl/>
        </w:rPr>
        <w:t>ר"ח</w:t>
      </w:r>
      <w:r w:rsidR="00A24328">
        <w:rPr>
          <w:rtl/>
        </w:rPr>
        <w:t>:</w:t>
      </w:r>
    </w:p>
    <w:p w14:paraId="32B4CFA5" w14:textId="35C13067" w:rsidR="00F87909" w:rsidRPr="00E34F28" w:rsidRDefault="00DA51A5" w:rsidP="00683792">
      <w:pPr>
        <w:pStyle w:val="afffff5"/>
        <w:spacing w:before="0"/>
        <w:rPr>
          <w:rtl/>
        </w:rPr>
      </w:pPr>
      <w:r w:rsidRPr="00FE3D07">
        <w:rPr>
          <w:rFonts w:ascii="Fb Fontext" w:hAnsi="Fb Fontext"/>
          <w:rtl/>
        </w:rPr>
        <w:t xml:space="preserve">כל </w:t>
      </w:r>
      <w:r w:rsidRPr="00A10336">
        <w:rPr>
          <w:rStyle w:val="30"/>
          <w:rtl/>
        </w:rPr>
        <w:t>המאריך בתפלתו</w:t>
      </w:r>
      <w:r w:rsidRPr="00FE3D07">
        <w:rPr>
          <w:rFonts w:ascii="Fb Fontext" w:hAnsi="Fb Fontext"/>
          <w:rtl/>
        </w:rPr>
        <w:t xml:space="preserve"> </w:t>
      </w:r>
      <w:r w:rsidRPr="000416A1">
        <w:rPr>
          <w:rtl/>
        </w:rPr>
        <w:t>אין תפלתו חוזרת ריקם</w:t>
      </w:r>
      <w:r w:rsidRPr="00FE3D07">
        <w:rPr>
          <w:rFonts w:ascii="Fb Fontext" w:hAnsi="Fb Fontext"/>
          <w:rtl/>
        </w:rPr>
        <w:t>.</w:t>
      </w:r>
      <w:r w:rsidR="006D794F" w:rsidRPr="00FE3D07">
        <w:rPr>
          <w:rFonts w:hint="cs"/>
          <w:rtl/>
        </w:rPr>
        <w:t xml:space="preserve"> </w:t>
      </w:r>
      <w:r w:rsidRPr="00FE3D07">
        <w:rPr>
          <w:rFonts w:hint="cs"/>
          <w:rtl/>
        </w:rPr>
        <w:t>מ</w:t>
      </w:r>
      <w:r w:rsidRPr="00FE3D07">
        <w:rPr>
          <w:rtl/>
        </w:rPr>
        <w:t xml:space="preserve">משה רבינו </w:t>
      </w:r>
      <w:r w:rsidR="006D794F" w:rsidRPr="00FE3D07">
        <w:rPr>
          <w:rFonts w:hint="cs"/>
          <w:rtl/>
        </w:rPr>
        <w:t>ד</w:t>
      </w:r>
      <w:r w:rsidRPr="00A4639B">
        <w:rPr>
          <w:rStyle w:val="ad"/>
          <w:rtl/>
        </w:rPr>
        <w:t>'ואתפלל אל ה',</w:t>
      </w:r>
      <w:r w:rsidRPr="00FE3D07">
        <w:rPr>
          <w:rtl/>
        </w:rPr>
        <w:t xml:space="preserve"> ובתריה</w:t>
      </w:r>
      <w:r w:rsidRPr="00A4639B">
        <w:rPr>
          <w:rStyle w:val="ad"/>
          <w:rtl/>
        </w:rPr>
        <w:t xml:space="preserve"> </w:t>
      </w:r>
      <w:r w:rsidRPr="00A4639B">
        <w:rPr>
          <w:rStyle w:val="ad"/>
          <w:rFonts w:hint="cs"/>
          <w:rtl/>
        </w:rPr>
        <w:t>'</w:t>
      </w:r>
      <w:r w:rsidRPr="00A4639B">
        <w:rPr>
          <w:rStyle w:val="ad"/>
          <w:rtl/>
        </w:rPr>
        <w:t>וישמע ה' אלי גם בפעם ההיא</w:t>
      </w:r>
      <w:r w:rsidRPr="00A4639B">
        <w:rPr>
          <w:rStyle w:val="ad"/>
          <w:rFonts w:hint="cs"/>
          <w:rtl/>
        </w:rPr>
        <w:t>'</w:t>
      </w:r>
      <w:r w:rsidRPr="00A4639B">
        <w:rPr>
          <w:rStyle w:val="ad"/>
          <w:rtl/>
        </w:rPr>
        <w:t>.</w:t>
      </w:r>
      <w:r w:rsidR="006D794F">
        <w:rPr>
          <w:rStyle w:val="ad"/>
          <w:rFonts w:hint="cs"/>
          <w:rtl/>
        </w:rPr>
        <w:t xml:space="preserve"> </w:t>
      </w:r>
    </w:p>
    <w:p w14:paraId="38C3646E" w14:textId="7EDF4384" w:rsidR="00A24328" w:rsidRDefault="00332D29" w:rsidP="009A59D1">
      <w:pPr>
        <w:pStyle w:val="38"/>
        <w:framePr w:wrap="notBeside"/>
        <w:rPr>
          <w:rtl/>
        </w:rPr>
      </w:pPr>
      <w:r w:rsidRPr="00660D7A">
        <w:rPr>
          <w:rFonts w:hint="cs"/>
          <w:rtl/>
        </w:rPr>
        <w:t>והך</w:t>
      </w:r>
      <w:r w:rsidR="00DA51A5" w:rsidRPr="00660D7A">
        <w:rPr>
          <w:rFonts w:hint="cs"/>
          <w:rtl/>
        </w:rPr>
        <w:t xml:space="preserve"> דר</w:t>
      </w:r>
      <w:r w:rsidR="006D794F" w:rsidRPr="00660D7A">
        <w:rPr>
          <w:rFonts w:hint="cs"/>
          <w:rtl/>
        </w:rPr>
        <w:t>י</w:t>
      </w:r>
      <w:r w:rsidR="00DA51A5" w:rsidRPr="00660D7A">
        <w:rPr>
          <w:rtl/>
        </w:rPr>
        <w:t>"ו</w:t>
      </w:r>
      <w:r w:rsidR="00A24328">
        <w:rPr>
          <w:rtl/>
        </w:rPr>
        <w:t>:</w:t>
      </w:r>
    </w:p>
    <w:p w14:paraId="46C656D9" w14:textId="4C0A0DE2" w:rsidR="009F0811" w:rsidRPr="000528DA" w:rsidRDefault="00DA51A5" w:rsidP="000528DA">
      <w:pPr>
        <w:rPr>
          <w:rtl/>
        </w:rPr>
      </w:pPr>
      <w:r w:rsidRPr="000528DA">
        <w:rPr>
          <w:rtl/>
        </w:rPr>
        <w:t xml:space="preserve">כל </w:t>
      </w:r>
      <w:r w:rsidRPr="00A10336">
        <w:rPr>
          <w:rStyle w:val="30"/>
          <w:rtl/>
        </w:rPr>
        <w:t xml:space="preserve">המאריך בתפלתו ומעיין בה </w:t>
      </w:r>
      <w:r w:rsidRPr="000528DA">
        <w:rPr>
          <w:rtl/>
        </w:rPr>
        <w:t xml:space="preserve">- סוף </w:t>
      </w:r>
      <w:r w:rsidRPr="00A10336">
        <w:rPr>
          <w:rStyle w:val="30"/>
          <w:rtl/>
        </w:rPr>
        <w:t>בא לידי כאב לב,</w:t>
      </w:r>
      <w:r w:rsidR="00291D7F" w:rsidRPr="000528DA">
        <w:rPr>
          <w:rtl/>
        </w:rPr>
        <w:t xml:space="preserve"> </w:t>
      </w:r>
      <w:r w:rsidR="006D794F">
        <w:rPr>
          <w:rStyle w:val="ad"/>
          <w:rFonts w:hint="cs"/>
          <w:rtl/>
        </w:rPr>
        <w:t>ד</w:t>
      </w:r>
      <w:r w:rsidRPr="00A4639B">
        <w:rPr>
          <w:rStyle w:val="ad"/>
          <w:rtl/>
        </w:rPr>
        <w:t>'תוחלת ממשכה מחלה לב</w:t>
      </w:r>
      <w:r w:rsidRPr="00A4639B">
        <w:rPr>
          <w:rStyle w:val="ad"/>
          <w:rFonts w:hint="cs"/>
          <w:rtl/>
        </w:rPr>
        <w:t>'</w:t>
      </w:r>
      <w:r w:rsidRPr="00A4639B">
        <w:rPr>
          <w:rStyle w:val="ad"/>
          <w:rtl/>
        </w:rPr>
        <w:t>,</w:t>
      </w:r>
      <w:r w:rsidRPr="000528DA">
        <w:rPr>
          <w:rtl/>
        </w:rPr>
        <w:t xml:space="preserve"> </w:t>
      </w:r>
      <w:r w:rsidRPr="00A10336">
        <w:rPr>
          <w:rStyle w:val="30"/>
          <w:rFonts w:hint="cs"/>
          <w:rtl/>
        </w:rPr>
        <w:t>ו</w:t>
      </w:r>
      <w:r w:rsidR="006D794F" w:rsidRPr="00A10336">
        <w:rPr>
          <w:rStyle w:val="30"/>
          <w:rtl/>
        </w:rPr>
        <w:t>תקנת</w:t>
      </w:r>
      <w:r w:rsidR="006D794F" w:rsidRPr="00A10336">
        <w:rPr>
          <w:rStyle w:val="30"/>
          <w:rFonts w:hint="cs"/>
          <w:rtl/>
        </w:rPr>
        <w:t>ו</w:t>
      </w:r>
      <w:r w:rsidRPr="000528DA">
        <w:rPr>
          <w:rtl/>
        </w:rPr>
        <w:t xml:space="preserve"> </w:t>
      </w:r>
      <w:r w:rsidRPr="000528DA">
        <w:rPr>
          <w:rFonts w:hint="cs"/>
          <w:rtl/>
        </w:rPr>
        <w:t>ד</w:t>
      </w:r>
      <w:r w:rsidRPr="000528DA">
        <w:rPr>
          <w:rtl/>
        </w:rPr>
        <w:t xml:space="preserve">יעסוק בתורה, </w:t>
      </w:r>
      <w:r w:rsidRPr="00A4639B">
        <w:rPr>
          <w:rStyle w:val="ad"/>
          <w:rFonts w:hint="cs"/>
          <w:rtl/>
        </w:rPr>
        <w:t>ד'</w:t>
      </w:r>
      <w:r w:rsidRPr="00A4639B">
        <w:rPr>
          <w:rStyle w:val="ad"/>
          <w:rtl/>
        </w:rPr>
        <w:t>ועץ חיים תאוה באה</w:t>
      </w:r>
      <w:r w:rsidRPr="00A4639B">
        <w:rPr>
          <w:rStyle w:val="ad"/>
          <w:rFonts w:hint="cs"/>
          <w:rtl/>
        </w:rPr>
        <w:t>'</w:t>
      </w:r>
      <w:r w:rsidRPr="00A4639B">
        <w:rPr>
          <w:rStyle w:val="ad"/>
          <w:rtl/>
        </w:rPr>
        <w:t>,</w:t>
      </w:r>
      <w:r w:rsidRPr="000528DA">
        <w:rPr>
          <w:rtl/>
        </w:rPr>
        <w:t xml:space="preserve"> </w:t>
      </w:r>
    </w:p>
    <w:p w14:paraId="41FEA9B5" w14:textId="77777777" w:rsidR="009F0811" w:rsidRPr="000528DA" w:rsidRDefault="00DA51A5" w:rsidP="000528DA">
      <w:pPr>
        <w:rPr>
          <w:rtl/>
        </w:rPr>
      </w:pPr>
      <w:r w:rsidRPr="000528DA">
        <w:rPr>
          <w:rtl/>
        </w:rPr>
        <w:lastRenderedPageBreak/>
        <w:t xml:space="preserve">ואין עץ חיים אלא תורה, </w:t>
      </w:r>
      <w:r w:rsidR="00C64809" w:rsidRPr="000528DA">
        <w:rPr>
          <w:rtl/>
        </w:rPr>
        <w:t>ד</w:t>
      </w:r>
      <w:r w:rsidRPr="00A4639B">
        <w:rPr>
          <w:rStyle w:val="ad"/>
          <w:rtl/>
        </w:rPr>
        <w:t>'עץ חיים היא למחזיקים בה</w:t>
      </w:r>
      <w:r w:rsidRPr="00A4639B">
        <w:rPr>
          <w:rStyle w:val="ad"/>
          <w:rFonts w:hint="cs"/>
          <w:rtl/>
        </w:rPr>
        <w:t>'.</w:t>
      </w:r>
      <w:r w:rsidR="006D794F" w:rsidRPr="000528DA">
        <w:rPr>
          <w:rFonts w:hint="cs"/>
          <w:rtl/>
        </w:rPr>
        <w:t xml:space="preserve"> </w:t>
      </w:r>
    </w:p>
    <w:p w14:paraId="3A8A135B" w14:textId="77777777" w:rsidR="00A24328" w:rsidRDefault="00683792" w:rsidP="009A59D1">
      <w:pPr>
        <w:pStyle w:val="38"/>
        <w:framePr w:wrap="notBeside"/>
        <w:rPr>
          <w:rtl/>
        </w:rPr>
      </w:pPr>
      <w:r w:rsidRPr="00660D7A">
        <w:rPr>
          <w:rFonts w:hint="cs"/>
          <w:rtl/>
        </w:rPr>
        <w:t>-</w:t>
      </w:r>
      <w:r w:rsidR="00DA51A5" w:rsidRPr="00660D7A">
        <w:rPr>
          <w:rFonts w:hint="cs"/>
          <w:rtl/>
        </w:rPr>
        <w:t>ל"ק</w:t>
      </w:r>
      <w:r w:rsidR="00A24328">
        <w:rPr>
          <w:rtl/>
        </w:rPr>
        <w:t>:</w:t>
      </w:r>
    </w:p>
    <w:p w14:paraId="61C16DA7" w14:textId="3AF094D2" w:rsidR="00DA51A5" w:rsidRPr="000528DA" w:rsidRDefault="006D794F" w:rsidP="000528DA">
      <w:pPr>
        <w:rPr>
          <w:rtl/>
        </w:rPr>
      </w:pPr>
      <w:r w:rsidRPr="000528DA">
        <w:rPr>
          <w:rtl/>
        </w:rPr>
        <w:t>הא דמאריך ומעיין בה, הא</w:t>
      </w:r>
      <w:r w:rsidR="00DA51A5" w:rsidRPr="000528DA">
        <w:rPr>
          <w:rtl/>
        </w:rPr>
        <w:t xml:space="preserve"> דמאריך ולא מעיין בה.</w:t>
      </w:r>
      <w:r w:rsidRPr="000528DA">
        <w:rPr>
          <w:rFonts w:hint="cs"/>
          <w:rtl/>
        </w:rPr>
        <w:t xml:space="preserve"> </w:t>
      </w:r>
    </w:p>
    <w:p w14:paraId="7607FBD4" w14:textId="43768761" w:rsidR="00A24328" w:rsidRDefault="00DA51A5" w:rsidP="009A59D1">
      <w:pPr>
        <w:pStyle w:val="38"/>
        <w:framePr w:wrap="notBeside"/>
        <w:rPr>
          <w:rtl/>
        </w:rPr>
      </w:pPr>
      <w:r w:rsidRPr="00660D7A">
        <w:rPr>
          <w:rtl/>
        </w:rPr>
        <w:t>ר</w:t>
      </w:r>
      <w:r w:rsidRPr="00660D7A">
        <w:rPr>
          <w:rFonts w:hint="cs"/>
          <w:rtl/>
        </w:rPr>
        <w:t>חב</w:t>
      </w:r>
      <w:r w:rsidRPr="00660D7A">
        <w:rPr>
          <w:rtl/>
        </w:rPr>
        <w:t>"</w:t>
      </w:r>
      <w:r w:rsidRPr="00660D7A">
        <w:rPr>
          <w:rFonts w:hint="cs"/>
          <w:rtl/>
        </w:rPr>
        <w:t>ח</w:t>
      </w:r>
      <w:r w:rsidR="00A24328">
        <w:rPr>
          <w:rtl/>
        </w:rPr>
        <w:t>:</w:t>
      </w:r>
    </w:p>
    <w:p w14:paraId="7A2F2E3D" w14:textId="5E156672" w:rsidR="00DA51A5" w:rsidRPr="00E34F28" w:rsidRDefault="00DA51A5" w:rsidP="00683792">
      <w:pPr>
        <w:pStyle w:val="afffff5"/>
        <w:spacing w:before="0"/>
        <w:rPr>
          <w:rtl/>
        </w:rPr>
      </w:pPr>
      <w:r w:rsidRPr="00683792">
        <w:rPr>
          <w:rtl/>
        </w:rPr>
        <w:t xml:space="preserve">התפלל </w:t>
      </w:r>
      <w:r w:rsidRPr="00F95182">
        <w:rPr>
          <w:rtl/>
        </w:rPr>
        <w:t>ו</w:t>
      </w:r>
      <w:r w:rsidRPr="00A10336">
        <w:rPr>
          <w:rStyle w:val="30"/>
          <w:rtl/>
        </w:rPr>
        <w:t>לא נענה יחזור ויתפלל</w:t>
      </w:r>
      <w:r w:rsidRPr="00683792">
        <w:rPr>
          <w:rtl/>
        </w:rPr>
        <w:t xml:space="preserve"> </w:t>
      </w:r>
      <w:r w:rsidRPr="00683792">
        <w:rPr>
          <w:rFonts w:hint="cs"/>
          <w:rtl/>
        </w:rPr>
        <w:t>ד</w:t>
      </w:r>
      <w:r w:rsidRPr="00683792">
        <w:rPr>
          <w:rStyle w:val="ad"/>
          <w:spacing w:val="0"/>
          <w:rtl/>
        </w:rPr>
        <w:t>'קוה אל ה' חזק ויאמץ לבך וקוה אל ה'</w:t>
      </w:r>
    </w:p>
    <w:p w14:paraId="7F0DCD52" w14:textId="77777777" w:rsidR="00E9796E" w:rsidRPr="00E34F28" w:rsidRDefault="00DA51A5" w:rsidP="000F6DD4">
      <w:pPr>
        <w:pStyle w:val="afffffc"/>
        <w:rPr>
          <w:rtl/>
        </w:rPr>
      </w:pPr>
      <w:bookmarkStart w:id="951" w:name="_Toc193636017"/>
      <w:bookmarkStart w:id="952" w:name="_Toc216184626"/>
      <w:r w:rsidRPr="007D462B">
        <w:rPr>
          <w:rtl/>
        </w:rPr>
        <w:t>ארבעה צריכין חזוק</w:t>
      </w:r>
      <w:bookmarkEnd w:id="951"/>
      <w:bookmarkEnd w:id="952"/>
    </w:p>
    <w:p w14:paraId="1A758FDE" w14:textId="150CB0FF" w:rsidR="00E9796E" w:rsidRPr="000528DA" w:rsidRDefault="00B47E80" w:rsidP="000528DA">
      <w:pPr>
        <w:rPr>
          <w:rtl/>
        </w:rPr>
      </w:pPr>
      <w:r>
        <w:rPr>
          <w:rStyle w:val="ad"/>
          <w:rFonts w:hint="cs"/>
          <w:rtl/>
        </w:rPr>
        <w:t xml:space="preserve">רק חזק ואמץ מאוד' </w:t>
      </w:r>
      <w:r w:rsidRPr="00B47E80">
        <w:rPr>
          <w:rStyle w:val="ad"/>
          <w:rFonts w:hint="cs"/>
          <w:rtl/>
        </w:rPr>
        <w:t xml:space="preserve">חזק </w:t>
      </w:r>
      <w:r w:rsidRPr="00A10336">
        <w:rPr>
          <w:rStyle w:val="30"/>
          <w:rFonts w:hint="cs"/>
          <w:rtl/>
        </w:rPr>
        <w:t>ב</w:t>
      </w:r>
      <w:r w:rsidR="00E9796E" w:rsidRPr="00A10336">
        <w:rPr>
          <w:rStyle w:val="30"/>
          <w:rFonts w:hint="cs"/>
          <w:rtl/>
        </w:rPr>
        <w:t>תורה</w:t>
      </w:r>
      <w:r w:rsidR="00683792">
        <w:rPr>
          <w:rStyle w:val="ad"/>
          <w:rFonts w:hint="cs"/>
          <w:rtl/>
        </w:rPr>
        <w:t xml:space="preserve">, </w:t>
      </w:r>
      <w:r w:rsidRPr="00B47E80">
        <w:rPr>
          <w:rStyle w:val="ad"/>
          <w:rFonts w:hint="cs"/>
          <w:rtl/>
        </w:rPr>
        <w:t>אמץ</w:t>
      </w:r>
      <w:r w:rsidRPr="00A10336">
        <w:rPr>
          <w:rStyle w:val="30"/>
          <w:rFonts w:hint="cs"/>
          <w:rtl/>
        </w:rPr>
        <w:t xml:space="preserve"> </w:t>
      </w:r>
      <w:r w:rsidR="00E9796E" w:rsidRPr="00A10336">
        <w:rPr>
          <w:rStyle w:val="30"/>
          <w:rFonts w:hint="cs"/>
          <w:rtl/>
        </w:rPr>
        <w:t>במעשים טובים</w:t>
      </w:r>
      <w:r w:rsidRPr="000528DA">
        <w:rPr>
          <w:rFonts w:hint="cs"/>
          <w:rtl/>
        </w:rPr>
        <w:t>.</w:t>
      </w:r>
      <w:r w:rsidR="00DA51A5" w:rsidRPr="000528DA">
        <w:rPr>
          <w:rtl/>
        </w:rPr>
        <w:t xml:space="preserve"> </w:t>
      </w:r>
    </w:p>
    <w:p w14:paraId="2B1CEDE6" w14:textId="77777777" w:rsidR="00B47E80" w:rsidRPr="000528DA" w:rsidRDefault="00DA51A5" w:rsidP="000528DA">
      <w:pPr>
        <w:rPr>
          <w:rtl/>
        </w:rPr>
      </w:pPr>
      <w:bookmarkStart w:id="953" w:name="_Toc193636018"/>
      <w:bookmarkStart w:id="954" w:name="_Toc216184627"/>
      <w:r w:rsidRPr="00A10336">
        <w:rPr>
          <w:rStyle w:val="30"/>
          <w:rtl/>
        </w:rPr>
        <w:t>תפלה</w:t>
      </w:r>
      <w:bookmarkEnd w:id="953"/>
      <w:bookmarkEnd w:id="954"/>
      <w:r w:rsidRPr="000528DA">
        <w:rPr>
          <w:rtl/>
        </w:rPr>
        <w:t xml:space="preserve"> </w:t>
      </w:r>
      <w:r w:rsidRPr="00A4639B">
        <w:rPr>
          <w:rStyle w:val="ad"/>
          <w:rtl/>
        </w:rPr>
        <w:t>'קוה אל ה' חזק ויאמץ לבך וקוה אל ה'.</w:t>
      </w:r>
      <w:r w:rsidRPr="000528DA">
        <w:rPr>
          <w:rtl/>
        </w:rPr>
        <w:t xml:space="preserve"> </w:t>
      </w:r>
    </w:p>
    <w:p w14:paraId="0FDF5784" w14:textId="77777777" w:rsidR="00DA51A5" w:rsidRPr="000528DA" w:rsidRDefault="00DA51A5" w:rsidP="0029048C">
      <w:pPr>
        <w:spacing w:after="120"/>
        <w:rPr>
          <w:rtl/>
        </w:rPr>
      </w:pPr>
      <w:bookmarkStart w:id="955" w:name="_Toc193636019"/>
      <w:bookmarkStart w:id="956" w:name="_Toc216184628"/>
      <w:r w:rsidRPr="00A10336">
        <w:rPr>
          <w:rStyle w:val="30"/>
          <w:rtl/>
        </w:rPr>
        <w:t>דרך</w:t>
      </w:r>
      <w:bookmarkEnd w:id="955"/>
      <w:bookmarkEnd w:id="956"/>
      <w:r w:rsidRPr="000528DA">
        <w:rPr>
          <w:rtl/>
        </w:rPr>
        <w:t xml:space="preserve"> </w:t>
      </w:r>
      <w:r w:rsidRPr="00A10336">
        <w:rPr>
          <w:rStyle w:val="30"/>
          <w:rtl/>
        </w:rPr>
        <w:t>ארץ</w:t>
      </w:r>
      <w:r w:rsidRPr="000528DA">
        <w:rPr>
          <w:rtl/>
        </w:rPr>
        <w:t xml:space="preserve"> </w:t>
      </w:r>
      <w:r w:rsidRPr="000528DA">
        <w:rPr>
          <w:rFonts w:hint="cs"/>
          <w:rtl/>
        </w:rPr>
        <w:t>ד</w:t>
      </w:r>
      <w:r w:rsidRPr="00A4639B">
        <w:rPr>
          <w:rStyle w:val="ad"/>
          <w:rtl/>
        </w:rPr>
        <w:t>'חזק ונתחזק בעד עמנו</w:t>
      </w:r>
      <w:r w:rsidR="00CC63CA">
        <w:rPr>
          <w:rStyle w:val="ad"/>
          <w:rtl/>
        </w:rPr>
        <w:t>'</w:t>
      </w:r>
      <w:r w:rsidRPr="00A4639B">
        <w:rPr>
          <w:rStyle w:val="ad"/>
          <w:rtl/>
        </w:rPr>
        <w:t>.</w:t>
      </w:r>
    </w:p>
    <w:p w14:paraId="7158860F" w14:textId="391653ED" w:rsidR="00A24328" w:rsidRDefault="00683792" w:rsidP="009A59D1">
      <w:pPr>
        <w:pStyle w:val="38"/>
        <w:framePr w:wrap="notBeside"/>
        <w:rPr>
          <w:rtl/>
        </w:rPr>
      </w:pPr>
      <w:r w:rsidRPr="00660D7A">
        <w:rPr>
          <w:rtl/>
        </w:rPr>
        <w:t>ר"</w:t>
      </w:r>
      <w:r w:rsidRPr="00660D7A">
        <w:rPr>
          <w:rFonts w:hint="cs"/>
          <w:rtl/>
        </w:rPr>
        <w:t>ל</w:t>
      </w:r>
      <w:r w:rsidR="00A24328">
        <w:rPr>
          <w:rFonts w:hint="cs"/>
          <w:rtl/>
        </w:rPr>
        <w:t>:</w:t>
      </w:r>
    </w:p>
    <w:p w14:paraId="062D16F5" w14:textId="2B54DABE" w:rsidR="00E9796E" w:rsidRPr="00E34F28" w:rsidRDefault="00DA51A5" w:rsidP="00683792">
      <w:pPr>
        <w:pStyle w:val="afffff5"/>
        <w:spacing w:before="0"/>
        <w:rPr>
          <w:rtl/>
        </w:rPr>
      </w:pPr>
      <w:r w:rsidRPr="00A4639B">
        <w:rPr>
          <w:rStyle w:val="ad"/>
          <w:rFonts w:hint="cs"/>
          <w:rtl/>
        </w:rPr>
        <w:t>'</w:t>
      </w:r>
      <w:r w:rsidRPr="00A4639B">
        <w:rPr>
          <w:rStyle w:val="ad"/>
          <w:rtl/>
        </w:rPr>
        <w:t>ותאמר ציון עזבני ה' וה' שכחני</w:t>
      </w:r>
      <w:r w:rsidR="00E9796E">
        <w:rPr>
          <w:rStyle w:val="ad"/>
          <w:rFonts w:hint="cs"/>
          <w:rtl/>
        </w:rPr>
        <w:t>'</w:t>
      </w:r>
    </w:p>
    <w:p w14:paraId="0AD66ABB" w14:textId="6F86B2BC" w:rsidR="009D0349" w:rsidRPr="000528DA" w:rsidRDefault="00DA51A5" w:rsidP="000528DA">
      <w:pPr>
        <w:rPr>
          <w:rtl/>
        </w:rPr>
      </w:pPr>
      <w:r w:rsidRPr="00E34F28">
        <w:rPr>
          <w:rStyle w:val="afffff9"/>
          <w:rtl/>
        </w:rPr>
        <w:t>אמרה כנסת ישראל לפני הקב"ה:</w:t>
      </w:r>
      <w:r>
        <w:rPr>
          <w:rtl/>
        </w:rPr>
        <w:t xml:space="preserve"> </w:t>
      </w:r>
      <w:r>
        <w:rPr>
          <w:rStyle w:val="afffff9"/>
          <w:rtl/>
          <w:rPrChange w:id="9224" w:author="מנוע אמוראים" w:date="2026-10-05T16:40:51Z">
            <w:rPr>
              <w:rtl/>
            </w:rPr>
          </w:rPrChange>
        </w:rPr>
        <w:t xml:space="preserve">רבש"ע</w:t>
      </w:r>
      <w:r w:rsidR="006D794F" w:rsidRPr="000528DA">
        <w:rPr>
          <w:rtl/>
        </w:rPr>
        <w:t>, אדם נושא אשה על אשתו ראשונה</w:t>
      </w:r>
      <w:r w:rsidR="006D794F" w:rsidRPr="000528DA">
        <w:rPr>
          <w:rFonts w:hint="cs"/>
          <w:rtl/>
        </w:rPr>
        <w:t xml:space="preserve"> </w:t>
      </w:r>
      <w:r w:rsidRPr="000528DA">
        <w:rPr>
          <w:rtl/>
        </w:rPr>
        <w:t xml:space="preserve">זוכר מעשה הראשונה, </w:t>
      </w:r>
      <w:r w:rsidRPr="00A10336">
        <w:rPr>
          <w:rStyle w:val="30"/>
          <w:rtl/>
        </w:rPr>
        <w:t>אתה עזבתני ושכחתני.</w:t>
      </w:r>
      <w:r w:rsidR="006D794F" w:rsidRPr="000528DA">
        <w:rPr>
          <w:rFonts w:hint="cs"/>
          <w:rtl/>
        </w:rPr>
        <w:t xml:space="preserve"> </w:t>
      </w:r>
    </w:p>
    <w:p w14:paraId="5EC94479" w14:textId="77777777" w:rsidR="00DA51A5" w:rsidRPr="000528DA" w:rsidRDefault="00354FCB" w:rsidP="000528DA">
      <w:pPr>
        <w:rPr>
          <w:rtl/>
        </w:rPr>
      </w:pPr>
      <w:r w:rsidRPr="00E34F28">
        <w:rPr>
          <w:rStyle w:val="afffff9"/>
          <w:rFonts w:hint="cs"/>
          <w:rtl/>
        </w:rPr>
        <w:t>א"ל</w:t>
      </w:r>
      <w:r w:rsidR="00DA51A5" w:rsidRPr="00E34F28">
        <w:rPr>
          <w:rStyle w:val="afffff9"/>
          <w:rtl/>
        </w:rPr>
        <w:t xml:space="preserve"> הקב"ה: </w:t>
      </w:r>
      <w:r w:rsidR="00DA51A5" w:rsidRPr="000528DA">
        <w:rPr>
          <w:rtl/>
        </w:rPr>
        <w:t xml:space="preserve">בתי, </w:t>
      </w:r>
      <w:r w:rsidR="00DA51A5" w:rsidRPr="000528DA">
        <w:rPr>
          <w:rFonts w:hint="cs"/>
          <w:rtl/>
        </w:rPr>
        <w:t>י</w:t>
      </w:r>
      <w:r w:rsidR="00DA51A5" w:rsidRPr="000528DA">
        <w:rPr>
          <w:rtl/>
        </w:rPr>
        <w:t>"</w:t>
      </w:r>
      <w:r w:rsidR="00DA51A5" w:rsidRPr="000528DA">
        <w:rPr>
          <w:rFonts w:hint="cs"/>
          <w:rtl/>
        </w:rPr>
        <w:t xml:space="preserve">ב </w:t>
      </w:r>
      <w:r w:rsidR="00DA51A5" w:rsidRPr="000528DA">
        <w:rPr>
          <w:rtl/>
        </w:rPr>
        <w:t xml:space="preserve">מזלות בראתי ברקיע ועל כל מזל ומזל בראתי לו </w:t>
      </w:r>
      <w:r w:rsidR="00DA51A5" w:rsidRPr="000528DA">
        <w:rPr>
          <w:rFonts w:hint="cs"/>
          <w:rtl/>
        </w:rPr>
        <w:t xml:space="preserve">ל' </w:t>
      </w:r>
      <w:r w:rsidR="00DA51A5" w:rsidRPr="000528DA">
        <w:rPr>
          <w:rtl/>
        </w:rPr>
        <w:t>חיל</w:t>
      </w:r>
      <w:r w:rsidR="00B47E80" w:rsidRPr="000528DA">
        <w:rPr>
          <w:rFonts w:hint="cs"/>
          <w:rtl/>
        </w:rPr>
        <w:t>,</w:t>
      </w:r>
      <w:r w:rsidR="00DA51A5" w:rsidRPr="000528DA">
        <w:rPr>
          <w:rtl/>
        </w:rPr>
        <w:t xml:space="preserve"> וע</w:t>
      </w:r>
      <w:r w:rsidR="00DA51A5" w:rsidRPr="000528DA">
        <w:rPr>
          <w:rFonts w:hint="cs"/>
          <w:rtl/>
        </w:rPr>
        <w:t>כאו</w:t>
      </w:r>
      <w:r w:rsidR="00DA51A5" w:rsidRPr="000528DA">
        <w:rPr>
          <w:rtl/>
        </w:rPr>
        <w:t>"</w:t>
      </w:r>
      <w:r w:rsidR="00DA51A5" w:rsidRPr="000528DA">
        <w:rPr>
          <w:rFonts w:hint="cs"/>
          <w:rtl/>
        </w:rPr>
        <w:t xml:space="preserve">א בראתי ל' </w:t>
      </w:r>
      <w:r w:rsidR="00DA51A5" w:rsidRPr="000528DA">
        <w:rPr>
          <w:rtl/>
        </w:rPr>
        <w:t>לגיון</w:t>
      </w:r>
      <w:r w:rsidR="00B47E80" w:rsidRPr="000528DA">
        <w:rPr>
          <w:rFonts w:hint="cs"/>
          <w:rtl/>
        </w:rPr>
        <w:t>,</w:t>
      </w:r>
      <w:r w:rsidR="00DA51A5" w:rsidRPr="000528DA">
        <w:rPr>
          <w:rtl/>
        </w:rPr>
        <w:t xml:space="preserve"> וע</w:t>
      </w:r>
      <w:r w:rsidR="00DA51A5" w:rsidRPr="000528DA">
        <w:rPr>
          <w:rFonts w:hint="cs"/>
          <w:rtl/>
        </w:rPr>
        <w:t>כאו</w:t>
      </w:r>
      <w:r w:rsidR="00DA51A5" w:rsidRPr="000528DA">
        <w:rPr>
          <w:rtl/>
        </w:rPr>
        <w:t>"</w:t>
      </w:r>
      <w:r w:rsidR="00DA51A5" w:rsidRPr="000528DA">
        <w:rPr>
          <w:rFonts w:hint="cs"/>
          <w:rtl/>
        </w:rPr>
        <w:t xml:space="preserve">א בראתי ל' </w:t>
      </w:r>
      <w:r w:rsidR="00DA51A5" w:rsidRPr="000528DA">
        <w:rPr>
          <w:rtl/>
        </w:rPr>
        <w:t>רהטון</w:t>
      </w:r>
      <w:r w:rsidR="00DA51A5" w:rsidRPr="000528DA">
        <w:rPr>
          <w:rFonts w:hint="cs"/>
          <w:rtl/>
        </w:rPr>
        <w:t>,</w:t>
      </w:r>
      <w:r w:rsidR="00DA51A5" w:rsidRPr="000528DA">
        <w:rPr>
          <w:rtl/>
        </w:rPr>
        <w:t xml:space="preserve"> וע</w:t>
      </w:r>
      <w:r w:rsidR="00DA51A5" w:rsidRPr="000528DA">
        <w:rPr>
          <w:rFonts w:hint="cs"/>
          <w:rtl/>
        </w:rPr>
        <w:t>כאו</w:t>
      </w:r>
      <w:r w:rsidR="00DA51A5" w:rsidRPr="000528DA">
        <w:rPr>
          <w:rtl/>
        </w:rPr>
        <w:t>"</w:t>
      </w:r>
      <w:r w:rsidR="00DA51A5" w:rsidRPr="000528DA">
        <w:rPr>
          <w:rFonts w:hint="cs"/>
          <w:rtl/>
        </w:rPr>
        <w:t xml:space="preserve">א בראתי ל' </w:t>
      </w:r>
      <w:r w:rsidR="00DA51A5" w:rsidRPr="000528DA">
        <w:rPr>
          <w:rtl/>
        </w:rPr>
        <w:t>קרטון</w:t>
      </w:r>
      <w:r w:rsidR="00B47E80" w:rsidRPr="000528DA">
        <w:rPr>
          <w:rFonts w:hint="cs"/>
          <w:rtl/>
        </w:rPr>
        <w:t>,</w:t>
      </w:r>
      <w:r w:rsidR="00DA51A5" w:rsidRPr="000528DA">
        <w:rPr>
          <w:rtl/>
        </w:rPr>
        <w:t xml:space="preserve"> וע</w:t>
      </w:r>
      <w:r w:rsidR="00DA51A5" w:rsidRPr="000528DA">
        <w:rPr>
          <w:rFonts w:hint="cs"/>
          <w:rtl/>
        </w:rPr>
        <w:t>כאו</w:t>
      </w:r>
      <w:r w:rsidR="00DA51A5" w:rsidRPr="000528DA">
        <w:rPr>
          <w:rtl/>
        </w:rPr>
        <w:t>"</w:t>
      </w:r>
      <w:r w:rsidR="00DA51A5" w:rsidRPr="000528DA">
        <w:rPr>
          <w:rFonts w:hint="cs"/>
          <w:rtl/>
        </w:rPr>
        <w:t>א בראתי ל'</w:t>
      </w:r>
      <w:r w:rsidR="00DA51A5" w:rsidRPr="000528DA">
        <w:rPr>
          <w:rtl/>
        </w:rPr>
        <w:t xml:space="preserve"> גסטרא</w:t>
      </w:r>
      <w:r w:rsidR="00B47E80" w:rsidRPr="000528DA">
        <w:rPr>
          <w:rFonts w:hint="cs"/>
          <w:rtl/>
        </w:rPr>
        <w:t>,</w:t>
      </w:r>
      <w:r w:rsidR="00DA51A5" w:rsidRPr="000528DA">
        <w:rPr>
          <w:rtl/>
        </w:rPr>
        <w:t xml:space="preserve"> וע</w:t>
      </w:r>
      <w:r w:rsidR="00DA51A5" w:rsidRPr="000528DA">
        <w:rPr>
          <w:rFonts w:hint="cs"/>
          <w:rtl/>
        </w:rPr>
        <w:t>כאו</w:t>
      </w:r>
      <w:r w:rsidR="00DA51A5" w:rsidRPr="000528DA">
        <w:rPr>
          <w:rtl/>
        </w:rPr>
        <w:t>"</w:t>
      </w:r>
      <w:r w:rsidR="00DA51A5" w:rsidRPr="000528DA">
        <w:rPr>
          <w:rFonts w:hint="cs"/>
          <w:rtl/>
        </w:rPr>
        <w:t>א בראתי שס</w:t>
      </w:r>
      <w:r w:rsidR="00DA51A5" w:rsidRPr="000528DA">
        <w:rPr>
          <w:rtl/>
        </w:rPr>
        <w:t>"</w:t>
      </w:r>
      <w:r w:rsidR="00DA51A5" w:rsidRPr="000528DA">
        <w:rPr>
          <w:rFonts w:hint="cs"/>
          <w:rtl/>
        </w:rPr>
        <w:t xml:space="preserve">ה </w:t>
      </w:r>
      <w:r w:rsidR="00DA51A5" w:rsidRPr="000528DA">
        <w:rPr>
          <w:rtl/>
        </w:rPr>
        <w:t>אלפי רבוא כוכבים כנגד ימות החמה</w:t>
      </w:r>
      <w:r w:rsidR="00B47E80" w:rsidRPr="000528DA">
        <w:rPr>
          <w:rFonts w:hint="cs"/>
          <w:rtl/>
        </w:rPr>
        <w:t>,</w:t>
      </w:r>
      <w:r w:rsidR="006D794F" w:rsidRPr="000528DA">
        <w:rPr>
          <w:rFonts w:hint="cs"/>
          <w:rtl/>
        </w:rPr>
        <w:t xml:space="preserve"> </w:t>
      </w:r>
      <w:r w:rsidR="00DA51A5" w:rsidRPr="00A10336">
        <w:rPr>
          <w:rStyle w:val="30"/>
          <w:rtl/>
        </w:rPr>
        <w:t>וכולן לא בראתי אלא בשבילך</w:t>
      </w:r>
      <w:r w:rsidR="00DA51A5" w:rsidRPr="000528DA">
        <w:rPr>
          <w:rtl/>
        </w:rPr>
        <w:t xml:space="preserve"> ואת אמרת עזבתני ושכחתני?</w:t>
      </w:r>
    </w:p>
    <w:p w14:paraId="04B5A5CC" w14:textId="084A1690" w:rsidR="00A24328" w:rsidRDefault="009B14FE" w:rsidP="009A59D1">
      <w:pPr>
        <w:pStyle w:val="38"/>
        <w:framePr w:wrap="notBeside"/>
        <w:rPr>
          <w:rtl/>
        </w:rPr>
      </w:pPr>
      <w:r>
        <w:rPr>
          <w:rtl/>
        </w:rPr>
        <w:t>·</w:t>
      </w:r>
    </w:p>
    <w:p w14:paraId="097C96ED" w14:textId="6C1BE1E3" w:rsidR="00683792" w:rsidRPr="00E34F28" w:rsidRDefault="00DA51A5" w:rsidP="00660D7A">
      <w:pPr>
        <w:pStyle w:val="afffff5"/>
        <w:jc w:val="center"/>
        <w:rPr>
          <w:rtl/>
        </w:rPr>
      </w:pPr>
      <w:r w:rsidRPr="00A4639B">
        <w:rPr>
          <w:rStyle w:val="ad"/>
          <w:rFonts w:hint="cs"/>
          <w:rtl/>
        </w:rPr>
        <w:t>'</w:t>
      </w:r>
      <w:r w:rsidRPr="00A4639B">
        <w:rPr>
          <w:rStyle w:val="ad"/>
          <w:rtl/>
        </w:rPr>
        <w:t>התשכח אשה עולה</w:t>
      </w:r>
      <w:r w:rsidRPr="00A4639B">
        <w:rPr>
          <w:rStyle w:val="ad"/>
          <w:rFonts w:hint="cs"/>
          <w:rtl/>
        </w:rPr>
        <w:t>'</w:t>
      </w:r>
    </w:p>
    <w:p w14:paraId="0F82B358" w14:textId="77777777" w:rsidR="0029048C" w:rsidRDefault="00DA51A5" w:rsidP="0029048C">
      <w:pPr>
        <w:pStyle w:val="38"/>
        <w:framePr w:wrap="notBeside"/>
        <w:rPr>
          <w:rStyle w:val="afffff9"/>
          <w:rtl/>
        </w:rPr>
      </w:pPr>
      <w:r w:rsidRPr="00E34F28">
        <w:rPr>
          <w:rStyle w:val="afffff9"/>
          <w:rtl/>
        </w:rPr>
        <w:t>אמר הקב"ה:</w:t>
      </w:r>
    </w:p>
    <w:p w14:paraId="02A9ADD7" w14:textId="45071160" w:rsidR="0029048C" w:rsidRPr="0029048C" w:rsidRDefault="00DA51A5" w:rsidP="0029048C">
      <w:pPr>
        <w:pStyle w:val="afffff5"/>
        <w:spacing w:before="0"/>
        <w:rPr>
          <w:rStyle w:val="afffff9"/>
          <w:rFonts w:cs="FrankRuehl"/>
          <w:spacing w:val="0"/>
          <w:szCs w:val="18"/>
          <w:rtl/>
        </w:rPr>
      </w:pPr>
      <w:r w:rsidRPr="00E34F28">
        <w:rPr>
          <w:rStyle w:val="afffff9"/>
          <w:rtl/>
        </w:rPr>
        <w:t xml:space="preserve"> </w:t>
      </w:r>
      <w:r w:rsidRPr="00FE3D07">
        <w:rPr>
          <w:rtl/>
        </w:rPr>
        <w:t>כלום אשכח עולות אילים ופטרי רחמים שהקרבת לפני במדבר?</w:t>
      </w:r>
      <w:r w:rsidR="006D794F" w:rsidRPr="00FE3D07">
        <w:rPr>
          <w:rFonts w:hint="cs"/>
          <w:rtl/>
        </w:rPr>
        <w:t xml:space="preserve"> </w:t>
      </w:r>
    </w:p>
    <w:p w14:paraId="622EBBAD" w14:textId="77777777" w:rsidR="0029048C" w:rsidRDefault="00DA51A5" w:rsidP="0029048C">
      <w:pPr>
        <w:pStyle w:val="38"/>
        <w:framePr w:wrap="notBeside"/>
        <w:rPr>
          <w:rStyle w:val="afffff9"/>
          <w:rtl/>
        </w:rPr>
      </w:pPr>
      <w:r w:rsidRPr="00E34F28">
        <w:rPr>
          <w:rStyle w:val="afffff9"/>
          <w:rtl/>
        </w:rPr>
        <w:t>אמרה לפניו:</w:t>
      </w:r>
    </w:p>
    <w:p w14:paraId="1113CAB8" w14:textId="24432F9E" w:rsidR="0029048C" w:rsidRPr="0029048C" w:rsidRDefault="00DA51A5" w:rsidP="0029048C">
      <w:pPr>
        <w:rPr>
          <w:rtl/>
        </w:rPr>
      </w:pPr>
      <w:r w:rsidRPr="00E34F28">
        <w:rPr>
          <w:rStyle w:val="afffff9"/>
          <w:rtl/>
        </w:rPr>
        <w:t xml:space="preserve"> </w:t>
      </w:r>
      <w:r>
        <w:rPr>
          <w:rStyle w:val="afffff9"/>
          <w:rtl/>
          <w:rPrChange w:id="9225" w:author="מנוע אמוראים" w:date="2026-10-05T16:40:51Z">
            <w:rPr>
              <w:rtl/>
            </w:rPr>
          </w:rPrChange>
        </w:rPr>
        <w:t xml:space="preserve">רבש"ע</w:t>
      </w:r>
      <w:r>
        <w:rPr>
          <w:rtl/>
        </w:rPr>
        <w:t xml:space="preserve"> הואיל ואין שכחה לפני כסא כבודך שמא לא תשכח לי מעשה העגל?</w:t>
      </w:r>
      <w:r w:rsidR="00291D7F" w:rsidRPr="000528DA">
        <w:rPr>
          <w:rFonts w:hint="cs"/>
          <w:rtl/>
        </w:rPr>
        <w:t xml:space="preserve"> </w:t>
      </w:r>
      <w:r w:rsidRPr="000528DA">
        <w:rPr>
          <w:rFonts w:hint="cs"/>
          <w:rtl/>
        </w:rPr>
        <w:t xml:space="preserve">- </w:t>
      </w:r>
      <w:r w:rsidRPr="00E34F28">
        <w:rPr>
          <w:rStyle w:val="afffff9"/>
          <w:rFonts w:hint="cs"/>
          <w:rtl/>
        </w:rPr>
        <w:t>א"ל</w:t>
      </w:r>
      <w:r w:rsidRPr="00E34F28">
        <w:rPr>
          <w:rStyle w:val="afffff9"/>
          <w:rtl/>
        </w:rPr>
        <w:t>:</w:t>
      </w:r>
      <w:r w:rsidRPr="00683792">
        <w:rPr>
          <w:rStyle w:val="ad"/>
          <w:rtl/>
        </w:rPr>
        <w:t xml:space="preserve"> </w:t>
      </w:r>
      <w:r w:rsidRPr="00683792">
        <w:rPr>
          <w:rStyle w:val="ad"/>
          <w:rFonts w:hint="cs"/>
          <w:rtl/>
        </w:rPr>
        <w:t>'</w:t>
      </w:r>
      <w:r w:rsidRPr="00683792">
        <w:rPr>
          <w:rStyle w:val="ad"/>
          <w:rtl/>
        </w:rPr>
        <w:t>גם אלה תשכחנה</w:t>
      </w:r>
      <w:r w:rsidRPr="00683792">
        <w:rPr>
          <w:rStyle w:val="ad"/>
          <w:rFonts w:hint="cs"/>
          <w:rtl/>
        </w:rPr>
        <w:t>'</w:t>
      </w:r>
      <w:r w:rsidRPr="00683792">
        <w:rPr>
          <w:rStyle w:val="ad"/>
          <w:rtl/>
        </w:rPr>
        <w:t>.</w:t>
      </w:r>
    </w:p>
    <w:p w14:paraId="44C7F6B6" w14:textId="77777777" w:rsidR="0029048C" w:rsidRDefault="00DA51A5" w:rsidP="0029048C">
      <w:pPr>
        <w:pStyle w:val="38"/>
        <w:framePr w:wrap="notBeside"/>
        <w:rPr>
          <w:rStyle w:val="afffff9"/>
          <w:rtl/>
        </w:rPr>
      </w:pPr>
      <w:r w:rsidRPr="00E34F28">
        <w:rPr>
          <w:rStyle w:val="afffff9"/>
          <w:rtl/>
        </w:rPr>
        <w:t>אמרה לפניו:</w:t>
      </w:r>
    </w:p>
    <w:p w14:paraId="328CC712" w14:textId="77777777" w:rsidR="0029048C" w:rsidRDefault="00DA51A5" w:rsidP="000528DA">
      <w:pPr>
        <w:rPr>
          <w:rtl/>
        </w:rPr>
      </w:pPr>
      <w:r>
        <w:rPr>
          <w:rStyle w:val="afffff9"/>
          <w:spacing w:val="-4"/>
          <w:rtl/>
          <w:rPrChange w:id="9226" w:author="מנוע אמוראים" w:date="2026-10-05T16:40:51Z">
            <w:rPr>
              <w:spacing w:val="-4"/>
              <w:rtl/>
            </w:rPr>
          </w:rPrChange>
        </w:rPr>
        <w:t xml:space="preserve">רבש"ע</w:t>
      </w:r>
      <w:r>
        <w:rPr>
          <w:spacing w:val="-4"/>
          <w:rtl/>
        </w:rPr>
        <w:t xml:space="preserve"> הואיל ויש שכחה לפני כסא כבודך שמא תשכח לי מעשה סיני?</w:t>
      </w:r>
      <w:r w:rsidR="006D794F" w:rsidRPr="000528DA">
        <w:rPr>
          <w:rFonts w:hint="cs"/>
          <w:rtl/>
        </w:rPr>
        <w:t xml:space="preserve"> </w:t>
      </w:r>
    </w:p>
    <w:p w14:paraId="6523B2D7" w14:textId="77777777" w:rsidR="0029048C" w:rsidRDefault="00DA51A5" w:rsidP="0029048C">
      <w:pPr>
        <w:pStyle w:val="38"/>
        <w:framePr w:wrap="notBeside"/>
        <w:rPr>
          <w:rStyle w:val="ad"/>
          <w:rtl/>
        </w:rPr>
      </w:pPr>
      <w:r w:rsidRPr="00E34F28">
        <w:rPr>
          <w:rStyle w:val="afffff9"/>
          <w:rFonts w:hint="cs"/>
          <w:rtl/>
        </w:rPr>
        <w:t>א"ל:</w:t>
      </w:r>
    </w:p>
    <w:p w14:paraId="27FCB0E5" w14:textId="3DEED895" w:rsidR="00B47E80" w:rsidRPr="000528DA" w:rsidRDefault="00DA51A5" w:rsidP="000528DA">
      <w:pPr>
        <w:rPr>
          <w:rtl/>
        </w:rPr>
      </w:pPr>
      <w:r w:rsidRPr="00683792">
        <w:rPr>
          <w:rStyle w:val="ad"/>
          <w:rFonts w:hint="cs"/>
          <w:rtl/>
        </w:rPr>
        <w:t>'</w:t>
      </w:r>
      <w:r w:rsidRPr="00683792">
        <w:rPr>
          <w:rStyle w:val="ad"/>
          <w:rtl/>
        </w:rPr>
        <w:t>ואנכי לא אשכחך</w:t>
      </w:r>
      <w:r w:rsidRPr="00683792">
        <w:rPr>
          <w:rStyle w:val="ad"/>
          <w:rFonts w:hint="cs"/>
          <w:rtl/>
        </w:rPr>
        <w:t>'</w:t>
      </w:r>
      <w:r w:rsidRPr="00683792">
        <w:rPr>
          <w:rStyle w:val="ad"/>
          <w:rtl/>
        </w:rPr>
        <w:t>.</w:t>
      </w:r>
    </w:p>
    <w:p w14:paraId="4FCADBAE" w14:textId="65810FCC" w:rsidR="00A24328" w:rsidRDefault="00DA51A5" w:rsidP="009A59D1">
      <w:pPr>
        <w:pStyle w:val="38"/>
        <w:framePr w:wrap="notBeside"/>
        <w:rPr>
          <w:rtl/>
        </w:rPr>
      </w:pPr>
      <w:r w:rsidRPr="00660D7A">
        <w:rPr>
          <w:rFonts w:hint="cs"/>
          <w:rtl/>
        </w:rPr>
        <w:t xml:space="preserve">והיינו </w:t>
      </w:r>
      <w:r w:rsidR="006D794F" w:rsidRPr="00660D7A">
        <w:rPr>
          <w:rFonts w:hint="cs"/>
          <w:rtl/>
        </w:rPr>
        <w:t>ד</w:t>
      </w:r>
      <w:r w:rsidRPr="00660D7A">
        <w:rPr>
          <w:rFonts w:hint="cs"/>
          <w:rtl/>
        </w:rPr>
        <w:t>ר</w:t>
      </w:r>
      <w:r w:rsidRPr="00660D7A">
        <w:rPr>
          <w:rtl/>
        </w:rPr>
        <w:t>"</w:t>
      </w:r>
      <w:r w:rsidRPr="00660D7A">
        <w:rPr>
          <w:rFonts w:hint="cs"/>
          <w:rtl/>
        </w:rPr>
        <w:t>א</w:t>
      </w:r>
      <w:r w:rsidR="00A24328">
        <w:rPr>
          <w:rtl/>
        </w:rPr>
        <w:t>:</w:t>
      </w:r>
    </w:p>
    <w:p w14:paraId="241AF831" w14:textId="47A63EFA" w:rsidR="00B47E80" w:rsidRPr="000528DA" w:rsidRDefault="00DA51A5" w:rsidP="000528DA">
      <w:pPr>
        <w:rPr>
          <w:rtl/>
        </w:rPr>
      </w:pPr>
      <w:r w:rsidRPr="00A4639B">
        <w:rPr>
          <w:rStyle w:val="ad"/>
          <w:rFonts w:hint="cs"/>
          <w:rtl/>
        </w:rPr>
        <w:t>'</w:t>
      </w:r>
      <w:r w:rsidRPr="00A4639B">
        <w:rPr>
          <w:rStyle w:val="ad"/>
          <w:rtl/>
        </w:rPr>
        <w:t>גם אלה תשכחנה</w:t>
      </w:r>
      <w:r w:rsidRPr="00A4639B">
        <w:rPr>
          <w:rStyle w:val="ad"/>
          <w:rFonts w:hint="cs"/>
          <w:rtl/>
        </w:rPr>
        <w:t>'</w:t>
      </w:r>
      <w:r w:rsidRPr="00A4639B">
        <w:rPr>
          <w:rStyle w:val="ad"/>
          <w:rtl/>
        </w:rPr>
        <w:t xml:space="preserve"> </w:t>
      </w:r>
      <w:r w:rsidRPr="000528DA">
        <w:rPr>
          <w:rFonts w:ascii="Fb Fontext" w:hAnsi="Fb Fontext"/>
          <w:rtl/>
        </w:rPr>
        <w:t>זה מעשה העגל,</w:t>
      </w:r>
      <w:r w:rsidRPr="00A4639B">
        <w:rPr>
          <w:rStyle w:val="ad"/>
          <w:rtl/>
        </w:rPr>
        <w:t xml:space="preserve"> </w:t>
      </w:r>
    </w:p>
    <w:p w14:paraId="39B02FB7" w14:textId="5C3C2765" w:rsidR="00DA51A5" w:rsidRPr="000528DA" w:rsidRDefault="00DA51A5" w:rsidP="000528DA">
      <w:pPr>
        <w:rPr>
          <w:rtl/>
        </w:rPr>
      </w:pPr>
      <w:r w:rsidRPr="00A4639B">
        <w:rPr>
          <w:rStyle w:val="ad"/>
          <w:rFonts w:hint="cs"/>
          <w:rtl/>
        </w:rPr>
        <w:t>'</w:t>
      </w:r>
      <w:r w:rsidRPr="00A4639B">
        <w:rPr>
          <w:rStyle w:val="ad"/>
          <w:rtl/>
        </w:rPr>
        <w:t>ואנכי לא אשכחך</w:t>
      </w:r>
      <w:r w:rsidRPr="00A4639B">
        <w:rPr>
          <w:rStyle w:val="ad"/>
          <w:rFonts w:hint="cs"/>
          <w:rtl/>
        </w:rPr>
        <w:t>'</w:t>
      </w:r>
      <w:r w:rsidRPr="00A4639B">
        <w:rPr>
          <w:rStyle w:val="ad"/>
          <w:rtl/>
        </w:rPr>
        <w:t xml:space="preserve"> </w:t>
      </w:r>
      <w:r w:rsidRPr="000528DA">
        <w:rPr>
          <w:rFonts w:ascii="Fb Fontext" w:hAnsi="Fb Fontext"/>
          <w:rtl/>
        </w:rPr>
        <w:t>- זה מעשה סיני.</w:t>
      </w:r>
    </w:p>
    <w:p w14:paraId="372356FF" w14:textId="77777777" w:rsidR="00DA51A5" w:rsidRPr="00E34F28" w:rsidRDefault="00DA51A5" w:rsidP="00672862">
      <w:pPr>
        <w:pStyle w:val="a5"/>
        <w:rPr>
          <w:rtl/>
        </w:rPr>
      </w:pPr>
      <w:ins w:id="9834" w:author="מספור קטעי משנה" w:date="2026-10-06T06:45:16Z">
        <w:r>
          <w:rPr>
            <w:rStyle w:val="MisparKeta"/>
          </w:rPr>
          <w:t xml:space="preserve">ה. </w:t>
        </w:r>
      </w:ins>
      <w:r w:rsidRPr="00A500E2">
        <w:rPr>
          <w:rtl/>
        </w:rPr>
        <w:t>חסידים הראשונים שוהין שעה אחת.</w:t>
      </w:r>
    </w:p>
    <w:p w14:paraId="0E16933E" w14:textId="180CF8C5" w:rsidR="00A24328" w:rsidRDefault="00DA51A5" w:rsidP="009A59D1">
      <w:pPr>
        <w:pStyle w:val="38"/>
        <w:framePr w:wrap="notBeside"/>
        <w:rPr>
          <w:rtl/>
        </w:rPr>
      </w:pPr>
      <w:r w:rsidRPr="00660D7A">
        <w:rPr>
          <w:rtl/>
        </w:rPr>
        <w:t>מריב"ל</w:t>
      </w:r>
      <w:r w:rsidR="00A24328">
        <w:rPr>
          <w:rtl/>
        </w:rPr>
        <w:t>:</w:t>
      </w:r>
    </w:p>
    <w:p w14:paraId="61CD5478" w14:textId="345A7A67" w:rsidR="00E9796E" w:rsidRPr="000528DA" w:rsidRDefault="00DA51A5" w:rsidP="000528DA">
      <w:pPr>
        <w:rPr>
          <w:rtl/>
        </w:rPr>
      </w:pPr>
      <w:r w:rsidRPr="00A4639B">
        <w:rPr>
          <w:rStyle w:val="ad"/>
          <w:rFonts w:hint="cs"/>
          <w:rtl/>
        </w:rPr>
        <w:t>'א</w:t>
      </w:r>
      <w:r w:rsidRPr="00A4639B">
        <w:rPr>
          <w:rStyle w:val="ad"/>
          <w:rtl/>
        </w:rPr>
        <w:t>שרי יושבי ביתך</w:t>
      </w:r>
      <w:r w:rsidRPr="00A4639B">
        <w:rPr>
          <w:rStyle w:val="ad"/>
          <w:rFonts w:hint="cs"/>
          <w:rtl/>
        </w:rPr>
        <w:t>'</w:t>
      </w:r>
      <w:r w:rsidRPr="00A4639B">
        <w:rPr>
          <w:rStyle w:val="ad"/>
          <w:rtl/>
        </w:rPr>
        <w:t>.</w:t>
      </w:r>
      <w:r w:rsidR="006D794F" w:rsidRPr="000528DA">
        <w:rPr>
          <w:rFonts w:hint="cs"/>
          <w:rtl/>
        </w:rPr>
        <w:t xml:space="preserve"> </w:t>
      </w:r>
    </w:p>
    <w:p w14:paraId="1D2E65A6" w14:textId="77777777" w:rsidR="00B47E80" w:rsidRPr="000528DA" w:rsidRDefault="00DA51A5" w:rsidP="000528DA">
      <w:pPr>
        <w:rPr>
          <w:rtl/>
        </w:rPr>
      </w:pPr>
      <w:r w:rsidRPr="000528DA">
        <w:rPr>
          <w:rtl/>
        </w:rPr>
        <w:t xml:space="preserve">המתפלל צריך לשהות שעה אחת </w:t>
      </w:r>
      <w:r w:rsidRPr="00A10336">
        <w:rPr>
          <w:rStyle w:val="30"/>
          <w:rtl/>
        </w:rPr>
        <w:t>אחר</w:t>
      </w:r>
      <w:r w:rsidRPr="000528DA">
        <w:rPr>
          <w:rtl/>
        </w:rPr>
        <w:t xml:space="preserve"> תפלת</w:t>
      </w:r>
      <w:r w:rsidRPr="000528DA">
        <w:rPr>
          <w:rFonts w:hint="cs"/>
          <w:rtl/>
        </w:rPr>
        <w:t>ו</w:t>
      </w:r>
      <w:r w:rsidRPr="00F95182">
        <w:rPr>
          <w:rStyle w:val="ad"/>
          <w:rtl/>
        </w:rPr>
        <w:t xml:space="preserve"> </w:t>
      </w:r>
      <w:r w:rsidRPr="00F95182">
        <w:rPr>
          <w:rStyle w:val="ad"/>
          <w:rFonts w:hint="cs"/>
          <w:rtl/>
        </w:rPr>
        <w:t>'</w:t>
      </w:r>
      <w:r w:rsidRPr="00F95182">
        <w:rPr>
          <w:rStyle w:val="ad"/>
          <w:rtl/>
        </w:rPr>
        <w:t>ישבו ישרים את פניך</w:t>
      </w:r>
      <w:r w:rsidRPr="00F95182">
        <w:rPr>
          <w:rStyle w:val="ad"/>
          <w:rFonts w:hint="cs"/>
          <w:rtl/>
        </w:rPr>
        <w:t>'</w:t>
      </w:r>
      <w:r w:rsidRPr="00F95182">
        <w:rPr>
          <w:rStyle w:val="ad"/>
          <w:rtl/>
        </w:rPr>
        <w:t>.</w:t>
      </w:r>
      <w:r w:rsidR="006D794F" w:rsidRPr="000528DA">
        <w:rPr>
          <w:rFonts w:hint="cs"/>
          <w:rtl/>
        </w:rPr>
        <w:t xml:space="preserve"> </w:t>
      </w:r>
      <w:r w:rsidR="003501A8" w:rsidRPr="00A10336">
        <w:rPr>
          <w:rStyle w:val="30"/>
          <w:rFonts w:hint="cs"/>
          <w:rtl/>
        </w:rPr>
        <w:t xml:space="preserve"> </w:t>
      </w:r>
    </w:p>
    <w:p w14:paraId="1F03EB65" w14:textId="77777777" w:rsidR="00A24328" w:rsidRDefault="006D794F" w:rsidP="009A59D1">
      <w:pPr>
        <w:pStyle w:val="38"/>
        <w:framePr w:wrap="notBeside"/>
        <w:rPr>
          <w:rtl/>
        </w:rPr>
      </w:pPr>
      <w:r w:rsidRPr="00660D7A">
        <w:rPr>
          <w:rFonts w:hint="cs"/>
          <w:rtl/>
        </w:rPr>
        <w:t>ותנ</w:t>
      </w:r>
      <w:r w:rsidR="00AE16FF" w:rsidRPr="00660D7A">
        <w:rPr>
          <w:rtl/>
        </w:rPr>
        <w:t>"</w:t>
      </w:r>
      <w:r w:rsidRPr="00660D7A">
        <w:rPr>
          <w:rFonts w:hint="cs"/>
          <w:rtl/>
        </w:rPr>
        <w:t>ה</w:t>
      </w:r>
      <w:r w:rsidR="00A24328">
        <w:rPr>
          <w:rtl/>
        </w:rPr>
        <w:t>:</w:t>
      </w:r>
    </w:p>
    <w:p w14:paraId="17FE53EB" w14:textId="131B727D" w:rsidR="006D794F" w:rsidRPr="000528DA" w:rsidRDefault="006D794F" w:rsidP="000528DA">
      <w:bookmarkStart w:id="957" w:name="_Toc193636020"/>
      <w:bookmarkStart w:id="958" w:name="_Toc216184629"/>
      <w:r w:rsidRPr="00A10336">
        <w:rPr>
          <w:rStyle w:val="30"/>
          <w:rFonts w:hint="cs"/>
          <w:rtl/>
        </w:rPr>
        <w:t>קודם</w:t>
      </w:r>
      <w:bookmarkEnd w:id="957"/>
      <w:bookmarkEnd w:id="958"/>
      <w:r w:rsidRPr="000528DA">
        <w:rPr>
          <w:rFonts w:hint="cs"/>
          <w:rtl/>
        </w:rPr>
        <w:t xml:space="preserve"> תפלתו </w:t>
      </w:r>
      <w:r w:rsidRPr="003501A8">
        <w:rPr>
          <w:rStyle w:val="ad"/>
          <w:rFonts w:hint="cs"/>
          <w:rtl/>
        </w:rPr>
        <w:t>אשרי</w:t>
      </w:r>
      <w:r w:rsidR="00CC63CA">
        <w:rPr>
          <w:rStyle w:val="ad"/>
          <w:rtl/>
        </w:rPr>
        <w:t>'</w:t>
      </w:r>
      <w:r w:rsidRPr="003501A8">
        <w:rPr>
          <w:rStyle w:val="ad"/>
          <w:rFonts w:hint="cs"/>
          <w:rtl/>
        </w:rPr>
        <w:t>,</w:t>
      </w:r>
      <w:r w:rsidRPr="000528DA">
        <w:rPr>
          <w:rFonts w:hint="cs"/>
          <w:rtl/>
        </w:rPr>
        <w:t xml:space="preserve"> </w:t>
      </w:r>
      <w:r w:rsidRPr="00A10336">
        <w:rPr>
          <w:rStyle w:val="30"/>
          <w:rFonts w:hint="cs"/>
          <w:rtl/>
        </w:rPr>
        <w:t>אחר</w:t>
      </w:r>
      <w:r w:rsidRPr="000528DA">
        <w:rPr>
          <w:rFonts w:hint="cs"/>
          <w:rtl/>
        </w:rPr>
        <w:t xml:space="preserve"> תפלתו </w:t>
      </w:r>
      <w:r w:rsidRPr="006D794F">
        <w:rPr>
          <w:rStyle w:val="ad"/>
          <w:rFonts w:hint="cs"/>
          <w:rtl/>
        </w:rPr>
        <w:t>ישבו ישרים את פניך</w:t>
      </w:r>
      <w:r w:rsidR="00B47E80">
        <w:rPr>
          <w:rStyle w:val="ad"/>
          <w:rFonts w:hint="cs"/>
          <w:rtl/>
        </w:rPr>
        <w:t>,</w:t>
      </w:r>
    </w:p>
    <w:p w14:paraId="12E62435" w14:textId="77777777" w:rsidR="00B47E80" w:rsidRPr="000528DA" w:rsidRDefault="00DA51A5" w:rsidP="000528DA">
      <w:pPr>
        <w:rPr>
          <w:rtl/>
        </w:rPr>
      </w:pPr>
      <w:bookmarkStart w:id="959" w:name="_Toc193636021"/>
      <w:bookmarkStart w:id="960" w:name="_Toc216184630"/>
      <w:r w:rsidRPr="00A10336">
        <w:rPr>
          <w:rStyle w:val="30"/>
          <w:rtl/>
        </w:rPr>
        <w:lastRenderedPageBreak/>
        <w:t>חסידים הראשונים</w:t>
      </w:r>
      <w:bookmarkEnd w:id="959"/>
      <w:bookmarkEnd w:id="960"/>
      <w:r w:rsidRPr="000528DA">
        <w:rPr>
          <w:rtl/>
        </w:rPr>
        <w:t xml:space="preserve"> שוהין שעה אחת ומתפללין שעה אחת</w:t>
      </w:r>
      <w:r w:rsidR="005D6AD7" w:rsidRPr="000528DA">
        <w:rPr>
          <w:rFonts w:hint="cs"/>
          <w:rtl/>
        </w:rPr>
        <w:t>,</w:t>
      </w:r>
      <w:r w:rsidRPr="000528DA">
        <w:rPr>
          <w:rtl/>
        </w:rPr>
        <w:t xml:space="preserve"> </w:t>
      </w:r>
    </w:p>
    <w:p w14:paraId="4B58CFDE" w14:textId="77777777" w:rsidR="00683792" w:rsidRPr="000528DA" w:rsidRDefault="00DA51A5" w:rsidP="000528DA">
      <w:pPr>
        <w:rPr>
          <w:rtl/>
        </w:rPr>
      </w:pPr>
      <w:r w:rsidRPr="000528DA">
        <w:rPr>
          <w:rtl/>
        </w:rPr>
        <w:t>וחוזרין ושוהין שעה אחת.</w:t>
      </w:r>
      <w:r w:rsidRPr="000528DA">
        <w:rPr>
          <w:rFonts w:hint="cs"/>
          <w:rtl/>
        </w:rPr>
        <w:t xml:space="preserve"> </w:t>
      </w:r>
      <w:r w:rsidRPr="000528DA">
        <w:rPr>
          <w:rtl/>
        </w:rPr>
        <w:t>וכי מאחר ששוהין תשע שעות ביום בתפלה, תורתן היאך משתמרת, ומלאכתן היאך נעשית?</w:t>
      </w:r>
      <w:r w:rsidR="005D4901" w:rsidRPr="000528DA">
        <w:rPr>
          <w:rFonts w:hint="cs"/>
          <w:rtl/>
        </w:rPr>
        <w:t xml:space="preserve"> </w:t>
      </w:r>
    </w:p>
    <w:p w14:paraId="14026B41" w14:textId="0A3A608D" w:rsidR="00A24328" w:rsidRDefault="005D4901" w:rsidP="009A59D1">
      <w:pPr>
        <w:pStyle w:val="38"/>
        <w:framePr w:wrap="notBeside"/>
        <w:rPr>
          <w:rtl/>
        </w:rPr>
      </w:pPr>
      <w:r w:rsidRPr="00660D7A">
        <w:rPr>
          <w:rtl/>
        </w:rPr>
        <w:t>אלא</w:t>
      </w:r>
      <w:r w:rsidR="009B14FE">
        <w:rPr>
          <w:rtl/>
        </w:rPr>
        <w:t>:</w:t>
      </w:r>
    </w:p>
    <w:p w14:paraId="2207C3D2" w14:textId="4DCEDD08" w:rsidR="00DA51A5" w:rsidRPr="000528DA" w:rsidRDefault="005D4901" w:rsidP="000528DA">
      <w:pPr>
        <w:rPr>
          <w:rtl/>
        </w:rPr>
      </w:pPr>
      <w:r w:rsidRPr="000528DA">
        <w:rPr>
          <w:rtl/>
        </w:rPr>
        <w:t xml:space="preserve">מתוך שחסידים הם </w:t>
      </w:r>
      <w:r w:rsidR="00DA51A5" w:rsidRPr="00A10336">
        <w:rPr>
          <w:rStyle w:val="30"/>
          <w:rtl/>
        </w:rPr>
        <w:t>תורתם משתמרת ומלאכתן מתברכת.</w:t>
      </w:r>
    </w:p>
    <w:p w14:paraId="1EF01C78" w14:textId="62F9D9B4" w:rsidR="00DA51A5" w:rsidRPr="00E34F28" w:rsidRDefault="00683C59" w:rsidP="00F50A20">
      <w:pPr>
        <w:pStyle w:val="afffa"/>
        <w:rPr>
          <w:rtl/>
        </w:rPr>
      </w:pPr>
      <w:r>
        <w:rPr>
          <w:rFonts w:hint="cs"/>
          <w:rtl/>
        </w:rPr>
        <w:t>***</w:t>
      </w:r>
    </w:p>
    <w:p w14:paraId="7C80DE83" w14:textId="77777777" w:rsidR="00DA51A5" w:rsidRPr="00E34F28" w:rsidRDefault="00DA51A5" w:rsidP="00672862">
      <w:pPr>
        <w:pStyle w:val="a5"/>
        <w:rPr>
          <w:rtl/>
        </w:rPr>
      </w:pPr>
      <w:ins w:id="9835" w:author="מספור קטעי משנה" w:date="2026-10-06T06:45:16Z">
        <w:r>
          <w:rPr>
            <w:rStyle w:val="MisparKeta"/>
          </w:rPr>
          <w:t xml:space="preserve">ו. </w:t>
        </w:r>
      </w:ins>
      <w:r w:rsidRPr="00D63319">
        <w:rPr>
          <w:rtl/>
        </w:rPr>
        <w:t>אפילו המלך שואל בשלומו לא ישיבנו</w:t>
      </w:r>
      <w:r w:rsidRPr="00F95182">
        <w:rPr>
          <w:rtl/>
        </w:rPr>
        <w:t>.</w:t>
      </w:r>
    </w:p>
    <w:p w14:paraId="1A699976" w14:textId="3D35ACBE" w:rsidR="00A24328" w:rsidRDefault="00DA51A5" w:rsidP="009A59D1">
      <w:pPr>
        <w:pStyle w:val="38"/>
        <w:framePr w:wrap="notBeside"/>
        <w:rPr>
          <w:rtl/>
        </w:rPr>
      </w:pPr>
      <w:r w:rsidRPr="00660D7A">
        <w:rPr>
          <w:rtl/>
        </w:rPr>
        <w:t>רב יוסף</w:t>
      </w:r>
      <w:r w:rsidR="00A24328">
        <w:rPr>
          <w:rtl/>
        </w:rPr>
        <w:t>:</w:t>
      </w:r>
    </w:p>
    <w:p w14:paraId="76E54D42" w14:textId="3BD94CF1" w:rsidR="00B47E80" w:rsidRPr="000528DA" w:rsidRDefault="00DA51A5" w:rsidP="000528DA">
      <w:pPr>
        <w:rPr>
          <w:rtl/>
        </w:rPr>
      </w:pPr>
      <w:r w:rsidRPr="000528DA">
        <w:rPr>
          <w:rFonts w:ascii="Fb Fontext" w:hAnsi="Fb Fontext"/>
          <w:rtl/>
        </w:rPr>
        <w:t>אבל למלכי אומות העולם פוסק.</w:t>
      </w:r>
      <w:r w:rsidR="005D4901" w:rsidRPr="000528DA">
        <w:rPr>
          <w:rFonts w:hint="cs"/>
          <w:rtl/>
        </w:rPr>
        <w:t xml:space="preserve"> </w:t>
      </w:r>
    </w:p>
    <w:p w14:paraId="546D9B88" w14:textId="3D3761D8" w:rsidR="00A24328" w:rsidRDefault="00DA51A5" w:rsidP="009A59D1">
      <w:pPr>
        <w:pStyle w:val="38"/>
        <w:framePr w:wrap="notBeside"/>
        <w:rPr>
          <w:rtl/>
        </w:rPr>
      </w:pPr>
      <w:r w:rsidRPr="00660D7A">
        <w:rPr>
          <w:rFonts w:hint="cs"/>
          <w:rtl/>
        </w:rPr>
        <w:t>והך</w:t>
      </w:r>
      <w:r w:rsidR="009B14FE">
        <w:rPr>
          <w:rFonts w:hint="cs"/>
          <w:rtl/>
        </w:rPr>
        <w:t>:</w:t>
      </w:r>
    </w:p>
    <w:p w14:paraId="55D1DEFA" w14:textId="60310A86" w:rsidR="009D0349" w:rsidRPr="000528DA" w:rsidRDefault="00DA51A5" w:rsidP="000528DA">
      <w:pPr>
        <w:rPr>
          <w:rtl/>
        </w:rPr>
      </w:pPr>
      <w:r w:rsidRPr="000528DA">
        <w:rPr>
          <w:rFonts w:hint="cs"/>
          <w:rtl/>
        </w:rPr>
        <w:t>דאנס או קרון כנגדו</w:t>
      </w:r>
      <w:r w:rsidR="00B47E80" w:rsidRPr="000528DA">
        <w:rPr>
          <w:rFonts w:hint="cs"/>
          <w:rtl/>
        </w:rPr>
        <w:t>,</w:t>
      </w:r>
      <w:r w:rsidRPr="000528DA">
        <w:rPr>
          <w:rFonts w:hint="cs"/>
          <w:rtl/>
        </w:rPr>
        <w:t xml:space="preserve"> מקצר ועולה</w:t>
      </w:r>
      <w:r w:rsidR="00B47E80" w:rsidRPr="000528DA">
        <w:rPr>
          <w:rFonts w:hint="cs"/>
          <w:rtl/>
        </w:rPr>
        <w:t>,</w:t>
      </w:r>
      <w:r w:rsidRPr="000528DA">
        <w:rPr>
          <w:rFonts w:hint="cs"/>
          <w:rtl/>
        </w:rPr>
        <w:t xml:space="preserve"> </w:t>
      </w:r>
      <w:r w:rsidR="00B47E80" w:rsidRPr="000528DA">
        <w:rPr>
          <w:rFonts w:hint="cs"/>
          <w:rtl/>
        </w:rPr>
        <w:t>- באפשר לקצר.</w:t>
      </w:r>
    </w:p>
    <w:p w14:paraId="456FE89C" w14:textId="4C22F022" w:rsidR="00683792" w:rsidRPr="00E34F28" w:rsidRDefault="00DA51A5" w:rsidP="00683792">
      <w:pPr>
        <w:pStyle w:val="afffff5"/>
        <w:rPr>
          <w:rtl/>
        </w:rPr>
      </w:pPr>
      <w:bookmarkStart w:id="961" w:name="_Toc193636022"/>
      <w:bookmarkStart w:id="962" w:name="_Toc216184631"/>
      <w:r w:rsidRPr="00A10336">
        <w:rPr>
          <w:rStyle w:val="30"/>
          <w:rtl/>
        </w:rPr>
        <w:t>מעשה בחסיד</w:t>
      </w:r>
      <w:bookmarkEnd w:id="961"/>
      <w:bookmarkEnd w:id="962"/>
      <w:r w:rsidR="00291D7F" w:rsidRPr="00A10336">
        <w:rPr>
          <w:rStyle w:val="30"/>
          <w:rtl/>
        </w:rPr>
        <w:t xml:space="preserve"> </w:t>
      </w:r>
      <w:r w:rsidRPr="00FE3D07">
        <w:rPr>
          <w:rtl/>
        </w:rPr>
        <w:t xml:space="preserve">שהתפלל בדרך, בא הגמון </w:t>
      </w:r>
      <w:r w:rsidR="008D66FD" w:rsidRPr="00FE3D07">
        <w:rPr>
          <w:rtl/>
        </w:rPr>
        <w:t>ונתן לו שלום ולא החזיר לו</w:t>
      </w:r>
      <w:r w:rsidRPr="00FE3D07">
        <w:rPr>
          <w:rtl/>
        </w:rPr>
        <w:t>, המתין לו עד שסיים תפלתו</w:t>
      </w:r>
      <w:r w:rsidR="008D66FD" w:rsidRPr="00FE3D07">
        <w:rPr>
          <w:rFonts w:hint="cs"/>
          <w:rtl/>
        </w:rPr>
        <w:t>,</w:t>
      </w:r>
      <w:r w:rsidRPr="00FE3D07">
        <w:rPr>
          <w:rFonts w:hint="cs"/>
          <w:rtl/>
        </w:rPr>
        <w:t xml:space="preserve"> </w:t>
      </w:r>
      <w:r w:rsidRPr="00FE3D07">
        <w:rPr>
          <w:rtl/>
        </w:rPr>
        <w:t>אחר שסיים תפלתו</w:t>
      </w:r>
      <w:r w:rsidR="00B47E80">
        <w:rPr>
          <w:rFonts w:hint="cs"/>
          <w:rtl/>
        </w:rPr>
        <w:t>,</w:t>
      </w:r>
      <w:r w:rsidRPr="00FE3D07">
        <w:rPr>
          <w:rtl/>
        </w:rPr>
        <w:t xml:space="preserve"> </w:t>
      </w:r>
    </w:p>
    <w:p w14:paraId="4237043A" w14:textId="1F265E54" w:rsidR="00A24328" w:rsidRDefault="00067AD7" w:rsidP="009A59D1">
      <w:pPr>
        <w:pStyle w:val="38"/>
        <w:framePr w:wrap="notBeside"/>
        <w:rPr>
          <w:rtl/>
        </w:rPr>
      </w:pPr>
      <w:r w:rsidRPr="00660D7A">
        <w:rPr>
          <w:rFonts w:hint="cs"/>
          <w:rtl/>
        </w:rPr>
        <w:t>א"ל</w:t>
      </w:r>
      <w:r w:rsidR="00A24328">
        <w:rPr>
          <w:rtl/>
        </w:rPr>
        <w:t>:</w:t>
      </w:r>
    </w:p>
    <w:p w14:paraId="69D4F93C" w14:textId="0BF49CFB" w:rsidR="00B47E80" w:rsidRPr="000528DA" w:rsidRDefault="00DA51A5" w:rsidP="000528DA">
      <w:pPr>
        <w:rPr>
          <w:rtl/>
        </w:rPr>
      </w:pPr>
      <w:r w:rsidRPr="000528DA">
        <w:rPr>
          <w:rtl/>
        </w:rPr>
        <w:t>ריקא, והלא כתוב בתורתכם</w:t>
      </w:r>
      <w:r w:rsidRPr="00A4639B">
        <w:rPr>
          <w:rStyle w:val="ad"/>
          <w:rtl/>
        </w:rPr>
        <w:t xml:space="preserve"> </w:t>
      </w:r>
      <w:r w:rsidRPr="00A4639B">
        <w:rPr>
          <w:rStyle w:val="ad"/>
          <w:rFonts w:hint="cs"/>
          <w:rtl/>
        </w:rPr>
        <w:t>'</w:t>
      </w:r>
      <w:r w:rsidRPr="00A4639B">
        <w:rPr>
          <w:rStyle w:val="ad"/>
          <w:rtl/>
        </w:rPr>
        <w:t>רק השמר לך ושמור נפשך</w:t>
      </w:r>
      <w:r w:rsidRPr="00A4639B">
        <w:rPr>
          <w:rStyle w:val="ad"/>
          <w:rFonts w:hint="cs"/>
          <w:rtl/>
        </w:rPr>
        <w:t>'</w:t>
      </w:r>
      <w:r w:rsidRPr="00A4639B">
        <w:rPr>
          <w:rStyle w:val="ad"/>
          <w:rtl/>
        </w:rPr>
        <w:t xml:space="preserve"> </w:t>
      </w:r>
      <w:r w:rsidRPr="00E34F28">
        <w:rPr>
          <w:rStyle w:val="afffff9"/>
          <w:rtl/>
        </w:rPr>
        <w:t>וכתיב</w:t>
      </w:r>
      <w:r w:rsidRPr="00A4639B">
        <w:rPr>
          <w:rStyle w:val="ad"/>
          <w:rtl/>
        </w:rPr>
        <w:t xml:space="preserve"> </w:t>
      </w:r>
      <w:r w:rsidRPr="00A4639B">
        <w:rPr>
          <w:rStyle w:val="ad"/>
          <w:rFonts w:hint="cs"/>
          <w:rtl/>
        </w:rPr>
        <w:t>'</w:t>
      </w:r>
      <w:r w:rsidRPr="00A4639B">
        <w:rPr>
          <w:rStyle w:val="ad"/>
          <w:rtl/>
        </w:rPr>
        <w:t>ונשמרתם מאד לנפשתיכם</w:t>
      </w:r>
      <w:r w:rsidRPr="00A4639B">
        <w:rPr>
          <w:rStyle w:val="ad"/>
          <w:rFonts w:hint="cs"/>
          <w:rtl/>
        </w:rPr>
        <w:t>'</w:t>
      </w:r>
      <w:r w:rsidRPr="00A4639B">
        <w:rPr>
          <w:rStyle w:val="ad"/>
          <w:rtl/>
        </w:rPr>
        <w:t>,</w:t>
      </w:r>
      <w:r w:rsidRPr="000528DA">
        <w:rPr>
          <w:rtl/>
        </w:rPr>
        <w:t xml:space="preserve"> כשנתתי לך שלום למה לא החזרת לי שלום? אם הייתי חותך ראשך בסייף מי היה תובע את דמך מידי? </w:t>
      </w:r>
    </w:p>
    <w:p w14:paraId="3C687986" w14:textId="227B69E2" w:rsidR="00A24328" w:rsidRDefault="00067AD7" w:rsidP="009A59D1">
      <w:pPr>
        <w:pStyle w:val="38"/>
        <w:framePr w:wrap="notBeside"/>
        <w:rPr>
          <w:rtl/>
        </w:rPr>
      </w:pPr>
      <w:r w:rsidRPr="00660D7A">
        <w:rPr>
          <w:rFonts w:hint="cs"/>
          <w:rtl/>
        </w:rPr>
        <w:t>א"ל</w:t>
      </w:r>
      <w:r w:rsidR="00A24328">
        <w:rPr>
          <w:rtl/>
        </w:rPr>
        <w:t>:</w:t>
      </w:r>
    </w:p>
    <w:p w14:paraId="2A6A6C68" w14:textId="53AA0401" w:rsidR="00F87909" w:rsidRPr="000528DA" w:rsidRDefault="00DA51A5" w:rsidP="000528DA">
      <w:pPr>
        <w:rPr>
          <w:rtl/>
        </w:rPr>
      </w:pPr>
      <w:r w:rsidRPr="000528DA">
        <w:rPr>
          <w:rtl/>
        </w:rPr>
        <w:t>המתן לי עד שאפייסך בדברים.</w:t>
      </w:r>
      <w:r w:rsidR="008D66FD" w:rsidRPr="000528DA">
        <w:rPr>
          <w:rFonts w:hint="cs"/>
          <w:rtl/>
        </w:rPr>
        <w:t xml:space="preserve"> </w:t>
      </w:r>
    </w:p>
    <w:p w14:paraId="2DF58BF1" w14:textId="6C3D2F14"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1F1B717F" w14:textId="0F0AD762" w:rsidR="00B47E80" w:rsidRPr="0029048C" w:rsidRDefault="00DA51A5" w:rsidP="000528DA">
      <w:pPr>
        <w:rPr>
          <w:spacing w:val="-2"/>
          <w:rtl/>
        </w:rPr>
      </w:pPr>
      <w:r w:rsidRPr="0029048C">
        <w:rPr>
          <w:spacing w:val="-2"/>
          <w:rtl/>
        </w:rPr>
        <w:t>אילו היית עומד לפני מלך ב</w:t>
      </w:r>
      <w:r w:rsidR="00B47E80" w:rsidRPr="0029048C">
        <w:rPr>
          <w:rFonts w:hint="cs"/>
          <w:spacing w:val="-2"/>
          <w:rtl/>
        </w:rPr>
        <w:t>"ו,</w:t>
      </w:r>
      <w:r w:rsidRPr="0029048C">
        <w:rPr>
          <w:spacing w:val="-2"/>
          <w:rtl/>
        </w:rPr>
        <w:t xml:space="preserve"> ו</w:t>
      </w:r>
      <w:r w:rsidR="00B47E80" w:rsidRPr="0029048C">
        <w:rPr>
          <w:spacing w:val="-2"/>
          <w:rtl/>
        </w:rPr>
        <w:t xml:space="preserve">חברך </w:t>
      </w:r>
      <w:r w:rsidRPr="0029048C">
        <w:rPr>
          <w:spacing w:val="-2"/>
          <w:rtl/>
        </w:rPr>
        <w:t xml:space="preserve">נתן לך שלום היית מחזיר לו? </w:t>
      </w:r>
    </w:p>
    <w:p w14:paraId="4F77D459" w14:textId="08E712F2" w:rsidR="00A24328" w:rsidRDefault="008D66FD" w:rsidP="009A59D1">
      <w:pPr>
        <w:pStyle w:val="38"/>
        <w:framePr w:wrap="notBeside"/>
        <w:rPr>
          <w:rtl/>
        </w:rPr>
      </w:pPr>
      <w:r w:rsidRPr="00660D7A">
        <w:rPr>
          <w:rFonts w:hint="cs"/>
          <w:rtl/>
        </w:rPr>
        <w:t>א"ל</w:t>
      </w:r>
      <w:r w:rsidR="00A24328">
        <w:rPr>
          <w:rtl/>
        </w:rPr>
        <w:t>:</w:t>
      </w:r>
    </w:p>
    <w:p w14:paraId="7ADDE8C1" w14:textId="40065F03" w:rsidR="00B47E80" w:rsidRPr="000528DA" w:rsidRDefault="00DA51A5" w:rsidP="000528DA">
      <w:pPr>
        <w:rPr>
          <w:rtl/>
        </w:rPr>
      </w:pPr>
      <w:r w:rsidRPr="000528DA">
        <w:rPr>
          <w:rtl/>
        </w:rPr>
        <w:t>לאו.</w:t>
      </w:r>
      <w:r w:rsidR="00291D7F" w:rsidRPr="000528DA">
        <w:rPr>
          <w:rFonts w:hint="cs"/>
          <w:rtl/>
        </w:rPr>
        <w:t xml:space="preserve"> </w:t>
      </w:r>
      <w:r w:rsidRPr="000528DA">
        <w:rPr>
          <w:rtl/>
        </w:rPr>
        <w:t xml:space="preserve">ואם </w:t>
      </w:r>
      <w:r w:rsidR="00B47E80" w:rsidRPr="000528DA">
        <w:rPr>
          <w:rtl/>
        </w:rPr>
        <w:t>היית מחזיר לו, מה היו עושים לך?</w:t>
      </w:r>
    </w:p>
    <w:p w14:paraId="6235EC4A" w14:textId="47407FB9" w:rsidR="00A24328" w:rsidRDefault="008D66FD" w:rsidP="009A59D1">
      <w:pPr>
        <w:pStyle w:val="38"/>
        <w:framePr w:wrap="notBeside"/>
        <w:rPr>
          <w:rtl/>
        </w:rPr>
      </w:pPr>
      <w:r w:rsidRPr="00660D7A">
        <w:rPr>
          <w:rFonts w:hint="cs"/>
          <w:rtl/>
        </w:rPr>
        <w:t>א"ל</w:t>
      </w:r>
      <w:r w:rsidR="00A24328">
        <w:rPr>
          <w:rtl/>
        </w:rPr>
        <w:t>:</w:t>
      </w:r>
    </w:p>
    <w:p w14:paraId="2E37293A" w14:textId="431A4781" w:rsidR="00B47E80" w:rsidRPr="000528DA" w:rsidRDefault="00DA51A5" w:rsidP="000528DA">
      <w:pPr>
        <w:rPr>
          <w:rtl/>
        </w:rPr>
      </w:pPr>
      <w:r w:rsidRPr="000528DA">
        <w:rPr>
          <w:rtl/>
        </w:rPr>
        <w:t>היו חותכים את ראשי בסייף.</w:t>
      </w:r>
      <w:r w:rsidRPr="000528DA">
        <w:rPr>
          <w:rFonts w:hint="cs"/>
          <w:rtl/>
        </w:rPr>
        <w:t xml:space="preserve"> </w:t>
      </w:r>
    </w:p>
    <w:p w14:paraId="019F74C7" w14:textId="04A315B8" w:rsidR="00A24328" w:rsidRDefault="00DA51A5" w:rsidP="009A59D1">
      <w:pPr>
        <w:pStyle w:val="38"/>
        <w:framePr w:wrap="notBeside"/>
        <w:rPr>
          <w:rtl/>
        </w:rPr>
      </w:pPr>
      <w:r w:rsidRPr="00660D7A">
        <w:rPr>
          <w:rFonts w:hint="cs"/>
          <w:rtl/>
        </w:rPr>
        <w:t>א</w:t>
      </w:r>
      <w:r w:rsidRPr="00660D7A">
        <w:rPr>
          <w:rtl/>
        </w:rPr>
        <w:t>"</w:t>
      </w:r>
      <w:r w:rsidRPr="00660D7A">
        <w:rPr>
          <w:rFonts w:hint="cs"/>
          <w:rtl/>
        </w:rPr>
        <w:t>ל</w:t>
      </w:r>
      <w:r w:rsidR="009B14FE">
        <w:rPr>
          <w:rFonts w:hint="cs"/>
          <w:rtl/>
        </w:rPr>
        <w:t>:</w:t>
      </w:r>
    </w:p>
    <w:p w14:paraId="15356C51" w14:textId="49B6B736" w:rsidR="00B47E80" w:rsidRPr="000528DA" w:rsidRDefault="00DA51A5" w:rsidP="000528DA">
      <w:pPr>
        <w:rPr>
          <w:rtl/>
        </w:rPr>
      </w:pPr>
      <w:r w:rsidRPr="000528DA">
        <w:rPr>
          <w:rFonts w:hint="cs"/>
          <w:rtl/>
        </w:rPr>
        <w:t>ק</w:t>
      </w:r>
      <w:r w:rsidRPr="000528DA">
        <w:rPr>
          <w:rtl/>
        </w:rPr>
        <w:t>"</w:t>
      </w:r>
      <w:r w:rsidR="00D54130" w:rsidRPr="000528DA">
        <w:rPr>
          <w:rFonts w:hint="cs"/>
          <w:rtl/>
        </w:rPr>
        <w:t>ו שאם היית עומד לפ</w:t>
      </w:r>
      <w:r w:rsidRPr="000528DA">
        <w:rPr>
          <w:rFonts w:hint="cs"/>
          <w:rtl/>
        </w:rPr>
        <w:t>ני מלך ב</w:t>
      </w:r>
      <w:r w:rsidRPr="000528DA">
        <w:rPr>
          <w:rtl/>
        </w:rPr>
        <w:t>"</w:t>
      </w:r>
      <w:r w:rsidRPr="000528DA">
        <w:rPr>
          <w:rFonts w:hint="cs"/>
          <w:rtl/>
        </w:rPr>
        <w:t>ו שהיום כאן ומחר בקבר כך</w:t>
      </w:r>
      <w:r w:rsidRPr="000528DA">
        <w:rPr>
          <w:rtl/>
        </w:rPr>
        <w:t xml:space="preserve"> אני שהייתי עומד לפני מ</w:t>
      </w:r>
      <w:r w:rsidRPr="000528DA">
        <w:rPr>
          <w:rFonts w:hint="cs"/>
          <w:rtl/>
        </w:rPr>
        <w:t>מ"ה</w:t>
      </w:r>
      <w:r w:rsidRPr="000528DA">
        <w:rPr>
          <w:rtl/>
        </w:rPr>
        <w:t xml:space="preserve"> הקב"ה שהוא חי וקיים לעד ולעולמי עולמים ע</w:t>
      </w:r>
      <w:r w:rsidRPr="000528DA">
        <w:rPr>
          <w:rFonts w:hint="cs"/>
          <w:rtl/>
        </w:rPr>
        <w:t>אכו"כ,</w:t>
      </w:r>
      <w:r w:rsidR="008D66FD" w:rsidRPr="000528DA">
        <w:rPr>
          <w:rFonts w:hint="cs"/>
          <w:rtl/>
        </w:rPr>
        <w:t xml:space="preserve"> </w:t>
      </w:r>
    </w:p>
    <w:p w14:paraId="74AB6E36" w14:textId="77777777" w:rsidR="00F64167" w:rsidRDefault="00DA51A5" w:rsidP="000528DA">
      <w:pPr>
        <w:rPr>
          <w:rtl/>
        </w:rPr>
      </w:pPr>
      <w:r w:rsidRPr="000528DA">
        <w:rPr>
          <w:rtl/>
        </w:rPr>
        <w:t>מיד נתפייס אותו הגמון, ונפטר אותו חסיד לביתו לשלום.</w:t>
      </w:r>
    </w:p>
    <w:p w14:paraId="0A62696C" w14:textId="77777777" w:rsidR="00DA51A5" w:rsidRPr="00E34F28" w:rsidRDefault="00DA51A5" w:rsidP="00EC0DC4">
      <w:pPr>
        <w:pStyle w:val="af2"/>
        <w:framePr w:wrap="around"/>
        <w:rPr>
          <w:rtl/>
        </w:rPr>
      </w:pPr>
      <w:r w:rsidRPr="00A4639B">
        <w:rPr>
          <w:rtl/>
        </w:rPr>
        <w:t>לג.</w:t>
      </w:r>
    </w:p>
    <w:p w14:paraId="7C730935" w14:textId="77777777" w:rsidR="00DA51A5" w:rsidRPr="00E34F28" w:rsidRDefault="00DA51A5" w:rsidP="00672862">
      <w:pPr>
        <w:pStyle w:val="a5"/>
        <w:rPr>
          <w:rtl/>
        </w:rPr>
      </w:pPr>
      <w:ins w:id="9836" w:author="מספור קטעי משנה" w:date="2026-10-06T06:45:16Z">
        <w:r>
          <w:rPr>
            <w:rStyle w:val="MisparKeta"/>
          </w:rPr>
          <w:t xml:space="preserve">א. </w:t>
        </w:r>
      </w:ins>
      <w:r w:rsidRPr="00C35A63">
        <w:rPr>
          <w:rtl/>
        </w:rPr>
        <w:t>אפילו נחש כרוך על עקבו לא יפסיק</w:t>
      </w:r>
      <w:r w:rsidRPr="00F95182">
        <w:rPr>
          <w:rtl/>
        </w:rPr>
        <w:t>.</w:t>
      </w:r>
    </w:p>
    <w:p w14:paraId="53E5FF9A" w14:textId="4E5F736E" w:rsidR="00A24328" w:rsidRDefault="00DA51A5" w:rsidP="009A59D1">
      <w:pPr>
        <w:pStyle w:val="38"/>
        <w:framePr w:wrap="notBeside"/>
        <w:rPr>
          <w:rtl/>
        </w:rPr>
      </w:pPr>
      <w:r w:rsidRPr="00660D7A">
        <w:rPr>
          <w:rFonts w:hint="cs"/>
          <w:rtl/>
        </w:rPr>
        <w:t>ר"ש</w:t>
      </w:r>
      <w:r w:rsidR="00A24328">
        <w:rPr>
          <w:rtl/>
        </w:rPr>
        <w:t>:</w:t>
      </w:r>
    </w:p>
    <w:p w14:paraId="64352033" w14:textId="5D4FA7D2" w:rsidR="006E38F4" w:rsidRPr="000528DA" w:rsidRDefault="008D66FD" w:rsidP="000528DA">
      <w:pPr>
        <w:rPr>
          <w:rtl/>
        </w:rPr>
      </w:pPr>
      <w:r w:rsidRPr="000528DA">
        <w:rPr>
          <w:rFonts w:ascii="Fb Fontext" w:hAnsi="Fb Fontext" w:hint="cs"/>
          <w:rtl/>
        </w:rPr>
        <w:t>דווקא</w:t>
      </w:r>
      <w:r w:rsidR="00DA51A5" w:rsidRPr="000528DA">
        <w:rPr>
          <w:rFonts w:ascii="Fb Fontext" w:hAnsi="Fb Fontext"/>
          <w:rtl/>
        </w:rPr>
        <w:t xml:space="preserve"> נחש, אבל </w:t>
      </w:r>
      <w:r w:rsidR="00DA51A5" w:rsidRPr="00A10336">
        <w:rPr>
          <w:rStyle w:val="30"/>
          <w:rtl/>
        </w:rPr>
        <w:t>עקרב פוסק.</w:t>
      </w:r>
      <w:r w:rsidRPr="00A10336">
        <w:rPr>
          <w:rStyle w:val="30"/>
          <w:rFonts w:hint="cs"/>
          <w:rtl/>
        </w:rPr>
        <w:t xml:space="preserve"> </w:t>
      </w:r>
    </w:p>
    <w:p w14:paraId="3AB41B64" w14:textId="26B6DCF7" w:rsidR="00A24328" w:rsidRDefault="00DA51A5" w:rsidP="009A59D1">
      <w:pPr>
        <w:pStyle w:val="38"/>
        <w:framePr w:wrap="notBeside"/>
        <w:rPr>
          <w:rtl/>
        </w:rPr>
      </w:pPr>
      <w:r w:rsidRPr="00660D7A">
        <w:rPr>
          <w:rFonts w:hint="cs"/>
          <w:rtl/>
        </w:rPr>
        <w:t>והך</w:t>
      </w:r>
      <w:r w:rsidR="009B14FE">
        <w:rPr>
          <w:rFonts w:hint="cs"/>
          <w:rtl/>
        </w:rPr>
        <w:t>:</w:t>
      </w:r>
    </w:p>
    <w:p w14:paraId="65213EBC" w14:textId="398B93DB" w:rsidR="00DA51A5" w:rsidRPr="000528DA" w:rsidRDefault="00DA51A5" w:rsidP="000528DA">
      <w:pPr>
        <w:rPr>
          <w:rtl/>
        </w:rPr>
      </w:pPr>
      <w:r w:rsidRPr="000528DA">
        <w:rPr>
          <w:rFonts w:hint="cs"/>
          <w:rtl/>
        </w:rPr>
        <w:t>ד</w:t>
      </w:r>
      <w:r w:rsidRPr="000528DA">
        <w:rPr>
          <w:rtl/>
        </w:rPr>
        <w:t xml:space="preserve">נפל לחפירה מלאה נחשים ועקרבים מעידין עליו שמת </w:t>
      </w:r>
      <w:r w:rsidRPr="000528DA">
        <w:rPr>
          <w:rStyle w:val="affffff7"/>
          <w:rFonts w:hint="cs"/>
          <w:rtl/>
        </w:rPr>
        <w:t>[משא</w:t>
      </w:r>
      <w:r w:rsidRPr="000528DA">
        <w:rPr>
          <w:rStyle w:val="affffff7"/>
          <w:rtl/>
        </w:rPr>
        <w:t>"</w:t>
      </w:r>
      <w:r w:rsidRPr="000528DA">
        <w:rPr>
          <w:rStyle w:val="affffff7"/>
          <w:rFonts w:hint="cs"/>
          <w:rtl/>
        </w:rPr>
        <w:t>כ בגוב אריות]</w:t>
      </w:r>
      <w:r w:rsidRPr="000528DA">
        <w:rPr>
          <w:rtl/>
        </w:rPr>
        <w:t xml:space="preserve"> שאני ד</w:t>
      </w:r>
      <w:r w:rsidRPr="00A10336">
        <w:rPr>
          <w:rStyle w:val="30"/>
          <w:rtl/>
        </w:rPr>
        <w:t>אגב איצצא מזקי</w:t>
      </w:r>
      <w:r w:rsidRPr="000528DA">
        <w:rPr>
          <w:rtl/>
        </w:rPr>
        <w:t>.</w:t>
      </w:r>
    </w:p>
    <w:p w14:paraId="47E7EFD7" w14:textId="6930D0F2" w:rsidR="00A24328" w:rsidRDefault="00DA51A5" w:rsidP="009A59D1">
      <w:pPr>
        <w:pStyle w:val="38"/>
        <w:framePr w:wrap="notBeside"/>
        <w:rPr>
          <w:rtl/>
        </w:rPr>
      </w:pPr>
      <w:r w:rsidRPr="00660D7A">
        <w:rPr>
          <w:rFonts w:hint="cs"/>
          <w:rtl/>
        </w:rPr>
        <w:t>רי"צ</w:t>
      </w:r>
      <w:r w:rsidR="009B14FE">
        <w:rPr>
          <w:rtl/>
        </w:rPr>
        <w:t>:</w:t>
      </w:r>
    </w:p>
    <w:p w14:paraId="45357B72" w14:textId="2A8B9536" w:rsidR="009D0349" w:rsidRPr="000528DA" w:rsidRDefault="00DA51A5" w:rsidP="000528DA">
      <w:pPr>
        <w:rPr>
          <w:rtl/>
        </w:rPr>
      </w:pPr>
      <w:bookmarkStart w:id="963" w:name="_Toc193636023"/>
      <w:bookmarkStart w:id="964" w:name="_Toc216184632"/>
      <w:r w:rsidRPr="00A10336">
        <w:rPr>
          <w:rStyle w:val="30"/>
          <w:rtl/>
        </w:rPr>
        <w:t>ראה</w:t>
      </w:r>
      <w:bookmarkEnd w:id="963"/>
      <w:bookmarkEnd w:id="964"/>
      <w:r w:rsidRPr="000528DA">
        <w:rPr>
          <w:rtl/>
        </w:rPr>
        <w:t xml:space="preserve"> </w:t>
      </w:r>
      <w:r w:rsidRPr="00A10336">
        <w:rPr>
          <w:rStyle w:val="30"/>
          <w:rtl/>
        </w:rPr>
        <w:t xml:space="preserve">שוורים פוסק </w:t>
      </w:r>
      <w:r w:rsidR="00683792" w:rsidRPr="00E34F28">
        <w:rPr>
          <w:rStyle w:val="afffff9"/>
          <w:rFonts w:hint="cs"/>
          <w:rtl/>
        </w:rPr>
        <w:t>ד</w:t>
      </w:r>
      <w:r w:rsidRPr="000528DA">
        <w:rPr>
          <w:rtl/>
        </w:rPr>
        <w:t xml:space="preserve">מרחיקין משור תם </w:t>
      </w:r>
      <w:r w:rsidRPr="000528DA">
        <w:rPr>
          <w:rFonts w:hint="cs"/>
          <w:rtl/>
        </w:rPr>
        <w:t xml:space="preserve">נ' </w:t>
      </w:r>
      <w:r w:rsidRPr="000528DA">
        <w:rPr>
          <w:rtl/>
        </w:rPr>
        <w:t>אמה, וממועד כמלא עיניו.</w:t>
      </w:r>
      <w:r w:rsidR="009D0349" w:rsidRPr="000528DA">
        <w:rPr>
          <w:rFonts w:hint="cs"/>
          <w:rtl/>
        </w:rPr>
        <w:t xml:space="preserve"> </w:t>
      </w:r>
    </w:p>
    <w:p w14:paraId="149A415C" w14:textId="1DB6F13C" w:rsidR="00A24328" w:rsidRDefault="00DA51A5" w:rsidP="009A59D1">
      <w:pPr>
        <w:pStyle w:val="38"/>
        <w:framePr w:wrap="notBeside"/>
        <w:rPr>
          <w:rtl/>
        </w:rPr>
      </w:pPr>
      <w:r w:rsidRPr="00660D7A">
        <w:rPr>
          <w:rtl/>
        </w:rPr>
        <w:t>ר"מ</w:t>
      </w:r>
      <w:r w:rsidR="00A24328">
        <w:rPr>
          <w:rtl/>
        </w:rPr>
        <w:t>:</w:t>
      </w:r>
    </w:p>
    <w:p w14:paraId="2FCD9B08" w14:textId="5EE1B99A" w:rsidR="009D0349" w:rsidRPr="0029048C" w:rsidRDefault="008D66FD" w:rsidP="00682BF2">
      <w:pPr>
        <w:pStyle w:val="af4"/>
        <w:rPr>
          <w:spacing w:val="-2"/>
          <w:rtl/>
        </w:rPr>
      </w:pPr>
      <w:r w:rsidRPr="0029048C">
        <w:rPr>
          <w:rFonts w:hint="cs"/>
          <w:spacing w:val="-2"/>
          <w:rtl/>
        </w:rPr>
        <w:t>אפי</w:t>
      </w:r>
      <w:r w:rsidR="00D54130" w:rsidRPr="0029048C">
        <w:rPr>
          <w:rFonts w:hint="cs"/>
          <w:spacing w:val="-2"/>
          <w:rtl/>
        </w:rPr>
        <w:t>'</w:t>
      </w:r>
      <w:r w:rsidRPr="0029048C">
        <w:rPr>
          <w:rFonts w:hint="cs"/>
          <w:spacing w:val="-2"/>
          <w:rtl/>
        </w:rPr>
        <w:t xml:space="preserve"> כ</w:t>
      </w:r>
      <w:r w:rsidR="00D54130" w:rsidRPr="0029048C">
        <w:rPr>
          <w:rFonts w:hint="cs"/>
          <w:spacing w:val="-2"/>
          <w:rtl/>
        </w:rPr>
        <w:t>ש</w:t>
      </w:r>
      <w:r w:rsidRPr="0029048C">
        <w:rPr>
          <w:rFonts w:hint="cs"/>
          <w:spacing w:val="-2"/>
          <w:rtl/>
        </w:rPr>
        <w:t>ראש השור</w:t>
      </w:r>
      <w:r w:rsidR="00DA51A5" w:rsidRPr="0029048C">
        <w:rPr>
          <w:spacing w:val="-2"/>
          <w:rtl/>
        </w:rPr>
        <w:t xml:space="preserve"> </w:t>
      </w:r>
      <w:r w:rsidRPr="0029048C">
        <w:rPr>
          <w:rFonts w:hint="cs"/>
          <w:spacing w:val="-2"/>
          <w:rtl/>
        </w:rPr>
        <w:t>אוכל ב</w:t>
      </w:r>
      <w:r w:rsidR="00DA51A5" w:rsidRPr="0029048C">
        <w:rPr>
          <w:rFonts w:hint="cs"/>
          <w:spacing w:val="-2"/>
          <w:rtl/>
        </w:rPr>
        <w:t xml:space="preserve">סל </w:t>
      </w:r>
      <w:r w:rsidRPr="0029048C">
        <w:rPr>
          <w:rFonts w:hint="cs"/>
          <w:spacing w:val="-2"/>
          <w:rtl/>
        </w:rPr>
        <w:t>ה</w:t>
      </w:r>
      <w:r w:rsidR="00DA51A5" w:rsidRPr="0029048C">
        <w:rPr>
          <w:rFonts w:hint="cs"/>
          <w:spacing w:val="-2"/>
          <w:rtl/>
        </w:rPr>
        <w:t>תבן, עלה לגג והסר מדרגה מתחתיך</w:t>
      </w:r>
      <w:r w:rsidRPr="0029048C">
        <w:rPr>
          <w:rFonts w:hint="cs"/>
          <w:spacing w:val="-2"/>
          <w:rtl/>
        </w:rPr>
        <w:t xml:space="preserve"> </w:t>
      </w:r>
    </w:p>
    <w:p w14:paraId="6FB80514" w14:textId="5D44DB4F" w:rsidR="00A24328" w:rsidRDefault="008D66FD" w:rsidP="009A59D1">
      <w:pPr>
        <w:pStyle w:val="38"/>
        <w:framePr w:wrap="notBeside"/>
        <w:rPr>
          <w:rtl/>
        </w:rPr>
      </w:pPr>
      <w:r w:rsidRPr="00660D7A">
        <w:rPr>
          <w:rtl/>
        </w:rPr>
        <w:t>שמואל</w:t>
      </w:r>
      <w:r w:rsidR="00A24328">
        <w:rPr>
          <w:rtl/>
        </w:rPr>
        <w:t>:</w:t>
      </w:r>
    </w:p>
    <w:p w14:paraId="7DC15AD8" w14:textId="7CCA15EC" w:rsidR="00DA51A5" w:rsidRPr="000528DA" w:rsidRDefault="008D66FD" w:rsidP="000528DA">
      <w:pPr>
        <w:rPr>
          <w:rtl/>
        </w:rPr>
      </w:pPr>
      <w:r w:rsidRPr="000528DA">
        <w:rPr>
          <w:rtl/>
        </w:rPr>
        <w:t>ה"מ בשור שחור ובי</w:t>
      </w:r>
      <w:r w:rsidR="00DA51A5" w:rsidRPr="000528DA">
        <w:rPr>
          <w:rtl/>
        </w:rPr>
        <w:t>מי ניסן, שהשטן מרקד לו בין קרניו.</w:t>
      </w:r>
    </w:p>
    <w:p w14:paraId="43022A50" w14:textId="77777777" w:rsidR="00660D7A" w:rsidRPr="00660D7A" w:rsidRDefault="008D66FD" w:rsidP="00660D7A">
      <w:pPr>
        <w:pStyle w:val="afffffc"/>
        <w:rPr>
          <w:rtl/>
        </w:rPr>
      </w:pPr>
      <w:bookmarkStart w:id="965" w:name="_Toc193636024"/>
      <w:bookmarkStart w:id="966" w:name="_Toc216184633"/>
      <w:r w:rsidRPr="00660D7A">
        <w:rPr>
          <w:rFonts w:hint="cs"/>
          <w:rtl/>
        </w:rPr>
        <w:lastRenderedPageBreak/>
        <w:t>מעשה</w:t>
      </w:r>
      <w:r w:rsidR="00DA51A5" w:rsidRPr="00660D7A">
        <w:rPr>
          <w:rtl/>
        </w:rPr>
        <w:t xml:space="preserve"> </w:t>
      </w:r>
      <w:r w:rsidRPr="00660D7A">
        <w:rPr>
          <w:rFonts w:hint="cs"/>
          <w:rtl/>
        </w:rPr>
        <w:t>ב</w:t>
      </w:r>
      <w:r w:rsidR="00DA51A5" w:rsidRPr="00660D7A">
        <w:rPr>
          <w:rtl/>
        </w:rPr>
        <w:t>ערוד</w:t>
      </w:r>
      <w:bookmarkEnd w:id="965"/>
      <w:bookmarkEnd w:id="966"/>
      <w:r w:rsidR="00DA51A5" w:rsidRPr="00660D7A">
        <w:rPr>
          <w:rtl/>
        </w:rPr>
        <w:t xml:space="preserve"> </w:t>
      </w:r>
    </w:p>
    <w:p w14:paraId="01E0D3CC" w14:textId="77777777" w:rsidR="00660D7A" w:rsidRDefault="00DA51A5" w:rsidP="00660D7A">
      <w:pPr>
        <w:pStyle w:val="afffff5"/>
        <w:spacing w:before="0"/>
        <w:rPr>
          <w:rtl/>
        </w:rPr>
      </w:pPr>
      <w:r>
        <w:rPr>
          <w:rtl/>
        </w:rPr>
        <w:t xml:space="preserve">והיה מזיק את הבריות, הודיעו </w:t>
      </w:r>
      <w:r>
        <w:rPr>
          <w:rStyle w:val="afffff9"/>
          <w:rtl/>
          <w:rPrChange w:id="9227" w:author="מנוע אמוראים" w:date="2026-10-05T16:40:51Z">
            <w:rPr>
              <w:rtl/>
            </w:rPr>
          </w:rPrChange>
        </w:rPr>
        <w:t xml:space="preserve">לר</w:t>
      </w:r>
      <w:r>
        <w:rPr>
          <w:rStyle w:val="afffff9"/>
          <w:rFonts w:hint="cs"/>
          <w:rtl/>
          <w:rPrChange w:id="9228" w:author="מנוע אמוראים" w:date="2026-10-05T16:40:51Z">
            <w:rPr>
              <w:rFonts w:hint="cs"/>
              <w:rtl/>
            </w:rPr>
          </w:rPrChange>
        </w:rPr>
        <w:t xml:space="preserve">חב"ד</w:t>
      </w:r>
      <w:r w:rsidRPr="00FE3D07">
        <w:rPr>
          <w:rtl/>
        </w:rPr>
        <w:t>.</w:t>
      </w:r>
      <w:r w:rsidRPr="00FE3D07">
        <w:rPr>
          <w:rFonts w:hint="cs"/>
          <w:rtl/>
        </w:rPr>
        <w:t xml:space="preserve"> ביקש לראות</w:t>
      </w:r>
      <w:r w:rsidR="008D66FD" w:rsidRPr="00FE3D07">
        <w:rPr>
          <w:rtl/>
        </w:rPr>
        <w:t xml:space="preserve"> </w:t>
      </w:r>
      <w:r w:rsidRPr="00FE3D07">
        <w:rPr>
          <w:rtl/>
        </w:rPr>
        <w:t>חורו! נתן עקבו</w:t>
      </w:r>
      <w:r w:rsidR="008D66FD" w:rsidRPr="00FE3D07">
        <w:rPr>
          <w:rtl/>
        </w:rPr>
        <w:t xml:space="preserve"> על פי החור, יצא ונשכו ומת </w:t>
      </w:r>
      <w:r w:rsidR="008D66FD" w:rsidRPr="00FE3D07">
        <w:rPr>
          <w:rFonts w:hint="cs"/>
          <w:rtl/>
        </w:rPr>
        <w:t>ה</w:t>
      </w:r>
      <w:r w:rsidRPr="00FE3D07">
        <w:rPr>
          <w:rtl/>
        </w:rPr>
        <w:t>ערוד.</w:t>
      </w:r>
      <w:r w:rsidRPr="00FE3D07">
        <w:rPr>
          <w:rFonts w:hint="cs"/>
          <w:rtl/>
        </w:rPr>
        <w:t xml:space="preserve"> </w:t>
      </w:r>
      <w:r w:rsidRPr="00FE3D07">
        <w:rPr>
          <w:rtl/>
        </w:rPr>
        <w:t>נטלו על כתפו והביאו לבית המדרש.</w:t>
      </w:r>
      <w:r w:rsidR="008D66FD" w:rsidRPr="00FE3D07">
        <w:rPr>
          <w:rFonts w:hint="cs"/>
          <w:rtl/>
        </w:rPr>
        <w:t xml:space="preserve"> </w:t>
      </w:r>
      <w:r w:rsidR="000416A1" w:rsidRPr="00E34F28">
        <w:rPr>
          <w:rStyle w:val="afffff9"/>
          <w:rFonts w:hint="cs"/>
          <w:rtl/>
        </w:rPr>
        <w:t>א"ל</w:t>
      </w:r>
      <w:r w:rsidRPr="00E34F28">
        <w:rPr>
          <w:rStyle w:val="afffff9"/>
          <w:rtl/>
        </w:rPr>
        <w:t>: ראו בני,</w:t>
      </w:r>
      <w:r w:rsidRPr="00FE3D07">
        <w:rPr>
          <w:rtl/>
        </w:rPr>
        <w:t xml:space="preserve"> אין ערוד ממית </w:t>
      </w:r>
      <w:r w:rsidRPr="00A10336">
        <w:rPr>
          <w:rStyle w:val="30"/>
          <w:rtl/>
        </w:rPr>
        <w:t>אלא החטא ממית</w:t>
      </w:r>
      <w:r w:rsidRPr="00FE3D07">
        <w:rPr>
          <w:rtl/>
        </w:rPr>
        <w:t>.</w:t>
      </w:r>
      <w:r w:rsidRPr="00FE3D07">
        <w:rPr>
          <w:rFonts w:hint="cs"/>
          <w:rtl/>
        </w:rPr>
        <w:t xml:space="preserve"> </w:t>
      </w:r>
    </w:p>
    <w:p w14:paraId="1C23B24B" w14:textId="13CD193D" w:rsidR="00A24328" w:rsidRDefault="00936984" w:rsidP="009A59D1">
      <w:pPr>
        <w:pStyle w:val="38"/>
        <w:framePr w:wrap="notBeside"/>
        <w:rPr>
          <w:rtl/>
        </w:rPr>
      </w:pPr>
      <w:r w:rsidRPr="00660D7A">
        <w:rPr>
          <w:rtl/>
        </w:rPr>
        <w:t>באותה שעה אמרו</w:t>
      </w:r>
      <w:r w:rsidR="00A24328">
        <w:rPr>
          <w:rtl/>
        </w:rPr>
        <w:t>:</w:t>
      </w:r>
    </w:p>
    <w:p w14:paraId="637FA9DB" w14:textId="01A7C455" w:rsidR="00DA51A5" w:rsidRPr="00E34F28" w:rsidRDefault="00936984" w:rsidP="00660D7A">
      <w:pPr>
        <w:pStyle w:val="afffff5"/>
        <w:spacing w:before="0"/>
        <w:rPr>
          <w:rtl/>
        </w:rPr>
      </w:pPr>
      <w:r>
        <w:rPr>
          <w:rtl/>
        </w:rPr>
        <w:t xml:space="preserve">אוי </w:t>
      </w:r>
      <w:r w:rsidR="00DA51A5" w:rsidRPr="00FE3D07">
        <w:rPr>
          <w:rtl/>
        </w:rPr>
        <w:t>לאדם שפגע בו ערוד</w:t>
      </w:r>
      <w:r w:rsidR="006E38F4">
        <w:rPr>
          <w:rFonts w:hint="cs"/>
          <w:rtl/>
        </w:rPr>
        <w:t>,</w:t>
      </w:r>
      <w:r w:rsidR="00DA51A5" w:rsidRPr="00FE3D07">
        <w:rPr>
          <w:rtl/>
        </w:rPr>
        <w:t xml:space="preserve"> </w:t>
      </w:r>
      <w:r w:rsidR="008D66FD" w:rsidRPr="00A10336">
        <w:rPr>
          <w:rStyle w:val="30"/>
          <w:rtl/>
        </w:rPr>
        <w:t>ואוי</w:t>
      </w:r>
      <w:r w:rsidR="00DA51A5" w:rsidRPr="00A10336">
        <w:rPr>
          <w:rStyle w:val="30"/>
          <w:rtl/>
        </w:rPr>
        <w:t xml:space="preserve"> לערוד</w:t>
      </w:r>
      <w:r w:rsidR="00DA51A5" w:rsidRPr="00FE3D07">
        <w:rPr>
          <w:rtl/>
        </w:rPr>
        <w:t xml:space="preserve"> שפגע בו רבי חנינא בן דוסא.</w:t>
      </w:r>
    </w:p>
    <w:p w14:paraId="33A41040" w14:textId="151D0FF7" w:rsidR="00DA51A5" w:rsidRPr="00E34F28" w:rsidRDefault="00683C59" w:rsidP="00683792">
      <w:pPr>
        <w:pStyle w:val="afffa"/>
        <w:rPr>
          <w:rtl/>
        </w:rPr>
      </w:pPr>
      <w:r>
        <w:rPr>
          <w:rtl/>
        </w:rPr>
        <w:t>***</w:t>
      </w:r>
    </w:p>
    <w:p>
      <w:pPr>
        <w:pStyle w:val="MishnaBatzad"/>
        <w:rPr>
          <w:ins w:id="20112" w:author="קלוד" w:date="2026-10-06T10:08:25Z"/>
        </w:rPr>
      </w:pPr>
      <w:ins w:id="20111" w:author="קלוד" w:date="2026-10-06T10:08:25Z">
        <w:r>
          <w:t xml:space="preserve">משנה ב</w:t>
        </w:r>
      </w:ins>
    </w:p>
    <w:p w14:paraId="38102AFC" w14:textId="77777777" w:rsidR="006E38F4" w:rsidRPr="00E34F28" w:rsidRDefault="00DA51A5" w:rsidP="001619FE">
      <w:pPr>
        <w:pStyle w:val="a3"/>
        <w:spacing w:before="120"/>
        <w:rPr>
          <w:rtl/>
        </w:rPr>
        <w:pPrChange w:id="90019" w:author="קלוד" w:date="2026-10-08T12:08:16Z">
          <w:pPr>
            <w:pStyle w:val="a3"/>
          </w:pPr>
        </w:pPrChange>
      </w:pPr>
      <w:r w:rsidRPr="007A7B3E">
        <w:rPr>
          <w:rStyle w:val="affffff0"/>
          <w:rtl/>
        </w:rPr>
        <w:t>מזכירין גבורות גשמים בתחיית המתים</w:t>
      </w:r>
      <w:r w:rsidRPr="00D06C61">
        <w:rPr>
          <w:rtl/>
        </w:rPr>
        <w:t xml:space="preserve"> </w:t>
      </w:r>
    </w:p>
    <w:p w14:paraId="5F4DE72D" w14:textId="77777777" w:rsidR="000416A1" w:rsidRPr="00E34F28" w:rsidRDefault="00DA51A5" w:rsidP="001619FE">
      <w:pPr>
        <w:pStyle w:val="a3"/>
        <w:rPr>
          <w:rtl/>
        </w:rPr>
      </w:pPr>
      <w:r w:rsidRPr="00D06C61">
        <w:rPr>
          <w:rtl/>
        </w:rPr>
        <w:t>ושאלה בברכת השנים, והבדלה בחונן הדעת.</w:t>
      </w:r>
      <w:r w:rsidR="008D66FD" w:rsidRPr="00D06C61">
        <w:rPr>
          <w:rFonts w:hint="cs"/>
          <w:rtl/>
        </w:rPr>
        <w:t xml:space="preserve"> </w:t>
      </w:r>
    </w:p>
    <w:p w14:paraId="0E5D0D3D" w14:textId="013C6F82" w:rsidR="00DA51A5" w:rsidRPr="00E34F28" w:rsidRDefault="00DA51A5" w:rsidP="00660D7A">
      <w:pPr>
        <w:pStyle w:val="a3"/>
        <w:spacing w:after="120"/>
        <w:rPr>
          <w:rtl/>
        </w:rPr>
      </w:pPr>
      <w:r w:rsidRPr="007A7B3E">
        <w:rPr>
          <w:rStyle w:val="affffff2"/>
          <w:rFonts w:hint="cs"/>
          <w:rtl/>
        </w:rPr>
        <w:t>ר</w:t>
      </w:r>
      <w:r w:rsidRPr="007A7B3E">
        <w:rPr>
          <w:rStyle w:val="affffff2"/>
          <w:rtl/>
        </w:rPr>
        <w:t>"</w:t>
      </w:r>
      <w:r w:rsidRPr="007A7B3E">
        <w:rPr>
          <w:rStyle w:val="affffff2"/>
          <w:rFonts w:hint="cs"/>
          <w:rtl/>
        </w:rPr>
        <w:t>ע</w:t>
      </w:r>
      <w:r w:rsidRPr="007A7B3E">
        <w:rPr>
          <w:rStyle w:val="affffff2"/>
          <w:rtl/>
        </w:rPr>
        <w:t xml:space="preserve">: </w:t>
      </w:r>
      <w:r w:rsidRPr="00D06C61">
        <w:rPr>
          <w:rtl/>
        </w:rPr>
        <w:t>אומרה ברכה רביעית בפנ</w:t>
      </w:r>
      <w:r w:rsidR="000416A1">
        <w:rPr>
          <w:rFonts w:hint="cs"/>
          <w:rtl/>
        </w:rPr>
        <w:t>"ע</w:t>
      </w:r>
      <w:r w:rsidRPr="00D06C61">
        <w:rPr>
          <w:rtl/>
        </w:rPr>
        <w:t>.</w:t>
      </w:r>
      <w:r w:rsidRPr="00E34F28">
        <w:rPr>
          <w:rStyle w:val="TanaimMishna"/>
          <w:rtl/>
          <w:rPrChange w:id="20001" w:author="קלוד" w:date="2026-10-06T10:08:25Z">
            <w:rPr>
              <w:rStyle w:val="afffff9"/>
              <w:rtl/>
            </w:rPr>
          </w:rPrChange>
        </w:rPr>
        <w:t xml:space="preserve"> </w:t>
      </w:r>
      <w:r w:rsidR="00683792" w:rsidRPr="00E34F28">
        <w:rPr>
          <w:rStyle w:val="TanaimMishna"/>
          <w:rFonts w:hint="cs"/>
          <w:rtl/>
          <w:rPrChange w:id="20002" w:author="קלוד" w:date="2026-10-06T10:08:25Z">
            <w:rPr>
              <w:rStyle w:val="afffff9"/>
              <w:rFonts w:hint="cs"/>
              <w:rtl/>
            </w:rPr>
          </w:rPrChange>
        </w:rPr>
        <w:t xml:space="preserve"> </w:t>
      </w:r>
      <w:r w:rsidRPr="007A7B3E">
        <w:rPr>
          <w:rStyle w:val="affffff2"/>
          <w:rtl/>
        </w:rPr>
        <w:t>ר</w:t>
      </w:r>
      <w:r w:rsidR="008D66FD" w:rsidRPr="007A7B3E">
        <w:rPr>
          <w:rStyle w:val="affffff2"/>
          <w:rFonts w:hint="cs"/>
          <w:rtl/>
        </w:rPr>
        <w:t>"א</w:t>
      </w:r>
      <w:r w:rsidRPr="007A7B3E">
        <w:rPr>
          <w:rStyle w:val="affffff2"/>
          <w:rtl/>
        </w:rPr>
        <w:t>:</w:t>
      </w:r>
      <w:r w:rsidRPr="00D06C61">
        <w:rPr>
          <w:rtl/>
        </w:rPr>
        <w:t xml:space="preserve"> בהודאה.</w:t>
      </w:r>
    </w:p>
    <w:p w14:paraId="22D185A0" w14:textId="77777777" w:rsidR="001033C8" w:rsidRPr="00E34F28" w:rsidRDefault="00DA51A5" w:rsidP="00672862">
      <w:pPr>
        <w:pStyle w:val="a5"/>
        <w:rPr>
          <w:rtl/>
        </w:rPr>
      </w:pPr>
      <w:ins w:id="9838" w:author="מספור קטעי משנה" w:date="2026-10-06T06:45:16Z">
        <w:r>
          <w:rPr>
            <w:rStyle w:val="MisparKeta"/>
          </w:rPr>
          <w:t xml:space="preserve">ד. </w:t>
        </w:r>
      </w:ins>
      <w:r w:rsidRPr="007F58B7">
        <w:rPr>
          <w:rtl/>
        </w:rPr>
        <w:t>מזכירין גבורות גשמים</w:t>
      </w:r>
      <w:r w:rsidR="00291D7F" w:rsidRPr="007F58B7">
        <w:rPr>
          <w:rFonts w:hint="cs"/>
          <w:rtl/>
        </w:rPr>
        <w:t xml:space="preserve"> </w:t>
      </w:r>
    </w:p>
    <w:p w14:paraId="4435C27D" w14:textId="4EB5784D" w:rsidR="00A24328" w:rsidRDefault="00DA51A5" w:rsidP="009A59D1">
      <w:pPr>
        <w:pStyle w:val="38"/>
        <w:framePr w:wrap="notBeside"/>
        <w:rPr>
          <w:rtl/>
        </w:rPr>
      </w:pPr>
      <w:r w:rsidRPr="00660D7A">
        <w:rPr>
          <w:rFonts w:hint="cs"/>
          <w:rtl/>
        </w:rPr>
        <w:t>כד</w:t>
      </w:r>
      <w:r w:rsidR="008D66FD" w:rsidRPr="00660D7A">
        <w:rPr>
          <w:rFonts w:hint="cs"/>
          <w:rtl/>
        </w:rPr>
        <w:t>יו</w:t>
      </w:r>
      <w:r w:rsidR="00AE16FF" w:rsidRPr="00660D7A">
        <w:rPr>
          <w:rtl/>
        </w:rPr>
        <w:t>"</w:t>
      </w:r>
      <w:r w:rsidR="008D66FD" w:rsidRPr="00660D7A">
        <w:rPr>
          <w:rFonts w:hint="cs"/>
          <w:rtl/>
        </w:rPr>
        <w:t>ס</w:t>
      </w:r>
      <w:r w:rsidR="00A24328">
        <w:rPr>
          <w:rtl/>
        </w:rPr>
        <w:t>:</w:t>
      </w:r>
    </w:p>
    <w:p w14:paraId="5B0001E5" w14:textId="207BB0AE" w:rsidR="00DA51A5" w:rsidRPr="000528DA" w:rsidRDefault="00DA51A5" w:rsidP="000528DA">
      <w:pPr>
        <w:rPr>
          <w:rtl/>
        </w:rPr>
      </w:pPr>
      <w:bookmarkStart w:id="967" w:name="_Toc193636025"/>
      <w:bookmarkStart w:id="968" w:name="_Toc216184634"/>
      <w:r w:rsidRPr="00A10336">
        <w:rPr>
          <w:rStyle w:val="30"/>
          <w:rtl/>
        </w:rPr>
        <w:t>ששקולה</w:t>
      </w:r>
      <w:bookmarkEnd w:id="967"/>
      <w:bookmarkEnd w:id="968"/>
      <w:r w:rsidRPr="000528DA">
        <w:rPr>
          <w:rtl/>
        </w:rPr>
        <w:t xml:space="preserve"> </w:t>
      </w:r>
      <w:r w:rsidRPr="00A10336">
        <w:rPr>
          <w:rStyle w:val="30"/>
          <w:rtl/>
        </w:rPr>
        <w:t>כתחיית המתים</w:t>
      </w:r>
      <w:r w:rsidRPr="000528DA">
        <w:rPr>
          <w:rtl/>
        </w:rPr>
        <w:t>, לפיכך קבעוה בתחיית המתים.</w:t>
      </w:r>
    </w:p>
    <w:p w14:paraId="2A55A5EE" w14:textId="77777777" w:rsidR="00D06C61" w:rsidRPr="000528DA" w:rsidRDefault="00DA51A5" w:rsidP="000528DA">
      <w:pPr>
        <w:rPr>
          <w:rtl/>
        </w:rPr>
      </w:pPr>
      <w:r w:rsidRPr="000416A1">
        <w:rPr>
          <w:rStyle w:val="a7"/>
          <w:rtl/>
        </w:rPr>
        <w:t>ושאלה בברכת השנים</w:t>
      </w:r>
      <w:r w:rsidRPr="000528DA">
        <w:rPr>
          <w:rFonts w:ascii="Fb Fontext" w:hAnsi="Fb Fontext" w:hint="cs"/>
          <w:rtl/>
        </w:rPr>
        <w:t xml:space="preserve"> </w:t>
      </w:r>
      <w:r w:rsidR="001033C8" w:rsidRPr="000528DA">
        <w:rPr>
          <w:rFonts w:ascii="Fb Fontext" w:hAnsi="Fb Fontext" w:hint="cs"/>
          <w:rtl/>
        </w:rPr>
        <w:t>ש</w:t>
      </w:r>
      <w:r w:rsidRPr="000528DA">
        <w:rPr>
          <w:rFonts w:ascii="Fb Fontext" w:hAnsi="Fb Fontext"/>
          <w:rtl/>
        </w:rPr>
        <w:t xml:space="preserve">היא </w:t>
      </w:r>
      <w:r w:rsidRPr="00A10336">
        <w:rPr>
          <w:rStyle w:val="30"/>
          <w:rtl/>
        </w:rPr>
        <w:t>פרנסה</w:t>
      </w:r>
      <w:r w:rsidRPr="000528DA">
        <w:rPr>
          <w:rFonts w:ascii="Fb Fontext" w:hAnsi="Fb Fontext"/>
          <w:rtl/>
        </w:rPr>
        <w:t xml:space="preserve"> לפיכך קבעוה</w:t>
      </w:r>
      <w:r w:rsidR="005D06EE" w:rsidRPr="000528DA">
        <w:rPr>
          <w:rFonts w:ascii="Fb Fontext" w:hAnsi="Fb Fontext" w:hint="cs"/>
          <w:rtl/>
        </w:rPr>
        <w:t xml:space="preserve"> שם</w:t>
      </w:r>
      <w:r w:rsidRPr="000528DA">
        <w:rPr>
          <w:rFonts w:ascii="Fb Fontext" w:hAnsi="Fb Fontext"/>
          <w:rtl/>
        </w:rPr>
        <w:t>.</w:t>
      </w:r>
    </w:p>
    <w:p w14:paraId="50260200" w14:textId="77777777" w:rsidR="00F64167" w:rsidRDefault="00DA51A5" w:rsidP="000528DA">
      <w:pPr>
        <w:rPr>
          <w:rtl/>
        </w:rPr>
      </w:pPr>
      <w:r w:rsidRPr="005D06EE">
        <w:rPr>
          <w:rStyle w:val="a7"/>
          <w:rtl/>
        </w:rPr>
        <w:t>הבדלה בחונן הדעת</w:t>
      </w:r>
      <w:r w:rsidRPr="005D06EE">
        <w:rPr>
          <w:rStyle w:val="a7"/>
          <w:rFonts w:hint="cs"/>
          <w:rtl/>
        </w:rPr>
        <w:t xml:space="preserve"> </w:t>
      </w:r>
      <w:r w:rsidRPr="000528DA">
        <w:rPr>
          <w:rtl/>
        </w:rPr>
        <w:t>שהיא חכמה קבעוה בברכת חכמה.</w:t>
      </w:r>
      <w:r w:rsidRPr="000528DA">
        <w:rPr>
          <w:rFonts w:hint="cs"/>
          <w:rtl/>
        </w:rPr>
        <w:t xml:space="preserve"> </w:t>
      </w:r>
    </w:p>
    <w:p w14:paraId="3E214D88" w14:textId="6FB00E6B" w:rsidR="00DA51A5" w:rsidRPr="000528DA" w:rsidRDefault="005D06EE" w:rsidP="000528DA">
      <w:pPr>
        <w:rPr>
          <w:rtl/>
        </w:rPr>
      </w:pPr>
      <w:r>
        <w:rPr>
          <w:rStyle w:val="afffffb"/>
          <w:rFonts w:hint="cs"/>
          <w:b w:val="0"/>
          <w:bCs w:val="0"/>
          <w:rtl/>
        </w:rPr>
        <w:t xml:space="preserve">      </w:t>
      </w:r>
      <w:r w:rsidRPr="00E34F28">
        <w:rPr>
          <w:rStyle w:val="afffff9"/>
          <w:rFonts w:hint="cs"/>
          <w:rtl/>
        </w:rPr>
        <w:t xml:space="preserve">    </w:t>
      </w:r>
      <w:r w:rsidR="008D66FD" w:rsidRPr="00E34F28">
        <w:rPr>
          <w:rStyle w:val="afffff9"/>
          <w:rFonts w:hint="cs"/>
          <w:rtl/>
        </w:rPr>
        <w:t xml:space="preserve">ב. </w:t>
      </w:r>
      <w:r w:rsidR="008D66FD" w:rsidRPr="00E34F28">
        <w:rPr>
          <w:rStyle w:val="afffff9"/>
          <w:rtl/>
        </w:rPr>
        <w:t>ורבנן</w:t>
      </w:r>
      <w:r w:rsidR="00DA51A5" w:rsidRPr="00E34F28">
        <w:rPr>
          <w:rStyle w:val="afffff9"/>
          <w:rtl/>
        </w:rPr>
        <w:t xml:space="preserve">: </w:t>
      </w:r>
      <w:r w:rsidR="00DA51A5" w:rsidRPr="000528DA">
        <w:rPr>
          <w:rFonts w:ascii="Fb Fontext" w:hAnsi="Fb Fontext"/>
          <w:rtl/>
        </w:rPr>
        <w:t xml:space="preserve">מתוך שהיא </w:t>
      </w:r>
      <w:r w:rsidR="00DA51A5" w:rsidRPr="00A10336">
        <w:rPr>
          <w:rStyle w:val="30"/>
          <w:rtl/>
        </w:rPr>
        <w:t>חול</w:t>
      </w:r>
      <w:r w:rsidR="00DA51A5" w:rsidRPr="000528DA">
        <w:rPr>
          <w:rFonts w:ascii="Fb Fontext" w:hAnsi="Fb Fontext"/>
          <w:rtl/>
        </w:rPr>
        <w:t xml:space="preserve"> לפיכך קבעוה בברכת חול.</w:t>
      </w:r>
    </w:p>
    <w:p w14:paraId="542B5C16" w14:textId="77777777" w:rsidR="00F64167" w:rsidRDefault="00DA51A5" w:rsidP="005D06EE">
      <w:pPr>
        <w:pStyle w:val="afffff5"/>
        <w:rPr>
          <w:rtl/>
        </w:rPr>
      </w:pPr>
      <w:bookmarkStart w:id="969" w:name="_Toc193636026"/>
      <w:bookmarkStart w:id="970" w:name="_Toc216184635"/>
      <w:r w:rsidRPr="00A10336">
        <w:rPr>
          <w:rStyle w:val="30"/>
          <w:rtl/>
        </w:rPr>
        <w:t>גדולה דעה</w:t>
      </w:r>
      <w:bookmarkEnd w:id="969"/>
      <w:bookmarkEnd w:id="970"/>
      <w:r w:rsidR="005D06EE">
        <w:rPr>
          <w:rStyle w:val="afffffb"/>
          <w:rFonts w:hint="cs"/>
          <w:b w:val="0"/>
          <w:bCs w:val="0"/>
          <w:rtl/>
        </w:rPr>
        <w:t xml:space="preserve">  </w:t>
      </w:r>
      <w:r w:rsidR="00D06C61" w:rsidRPr="006D3CF8">
        <w:rPr>
          <w:rStyle w:val="afffffb"/>
          <w:rFonts w:hint="cs"/>
          <w:b w:val="0"/>
          <w:bCs w:val="0"/>
          <w:rtl/>
        </w:rPr>
        <w:t>א.</w:t>
      </w:r>
      <w:r w:rsidR="00D06C61" w:rsidRPr="00FE3D07">
        <w:rPr>
          <w:rFonts w:ascii="Fb Fontext" w:hAnsi="Fb Fontext" w:hint="cs"/>
          <w:rtl/>
        </w:rPr>
        <w:t xml:space="preserve"> </w:t>
      </w:r>
      <w:r w:rsidRPr="00FE3D07">
        <w:rPr>
          <w:rFonts w:ascii="Fb Fontext" w:hAnsi="Fb Fontext"/>
          <w:rtl/>
        </w:rPr>
        <w:t xml:space="preserve">שנתנה </w:t>
      </w:r>
      <w:r w:rsidRPr="00A10336">
        <w:rPr>
          <w:rStyle w:val="30"/>
          <w:rtl/>
        </w:rPr>
        <w:t>בתחלת</w:t>
      </w:r>
      <w:r w:rsidRPr="00FE3D07">
        <w:rPr>
          <w:rFonts w:ascii="Fb Fontext" w:hAnsi="Fb Fontext"/>
          <w:rtl/>
        </w:rPr>
        <w:t xml:space="preserve"> ברכה של חול.</w:t>
      </w:r>
      <w:r w:rsidR="00D06C61" w:rsidRPr="006D3CF8">
        <w:rPr>
          <w:rStyle w:val="afffffb"/>
          <w:rFonts w:hint="cs"/>
          <w:b w:val="0"/>
          <w:bCs w:val="0"/>
          <w:rtl/>
        </w:rPr>
        <w:t xml:space="preserve"> </w:t>
      </w:r>
    </w:p>
    <w:p w14:paraId="33934176" w14:textId="2F781991" w:rsidR="001033C8" w:rsidRPr="000528DA" w:rsidRDefault="00F95182" w:rsidP="00F95182">
      <w:pPr>
        <w:ind w:left="452" w:firstLine="113"/>
        <w:rPr>
          <w:rtl/>
        </w:rPr>
      </w:pPr>
      <w:r>
        <w:rPr>
          <w:rStyle w:val="afffffb"/>
          <w:rFonts w:hint="cs"/>
          <w:b w:val="0"/>
          <w:bCs w:val="0"/>
          <w:spacing w:val="-6"/>
          <w:rtl/>
        </w:rPr>
        <w:t xml:space="preserve">  </w:t>
      </w:r>
      <w:r w:rsidR="005D06EE">
        <w:rPr>
          <w:rStyle w:val="afffffb"/>
          <w:rFonts w:hint="cs"/>
          <w:b w:val="0"/>
          <w:bCs w:val="0"/>
          <w:spacing w:val="-6"/>
          <w:rtl/>
        </w:rPr>
        <w:t xml:space="preserve">  </w:t>
      </w:r>
      <w:r w:rsidR="00D06C61" w:rsidRPr="006D3CF8">
        <w:rPr>
          <w:rStyle w:val="afffffb"/>
          <w:rFonts w:hint="cs"/>
          <w:b w:val="0"/>
          <w:bCs w:val="0"/>
          <w:spacing w:val="-6"/>
          <w:rtl/>
        </w:rPr>
        <w:t>ב.</w:t>
      </w:r>
      <w:r w:rsidR="00D06C61" w:rsidRPr="00A10336">
        <w:rPr>
          <w:rStyle w:val="30"/>
          <w:rFonts w:hint="cs"/>
          <w:rtl/>
        </w:rPr>
        <w:t xml:space="preserve"> </w:t>
      </w:r>
      <w:r w:rsidR="00DA51A5" w:rsidRPr="000528DA">
        <w:rPr>
          <w:rtl/>
        </w:rPr>
        <w:t xml:space="preserve">שנתנה </w:t>
      </w:r>
      <w:r w:rsidR="00DA51A5" w:rsidRPr="00A10336">
        <w:rPr>
          <w:rStyle w:val="30"/>
          <w:rtl/>
        </w:rPr>
        <w:t>בין שתי אותיות</w:t>
      </w:r>
      <w:r w:rsidR="00DA51A5" w:rsidRPr="000528DA">
        <w:rPr>
          <w:rtl/>
        </w:rPr>
        <w:t xml:space="preserve">, </w:t>
      </w:r>
      <w:r w:rsidR="00DA51A5" w:rsidRPr="00F95182">
        <w:rPr>
          <w:rStyle w:val="ad"/>
          <w:rFonts w:hint="cs"/>
          <w:rtl/>
        </w:rPr>
        <w:t>'</w:t>
      </w:r>
      <w:r w:rsidR="00DA51A5" w:rsidRPr="00F95182">
        <w:rPr>
          <w:rStyle w:val="ad"/>
          <w:rtl/>
        </w:rPr>
        <w:t>כי אל דעות ה'.</w:t>
      </w:r>
      <w:r w:rsidR="00D06C61" w:rsidRPr="000528DA">
        <w:rPr>
          <w:rFonts w:hint="cs"/>
          <w:rtl/>
        </w:rPr>
        <w:t xml:space="preserve"> </w:t>
      </w:r>
    </w:p>
    <w:p w14:paraId="2E334EA8" w14:textId="70730970" w:rsidR="00DA51A5" w:rsidRPr="000528DA" w:rsidRDefault="00DA51A5" w:rsidP="000528DA">
      <w:pPr>
        <w:rPr>
          <w:rtl/>
        </w:rPr>
      </w:pPr>
      <w:r w:rsidRPr="000528DA">
        <w:rPr>
          <w:rtl/>
        </w:rPr>
        <w:t>כל מי ש</w:t>
      </w:r>
      <w:r w:rsidRPr="00A10336">
        <w:rPr>
          <w:rStyle w:val="30"/>
          <w:rtl/>
        </w:rPr>
        <w:t>אין בו דעה</w:t>
      </w:r>
      <w:r w:rsidRPr="000528DA">
        <w:rPr>
          <w:rtl/>
        </w:rPr>
        <w:t xml:space="preserve"> אסור לרחם עליו </w:t>
      </w:r>
      <w:r w:rsidRPr="000528DA">
        <w:rPr>
          <w:rFonts w:hint="cs"/>
          <w:rtl/>
        </w:rPr>
        <w:t>ד</w:t>
      </w:r>
      <w:r w:rsidRPr="00A4639B">
        <w:rPr>
          <w:rStyle w:val="ad"/>
          <w:rtl/>
        </w:rPr>
        <w:t>'כי לא עם בינות הוא על כן לא ירחמנו עושהו</w:t>
      </w:r>
      <w:r w:rsidRPr="00A4639B">
        <w:rPr>
          <w:rStyle w:val="ad"/>
          <w:rFonts w:hint="cs"/>
          <w:rtl/>
        </w:rPr>
        <w:t>'</w:t>
      </w:r>
      <w:r w:rsidRPr="00A4639B">
        <w:rPr>
          <w:rStyle w:val="ad"/>
          <w:rtl/>
        </w:rPr>
        <w:t>.</w:t>
      </w:r>
    </w:p>
    <w:p w14:paraId="270A9416" w14:textId="5EE176D6" w:rsidR="00A24328" w:rsidRDefault="00DA51A5" w:rsidP="009A59D1">
      <w:pPr>
        <w:pStyle w:val="38"/>
        <w:framePr w:wrap="notBeside"/>
        <w:rPr>
          <w:rtl/>
        </w:rPr>
      </w:pPr>
      <w:r w:rsidRPr="00660D7A">
        <w:rPr>
          <w:rFonts w:hint="cs"/>
          <w:rtl/>
        </w:rPr>
        <w:t>ר"א</w:t>
      </w:r>
      <w:r w:rsidR="00A24328">
        <w:rPr>
          <w:rtl/>
        </w:rPr>
        <w:t>:</w:t>
      </w:r>
    </w:p>
    <w:p w14:paraId="015D5262" w14:textId="57AD1BA6" w:rsidR="00DA51A5" w:rsidRPr="00E34F28" w:rsidRDefault="00DA51A5" w:rsidP="00683792">
      <w:pPr>
        <w:pStyle w:val="afffff5"/>
        <w:spacing w:before="0"/>
        <w:rPr>
          <w:rtl/>
        </w:rPr>
      </w:pPr>
      <w:bookmarkStart w:id="971" w:name="_Toc193636027"/>
      <w:bookmarkStart w:id="972" w:name="_Toc216184636"/>
      <w:r w:rsidRPr="00A10336">
        <w:rPr>
          <w:rStyle w:val="30"/>
          <w:rtl/>
        </w:rPr>
        <w:t>גדול מקדש</w:t>
      </w:r>
      <w:bookmarkEnd w:id="971"/>
      <w:bookmarkEnd w:id="972"/>
      <w:r w:rsidRPr="00A10336">
        <w:rPr>
          <w:rStyle w:val="30"/>
          <w:rtl/>
        </w:rPr>
        <w:t xml:space="preserve"> </w:t>
      </w:r>
      <w:r w:rsidRPr="00FE3D07">
        <w:rPr>
          <w:rtl/>
        </w:rPr>
        <w:t xml:space="preserve">שנתן בין שתי אותיות, </w:t>
      </w:r>
      <w:r w:rsidR="00C64809" w:rsidRPr="00FE3D07">
        <w:rPr>
          <w:rtl/>
        </w:rPr>
        <w:t>ד</w:t>
      </w:r>
      <w:r w:rsidRPr="00A4639B">
        <w:rPr>
          <w:rStyle w:val="ad"/>
          <w:rtl/>
        </w:rPr>
        <w:t>'פעלת ה' מקדש ה'</w:t>
      </w:r>
      <w:r w:rsidRPr="00FE3D07">
        <w:rPr>
          <w:rtl/>
        </w:rPr>
        <w:t>.</w:t>
      </w:r>
    </w:p>
    <w:p w14:paraId="70869B74" w14:textId="270EF60A" w:rsidR="00A24328" w:rsidRDefault="00DA51A5" w:rsidP="009A59D1">
      <w:pPr>
        <w:pStyle w:val="38"/>
        <w:framePr w:wrap="notBeside"/>
        <w:rPr>
          <w:rtl/>
        </w:rPr>
      </w:pPr>
      <w:r w:rsidRPr="00660D7A">
        <w:rPr>
          <w:rtl/>
        </w:rPr>
        <w:t>ו</w:t>
      </w:r>
      <w:r w:rsidRPr="00660D7A">
        <w:rPr>
          <w:rFonts w:hint="cs"/>
          <w:rtl/>
        </w:rPr>
        <w:t>ר"א</w:t>
      </w:r>
      <w:r w:rsidR="00A24328">
        <w:rPr>
          <w:rtl/>
        </w:rPr>
        <w:t>:</w:t>
      </w:r>
    </w:p>
    <w:p w14:paraId="2C923246" w14:textId="0AD6E11C" w:rsidR="00DA51A5" w:rsidRPr="000528DA" w:rsidRDefault="00DA51A5" w:rsidP="000528DA">
      <w:pPr>
        <w:rPr>
          <w:rtl/>
        </w:rPr>
      </w:pPr>
      <w:r w:rsidRPr="000528DA">
        <w:rPr>
          <w:rtl/>
        </w:rPr>
        <w:t xml:space="preserve">כל אדם </w:t>
      </w:r>
      <w:r w:rsidRPr="00A10336">
        <w:rPr>
          <w:rStyle w:val="30"/>
          <w:rtl/>
        </w:rPr>
        <w:t>שיש בו דעה כאילו נבנה בי</w:t>
      </w:r>
      <w:r w:rsidRPr="00A10336">
        <w:rPr>
          <w:rStyle w:val="30"/>
          <w:rFonts w:hint="cs"/>
          <w:rtl/>
        </w:rPr>
        <w:t xml:space="preserve">המ"ק </w:t>
      </w:r>
      <w:r w:rsidRPr="00A10336">
        <w:rPr>
          <w:rStyle w:val="30"/>
          <w:rtl/>
        </w:rPr>
        <w:t>בימיו</w:t>
      </w:r>
      <w:r w:rsidRPr="000528DA">
        <w:rPr>
          <w:rtl/>
        </w:rPr>
        <w:t>.</w:t>
      </w:r>
      <w:r w:rsidR="005D06EE" w:rsidRPr="000528DA">
        <w:rPr>
          <w:rFonts w:hint="cs"/>
          <w:rtl/>
        </w:rPr>
        <w:t xml:space="preserve"> </w:t>
      </w:r>
      <w:r w:rsidRPr="000528DA">
        <w:rPr>
          <w:rFonts w:hint="cs"/>
          <w:rtl/>
        </w:rPr>
        <w:t>ששניהם ניתנו בין שתי אותיות</w:t>
      </w:r>
      <w:r w:rsidR="00D06C61" w:rsidRPr="000528DA">
        <w:rPr>
          <w:rFonts w:hint="cs"/>
          <w:rtl/>
        </w:rPr>
        <w:t>.</w:t>
      </w:r>
    </w:p>
    <w:p w14:paraId="7F9F732E" w14:textId="77777777" w:rsidR="005D06EE" w:rsidRPr="000528DA" w:rsidRDefault="00D06C61" w:rsidP="000528DA">
      <w:pPr>
        <w:rPr>
          <w:rtl/>
        </w:rPr>
      </w:pPr>
      <w:bookmarkStart w:id="973" w:name="_Toc193636028"/>
      <w:bookmarkStart w:id="974" w:name="_Toc216184637"/>
      <w:r w:rsidRPr="00A10336">
        <w:rPr>
          <w:rStyle w:val="30"/>
          <w:rFonts w:hint="cs"/>
          <w:rtl/>
        </w:rPr>
        <w:t>ג</w:t>
      </w:r>
      <w:r w:rsidR="00DA51A5" w:rsidRPr="00A10336">
        <w:rPr>
          <w:rStyle w:val="30"/>
          <w:rtl/>
        </w:rPr>
        <w:t>דולה נקמה</w:t>
      </w:r>
      <w:bookmarkEnd w:id="973"/>
      <w:bookmarkEnd w:id="974"/>
      <w:r w:rsidR="00DA51A5" w:rsidRPr="000528DA">
        <w:rPr>
          <w:rtl/>
        </w:rPr>
        <w:t xml:space="preserve"> שנתנה בין שתי אותיות </w:t>
      </w:r>
      <w:r w:rsidR="00DA51A5" w:rsidRPr="00A4639B">
        <w:rPr>
          <w:rStyle w:val="ad"/>
          <w:rtl/>
        </w:rPr>
        <w:t>'אל נקמות ה'</w:t>
      </w:r>
      <w:r w:rsidR="00DA51A5" w:rsidRPr="000528DA">
        <w:rPr>
          <w:rFonts w:hint="cs"/>
          <w:rtl/>
        </w:rPr>
        <w:t xml:space="preserve"> </w:t>
      </w:r>
    </w:p>
    <w:p w14:paraId="23129E0E" w14:textId="77777777" w:rsidR="00F87909" w:rsidRPr="000528DA" w:rsidRDefault="00D06C61" w:rsidP="000528DA">
      <w:pPr>
        <w:rPr>
          <w:rtl/>
        </w:rPr>
      </w:pPr>
      <w:r w:rsidRPr="000528DA">
        <w:rPr>
          <w:rFonts w:hint="cs"/>
          <w:rtl/>
        </w:rPr>
        <w:t>-</w:t>
      </w:r>
      <w:r w:rsidR="00DA51A5" w:rsidRPr="000528DA">
        <w:rPr>
          <w:rtl/>
        </w:rPr>
        <w:t>במילתה מיהא גדולה היא.</w:t>
      </w:r>
      <w:r w:rsidRPr="00A10336">
        <w:rPr>
          <w:rStyle w:val="30"/>
          <w:rFonts w:hint="cs"/>
          <w:rtl/>
        </w:rPr>
        <w:t xml:space="preserve"> </w:t>
      </w:r>
    </w:p>
    <w:p w14:paraId="115A373F" w14:textId="77777777" w:rsidR="00F64167" w:rsidRDefault="00DA51A5" w:rsidP="000528DA">
      <w:pPr>
        <w:rPr>
          <w:rtl/>
        </w:rPr>
      </w:pPr>
      <w:bookmarkStart w:id="975" w:name="_Toc193636029"/>
      <w:bookmarkStart w:id="976" w:name="_Toc216184638"/>
      <w:r w:rsidRPr="00A10336">
        <w:rPr>
          <w:rStyle w:val="30"/>
          <w:rtl/>
        </w:rPr>
        <w:t>שתי נקמות</w:t>
      </w:r>
      <w:bookmarkEnd w:id="975"/>
      <w:bookmarkEnd w:id="976"/>
      <w:r w:rsidR="005D06EE" w:rsidRPr="000528DA">
        <w:rPr>
          <w:rFonts w:hint="cs"/>
          <w:rtl/>
        </w:rPr>
        <w:t>,</w:t>
      </w:r>
      <w:r w:rsidRPr="000528DA">
        <w:rPr>
          <w:rtl/>
        </w:rPr>
        <w:t xml:space="preserve"> אחת </w:t>
      </w:r>
      <w:r w:rsidRPr="00A10336">
        <w:rPr>
          <w:rStyle w:val="30"/>
          <w:rtl/>
        </w:rPr>
        <w:t>לטובה</w:t>
      </w:r>
      <w:r w:rsidRPr="000528DA">
        <w:rPr>
          <w:rFonts w:hint="cs"/>
          <w:rtl/>
        </w:rPr>
        <w:t xml:space="preserve"> ד'</w:t>
      </w:r>
      <w:r w:rsidRPr="00A4639B">
        <w:rPr>
          <w:rStyle w:val="ad"/>
          <w:rtl/>
        </w:rPr>
        <w:t>הופיע מהר פארן'</w:t>
      </w:r>
      <w:r w:rsidRPr="00A4639B">
        <w:rPr>
          <w:rStyle w:val="ad"/>
          <w:rFonts w:hint="cs"/>
          <w:rtl/>
        </w:rPr>
        <w:t>.</w:t>
      </w:r>
      <w:r w:rsidR="00D06C61">
        <w:rPr>
          <w:rStyle w:val="ad"/>
          <w:rFonts w:hint="cs"/>
          <w:rtl/>
        </w:rPr>
        <w:t xml:space="preserve"> </w:t>
      </w:r>
      <w:r w:rsidR="00F87909">
        <w:rPr>
          <w:rStyle w:val="ad"/>
          <w:rFonts w:hint="cs"/>
          <w:rtl/>
        </w:rPr>
        <w:t xml:space="preserve"> </w:t>
      </w:r>
    </w:p>
    <w:p w14:paraId="4D228392" w14:textId="1E788A31" w:rsidR="00DA51A5" w:rsidRPr="000528DA" w:rsidRDefault="005D06EE" w:rsidP="000528DA">
      <w:pPr>
        <w:rPr>
          <w:rtl/>
        </w:rPr>
      </w:pPr>
      <w:r>
        <w:rPr>
          <w:rStyle w:val="ad"/>
          <w:rFonts w:hint="cs"/>
          <w:rtl/>
        </w:rPr>
        <w:t xml:space="preserve"> </w:t>
      </w:r>
      <w:bookmarkStart w:id="977" w:name="_Toc193636030"/>
      <w:bookmarkStart w:id="978" w:name="_Toc216184639"/>
      <w:r w:rsidR="00D06C61" w:rsidRPr="00A10336">
        <w:rPr>
          <w:rStyle w:val="30"/>
          <w:rFonts w:hint="cs"/>
          <w:rtl/>
        </w:rPr>
        <w:t>ו</w:t>
      </w:r>
      <w:r w:rsidR="00DA51A5" w:rsidRPr="00A10336">
        <w:rPr>
          <w:rStyle w:val="30"/>
          <w:rtl/>
        </w:rPr>
        <w:t>לרעה</w:t>
      </w:r>
      <w:bookmarkEnd w:id="977"/>
      <w:bookmarkEnd w:id="978"/>
      <w:r w:rsidR="00DA51A5" w:rsidRPr="000528DA">
        <w:rPr>
          <w:rtl/>
        </w:rPr>
        <w:t xml:space="preserve"> </w:t>
      </w:r>
      <w:r w:rsidR="00DA51A5" w:rsidRPr="00A4639B">
        <w:rPr>
          <w:rStyle w:val="ad"/>
          <w:rtl/>
        </w:rPr>
        <w:t>ד</w:t>
      </w:r>
      <w:r w:rsidR="00DA51A5" w:rsidRPr="00A4639B">
        <w:rPr>
          <w:rStyle w:val="ad"/>
          <w:rFonts w:hint="cs"/>
          <w:rtl/>
        </w:rPr>
        <w:t>'</w:t>
      </w:r>
      <w:r w:rsidR="00DA51A5" w:rsidRPr="00A4639B">
        <w:rPr>
          <w:rStyle w:val="ad"/>
          <w:rtl/>
        </w:rPr>
        <w:t>אל נקמות ה' אל נקמות הופיע</w:t>
      </w:r>
      <w:r w:rsidR="00DA51A5" w:rsidRPr="00A4639B">
        <w:rPr>
          <w:rStyle w:val="ad"/>
          <w:rFonts w:hint="cs"/>
          <w:rtl/>
        </w:rPr>
        <w:t>'</w:t>
      </w:r>
      <w:r w:rsidR="00DA51A5" w:rsidRPr="00A4639B">
        <w:rPr>
          <w:rStyle w:val="ad"/>
          <w:rtl/>
        </w:rPr>
        <w:t>.</w:t>
      </w:r>
    </w:p>
    <w:p w14:paraId="401E4571" w14:textId="17379929" w:rsidR="005D6AD7" w:rsidRPr="00E34F28" w:rsidRDefault="00683C59" w:rsidP="00F50A20">
      <w:pPr>
        <w:pStyle w:val="afffa"/>
        <w:rPr>
          <w:rtl/>
        </w:rPr>
      </w:pPr>
      <w:r>
        <w:rPr>
          <w:rtl/>
        </w:rPr>
        <w:t>***</w:t>
      </w:r>
    </w:p>
    <w:p w14:paraId="645ACBE0" w14:textId="77777777" w:rsidR="00DA51A5" w:rsidRPr="00E34F28" w:rsidRDefault="000416A1" w:rsidP="00672862">
      <w:pPr>
        <w:pStyle w:val="a5"/>
        <w:rPr>
          <w:rtl/>
        </w:rPr>
      </w:pPr>
      <w:ins w:id="9839" w:author="מספור קטעי משנה" w:date="2026-10-06T06:45:16Z">
        <w:r>
          <w:rPr>
            <w:rStyle w:val="MisparKeta"/>
          </w:rPr>
          <w:t xml:space="preserve">ה. </w:t>
        </w:r>
      </w:ins>
      <w:r>
        <w:rPr>
          <w:rFonts w:hint="cs"/>
          <w:rtl/>
        </w:rPr>
        <w:t>ר"ע:</w:t>
      </w:r>
      <w:r w:rsidR="00DA51A5" w:rsidRPr="00054EE3">
        <w:rPr>
          <w:rtl/>
        </w:rPr>
        <w:t xml:space="preserve"> אומרה ברכה רביעית.</w:t>
      </w:r>
    </w:p>
    <w:p w14:paraId="245B0723" w14:textId="10C680E7" w:rsidR="009D0349" w:rsidRPr="000528DA" w:rsidRDefault="009D0349" w:rsidP="000528DA">
      <w:pPr>
        <w:rPr>
          <w:rtl/>
        </w:rPr>
      </w:pPr>
      <w:bookmarkStart w:id="979" w:name="_Toc193636031"/>
      <w:bookmarkStart w:id="980" w:name="_Toc216184640"/>
      <w:r w:rsidRPr="00A10336">
        <w:rPr>
          <w:rStyle w:val="30"/>
          <w:rFonts w:hint="cs"/>
          <w:rtl/>
        </w:rPr>
        <w:lastRenderedPageBreak/>
        <w:t>אנשי כנה</w:t>
      </w:r>
      <w:r w:rsidR="00AE16FF" w:rsidRPr="00A10336">
        <w:rPr>
          <w:rStyle w:val="30"/>
          <w:rtl/>
        </w:rPr>
        <w:t>"</w:t>
      </w:r>
      <w:r w:rsidRPr="00A10336">
        <w:rPr>
          <w:rStyle w:val="30"/>
          <w:rFonts w:hint="cs"/>
          <w:rtl/>
        </w:rPr>
        <w:t>ג</w:t>
      </w:r>
      <w:bookmarkEnd w:id="979"/>
      <w:bookmarkEnd w:id="980"/>
      <w:r w:rsidR="00DA51A5" w:rsidRPr="000528DA">
        <w:rPr>
          <w:rtl/>
        </w:rPr>
        <w:t xml:space="preserve"> </w:t>
      </w:r>
      <w:r w:rsidR="00DA51A5" w:rsidRPr="00A10336">
        <w:rPr>
          <w:rStyle w:val="30"/>
          <w:rtl/>
        </w:rPr>
        <w:t>בתחילה קבעוה בתפ</w:t>
      </w:r>
      <w:r w:rsidR="00D06C61" w:rsidRPr="00A10336">
        <w:rPr>
          <w:rStyle w:val="30"/>
          <w:rtl/>
        </w:rPr>
        <w:t>לה</w:t>
      </w:r>
      <w:r w:rsidR="00D06C61" w:rsidRPr="000528DA">
        <w:rPr>
          <w:rtl/>
        </w:rPr>
        <w:t>, העשירו קבעוה על הכוס, הענו</w:t>
      </w:r>
      <w:r w:rsidR="00DA51A5" w:rsidRPr="000528DA">
        <w:rPr>
          <w:rtl/>
        </w:rPr>
        <w:t xml:space="preserve"> חזרו וקבעוה בתפלה,</w:t>
      </w:r>
      <w:r w:rsidR="00D06C61" w:rsidRPr="000528DA">
        <w:rPr>
          <w:rFonts w:hint="cs"/>
          <w:rtl/>
        </w:rPr>
        <w:t xml:space="preserve"> </w:t>
      </w:r>
      <w:r w:rsidR="00DA51A5" w:rsidRPr="00E34F28">
        <w:rPr>
          <w:rStyle w:val="afffff9"/>
          <w:rtl/>
        </w:rPr>
        <w:t>והם אמרו:</w:t>
      </w:r>
      <w:r w:rsidR="00DA51A5" w:rsidRPr="000528DA">
        <w:rPr>
          <w:rtl/>
        </w:rPr>
        <w:t xml:space="preserve"> המבדיל בתפלה צריך שיבדיל על הכוס.</w:t>
      </w:r>
      <w:r w:rsidR="00D06C61" w:rsidRPr="000528DA">
        <w:rPr>
          <w:rFonts w:hint="cs"/>
          <w:rtl/>
        </w:rPr>
        <w:t xml:space="preserve"> </w:t>
      </w:r>
      <w:r w:rsidR="00DA51A5" w:rsidRPr="000528DA">
        <w:rPr>
          <w:rFonts w:hint="cs"/>
          <w:rtl/>
        </w:rPr>
        <w:t xml:space="preserve">וכן </w:t>
      </w:r>
      <w:r w:rsidR="00DA51A5" w:rsidRPr="000528DA">
        <w:rPr>
          <w:rtl/>
        </w:rPr>
        <w:t xml:space="preserve">איתמר </w:t>
      </w:r>
      <w:r w:rsidR="00DA51A5" w:rsidRPr="00E34F28">
        <w:rPr>
          <w:rStyle w:val="afffff9"/>
          <w:rFonts w:hint="cs"/>
          <w:rtl/>
        </w:rPr>
        <w:t>מרחב</w:t>
      </w:r>
      <w:r w:rsidR="00DA51A5" w:rsidRPr="00E34F28">
        <w:rPr>
          <w:rStyle w:val="afffff9"/>
          <w:rtl/>
        </w:rPr>
        <w:t>"</w:t>
      </w:r>
      <w:r w:rsidR="00DA51A5" w:rsidRPr="00E34F28">
        <w:rPr>
          <w:rStyle w:val="afffff9"/>
          <w:rFonts w:hint="cs"/>
          <w:rtl/>
        </w:rPr>
        <w:t>א מרי</w:t>
      </w:r>
      <w:r w:rsidR="00DA51A5" w:rsidRPr="00E34F28">
        <w:rPr>
          <w:rStyle w:val="afffff9"/>
          <w:rtl/>
        </w:rPr>
        <w:t>"</w:t>
      </w:r>
      <w:r w:rsidR="00DA51A5" w:rsidRPr="00E34F28">
        <w:rPr>
          <w:rStyle w:val="afffff9"/>
          <w:rFonts w:hint="cs"/>
          <w:rtl/>
        </w:rPr>
        <w:t>ו</w:t>
      </w:r>
      <w:r w:rsidR="00DA51A5" w:rsidRPr="000528DA">
        <w:rPr>
          <w:rFonts w:hint="cs"/>
          <w:rtl/>
        </w:rPr>
        <w:t xml:space="preserve"> </w:t>
      </w:r>
      <w:r w:rsidR="00DA51A5" w:rsidRPr="00E34F28">
        <w:rPr>
          <w:rStyle w:val="afffff9"/>
          <w:rFonts w:hint="cs"/>
          <w:rtl/>
        </w:rPr>
        <w:t>ומרבה ורב יוסף</w:t>
      </w:r>
      <w:r w:rsidR="00D06C61" w:rsidRPr="00E34F28">
        <w:rPr>
          <w:rStyle w:val="afffff9"/>
          <w:rFonts w:hint="cs"/>
          <w:rtl/>
        </w:rPr>
        <w:t xml:space="preserve"> </w:t>
      </w:r>
    </w:p>
    <w:p w14:paraId="532D9BD6" w14:textId="77777777" w:rsidR="00DA51A5" w:rsidRPr="000528DA" w:rsidRDefault="00DA51A5" w:rsidP="000528DA">
      <w:pPr>
        <w:rPr>
          <w:rtl/>
        </w:rPr>
      </w:pPr>
      <w:r w:rsidRPr="00E34F28">
        <w:rPr>
          <w:rStyle w:val="afffff9"/>
          <w:rFonts w:hint="cs"/>
          <w:rtl/>
        </w:rPr>
        <w:t>וזהו מתני'</w:t>
      </w:r>
      <w:r w:rsidRPr="000528DA">
        <w:rPr>
          <w:rFonts w:hint="cs"/>
          <w:rtl/>
        </w:rPr>
        <w:t xml:space="preserve"> </w:t>
      </w:r>
      <w:r w:rsidRPr="000528DA">
        <w:rPr>
          <w:rtl/>
        </w:rPr>
        <w:t xml:space="preserve">טעה ולא הזכיר הבדלה בחונן הדעת אין מחזירין אותו, מפני </w:t>
      </w:r>
      <w:r w:rsidRPr="00A10336">
        <w:rPr>
          <w:rStyle w:val="30"/>
          <w:rtl/>
        </w:rPr>
        <w:t>שאומרה</w:t>
      </w:r>
      <w:r w:rsidRPr="000528DA">
        <w:rPr>
          <w:rtl/>
        </w:rPr>
        <w:t xml:space="preserve"> על הכוס</w:t>
      </w:r>
    </w:p>
    <w:p w14:paraId="17C03D95" w14:textId="77777777" w:rsidR="0060453B" w:rsidRPr="00660D7A" w:rsidRDefault="005D6AD7" w:rsidP="00660D7A">
      <w:pPr>
        <w:pStyle w:val="afffffc"/>
        <w:rPr>
          <w:rtl/>
        </w:rPr>
      </w:pPr>
      <w:bookmarkStart w:id="981" w:name="_Toc193636032"/>
      <w:bookmarkStart w:id="982" w:name="_Toc216184641"/>
      <w:r w:rsidRPr="00660D7A">
        <w:rPr>
          <w:rFonts w:hint="cs"/>
          <w:rtl/>
        </w:rPr>
        <w:t>המבדיל בתפילה אי צריך להבדיל על הכוס,</w:t>
      </w:r>
      <w:bookmarkEnd w:id="981"/>
      <w:bookmarkEnd w:id="982"/>
      <w:r w:rsidRPr="00660D7A">
        <w:rPr>
          <w:rFonts w:hint="cs"/>
          <w:rtl/>
        </w:rPr>
        <w:t xml:space="preserve"> </w:t>
      </w:r>
    </w:p>
    <w:p w14:paraId="531119DB" w14:textId="5B80DA46" w:rsidR="00A24328" w:rsidRDefault="005D6AD7" w:rsidP="009A59D1">
      <w:pPr>
        <w:pStyle w:val="38"/>
        <w:framePr w:wrap="notBeside"/>
        <w:rPr>
          <w:rtl/>
        </w:rPr>
      </w:pPr>
      <w:r w:rsidRPr="00660D7A">
        <w:rPr>
          <w:rFonts w:hint="cs"/>
          <w:rtl/>
        </w:rPr>
        <w:t>רי</w:t>
      </w:r>
      <w:r w:rsidR="00AE16FF" w:rsidRPr="00660D7A">
        <w:rPr>
          <w:rtl/>
        </w:rPr>
        <w:t>"</w:t>
      </w:r>
      <w:r w:rsidRPr="00660D7A">
        <w:rPr>
          <w:rFonts w:hint="cs"/>
          <w:rtl/>
        </w:rPr>
        <w:t>ו</w:t>
      </w:r>
      <w:r w:rsidR="009B14FE">
        <w:rPr>
          <w:rFonts w:hint="cs"/>
          <w:rtl/>
        </w:rPr>
        <w:t>:</w:t>
      </w:r>
    </w:p>
    <w:p w14:paraId="450732A1" w14:textId="77069864" w:rsidR="00DA51A5" w:rsidRPr="00E34F28" w:rsidRDefault="00DA51A5" w:rsidP="00660D7A">
      <w:pPr>
        <w:pStyle w:val="afffff5"/>
        <w:spacing w:before="0"/>
        <w:rPr>
          <w:rtl/>
        </w:rPr>
      </w:pPr>
      <w:r w:rsidRPr="003E0451">
        <w:rPr>
          <w:rtl/>
        </w:rPr>
        <w:t>צריך שיבדיל על הכוס.</w:t>
      </w:r>
    </w:p>
    <w:p w14:paraId="41AED273" w14:textId="4C14663D" w:rsidR="00A24328" w:rsidRDefault="00DA51A5" w:rsidP="009A59D1">
      <w:pPr>
        <w:pStyle w:val="38"/>
        <w:framePr w:wrap="notBeside"/>
        <w:rPr>
          <w:rtl/>
        </w:rPr>
      </w:pPr>
      <w:r w:rsidRPr="00660D7A">
        <w:rPr>
          <w:rFonts w:hint="cs"/>
          <w:rtl/>
        </w:rPr>
        <w:t>רנב"י</w:t>
      </w:r>
      <w:r w:rsidR="00A24328">
        <w:rPr>
          <w:rFonts w:hint="cs"/>
          <w:rtl/>
        </w:rPr>
        <w:t>:</w:t>
      </w:r>
    </w:p>
    <w:p w14:paraId="402E187D" w14:textId="5219C531" w:rsidR="00DA51A5" w:rsidRPr="00E34F28" w:rsidRDefault="00DA51A5" w:rsidP="00660D7A">
      <w:pPr>
        <w:pStyle w:val="afffff5"/>
        <w:spacing w:before="0" w:after="60"/>
        <w:rPr>
          <w:rtl/>
        </w:rPr>
      </w:pPr>
      <w:bookmarkStart w:id="983" w:name="_Toc193636033"/>
      <w:bookmarkStart w:id="984" w:name="_Toc216184642"/>
      <w:r w:rsidRPr="00A10336">
        <w:rPr>
          <w:rStyle w:val="30"/>
          <w:rtl/>
        </w:rPr>
        <w:t>ק"ו מתפלה</w:t>
      </w:r>
      <w:r w:rsidRPr="00A10336">
        <w:rPr>
          <w:rStyle w:val="30"/>
          <w:rFonts w:hint="cs"/>
          <w:rtl/>
        </w:rPr>
        <w:t xml:space="preserve"> דאפי</w:t>
      </w:r>
      <w:r w:rsidRPr="00A10336">
        <w:rPr>
          <w:rStyle w:val="30"/>
          <w:rtl/>
        </w:rPr>
        <w:t>'</w:t>
      </w:r>
      <w:r w:rsidRPr="00A10336">
        <w:rPr>
          <w:rStyle w:val="30"/>
          <w:rFonts w:hint="cs"/>
          <w:rtl/>
        </w:rPr>
        <w:t xml:space="preserve"> </w:t>
      </w:r>
      <w:r w:rsidR="005D6AD7" w:rsidRPr="00A10336">
        <w:rPr>
          <w:rStyle w:val="30"/>
          <w:rFonts w:hint="cs"/>
          <w:rtl/>
        </w:rPr>
        <w:t>ש</w:t>
      </w:r>
      <w:r w:rsidRPr="00A10336">
        <w:rPr>
          <w:rStyle w:val="30"/>
          <w:rFonts w:hint="cs"/>
          <w:rtl/>
        </w:rPr>
        <w:t>תקנה היא מבדיל</w:t>
      </w:r>
      <w:bookmarkEnd w:id="983"/>
      <w:bookmarkEnd w:id="984"/>
      <w:r w:rsidRPr="00F95182">
        <w:rPr>
          <w:rFonts w:hint="cs"/>
          <w:rtl/>
        </w:rPr>
        <w:t>,</w:t>
      </w:r>
    </w:p>
    <w:p w14:paraId="7A17BC19" w14:textId="4B1D80E9" w:rsidR="00DA51A5" w:rsidRPr="00E34F28" w:rsidRDefault="00DA51A5" w:rsidP="00660D7A">
      <w:pPr>
        <w:pStyle w:val="afffff5"/>
        <w:spacing w:before="0" w:after="60"/>
        <w:rPr>
          <w:rtl/>
        </w:rPr>
      </w:pPr>
      <w:bookmarkStart w:id="985" w:name="_Toc193636034"/>
      <w:bookmarkStart w:id="986" w:name="_Toc216184643"/>
      <w:r w:rsidRPr="00A10336">
        <w:rPr>
          <w:rStyle w:val="30"/>
          <w:rtl/>
        </w:rPr>
        <w:t>המבדיל בתפלה משובח יותר ממי שיבדיל על הכוס</w:t>
      </w:r>
      <w:bookmarkEnd w:id="985"/>
      <w:bookmarkEnd w:id="986"/>
      <w:r w:rsidRPr="00FE3D07">
        <w:rPr>
          <w:rtl/>
        </w:rPr>
        <w:t>, ואם הבדיל בזו ו</w:t>
      </w:r>
      <w:r w:rsidRPr="00FE3D07">
        <w:rPr>
          <w:rFonts w:hint="cs"/>
          <w:rtl/>
        </w:rPr>
        <w:t xml:space="preserve">לא </w:t>
      </w:r>
      <w:r w:rsidRPr="00FE3D07">
        <w:rPr>
          <w:rtl/>
        </w:rPr>
        <w:t>בזו ינוחו לו ברכות על ראשו.</w:t>
      </w:r>
      <w:r w:rsidR="00660D7A">
        <w:rPr>
          <w:rFonts w:hint="cs"/>
          <w:rtl/>
        </w:rPr>
        <w:t xml:space="preserve"> </w:t>
      </w:r>
      <w:r w:rsidRPr="00FE3D07">
        <w:rPr>
          <w:rFonts w:hint="cs"/>
          <w:rtl/>
        </w:rPr>
        <w:t>דאל</w:t>
      </w:r>
      <w:r w:rsidRPr="00FE3D07">
        <w:rPr>
          <w:rtl/>
        </w:rPr>
        <w:t>"</w:t>
      </w:r>
      <w:r w:rsidR="00683792">
        <w:rPr>
          <w:rFonts w:hint="cs"/>
          <w:rtl/>
        </w:rPr>
        <w:t>כ</w:t>
      </w:r>
      <w:r w:rsidRPr="00FE3D07">
        <w:rPr>
          <w:rFonts w:hint="cs"/>
          <w:rtl/>
        </w:rPr>
        <w:t xml:space="preserve"> ברכה שאינה צריכה ועובר משום </w:t>
      </w:r>
      <w:r w:rsidRPr="00660D7A">
        <w:rPr>
          <w:rStyle w:val="ad"/>
          <w:rFonts w:hint="cs"/>
          <w:rtl/>
        </w:rPr>
        <w:t>לא תשא</w:t>
      </w:r>
      <w:r w:rsidRPr="00FE3D07">
        <w:rPr>
          <w:rFonts w:hint="cs"/>
          <w:rtl/>
        </w:rPr>
        <w:t>.</w:t>
      </w:r>
      <w:r w:rsidR="00D06C61" w:rsidRPr="00FE3D07">
        <w:rPr>
          <w:rFonts w:hint="cs"/>
          <w:rtl/>
        </w:rPr>
        <w:t xml:space="preserve"> </w:t>
      </w:r>
    </w:p>
    <w:p w14:paraId="535B9550" w14:textId="1C8DB919" w:rsidR="00A24328" w:rsidRDefault="00660D7A" w:rsidP="009A59D1">
      <w:pPr>
        <w:pStyle w:val="38"/>
        <w:framePr w:wrap="notBeside"/>
        <w:rPr>
          <w:rtl/>
        </w:rPr>
      </w:pPr>
      <w:r w:rsidRPr="00660D7A">
        <w:rPr>
          <w:rFonts w:hint="cs"/>
          <w:rtl/>
        </w:rPr>
        <w:t>ר</w:t>
      </w:r>
      <w:r w:rsidRPr="00660D7A">
        <w:rPr>
          <w:rtl/>
        </w:rPr>
        <w:t>"</w:t>
      </w:r>
      <w:r w:rsidRPr="00660D7A">
        <w:rPr>
          <w:rFonts w:hint="cs"/>
          <w:rtl/>
        </w:rPr>
        <w:t>ח לר</w:t>
      </w:r>
      <w:r w:rsidRPr="00660D7A">
        <w:rPr>
          <w:rtl/>
        </w:rPr>
        <w:t>"</w:t>
      </w:r>
      <w:r w:rsidRPr="00660D7A">
        <w:rPr>
          <w:rFonts w:hint="cs"/>
          <w:rtl/>
        </w:rPr>
        <w:t>ש</w:t>
      </w:r>
      <w:r w:rsidR="009B14FE">
        <w:rPr>
          <w:rtl/>
        </w:rPr>
        <w:t>:</w:t>
      </w:r>
    </w:p>
    <w:p w14:paraId="7B981133" w14:textId="7BCF1B69" w:rsidR="00DA51A5" w:rsidRPr="00E34F28" w:rsidRDefault="00DA51A5" w:rsidP="00660D7A">
      <w:pPr>
        <w:pStyle w:val="afffff5"/>
        <w:spacing w:before="0"/>
        <w:rPr>
          <w:rtl/>
        </w:rPr>
      </w:pPr>
      <w:bookmarkStart w:id="987" w:name="_Toc193636035"/>
      <w:bookmarkStart w:id="988" w:name="_Toc216184644"/>
      <w:r w:rsidRPr="00A10336">
        <w:rPr>
          <w:rStyle w:val="30"/>
          <w:rtl/>
        </w:rPr>
        <w:t>טעה בזו ובזו</w:t>
      </w:r>
      <w:bookmarkEnd w:id="987"/>
      <w:bookmarkEnd w:id="988"/>
      <w:r w:rsidRPr="00FE3D07">
        <w:rPr>
          <w:rtl/>
        </w:rPr>
        <w:t xml:space="preserve"> חוזר לראש.</w:t>
      </w:r>
    </w:p>
    <w:p w14:paraId="0A316866" w14:textId="1C18A1C7" w:rsidR="00A24328" w:rsidRDefault="00DA51A5" w:rsidP="009A59D1">
      <w:pPr>
        <w:pStyle w:val="38"/>
        <w:framePr w:wrap="notBeside"/>
        <w:rPr>
          <w:rtl/>
        </w:rPr>
      </w:pPr>
      <w:r w:rsidRPr="00660D7A">
        <w:rPr>
          <w:rtl/>
        </w:rPr>
        <w:t>רבא</w:t>
      </w:r>
      <w:r w:rsidR="00A24328">
        <w:rPr>
          <w:rtl/>
        </w:rPr>
        <w:t>:</w:t>
      </w:r>
    </w:p>
    <w:p w14:paraId="7E9D8813" w14:textId="6A599837" w:rsidR="00F64167" w:rsidRDefault="00DD0223" w:rsidP="000528DA">
      <w:pPr>
        <w:rPr>
          <w:rtl/>
        </w:rPr>
      </w:pPr>
      <w:bookmarkStart w:id="989" w:name="_Toc193636036"/>
      <w:bookmarkStart w:id="990" w:name="_Toc216184645"/>
      <w:r w:rsidRPr="00A10336">
        <w:rPr>
          <w:rStyle w:val="30"/>
          <w:rFonts w:hint="cs"/>
          <w:rtl/>
        </w:rPr>
        <w:t>הלכה</w:t>
      </w:r>
      <w:bookmarkEnd w:id="989"/>
      <w:bookmarkEnd w:id="990"/>
      <w:r w:rsidR="00DA51A5" w:rsidRPr="000528DA">
        <w:rPr>
          <w:rtl/>
        </w:rPr>
        <w:t xml:space="preserve"> </w:t>
      </w:r>
      <w:r w:rsidR="00DA51A5" w:rsidRPr="00A10336">
        <w:rPr>
          <w:rStyle w:val="30"/>
          <w:rtl/>
        </w:rPr>
        <w:t>כקידוש</w:t>
      </w:r>
      <w:r w:rsidR="00DA51A5" w:rsidRPr="000528DA">
        <w:rPr>
          <w:rFonts w:hint="cs"/>
          <w:rtl/>
        </w:rPr>
        <w:t xml:space="preserve"> ד</w:t>
      </w:r>
      <w:r w:rsidR="005D6AD7" w:rsidRPr="000528DA">
        <w:rPr>
          <w:rtl/>
        </w:rPr>
        <w:t>א</w:t>
      </w:r>
      <w:r w:rsidR="005D6AD7" w:rsidRPr="000528DA">
        <w:rPr>
          <w:rFonts w:hint="cs"/>
          <w:rtl/>
        </w:rPr>
        <w:t>פי'</w:t>
      </w:r>
      <w:r w:rsidR="00D06C61" w:rsidRPr="000528DA">
        <w:rPr>
          <w:rtl/>
        </w:rPr>
        <w:t xml:space="preserve"> דמקדש ב</w:t>
      </w:r>
      <w:r w:rsidR="00D06C61" w:rsidRPr="000528DA">
        <w:rPr>
          <w:rFonts w:hint="cs"/>
          <w:rtl/>
        </w:rPr>
        <w:t>תפילה</w:t>
      </w:r>
      <w:r w:rsidR="00DA51A5" w:rsidRPr="000528DA">
        <w:rPr>
          <w:rtl/>
        </w:rPr>
        <w:t xml:space="preserve"> מקדש </w:t>
      </w:r>
      <w:r w:rsidR="00D06C61" w:rsidRPr="000528DA">
        <w:rPr>
          <w:rFonts w:hint="cs"/>
          <w:rtl/>
        </w:rPr>
        <w:t>על הכוס</w:t>
      </w:r>
      <w:r w:rsidR="00DA51A5" w:rsidRPr="000528DA">
        <w:rPr>
          <w:rtl/>
        </w:rPr>
        <w:t>, אף הבדלה</w:t>
      </w:r>
      <w:r w:rsidR="00393A71" w:rsidRPr="000528DA">
        <w:rPr>
          <w:rFonts w:hint="cs"/>
          <w:rtl/>
        </w:rPr>
        <w:t>.</w:t>
      </w:r>
    </w:p>
    <w:p w14:paraId="00C1BB60" w14:textId="4D061D44" w:rsidR="005D6AD7" w:rsidRPr="00E34F28" w:rsidRDefault="00683C59" w:rsidP="00F50A20">
      <w:pPr>
        <w:pStyle w:val="afffa"/>
        <w:rPr>
          <w:rtl/>
        </w:rPr>
      </w:pPr>
      <w:r>
        <w:rPr>
          <w:rFonts w:hint="cs"/>
          <w:rtl/>
        </w:rPr>
        <w:t>***</w:t>
      </w:r>
    </w:p>
    <w:p w14:paraId="233DEFB3" w14:textId="77777777" w:rsidR="00DA51A5" w:rsidRPr="00E34F28" w:rsidRDefault="00DA51A5" w:rsidP="00EC0DC4">
      <w:pPr>
        <w:pStyle w:val="af2"/>
        <w:framePr w:wrap="around"/>
        <w:rPr>
          <w:rtl/>
        </w:rPr>
      </w:pPr>
      <w:r w:rsidRPr="00A4639B">
        <w:rPr>
          <w:rtl/>
        </w:rPr>
        <w:t>לג:</w:t>
      </w:r>
    </w:p>
    <w:p w14:paraId="1A2164BF" w14:textId="77777777" w:rsidR="00DA51A5" w:rsidRPr="00E34F28" w:rsidRDefault="00DA51A5" w:rsidP="00672862">
      <w:pPr>
        <w:pStyle w:val="a5"/>
        <w:rPr>
          <w:rtl/>
        </w:rPr>
      </w:pPr>
      <w:ins w:id="9840" w:author="מספור קטעי משנה" w:date="2026-10-06T06:45:16Z">
        <w:r>
          <w:rPr>
            <w:rStyle w:val="MisparKeta"/>
          </w:rPr>
          <w:t xml:space="preserve">א. </w:t>
        </w:r>
      </w:ins>
      <w:r w:rsidRPr="00517472">
        <w:rPr>
          <w:rtl/>
        </w:rPr>
        <w:t>רבי אליעזר אומר: בהודאה.</w:t>
      </w:r>
    </w:p>
    <w:p w14:paraId="0E22B3A4" w14:textId="77777777" w:rsidR="00DD0223" w:rsidRPr="000528DA" w:rsidRDefault="00DA51A5" w:rsidP="000528DA">
      <w:pPr>
        <w:rPr>
          <w:rtl/>
        </w:rPr>
      </w:pPr>
      <w:r w:rsidRPr="00E34F28">
        <w:rPr>
          <w:rStyle w:val="afffff9"/>
          <w:rtl/>
        </w:rPr>
        <w:t>ר</w:t>
      </w:r>
      <w:r w:rsidR="00393A71" w:rsidRPr="00E34F28">
        <w:rPr>
          <w:rStyle w:val="afffff9"/>
          <w:rFonts w:hint="cs"/>
          <w:rtl/>
        </w:rPr>
        <w:t>"ז ר</w:t>
      </w:r>
      <w:r w:rsidRPr="00E34F28">
        <w:rPr>
          <w:rStyle w:val="afffff9"/>
          <w:rFonts w:hint="cs"/>
          <w:rtl/>
        </w:rPr>
        <w:t>כב על החמור והלך רחב</w:t>
      </w:r>
      <w:r w:rsidRPr="00E34F28">
        <w:rPr>
          <w:rStyle w:val="afffff9"/>
          <w:rtl/>
        </w:rPr>
        <w:t>"</w:t>
      </w:r>
      <w:r w:rsidRPr="00E34F28">
        <w:rPr>
          <w:rStyle w:val="afffff9"/>
          <w:rFonts w:hint="cs"/>
          <w:rtl/>
        </w:rPr>
        <w:t>א אחריו</w:t>
      </w:r>
      <w:r w:rsidR="00393A71" w:rsidRPr="00E34F28">
        <w:rPr>
          <w:rStyle w:val="afffff9"/>
          <w:rFonts w:hint="cs"/>
          <w:rtl/>
        </w:rPr>
        <w:t xml:space="preserve"> </w:t>
      </w:r>
      <w:r w:rsidRPr="00E34F28">
        <w:rPr>
          <w:rStyle w:val="afffff9"/>
          <w:rtl/>
        </w:rPr>
        <w:t>א"ל</w:t>
      </w:r>
      <w:r w:rsidR="0060453B" w:rsidRPr="000528DA">
        <w:rPr>
          <w:rFonts w:hint="cs"/>
          <w:rtl/>
        </w:rPr>
        <w:t>:</w:t>
      </w:r>
      <w:r w:rsidRPr="000528DA">
        <w:rPr>
          <w:rtl/>
        </w:rPr>
        <w:t xml:space="preserve"> ודאי דאמריתו </w:t>
      </w:r>
      <w:r w:rsidRPr="00E34F28">
        <w:rPr>
          <w:rStyle w:val="afffff9"/>
          <w:rtl/>
        </w:rPr>
        <w:t>מדרי"ו</w:t>
      </w:r>
      <w:r w:rsidRPr="000528DA">
        <w:rPr>
          <w:rtl/>
        </w:rPr>
        <w:t xml:space="preserve">: </w:t>
      </w:r>
      <w:r w:rsidRPr="00A10336">
        <w:rPr>
          <w:rStyle w:val="30"/>
          <w:rtl/>
        </w:rPr>
        <w:t>הלכה</w:t>
      </w:r>
      <w:r w:rsidRPr="000528DA">
        <w:rPr>
          <w:rtl/>
        </w:rPr>
        <w:t xml:space="preserve"> </w:t>
      </w:r>
      <w:r w:rsidRPr="00E34F28">
        <w:rPr>
          <w:rStyle w:val="afffff9"/>
          <w:rtl/>
        </w:rPr>
        <w:t>כר</w:t>
      </w:r>
      <w:r w:rsidRPr="00E34F28">
        <w:rPr>
          <w:rStyle w:val="afffff9"/>
          <w:rFonts w:hint="cs"/>
          <w:rtl/>
        </w:rPr>
        <w:t>"א</w:t>
      </w:r>
      <w:r w:rsidRPr="00E34F28">
        <w:rPr>
          <w:rStyle w:val="afffff9"/>
          <w:rtl/>
        </w:rPr>
        <w:t xml:space="preserve"> </w:t>
      </w:r>
      <w:r w:rsidRPr="00A10336">
        <w:rPr>
          <w:rStyle w:val="30"/>
          <w:rtl/>
        </w:rPr>
        <w:t>ביו"</w:t>
      </w:r>
      <w:r w:rsidRPr="00A10336">
        <w:rPr>
          <w:rStyle w:val="30"/>
          <w:rFonts w:hint="cs"/>
          <w:rtl/>
        </w:rPr>
        <w:t xml:space="preserve">ט </w:t>
      </w:r>
      <w:r w:rsidRPr="00A10336">
        <w:rPr>
          <w:rStyle w:val="30"/>
          <w:rtl/>
        </w:rPr>
        <w:t>שחל להיות אחר השבת?</w:t>
      </w:r>
      <w:r w:rsidRPr="000528DA">
        <w:rPr>
          <w:rtl/>
        </w:rPr>
        <w:t xml:space="preserve"> - </w:t>
      </w:r>
      <w:r w:rsidRPr="00E34F28">
        <w:rPr>
          <w:rStyle w:val="afffff9"/>
          <w:rtl/>
        </w:rPr>
        <w:t>א"ל:</w:t>
      </w:r>
      <w:r w:rsidRPr="000528DA">
        <w:rPr>
          <w:rtl/>
        </w:rPr>
        <w:t xml:space="preserve"> </w:t>
      </w:r>
      <w:r w:rsidR="00DD0223" w:rsidRPr="000528DA">
        <w:rPr>
          <w:rFonts w:hint="cs"/>
          <w:rtl/>
        </w:rPr>
        <w:t>ה</w:t>
      </w:r>
      <w:r w:rsidRPr="000528DA">
        <w:rPr>
          <w:rtl/>
        </w:rPr>
        <w:t>ן.</w:t>
      </w:r>
      <w:r w:rsidR="00393A71" w:rsidRPr="000528DA">
        <w:rPr>
          <w:rFonts w:hint="cs"/>
          <w:rtl/>
        </w:rPr>
        <w:t xml:space="preserve"> </w:t>
      </w:r>
    </w:p>
    <w:p w14:paraId="645257E8" w14:textId="322CBBC5" w:rsidR="0060453B" w:rsidRPr="000528DA" w:rsidRDefault="00393A71" w:rsidP="000528DA">
      <w:pPr>
        <w:rPr>
          <w:rtl/>
        </w:rPr>
      </w:pPr>
      <w:bookmarkStart w:id="991" w:name="_Toc193636037"/>
      <w:bookmarkStart w:id="992" w:name="_Toc216184646"/>
      <w:r w:rsidRPr="00A10336">
        <w:rPr>
          <w:rStyle w:val="30"/>
          <w:rFonts w:hint="cs"/>
          <w:rtl/>
        </w:rPr>
        <w:t>לא ש</w:t>
      </w:r>
      <w:r w:rsidR="00DA51A5" w:rsidRPr="00A10336">
        <w:rPr>
          <w:rStyle w:val="30"/>
          <w:rFonts w:hint="cs"/>
          <w:rtl/>
        </w:rPr>
        <w:t>אמר הלכה</w:t>
      </w:r>
      <w:bookmarkEnd w:id="991"/>
      <w:bookmarkEnd w:id="992"/>
      <w:r w:rsidR="00DA51A5" w:rsidRPr="000528DA">
        <w:rPr>
          <w:rFonts w:hint="cs"/>
          <w:rtl/>
        </w:rPr>
        <w:t xml:space="preserve"> דהא ביו</w:t>
      </w:r>
      <w:r w:rsidR="00DA51A5" w:rsidRPr="000528DA">
        <w:rPr>
          <w:rtl/>
        </w:rPr>
        <w:t>"</w:t>
      </w:r>
      <w:r w:rsidR="00DA51A5" w:rsidRPr="000528DA">
        <w:rPr>
          <w:rFonts w:hint="cs"/>
          <w:rtl/>
        </w:rPr>
        <w:t xml:space="preserve">ט שאחר השבת לא </w:t>
      </w:r>
      <w:r w:rsidR="00A72708" w:rsidRPr="000528DA">
        <w:rPr>
          <w:rFonts w:hint="cs"/>
          <w:rtl/>
        </w:rPr>
        <w:t>חלקו</w:t>
      </w:r>
      <w:r w:rsidR="00DA51A5" w:rsidRPr="00E34F28">
        <w:rPr>
          <w:rStyle w:val="afffff9"/>
          <w:rFonts w:hint="cs"/>
          <w:rtl/>
        </w:rPr>
        <w:t xml:space="preserve"> רבנן </w:t>
      </w:r>
      <w:r w:rsidR="00DA51A5" w:rsidRPr="000528DA">
        <w:rPr>
          <w:rFonts w:hint="cs"/>
          <w:rtl/>
        </w:rPr>
        <w:t xml:space="preserve">ואפי' </w:t>
      </w:r>
      <w:r w:rsidR="00DA51A5" w:rsidRPr="00E34F28">
        <w:rPr>
          <w:rStyle w:val="afffff9"/>
          <w:rFonts w:hint="cs"/>
          <w:rtl/>
        </w:rPr>
        <w:t>דר</w:t>
      </w:r>
      <w:r w:rsidR="00DA51A5" w:rsidRPr="00E34F28">
        <w:rPr>
          <w:rStyle w:val="afffff9"/>
          <w:rtl/>
        </w:rPr>
        <w:t>"</w:t>
      </w:r>
      <w:r w:rsidR="00DA51A5" w:rsidRPr="00E34F28">
        <w:rPr>
          <w:rStyle w:val="afffff9"/>
          <w:rFonts w:hint="cs"/>
          <w:rtl/>
        </w:rPr>
        <w:t xml:space="preserve">ע </w:t>
      </w:r>
      <w:r w:rsidR="0029048C">
        <w:rPr>
          <w:rFonts w:hint="cs"/>
          <w:rtl/>
        </w:rPr>
        <w:t xml:space="preserve">חלק </w:t>
      </w:r>
      <w:r w:rsidR="00DA51A5" w:rsidRPr="000528DA">
        <w:rPr>
          <w:rFonts w:hint="cs"/>
          <w:rtl/>
        </w:rPr>
        <w:t>כל השנה לא עבדי' כמותו</w:t>
      </w:r>
      <w:r w:rsidRPr="000528DA">
        <w:rPr>
          <w:rFonts w:hint="cs"/>
          <w:rtl/>
        </w:rPr>
        <w:t>,</w:t>
      </w:r>
      <w:r w:rsidR="00DA51A5" w:rsidRPr="000528DA">
        <w:rPr>
          <w:rFonts w:hint="cs"/>
          <w:rtl/>
        </w:rPr>
        <w:t xml:space="preserve"> ד</w:t>
      </w:r>
      <w:r w:rsidRPr="000528DA">
        <w:rPr>
          <w:rFonts w:hint="cs"/>
          <w:rtl/>
        </w:rPr>
        <w:t xml:space="preserve">תקנו </w:t>
      </w:r>
      <w:r w:rsidR="00DA51A5" w:rsidRPr="000528DA">
        <w:rPr>
          <w:rFonts w:hint="cs"/>
          <w:rtl/>
        </w:rPr>
        <w:t>י</w:t>
      </w:r>
      <w:r w:rsidR="00DA51A5" w:rsidRPr="000528DA">
        <w:rPr>
          <w:rtl/>
        </w:rPr>
        <w:t>"</w:t>
      </w:r>
      <w:r w:rsidR="00DA51A5" w:rsidRPr="000528DA">
        <w:rPr>
          <w:rFonts w:hint="cs"/>
          <w:rtl/>
        </w:rPr>
        <w:t>ח ולא י</w:t>
      </w:r>
      <w:r w:rsidR="00DA51A5" w:rsidRPr="000528DA">
        <w:rPr>
          <w:rtl/>
        </w:rPr>
        <w:t>"</w:t>
      </w:r>
      <w:r w:rsidR="00DA51A5" w:rsidRPr="000528DA">
        <w:rPr>
          <w:rFonts w:hint="cs"/>
          <w:rtl/>
        </w:rPr>
        <w:t>ט וה</w:t>
      </w:r>
      <w:r w:rsidRPr="000528DA">
        <w:rPr>
          <w:rFonts w:hint="cs"/>
          <w:rtl/>
        </w:rPr>
        <w:t>"</w:t>
      </w:r>
      <w:r w:rsidR="00DA51A5" w:rsidRPr="000528DA">
        <w:rPr>
          <w:rFonts w:hint="cs"/>
          <w:rtl/>
        </w:rPr>
        <w:t>נ ז' ולא ח</w:t>
      </w:r>
      <w:r w:rsidR="00DA51A5" w:rsidRPr="000528DA">
        <w:rPr>
          <w:rtl/>
        </w:rPr>
        <w:t>'</w:t>
      </w:r>
      <w:r w:rsidR="00DA51A5" w:rsidRPr="000528DA">
        <w:rPr>
          <w:rFonts w:hint="cs"/>
          <w:rtl/>
        </w:rPr>
        <w:t>.</w:t>
      </w:r>
      <w:r w:rsidRPr="000528DA">
        <w:rPr>
          <w:rFonts w:hint="cs"/>
          <w:rtl/>
        </w:rPr>
        <w:t xml:space="preserve"> </w:t>
      </w:r>
    </w:p>
    <w:p w14:paraId="46033FC0" w14:textId="77777777" w:rsidR="00354FCB" w:rsidRPr="000528DA" w:rsidRDefault="00DA51A5" w:rsidP="000528DA">
      <w:pPr>
        <w:rPr>
          <w:rtl/>
        </w:rPr>
      </w:pPr>
      <w:r w:rsidRPr="000528DA">
        <w:rPr>
          <w:rtl/>
        </w:rPr>
        <w:t xml:space="preserve">- </w:t>
      </w:r>
      <w:r w:rsidRPr="00E34F28">
        <w:rPr>
          <w:rStyle w:val="afffff9"/>
          <w:rtl/>
        </w:rPr>
        <w:t>א"ל:</w:t>
      </w:r>
      <w:r w:rsidRPr="000528DA">
        <w:rPr>
          <w:rtl/>
        </w:rPr>
        <w:t xml:space="preserve"> לאו הלכה אתמר, אלא </w:t>
      </w:r>
      <w:r w:rsidRPr="00A10336">
        <w:rPr>
          <w:rStyle w:val="30"/>
          <w:rtl/>
        </w:rPr>
        <w:t>מטין</w:t>
      </w:r>
      <w:r w:rsidRPr="000528DA">
        <w:rPr>
          <w:rtl/>
        </w:rPr>
        <w:t xml:space="preserve"> אתמר.</w:t>
      </w:r>
      <w:r w:rsidR="00B151AC" w:rsidRPr="000528DA">
        <w:rPr>
          <w:rFonts w:hint="cs"/>
          <w:rtl/>
        </w:rPr>
        <w:t xml:space="preserve"> </w:t>
      </w:r>
    </w:p>
    <w:p w14:paraId="5ABBE562" w14:textId="27294A42" w:rsidR="00A24328" w:rsidRDefault="00DA51A5" w:rsidP="009A59D1">
      <w:pPr>
        <w:pStyle w:val="38"/>
        <w:framePr w:wrap="notBeside"/>
        <w:rPr>
          <w:rtl/>
        </w:rPr>
      </w:pPr>
      <w:r w:rsidRPr="00660D7A">
        <w:rPr>
          <w:rtl/>
        </w:rPr>
        <w:t>ר</w:t>
      </w:r>
      <w:r w:rsidR="00B151AC" w:rsidRPr="00660D7A">
        <w:rPr>
          <w:rFonts w:hint="cs"/>
          <w:rtl/>
        </w:rPr>
        <w:t>יב"א מ</w:t>
      </w:r>
      <w:r w:rsidRPr="00660D7A">
        <w:rPr>
          <w:rtl/>
        </w:rPr>
        <w:t>רבינו</w:t>
      </w:r>
      <w:r w:rsidR="00A24328">
        <w:rPr>
          <w:rtl/>
        </w:rPr>
        <w:t>:</w:t>
      </w:r>
    </w:p>
    <w:p w14:paraId="05B19074" w14:textId="0CF9804E" w:rsidR="00DA51A5" w:rsidRPr="000528DA" w:rsidRDefault="00DA51A5" w:rsidP="000528DA">
      <w:pPr>
        <w:rPr>
          <w:rtl/>
        </w:rPr>
      </w:pPr>
      <w:bookmarkStart w:id="993" w:name="_Toc193636038"/>
      <w:bookmarkStart w:id="994" w:name="_Toc216184647"/>
      <w:r w:rsidRPr="00A10336">
        <w:rPr>
          <w:rStyle w:val="30"/>
          <w:rtl/>
        </w:rPr>
        <w:t>הלכה</w:t>
      </w:r>
      <w:bookmarkEnd w:id="993"/>
      <w:bookmarkEnd w:id="994"/>
      <w:r w:rsidRPr="000528DA">
        <w:rPr>
          <w:rtl/>
        </w:rPr>
        <w:t>,</w:t>
      </w:r>
      <w:r w:rsidRPr="006D3CF8">
        <w:rPr>
          <w:rStyle w:val="afffffb"/>
          <w:b w:val="0"/>
          <w:bCs w:val="0"/>
          <w:rtl/>
        </w:rPr>
        <w:t xml:space="preserve"> </w:t>
      </w:r>
      <w:r w:rsidR="00B151AC" w:rsidRPr="006D3CF8">
        <w:rPr>
          <w:rStyle w:val="afffffb"/>
          <w:rFonts w:hint="cs"/>
          <w:b w:val="0"/>
          <w:bCs w:val="0"/>
          <w:rtl/>
        </w:rPr>
        <w:t>ב.</w:t>
      </w:r>
      <w:r w:rsidRPr="000528DA">
        <w:rPr>
          <w:rtl/>
        </w:rPr>
        <w:t xml:space="preserve"> </w:t>
      </w:r>
      <w:r w:rsidRPr="00A10336">
        <w:rPr>
          <w:rStyle w:val="30"/>
          <w:rtl/>
        </w:rPr>
        <w:t>מטין</w:t>
      </w:r>
      <w:r w:rsidRPr="000528DA">
        <w:rPr>
          <w:rtl/>
        </w:rPr>
        <w:t>.</w:t>
      </w:r>
      <w:r w:rsidRPr="000528DA">
        <w:rPr>
          <w:rFonts w:hint="cs"/>
          <w:rtl/>
        </w:rPr>
        <w:t xml:space="preserve"> </w:t>
      </w:r>
      <w:r w:rsidRPr="00E34F28">
        <w:rPr>
          <w:rStyle w:val="afffff9"/>
          <w:rtl/>
        </w:rPr>
        <w:t>רי"ו</w:t>
      </w:r>
      <w:r w:rsidRPr="00E34F28">
        <w:rPr>
          <w:rStyle w:val="afffff9"/>
          <w:rFonts w:hint="cs"/>
          <w:rtl/>
        </w:rPr>
        <w:t>:</w:t>
      </w:r>
      <w:r w:rsidRPr="000528DA">
        <w:rPr>
          <w:rtl/>
        </w:rPr>
        <w:t xml:space="preserve"> </w:t>
      </w:r>
      <w:r w:rsidRPr="00A10336">
        <w:rPr>
          <w:rStyle w:val="30"/>
          <w:rtl/>
        </w:rPr>
        <w:t>מודים</w:t>
      </w:r>
      <w:r w:rsidRPr="000528DA">
        <w:rPr>
          <w:rtl/>
        </w:rPr>
        <w:t xml:space="preserve">. </w:t>
      </w:r>
      <w:r w:rsidRPr="00E34F28">
        <w:rPr>
          <w:rStyle w:val="afffff9"/>
          <w:rtl/>
        </w:rPr>
        <w:t>ו</w:t>
      </w:r>
      <w:r w:rsidRPr="00E34F28">
        <w:rPr>
          <w:rStyle w:val="afffff9"/>
          <w:rFonts w:hint="cs"/>
          <w:rtl/>
        </w:rPr>
        <w:t>רחב</w:t>
      </w:r>
      <w:r w:rsidRPr="00E34F28">
        <w:rPr>
          <w:rStyle w:val="afffff9"/>
          <w:rtl/>
        </w:rPr>
        <w:t>"</w:t>
      </w:r>
      <w:r w:rsidRPr="00E34F28">
        <w:rPr>
          <w:rStyle w:val="afffff9"/>
          <w:rFonts w:hint="cs"/>
          <w:rtl/>
        </w:rPr>
        <w:t>א</w:t>
      </w:r>
      <w:r w:rsidRPr="000528DA">
        <w:rPr>
          <w:rFonts w:hint="cs"/>
          <w:rtl/>
        </w:rPr>
        <w:t>:</w:t>
      </w:r>
      <w:r w:rsidRPr="000528DA">
        <w:rPr>
          <w:rtl/>
        </w:rPr>
        <w:t xml:space="preserve"> </w:t>
      </w:r>
      <w:r w:rsidRPr="00A10336">
        <w:rPr>
          <w:rStyle w:val="30"/>
          <w:rtl/>
        </w:rPr>
        <w:t>נראין</w:t>
      </w:r>
      <w:r w:rsidRPr="000528DA">
        <w:rPr>
          <w:rtl/>
        </w:rPr>
        <w:t>.</w:t>
      </w:r>
    </w:p>
    <w:p w14:paraId="7A27E9E0" w14:textId="3EDE1C66" w:rsidR="00A24328" w:rsidRDefault="00DA51A5" w:rsidP="009A59D1">
      <w:pPr>
        <w:pStyle w:val="38"/>
        <w:framePr w:wrap="notBeside"/>
        <w:rPr>
          <w:rtl/>
        </w:rPr>
      </w:pPr>
      <w:r w:rsidRPr="00660D7A">
        <w:rPr>
          <w:rFonts w:hint="cs"/>
          <w:rtl/>
        </w:rPr>
        <w:t>ר"ז</w:t>
      </w:r>
      <w:r w:rsidR="00A24328">
        <w:rPr>
          <w:rtl/>
        </w:rPr>
        <w:t>:</w:t>
      </w:r>
    </w:p>
    <w:p w14:paraId="5CC9BC89" w14:textId="3431EB98" w:rsidR="00683792" w:rsidRPr="000528DA" w:rsidRDefault="00DA51A5" w:rsidP="000528DA">
      <w:pPr>
        <w:rPr>
          <w:rtl/>
        </w:rPr>
      </w:pPr>
      <w:r w:rsidRPr="00E34F28">
        <w:rPr>
          <w:rStyle w:val="afffff9"/>
          <w:rtl/>
        </w:rPr>
        <w:t>נקוט דר</w:t>
      </w:r>
      <w:r w:rsidRPr="00E34F28">
        <w:rPr>
          <w:rStyle w:val="afffff9"/>
          <w:rFonts w:hint="cs"/>
          <w:rtl/>
        </w:rPr>
        <w:t>חב"א</w:t>
      </w:r>
      <w:r w:rsidRPr="000528DA">
        <w:rPr>
          <w:rFonts w:hint="cs"/>
          <w:rtl/>
        </w:rPr>
        <w:t xml:space="preserve"> </w:t>
      </w:r>
      <w:r w:rsidR="00B151AC" w:rsidRPr="000528DA">
        <w:rPr>
          <w:rStyle w:val="affffff7"/>
          <w:rFonts w:hint="cs"/>
          <w:rtl/>
        </w:rPr>
        <w:t>[נראין]</w:t>
      </w:r>
      <w:r w:rsidR="00B151AC" w:rsidRPr="000528DA">
        <w:rPr>
          <w:rFonts w:hint="cs"/>
          <w:rtl/>
        </w:rPr>
        <w:t xml:space="preserve"> </w:t>
      </w:r>
      <w:r w:rsidRPr="000528DA">
        <w:rPr>
          <w:rtl/>
        </w:rPr>
        <w:t>בידך, דדייק וגמר שמעתא מ</w:t>
      </w:r>
      <w:r w:rsidR="00E24DCC" w:rsidRPr="000528DA">
        <w:rPr>
          <w:rFonts w:hint="cs"/>
          <w:rtl/>
        </w:rPr>
        <w:t>רבו יפה</w:t>
      </w:r>
      <w:r w:rsidRPr="000528DA">
        <w:rPr>
          <w:rtl/>
        </w:rPr>
        <w:t xml:space="preserve"> </w:t>
      </w:r>
      <w:r w:rsidRPr="00E34F28">
        <w:rPr>
          <w:rStyle w:val="afffff9"/>
          <w:rtl/>
        </w:rPr>
        <w:t>כרחבא דפומבדיתא.</w:t>
      </w:r>
      <w:r w:rsidR="00B151AC" w:rsidRPr="00E34F28">
        <w:rPr>
          <w:rStyle w:val="afffff9"/>
          <w:rFonts w:hint="cs"/>
          <w:rtl/>
        </w:rPr>
        <w:t xml:space="preserve"> </w:t>
      </w:r>
    </w:p>
    <w:p w14:paraId="07FF749B" w14:textId="4A91F751" w:rsidR="00DA51A5" w:rsidRPr="000528DA" w:rsidRDefault="00683792" w:rsidP="000528DA">
      <w:pPr>
        <w:rPr>
          <w:rtl/>
        </w:rPr>
      </w:pPr>
      <w:r w:rsidRPr="00E34F28">
        <w:rPr>
          <w:rStyle w:val="afffff9"/>
          <w:rFonts w:hint="cs"/>
          <w:rtl/>
        </w:rPr>
        <w:t>ד</w:t>
      </w:r>
      <w:r w:rsidR="00DA51A5" w:rsidRPr="00E34F28">
        <w:rPr>
          <w:rStyle w:val="afffff9"/>
          <w:rtl/>
        </w:rPr>
        <w:t>ר"י:</w:t>
      </w:r>
      <w:r w:rsidR="00DA51A5" w:rsidRPr="000528DA">
        <w:rPr>
          <w:rFonts w:ascii="Fb Fontext" w:hAnsi="Fb Fontext"/>
          <w:sz w:val="20"/>
          <w:rtl/>
        </w:rPr>
        <w:t xml:space="preserve"> </w:t>
      </w:r>
      <w:r w:rsidR="00DA51A5" w:rsidRPr="000528DA">
        <w:rPr>
          <w:rtl/>
        </w:rPr>
        <w:t>הר הבית סטיו כפול היה, והיה סטיו לפנים מסטיו.</w:t>
      </w:r>
    </w:p>
    <w:p w14:paraId="1C0E3C2B" w14:textId="5AAC0E12" w:rsidR="00A24328" w:rsidRDefault="00DA51A5" w:rsidP="009A59D1">
      <w:pPr>
        <w:pStyle w:val="38"/>
        <w:framePr w:wrap="notBeside"/>
        <w:rPr>
          <w:rtl/>
        </w:rPr>
      </w:pPr>
      <w:r w:rsidRPr="00660D7A">
        <w:rPr>
          <w:rtl/>
        </w:rPr>
        <w:t>רב יוסף</w:t>
      </w:r>
      <w:r w:rsidR="00A24328">
        <w:rPr>
          <w:rtl/>
        </w:rPr>
        <w:t>:</w:t>
      </w:r>
    </w:p>
    <w:p w14:paraId="3945B610" w14:textId="68443766" w:rsidR="00DA51A5" w:rsidRPr="00E34F28" w:rsidRDefault="00B151AC" w:rsidP="00683792">
      <w:pPr>
        <w:pStyle w:val="afffff5"/>
        <w:spacing w:before="0"/>
        <w:rPr>
          <w:rtl/>
        </w:rPr>
      </w:pPr>
      <w:r w:rsidRPr="00FE3D07">
        <w:rPr>
          <w:rFonts w:hint="cs"/>
          <w:rtl/>
        </w:rPr>
        <w:t xml:space="preserve">לא ידעתי </w:t>
      </w:r>
      <w:r w:rsidR="0060453B">
        <w:rPr>
          <w:rFonts w:hint="cs"/>
          <w:rtl/>
        </w:rPr>
        <w:t xml:space="preserve">לזה זה </w:t>
      </w:r>
      <w:r w:rsidRPr="00FE3D07">
        <w:rPr>
          <w:rFonts w:hint="cs"/>
          <w:rtl/>
        </w:rPr>
        <w:t>ולא זה</w:t>
      </w:r>
      <w:r w:rsidR="00DA51A5" w:rsidRPr="00FE3D07">
        <w:rPr>
          <w:rtl/>
        </w:rPr>
        <w:t xml:space="preserve">, אלא </w:t>
      </w:r>
      <w:r w:rsidR="00DA51A5" w:rsidRPr="00E34F28">
        <w:rPr>
          <w:rStyle w:val="afffff9"/>
          <w:rtl/>
        </w:rPr>
        <w:t>מדרב ושמואל</w:t>
      </w:r>
      <w:r w:rsidR="00DA51A5" w:rsidRPr="00FE3D07">
        <w:rPr>
          <w:rtl/>
        </w:rPr>
        <w:t xml:space="preserve"> </w:t>
      </w:r>
      <w:r w:rsidRPr="00FE3D07">
        <w:rPr>
          <w:rFonts w:hint="cs"/>
          <w:rtl/>
        </w:rPr>
        <w:t xml:space="preserve">שתקנו לנו מרגניתא </w:t>
      </w:r>
      <w:r w:rsidR="00DA51A5" w:rsidRPr="00FE3D07">
        <w:rPr>
          <w:rtl/>
        </w:rPr>
        <w:t>בבבל</w:t>
      </w:r>
    </w:p>
    <w:p w14:paraId="791ABAD0" w14:textId="77777777" w:rsidR="00F64167" w:rsidRDefault="009D0349" w:rsidP="000528DA">
      <w:pPr>
        <w:rPr>
          <w:rtl/>
        </w:rPr>
      </w:pPr>
      <w:r w:rsidRPr="000528DA">
        <w:rPr>
          <w:rFonts w:hint="cs"/>
          <w:rtl/>
        </w:rPr>
        <w:t>'</w:t>
      </w:r>
      <w:r>
        <w:rPr>
          <w:rtl/>
        </w:rPr>
        <w:t xml:space="preserve">ותודיענו </w:t>
      </w:r>
      <w:r>
        <w:rPr>
          <w:rStyle w:val="ad"/>
          <w:rtl/>
          <w:rPrChange w:id="9004" w:author="מנוע פסוקים" w:date="2026-10-05T16:37:53Z">
            <w:rPr>
              <w:rtl/>
            </w:rPr>
          </w:rPrChange>
        </w:rPr>
        <w:t xml:space="preserve">ה' אלהינו את</w:t>
      </w:r>
      <w:r>
        <w:rPr>
          <w:rtl/>
        </w:rPr>
        <w:t xml:space="preserve"> משפטי צדקך ותלמדנו לעשות חקי רצונך, ותנחילנו זמני ששון וחגי נדבה ותורישנו קדושת שבת וכבוד מועד וחגיגת הרגל, בין קדושת שבת לקדושת יום טוב הבדלת ואת יום </w:t>
      </w:r>
      <w:r w:rsidR="00DA51A5" w:rsidRPr="000528DA">
        <w:rPr>
          <w:rtl/>
        </w:rPr>
        <w:lastRenderedPageBreak/>
        <w:t>השביעי מששת ימי המעשה קדשת, הבדלת וקדשת את עמך ישראל בקדושתך, ותתן לנו וכו'.</w:t>
      </w:r>
    </w:p>
    <w:p w14:paraId="6A23F85C" w14:textId="7C7A40F4" w:rsidR="005D6AD7" w:rsidRPr="00E34F28" w:rsidRDefault="00683C59" w:rsidP="00F50A20">
      <w:pPr>
        <w:pStyle w:val="afffa"/>
        <w:rPr>
          <w:rtl/>
        </w:rPr>
      </w:pPr>
      <w:r>
        <w:rPr>
          <w:rFonts w:hint="cs"/>
          <w:rtl/>
        </w:rPr>
        <w:t>***</w:t>
      </w:r>
    </w:p>
    <w:p>
      <w:pPr>
        <w:pStyle w:val="MishnaBatzad"/>
        <w:rPr>
          <w:ins w:id="20114" w:author="קלוד" w:date="2026-10-06T10:08:25Z"/>
        </w:rPr>
      </w:pPr>
      <w:ins w:id="20113" w:author="קלוד" w:date="2026-10-06T10:08:25Z">
        <w:r>
          <w:t xml:space="preserve">משנה ג</w:t>
        </w:r>
      </w:ins>
    </w:p>
    <w:p w14:paraId="00FBBF76" w14:textId="77777777" w:rsidR="00DA51A5" w:rsidRPr="00E34F28" w:rsidRDefault="00DA51A5" w:rsidP="00683792">
      <w:pPr>
        <w:pStyle w:val="a3"/>
        <w:spacing w:after="120" w:before="120"/>
        <w:rPr>
          <w:rtl/>
        </w:rPr>
        <w:pPrChange w:id="90020" w:author="קלוד" w:date="2026-10-08T12:08:16Z">
          <w:pPr>
            <w:pStyle w:val="a3"/>
            <w:spacing w:after="120"/>
          </w:pPr>
        </w:pPrChange>
      </w:pPr>
      <w:r w:rsidRPr="007A7B3E">
        <w:rPr>
          <w:rStyle w:val="affffff0"/>
          <w:rtl/>
        </w:rPr>
        <w:t>האומר על קן צפור יגיעו רחמיך</w:t>
      </w:r>
      <w:r w:rsidRPr="00DA682D">
        <w:rPr>
          <w:rtl/>
        </w:rPr>
        <w:t xml:space="preserve"> ועל טוב יזכר שמך, מודים מודים משתקין אותו.</w:t>
      </w:r>
      <w:r w:rsidR="009D0349" w:rsidRPr="00DA682D">
        <w:rPr>
          <w:rFonts w:hint="cs"/>
          <w:rtl/>
        </w:rPr>
        <w:t xml:space="preserve"> </w:t>
      </w:r>
    </w:p>
    <w:p w14:paraId="54ECC3C5" w14:textId="77777777" w:rsidR="00DA51A5" w:rsidRPr="000528DA" w:rsidRDefault="00DA51A5" w:rsidP="000528DA">
      <w:pPr>
        <w:rPr>
          <w:rtl/>
        </w:rPr>
      </w:pPr>
      <w:r w:rsidRPr="00B151AC">
        <w:rPr>
          <w:rStyle w:val="a7"/>
          <w:rtl/>
        </w:rPr>
        <w:t>מודים מודים משתקין אותו</w:t>
      </w:r>
      <w:r w:rsidRPr="000528DA">
        <w:rPr>
          <w:rFonts w:ascii="Fb Fontext" w:hAnsi="Fb Fontext"/>
          <w:rtl/>
        </w:rPr>
        <w:t xml:space="preserve"> -</w:t>
      </w:r>
      <w:r w:rsidR="00B151AC" w:rsidRPr="000528DA">
        <w:rPr>
          <w:rFonts w:ascii="Fb Fontext" w:hAnsi="Fb Fontext" w:hint="cs"/>
          <w:rtl/>
        </w:rPr>
        <w:t>דנראה</w:t>
      </w:r>
      <w:r w:rsidRPr="000528DA">
        <w:rPr>
          <w:rFonts w:ascii="Fb Fontext" w:hAnsi="Fb Fontext"/>
          <w:rtl/>
        </w:rPr>
        <w:t xml:space="preserve"> כשתי רשויות,</w:t>
      </w:r>
    </w:p>
    <w:p w14:paraId="1C5F4290" w14:textId="77777777" w:rsidR="00F64167" w:rsidRDefault="00DA51A5" w:rsidP="000528DA">
      <w:pPr>
        <w:rPr>
          <w:rtl/>
        </w:rPr>
      </w:pPr>
      <w:r w:rsidRPr="00B151AC">
        <w:rPr>
          <w:rStyle w:val="a7"/>
          <w:rtl/>
        </w:rPr>
        <w:t>ועל טוב יזכר שמך</w:t>
      </w:r>
      <w:r w:rsidRPr="000528DA">
        <w:rPr>
          <w:rtl/>
        </w:rPr>
        <w:t xml:space="preserve"> - </w:t>
      </w:r>
      <w:r w:rsidRPr="000528DA">
        <w:rPr>
          <w:rFonts w:hint="cs"/>
          <w:rtl/>
        </w:rPr>
        <w:t>ד</w:t>
      </w:r>
      <w:r w:rsidRPr="000528DA">
        <w:rPr>
          <w:rtl/>
        </w:rPr>
        <w:t xml:space="preserve">משמע על </w:t>
      </w:r>
      <w:r w:rsidRPr="00A10336">
        <w:rPr>
          <w:rStyle w:val="30"/>
          <w:rtl/>
        </w:rPr>
        <w:t>הטובה</w:t>
      </w:r>
      <w:r w:rsidRPr="000528DA">
        <w:rPr>
          <w:rtl/>
        </w:rPr>
        <w:t xml:space="preserve"> </w:t>
      </w:r>
      <w:r w:rsidRPr="00A10336">
        <w:rPr>
          <w:rStyle w:val="30"/>
          <w:rtl/>
        </w:rPr>
        <w:t>ולא על הרעה</w:t>
      </w:r>
      <w:r w:rsidRPr="000528DA">
        <w:rPr>
          <w:rtl/>
        </w:rPr>
        <w:t xml:space="preserve">, </w:t>
      </w:r>
      <w:r w:rsidRPr="000528DA">
        <w:rPr>
          <w:rFonts w:hint="cs"/>
          <w:rtl/>
        </w:rPr>
        <w:t>ו</w:t>
      </w:r>
      <w:r w:rsidRPr="000528DA">
        <w:rPr>
          <w:rtl/>
        </w:rPr>
        <w:t>חייב אדם לברך על הרעה כשם שמברך על הטובה.</w:t>
      </w:r>
    </w:p>
    <w:p w14:paraId="3A4ED2BA" w14:textId="117DA63E" w:rsidR="005D6AD7" w:rsidRPr="00E34F28" w:rsidRDefault="00683C59" w:rsidP="00F50A20">
      <w:pPr>
        <w:pStyle w:val="afffa"/>
        <w:rPr>
          <w:rtl/>
        </w:rPr>
      </w:pPr>
      <w:r>
        <w:rPr>
          <w:rFonts w:hint="cs"/>
          <w:rtl/>
        </w:rPr>
        <w:t>***</w:t>
      </w:r>
    </w:p>
    <w:p w14:paraId="7CF70E45" w14:textId="77777777" w:rsidR="00517472" w:rsidRPr="000528DA" w:rsidRDefault="00DA51A5" w:rsidP="000528DA">
      <w:pPr>
        <w:rPr>
          <w:rtl/>
        </w:rPr>
      </w:pPr>
      <w:r w:rsidRPr="00B151AC">
        <w:rPr>
          <w:rStyle w:val="a7"/>
          <w:rtl/>
        </w:rPr>
        <w:t>על קן צפור יגיעו רחמיך</w:t>
      </w:r>
      <w:r w:rsidRPr="000528DA">
        <w:rPr>
          <w:rFonts w:ascii="Fb Fontext" w:hAnsi="Fb Fontext"/>
          <w:rtl/>
        </w:rPr>
        <w:t xml:space="preserve"> </w:t>
      </w:r>
    </w:p>
    <w:p w14:paraId="2CEB7211" w14:textId="77777777" w:rsidR="00DA51A5" w:rsidRPr="000528DA" w:rsidRDefault="00A72708" w:rsidP="000528DA">
      <w:pPr>
        <w:rPr>
          <w:rtl/>
        </w:rPr>
      </w:pPr>
      <w:bookmarkStart w:id="995" w:name="_Toc193636039"/>
      <w:bookmarkStart w:id="996" w:name="_Toc216184648"/>
      <w:r w:rsidRPr="00A10336">
        <w:rPr>
          <w:rStyle w:val="30"/>
          <w:rFonts w:hint="cs"/>
          <w:rtl/>
        </w:rPr>
        <w:t>חלקו</w:t>
      </w:r>
      <w:r w:rsidR="00DA51A5" w:rsidRPr="00A10336">
        <w:rPr>
          <w:rStyle w:val="30"/>
          <w:rFonts w:hint="cs"/>
          <w:rtl/>
        </w:rPr>
        <w:t xml:space="preserve"> אמוראי</w:t>
      </w:r>
      <w:bookmarkEnd w:id="995"/>
      <w:bookmarkEnd w:id="996"/>
      <w:r w:rsidR="00DA51A5" w:rsidRPr="000528DA">
        <w:rPr>
          <w:rFonts w:ascii="Fb Fontext" w:hAnsi="Fb Fontext" w:hint="cs"/>
          <w:rtl/>
        </w:rPr>
        <w:t xml:space="preserve"> אי מפני </w:t>
      </w:r>
      <w:r w:rsidR="00DA51A5" w:rsidRPr="000528DA">
        <w:rPr>
          <w:rtl/>
        </w:rPr>
        <w:t xml:space="preserve">מפני שמטיל </w:t>
      </w:r>
      <w:r w:rsidR="00DA51A5" w:rsidRPr="00A10336">
        <w:rPr>
          <w:rStyle w:val="30"/>
          <w:rtl/>
        </w:rPr>
        <w:t>קנאה</w:t>
      </w:r>
      <w:r w:rsidR="00DA51A5" w:rsidRPr="000528DA">
        <w:rPr>
          <w:rtl/>
        </w:rPr>
        <w:t xml:space="preserve"> במעשה בראשית,</w:t>
      </w:r>
      <w:r w:rsidR="00DA51A5" w:rsidRPr="000528DA">
        <w:rPr>
          <w:rFonts w:hint="cs"/>
          <w:rtl/>
        </w:rPr>
        <w:t xml:space="preserve"> או </w:t>
      </w:r>
      <w:r w:rsidR="00DA51A5" w:rsidRPr="000528DA">
        <w:rPr>
          <w:rtl/>
        </w:rPr>
        <w:t xml:space="preserve">מפני שעושה מדותיו של הקב"ה </w:t>
      </w:r>
      <w:r w:rsidR="00DA51A5" w:rsidRPr="00A10336">
        <w:rPr>
          <w:rStyle w:val="30"/>
          <w:rtl/>
        </w:rPr>
        <w:t>רחמים</w:t>
      </w:r>
      <w:r w:rsidR="00DA51A5" w:rsidRPr="000528DA">
        <w:rPr>
          <w:rtl/>
        </w:rPr>
        <w:t>, ואינן אלא גזרות.</w:t>
      </w:r>
    </w:p>
    <w:p w14:paraId="16F63281" w14:textId="77777777" w:rsidR="00A24328" w:rsidRDefault="00683792" w:rsidP="009A59D1">
      <w:pPr>
        <w:pStyle w:val="38"/>
        <w:framePr w:wrap="notBeside"/>
        <w:rPr>
          <w:rtl/>
        </w:rPr>
      </w:pPr>
      <w:r w:rsidRPr="00660D7A">
        <w:rPr>
          <w:rFonts w:hint="cs"/>
          <w:rtl/>
        </w:rPr>
        <w:t>מעשה בא'</w:t>
      </w:r>
      <w:r w:rsidR="00A24328">
        <w:rPr>
          <w:rtl/>
        </w:rPr>
        <w:t>:</w:t>
      </w:r>
    </w:p>
    <w:p w14:paraId="5B71A1EC" w14:textId="6926F79D" w:rsidR="00DA51A5" w:rsidRPr="000528DA" w:rsidRDefault="00DA51A5" w:rsidP="000528DA">
      <w:pPr>
        <w:rPr>
          <w:rtl/>
        </w:rPr>
      </w:pPr>
      <w:r w:rsidRPr="00E34F28">
        <w:rPr>
          <w:rStyle w:val="afffff9"/>
          <w:rFonts w:hint="cs"/>
          <w:rtl/>
        </w:rPr>
        <w:t>שירד לפני רבה ואמר</w:t>
      </w:r>
      <w:r w:rsidR="00D0266C" w:rsidRPr="00E34F28">
        <w:rPr>
          <w:rStyle w:val="afffff9"/>
          <w:rFonts w:hint="cs"/>
          <w:rtl/>
        </w:rPr>
        <w:t>:</w:t>
      </w:r>
      <w:r w:rsidRPr="000528DA">
        <w:rPr>
          <w:rFonts w:hint="cs"/>
          <w:rtl/>
        </w:rPr>
        <w:t xml:space="preserve"> </w:t>
      </w:r>
      <w:r w:rsidRPr="000528DA">
        <w:rPr>
          <w:rtl/>
        </w:rPr>
        <w:t>אתה חסת על קן צפור אתה חוס ורחם עלינו.</w:t>
      </w:r>
      <w:r w:rsidR="00291D7F" w:rsidRPr="000528DA">
        <w:rPr>
          <w:rFonts w:hint="cs"/>
          <w:rtl/>
        </w:rPr>
        <w:t xml:space="preserve"> </w:t>
      </w:r>
      <w:r w:rsidRPr="00E34F28">
        <w:rPr>
          <w:rStyle w:val="afffff9"/>
          <w:rtl/>
        </w:rPr>
        <w:t>רבה</w:t>
      </w:r>
      <w:r w:rsidRPr="000528DA">
        <w:rPr>
          <w:rtl/>
        </w:rPr>
        <w:t xml:space="preserve">: </w:t>
      </w:r>
      <w:r w:rsidR="00FC5F7B" w:rsidRPr="000528DA">
        <w:rPr>
          <w:rFonts w:hint="cs"/>
          <w:rtl/>
        </w:rPr>
        <w:t>שבחו,</w:t>
      </w:r>
      <w:r w:rsidR="00B151AC" w:rsidRPr="000528DA">
        <w:rPr>
          <w:rFonts w:hint="cs"/>
          <w:rtl/>
        </w:rPr>
        <w:t xml:space="preserve"> </w:t>
      </w:r>
      <w:r w:rsidRPr="00E34F28">
        <w:rPr>
          <w:rStyle w:val="afffff9"/>
          <w:rFonts w:hint="cs"/>
          <w:rtl/>
        </w:rPr>
        <w:t>א</w:t>
      </w:r>
      <w:r w:rsidRPr="00E34F28">
        <w:rPr>
          <w:rStyle w:val="afffff9"/>
          <w:rtl/>
        </w:rPr>
        <w:t>ביי</w:t>
      </w:r>
      <w:r w:rsidRPr="000528DA">
        <w:rPr>
          <w:rtl/>
        </w:rPr>
        <w:t>: והא משתקין אותו</w:t>
      </w:r>
      <w:r w:rsidR="00FC5F7B" w:rsidRPr="000528DA">
        <w:rPr>
          <w:rFonts w:hint="cs"/>
          <w:rtl/>
        </w:rPr>
        <w:t>,</w:t>
      </w:r>
      <w:r w:rsidRPr="000528DA">
        <w:rPr>
          <w:rtl/>
        </w:rPr>
        <w:t xml:space="preserve"> </w:t>
      </w:r>
      <w:r w:rsidR="00683792" w:rsidRPr="00E34F28">
        <w:rPr>
          <w:rStyle w:val="afffff9"/>
          <w:rFonts w:hint="cs"/>
          <w:rtl/>
        </w:rPr>
        <w:t xml:space="preserve"> </w:t>
      </w:r>
      <w:r w:rsidRPr="00E34F28">
        <w:rPr>
          <w:rStyle w:val="afffff9"/>
          <w:rtl/>
        </w:rPr>
        <w:t>ורבה</w:t>
      </w:r>
      <w:r w:rsidRPr="000528DA">
        <w:rPr>
          <w:rtl/>
        </w:rPr>
        <w:t xml:space="preserve"> </w:t>
      </w:r>
      <w:r w:rsidR="00B151AC" w:rsidRPr="000528DA">
        <w:rPr>
          <w:rFonts w:hint="cs"/>
          <w:rtl/>
        </w:rPr>
        <w:t xml:space="preserve">רק </w:t>
      </w:r>
      <w:r w:rsidR="00B151AC" w:rsidRPr="00A10336">
        <w:rPr>
          <w:rStyle w:val="30"/>
          <w:rFonts w:hint="cs"/>
          <w:rtl/>
        </w:rPr>
        <w:t>לחדד</w:t>
      </w:r>
      <w:r w:rsidR="00B151AC" w:rsidRPr="000528DA">
        <w:rPr>
          <w:rFonts w:hint="cs"/>
          <w:rtl/>
        </w:rPr>
        <w:t xml:space="preserve"> </w:t>
      </w:r>
      <w:r w:rsidR="00B151AC" w:rsidRPr="00E34F28">
        <w:rPr>
          <w:rStyle w:val="afffff9"/>
          <w:rFonts w:hint="cs"/>
          <w:rtl/>
        </w:rPr>
        <w:t>לאביי</w:t>
      </w:r>
      <w:r w:rsidRPr="000528DA">
        <w:rPr>
          <w:rtl/>
        </w:rPr>
        <w:t>.</w:t>
      </w:r>
    </w:p>
    <w:p w14:paraId="52D5BABA" w14:textId="35EA2491" w:rsidR="00A24328" w:rsidRDefault="00683792" w:rsidP="009A59D1">
      <w:pPr>
        <w:pStyle w:val="38"/>
        <w:framePr w:wrap="notBeside"/>
        <w:rPr>
          <w:rtl/>
        </w:rPr>
      </w:pPr>
      <w:r w:rsidRPr="00660D7A">
        <w:rPr>
          <w:rFonts w:hint="cs"/>
          <w:rtl/>
        </w:rPr>
        <w:t>מעשה בא'</w:t>
      </w:r>
      <w:r w:rsidR="009B14FE">
        <w:rPr>
          <w:rFonts w:hint="cs"/>
          <w:rtl/>
        </w:rPr>
        <w:t>:</w:t>
      </w:r>
    </w:p>
    <w:p w14:paraId="315DBCD1" w14:textId="7DFC4AFD" w:rsidR="00517472" w:rsidRPr="00E34F28" w:rsidRDefault="00DA51A5" w:rsidP="00683792">
      <w:pPr>
        <w:pStyle w:val="afffff5"/>
        <w:spacing w:before="0"/>
        <w:rPr>
          <w:rtl/>
        </w:rPr>
      </w:pPr>
      <w:r w:rsidRPr="00E34F28">
        <w:rPr>
          <w:rStyle w:val="afffff9"/>
          <w:rFonts w:hint="cs"/>
          <w:rtl/>
        </w:rPr>
        <w:t>שירד לפני ר</w:t>
      </w:r>
      <w:r w:rsidRPr="00E34F28">
        <w:rPr>
          <w:rStyle w:val="afffff9"/>
          <w:rtl/>
        </w:rPr>
        <w:t>"</w:t>
      </w:r>
      <w:r w:rsidRPr="00E34F28">
        <w:rPr>
          <w:rStyle w:val="afffff9"/>
          <w:rFonts w:hint="cs"/>
          <w:rtl/>
        </w:rPr>
        <w:t>ח</w:t>
      </w:r>
      <w:r w:rsidR="00D0266C" w:rsidRPr="00E34F28">
        <w:rPr>
          <w:rStyle w:val="afffff9"/>
          <w:rFonts w:hint="cs"/>
          <w:rtl/>
        </w:rPr>
        <w:t>:</w:t>
      </w:r>
      <w:r w:rsidRPr="00E34F28">
        <w:rPr>
          <w:rStyle w:val="afffff9"/>
          <w:rFonts w:hint="cs"/>
          <w:rtl/>
        </w:rPr>
        <w:t xml:space="preserve"> </w:t>
      </w:r>
      <w:r w:rsidR="00B923A1" w:rsidRPr="00FE3D07">
        <w:rPr>
          <w:rFonts w:hint="cs"/>
          <w:rtl/>
        </w:rPr>
        <w:t xml:space="preserve">והאריך בשבחים, </w:t>
      </w:r>
      <w:r w:rsidRPr="00FE3D07">
        <w:rPr>
          <w:rtl/>
        </w:rPr>
        <w:t>המתין לו</w:t>
      </w:r>
      <w:r w:rsidR="00B151AC" w:rsidRPr="00FE3D07">
        <w:rPr>
          <w:rFonts w:hint="cs"/>
          <w:rtl/>
        </w:rPr>
        <w:t>,</w:t>
      </w:r>
      <w:r w:rsidRPr="00FE3D07">
        <w:rPr>
          <w:rtl/>
        </w:rPr>
        <w:t xml:space="preserve"> </w:t>
      </w:r>
      <w:r w:rsidR="00B151AC" w:rsidRPr="00FE3D07">
        <w:rPr>
          <w:rFonts w:hint="cs"/>
          <w:rtl/>
        </w:rPr>
        <w:t>כש</w:t>
      </w:r>
      <w:r w:rsidRPr="00FE3D07">
        <w:rPr>
          <w:rtl/>
        </w:rPr>
        <w:t xml:space="preserve">סיים </w:t>
      </w:r>
      <w:r w:rsidRPr="00E34F28">
        <w:rPr>
          <w:rStyle w:val="afffff9"/>
          <w:rtl/>
        </w:rPr>
        <w:t>א"ל:</w:t>
      </w:r>
      <w:r w:rsidRPr="00FE3D07">
        <w:rPr>
          <w:rtl/>
        </w:rPr>
        <w:t xml:space="preserve"> סיימת</w:t>
      </w:r>
      <w:r w:rsidR="00B151AC" w:rsidRPr="00FE3D07">
        <w:rPr>
          <w:rtl/>
        </w:rPr>
        <w:t xml:space="preserve"> לכ</w:t>
      </w:r>
      <w:r w:rsidRPr="00FE3D07">
        <w:rPr>
          <w:rtl/>
        </w:rPr>
        <w:t>ל</w:t>
      </w:r>
      <w:r w:rsidR="00B151AC" w:rsidRPr="00FE3D07">
        <w:rPr>
          <w:rFonts w:hint="cs"/>
          <w:rtl/>
        </w:rPr>
        <w:t xml:space="preserve"> </w:t>
      </w:r>
      <w:r w:rsidRPr="00FE3D07">
        <w:rPr>
          <w:rtl/>
        </w:rPr>
        <w:t xml:space="preserve">שבחי דמרך? </w:t>
      </w:r>
    </w:p>
    <w:p w14:paraId="74216ED8" w14:textId="77777777" w:rsidR="00DA51A5" w:rsidRPr="00E34F28" w:rsidRDefault="00DA51A5" w:rsidP="00683792">
      <w:pPr>
        <w:pStyle w:val="afffff5"/>
        <w:spacing w:before="0" w:after="120"/>
        <w:rPr>
          <w:rtl/>
        </w:rPr>
      </w:pPr>
      <w:r w:rsidRPr="00FE3D07">
        <w:rPr>
          <w:rFonts w:hint="cs"/>
          <w:rtl/>
        </w:rPr>
        <w:t>אותם ג' שבחים שיש לנו</w:t>
      </w:r>
      <w:r w:rsidR="00D0266C">
        <w:rPr>
          <w:rFonts w:hint="cs"/>
          <w:rtl/>
        </w:rPr>
        <w:t>,</w:t>
      </w:r>
      <w:r w:rsidRPr="00FE3D07">
        <w:rPr>
          <w:rFonts w:hint="cs"/>
          <w:rtl/>
        </w:rPr>
        <w:t xml:space="preserve"> אי לא משה אמרם בתורה</w:t>
      </w:r>
      <w:r w:rsidR="00D0266C">
        <w:rPr>
          <w:rFonts w:hint="cs"/>
          <w:rtl/>
        </w:rPr>
        <w:t>,</w:t>
      </w:r>
      <w:r w:rsidRPr="00FE3D07">
        <w:rPr>
          <w:rFonts w:hint="cs"/>
          <w:rtl/>
        </w:rPr>
        <w:t xml:space="preserve"> ותיקנום אנשי כנה</w:t>
      </w:r>
      <w:r w:rsidRPr="00FE3D07">
        <w:rPr>
          <w:rtl/>
        </w:rPr>
        <w:t>"</w:t>
      </w:r>
      <w:r w:rsidRPr="00FE3D07">
        <w:rPr>
          <w:rFonts w:hint="cs"/>
          <w:rtl/>
        </w:rPr>
        <w:t>ג בתפילה</w:t>
      </w:r>
      <w:r w:rsidR="00D0266C">
        <w:rPr>
          <w:rFonts w:hint="cs"/>
          <w:rtl/>
        </w:rPr>
        <w:t>,</w:t>
      </w:r>
      <w:r w:rsidRPr="00FE3D07">
        <w:rPr>
          <w:rFonts w:hint="cs"/>
          <w:rtl/>
        </w:rPr>
        <w:t xml:space="preserve"> לא היינו יכולים לאמרם ואת אמרת לכולהו</w:t>
      </w:r>
      <w:r w:rsidR="00D0266C">
        <w:rPr>
          <w:rFonts w:hint="cs"/>
          <w:rtl/>
        </w:rPr>
        <w:t>,</w:t>
      </w:r>
      <w:r w:rsidRPr="00FE3D07">
        <w:rPr>
          <w:rFonts w:hint="cs"/>
          <w:rtl/>
        </w:rPr>
        <w:t xml:space="preserve"> ואזלת</w:t>
      </w:r>
      <w:r w:rsidR="00B151AC" w:rsidRPr="00A10336">
        <w:rPr>
          <w:rStyle w:val="30"/>
          <w:rFonts w:hint="cs"/>
          <w:rtl/>
        </w:rPr>
        <w:t xml:space="preserve"> </w:t>
      </w:r>
      <w:r w:rsidRPr="00FE3D07">
        <w:rPr>
          <w:rFonts w:ascii="Fb Fontext" w:hAnsi="Fb Fontext"/>
          <w:rtl/>
        </w:rPr>
        <w:t>משל למלך ב</w:t>
      </w:r>
      <w:r w:rsidRPr="00FE3D07">
        <w:rPr>
          <w:rFonts w:ascii="Fb Fontext" w:hAnsi="Fb Fontext" w:hint="cs"/>
          <w:rtl/>
        </w:rPr>
        <w:t xml:space="preserve">"ו </w:t>
      </w:r>
      <w:r w:rsidRPr="00FE3D07">
        <w:rPr>
          <w:rFonts w:ascii="Fb Fontext" w:hAnsi="Fb Fontext"/>
          <w:rtl/>
        </w:rPr>
        <w:t>שהיו לו אלף אלפים דינרי זהב, והיו מקלסין אותו בשל כסף, והלא גנאי הוא לו!</w:t>
      </w:r>
    </w:p>
    <w:p w14:paraId="223921E2" w14:textId="6B714CD1" w:rsidR="00A24328" w:rsidRDefault="00DA51A5" w:rsidP="009A59D1">
      <w:pPr>
        <w:pStyle w:val="38"/>
        <w:framePr w:wrap="notBeside"/>
        <w:rPr>
          <w:rtl/>
        </w:rPr>
      </w:pPr>
      <w:r w:rsidRPr="00660D7A">
        <w:rPr>
          <w:rFonts w:hint="cs"/>
          <w:rtl/>
        </w:rPr>
        <w:t>ר"ח</w:t>
      </w:r>
      <w:r w:rsidR="00A24328">
        <w:rPr>
          <w:rtl/>
        </w:rPr>
        <w:t>:</w:t>
      </w:r>
    </w:p>
    <w:p w14:paraId="41A65B44" w14:textId="0B667F92" w:rsidR="00DA51A5" w:rsidRPr="00E34F28" w:rsidRDefault="00DA51A5" w:rsidP="00683792">
      <w:pPr>
        <w:pStyle w:val="afffff5"/>
        <w:spacing w:before="0"/>
        <w:rPr>
          <w:rtl/>
        </w:rPr>
      </w:pPr>
      <w:bookmarkStart w:id="997" w:name="_Toc193636040"/>
      <w:bookmarkStart w:id="998" w:name="_Toc216184649"/>
      <w:r w:rsidRPr="0029048C">
        <w:rPr>
          <w:rStyle w:val="30"/>
          <w:spacing w:val="-4"/>
          <w:rtl/>
        </w:rPr>
        <w:t>הכל בידי שמים חוץ מיראת שמים</w:t>
      </w:r>
      <w:bookmarkEnd w:id="997"/>
      <w:bookmarkEnd w:id="998"/>
      <w:r w:rsidR="0029048C">
        <w:rPr>
          <w:rStyle w:val="ad"/>
          <w:rFonts w:hint="cs"/>
          <w:spacing w:val="0"/>
          <w:rtl/>
        </w:rPr>
        <w:t xml:space="preserve"> </w:t>
      </w:r>
      <w:r w:rsidRPr="0029048C">
        <w:rPr>
          <w:rStyle w:val="ad"/>
          <w:rFonts w:hint="cs"/>
          <w:spacing w:val="0"/>
          <w:rtl/>
        </w:rPr>
        <w:t>'</w:t>
      </w:r>
      <w:r w:rsidRPr="0029048C">
        <w:rPr>
          <w:rStyle w:val="ad"/>
          <w:spacing w:val="0"/>
          <w:rtl/>
        </w:rPr>
        <w:t>מה ה' אלהיך שואל מעמך כי אם ליראה</w:t>
      </w:r>
      <w:r w:rsidRPr="0029048C">
        <w:rPr>
          <w:rStyle w:val="ad"/>
          <w:rFonts w:hint="cs"/>
          <w:spacing w:val="0"/>
          <w:rtl/>
        </w:rPr>
        <w:t>'</w:t>
      </w:r>
      <w:r w:rsidRPr="0029048C">
        <w:rPr>
          <w:rStyle w:val="ad"/>
          <w:spacing w:val="0"/>
          <w:rtl/>
        </w:rPr>
        <w:t>.</w:t>
      </w:r>
    </w:p>
    <w:p w14:paraId="651B1AA6" w14:textId="77777777" w:rsidR="00F64167" w:rsidRDefault="00DA51A5" w:rsidP="000528DA">
      <w:pPr>
        <w:rPr>
          <w:rtl/>
        </w:rPr>
      </w:pPr>
      <w:r w:rsidRPr="000528DA">
        <w:rPr>
          <w:rFonts w:hint="cs"/>
          <w:rtl/>
        </w:rPr>
        <w:t>ואפי</w:t>
      </w:r>
      <w:r w:rsidRPr="000528DA">
        <w:rPr>
          <w:rtl/>
        </w:rPr>
        <w:t>'</w:t>
      </w:r>
      <w:r w:rsidR="00B151AC" w:rsidRPr="000528DA">
        <w:rPr>
          <w:rFonts w:hint="cs"/>
          <w:rtl/>
        </w:rPr>
        <w:t xml:space="preserve"> </w:t>
      </w:r>
      <w:r w:rsidR="00B151AC" w:rsidRPr="00E34F28">
        <w:rPr>
          <w:rStyle w:val="afffff9"/>
          <w:rFonts w:hint="cs"/>
          <w:rtl/>
        </w:rPr>
        <w:t>ד</w:t>
      </w:r>
      <w:r w:rsidRPr="00E34F28">
        <w:rPr>
          <w:rStyle w:val="afffff9"/>
          <w:rFonts w:hint="cs"/>
          <w:rtl/>
        </w:rPr>
        <w:t>רשב</w:t>
      </w:r>
      <w:r w:rsidRPr="00E34F28">
        <w:rPr>
          <w:rStyle w:val="afffff9"/>
          <w:rtl/>
        </w:rPr>
        <w:t>"</w:t>
      </w:r>
      <w:r w:rsidRPr="00E34F28">
        <w:rPr>
          <w:rStyle w:val="afffff9"/>
          <w:rFonts w:hint="cs"/>
          <w:rtl/>
        </w:rPr>
        <w:t xml:space="preserve">י </w:t>
      </w:r>
      <w:r w:rsidRPr="000528DA">
        <w:rPr>
          <w:rFonts w:hint="cs"/>
          <w:rtl/>
        </w:rPr>
        <w:t>ד</w:t>
      </w:r>
      <w:r w:rsidR="00B151AC" w:rsidRPr="000528DA">
        <w:rPr>
          <w:rtl/>
        </w:rPr>
        <w:t>אין</w:t>
      </w:r>
      <w:r w:rsidRPr="000528DA">
        <w:rPr>
          <w:rtl/>
        </w:rPr>
        <w:t xml:space="preserve"> להקב"ה בבית גנזיו אלא </w:t>
      </w:r>
      <w:r w:rsidRPr="00A10336">
        <w:rPr>
          <w:rStyle w:val="30"/>
          <w:rtl/>
        </w:rPr>
        <w:t>אוצר של יראת שמים</w:t>
      </w:r>
      <w:r w:rsidRPr="000528DA">
        <w:rPr>
          <w:rtl/>
        </w:rPr>
        <w:t xml:space="preserve">, </w:t>
      </w:r>
      <w:r w:rsidRPr="00B151AC">
        <w:rPr>
          <w:rStyle w:val="ad"/>
          <w:rFonts w:hint="cs"/>
          <w:rtl/>
        </w:rPr>
        <w:t>ד</w:t>
      </w:r>
      <w:r w:rsidRPr="00B151AC">
        <w:rPr>
          <w:rStyle w:val="ad"/>
          <w:rtl/>
        </w:rPr>
        <w:t>יראת ה' היא אוצרו</w:t>
      </w:r>
      <w:r w:rsidRPr="00B151AC">
        <w:rPr>
          <w:rStyle w:val="ad"/>
          <w:rFonts w:hint="cs"/>
          <w:rtl/>
        </w:rPr>
        <w:t>,</w:t>
      </w:r>
      <w:r w:rsidRPr="000528DA">
        <w:rPr>
          <w:rFonts w:hint="cs"/>
          <w:rtl/>
        </w:rPr>
        <w:t xml:space="preserve"> </w:t>
      </w:r>
      <w:r w:rsidRPr="000528DA">
        <w:rPr>
          <w:rtl/>
        </w:rPr>
        <w:t>לגבי משה מילתא זוטרתא היא.</w:t>
      </w:r>
      <w:r w:rsidR="00291D7F" w:rsidRPr="000528DA">
        <w:rPr>
          <w:rFonts w:hint="cs"/>
          <w:rtl/>
        </w:rPr>
        <w:t xml:space="preserve"> </w:t>
      </w:r>
      <w:r w:rsidRPr="00E34F28">
        <w:rPr>
          <w:rStyle w:val="afffff9"/>
          <w:rtl/>
        </w:rPr>
        <w:t>דא</w:t>
      </w:r>
      <w:r w:rsidRPr="00E34F28">
        <w:rPr>
          <w:rStyle w:val="afffff9"/>
          <w:rFonts w:hint="cs"/>
          <w:rtl/>
        </w:rPr>
        <w:t>ר"ח</w:t>
      </w:r>
      <w:r w:rsidRPr="00E34F28">
        <w:rPr>
          <w:rStyle w:val="afffff9"/>
          <w:rtl/>
        </w:rPr>
        <w:t>:</w:t>
      </w:r>
      <w:r w:rsidRPr="000528DA">
        <w:rPr>
          <w:rtl/>
        </w:rPr>
        <w:t xml:space="preserve"> משל למבקשים ממנו כלי גדול ויש לו דומה עליו ככלי קטן - קטן ואין לו </w:t>
      </w:r>
      <w:r w:rsidRPr="000528DA">
        <w:rPr>
          <w:rFonts w:hint="cs"/>
          <w:rtl/>
        </w:rPr>
        <w:t>ד</w:t>
      </w:r>
      <w:r w:rsidRPr="000528DA">
        <w:rPr>
          <w:rtl/>
        </w:rPr>
        <w:t>ומה עליו ככלי גדול.</w:t>
      </w:r>
    </w:p>
    <w:p w14:paraId="1E7B4A2C" w14:textId="0D893DF8" w:rsidR="00627A0C" w:rsidRPr="00E34F28" w:rsidRDefault="00683C59" w:rsidP="00F50A20">
      <w:pPr>
        <w:pStyle w:val="afffa"/>
        <w:rPr>
          <w:rtl/>
        </w:rPr>
      </w:pPr>
      <w:r>
        <w:rPr>
          <w:rFonts w:hint="cs"/>
          <w:rtl/>
        </w:rPr>
        <w:t>***</w:t>
      </w:r>
    </w:p>
    <w:p w14:paraId="7AD93EB1" w14:textId="77777777" w:rsidR="00DA51A5" w:rsidRPr="00E34F28" w:rsidRDefault="00DA51A5" w:rsidP="00672862">
      <w:pPr>
        <w:pStyle w:val="a5"/>
        <w:rPr>
          <w:rtl/>
        </w:rPr>
      </w:pPr>
      <w:ins w:id="9842" w:author="מספור קטעי משנה" w:date="2026-10-06T06:45:16Z">
        <w:r>
          <w:rPr>
            <w:rStyle w:val="MisparKeta"/>
          </w:rPr>
          <w:t xml:space="preserve">ה. </w:t>
        </w:r>
      </w:ins>
      <w:r w:rsidRPr="00517472">
        <w:rPr>
          <w:rtl/>
        </w:rPr>
        <w:t>מודים מודים - משתקין אותו.</w:t>
      </w:r>
    </w:p>
    <w:p w14:paraId="7B46FBCA" w14:textId="77777777" w:rsidR="00D0266C" w:rsidRPr="000528DA" w:rsidRDefault="00DA51A5" w:rsidP="000528DA">
      <w:pPr>
        <w:rPr>
          <w:rtl/>
        </w:rPr>
      </w:pPr>
      <w:r w:rsidRPr="00E34F28">
        <w:rPr>
          <w:rStyle w:val="afffff9"/>
          <w:rFonts w:hint="cs"/>
          <w:rtl/>
        </w:rPr>
        <w:t>ר"ז</w:t>
      </w:r>
      <w:r w:rsidR="00B151AC" w:rsidRPr="00E34F28">
        <w:rPr>
          <w:rStyle w:val="afffff9"/>
          <w:rFonts w:hint="cs"/>
          <w:rtl/>
        </w:rPr>
        <w:t>:</w:t>
      </w:r>
      <w:r w:rsidR="00B151AC" w:rsidRPr="000528DA">
        <w:rPr>
          <w:rtl/>
        </w:rPr>
        <w:t xml:space="preserve"> כל </w:t>
      </w:r>
      <w:r w:rsidR="00B151AC" w:rsidRPr="00A10336">
        <w:rPr>
          <w:rStyle w:val="30"/>
          <w:rtl/>
        </w:rPr>
        <w:t xml:space="preserve">האומר שמע שמע </w:t>
      </w:r>
      <w:r w:rsidRPr="00A10336">
        <w:rPr>
          <w:rStyle w:val="30"/>
          <w:rtl/>
        </w:rPr>
        <w:t>כאומר מודים מודים</w:t>
      </w:r>
      <w:r w:rsidRPr="000528DA">
        <w:rPr>
          <w:rtl/>
        </w:rPr>
        <w:t xml:space="preserve"> דמי.</w:t>
      </w:r>
      <w:r w:rsidR="00B151AC" w:rsidRPr="000528DA">
        <w:rPr>
          <w:rFonts w:hint="cs"/>
          <w:rtl/>
        </w:rPr>
        <w:t xml:space="preserve"> </w:t>
      </w:r>
    </w:p>
    <w:p w14:paraId="66BE06A0" w14:textId="245235CD" w:rsidR="00A24328" w:rsidRDefault="00DA51A5" w:rsidP="009A59D1">
      <w:pPr>
        <w:pStyle w:val="38"/>
        <w:framePr w:wrap="notBeside"/>
        <w:rPr>
          <w:rtl/>
        </w:rPr>
      </w:pPr>
      <w:r w:rsidRPr="00660D7A">
        <w:rPr>
          <w:rFonts w:hint="cs"/>
          <w:rtl/>
        </w:rPr>
        <w:lastRenderedPageBreak/>
        <w:t>והך</w:t>
      </w:r>
      <w:r w:rsidR="009B14FE">
        <w:rPr>
          <w:rFonts w:hint="cs"/>
          <w:rtl/>
        </w:rPr>
        <w:t>:</w:t>
      </w:r>
    </w:p>
    <w:p w14:paraId="6D367F5F" w14:textId="71084EA5" w:rsidR="00D0266C" w:rsidRPr="000528DA" w:rsidRDefault="00DA51A5" w:rsidP="000528DA">
      <w:pPr>
        <w:rPr>
          <w:rtl/>
        </w:rPr>
      </w:pPr>
      <w:r w:rsidRPr="000528DA">
        <w:rPr>
          <w:rFonts w:hint="cs"/>
          <w:rtl/>
        </w:rPr>
        <w:t>ד</w:t>
      </w:r>
      <w:r w:rsidRPr="000528DA">
        <w:rPr>
          <w:rtl/>
        </w:rPr>
        <w:t xml:space="preserve">קורא את שמע וכופלה </w:t>
      </w:r>
      <w:r w:rsidRPr="000528DA">
        <w:rPr>
          <w:rFonts w:hint="cs"/>
          <w:rtl/>
        </w:rPr>
        <w:t>הר</w:t>
      </w:r>
      <w:r w:rsidRPr="000528DA">
        <w:rPr>
          <w:rtl/>
        </w:rPr>
        <w:t>"</w:t>
      </w:r>
      <w:r w:rsidRPr="000528DA">
        <w:rPr>
          <w:rFonts w:hint="cs"/>
          <w:rtl/>
        </w:rPr>
        <w:t>ז</w:t>
      </w:r>
      <w:r w:rsidRPr="000528DA">
        <w:rPr>
          <w:rtl/>
        </w:rPr>
        <w:t xml:space="preserve"> מגונה</w:t>
      </w:r>
      <w:r w:rsidRPr="000528DA">
        <w:rPr>
          <w:rFonts w:hint="cs"/>
          <w:rtl/>
        </w:rPr>
        <w:t xml:space="preserve"> ומשמע הלא לא משתקין אותו</w:t>
      </w:r>
      <w:r w:rsidRPr="000528DA">
        <w:rPr>
          <w:rtl/>
        </w:rPr>
        <w:t>.</w:t>
      </w:r>
      <w:r w:rsidRPr="000528DA">
        <w:rPr>
          <w:rFonts w:hint="cs"/>
          <w:rtl/>
        </w:rPr>
        <w:t xml:space="preserve"> </w:t>
      </w:r>
      <w:r w:rsidR="00D0266C" w:rsidRPr="000528DA">
        <w:rPr>
          <w:rFonts w:hint="cs"/>
          <w:rtl/>
        </w:rPr>
        <w:t xml:space="preserve">- </w:t>
      </w:r>
      <w:r w:rsidRPr="000528DA">
        <w:rPr>
          <w:rFonts w:hint="cs"/>
          <w:rtl/>
        </w:rPr>
        <w:t xml:space="preserve">היינו באמר מילתא מילתא </w:t>
      </w:r>
    </w:p>
    <w:p w14:paraId="62A702CF" w14:textId="30D5864A" w:rsidR="00A24328" w:rsidRDefault="00DA51A5" w:rsidP="009A59D1">
      <w:pPr>
        <w:pStyle w:val="38"/>
        <w:framePr w:wrap="notBeside"/>
        <w:rPr>
          <w:rtl/>
        </w:rPr>
      </w:pPr>
      <w:r w:rsidRPr="00660D7A">
        <w:rPr>
          <w:rFonts w:hint="cs"/>
          <w:rtl/>
        </w:rPr>
        <w:t>והך</w:t>
      </w:r>
      <w:r w:rsidR="009B14FE">
        <w:rPr>
          <w:rFonts w:hint="cs"/>
          <w:rtl/>
        </w:rPr>
        <w:t>:</w:t>
      </w:r>
    </w:p>
    <w:p w14:paraId="5EC15D9D" w14:textId="23111D8A" w:rsidR="00D0266C" w:rsidRPr="000528DA" w:rsidRDefault="00DA51A5" w:rsidP="000528DA">
      <w:pPr>
        <w:rPr>
          <w:rtl/>
        </w:rPr>
      </w:pPr>
      <w:bookmarkStart w:id="999" w:name="_Toc193636041"/>
      <w:bookmarkStart w:id="1000" w:name="_Toc216184650"/>
      <w:r w:rsidRPr="00A10336">
        <w:rPr>
          <w:rStyle w:val="30"/>
          <w:rFonts w:hint="cs"/>
          <w:rtl/>
        </w:rPr>
        <w:t>דמשתקים בפסוקא פסוקא.</w:t>
      </w:r>
      <w:bookmarkEnd w:id="999"/>
      <w:bookmarkEnd w:id="1000"/>
      <w:r w:rsidR="00B151AC" w:rsidRPr="00A10336">
        <w:rPr>
          <w:rStyle w:val="30"/>
          <w:rFonts w:hint="cs"/>
          <w:rtl/>
        </w:rPr>
        <w:t xml:space="preserve"> </w:t>
      </w:r>
    </w:p>
    <w:p w14:paraId="3EDADDD1" w14:textId="748DCDB5" w:rsidR="00A24328" w:rsidRDefault="00DA51A5" w:rsidP="009A59D1">
      <w:pPr>
        <w:pStyle w:val="38"/>
        <w:framePr w:wrap="notBeside"/>
        <w:rPr>
          <w:rtl/>
        </w:rPr>
      </w:pPr>
      <w:r w:rsidRPr="00660D7A">
        <w:rPr>
          <w:rFonts w:hint="cs"/>
          <w:rtl/>
        </w:rPr>
        <w:t>והך</w:t>
      </w:r>
      <w:r w:rsidR="009B14FE">
        <w:rPr>
          <w:rFonts w:hint="cs"/>
          <w:rtl/>
        </w:rPr>
        <w:t>:</w:t>
      </w:r>
    </w:p>
    <w:p w14:paraId="3B3144D9" w14:textId="764136A9" w:rsidR="00DA51A5" w:rsidRPr="000528DA" w:rsidRDefault="00DA51A5" w:rsidP="000528DA">
      <w:pPr>
        <w:rPr>
          <w:rtl/>
        </w:rPr>
      </w:pPr>
      <w:r w:rsidRPr="000528DA">
        <w:rPr>
          <w:rFonts w:hint="cs"/>
          <w:rtl/>
        </w:rPr>
        <w:t>דבתחילה לא כיון דעתו ואח</w:t>
      </w:r>
      <w:r w:rsidRPr="000528DA">
        <w:rPr>
          <w:rtl/>
        </w:rPr>
        <w:t>"</w:t>
      </w:r>
      <w:r w:rsidR="00D0266C" w:rsidRPr="000528DA">
        <w:rPr>
          <w:rFonts w:hint="cs"/>
          <w:rtl/>
        </w:rPr>
        <w:t>ז כן, דוכי</w:t>
      </w:r>
      <w:r w:rsidRPr="000528DA">
        <w:rPr>
          <w:rFonts w:hint="cs"/>
          <w:rtl/>
        </w:rPr>
        <w:t xml:space="preserve"> חבר הוא </w:t>
      </w:r>
      <w:r w:rsidR="00D0266C" w:rsidRPr="000528DA">
        <w:rPr>
          <w:rFonts w:hint="cs"/>
          <w:rtl/>
        </w:rPr>
        <w:t>לשמים?</w:t>
      </w:r>
      <w:r w:rsidR="00B151AC" w:rsidRPr="000528DA">
        <w:rPr>
          <w:rFonts w:hint="cs"/>
          <w:rtl/>
        </w:rPr>
        <w:t xml:space="preserve"> אם</w:t>
      </w:r>
      <w:r w:rsidRPr="000528DA">
        <w:rPr>
          <w:rFonts w:hint="cs"/>
          <w:rtl/>
        </w:rPr>
        <w:t xml:space="preserve"> לא יכוון יכוהו במקל נפחים עד שיכוון.</w:t>
      </w:r>
    </w:p>
    <w:p w14:paraId="6C2B197D" w14:textId="39BE33E2" w:rsidR="00DA51A5" w:rsidRPr="00E34F28" w:rsidRDefault="00683C59" w:rsidP="00F50A20">
      <w:pPr>
        <w:pStyle w:val="afffa"/>
        <w:rPr>
          <w:rtl/>
        </w:rPr>
      </w:pPr>
      <w:r>
        <w:rPr>
          <w:rFonts w:hint="cs"/>
          <w:rtl/>
        </w:rPr>
        <w:t>***</w:t>
      </w:r>
    </w:p>
    <w:p w14:paraId="4C7DB663" w14:textId="77777777" w:rsidR="00DA51A5" w:rsidRPr="00E34F28" w:rsidRDefault="00DA51A5" w:rsidP="00EC0DC4">
      <w:pPr>
        <w:pStyle w:val="af2"/>
        <w:framePr w:wrap="around"/>
        <w:rPr>
          <w:rtl/>
        </w:rPr>
      </w:pPr>
      <w:r w:rsidRPr="00A4639B">
        <w:rPr>
          <w:rtl/>
        </w:rPr>
        <w:t>לד.</w:t>
      </w:r>
    </w:p>
    <w:p>
      <w:pPr>
        <w:pStyle w:val="MishnaBatzad"/>
        <w:rPr>
          <w:ins w:id="20116" w:author="קלוד" w:date="2026-10-06T10:08:25Z"/>
        </w:rPr>
      </w:pPr>
      <w:ins w:id="20115" w:author="קלוד" w:date="2026-10-06T10:08:25Z">
        <w:r>
          <w:t xml:space="preserve">משנה ג</w:t>
        </w:r>
      </w:ins>
    </w:p>
    <w:p w14:paraId="0DCAD60D" w14:textId="77777777" w:rsidR="00DA51A5" w:rsidRPr="00E34F28" w:rsidRDefault="00DA51A5" w:rsidP="00E749A1">
      <w:pPr>
        <w:pStyle w:val="a3"/>
        <w:spacing w:before="120"/>
        <w:rPr>
          <w:rtl/>
        </w:rPr>
        <w:pPrChange w:id="90021" w:author="קלוד" w:date="2026-10-08T12:08:16Z">
          <w:pPr>
            <w:pStyle w:val="a3"/>
          </w:pPr>
        </w:pPrChange>
      </w:pPr>
      <w:r w:rsidRPr="00E749A1">
        <w:rPr>
          <w:rtl/>
        </w:rPr>
        <w:t xml:space="preserve">האומר: יברכוך טובים </w:t>
      </w:r>
      <w:r w:rsidR="00421B31" w:rsidRPr="00E749A1">
        <w:rPr>
          <w:rFonts w:hint="cs"/>
          <w:rtl/>
        </w:rPr>
        <w:t>הר"ז</w:t>
      </w:r>
      <w:r w:rsidRPr="00E749A1">
        <w:rPr>
          <w:rtl/>
        </w:rPr>
        <w:t xml:space="preserve"> דרכי מינות.</w:t>
      </w:r>
    </w:p>
    <w:p w14:paraId="39825B48" w14:textId="77777777" w:rsidR="00DA51A5" w:rsidRPr="00E34F28" w:rsidRDefault="00DA51A5" w:rsidP="00E749A1">
      <w:pPr>
        <w:pStyle w:val="a3"/>
        <w:rPr>
          <w:rtl/>
        </w:rPr>
      </w:pPr>
      <w:r w:rsidRPr="00E749A1">
        <w:rPr>
          <w:rtl/>
        </w:rPr>
        <w:t>העובר לפני התיבה וטעה</w:t>
      </w:r>
      <w:r w:rsidRPr="00E749A1">
        <w:rPr>
          <w:rFonts w:hint="cs"/>
          <w:rtl/>
        </w:rPr>
        <w:t xml:space="preserve"> </w:t>
      </w:r>
      <w:r w:rsidRPr="00E749A1">
        <w:rPr>
          <w:rtl/>
        </w:rPr>
        <w:t>יעבור אחר תחתיו, ולא יהא סרבן באותה שעה.</w:t>
      </w:r>
      <w:r w:rsidRPr="00E749A1">
        <w:rPr>
          <w:rFonts w:hint="cs"/>
          <w:rtl/>
        </w:rPr>
        <w:t xml:space="preserve"> ומתחיל </w:t>
      </w:r>
      <w:r w:rsidRPr="00E749A1">
        <w:rPr>
          <w:rtl/>
        </w:rPr>
        <w:t>מתחלת הברכה שטעה זה.</w:t>
      </w:r>
    </w:p>
    <w:p w14:paraId="58F4B996" w14:textId="77777777" w:rsidR="00421B31" w:rsidRPr="00E34F28" w:rsidRDefault="00DA51A5" w:rsidP="00E749A1">
      <w:pPr>
        <w:pStyle w:val="a3"/>
        <w:rPr>
          <w:rtl/>
        </w:rPr>
      </w:pPr>
      <w:r w:rsidRPr="00E749A1">
        <w:rPr>
          <w:rtl/>
        </w:rPr>
        <w:t>העובר לפני התיבה לא יענה אמן אחר הכהנים מפני הטרוף,</w:t>
      </w:r>
    </w:p>
    <w:p w14:paraId="3F80A6EE" w14:textId="77777777" w:rsidR="00627A0C" w:rsidRPr="00E34F28" w:rsidRDefault="00DA51A5" w:rsidP="00E749A1">
      <w:pPr>
        <w:pStyle w:val="a3"/>
        <w:rPr>
          <w:rtl/>
        </w:rPr>
      </w:pPr>
      <w:r w:rsidRPr="00E749A1">
        <w:rPr>
          <w:rtl/>
        </w:rPr>
        <w:t>ואם אין שם כהן אלא הוא</w:t>
      </w:r>
      <w:r w:rsidR="00291D7F" w:rsidRPr="00E749A1">
        <w:rPr>
          <w:rtl/>
        </w:rPr>
        <w:t xml:space="preserve"> </w:t>
      </w:r>
      <w:r w:rsidRPr="00E749A1">
        <w:rPr>
          <w:rtl/>
        </w:rPr>
        <w:t>לא ישא את כפיו.</w:t>
      </w:r>
      <w:r w:rsidRPr="00E749A1">
        <w:rPr>
          <w:rFonts w:hint="cs"/>
          <w:rtl/>
        </w:rPr>
        <w:t xml:space="preserve"> </w:t>
      </w:r>
    </w:p>
    <w:p w14:paraId="4590C078" w14:textId="77777777" w:rsidR="00DA51A5" w:rsidRPr="00E34F28" w:rsidRDefault="00DA51A5" w:rsidP="00E749A1">
      <w:pPr>
        <w:pStyle w:val="a3"/>
        <w:rPr>
          <w:rtl/>
        </w:rPr>
      </w:pPr>
      <w:r w:rsidRPr="00E749A1">
        <w:rPr>
          <w:rtl/>
        </w:rPr>
        <w:t>ואם הבטחתו שהוא נושא את כפיו וחוזר לתפלתו רשאי.</w:t>
      </w:r>
    </w:p>
    <w:p w14:paraId="42C9125A" w14:textId="7708A4EA" w:rsidR="00DA51A5" w:rsidRPr="00E34F28" w:rsidRDefault="00DA51A5" w:rsidP="00683792">
      <w:pPr>
        <w:pStyle w:val="afffff5"/>
        <w:rPr>
          <w:rtl/>
        </w:rPr>
      </w:pPr>
      <w:bookmarkStart w:id="1001" w:name="_Toc193636042"/>
      <w:bookmarkStart w:id="1002" w:name="_Toc216184651"/>
      <w:r w:rsidRPr="00A10336">
        <w:rPr>
          <w:rStyle w:val="30"/>
          <w:rtl/>
        </w:rPr>
        <w:t>העובר לפני התיבה</w:t>
      </w:r>
      <w:bookmarkEnd w:id="1001"/>
      <w:bookmarkEnd w:id="1002"/>
      <w:r w:rsidRPr="00FE3D07">
        <w:rPr>
          <w:rFonts w:ascii="Fb Fontext" w:hAnsi="Fb Fontext"/>
          <w:rtl/>
        </w:rPr>
        <w:t xml:space="preserve"> </w:t>
      </w:r>
      <w:r w:rsidRPr="00A10336">
        <w:rPr>
          <w:rStyle w:val="30"/>
          <w:rtl/>
        </w:rPr>
        <w:t>צריך לסרב</w:t>
      </w:r>
      <w:r w:rsidRPr="00FE3D07">
        <w:rPr>
          <w:rFonts w:ascii="Fb Fontext" w:hAnsi="Fb Fontext"/>
          <w:rtl/>
        </w:rPr>
        <w:t>, ואם אינו מסרב דומה לתבשיל שאין בו מלח,</w:t>
      </w:r>
      <w:r w:rsidRPr="00FE3D07">
        <w:rPr>
          <w:rFonts w:hint="cs"/>
          <w:rtl/>
        </w:rPr>
        <w:t xml:space="preserve"> </w:t>
      </w:r>
      <w:r w:rsidRPr="00FE3D07">
        <w:rPr>
          <w:rtl/>
        </w:rPr>
        <w:t>ואם מסרב יותר מדאי דומה לתבשיל שהקדיחתו מלח.</w:t>
      </w:r>
      <w:r w:rsidR="00421B31" w:rsidRPr="00FE3D07">
        <w:rPr>
          <w:rFonts w:hint="cs"/>
          <w:rtl/>
        </w:rPr>
        <w:t xml:space="preserve"> </w:t>
      </w:r>
      <w:r w:rsidR="00421B31" w:rsidRPr="00A10336">
        <w:rPr>
          <w:rStyle w:val="30"/>
          <w:rFonts w:hint="cs"/>
          <w:rtl/>
        </w:rPr>
        <w:t>ל</w:t>
      </w:r>
      <w:r w:rsidR="00CC5D85" w:rsidRPr="00A10336">
        <w:rPr>
          <w:rStyle w:val="30"/>
          <w:rFonts w:hint="cs"/>
          <w:rtl/>
        </w:rPr>
        <w:t>כך</w:t>
      </w:r>
      <w:r w:rsidR="00421B31" w:rsidRPr="00A10336">
        <w:rPr>
          <w:rStyle w:val="30"/>
          <w:rFonts w:hint="cs"/>
          <w:rtl/>
        </w:rPr>
        <w:t xml:space="preserve"> בראשונה </w:t>
      </w:r>
      <w:r w:rsidR="0022254B" w:rsidRPr="00A10336">
        <w:rPr>
          <w:rStyle w:val="30"/>
          <w:rtl/>
        </w:rPr>
        <w:t>יסרב, שניה מהבהב, שלישית פושט</w:t>
      </w:r>
      <w:r w:rsidRPr="00A10336">
        <w:rPr>
          <w:rStyle w:val="30"/>
          <w:rtl/>
        </w:rPr>
        <w:t xml:space="preserve"> רגליו ויורד.</w:t>
      </w:r>
    </w:p>
    <w:p w14:paraId="36D1EED9" w14:textId="77777777" w:rsidR="00DA51A5" w:rsidRPr="00E34F28" w:rsidRDefault="00DA51A5" w:rsidP="00682BF2">
      <w:pPr>
        <w:pStyle w:val="afffff5"/>
        <w:rPr>
          <w:rtl/>
        </w:rPr>
      </w:pPr>
      <w:bookmarkStart w:id="1003" w:name="_Toc193636043"/>
      <w:bookmarkStart w:id="1004" w:name="_Toc216184652"/>
      <w:r w:rsidRPr="00A10336">
        <w:rPr>
          <w:rStyle w:val="30"/>
          <w:rtl/>
        </w:rPr>
        <w:t>שלשה רובן קשה ומיעוטן יפה,</w:t>
      </w:r>
      <w:bookmarkEnd w:id="1003"/>
      <w:bookmarkEnd w:id="1004"/>
      <w:r w:rsidRPr="00F95182">
        <w:rPr>
          <w:rtl/>
        </w:rPr>
        <w:t xml:space="preserve"> ואלו הן: שאור, ומלח, וסרבנות.</w:t>
      </w:r>
    </w:p>
    <w:p w14:paraId="59A6DFBD" w14:textId="419C4E6D" w:rsidR="00A24328" w:rsidRDefault="00DA51A5" w:rsidP="009A59D1">
      <w:pPr>
        <w:pStyle w:val="38"/>
        <w:framePr w:wrap="notBeside"/>
        <w:rPr>
          <w:rtl/>
        </w:rPr>
      </w:pPr>
      <w:r w:rsidRPr="00660D7A">
        <w:rPr>
          <w:rtl/>
        </w:rPr>
        <w:t>ר</w:t>
      </w:r>
      <w:r w:rsidRPr="00660D7A">
        <w:rPr>
          <w:rFonts w:hint="cs"/>
          <w:rtl/>
        </w:rPr>
        <w:t>"ה</w:t>
      </w:r>
      <w:r w:rsidR="00A24328">
        <w:rPr>
          <w:rtl/>
        </w:rPr>
        <w:t>:</w:t>
      </w:r>
    </w:p>
    <w:p w14:paraId="4D22FE8E" w14:textId="6D7C6E78" w:rsidR="00D0266C" w:rsidRPr="000528DA" w:rsidRDefault="00DA51A5" w:rsidP="000528DA">
      <w:pPr>
        <w:rPr>
          <w:rtl/>
        </w:rPr>
      </w:pPr>
      <w:r w:rsidRPr="000528DA">
        <w:rPr>
          <w:rtl/>
        </w:rPr>
        <w:t>טעה ב</w:t>
      </w:r>
      <w:r w:rsidR="00421B31" w:rsidRPr="000528DA">
        <w:rPr>
          <w:rFonts w:hint="cs"/>
          <w:rtl/>
        </w:rPr>
        <w:t>ג'</w:t>
      </w:r>
      <w:r w:rsidRPr="000528DA">
        <w:rPr>
          <w:rtl/>
        </w:rPr>
        <w:t xml:space="preserve"> </w:t>
      </w:r>
      <w:r w:rsidRPr="00A10336">
        <w:rPr>
          <w:rStyle w:val="30"/>
          <w:rtl/>
        </w:rPr>
        <w:t>ראשונות</w:t>
      </w:r>
      <w:r w:rsidRPr="000528DA">
        <w:rPr>
          <w:rtl/>
        </w:rPr>
        <w:t xml:space="preserve"> חוזר לראש, </w:t>
      </w:r>
      <w:r w:rsidRPr="00A10336">
        <w:rPr>
          <w:rStyle w:val="30"/>
          <w:rtl/>
        </w:rPr>
        <w:t>באמצעיות</w:t>
      </w:r>
      <w:r w:rsidRPr="000528DA">
        <w:rPr>
          <w:rtl/>
        </w:rPr>
        <w:t xml:space="preserve"> חוזר לאתה חונן, </w:t>
      </w:r>
    </w:p>
    <w:p w14:paraId="528C7D01" w14:textId="77777777" w:rsidR="00CC5D85" w:rsidRPr="000528DA" w:rsidRDefault="00DA51A5" w:rsidP="000528DA">
      <w:pPr>
        <w:rPr>
          <w:rtl/>
        </w:rPr>
      </w:pPr>
      <w:bookmarkStart w:id="1005" w:name="_Toc193636044"/>
      <w:bookmarkStart w:id="1006" w:name="_Toc216184653"/>
      <w:r w:rsidRPr="00A10336">
        <w:rPr>
          <w:rStyle w:val="30"/>
          <w:rtl/>
        </w:rPr>
        <w:t>באחרונות</w:t>
      </w:r>
      <w:bookmarkEnd w:id="1005"/>
      <w:bookmarkEnd w:id="1006"/>
      <w:r w:rsidRPr="000528DA">
        <w:rPr>
          <w:rFonts w:ascii="Fb Fontext" w:hAnsi="Fb Fontext"/>
          <w:rtl/>
        </w:rPr>
        <w:t>- חוזר לעבודה.</w:t>
      </w:r>
    </w:p>
    <w:p w14:paraId="0D5C1224" w14:textId="6711D390" w:rsidR="00A24328" w:rsidRDefault="00DA51A5" w:rsidP="009A59D1">
      <w:pPr>
        <w:pStyle w:val="38"/>
        <w:framePr w:wrap="notBeside"/>
        <w:rPr>
          <w:rtl/>
        </w:rPr>
      </w:pPr>
      <w:r w:rsidRPr="00660D7A">
        <w:rPr>
          <w:rtl/>
        </w:rPr>
        <w:t>ורב אסי</w:t>
      </w:r>
      <w:r w:rsidR="00A24328">
        <w:rPr>
          <w:rtl/>
        </w:rPr>
        <w:t>:</w:t>
      </w:r>
    </w:p>
    <w:p w14:paraId="72A46D05" w14:textId="71E23019" w:rsidR="00CC5D85" w:rsidRPr="000528DA" w:rsidRDefault="00DA51A5" w:rsidP="000528DA">
      <w:pPr>
        <w:rPr>
          <w:rtl/>
        </w:rPr>
      </w:pPr>
      <w:r w:rsidRPr="000528DA">
        <w:rPr>
          <w:rtl/>
        </w:rPr>
        <w:t>אמצעיות אין להן סדר.</w:t>
      </w:r>
      <w:r w:rsidR="00421B31" w:rsidRPr="000528DA">
        <w:rPr>
          <w:rFonts w:hint="cs"/>
          <w:rtl/>
        </w:rPr>
        <w:t xml:space="preserve"> </w:t>
      </w:r>
    </w:p>
    <w:p w14:paraId="059C6A78" w14:textId="12B36060" w:rsidR="00A24328" w:rsidRDefault="00DA51A5" w:rsidP="009A59D1">
      <w:pPr>
        <w:pStyle w:val="38"/>
        <w:framePr w:wrap="notBeside"/>
        <w:rPr>
          <w:rtl/>
        </w:rPr>
      </w:pPr>
      <w:r w:rsidRPr="00660D7A">
        <w:rPr>
          <w:rFonts w:hint="cs"/>
          <w:rtl/>
        </w:rPr>
        <w:t>והך</w:t>
      </w:r>
      <w:r w:rsidR="009B14FE">
        <w:rPr>
          <w:rFonts w:hint="cs"/>
          <w:rtl/>
        </w:rPr>
        <w:t>:</w:t>
      </w:r>
    </w:p>
    <w:p w14:paraId="3469A334" w14:textId="2030A7A7" w:rsidR="00DA51A5" w:rsidRPr="000528DA" w:rsidRDefault="00DA51A5" w:rsidP="000528DA">
      <w:pPr>
        <w:rPr>
          <w:rtl/>
        </w:rPr>
      </w:pPr>
      <w:r w:rsidRPr="000528DA">
        <w:rPr>
          <w:rFonts w:hint="cs"/>
          <w:rtl/>
        </w:rPr>
        <w:t>ד</w:t>
      </w:r>
      <w:r w:rsidRPr="000528DA">
        <w:rPr>
          <w:rtl/>
        </w:rPr>
        <w:t xml:space="preserve">חוזר מתחלת הברכה שטעה זה, </w:t>
      </w:r>
      <w:r w:rsidRPr="000528DA">
        <w:rPr>
          <w:rFonts w:hint="cs"/>
          <w:rtl/>
        </w:rPr>
        <w:t xml:space="preserve">לאו תיובתא </w:t>
      </w:r>
      <w:r w:rsidRPr="00E34F28">
        <w:rPr>
          <w:rStyle w:val="afffff9"/>
          <w:rFonts w:hint="cs"/>
          <w:rtl/>
        </w:rPr>
        <w:t>דר</w:t>
      </w:r>
      <w:r w:rsidRPr="00E34F28">
        <w:rPr>
          <w:rStyle w:val="afffff9"/>
          <w:rtl/>
        </w:rPr>
        <w:t>"</w:t>
      </w:r>
      <w:r w:rsidR="00421B31" w:rsidRPr="00E34F28">
        <w:rPr>
          <w:rStyle w:val="afffff9"/>
          <w:rFonts w:hint="cs"/>
          <w:rtl/>
        </w:rPr>
        <w:t>ה-</w:t>
      </w:r>
      <w:r w:rsidR="00291D7F" w:rsidRPr="000528DA">
        <w:rPr>
          <w:rFonts w:hint="cs"/>
          <w:rtl/>
        </w:rPr>
        <w:t xml:space="preserve"> </w:t>
      </w:r>
      <w:r w:rsidRPr="000528DA">
        <w:rPr>
          <w:rFonts w:hint="cs"/>
          <w:rtl/>
        </w:rPr>
        <w:t>דאמצעיות ברכה אחת היא</w:t>
      </w:r>
      <w:r w:rsidR="0022254B" w:rsidRPr="000528DA">
        <w:rPr>
          <w:rFonts w:hint="cs"/>
          <w:rtl/>
        </w:rPr>
        <w:t>.</w:t>
      </w:r>
    </w:p>
    <w:p w14:paraId="796EA629" w14:textId="16F5FC19" w:rsidR="00A24328" w:rsidRDefault="00DA51A5" w:rsidP="009A59D1">
      <w:pPr>
        <w:pStyle w:val="38"/>
        <w:framePr w:wrap="notBeside"/>
        <w:rPr>
          <w:rtl/>
        </w:rPr>
      </w:pPr>
      <w:r w:rsidRPr="00660D7A">
        <w:rPr>
          <w:rFonts w:hint="cs"/>
          <w:rtl/>
        </w:rPr>
        <w:t>ר"י</w:t>
      </w:r>
      <w:r w:rsidR="00A24328">
        <w:rPr>
          <w:rtl/>
        </w:rPr>
        <w:t>:</w:t>
      </w:r>
    </w:p>
    <w:p w14:paraId="53A6C3D4" w14:textId="5CAD24EE" w:rsidR="00CC5D85" w:rsidRPr="00E34F28" w:rsidRDefault="00DA51A5" w:rsidP="00682BF2">
      <w:pPr>
        <w:pStyle w:val="af4"/>
        <w:rPr>
          <w:rtl/>
        </w:rPr>
      </w:pPr>
      <w:bookmarkStart w:id="1007" w:name="_Toc193636045"/>
      <w:bookmarkStart w:id="1008" w:name="_Toc216184654"/>
      <w:r w:rsidRPr="00A10336">
        <w:rPr>
          <w:rStyle w:val="30"/>
          <w:rtl/>
        </w:rPr>
        <w:t xml:space="preserve">ישאל אדם צרכיו </w:t>
      </w:r>
      <w:r w:rsidR="00421B31" w:rsidRPr="00A10336">
        <w:rPr>
          <w:rStyle w:val="30"/>
          <w:rFonts w:hint="cs"/>
          <w:rtl/>
        </w:rPr>
        <w:t>רק</w:t>
      </w:r>
      <w:bookmarkEnd w:id="1007"/>
      <w:bookmarkEnd w:id="1008"/>
      <w:r w:rsidR="00421B31" w:rsidRPr="00F95182">
        <w:rPr>
          <w:rFonts w:hint="cs"/>
          <w:rtl/>
        </w:rPr>
        <w:t xml:space="preserve"> </w:t>
      </w:r>
      <w:r w:rsidRPr="00A10336">
        <w:rPr>
          <w:rStyle w:val="30"/>
          <w:rtl/>
        </w:rPr>
        <w:t>באמצעיות</w:t>
      </w:r>
      <w:r w:rsidRPr="00F95182">
        <w:rPr>
          <w:rtl/>
        </w:rPr>
        <w:t>.</w:t>
      </w:r>
      <w:r w:rsidRPr="00F95182">
        <w:rPr>
          <w:rFonts w:hint="cs"/>
          <w:rtl/>
        </w:rPr>
        <w:t xml:space="preserve"> </w:t>
      </w:r>
    </w:p>
    <w:p w14:paraId="3FB36FDC" w14:textId="77777777" w:rsidR="00CC5D85" w:rsidRPr="000528DA" w:rsidRDefault="00DA51A5" w:rsidP="000528DA">
      <w:pPr>
        <w:rPr>
          <w:rtl/>
        </w:rPr>
      </w:pPr>
      <w:r w:rsidRPr="000528DA">
        <w:rPr>
          <w:rFonts w:hint="cs"/>
          <w:rtl/>
        </w:rPr>
        <w:t>ד</w:t>
      </w:r>
      <w:r w:rsidRPr="00A10336">
        <w:rPr>
          <w:rStyle w:val="30"/>
          <w:rtl/>
        </w:rPr>
        <w:t>ראשונות</w:t>
      </w:r>
      <w:r w:rsidRPr="000528DA">
        <w:rPr>
          <w:rtl/>
        </w:rPr>
        <w:t xml:space="preserve"> דומה לעבד שמסדר שבח לפני רבו,</w:t>
      </w:r>
    </w:p>
    <w:p w14:paraId="61D72E93" w14:textId="77777777" w:rsidR="00CC5D85" w:rsidRPr="000528DA" w:rsidRDefault="00DA51A5" w:rsidP="000528DA">
      <w:pPr>
        <w:rPr>
          <w:rtl/>
        </w:rPr>
      </w:pPr>
      <w:bookmarkStart w:id="1009" w:name="_Toc193636046"/>
      <w:bookmarkStart w:id="1010" w:name="_Toc216184655"/>
      <w:r w:rsidRPr="00A10336">
        <w:rPr>
          <w:rStyle w:val="30"/>
          <w:rtl/>
        </w:rPr>
        <w:t>אמצעיות</w:t>
      </w:r>
      <w:bookmarkEnd w:id="1009"/>
      <w:bookmarkEnd w:id="1010"/>
      <w:r w:rsidRPr="000528DA">
        <w:rPr>
          <w:rtl/>
        </w:rPr>
        <w:t xml:space="preserve"> לעבד שמבקש פרס מרבו,</w:t>
      </w:r>
      <w:r w:rsidR="00291D7F" w:rsidRPr="000528DA">
        <w:rPr>
          <w:rFonts w:hint="cs"/>
          <w:rtl/>
        </w:rPr>
        <w:t xml:space="preserve"> </w:t>
      </w:r>
    </w:p>
    <w:p w14:paraId="1722AD93" w14:textId="77777777" w:rsidR="00DA51A5" w:rsidRPr="000528DA" w:rsidRDefault="00DA51A5" w:rsidP="00660D7A">
      <w:pPr>
        <w:spacing w:after="60"/>
        <w:rPr>
          <w:rtl/>
        </w:rPr>
      </w:pPr>
      <w:bookmarkStart w:id="1011" w:name="_Toc193636047"/>
      <w:bookmarkStart w:id="1012" w:name="_Toc216184656"/>
      <w:r w:rsidRPr="00A10336">
        <w:rPr>
          <w:rStyle w:val="30"/>
          <w:rtl/>
        </w:rPr>
        <w:t>אחרונות</w:t>
      </w:r>
      <w:bookmarkEnd w:id="1011"/>
      <w:bookmarkEnd w:id="1012"/>
      <w:r w:rsidRPr="000528DA">
        <w:rPr>
          <w:rtl/>
        </w:rPr>
        <w:t xml:space="preserve"> דומה לעבד שקבל פרס מרבו ונפטר והולך לו.</w:t>
      </w:r>
    </w:p>
    <w:p w14:paraId="7915559A" w14:textId="371C5EA9" w:rsidR="00A24328" w:rsidRDefault="00DA51A5" w:rsidP="009A59D1">
      <w:pPr>
        <w:pStyle w:val="38"/>
        <w:framePr w:wrap="notBeside"/>
        <w:rPr>
          <w:rtl/>
        </w:rPr>
      </w:pPr>
      <w:r w:rsidRPr="00660D7A">
        <w:rPr>
          <w:rtl/>
        </w:rPr>
        <w:t>מעשה</w:t>
      </w:r>
      <w:r w:rsidR="00683792" w:rsidRPr="00660D7A">
        <w:rPr>
          <w:rFonts w:hint="cs"/>
          <w:rtl/>
        </w:rPr>
        <w:t xml:space="preserve"> בת'</w:t>
      </w:r>
      <w:r w:rsidR="009B14FE">
        <w:rPr>
          <w:rtl/>
        </w:rPr>
        <w:t>:</w:t>
      </w:r>
    </w:p>
    <w:p w14:paraId="286990A8" w14:textId="55FD72DA" w:rsidR="00D0266C" w:rsidRPr="00E34F28" w:rsidRDefault="00DA51A5" w:rsidP="00660D7A">
      <w:pPr>
        <w:pStyle w:val="afffff5"/>
        <w:spacing w:before="0"/>
        <w:rPr>
          <w:rtl/>
        </w:rPr>
      </w:pPr>
      <w:r w:rsidRPr="00E34F28">
        <w:rPr>
          <w:rStyle w:val="afffff9"/>
          <w:rtl/>
        </w:rPr>
        <w:t xml:space="preserve">שירד לפני התיבה </w:t>
      </w:r>
      <w:r w:rsidR="00421B31" w:rsidRPr="00E34F28">
        <w:rPr>
          <w:rStyle w:val="afffff9"/>
          <w:rFonts w:hint="cs"/>
          <w:rtl/>
        </w:rPr>
        <w:t>לפני ר</w:t>
      </w:r>
      <w:r w:rsidR="00AE16FF" w:rsidRPr="00E34F28">
        <w:rPr>
          <w:rStyle w:val="afffff9"/>
          <w:rtl/>
        </w:rPr>
        <w:t>"</w:t>
      </w:r>
      <w:r w:rsidR="00421B31" w:rsidRPr="00E34F28">
        <w:rPr>
          <w:rStyle w:val="afffff9"/>
          <w:rFonts w:hint="cs"/>
          <w:rtl/>
        </w:rPr>
        <w:t>א</w:t>
      </w:r>
      <w:r w:rsidR="00D0266C" w:rsidRPr="00E34F28">
        <w:rPr>
          <w:rStyle w:val="afffff9"/>
          <w:rFonts w:hint="cs"/>
          <w:rtl/>
        </w:rPr>
        <w:t>:</w:t>
      </w:r>
      <w:r w:rsidRPr="00FE3D07">
        <w:rPr>
          <w:rFonts w:ascii="Fb Fontext" w:hAnsi="Fb Fontext"/>
          <w:rtl/>
        </w:rPr>
        <w:t xml:space="preserve"> </w:t>
      </w:r>
      <w:r w:rsidRPr="00A10336">
        <w:rPr>
          <w:rStyle w:val="30"/>
          <w:rtl/>
        </w:rPr>
        <w:t>וה</w:t>
      </w:r>
      <w:r w:rsidR="00421B31" w:rsidRPr="00A10336">
        <w:rPr>
          <w:rStyle w:val="30"/>
          <w:rFonts w:hint="cs"/>
          <w:rtl/>
        </w:rPr>
        <w:t>א</w:t>
      </w:r>
      <w:r w:rsidRPr="00A10336">
        <w:rPr>
          <w:rStyle w:val="30"/>
          <w:rtl/>
        </w:rPr>
        <w:t>ריך</w:t>
      </w:r>
      <w:r w:rsidRPr="00FE3D07">
        <w:rPr>
          <w:rFonts w:ascii="Fb Fontext" w:hAnsi="Fb Fontext"/>
          <w:rtl/>
        </w:rPr>
        <w:t xml:space="preserve"> יותר מדאי</w:t>
      </w:r>
      <w:r w:rsidR="0039339B">
        <w:rPr>
          <w:rFonts w:ascii="Fb Fontext" w:hAnsi="Fb Fontext" w:hint="cs"/>
          <w:rtl/>
        </w:rPr>
        <w:t>,</w:t>
      </w:r>
      <w:r w:rsidRPr="00FE3D07">
        <w:rPr>
          <w:rFonts w:hint="cs"/>
          <w:rtl/>
        </w:rPr>
        <w:t xml:space="preserve"> </w:t>
      </w:r>
      <w:r w:rsidR="00683792" w:rsidRPr="00E34F28">
        <w:rPr>
          <w:rStyle w:val="afffff9"/>
          <w:rFonts w:hint="cs"/>
          <w:rtl/>
        </w:rPr>
        <w:t xml:space="preserve">א''ל </w:t>
      </w:r>
      <w:r w:rsidR="00421B31" w:rsidRPr="00E34F28">
        <w:rPr>
          <w:rStyle w:val="afffff9"/>
          <w:rtl/>
        </w:rPr>
        <w:t>תלמידיו: רבינו</w:t>
      </w:r>
      <w:r w:rsidR="00421B31" w:rsidRPr="00FE3D07">
        <w:rPr>
          <w:rtl/>
        </w:rPr>
        <w:t xml:space="preserve"> כמה ארכן הוא</w:t>
      </w:r>
      <w:r w:rsidR="00D0266C">
        <w:rPr>
          <w:rFonts w:hint="cs"/>
          <w:rtl/>
        </w:rPr>
        <w:t>,</w:t>
      </w:r>
      <w:r w:rsidR="00291D7F">
        <w:rPr>
          <w:rtl/>
        </w:rPr>
        <w:t xml:space="preserve"> </w:t>
      </w:r>
    </w:p>
    <w:p w14:paraId="74DF55F8" w14:textId="77777777" w:rsidR="00DA51A5" w:rsidRPr="000528DA" w:rsidRDefault="00421B31" w:rsidP="00660D7A">
      <w:pPr>
        <w:spacing w:after="120"/>
        <w:rPr>
          <w:rtl/>
        </w:rPr>
      </w:pPr>
      <w:r w:rsidRPr="00E34F28">
        <w:rPr>
          <w:rStyle w:val="afffff9"/>
          <w:rFonts w:hint="cs"/>
          <w:rtl/>
        </w:rPr>
        <w:t>א"ל</w:t>
      </w:r>
      <w:r w:rsidR="00CC5D85" w:rsidRPr="00E34F28">
        <w:rPr>
          <w:rStyle w:val="afffff9"/>
          <w:rtl/>
        </w:rPr>
        <w:t>:</w:t>
      </w:r>
      <w:r w:rsidR="00CC5D85" w:rsidRPr="000528DA">
        <w:rPr>
          <w:rtl/>
        </w:rPr>
        <w:t xml:space="preserve"> כלום מאריך יותר ממשה</w:t>
      </w:r>
      <w:r w:rsidR="00DA51A5" w:rsidRPr="000528DA">
        <w:rPr>
          <w:rtl/>
        </w:rPr>
        <w:t xml:space="preserve"> ד</w:t>
      </w:r>
      <w:r w:rsidR="00DA51A5" w:rsidRPr="00A4639B">
        <w:rPr>
          <w:rStyle w:val="ad"/>
          <w:rFonts w:hint="cs"/>
          <w:rtl/>
        </w:rPr>
        <w:t>'</w:t>
      </w:r>
      <w:r w:rsidR="00D0266C">
        <w:rPr>
          <w:rStyle w:val="ad"/>
          <w:rtl/>
        </w:rPr>
        <w:t xml:space="preserve">ארבעים </w:t>
      </w:r>
      <w:r w:rsidR="00D0266C">
        <w:rPr>
          <w:rStyle w:val="ad"/>
          <w:rFonts w:hint="cs"/>
          <w:rtl/>
        </w:rPr>
        <w:t>יום</w:t>
      </w:r>
      <w:r w:rsidR="00DA51A5" w:rsidRPr="00A4639B">
        <w:rPr>
          <w:rStyle w:val="ad"/>
          <w:rtl/>
        </w:rPr>
        <w:t xml:space="preserve"> ארבעים הלילה</w:t>
      </w:r>
      <w:r w:rsidR="00CC63CA">
        <w:rPr>
          <w:rStyle w:val="ad"/>
          <w:rtl/>
        </w:rPr>
        <w:t>'</w:t>
      </w:r>
      <w:r w:rsidR="00DA51A5" w:rsidRPr="00A4639B">
        <w:rPr>
          <w:rStyle w:val="ad"/>
          <w:rtl/>
        </w:rPr>
        <w:t>.</w:t>
      </w:r>
    </w:p>
    <w:p w14:paraId="0AC3F14D" w14:textId="790390D9" w:rsidR="00A24328" w:rsidRDefault="00DA51A5" w:rsidP="009A59D1">
      <w:pPr>
        <w:pStyle w:val="38"/>
        <w:framePr w:wrap="notBeside"/>
        <w:rPr>
          <w:rtl/>
        </w:rPr>
      </w:pPr>
      <w:r w:rsidRPr="00660D7A">
        <w:rPr>
          <w:rtl/>
        </w:rPr>
        <w:lastRenderedPageBreak/>
        <w:t>שוב מעשה</w:t>
      </w:r>
      <w:r w:rsidR="009B14FE">
        <w:rPr>
          <w:rtl/>
        </w:rPr>
        <w:t>:</w:t>
      </w:r>
    </w:p>
    <w:p w14:paraId="7C666E6C" w14:textId="4281DB39" w:rsidR="00DA51A5" w:rsidRPr="000528DA" w:rsidRDefault="00DA51A5" w:rsidP="00660D7A">
      <w:pPr>
        <w:spacing w:after="60"/>
        <w:rPr>
          <w:rtl/>
        </w:rPr>
      </w:pPr>
      <w:r w:rsidRPr="00E34F28">
        <w:rPr>
          <w:rStyle w:val="afffff9"/>
          <w:rtl/>
        </w:rPr>
        <w:t>בפני ר</w:t>
      </w:r>
      <w:r w:rsidR="00421B31" w:rsidRPr="00E34F28">
        <w:rPr>
          <w:rStyle w:val="afffff9"/>
          <w:rFonts w:hint="cs"/>
          <w:rtl/>
        </w:rPr>
        <w:t>"א</w:t>
      </w:r>
      <w:r w:rsidRPr="00A10336">
        <w:rPr>
          <w:rStyle w:val="30"/>
          <w:rtl/>
        </w:rPr>
        <w:t xml:space="preserve"> ו</w:t>
      </w:r>
      <w:r w:rsidRPr="00A10336">
        <w:rPr>
          <w:rStyle w:val="30"/>
          <w:rFonts w:hint="cs"/>
          <w:rtl/>
        </w:rPr>
        <w:t>ק</w:t>
      </w:r>
      <w:r w:rsidRPr="00A10336">
        <w:rPr>
          <w:rStyle w:val="30"/>
          <w:rtl/>
        </w:rPr>
        <w:t xml:space="preserve">צר </w:t>
      </w:r>
      <w:r w:rsidRPr="000528DA">
        <w:rPr>
          <w:rtl/>
        </w:rPr>
        <w:t>יותר מדאי</w:t>
      </w:r>
      <w:r w:rsidR="00D0266C" w:rsidRPr="000528DA">
        <w:rPr>
          <w:rFonts w:hint="cs"/>
          <w:rtl/>
        </w:rPr>
        <w:t>,</w:t>
      </w:r>
      <w:r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00D0266C" w:rsidRPr="00E34F28">
        <w:rPr>
          <w:rStyle w:val="afffff9"/>
          <w:rFonts w:hint="cs"/>
          <w:rtl/>
        </w:rPr>
        <w:t>:</w:t>
      </w:r>
      <w:r w:rsidRPr="000528DA">
        <w:rPr>
          <w:rFonts w:hint="cs"/>
          <w:rtl/>
        </w:rPr>
        <w:t xml:space="preserve"> כמה קצרן הוא</w:t>
      </w:r>
      <w:r w:rsidR="00683792" w:rsidRPr="00E34F28">
        <w:rPr>
          <w:rStyle w:val="afffff9"/>
          <w:rFonts w:hint="cs"/>
          <w:rtl/>
        </w:rPr>
        <w:t xml:space="preserve">, </w:t>
      </w:r>
      <w:r w:rsidRPr="00E34F28">
        <w:rPr>
          <w:rStyle w:val="afffff9"/>
          <w:rFonts w:hint="cs"/>
          <w:rtl/>
        </w:rPr>
        <w:t>א</w:t>
      </w:r>
      <w:r w:rsidR="00D54130" w:rsidRPr="00E34F28">
        <w:rPr>
          <w:rStyle w:val="afffff9"/>
          <w:rFonts w:hint="cs"/>
          <w:rtl/>
        </w:rPr>
        <w:t>"</w:t>
      </w:r>
      <w:r w:rsidRPr="00E34F28">
        <w:rPr>
          <w:rStyle w:val="afffff9"/>
          <w:rFonts w:hint="cs"/>
          <w:rtl/>
        </w:rPr>
        <w:t>ל</w:t>
      </w:r>
      <w:r w:rsidRPr="00E34F28">
        <w:rPr>
          <w:rStyle w:val="afffff9"/>
          <w:rtl/>
        </w:rPr>
        <w:t>:</w:t>
      </w:r>
      <w:r w:rsidRPr="000528DA">
        <w:rPr>
          <w:rtl/>
        </w:rPr>
        <w:t xml:space="preserve"> כלום מקצר יותר ממשה </w:t>
      </w:r>
      <w:r w:rsidRPr="00683792">
        <w:rPr>
          <w:rStyle w:val="ad"/>
          <w:rtl/>
        </w:rPr>
        <w:t>ד</w:t>
      </w:r>
      <w:r w:rsidRPr="00683792">
        <w:rPr>
          <w:rStyle w:val="ad"/>
          <w:rFonts w:hint="cs"/>
          <w:rtl/>
        </w:rPr>
        <w:t>'</w:t>
      </w:r>
      <w:r w:rsidRPr="00683792">
        <w:rPr>
          <w:rStyle w:val="ad"/>
          <w:rtl/>
        </w:rPr>
        <w:t>אל נא רפא נא לה</w:t>
      </w:r>
      <w:r w:rsidRPr="00683792">
        <w:rPr>
          <w:rStyle w:val="ad"/>
          <w:rFonts w:hint="cs"/>
          <w:rtl/>
        </w:rPr>
        <w:t>'</w:t>
      </w:r>
      <w:r w:rsidRPr="00683792">
        <w:rPr>
          <w:rStyle w:val="ad"/>
          <w:rtl/>
        </w:rPr>
        <w:t>.</w:t>
      </w:r>
    </w:p>
    <w:p w14:paraId="79B0B913" w14:textId="0B7AD47B" w:rsidR="00A24328" w:rsidRDefault="00DA51A5" w:rsidP="009A59D1">
      <w:pPr>
        <w:pStyle w:val="38"/>
        <w:framePr w:wrap="notBeside"/>
        <w:rPr>
          <w:rtl/>
        </w:rPr>
      </w:pPr>
      <w:r w:rsidRPr="00660D7A">
        <w:rPr>
          <w:rFonts w:hint="cs"/>
          <w:rtl/>
        </w:rPr>
        <w:t>ר"ח</w:t>
      </w:r>
      <w:r w:rsidR="00A24328">
        <w:rPr>
          <w:rtl/>
        </w:rPr>
        <w:t>:</w:t>
      </w:r>
    </w:p>
    <w:p w14:paraId="00A72345" w14:textId="1A0CD76A" w:rsidR="00DA51A5" w:rsidRPr="00E34F28" w:rsidRDefault="00DA51A5" w:rsidP="00660D7A">
      <w:pPr>
        <w:pStyle w:val="afffff5"/>
        <w:spacing w:before="0" w:after="60"/>
        <w:rPr>
          <w:rtl/>
        </w:rPr>
      </w:pPr>
      <w:r w:rsidRPr="003E358C">
        <w:rPr>
          <w:rtl/>
        </w:rPr>
        <w:t>כל</w:t>
      </w:r>
      <w:r w:rsidRPr="00A10336">
        <w:rPr>
          <w:rStyle w:val="30"/>
          <w:rtl/>
        </w:rPr>
        <w:t xml:space="preserve"> המבקש רחמים על חבירו </w:t>
      </w:r>
      <w:r w:rsidRPr="003E358C">
        <w:rPr>
          <w:rtl/>
        </w:rPr>
        <w:t>אין צריך להזכיר שמו,</w:t>
      </w:r>
      <w:r w:rsidR="00421B31" w:rsidRPr="00FE3D07">
        <w:rPr>
          <w:rtl/>
        </w:rPr>
        <w:t xml:space="preserve"> </w:t>
      </w:r>
      <w:r w:rsidR="00421B31">
        <w:rPr>
          <w:rStyle w:val="ad"/>
          <w:rFonts w:hint="cs"/>
          <w:rtl/>
        </w:rPr>
        <w:t>ד</w:t>
      </w:r>
      <w:r w:rsidRPr="00A4639B">
        <w:rPr>
          <w:rStyle w:val="ad"/>
          <w:rFonts w:hint="cs"/>
          <w:rtl/>
        </w:rPr>
        <w:t>'</w:t>
      </w:r>
      <w:r w:rsidRPr="00A4639B">
        <w:rPr>
          <w:rStyle w:val="ad"/>
          <w:rtl/>
        </w:rPr>
        <w:t>אל נא רפא נא לה</w:t>
      </w:r>
      <w:r w:rsidRPr="00A4639B">
        <w:rPr>
          <w:rStyle w:val="ad"/>
          <w:rFonts w:hint="cs"/>
          <w:rtl/>
        </w:rPr>
        <w:t>'</w:t>
      </w:r>
      <w:r w:rsidRPr="00A4639B">
        <w:rPr>
          <w:rStyle w:val="ad"/>
          <w:rtl/>
        </w:rPr>
        <w:t>,</w:t>
      </w:r>
      <w:r w:rsidRPr="00FE3D07">
        <w:rPr>
          <w:rtl/>
        </w:rPr>
        <w:t xml:space="preserve"> ולא </w:t>
      </w:r>
      <w:r w:rsidR="00421B31" w:rsidRPr="00FE3D07">
        <w:rPr>
          <w:rFonts w:hint="cs"/>
          <w:rtl/>
        </w:rPr>
        <w:t>הזכיר שם מרים</w:t>
      </w:r>
      <w:r w:rsidRPr="00FE3D07">
        <w:rPr>
          <w:rtl/>
        </w:rPr>
        <w:t>.</w:t>
      </w:r>
    </w:p>
    <w:p w14:paraId="2700AF43" w14:textId="77777777" w:rsidR="00DA51A5" w:rsidRPr="00E34F28" w:rsidRDefault="00DA51A5" w:rsidP="00EC0DC4">
      <w:pPr>
        <w:pStyle w:val="af2"/>
        <w:framePr w:wrap="around"/>
        <w:rPr>
          <w:rtl/>
        </w:rPr>
      </w:pPr>
      <w:r w:rsidRPr="00A4639B">
        <w:rPr>
          <w:rtl/>
        </w:rPr>
        <w:t>לד:</w:t>
      </w:r>
    </w:p>
    <w:p w14:paraId="605062B9" w14:textId="77777777" w:rsidR="00DA51A5" w:rsidRPr="00E34F28" w:rsidRDefault="00DA51A5" w:rsidP="00683792">
      <w:pPr>
        <w:pStyle w:val="afffff5"/>
        <w:spacing w:before="0" w:after="120"/>
        <w:rPr>
          <w:rtl/>
        </w:rPr>
      </w:pPr>
      <w:bookmarkStart w:id="1013" w:name="_Toc193636048"/>
      <w:bookmarkStart w:id="1014" w:name="_Toc216184657"/>
      <w:r w:rsidRPr="00A10336">
        <w:rPr>
          <w:rStyle w:val="30"/>
          <w:rtl/>
        </w:rPr>
        <w:t>ברכות שאדם שוחה בהן</w:t>
      </w:r>
      <w:bookmarkEnd w:id="1013"/>
      <w:bookmarkEnd w:id="1014"/>
      <w:r w:rsidRPr="00FE3D07">
        <w:rPr>
          <w:rtl/>
        </w:rPr>
        <w:t xml:space="preserve">: </w:t>
      </w:r>
      <w:r w:rsidRPr="00A10336">
        <w:rPr>
          <w:rStyle w:val="30"/>
          <w:rtl/>
        </w:rPr>
        <w:t>באבות</w:t>
      </w:r>
      <w:r w:rsidRPr="00FE3D07">
        <w:rPr>
          <w:rtl/>
        </w:rPr>
        <w:t xml:space="preserve"> תחלה וסוף, </w:t>
      </w:r>
      <w:r w:rsidRPr="00A10336">
        <w:rPr>
          <w:rStyle w:val="30"/>
          <w:rtl/>
        </w:rPr>
        <w:t>בהודאה</w:t>
      </w:r>
      <w:r w:rsidRPr="00FE3D07">
        <w:rPr>
          <w:rtl/>
        </w:rPr>
        <w:t xml:space="preserve"> תחלה וסוף, ואם בא לשוח בסוף כל ברכה וברכה ובתחלת כל ברכה וברכה - מלמדין אותו שלא ישחה.</w:t>
      </w:r>
    </w:p>
    <w:p w14:paraId="51F23B13" w14:textId="792FD916" w:rsidR="00A24328" w:rsidRDefault="00DA51A5" w:rsidP="009A59D1">
      <w:pPr>
        <w:pStyle w:val="38"/>
        <w:framePr w:wrap="notBeside"/>
        <w:rPr>
          <w:rtl/>
        </w:rPr>
      </w:pPr>
      <w:r w:rsidRPr="00660D7A">
        <w:rPr>
          <w:rFonts w:hint="cs"/>
          <w:rtl/>
        </w:rPr>
        <w:t>ב</w:t>
      </w:r>
      <w:r w:rsidRPr="00660D7A">
        <w:rPr>
          <w:rtl/>
        </w:rPr>
        <w:t>"</w:t>
      </w:r>
      <w:r w:rsidRPr="00660D7A">
        <w:rPr>
          <w:rFonts w:hint="cs"/>
          <w:rtl/>
        </w:rPr>
        <w:t>ק</w:t>
      </w:r>
      <w:r w:rsidR="009B14FE">
        <w:rPr>
          <w:rFonts w:hint="cs"/>
          <w:rtl/>
        </w:rPr>
        <w:t>:</w:t>
      </w:r>
    </w:p>
    <w:p w14:paraId="7B1DDC5F" w14:textId="0BB8F741" w:rsidR="00683792" w:rsidRPr="00E34F28" w:rsidRDefault="00421B31" w:rsidP="00683792">
      <w:pPr>
        <w:pStyle w:val="afffff5"/>
        <w:spacing w:before="0"/>
        <w:rPr>
          <w:rtl/>
        </w:rPr>
      </w:pPr>
      <w:bookmarkStart w:id="1015" w:name="_Toc193636049"/>
      <w:bookmarkStart w:id="1016" w:name="_Toc216184658"/>
      <w:r w:rsidRPr="00A10336">
        <w:rPr>
          <w:rStyle w:val="30"/>
          <w:rtl/>
        </w:rPr>
        <w:t>הדיוט</w:t>
      </w:r>
      <w:bookmarkEnd w:id="1015"/>
      <w:bookmarkEnd w:id="1016"/>
      <w:r w:rsidR="00DA51A5" w:rsidRPr="00FE3D07">
        <w:rPr>
          <w:rtl/>
        </w:rPr>
        <w:t xml:space="preserve"> כמו שאמרנו.</w:t>
      </w:r>
      <w:r w:rsidR="00DA51A5" w:rsidRPr="00FE3D07">
        <w:rPr>
          <w:rFonts w:hint="cs"/>
          <w:rtl/>
        </w:rPr>
        <w:t xml:space="preserve"> </w:t>
      </w:r>
      <w:r w:rsidR="00DA51A5" w:rsidRPr="00A10336">
        <w:rPr>
          <w:rStyle w:val="30"/>
          <w:rtl/>
        </w:rPr>
        <w:t>כה"</w:t>
      </w:r>
      <w:r w:rsidR="00DA51A5" w:rsidRPr="00A10336">
        <w:rPr>
          <w:rStyle w:val="30"/>
          <w:rFonts w:hint="cs"/>
          <w:rtl/>
        </w:rPr>
        <w:t>ג</w:t>
      </w:r>
      <w:r w:rsidR="00DA51A5" w:rsidRPr="00FE3D07">
        <w:rPr>
          <w:rtl/>
        </w:rPr>
        <w:t xml:space="preserve"> בסוף כל ברכה וברכה,</w:t>
      </w:r>
      <w:r w:rsidR="00291D7F">
        <w:rPr>
          <w:rtl/>
        </w:rPr>
        <w:t xml:space="preserve"> </w:t>
      </w:r>
      <w:r w:rsidR="00D0266C">
        <w:rPr>
          <w:rFonts w:hint="cs"/>
          <w:rtl/>
        </w:rPr>
        <w:t xml:space="preserve">  </w:t>
      </w:r>
    </w:p>
    <w:p w14:paraId="16F36607" w14:textId="306632A9" w:rsidR="00DA51A5" w:rsidRPr="00E34F28" w:rsidRDefault="00683792" w:rsidP="00683792">
      <w:pPr>
        <w:pStyle w:val="afffff5"/>
        <w:spacing w:before="0"/>
        <w:rPr>
          <w:rtl/>
        </w:rPr>
      </w:pPr>
      <w:bookmarkStart w:id="1017" w:name="_Toc193636050"/>
      <w:bookmarkStart w:id="1018" w:name="_Toc216184659"/>
      <w:r w:rsidRPr="00A10336">
        <w:rPr>
          <w:rStyle w:val="30"/>
          <w:rFonts w:hint="cs"/>
          <w:rtl/>
        </w:rPr>
        <w:t>ו</w:t>
      </w:r>
      <w:r w:rsidR="00DA51A5" w:rsidRPr="00A10336">
        <w:rPr>
          <w:rStyle w:val="30"/>
          <w:rtl/>
        </w:rPr>
        <w:t>המלך</w:t>
      </w:r>
      <w:bookmarkEnd w:id="1017"/>
      <w:bookmarkEnd w:id="1018"/>
      <w:r w:rsidR="00DA51A5" w:rsidRPr="00FE3D07">
        <w:rPr>
          <w:rtl/>
        </w:rPr>
        <w:t xml:space="preserve"> תחלת כל ברכה וברכה וסוף כל ברכה וברכה.</w:t>
      </w:r>
    </w:p>
    <w:p w14:paraId="72214E53" w14:textId="735FB92F" w:rsidR="00A24328" w:rsidRDefault="00DA51A5" w:rsidP="009A59D1">
      <w:pPr>
        <w:pStyle w:val="38"/>
        <w:framePr w:wrap="notBeside"/>
        <w:rPr>
          <w:rtl/>
        </w:rPr>
      </w:pPr>
      <w:r w:rsidRPr="00660D7A">
        <w:rPr>
          <w:rFonts w:hint="cs"/>
          <w:rtl/>
        </w:rPr>
        <w:t>ריב"נ</w:t>
      </w:r>
      <w:r w:rsidR="00A24328">
        <w:rPr>
          <w:rFonts w:hint="cs"/>
          <w:rtl/>
        </w:rPr>
        <w:t>:</w:t>
      </w:r>
    </w:p>
    <w:p w14:paraId="129DE64C" w14:textId="2D27FCFD" w:rsidR="00DA51A5" w:rsidRPr="000528DA" w:rsidRDefault="00DA51A5" w:rsidP="000528DA">
      <w:pPr>
        <w:rPr>
          <w:rtl/>
        </w:rPr>
      </w:pPr>
      <w:bookmarkStart w:id="1019" w:name="_Toc193636051"/>
      <w:bookmarkStart w:id="1020" w:name="_Toc216184660"/>
      <w:r w:rsidRPr="00A10336">
        <w:rPr>
          <w:rStyle w:val="30"/>
          <w:rtl/>
        </w:rPr>
        <w:t>הדיוט</w:t>
      </w:r>
      <w:bookmarkEnd w:id="1019"/>
      <w:bookmarkEnd w:id="1020"/>
      <w:r w:rsidRPr="000528DA">
        <w:rPr>
          <w:rFonts w:ascii="Fb Fontext" w:hAnsi="Fb Fontext"/>
          <w:rtl/>
        </w:rPr>
        <w:t xml:space="preserve"> - כמו שאמרנו, </w:t>
      </w:r>
      <w:r w:rsidRPr="00A10336">
        <w:rPr>
          <w:rStyle w:val="30"/>
          <w:rtl/>
        </w:rPr>
        <w:t>כהן</w:t>
      </w:r>
      <w:r w:rsidRPr="000528DA">
        <w:rPr>
          <w:rFonts w:ascii="Fb Fontext" w:hAnsi="Fb Fontext"/>
          <w:rtl/>
        </w:rPr>
        <w:t xml:space="preserve"> </w:t>
      </w:r>
      <w:r w:rsidRPr="00A10336">
        <w:rPr>
          <w:rStyle w:val="30"/>
          <w:rtl/>
        </w:rPr>
        <w:t>גדול</w:t>
      </w:r>
      <w:r w:rsidRPr="000528DA">
        <w:rPr>
          <w:rFonts w:ascii="Fb Fontext" w:hAnsi="Fb Fontext"/>
          <w:rtl/>
        </w:rPr>
        <w:t xml:space="preserve"> - תחלת כל ברכה וברכה, </w:t>
      </w:r>
      <w:r w:rsidRPr="00A10336">
        <w:rPr>
          <w:rStyle w:val="30"/>
          <w:rtl/>
        </w:rPr>
        <w:t>המלך</w:t>
      </w:r>
      <w:r w:rsidRPr="000528DA">
        <w:rPr>
          <w:rFonts w:ascii="Fb Fontext" w:hAnsi="Fb Fontext"/>
          <w:rtl/>
        </w:rPr>
        <w:t xml:space="preserve"> - כיון שכרע, שוב אינו זוקף,</w:t>
      </w:r>
      <w:r w:rsidR="00421B31">
        <w:rPr>
          <w:rStyle w:val="ad"/>
          <w:rFonts w:hint="cs"/>
          <w:rtl/>
        </w:rPr>
        <w:t xml:space="preserve"> ד</w:t>
      </w:r>
      <w:r w:rsidRPr="00A4639B">
        <w:rPr>
          <w:rStyle w:val="ad"/>
          <w:rtl/>
        </w:rPr>
        <w:t>'ויהי ככלות שלמה להתפלל</w:t>
      </w:r>
      <w:r w:rsidR="00CC63CA">
        <w:rPr>
          <w:rStyle w:val="ad"/>
          <w:rtl/>
        </w:rPr>
        <w:t>'</w:t>
      </w:r>
      <w:r w:rsidRPr="00A4639B">
        <w:rPr>
          <w:rStyle w:val="ad"/>
          <w:rtl/>
        </w:rPr>
        <w:t xml:space="preserve"> קם מלפני מזבח ה' מכרע על ברכיו.</w:t>
      </w:r>
    </w:p>
    <w:p w14:paraId="4E98BD96" w14:textId="77777777" w:rsidR="00D0266C" w:rsidRPr="00E34F28" w:rsidRDefault="00DA51A5" w:rsidP="00682BF2">
      <w:pPr>
        <w:pStyle w:val="afffff5"/>
        <w:rPr>
          <w:rtl/>
        </w:rPr>
      </w:pPr>
      <w:bookmarkStart w:id="1021" w:name="_Toc193636052"/>
      <w:bookmarkStart w:id="1022" w:name="_Toc216184661"/>
      <w:r w:rsidRPr="00A10336">
        <w:rPr>
          <w:rStyle w:val="30"/>
          <w:rtl/>
        </w:rPr>
        <w:t>קידה</w:t>
      </w:r>
      <w:bookmarkEnd w:id="1021"/>
      <w:bookmarkEnd w:id="1022"/>
      <w:r w:rsidR="001033C8" w:rsidRPr="00F95182">
        <w:rPr>
          <w:rtl/>
        </w:rPr>
        <w:t xml:space="preserve"> </w:t>
      </w:r>
      <w:r w:rsidR="00715D18" w:rsidRPr="00F95182">
        <w:rPr>
          <w:rFonts w:hint="cs"/>
          <w:rtl/>
        </w:rPr>
        <w:t xml:space="preserve">- </w:t>
      </w:r>
      <w:r w:rsidR="001033C8" w:rsidRPr="00F95182">
        <w:rPr>
          <w:rtl/>
        </w:rPr>
        <w:t>על אפים</w:t>
      </w:r>
      <w:r w:rsidRPr="00F95182">
        <w:rPr>
          <w:rtl/>
        </w:rPr>
        <w:t xml:space="preserve"> </w:t>
      </w:r>
      <w:r w:rsidR="00421B31" w:rsidRPr="00F95182">
        <w:rPr>
          <w:rFonts w:hint="cs"/>
          <w:rtl/>
        </w:rPr>
        <w:t>ד</w:t>
      </w:r>
      <w:r w:rsidRPr="00715D18">
        <w:rPr>
          <w:rStyle w:val="ad"/>
          <w:rtl/>
        </w:rPr>
        <w:t>'ותקד אפים ארץ</w:t>
      </w:r>
      <w:r w:rsidR="00F349B6" w:rsidRPr="00F95182">
        <w:rPr>
          <w:rFonts w:hint="cs"/>
          <w:rtl/>
        </w:rPr>
        <w:t>,</w:t>
      </w:r>
    </w:p>
    <w:p w14:paraId="54AE0460" w14:textId="77777777" w:rsidR="00DA51A5" w:rsidRPr="000528DA" w:rsidRDefault="00DA51A5" w:rsidP="000528DA">
      <w:pPr>
        <w:rPr>
          <w:rtl/>
        </w:rPr>
      </w:pPr>
      <w:bookmarkStart w:id="1023" w:name="_Toc193636053"/>
      <w:bookmarkStart w:id="1024" w:name="_Toc216184662"/>
      <w:r w:rsidRPr="00A10336">
        <w:rPr>
          <w:rStyle w:val="30"/>
          <w:rtl/>
        </w:rPr>
        <w:t>כריעה</w:t>
      </w:r>
      <w:bookmarkEnd w:id="1023"/>
      <w:bookmarkEnd w:id="1024"/>
      <w:r w:rsidRPr="000528DA">
        <w:rPr>
          <w:rtl/>
        </w:rPr>
        <w:t xml:space="preserve"> </w:t>
      </w:r>
      <w:r w:rsidR="00715D18" w:rsidRPr="000528DA">
        <w:rPr>
          <w:rFonts w:hint="cs"/>
          <w:rtl/>
        </w:rPr>
        <w:t xml:space="preserve">- </w:t>
      </w:r>
      <w:r w:rsidRPr="000528DA">
        <w:rPr>
          <w:rtl/>
        </w:rPr>
        <w:t xml:space="preserve">על ברכים, </w:t>
      </w:r>
      <w:r w:rsidR="00421B31">
        <w:rPr>
          <w:rStyle w:val="ad"/>
          <w:rFonts w:hint="cs"/>
          <w:rtl/>
        </w:rPr>
        <w:t>ד</w:t>
      </w:r>
      <w:r w:rsidRPr="00A4639B">
        <w:rPr>
          <w:rStyle w:val="ad"/>
          <w:rFonts w:hint="cs"/>
          <w:rtl/>
        </w:rPr>
        <w:t>'</w:t>
      </w:r>
      <w:r w:rsidRPr="00A4639B">
        <w:rPr>
          <w:rStyle w:val="ad"/>
          <w:rtl/>
        </w:rPr>
        <w:t>מכרע על ברכיו</w:t>
      </w:r>
      <w:r w:rsidRPr="00A4639B">
        <w:rPr>
          <w:rStyle w:val="ad"/>
          <w:rFonts w:hint="cs"/>
          <w:rtl/>
        </w:rPr>
        <w:t>'</w:t>
      </w:r>
      <w:r w:rsidRPr="00A4639B">
        <w:rPr>
          <w:rStyle w:val="ad"/>
          <w:rtl/>
        </w:rPr>
        <w:t>,</w:t>
      </w:r>
    </w:p>
    <w:p w14:paraId="32EAAB65" w14:textId="77777777" w:rsidR="00DA51A5" w:rsidRPr="000528DA" w:rsidRDefault="00DA51A5" w:rsidP="000528DA">
      <w:pPr>
        <w:rPr>
          <w:rtl/>
        </w:rPr>
      </w:pPr>
      <w:bookmarkStart w:id="1025" w:name="_Toc193636054"/>
      <w:bookmarkStart w:id="1026" w:name="_Toc216184663"/>
      <w:r w:rsidRPr="00A10336">
        <w:rPr>
          <w:rStyle w:val="30"/>
          <w:rtl/>
        </w:rPr>
        <w:t>השתחואה</w:t>
      </w:r>
      <w:bookmarkEnd w:id="1025"/>
      <w:bookmarkEnd w:id="1026"/>
      <w:r w:rsidR="00715D18" w:rsidRPr="000528DA">
        <w:rPr>
          <w:rtl/>
        </w:rPr>
        <w:t xml:space="preserve"> </w:t>
      </w:r>
      <w:r w:rsidR="00715D18" w:rsidRPr="000528DA">
        <w:rPr>
          <w:rFonts w:hint="cs"/>
          <w:rtl/>
        </w:rPr>
        <w:t xml:space="preserve">- </w:t>
      </w:r>
      <w:r w:rsidRPr="000528DA">
        <w:rPr>
          <w:rtl/>
        </w:rPr>
        <w:t>זו פשוט ידים ורגלים,</w:t>
      </w:r>
      <w:r w:rsidRPr="00A4639B">
        <w:rPr>
          <w:rStyle w:val="ad"/>
          <w:rtl/>
        </w:rPr>
        <w:t xml:space="preserve"> </w:t>
      </w:r>
      <w:r w:rsidRPr="00715D18">
        <w:rPr>
          <w:rStyle w:val="ad"/>
          <w:rtl/>
        </w:rPr>
        <w:t xml:space="preserve"> </w:t>
      </w:r>
      <w:r w:rsidR="00715D18">
        <w:rPr>
          <w:rStyle w:val="ad"/>
          <w:rFonts w:hint="cs"/>
          <w:rtl/>
        </w:rPr>
        <w:t>ד'</w:t>
      </w:r>
      <w:r w:rsidRPr="00715D18">
        <w:rPr>
          <w:rStyle w:val="ad"/>
          <w:rtl/>
        </w:rPr>
        <w:t>להשתחות לך ארצה</w:t>
      </w:r>
      <w:r w:rsidRPr="00715D18">
        <w:rPr>
          <w:rStyle w:val="ad"/>
          <w:rFonts w:hint="cs"/>
          <w:rtl/>
        </w:rPr>
        <w:t>'</w:t>
      </w:r>
      <w:r w:rsidRPr="00715D18">
        <w:rPr>
          <w:rStyle w:val="ad"/>
          <w:rtl/>
        </w:rPr>
        <w:t>.</w:t>
      </w:r>
    </w:p>
    <w:p w14:paraId="6FBE1755" w14:textId="77777777" w:rsidR="00DA51A5" w:rsidRPr="000528DA" w:rsidRDefault="00421B31" w:rsidP="000528DA">
      <w:pPr>
        <w:rPr>
          <w:rtl/>
        </w:rPr>
      </w:pPr>
      <w:r w:rsidRPr="00E34F28">
        <w:rPr>
          <w:rStyle w:val="afffff9"/>
          <w:rtl/>
        </w:rPr>
        <w:t>אביי</w:t>
      </w:r>
      <w:r w:rsidRPr="000528DA">
        <w:rPr>
          <w:rtl/>
        </w:rPr>
        <w:t xml:space="preserve"> </w:t>
      </w:r>
      <w:r w:rsidRPr="00E34F28">
        <w:rPr>
          <w:rStyle w:val="afffff9"/>
          <w:rtl/>
        </w:rPr>
        <w:t>ורבא</w:t>
      </w:r>
      <w:r w:rsidRPr="000528DA">
        <w:rPr>
          <w:rFonts w:hint="cs"/>
          <w:rtl/>
        </w:rPr>
        <w:t xml:space="preserve"> ש</w:t>
      </w:r>
      <w:r w:rsidR="00DA51A5" w:rsidRPr="000528DA">
        <w:rPr>
          <w:rFonts w:hint="cs"/>
          <w:rtl/>
        </w:rPr>
        <w:t>הטו על צידיהן</w:t>
      </w:r>
      <w:r w:rsidR="00DA51A5" w:rsidRPr="000528DA">
        <w:rPr>
          <w:rtl/>
        </w:rPr>
        <w:t>.</w:t>
      </w:r>
      <w:r w:rsidRPr="000528DA">
        <w:rPr>
          <w:rFonts w:hint="cs"/>
          <w:rtl/>
        </w:rPr>
        <w:t xml:space="preserve"> </w:t>
      </w:r>
    </w:p>
    <w:p w14:paraId="6A920951" w14:textId="77777777" w:rsidR="00715D18" w:rsidRPr="000528DA" w:rsidRDefault="00DA51A5" w:rsidP="000528DA">
      <w:pPr>
        <w:rPr>
          <w:rtl/>
        </w:rPr>
      </w:pPr>
      <w:r w:rsidRPr="000528DA">
        <w:rPr>
          <w:rtl/>
        </w:rPr>
        <w:t xml:space="preserve">כורע בהודאה </w:t>
      </w:r>
      <w:r w:rsidR="00715D18" w:rsidRPr="000528DA">
        <w:rPr>
          <w:rFonts w:hint="cs"/>
          <w:rtl/>
        </w:rPr>
        <w:t>זה</w:t>
      </w:r>
      <w:r w:rsidRPr="000528DA">
        <w:rPr>
          <w:rtl/>
        </w:rPr>
        <w:t xml:space="preserve"> משובח</w:t>
      </w:r>
      <w:r w:rsidR="00715D18" w:rsidRPr="000528DA">
        <w:rPr>
          <w:rFonts w:hint="cs"/>
          <w:rtl/>
        </w:rPr>
        <w:t xml:space="preserve"> </w:t>
      </w:r>
      <w:r w:rsidRPr="000528DA">
        <w:rPr>
          <w:rFonts w:hint="cs"/>
          <w:rtl/>
        </w:rPr>
        <w:t xml:space="preserve">היינו </w:t>
      </w:r>
      <w:r w:rsidRPr="00A10336">
        <w:rPr>
          <w:rStyle w:val="30"/>
          <w:rFonts w:hint="cs"/>
          <w:rtl/>
        </w:rPr>
        <w:t>בתחילה</w:t>
      </w:r>
      <w:r w:rsidR="00421B31" w:rsidRPr="000528DA">
        <w:rPr>
          <w:rFonts w:hint="cs"/>
          <w:rtl/>
        </w:rPr>
        <w:t xml:space="preserve"> </w:t>
      </w:r>
    </w:p>
    <w:p w14:paraId="57604E7E" w14:textId="77777777" w:rsidR="00A24328" w:rsidRDefault="00421B31" w:rsidP="009A59D1">
      <w:pPr>
        <w:pStyle w:val="38"/>
        <w:framePr w:wrap="notBeside"/>
        <w:rPr>
          <w:rtl/>
        </w:rPr>
      </w:pPr>
      <w:r w:rsidRPr="00660D7A">
        <w:rPr>
          <w:rFonts w:hint="cs"/>
          <w:rtl/>
        </w:rPr>
        <w:t>והך</w:t>
      </w:r>
      <w:r w:rsidR="00A24328">
        <w:rPr>
          <w:rtl/>
        </w:rPr>
        <w:t>:</w:t>
      </w:r>
    </w:p>
    <w:p w14:paraId="7F7C68ED" w14:textId="490B73A5" w:rsidR="00CC5D85" w:rsidRPr="000528DA" w:rsidRDefault="00421B31" w:rsidP="00660D7A">
      <w:pPr>
        <w:spacing w:after="60"/>
        <w:rPr>
          <w:rtl/>
        </w:rPr>
      </w:pPr>
      <w:r>
        <w:rPr>
          <w:rStyle w:val="afffff9"/>
          <w:rFonts w:hint="cs"/>
          <w:rtl/>
          <w:rPrChange w:id="9229" w:author="מנוע אמוראים" w:date="2026-10-05T16:40:51Z">
            <w:rPr>
              <w:rFonts w:hint="cs"/>
              <w:rtl/>
            </w:rPr>
          </w:rPrChange>
        </w:rPr>
        <w:t xml:space="preserve">ד</w:t>
      </w:r>
      <w:r>
        <w:rPr>
          <w:rStyle w:val="afffff9"/>
          <w:rFonts w:hint="cs"/>
          <w:rtl/>
          <w:rPrChange w:id="9230" w:author="מנוע אמוראים" w:date="2026-10-05T16:40:51Z">
            <w:rPr>
              <w:rFonts w:hint="cs"/>
              <w:rtl/>
            </w:rPr>
          </w:rPrChange>
        </w:rPr>
        <w:t xml:space="preserve">ה</w:t>
      </w:r>
      <w:r>
        <w:rPr>
          <w:rStyle w:val="afffff9"/>
          <w:rtl/>
          <w:rPrChange w:id="9231" w:author="מנוע אמוראים" w:date="2026-10-05T16:40:51Z">
            <w:rPr>
              <w:rtl/>
            </w:rPr>
          </w:rPrChange>
        </w:rPr>
        <w:t xml:space="preserve">ר</w:t>
      </w:r>
      <w:r>
        <w:rPr>
          <w:rStyle w:val="afffff9"/>
          <w:rFonts w:hint="cs"/>
          <w:rtl/>
          <w:rPrChange w:id="9232" w:author="מנוע אמוראים" w:date="2026-10-05T16:40:51Z">
            <w:rPr>
              <w:rFonts w:hint="cs"/>
              <w:rtl/>
            </w:rPr>
          </w:rPrChange>
        </w:rPr>
        <w:t xml:space="preserve">"ז</w:t>
      </w:r>
      <w:r w:rsidR="00DA51A5" w:rsidRPr="000528DA">
        <w:rPr>
          <w:rtl/>
        </w:rPr>
        <w:t xml:space="preserve"> מגונה</w:t>
      </w:r>
      <w:r w:rsidR="00DA51A5" w:rsidRPr="000528DA">
        <w:rPr>
          <w:rFonts w:hint="cs"/>
          <w:rtl/>
        </w:rPr>
        <w:t xml:space="preserve"> </w:t>
      </w:r>
      <w:r w:rsidR="00660D7A">
        <w:rPr>
          <w:rFonts w:hint="cs"/>
          <w:rtl/>
        </w:rPr>
        <w:t xml:space="preserve">- </w:t>
      </w:r>
      <w:r w:rsidR="00DA51A5" w:rsidRPr="00E34F28">
        <w:rPr>
          <w:rStyle w:val="afffff9"/>
          <w:rFonts w:hint="cs"/>
          <w:rtl/>
        </w:rPr>
        <w:t>היינו</w:t>
      </w:r>
      <w:r w:rsidR="00DA51A5" w:rsidRPr="000528DA">
        <w:rPr>
          <w:rFonts w:hint="cs"/>
          <w:rtl/>
        </w:rPr>
        <w:t xml:space="preserve"> </w:t>
      </w:r>
      <w:r w:rsidR="00DA51A5" w:rsidRPr="00A10336">
        <w:rPr>
          <w:rStyle w:val="30"/>
          <w:rFonts w:hint="cs"/>
          <w:rtl/>
        </w:rPr>
        <w:t>לבסוף</w:t>
      </w:r>
      <w:r w:rsidR="00715D18" w:rsidRPr="000528DA">
        <w:rPr>
          <w:rFonts w:ascii="Fb Fontext" w:hAnsi="Fb Fontext" w:hint="cs"/>
          <w:rtl/>
        </w:rPr>
        <w:t>,</w:t>
      </w:r>
      <w:r w:rsidRPr="000528DA">
        <w:rPr>
          <w:rFonts w:ascii="Fb Fontext" w:hAnsi="Fb Fontext" w:hint="cs"/>
          <w:rtl/>
        </w:rPr>
        <w:t xml:space="preserve"> </w:t>
      </w:r>
    </w:p>
    <w:p w14:paraId="119DA5D7" w14:textId="3112AB40" w:rsidR="00A24328" w:rsidRDefault="00DA51A5" w:rsidP="009A59D1">
      <w:pPr>
        <w:pStyle w:val="38"/>
        <w:framePr w:wrap="notBeside"/>
        <w:rPr>
          <w:rtl/>
        </w:rPr>
      </w:pPr>
      <w:r w:rsidRPr="00660D7A">
        <w:rPr>
          <w:rtl/>
        </w:rPr>
        <w:t>רבא</w:t>
      </w:r>
      <w:r w:rsidR="00A24328">
        <w:rPr>
          <w:rtl/>
        </w:rPr>
        <w:t>:</w:t>
      </w:r>
    </w:p>
    <w:p w14:paraId="62D239A4" w14:textId="24B0118A" w:rsidR="00715D18" w:rsidRPr="000528DA" w:rsidRDefault="00683792" w:rsidP="000528DA">
      <w:pPr>
        <w:rPr>
          <w:rtl/>
        </w:rPr>
      </w:pPr>
      <w:r w:rsidRPr="000528DA">
        <w:rPr>
          <w:rFonts w:hint="cs"/>
          <w:rtl/>
        </w:rPr>
        <w:t>כ</w:t>
      </w:r>
      <w:r w:rsidR="00DA51A5" w:rsidRPr="00A10336">
        <w:rPr>
          <w:rStyle w:val="30"/>
          <w:rtl/>
        </w:rPr>
        <w:t>רע בהודאה תחלה וסוף</w:t>
      </w:r>
      <w:r w:rsidR="00DA51A5" w:rsidRPr="00A10336">
        <w:rPr>
          <w:rStyle w:val="30"/>
          <w:rFonts w:hint="cs"/>
          <w:rtl/>
        </w:rPr>
        <w:t xml:space="preserve"> </w:t>
      </w:r>
      <w:r w:rsidR="00DA51A5" w:rsidRPr="000528DA">
        <w:rPr>
          <w:rFonts w:hint="cs"/>
          <w:rtl/>
        </w:rPr>
        <w:t xml:space="preserve">שכך ראה שנהגו </w:t>
      </w:r>
      <w:r w:rsidR="00DA51A5" w:rsidRPr="00E34F28">
        <w:rPr>
          <w:rStyle w:val="afffff9"/>
          <w:rFonts w:hint="cs"/>
          <w:rtl/>
        </w:rPr>
        <w:t>ר</w:t>
      </w:r>
      <w:r w:rsidR="00DA51A5" w:rsidRPr="00E34F28">
        <w:rPr>
          <w:rStyle w:val="afffff9"/>
          <w:rtl/>
        </w:rPr>
        <w:t>"</w:t>
      </w:r>
      <w:r w:rsidR="00DA51A5" w:rsidRPr="00E34F28">
        <w:rPr>
          <w:rStyle w:val="afffff9"/>
          <w:rFonts w:hint="cs"/>
          <w:rtl/>
        </w:rPr>
        <w:t>נ ור</w:t>
      </w:r>
      <w:r w:rsidR="00DA51A5" w:rsidRPr="00E34F28">
        <w:rPr>
          <w:rStyle w:val="afffff9"/>
          <w:rtl/>
        </w:rPr>
        <w:t>"</w:t>
      </w:r>
      <w:r w:rsidR="00421B31" w:rsidRPr="00E34F28">
        <w:rPr>
          <w:rStyle w:val="afffff9"/>
          <w:rFonts w:hint="cs"/>
          <w:rtl/>
        </w:rPr>
        <w:t>ש</w:t>
      </w:r>
      <w:r w:rsidR="00421B31" w:rsidRPr="000528DA">
        <w:rPr>
          <w:rFonts w:hint="cs"/>
          <w:rtl/>
        </w:rPr>
        <w:t xml:space="preserve"> </w:t>
      </w:r>
    </w:p>
    <w:p w14:paraId="787AEB76" w14:textId="04A22C88" w:rsidR="00A24328" w:rsidRDefault="00421B31" w:rsidP="009A59D1">
      <w:pPr>
        <w:pStyle w:val="38"/>
        <w:framePr w:wrap="notBeside"/>
        <w:rPr>
          <w:rtl/>
        </w:rPr>
      </w:pPr>
      <w:r w:rsidRPr="00660D7A">
        <w:rPr>
          <w:rFonts w:hint="cs"/>
          <w:rtl/>
        </w:rPr>
        <w:t>והך</w:t>
      </w:r>
      <w:r w:rsidR="009B14FE">
        <w:rPr>
          <w:rFonts w:hint="cs"/>
          <w:rtl/>
        </w:rPr>
        <w:t>:</w:t>
      </w:r>
    </w:p>
    <w:p w14:paraId="5E8B5A34" w14:textId="67EFE040" w:rsidR="00F64167" w:rsidRDefault="00421B31" w:rsidP="000528DA">
      <w:pPr>
        <w:rPr>
          <w:rtl/>
        </w:rPr>
      </w:pPr>
      <w:r w:rsidRPr="000528DA">
        <w:rPr>
          <w:rFonts w:hint="cs"/>
          <w:rtl/>
        </w:rPr>
        <w:t>דמגונה</w:t>
      </w:r>
      <w:r w:rsidR="00DA51A5" w:rsidRPr="000528DA">
        <w:rPr>
          <w:rFonts w:hint="cs"/>
          <w:rtl/>
        </w:rPr>
        <w:t xml:space="preserve"> </w:t>
      </w:r>
      <w:r w:rsidR="00660D7A" w:rsidRPr="00660D7A">
        <w:rPr>
          <w:rStyle w:val="afffff9"/>
          <w:rFonts w:hint="cs"/>
          <w:rtl/>
        </w:rPr>
        <w:t xml:space="preserve">- </w:t>
      </w:r>
      <w:r w:rsidR="00DA51A5" w:rsidRPr="00660D7A">
        <w:rPr>
          <w:rStyle w:val="afffff9"/>
          <w:rFonts w:hint="cs"/>
          <w:rtl/>
        </w:rPr>
        <w:t>היינו</w:t>
      </w:r>
      <w:r w:rsidR="00DA51A5" w:rsidRPr="000528DA">
        <w:rPr>
          <w:rFonts w:hint="cs"/>
          <w:rtl/>
        </w:rPr>
        <w:t xml:space="preserve"> בהודאה </w:t>
      </w:r>
      <w:r>
        <w:rPr>
          <w:rStyle w:val="afffff9"/>
          <w:rtl/>
          <w:rPrChange w:id="9233" w:author="מנוע אמוראים" w:date="2026-10-05T16:40:51Z">
            <w:rPr>
              <w:rtl/>
            </w:rPr>
          </w:rPrChange>
        </w:rPr>
        <w:t xml:space="preserve">דברכ</w:t>
      </w:r>
      <w:r>
        <w:rPr>
          <w:rStyle w:val="afffff9"/>
          <w:rFonts w:hint="cs"/>
          <w:rtl/>
          <w:rPrChange w:id="9234" w:author="מנוע אמוראים" w:date="2026-10-05T16:40:51Z">
            <w:rPr>
              <w:rFonts w:hint="cs"/>
              <w:rtl/>
            </w:rPr>
          </w:rPrChange>
        </w:rPr>
        <w:t xml:space="preserve">ה</w:t>
      </w:r>
      <w:r>
        <w:rPr>
          <w:rStyle w:val="afffff9"/>
          <w:rtl/>
          <w:rPrChange w:id="9235" w:author="מנוע אמוראים" w:date="2026-10-05T16:40:51Z">
            <w:rPr>
              <w:rtl/>
            </w:rPr>
          </w:rPrChange>
        </w:rPr>
        <w:t xml:space="preserve">"</w:t>
      </w:r>
      <w:r>
        <w:rPr>
          <w:rStyle w:val="afffff9"/>
          <w:rFonts w:hint="cs"/>
          <w:rtl/>
          <w:rPrChange w:id="9236" w:author="מנוע אמוראים" w:date="2026-10-05T16:40:51Z">
            <w:rPr>
              <w:rFonts w:hint="cs"/>
              <w:rtl/>
            </w:rPr>
          </w:rPrChange>
        </w:rPr>
        <w:t xml:space="preserve">מ</w:t>
      </w:r>
      <w:r w:rsidR="00DA51A5" w:rsidRPr="000528DA">
        <w:rPr>
          <w:rtl/>
        </w:rPr>
        <w:t>.</w:t>
      </w:r>
    </w:p>
    <w:p w14:paraId="5B430F4C" w14:textId="5BDA3E0D" w:rsidR="00CC5D85" w:rsidRPr="00E34F28" w:rsidRDefault="00683C59" w:rsidP="00F50A20">
      <w:pPr>
        <w:pStyle w:val="afffa"/>
        <w:rPr>
          <w:rtl/>
        </w:rPr>
      </w:pPr>
      <w:r>
        <w:rPr>
          <w:rFonts w:hint="cs"/>
          <w:rtl/>
        </w:rPr>
        <w:t>***</w:t>
      </w:r>
    </w:p>
    <w:p>
      <w:pPr>
        <w:pStyle w:val="MishnaBatzad"/>
        <w:rPr>
          <w:ins w:id="20118" w:author="קלוד" w:date="2026-10-06T10:08:25Z"/>
        </w:rPr>
      </w:pPr>
      <w:ins w:id="20117" w:author="קלוד" w:date="2026-10-06T10:08:25Z">
        <w:r>
          <w:t xml:space="preserve">משנה ה</w:t>
        </w:r>
      </w:ins>
    </w:p>
    <w:p w14:paraId="1531EF52" w14:textId="77777777" w:rsidR="00660D7A" w:rsidRDefault="00DA51A5" w:rsidP="00E749A1">
      <w:pPr>
        <w:pStyle w:val="a3"/>
        <w:spacing w:before="120"/>
        <w:rPr>
          <w:rtl/>
        </w:rPr>
        <w:pPrChange w:id="90022" w:author="קלוד" w:date="2026-10-08T12:08:16Z">
          <w:pPr>
            <w:pStyle w:val="a3"/>
          </w:pPr>
        </w:pPrChange>
      </w:pPr>
      <w:r w:rsidRPr="00A10336">
        <w:rPr>
          <w:rStyle w:val="affffff0"/>
          <w:rtl/>
        </w:rPr>
        <w:t>המתפלל וטעה</w:t>
      </w:r>
      <w:r w:rsidRPr="00E749A1">
        <w:rPr>
          <w:rtl/>
        </w:rPr>
        <w:t xml:space="preserve"> סימן רע לו, </w:t>
      </w:r>
    </w:p>
    <w:p w14:paraId="36AEB266" w14:textId="1FEE54A5" w:rsidR="00DA51A5" w:rsidRPr="00E34F28" w:rsidRDefault="00DA51A5" w:rsidP="00E749A1">
      <w:pPr>
        <w:pStyle w:val="a3"/>
        <w:rPr>
          <w:rtl/>
        </w:rPr>
      </w:pPr>
      <w:r w:rsidRPr="00A10336">
        <w:rPr>
          <w:rStyle w:val="affffff0"/>
          <w:rtl/>
        </w:rPr>
        <w:t>ואם ש</w:t>
      </w:r>
      <w:r w:rsidRPr="00A10336">
        <w:rPr>
          <w:rStyle w:val="affffff0"/>
          <w:rFonts w:hint="cs"/>
          <w:rtl/>
        </w:rPr>
        <w:t>"צ</w:t>
      </w:r>
      <w:r w:rsidRPr="00A10336">
        <w:rPr>
          <w:rStyle w:val="affffff0"/>
          <w:rtl/>
        </w:rPr>
        <w:t xml:space="preserve"> הוא</w:t>
      </w:r>
      <w:r w:rsidRPr="00E749A1">
        <w:rPr>
          <w:rtl/>
        </w:rPr>
        <w:t xml:space="preserve"> סימן רע לשולחיו, מפני ששלוחו של אדם כמותו.</w:t>
      </w:r>
    </w:p>
    <w:p w14:paraId="66FEBA16" w14:textId="77777777" w:rsidR="00DA51A5" w:rsidRPr="00E34F28" w:rsidRDefault="00DA51A5" w:rsidP="00683792">
      <w:pPr>
        <w:pStyle w:val="a3"/>
        <w:spacing w:after="120"/>
        <w:rPr>
          <w:rtl/>
        </w:rPr>
      </w:pPr>
      <w:r>
        <w:rPr>
          <w:rtl/>
        </w:rPr>
        <w:t xml:space="preserve">אמרו על </w:t>
      </w:r>
      <w:r>
        <w:rPr>
          <w:rStyle w:val="TanaimMishna"/>
          <w:rtl/>
          <w:rPrChange w:id="20003" w:author="קלוד" w:date="2026-10-06T10:08:25Z">
            <w:rPr>
              <w:rtl/>
            </w:rPr>
          </w:rPrChange>
        </w:rPr>
        <w:t xml:space="preserve">רבי חנינא</w:t>
      </w:r>
      <w:r>
        <w:rPr>
          <w:rtl/>
        </w:rPr>
        <w:t xml:space="preserve"> בן דוסא, שהיה מתפלל על החולים ואומר, זה חי וזה מת. אם שגורה תפלתי בפי יודע</w:t>
      </w:r>
      <w:r w:rsidR="00421B31" w:rsidRPr="00E749A1">
        <w:rPr>
          <w:rFonts w:hint="cs"/>
          <w:rtl/>
        </w:rPr>
        <w:t>נ</w:t>
      </w:r>
      <w:r w:rsidR="00421B31" w:rsidRPr="00E749A1">
        <w:rPr>
          <w:rtl/>
        </w:rPr>
        <w:t>י שהוא מקובל, ואם לאו יודע</w:t>
      </w:r>
      <w:r w:rsidR="00421B31" w:rsidRPr="00E749A1">
        <w:rPr>
          <w:rFonts w:hint="cs"/>
          <w:rtl/>
        </w:rPr>
        <w:t>נ</w:t>
      </w:r>
      <w:r w:rsidRPr="00E749A1">
        <w:rPr>
          <w:rtl/>
        </w:rPr>
        <w:t>י שהוא מטורף.</w:t>
      </w:r>
    </w:p>
    <w:p w14:paraId="2E9B4C99" w14:textId="27F9612A" w:rsidR="00A24328" w:rsidRDefault="00DA51A5" w:rsidP="009A59D1">
      <w:pPr>
        <w:pStyle w:val="38"/>
        <w:framePr w:wrap="notBeside"/>
        <w:rPr>
          <w:rtl/>
        </w:rPr>
      </w:pPr>
      <w:r w:rsidRPr="00660D7A">
        <w:rPr>
          <w:rtl/>
        </w:rPr>
        <w:lastRenderedPageBreak/>
        <w:t>ר</w:t>
      </w:r>
      <w:r w:rsidRPr="00660D7A">
        <w:rPr>
          <w:rFonts w:hint="cs"/>
          <w:rtl/>
        </w:rPr>
        <w:t>"ח</w:t>
      </w:r>
      <w:r w:rsidR="00A24328">
        <w:rPr>
          <w:rFonts w:hint="cs"/>
          <w:rtl/>
        </w:rPr>
        <w:t>:</w:t>
      </w:r>
    </w:p>
    <w:p w14:paraId="5535BF53" w14:textId="1EA80382" w:rsidR="00D0266C" w:rsidRPr="00E34F28" w:rsidRDefault="00F349B6" w:rsidP="00683792">
      <w:pPr>
        <w:pStyle w:val="afffff5"/>
        <w:spacing w:before="0"/>
        <w:rPr>
          <w:rtl/>
        </w:rPr>
      </w:pPr>
      <w:r>
        <w:rPr>
          <w:rFonts w:hint="cs"/>
          <w:rtl/>
        </w:rPr>
        <w:t>דמתני אמתנ</w:t>
      </w:r>
      <w:r w:rsidR="00DA51A5" w:rsidRPr="00FE3D07">
        <w:rPr>
          <w:rFonts w:hint="cs"/>
          <w:rtl/>
        </w:rPr>
        <w:t>י</w:t>
      </w:r>
      <w:r>
        <w:rPr>
          <w:rFonts w:hint="cs"/>
          <w:rtl/>
        </w:rPr>
        <w:t>'</w:t>
      </w:r>
      <w:r w:rsidR="00DA51A5" w:rsidRPr="00FE3D07">
        <w:rPr>
          <w:rFonts w:hint="cs"/>
          <w:rtl/>
        </w:rPr>
        <w:t xml:space="preserve"> באבות</w:t>
      </w:r>
      <w:r w:rsidR="00D0266C">
        <w:rPr>
          <w:rFonts w:hint="cs"/>
          <w:rtl/>
        </w:rPr>
        <w:t>,</w:t>
      </w:r>
      <w:r w:rsidR="00DA51A5" w:rsidRPr="00FE3D07">
        <w:rPr>
          <w:rFonts w:hint="cs"/>
          <w:rtl/>
        </w:rPr>
        <w:t xml:space="preserve"> ואיכא דמת</w:t>
      </w:r>
      <w:r w:rsidR="007F58B7">
        <w:rPr>
          <w:rFonts w:hint="cs"/>
          <w:rtl/>
        </w:rPr>
        <w:t>נ</w:t>
      </w:r>
      <w:r w:rsidR="00DA51A5" w:rsidRPr="00FE3D07">
        <w:rPr>
          <w:rFonts w:hint="cs"/>
          <w:rtl/>
        </w:rPr>
        <w:t>י אברייתא</w:t>
      </w:r>
      <w:r w:rsidR="00D0266C">
        <w:rPr>
          <w:rFonts w:hint="cs"/>
          <w:rtl/>
        </w:rPr>
        <w:t>,</w:t>
      </w:r>
      <w:r w:rsidR="00DA51A5" w:rsidRPr="00FE3D07">
        <w:rPr>
          <w:rFonts w:hint="cs"/>
          <w:rtl/>
        </w:rPr>
        <w:t xml:space="preserve"> </w:t>
      </w:r>
    </w:p>
    <w:p w14:paraId="09F9AB1F" w14:textId="77777777" w:rsidR="00DA51A5" w:rsidRPr="000528DA" w:rsidRDefault="00DA51A5" w:rsidP="000528DA">
      <w:pPr>
        <w:rPr>
          <w:rtl/>
        </w:rPr>
      </w:pPr>
      <w:r w:rsidRPr="000528DA">
        <w:rPr>
          <w:rFonts w:hint="cs"/>
          <w:rtl/>
        </w:rPr>
        <w:t>דאם אינו</w:t>
      </w:r>
      <w:r w:rsidR="00421B31" w:rsidRPr="000528DA">
        <w:rPr>
          <w:rFonts w:hint="cs"/>
          <w:rtl/>
        </w:rPr>
        <w:t xml:space="preserve"> יכול לכוון בכולן יכון לבו באחת</w:t>
      </w:r>
      <w:r w:rsidRPr="000528DA">
        <w:rPr>
          <w:rFonts w:hint="cs"/>
          <w:rtl/>
        </w:rPr>
        <w:t xml:space="preserve"> היינו באבות,</w:t>
      </w:r>
    </w:p>
    <w:p w14:paraId="42368F0A" w14:textId="77777777" w:rsidR="001033C8" w:rsidRPr="00660D7A" w:rsidRDefault="00DA51A5" w:rsidP="00470C2A">
      <w:pPr>
        <w:pStyle w:val="afffffe"/>
        <w:ind w:end="0"/>
        <w:rPr>
          <w:rtl/>
        </w:rPr>
      </w:pPr>
      <w:bookmarkStart w:id="1027" w:name="_Toc193636055"/>
      <w:bookmarkStart w:id="1028" w:name="_Toc216184664"/>
      <w:r w:rsidRPr="00660D7A">
        <w:rPr>
          <w:rtl/>
        </w:rPr>
        <w:t xml:space="preserve">אמרו </w:t>
      </w:r>
      <w:r w:rsidR="00421B31" w:rsidRPr="00660D7A">
        <w:rPr>
          <w:rFonts w:hint="cs"/>
          <w:rtl/>
        </w:rPr>
        <w:t>על רחב</w:t>
      </w:r>
      <w:r w:rsidR="00AE16FF" w:rsidRPr="00660D7A">
        <w:rPr>
          <w:rtl/>
        </w:rPr>
        <w:t>"</w:t>
      </w:r>
      <w:r w:rsidR="00421B31" w:rsidRPr="00660D7A">
        <w:rPr>
          <w:rFonts w:hint="cs"/>
          <w:rtl/>
        </w:rPr>
        <w:t>ד</w:t>
      </w:r>
      <w:bookmarkEnd w:id="1027"/>
      <w:bookmarkEnd w:id="1028"/>
      <w:r w:rsidR="00421B31" w:rsidRPr="00660D7A">
        <w:rPr>
          <w:rFonts w:hint="cs"/>
          <w:rtl/>
        </w:rPr>
        <w:t xml:space="preserve"> </w:t>
      </w:r>
    </w:p>
    <w:p w14:paraId="421A377E" w14:textId="77777777" w:rsidR="00DA51A5" w:rsidRPr="000528DA" w:rsidRDefault="001033C8" w:rsidP="00660D7A">
      <w:pPr>
        <w:spacing w:after="60"/>
        <w:rPr>
          <w:rtl/>
        </w:rPr>
      </w:pPr>
      <w:bookmarkStart w:id="1029" w:name="_Toc193636056"/>
      <w:bookmarkStart w:id="1030" w:name="_Toc216184665"/>
      <w:r w:rsidRPr="00A10336">
        <w:rPr>
          <w:rStyle w:val="30"/>
          <w:rFonts w:hint="cs"/>
          <w:rtl/>
        </w:rPr>
        <w:t>ד</w:t>
      </w:r>
      <w:bookmarkEnd w:id="1029"/>
      <w:bookmarkEnd w:id="1030"/>
      <w:r w:rsidR="00DA51A5" w:rsidRPr="00A4639B">
        <w:rPr>
          <w:rStyle w:val="ad"/>
          <w:rFonts w:hint="cs"/>
          <w:rtl/>
        </w:rPr>
        <w:t>'</w:t>
      </w:r>
      <w:r w:rsidR="00DA51A5" w:rsidRPr="00A4639B">
        <w:rPr>
          <w:rStyle w:val="ad"/>
          <w:rtl/>
        </w:rPr>
        <w:t>בורא ניב שפתים שלום שלום לרחוק ולקרוב אמר ה' ורפאתיו</w:t>
      </w:r>
      <w:r w:rsidR="00DA51A5" w:rsidRPr="00A4639B">
        <w:rPr>
          <w:rStyle w:val="ad"/>
          <w:rFonts w:hint="cs"/>
          <w:rtl/>
        </w:rPr>
        <w:t>'</w:t>
      </w:r>
      <w:r w:rsidR="00DA51A5" w:rsidRPr="000528DA">
        <w:rPr>
          <w:rFonts w:ascii="Fb Fontext" w:hAnsi="Fb Fontext"/>
          <w:rtl/>
        </w:rPr>
        <w:t>.</w:t>
      </w:r>
    </w:p>
    <w:p w14:paraId="36CE3925" w14:textId="23EDAD49" w:rsidR="00A24328" w:rsidRDefault="00DA51A5" w:rsidP="009A59D1">
      <w:pPr>
        <w:pStyle w:val="38"/>
        <w:framePr w:wrap="notBeside"/>
        <w:rPr>
          <w:rtl/>
        </w:rPr>
      </w:pPr>
      <w:r w:rsidRPr="00660D7A">
        <w:rPr>
          <w:rtl/>
        </w:rPr>
        <w:t>רי"ו</w:t>
      </w:r>
      <w:r w:rsidR="00A24328">
        <w:rPr>
          <w:rtl/>
        </w:rPr>
        <w:t>:</w:t>
      </w:r>
    </w:p>
    <w:p w14:paraId="02CFB3D8" w14:textId="16D6502B" w:rsidR="00D0266C" w:rsidRPr="00E34F28" w:rsidRDefault="00DA51A5" w:rsidP="00683792">
      <w:pPr>
        <w:pStyle w:val="afffff5"/>
        <w:spacing w:before="0"/>
        <w:rPr>
          <w:rtl/>
        </w:rPr>
      </w:pPr>
      <w:bookmarkStart w:id="1031" w:name="_Toc193636057"/>
      <w:bookmarkStart w:id="1032" w:name="_Toc216184666"/>
      <w:r w:rsidRPr="00A10336">
        <w:rPr>
          <w:rStyle w:val="30"/>
          <w:rtl/>
        </w:rPr>
        <w:t>כל הנביאים</w:t>
      </w:r>
      <w:bookmarkEnd w:id="1031"/>
      <w:bookmarkEnd w:id="1032"/>
      <w:r w:rsidRPr="00A10336">
        <w:rPr>
          <w:rStyle w:val="30"/>
          <w:rtl/>
        </w:rPr>
        <w:t xml:space="preserve"> </w:t>
      </w:r>
      <w:r w:rsidRPr="00FE3D07">
        <w:rPr>
          <w:rtl/>
        </w:rPr>
        <w:t xml:space="preserve">כולן לא נתנבאו אלא למשיא בתו </w:t>
      </w:r>
      <w:r w:rsidRPr="00FE3D07">
        <w:rPr>
          <w:rFonts w:hint="cs"/>
          <w:rtl/>
        </w:rPr>
        <w:t>ו</w:t>
      </w:r>
      <w:r w:rsidRPr="00FE3D07">
        <w:rPr>
          <w:rtl/>
        </w:rPr>
        <w:t xml:space="preserve">לעושה פרקמטיא </w:t>
      </w:r>
      <w:r w:rsidRPr="00FE3D07">
        <w:rPr>
          <w:rFonts w:hint="cs"/>
          <w:rtl/>
        </w:rPr>
        <w:t>ו</w:t>
      </w:r>
      <w:r w:rsidRPr="00A10336">
        <w:rPr>
          <w:rStyle w:val="30"/>
          <w:rtl/>
        </w:rPr>
        <w:t xml:space="preserve">למהנה </w:t>
      </w:r>
      <w:r w:rsidRPr="00A10336">
        <w:rPr>
          <w:rStyle w:val="30"/>
          <w:rFonts w:hint="cs"/>
          <w:rtl/>
        </w:rPr>
        <w:t>ל</w:t>
      </w:r>
      <w:r w:rsidRPr="00A10336">
        <w:rPr>
          <w:rStyle w:val="30"/>
          <w:rtl/>
        </w:rPr>
        <w:t>ת"ח</w:t>
      </w:r>
      <w:r w:rsidRPr="00A10336">
        <w:rPr>
          <w:rStyle w:val="30"/>
          <w:rFonts w:hint="cs"/>
          <w:rtl/>
        </w:rPr>
        <w:t>,</w:t>
      </w:r>
      <w:r w:rsidRPr="00FE3D07">
        <w:rPr>
          <w:rFonts w:hint="cs"/>
          <w:rtl/>
        </w:rPr>
        <w:t xml:space="preserve"> </w:t>
      </w:r>
    </w:p>
    <w:p w14:paraId="75331B7D" w14:textId="77777777" w:rsidR="00DA51A5" w:rsidRPr="000528DA" w:rsidRDefault="00DA51A5" w:rsidP="00660D7A">
      <w:pPr>
        <w:spacing w:after="60"/>
        <w:rPr>
          <w:rtl/>
        </w:rPr>
      </w:pPr>
      <w:r w:rsidRPr="000528DA">
        <w:rPr>
          <w:rtl/>
        </w:rPr>
        <w:t xml:space="preserve">אבל </w:t>
      </w:r>
      <w:r w:rsidRPr="000528DA">
        <w:rPr>
          <w:rFonts w:hint="cs"/>
          <w:rtl/>
        </w:rPr>
        <w:t>ת"ח</w:t>
      </w:r>
      <w:r w:rsidRPr="000528DA">
        <w:rPr>
          <w:rtl/>
        </w:rPr>
        <w:t xml:space="preserve"> עצמן</w:t>
      </w:r>
      <w:r w:rsidRPr="00A4639B">
        <w:rPr>
          <w:rStyle w:val="ad"/>
          <w:rtl/>
        </w:rPr>
        <w:t xml:space="preserve"> </w:t>
      </w:r>
      <w:r w:rsidRPr="00A4639B">
        <w:rPr>
          <w:rStyle w:val="ad"/>
          <w:rFonts w:hint="cs"/>
          <w:rtl/>
        </w:rPr>
        <w:t>'</w:t>
      </w:r>
      <w:r w:rsidRPr="00A4639B">
        <w:rPr>
          <w:rStyle w:val="ad"/>
          <w:rtl/>
        </w:rPr>
        <w:t>עין לא ראתה אלהים זולתך יעשה למחכה לו</w:t>
      </w:r>
      <w:r w:rsidRPr="00A4639B">
        <w:rPr>
          <w:rStyle w:val="ad"/>
          <w:rFonts w:hint="cs"/>
          <w:rtl/>
        </w:rPr>
        <w:t>'</w:t>
      </w:r>
      <w:r w:rsidRPr="00A4639B">
        <w:rPr>
          <w:rStyle w:val="ad"/>
          <w:rtl/>
        </w:rPr>
        <w:t>.</w:t>
      </w:r>
    </w:p>
    <w:p w14:paraId="101268F9" w14:textId="3B2B370E" w:rsidR="00A24328" w:rsidRDefault="00DA51A5" w:rsidP="009A59D1">
      <w:pPr>
        <w:pStyle w:val="38"/>
        <w:framePr w:wrap="notBeside"/>
        <w:rPr>
          <w:rtl/>
        </w:rPr>
      </w:pPr>
      <w:r w:rsidRPr="00660D7A">
        <w:rPr>
          <w:rtl/>
        </w:rPr>
        <w:t>רי"ו</w:t>
      </w:r>
      <w:r w:rsidR="009B14FE">
        <w:rPr>
          <w:rtl/>
        </w:rPr>
        <w:t>:</w:t>
      </w:r>
    </w:p>
    <w:p w14:paraId="44B28931" w14:textId="64A459B5" w:rsidR="00DA51A5" w:rsidRPr="000528DA" w:rsidRDefault="00DA51A5" w:rsidP="000528DA">
      <w:pPr>
        <w:rPr>
          <w:rtl/>
        </w:rPr>
      </w:pPr>
      <w:bookmarkStart w:id="1033" w:name="_Toc193636058"/>
      <w:bookmarkStart w:id="1034" w:name="_Toc216184667"/>
      <w:r w:rsidRPr="00A10336">
        <w:rPr>
          <w:rStyle w:val="30"/>
          <w:rtl/>
        </w:rPr>
        <w:t>לימות המשיח</w:t>
      </w:r>
      <w:bookmarkEnd w:id="1033"/>
      <w:bookmarkEnd w:id="1034"/>
      <w:r w:rsidRPr="000528DA">
        <w:rPr>
          <w:rtl/>
        </w:rPr>
        <w:t>, אבל לעו</w:t>
      </w:r>
      <w:r w:rsidRPr="000528DA">
        <w:rPr>
          <w:rFonts w:hint="cs"/>
          <w:rtl/>
        </w:rPr>
        <w:t>ה"ב</w:t>
      </w:r>
      <w:r w:rsidR="00D0266C" w:rsidRPr="000528DA">
        <w:rPr>
          <w:rFonts w:hint="cs"/>
          <w:rtl/>
        </w:rPr>
        <w:t>:</w:t>
      </w:r>
      <w:r w:rsidRPr="000528DA">
        <w:rPr>
          <w:rtl/>
        </w:rPr>
        <w:t xml:space="preserve"> </w:t>
      </w:r>
      <w:r w:rsidRPr="00A4639B">
        <w:rPr>
          <w:rStyle w:val="ad"/>
          <w:rtl/>
        </w:rPr>
        <w:t>עין לא ראתה אלהים זולתך.</w:t>
      </w:r>
    </w:p>
    <w:p w14:paraId="36726ADB" w14:textId="3A2B07F3" w:rsidR="00A24328" w:rsidRDefault="00DA51A5" w:rsidP="009A59D1">
      <w:pPr>
        <w:pStyle w:val="38"/>
        <w:framePr w:wrap="notBeside"/>
        <w:rPr>
          <w:rtl/>
        </w:rPr>
      </w:pPr>
      <w:r w:rsidRPr="00660D7A">
        <w:rPr>
          <w:rtl/>
        </w:rPr>
        <w:t>ופליגא דשמואל</w:t>
      </w:r>
      <w:r w:rsidR="00A24328">
        <w:rPr>
          <w:rtl/>
        </w:rPr>
        <w:t>:</w:t>
      </w:r>
    </w:p>
    <w:p w14:paraId="1045F43F" w14:textId="2B3F4CCF" w:rsidR="00DA51A5" w:rsidRPr="000528DA" w:rsidRDefault="00DA51A5" w:rsidP="00660D7A">
      <w:pPr>
        <w:spacing w:after="60"/>
        <w:rPr>
          <w:rtl/>
        </w:rPr>
      </w:pPr>
      <w:r w:rsidRPr="000528DA">
        <w:rPr>
          <w:rFonts w:ascii="Fb Fontext" w:hAnsi="Fb Fontext" w:hint="cs"/>
          <w:rtl/>
        </w:rPr>
        <w:t>ד</w:t>
      </w:r>
      <w:r w:rsidRPr="000528DA">
        <w:rPr>
          <w:rFonts w:ascii="Fb Fontext" w:hAnsi="Fb Fontext"/>
          <w:rtl/>
        </w:rPr>
        <w:t>אין בין העו</w:t>
      </w:r>
      <w:r w:rsidRPr="000528DA">
        <w:rPr>
          <w:rFonts w:ascii="Fb Fontext" w:hAnsi="Fb Fontext" w:hint="cs"/>
          <w:rtl/>
        </w:rPr>
        <w:t>ה"ז ל</w:t>
      </w:r>
      <w:r w:rsidRPr="000528DA">
        <w:rPr>
          <w:rFonts w:ascii="Fb Fontext" w:hAnsi="Fb Fontext"/>
          <w:rtl/>
        </w:rPr>
        <w:t xml:space="preserve">ימות המשיח אלא </w:t>
      </w:r>
      <w:r w:rsidRPr="00A10336">
        <w:rPr>
          <w:rStyle w:val="30"/>
          <w:rtl/>
        </w:rPr>
        <w:t>שעבוד מלכיות</w:t>
      </w:r>
      <w:r w:rsidRPr="000528DA">
        <w:rPr>
          <w:rFonts w:ascii="Fb Fontext" w:hAnsi="Fb Fontext"/>
          <w:rtl/>
        </w:rPr>
        <w:t xml:space="preserve"> בלבד, </w:t>
      </w:r>
      <w:r w:rsidR="00C64809" w:rsidRPr="000528DA">
        <w:rPr>
          <w:rFonts w:ascii="Fb Fontext" w:hAnsi="Fb Fontext"/>
          <w:rtl/>
        </w:rPr>
        <w:t>ד</w:t>
      </w:r>
      <w:r w:rsidRPr="00A4639B">
        <w:rPr>
          <w:rStyle w:val="ad"/>
          <w:rtl/>
        </w:rPr>
        <w:t>'כי לא יחדל אביון מקרב הארץ</w:t>
      </w:r>
      <w:r w:rsidRPr="00A4639B">
        <w:rPr>
          <w:rStyle w:val="ad"/>
          <w:rFonts w:hint="cs"/>
          <w:rtl/>
        </w:rPr>
        <w:t>'</w:t>
      </w:r>
      <w:r w:rsidRPr="00A4639B">
        <w:rPr>
          <w:rStyle w:val="ad"/>
          <w:rtl/>
        </w:rPr>
        <w:t>.</w:t>
      </w:r>
    </w:p>
    <w:p w14:paraId="0D9A3158" w14:textId="75D739FF" w:rsidR="00A24328" w:rsidRDefault="00DA51A5" w:rsidP="009A59D1">
      <w:pPr>
        <w:pStyle w:val="38"/>
        <w:framePr w:wrap="notBeside"/>
        <w:rPr>
          <w:rtl/>
        </w:rPr>
      </w:pPr>
      <w:r w:rsidRPr="00660D7A">
        <w:rPr>
          <w:rtl/>
        </w:rPr>
        <w:t>רי"ו</w:t>
      </w:r>
      <w:r w:rsidR="00A24328">
        <w:rPr>
          <w:rtl/>
        </w:rPr>
        <w:t>:</w:t>
      </w:r>
    </w:p>
    <w:p w14:paraId="66B7C763" w14:textId="5E7A1C3D" w:rsidR="00DA51A5" w:rsidRPr="00E34F28" w:rsidRDefault="0022254B" w:rsidP="00683792">
      <w:pPr>
        <w:pStyle w:val="afffff5"/>
        <w:spacing w:before="0"/>
        <w:rPr>
          <w:rtl/>
        </w:rPr>
      </w:pPr>
      <w:r w:rsidRPr="00FE3D07">
        <w:rPr>
          <w:rFonts w:hint="cs"/>
          <w:rtl/>
        </w:rPr>
        <w:t xml:space="preserve">נתנבאו </w:t>
      </w:r>
      <w:r w:rsidR="00DA51A5" w:rsidRPr="00A10336">
        <w:rPr>
          <w:rStyle w:val="30"/>
          <w:rtl/>
        </w:rPr>
        <w:t>לבעלי תשובה</w:t>
      </w:r>
      <w:r w:rsidR="00DA51A5" w:rsidRPr="00FE3D07">
        <w:rPr>
          <w:rtl/>
        </w:rPr>
        <w:t>,</w:t>
      </w:r>
      <w:r w:rsidR="00ED4768" w:rsidRPr="00FE3D07">
        <w:rPr>
          <w:rFonts w:hint="cs"/>
          <w:rtl/>
        </w:rPr>
        <w:t xml:space="preserve"> </w:t>
      </w:r>
      <w:r w:rsidR="00DA51A5" w:rsidRPr="00FE3D07">
        <w:rPr>
          <w:rtl/>
        </w:rPr>
        <w:t xml:space="preserve">אבל </w:t>
      </w:r>
      <w:r w:rsidR="00DA51A5" w:rsidRPr="00F95182">
        <w:rPr>
          <w:rtl/>
        </w:rPr>
        <w:t xml:space="preserve">צדיקים גמורים </w:t>
      </w:r>
      <w:r w:rsidR="00DA51A5" w:rsidRPr="005C7615">
        <w:rPr>
          <w:rStyle w:val="ad"/>
          <w:rFonts w:hint="cs"/>
          <w:rtl/>
        </w:rPr>
        <w:t>'</w:t>
      </w:r>
      <w:r w:rsidR="00DA51A5" w:rsidRPr="005C7615">
        <w:rPr>
          <w:rStyle w:val="ad"/>
          <w:rtl/>
        </w:rPr>
        <w:t>עין לא ראתה אלהים זולתך</w:t>
      </w:r>
      <w:r w:rsidR="00DA51A5" w:rsidRPr="005C7615">
        <w:rPr>
          <w:rStyle w:val="ad"/>
          <w:rFonts w:hint="cs"/>
          <w:rtl/>
        </w:rPr>
        <w:t>'</w:t>
      </w:r>
      <w:r w:rsidR="00DA51A5" w:rsidRPr="005C7615">
        <w:rPr>
          <w:rStyle w:val="ad"/>
          <w:rtl/>
        </w:rPr>
        <w:t>.</w:t>
      </w:r>
    </w:p>
    <w:p w14:paraId="61D61028" w14:textId="0915E645" w:rsidR="00A24328" w:rsidRDefault="00DA51A5" w:rsidP="009A59D1">
      <w:pPr>
        <w:pStyle w:val="38"/>
        <w:framePr w:wrap="notBeside"/>
        <w:rPr>
          <w:rtl/>
        </w:rPr>
      </w:pPr>
      <w:r w:rsidRPr="00660D7A">
        <w:rPr>
          <w:rtl/>
        </w:rPr>
        <w:t>ופליגא דר</w:t>
      </w:r>
      <w:r w:rsidRPr="00660D7A">
        <w:rPr>
          <w:rFonts w:hint="cs"/>
          <w:rtl/>
        </w:rPr>
        <w:t>"א</w:t>
      </w:r>
      <w:r w:rsidR="00A24328">
        <w:rPr>
          <w:rtl/>
        </w:rPr>
        <w:t>:</w:t>
      </w:r>
    </w:p>
    <w:p w14:paraId="33690B24" w14:textId="6F63C6FF" w:rsidR="00CC5D85" w:rsidRPr="000528DA" w:rsidRDefault="00DA51A5" w:rsidP="00660D7A">
      <w:pPr>
        <w:spacing w:after="60"/>
        <w:rPr>
          <w:rtl/>
        </w:rPr>
      </w:pPr>
      <w:r w:rsidRPr="000528DA">
        <w:rPr>
          <w:rtl/>
        </w:rPr>
        <w:t>מקום שבעלי תשובה עומדין צדיקים גמורים אינם עומדין,</w:t>
      </w:r>
      <w:r w:rsidRPr="000528DA">
        <w:rPr>
          <w:rFonts w:hint="cs"/>
          <w:rtl/>
        </w:rPr>
        <w:t xml:space="preserve"> </w:t>
      </w:r>
      <w:r w:rsidR="00ED4768" w:rsidRPr="000528DA">
        <w:rPr>
          <w:rFonts w:hint="cs"/>
          <w:rtl/>
        </w:rPr>
        <w:t>ד</w:t>
      </w:r>
      <w:r w:rsidRPr="00683792">
        <w:rPr>
          <w:rStyle w:val="ad"/>
          <w:rFonts w:hint="cs"/>
          <w:rtl/>
        </w:rPr>
        <w:t>'</w:t>
      </w:r>
      <w:r w:rsidRPr="00683792">
        <w:rPr>
          <w:rStyle w:val="ad"/>
          <w:rtl/>
        </w:rPr>
        <w:t>שלום שלום לרחוק ולקרוב</w:t>
      </w:r>
      <w:r w:rsidRPr="00683792">
        <w:rPr>
          <w:rStyle w:val="ad"/>
          <w:rFonts w:hint="cs"/>
          <w:rtl/>
        </w:rPr>
        <w:t>'</w:t>
      </w:r>
      <w:r w:rsidRPr="00683792">
        <w:rPr>
          <w:rStyle w:val="ad"/>
          <w:rtl/>
        </w:rPr>
        <w:t>.</w:t>
      </w:r>
      <w:r w:rsidRPr="000528DA">
        <w:rPr>
          <w:rFonts w:hint="cs"/>
          <w:rtl/>
        </w:rPr>
        <w:t xml:space="preserve"> </w:t>
      </w:r>
      <w:r w:rsidRPr="000528DA">
        <w:rPr>
          <w:rtl/>
        </w:rPr>
        <w:t>לרחוק ברישא והדר לקרוב</w:t>
      </w:r>
      <w:r w:rsidR="00ED4768" w:rsidRPr="000528DA">
        <w:rPr>
          <w:rFonts w:hint="cs"/>
          <w:rtl/>
        </w:rPr>
        <w:t xml:space="preserve">. </w:t>
      </w:r>
    </w:p>
    <w:p w14:paraId="0BABEABC" w14:textId="0A0E3190" w:rsidR="00A24328" w:rsidRDefault="00DA51A5" w:rsidP="009A59D1">
      <w:pPr>
        <w:pStyle w:val="38"/>
        <w:framePr w:wrap="notBeside"/>
        <w:rPr>
          <w:rtl/>
        </w:rPr>
      </w:pPr>
      <w:r w:rsidRPr="00660D7A">
        <w:rPr>
          <w:rtl/>
        </w:rPr>
        <w:t>ורי"ו</w:t>
      </w:r>
      <w:r w:rsidR="009B14FE">
        <w:rPr>
          <w:rtl/>
        </w:rPr>
        <w:t>:</w:t>
      </w:r>
    </w:p>
    <w:p w14:paraId="4213BAC8" w14:textId="6C36C18B" w:rsidR="00DA51A5" w:rsidRPr="000528DA" w:rsidRDefault="00DA51A5" w:rsidP="000528DA">
      <w:pPr>
        <w:rPr>
          <w:rtl/>
        </w:rPr>
      </w:pPr>
      <w:bookmarkStart w:id="1035" w:name="_Toc193636059"/>
      <w:bookmarkStart w:id="1036" w:name="_Toc216184668"/>
      <w:r w:rsidRPr="00A10336">
        <w:rPr>
          <w:rStyle w:val="30"/>
          <w:rtl/>
        </w:rPr>
        <w:t>רחוק</w:t>
      </w:r>
      <w:bookmarkEnd w:id="1035"/>
      <w:bookmarkEnd w:id="1036"/>
      <w:r w:rsidRPr="000528DA">
        <w:rPr>
          <w:rtl/>
        </w:rPr>
        <w:t xml:space="preserve"> מדבר עבירה מעיקרא,</w:t>
      </w:r>
      <w:r w:rsidR="00ED4768" w:rsidRPr="000528DA">
        <w:rPr>
          <w:rFonts w:hint="cs"/>
          <w:rtl/>
        </w:rPr>
        <w:t xml:space="preserve"> </w:t>
      </w:r>
      <w:r w:rsidRPr="00A10336">
        <w:rPr>
          <w:rStyle w:val="30"/>
          <w:rtl/>
        </w:rPr>
        <w:t>קרוב</w:t>
      </w:r>
      <w:r w:rsidRPr="000528DA">
        <w:rPr>
          <w:rtl/>
        </w:rPr>
        <w:t xml:space="preserve"> לדבר עבירה ונתרחק </w:t>
      </w:r>
      <w:r w:rsidR="00ED4768" w:rsidRPr="000528DA">
        <w:rPr>
          <w:rFonts w:hint="cs"/>
          <w:rtl/>
        </w:rPr>
        <w:t>עכשיו</w:t>
      </w:r>
      <w:r w:rsidRPr="000528DA">
        <w:rPr>
          <w:rtl/>
        </w:rPr>
        <w:t>.</w:t>
      </w:r>
    </w:p>
    <w:p w14:paraId="09F15DD5" w14:textId="1E677BCE" w:rsidR="00D0266C" w:rsidRPr="00E34F28" w:rsidRDefault="00DA51A5" w:rsidP="00682BF2">
      <w:pPr>
        <w:pStyle w:val="afffff5"/>
        <w:rPr>
          <w:rtl/>
        </w:rPr>
      </w:pPr>
      <w:r w:rsidRPr="00A4639B">
        <w:rPr>
          <w:rStyle w:val="ad"/>
          <w:rFonts w:hint="cs"/>
          <w:rtl/>
        </w:rPr>
        <w:t>'</w:t>
      </w:r>
      <w:r w:rsidRPr="00A4639B">
        <w:rPr>
          <w:rStyle w:val="ad"/>
          <w:rtl/>
        </w:rPr>
        <w:t>עין לא ראתה</w:t>
      </w:r>
      <w:r w:rsidRPr="00A4639B">
        <w:rPr>
          <w:rStyle w:val="ad"/>
          <w:rFonts w:hint="cs"/>
          <w:rtl/>
        </w:rPr>
        <w:t>'</w:t>
      </w:r>
      <w:r w:rsidR="00F87909">
        <w:rPr>
          <w:rStyle w:val="ad"/>
          <w:rFonts w:hint="cs"/>
          <w:rtl/>
        </w:rPr>
        <w:t xml:space="preserve"> </w:t>
      </w:r>
      <w:r w:rsidR="00683792" w:rsidRPr="00E34F28">
        <w:rPr>
          <w:rStyle w:val="afffff9"/>
          <w:rFonts w:hint="cs"/>
          <w:rtl/>
        </w:rPr>
        <w:t>א.</w:t>
      </w:r>
      <w:r w:rsidR="00683792">
        <w:rPr>
          <w:rStyle w:val="ad"/>
          <w:rFonts w:hint="cs"/>
          <w:rtl/>
        </w:rPr>
        <w:t xml:space="preserve"> </w:t>
      </w:r>
      <w:r w:rsidRPr="00FE3D07">
        <w:rPr>
          <w:rtl/>
        </w:rPr>
        <w:t xml:space="preserve">זה </w:t>
      </w:r>
      <w:r w:rsidRPr="00A10336">
        <w:rPr>
          <w:rStyle w:val="30"/>
          <w:rtl/>
        </w:rPr>
        <w:t>יין המשומר</w:t>
      </w:r>
      <w:r w:rsidRPr="00FE3D07">
        <w:rPr>
          <w:rtl/>
        </w:rPr>
        <w:t xml:space="preserve"> בענביו מששת ימי בראשית.</w:t>
      </w:r>
      <w:r w:rsidR="00ED4768" w:rsidRPr="00FE3D07">
        <w:rPr>
          <w:rFonts w:hint="cs"/>
          <w:rtl/>
        </w:rPr>
        <w:t xml:space="preserve"> </w:t>
      </w:r>
    </w:p>
    <w:p w14:paraId="49BD6C63" w14:textId="304111E8" w:rsidR="00A24328" w:rsidRDefault="00ED4768" w:rsidP="009A59D1">
      <w:pPr>
        <w:pStyle w:val="38"/>
        <w:framePr w:wrap="notBeside"/>
        <w:rPr>
          <w:rtl/>
        </w:rPr>
      </w:pPr>
      <w:r w:rsidRPr="00660D7A">
        <w:rPr>
          <w:rFonts w:hint="cs"/>
          <w:rtl/>
        </w:rPr>
        <w:t>ב</w:t>
      </w:r>
      <w:r w:rsidR="00A24328">
        <w:rPr>
          <w:rFonts w:hint="cs"/>
          <w:rtl/>
        </w:rPr>
        <w:t>.</w:t>
      </w:r>
    </w:p>
    <w:p w14:paraId="0BA95952" w14:textId="1498ECB4" w:rsidR="00D0266C" w:rsidRPr="000528DA" w:rsidRDefault="00DA51A5" w:rsidP="000528DA">
      <w:pPr>
        <w:rPr>
          <w:rtl/>
        </w:rPr>
      </w:pPr>
      <w:r w:rsidRPr="000528DA">
        <w:rPr>
          <w:rtl/>
        </w:rPr>
        <w:t xml:space="preserve">זה </w:t>
      </w:r>
      <w:r w:rsidRPr="00A10336">
        <w:rPr>
          <w:rStyle w:val="30"/>
          <w:rtl/>
        </w:rPr>
        <w:t>עדן</w:t>
      </w:r>
      <w:r w:rsidRPr="000528DA">
        <w:rPr>
          <w:rtl/>
        </w:rPr>
        <w:t xml:space="preserve"> שלא שלטה בו עין כל בריה.</w:t>
      </w:r>
      <w:r w:rsidR="00ED4768" w:rsidRPr="000528DA">
        <w:rPr>
          <w:rFonts w:hint="cs"/>
          <w:rtl/>
        </w:rPr>
        <w:t xml:space="preserve"> ו</w:t>
      </w:r>
      <w:r w:rsidRPr="000528DA">
        <w:rPr>
          <w:rtl/>
        </w:rPr>
        <w:t xml:space="preserve">אדם הראשון </w:t>
      </w:r>
      <w:r w:rsidR="00ED4768" w:rsidRPr="000528DA">
        <w:rPr>
          <w:rFonts w:hint="cs"/>
          <w:rtl/>
        </w:rPr>
        <w:t xml:space="preserve">היה </w:t>
      </w:r>
      <w:r w:rsidRPr="000528DA">
        <w:rPr>
          <w:rtl/>
        </w:rPr>
        <w:t>בגן.</w:t>
      </w:r>
      <w:r w:rsidRPr="000528DA">
        <w:rPr>
          <w:rFonts w:hint="cs"/>
          <w:rtl/>
        </w:rPr>
        <w:t xml:space="preserve"> </w:t>
      </w:r>
    </w:p>
    <w:p w14:paraId="7AD46751" w14:textId="77777777" w:rsidR="00DA51A5" w:rsidRPr="000528DA" w:rsidRDefault="00DA51A5" w:rsidP="000528DA">
      <w:pPr>
        <w:rPr>
          <w:rtl/>
        </w:rPr>
      </w:pPr>
      <w:r w:rsidRPr="000528DA">
        <w:rPr>
          <w:rFonts w:hint="cs"/>
          <w:rtl/>
        </w:rPr>
        <w:t xml:space="preserve">וגן לחוד ועדן לחוד </w:t>
      </w:r>
      <w:r w:rsidRPr="00683792">
        <w:rPr>
          <w:rStyle w:val="ad"/>
          <w:rFonts w:hint="cs"/>
          <w:rtl/>
        </w:rPr>
        <w:t>'</w:t>
      </w:r>
      <w:r w:rsidRPr="00683792">
        <w:rPr>
          <w:rStyle w:val="ad"/>
          <w:rtl/>
        </w:rPr>
        <w:t>ונהר יצא מעדן להשקות את הגן</w:t>
      </w:r>
      <w:r w:rsidRPr="00683792">
        <w:rPr>
          <w:rStyle w:val="ad"/>
          <w:rFonts w:hint="cs"/>
          <w:rtl/>
        </w:rPr>
        <w:t>'</w:t>
      </w:r>
      <w:r w:rsidRPr="00683792">
        <w:rPr>
          <w:rStyle w:val="ad"/>
          <w:rtl/>
        </w:rPr>
        <w:t>,</w:t>
      </w:r>
    </w:p>
    <w:p w14:paraId="418C8809" w14:textId="77777777" w:rsidR="00D0266C" w:rsidRPr="00E34F28" w:rsidRDefault="00DA51A5" w:rsidP="00683792">
      <w:pPr>
        <w:pStyle w:val="afffffc"/>
        <w:rPr>
          <w:rtl/>
        </w:rPr>
      </w:pPr>
      <w:bookmarkStart w:id="1037" w:name="_Toc193636060"/>
      <w:bookmarkStart w:id="1038" w:name="_Toc216184669"/>
      <w:r w:rsidRPr="00683792">
        <w:rPr>
          <w:rtl/>
        </w:rPr>
        <w:t>מעשה שחלה בנו של ר</w:t>
      </w:r>
      <w:r w:rsidRPr="00683792">
        <w:rPr>
          <w:rFonts w:hint="cs"/>
          <w:rtl/>
        </w:rPr>
        <w:t>"ג</w:t>
      </w:r>
      <w:r w:rsidR="00D0266C" w:rsidRPr="00683792">
        <w:rPr>
          <w:rFonts w:hint="cs"/>
          <w:rtl/>
        </w:rPr>
        <w:t>,</w:t>
      </w:r>
      <w:bookmarkEnd w:id="1037"/>
      <w:bookmarkEnd w:id="1038"/>
      <w:r w:rsidRPr="00683792">
        <w:rPr>
          <w:rtl/>
        </w:rPr>
        <w:t xml:space="preserve"> </w:t>
      </w:r>
    </w:p>
    <w:p w14:paraId="3B2213A9" w14:textId="4324E133" w:rsidR="00DA51A5" w:rsidRPr="000528DA" w:rsidRDefault="00DA51A5" w:rsidP="000528DA">
      <w:pPr>
        <w:rPr>
          <w:rtl/>
        </w:rPr>
      </w:pPr>
      <w:r w:rsidRPr="000528DA">
        <w:rPr>
          <w:rtl/>
        </w:rPr>
        <w:t>ש</w:t>
      </w:r>
      <w:r w:rsidR="00683792" w:rsidRPr="000528DA">
        <w:rPr>
          <w:rFonts w:hint="cs"/>
          <w:rtl/>
        </w:rPr>
        <w:t>י</w:t>
      </w:r>
      <w:r w:rsidRPr="000528DA">
        <w:rPr>
          <w:rtl/>
        </w:rPr>
        <w:t>גר שני ת</w:t>
      </w:r>
      <w:r w:rsidRPr="000528DA">
        <w:rPr>
          <w:rFonts w:hint="cs"/>
          <w:rtl/>
        </w:rPr>
        <w:t>"ח</w:t>
      </w:r>
      <w:r>
        <w:rPr>
          <w:rtl/>
        </w:rPr>
        <w:t xml:space="preserve"> אצל </w:t>
      </w:r>
      <w:r>
        <w:rPr>
          <w:rStyle w:val="afffff9"/>
          <w:rtl/>
          <w:rPrChange w:id="9237" w:author="מנוע אמוראים" w:date="2026-10-05T16:40:51Z">
            <w:rPr>
              <w:rtl/>
            </w:rPr>
          </w:rPrChange>
        </w:rPr>
        <w:t xml:space="preserve">ר</w:t>
      </w:r>
      <w:r>
        <w:rPr>
          <w:rStyle w:val="afffff9"/>
          <w:rFonts w:hint="cs"/>
          <w:rtl/>
          <w:rPrChange w:id="9238" w:author="מנוע אמוראים" w:date="2026-10-05T16:40:51Z">
            <w:rPr>
              <w:rFonts w:hint="cs"/>
              <w:rtl/>
            </w:rPr>
          </w:rPrChange>
        </w:rPr>
        <w:t xml:space="preserve">חב</w:t>
      </w:r>
      <w:r>
        <w:rPr>
          <w:rStyle w:val="afffff9"/>
          <w:rtl/>
          <w:rPrChange w:id="9239" w:author="מנוע אמוראים" w:date="2026-10-05T16:40:51Z">
            <w:rPr>
              <w:rtl/>
            </w:rPr>
          </w:rPrChange>
        </w:rPr>
        <w:t xml:space="preserve">"</w:t>
      </w:r>
      <w:r>
        <w:rPr>
          <w:rStyle w:val="afffff9"/>
          <w:rFonts w:hint="cs"/>
          <w:rtl/>
          <w:rPrChange w:id="9240" w:author="מנוע אמוראים" w:date="2026-10-05T16:40:51Z">
            <w:rPr>
              <w:rFonts w:hint="cs"/>
              <w:rtl/>
            </w:rPr>
          </w:rPrChange>
        </w:rPr>
        <w:t xml:space="preserve">ד</w:t>
      </w:r>
      <w:r w:rsidRPr="000528DA">
        <w:rPr>
          <w:rtl/>
        </w:rPr>
        <w:t xml:space="preserve"> לבקש עליו רחמים.</w:t>
      </w:r>
      <w:r w:rsidR="00683792" w:rsidRPr="000528DA">
        <w:rPr>
          <w:rFonts w:hint="cs"/>
          <w:rtl/>
        </w:rPr>
        <w:t xml:space="preserve"> </w:t>
      </w:r>
      <w:r w:rsidRPr="000528DA">
        <w:rPr>
          <w:rFonts w:hint="cs"/>
          <w:rtl/>
        </w:rPr>
        <w:t>וכשראם עלה לעלייה ובקש עליו רחמים</w:t>
      </w:r>
      <w:r w:rsidR="00D0266C" w:rsidRPr="000528DA">
        <w:rPr>
          <w:rFonts w:hint="cs"/>
          <w:rtl/>
        </w:rPr>
        <w:t>,</w:t>
      </w:r>
      <w:r w:rsidRPr="000528DA">
        <w:rPr>
          <w:rFonts w:hint="cs"/>
          <w:rtl/>
        </w:rPr>
        <w:t xml:space="preserve"> ובירידתו אמר להם לכו </w:t>
      </w:r>
      <w:r w:rsidRPr="000528DA">
        <w:rPr>
          <w:rtl/>
        </w:rPr>
        <w:t>שחלצתו חמה.</w:t>
      </w:r>
      <w:r w:rsidRPr="000528DA">
        <w:rPr>
          <w:rFonts w:hint="cs"/>
          <w:rtl/>
        </w:rPr>
        <w:t xml:space="preserve"> לא נביא ולא בן נביא אני כך מקובלני שאם שגורה תפלתי בפי יודע אני שהוא מקובל ואם לאו יודע אני שהוא מטורף</w:t>
      </w:r>
      <w:r w:rsidR="00ED4768" w:rsidRPr="000528DA">
        <w:rPr>
          <w:rFonts w:hint="cs"/>
          <w:rtl/>
        </w:rPr>
        <w:t xml:space="preserve">, </w:t>
      </w:r>
      <w:r w:rsidRPr="000528DA">
        <w:rPr>
          <w:rFonts w:hint="cs"/>
          <w:rtl/>
        </w:rPr>
        <w:t>י</w:t>
      </w:r>
      <w:r w:rsidR="00CC5D85" w:rsidRPr="000528DA">
        <w:rPr>
          <w:rtl/>
        </w:rPr>
        <w:t xml:space="preserve">שבו וכתבו וכוונו </w:t>
      </w:r>
      <w:r w:rsidR="00CC5D85" w:rsidRPr="000528DA">
        <w:rPr>
          <w:rFonts w:hint="cs"/>
          <w:rtl/>
        </w:rPr>
        <w:t>ה</w:t>
      </w:r>
      <w:r w:rsidRPr="000528DA">
        <w:rPr>
          <w:rtl/>
        </w:rPr>
        <w:t>שעה</w:t>
      </w:r>
      <w:r w:rsidR="00CC5D85" w:rsidRPr="000528DA">
        <w:rPr>
          <w:rFonts w:hint="cs"/>
          <w:rtl/>
        </w:rPr>
        <w:t>,</w:t>
      </w:r>
      <w:r w:rsidRPr="000528DA">
        <w:rPr>
          <w:rFonts w:hint="cs"/>
          <w:rtl/>
        </w:rPr>
        <w:t xml:space="preserve"> </w:t>
      </w:r>
      <w:r>
        <w:rPr>
          <w:rtl/>
        </w:rPr>
        <w:t xml:space="preserve">וכשבאו אצל </w:t>
      </w:r>
      <w:r>
        <w:rPr>
          <w:rStyle w:val="afffff9"/>
          <w:rtl/>
          <w:rPrChange w:id="9241" w:author="מנוע אמוראים" w:date="2026-10-05T16:40:51Z">
            <w:rPr>
              <w:rtl/>
            </w:rPr>
          </w:rPrChange>
        </w:rPr>
        <w:t xml:space="preserve">ר</w:t>
      </w:r>
      <w:r>
        <w:rPr>
          <w:rStyle w:val="afffff9"/>
          <w:rFonts w:hint="cs"/>
          <w:rtl/>
          <w:rPrChange w:id="9242" w:author="מנוע אמוראים" w:date="2026-10-05T16:40:51Z">
            <w:rPr>
              <w:rFonts w:hint="cs"/>
              <w:rtl/>
            </w:rPr>
          </w:rPrChange>
        </w:rPr>
        <w:t xml:space="preserve">"ג</w:t>
      </w:r>
      <w:r w:rsidRPr="000528DA">
        <w:rPr>
          <w:rtl/>
        </w:rPr>
        <w:t xml:space="preserve"> </w:t>
      </w:r>
      <w:r w:rsidRPr="00E34F28">
        <w:rPr>
          <w:rStyle w:val="afffff9"/>
          <w:rtl/>
        </w:rPr>
        <w:t>א</w:t>
      </w:r>
      <w:r w:rsidR="00ED4768" w:rsidRPr="00E34F28">
        <w:rPr>
          <w:rStyle w:val="afffff9"/>
          <w:rFonts w:hint="cs"/>
          <w:rtl/>
        </w:rPr>
        <w:t>"ל</w:t>
      </w:r>
      <w:r w:rsidR="00ED4768" w:rsidRPr="000528DA">
        <w:rPr>
          <w:rFonts w:hint="cs"/>
          <w:rtl/>
        </w:rPr>
        <w:t xml:space="preserve"> </w:t>
      </w:r>
      <w:r w:rsidRPr="000528DA">
        <w:rPr>
          <w:rtl/>
        </w:rPr>
        <w:t>העבודה! כך היה מעשה, באותה שעה חלצתו חמה ושאל לנו מים לשתות.</w:t>
      </w:r>
    </w:p>
    <w:p w14:paraId="2558FB49" w14:textId="77777777" w:rsidR="00DA51A5" w:rsidRPr="00E34F28" w:rsidRDefault="00DA51A5" w:rsidP="00682BF2">
      <w:pPr>
        <w:pStyle w:val="afffff5"/>
        <w:rPr>
          <w:rtl/>
        </w:rPr>
      </w:pPr>
      <w:bookmarkStart w:id="1039" w:name="_Toc193636061"/>
      <w:bookmarkStart w:id="1040" w:name="_Toc216184670"/>
      <w:r>
        <w:rPr>
          <w:rStyle w:val="30"/>
          <w:rtl/>
        </w:rPr>
        <w:t xml:space="preserve">ושוב מעשה </w:t>
      </w:r>
      <w:r>
        <w:rPr>
          <w:rStyle w:val="afffff9"/>
          <w:rtl/>
          <w:rPrChange w:id="9243" w:author="מנוע אמוראים" w:date="2026-10-05T16:40:51Z">
            <w:rPr>
              <w:rStyle w:val="30"/>
              <w:rtl/>
            </w:rPr>
          </w:rPrChange>
        </w:rPr>
        <w:t xml:space="preserve">בר</w:t>
      </w:r>
      <w:r>
        <w:rPr>
          <w:rStyle w:val="afffff9"/>
          <w:rFonts w:hint="cs"/>
          <w:rtl/>
          <w:rPrChange w:id="9244" w:author="מנוע אמוראים" w:date="2026-10-05T16:40:51Z">
            <w:rPr>
              <w:rStyle w:val="30"/>
              <w:rFonts w:hint="cs"/>
              <w:rtl/>
            </w:rPr>
          </w:rPrChange>
        </w:rPr>
        <w:t xml:space="preserve">חב"ד</w:t>
      </w:r>
      <w:bookmarkEnd w:id="1039"/>
      <w:bookmarkEnd w:id="1040"/>
      <w:r>
        <w:rPr>
          <w:rtl/>
        </w:rPr>
        <w:t xml:space="preserve"> שהלך ללמוד תורה אצל </w:t>
      </w:r>
      <w:r>
        <w:rPr>
          <w:rStyle w:val="afffff9"/>
          <w:rtl/>
          <w:rPrChange w:id="9245" w:author="מנוע אמוראים" w:date="2026-10-05T16:40:51Z">
            <w:rPr>
              <w:rtl/>
            </w:rPr>
          </w:rPrChange>
        </w:rPr>
        <w:t xml:space="preserve">רי</w:t>
      </w:r>
      <w:r>
        <w:rPr>
          <w:rStyle w:val="afffff9"/>
          <w:rFonts w:hint="cs"/>
          <w:rtl/>
          <w:rPrChange w:id="9246" w:author="מנוע אמוראים" w:date="2026-10-05T16:40:51Z">
            <w:rPr>
              <w:rFonts w:hint="cs"/>
              <w:rtl/>
            </w:rPr>
          </w:rPrChange>
        </w:rPr>
        <w:t xml:space="preserve">ב</w:t>
      </w:r>
      <w:r>
        <w:rPr>
          <w:rStyle w:val="afffff9"/>
          <w:rtl/>
          <w:rPrChange w:id="9247" w:author="מנוע אמוראים" w:date="2026-10-05T16:40:51Z">
            <w:rPr>
              <w:rtl/>
            </w:rPr>
          </w:rPrChange>
        </w:rPr>
        <w:t xml:space="preserve">"</w:t>
      </w:r>
      <w:r>
        <w:rPr>
          <w:rStyle w:val="afffff9"/>
          <w:rFonts w:hint="cs"/>
          <w:rtl/>
          <w:rPrChange w:id="9248" w:author="מנוע אמוראים" w:date="2026-10-05T16:40:51Z">
            <w:rPr>
              <w:rFonts w:hint="cs"/>
              <w:rtl/>
            </w:rPr>
          </w:rPrChange>
        </w:rPr>
        <w:t xml:space="preserve">ז</w:t>
      </w:r>
      <w:r>
        <w:rPr>
          <w:rFonts w:hint="cs"/>
          <w:rtl/>
        </w:rPr>
        <w:t xml:space="preserve"> </w:t>
      </w:r>
      <w:r w:rsidRPr="00FE3D07">
        <w:rPr>
          <w:rtl/>
        </w:rPr>
        <w:t>וחלה ב</w:t>
      </w:r>
      <w:r>
        <w:rPr>
          <w:rFonts w:hint="cs"/>
          <w:rtl/>
        </w:rPr>
        <w:t xml:space="preserve">ן </w:t>
      </w:r>
      <w:r>
        <w:rPr>
          <w:rStyle w:val="afffff9"/>
          <w:rFonts w:hint="cs"/>
          <w:rtl/>
          <w:rPrChange w:id="9249" w:author="מנוע אמוראים" w:date="2026-10-05T16:40:51Z">
            <w:rPr>
              <w:rFonts w:hint="cs"/>
              <w:rtl/>
            </w:rPr>
          </w:rPrChange>
        </w:rPr>
        <w:t xml:space="preserve">ר</w:t>
      </w:r>
      <w:r>
        <w:rPr>
          <w:rStyle w:val="afffff9"/>
          <w:rFonts w:hint="cs"/>
          <w:rtl/>
          <w:rPrChange w:id="9250" w:author="מנוע אמוראים" w:date="2026-10-05T16:40:51Z">
            <w:rPr>
              <w:rFonts w:hint="cs"/>
              <w:rtl/>
            </w:rPr>
          </w:rPrChange>
        </w:rPr>
        <w:t xml:space="preserve">יב</w:t>
      </w:r>
      <w:r>
        <w:rPr>
          <w:rStyle w:val="afffff9"/>
          <w:rtl/>
          <w:rPrChange w:id="9251" w:author="מנוע אמוראים" w:date="2026-10-05T16:40:51Z">
            <w:rPr>
              <w:rtl/>
            </w:rPr>
          </w:rPrChange>
        </w:rPr>
        <w:t xml:space="preserve">"</w:t>
      </w:r>
      <w:r>
        <w:rPr>
          <w:rStyle w:val="afffff9"/>
          <w:rFonts w:hint="cs"/>
          <w:rtl/>
          <w:rPrChange w:id="9252" w:author="מנוע אמוראים" w:date="2026-10-05T16:40:51Z">
            <w:rPr>
              <w:rFonts w:hint="cs"/>
              <w:rtl/>
            </w:rPr>
          </w:rPrChange>
        </w:rPr>
        <w:t xml:space="preserve">ז</w:t>
      </w:r>
      <w:r>
        <w:rPr>
          <w:rFonts w:hint="cs"/>
          <w:rtl/>
        </w:rPr>
        <w:t xml:space="preserve">, </w:t>
      </w:r>
      <w:r w:rsidR="00067AD7" w:rsidRPr="00E34F28">
        <w:rPr>
          <w:rStyle w:val="afffff9"/>
          <w:rFonts w:hint="cs"/>
          <w:rtl/>
        </w:rPr>
        <w:t>א"ל</w:t>
      </w:r>
      <w:r w:rsidRPr="00E34F28">
        <w:rPr>
          <w:rStyle w:val="afffff9"/>
          <w:rtl/>
        </w:rPr>
        <w:t>:</w:t>
      </w:r>
      <w:r w:rsidRPr="00FE3D07">
        <w:rPr>
          <w:rtl/>
        </w:rPr>
        <w:t xml:space="preserve"> חנינא בני, בקש עליו רחמים ויחיה.</w:t>
      </w:r>
      <w:r w:rsidRPr="00FE3D07">
        <w:rPr>
          <w:rFonts w:hint="cs"/>
          <w:rtl/>
        </w:rPr>
        <w:t xml:space="preserve"> </w:t>
      </w:r>
      <w:r w:rsidRPr="00FE3D07">
        <w:rPr>
          <w:rtl/>
        </w:rPr>
        <w:t>הניח ראשו בין ברכיו ובקש עליו רחמים וחיה.</w:t>
      </w:r>
    </w:p>
    <w:p w14:paraId="64873A0A" w14:textId="7AD0C2AE" w:rsidR="00A24328" w:rsidRDefault="00DA51A5" w:rsidP="009A59D1">
      <w:pPr>
        <w:pStyle w:val="38"/>
        <w:framePr w:wrap="notBeside"/>
        <w:rPr>
          <w:rtl/>
        </w:rPr>
      </w:pPr>
      <w:r w:rsidRPr="00660D7A">
        <w:rPr>
          <w:rFonts w:hint="cs"/>
          <w:rtl/>
        </w:rPr>
        <w:t>אריב</w:t>
      </w:r>
      <w:r w:rsidRPr="00660D7A">
        <w:rPr>
          <w:rtl/>
        </w:rPr>
        <w:t>"</w:t>
      </w:r>
      <w:r w:rsidRPr="00660D7A">
        <w:rPr>
          <w:rFonts w:hint="cs"/>
          <w:rtl/>
        </w:rPr>
        <w:t>ז</w:t>
      </w:r>
      <w:r w:rsidR="009B14FE">
        <w:rPr>
          <w:rtl/>
        </w:rPr>
        <w:t>:</w:t>
      </w:r>
    </w:p>
    <w:p w14:paraId="3FE1FE65" w14:textId="02F3F83F" w:rsidR="00DA51A5" w:rsidRPr="000528DA" w:rsidRDefault="00DA51A5" w:rsidP="000528DA">
      <w:pPr>
        <w:rPr>
          <w:rtl/>
        </w:rPr>
      </w:pPr>
      <w:r w:rsidRPr="000528DA">
        <w:rPr>
          <w:rtl/>
        </w:rPr>
        <w:t>אלמלי הטיח בן זכאי את ראשו בין ברכיו כל היום כולו לא היו משגיחים עליו.</w:t>
      </w:r>
      <w:r w:rsidR="00ED4768" w:rsidRPr="000528DA">
        <w:rPr>
          <w:rFonts w:hint="cs"/>
          <w:rtl/>
        </w:rPr>
        <w:t xml:space="preserve"> </w:t>
      </w:r>
      <w:r w:rsidRPr="00E34F28">
        <w:rPr>
          <w:rStyle w:val="afffff9"/>
          <w:rFonts w:hint="cs"/>
          <w:rtl/>
        </w:rPr>
        <w:t>א"ל</w:t>
      </w:r>
      <w:r w:rsidRPr="00E34F28">
        <w:rPr>
          <w:rStyle w:val="afffff9"/>
          <w:rtl/>
        </w:rPr>
        <w:t xml:space="preserve"> אשתו:</w:t>
      </w:r>
      <w:r w:rsidRPr="000528DA">
        <w:rPr>
          <w:rtl/>
        </w:rPr>
        <w:t xml:space="preserve"> וכי חנינא גדול ממך? </w:t>
      </w:r>
      <w:r w:rsidRPr="00E34F28">
        <w:rPr>
          <w:rStyle w:val="afffff9"/>
          <w:rFonts w:hint="cs"/>
          <w:rtl/>
        </w:rPr>
        <w:t>א"ל</w:t>
      </w:r>
      <w:r w:rsidRPr="00E34F28">
        <w:rPr>
          <w:rStyle w:val="afffff9"/>
          <w:rtl/>
        </w:rPr>
        <w:t>:</w:t>
      </w:r>
      <w:r w:rsidRPr="000528DA">
        <w:rPr>
          <w:rtl/>
        </w:rPr>
        <w:t xml:space="preserve"> לא</w:t>
      </w:r>
      <w:r w:rsidRPr="000528DA">
        <w:rPr>
          <w:rFonts w:hint="cs"/>
          <w:rtl/>
        </w:rPr>
        <w:t>,</w:t>
      </w:r>
      <w:r w:rsidRPr="000528DA">
        <w:rPr>
          <w:rtl/>
        </w:rPr>
        <w:t xml:space="preserve"> </w:t>
      </w:r>
      <w:r w:rsidRPr="00A10336">
        <w:rPr>
          <w:rStyle w:val="30"/>
          <w:rtl/>
        </w:rPr>
        <w:t>אלא הוא דומה כעבד לפני המלך</w:t>
      </w:r>
      <w:r w:rsidRPr="000528DA">
        <w:rPr>
          <w:rtl/>
        </w:rPr>
        <w:t>, ואני דומה כשר לפני המלך.</w:t>
      </w:r>
    </w:p>
    <w:p w14:paraId="1B6FDF4A" w14:textId="451B7CBF" w:rsidR="00A24328" w:rsidRDefault="00DA51A5" w:rsidP="009A59D1">
      <w:pPr>
        <w:pStyle w:val="38"/>
        <w:framePr w:wrap="notBeside"/>
        <w:rPr>
          <w:rtl/>
        </w:rPr>
      </w:pPr>
      <w:r w:rsidRPr="00660D7A">
        <w:rPr>
          <w:rtl/>
        </w:rPr>
        <w:t>רי"ו</w:t>
      </w:r>
      <w:r w:rsidR="00A24328">
        <w:rPr>
          <w:rtl/>
        </w:rPr>
        <w:t>:</w:t>
      </w:r>
    </w:p>
    <w:p w14:paraId="1B79D1CF" w14:textId="32CA7178" w:rsidR="00DA51A5" w:rsidRPr="00E34F28" w:rsidRDefault="00936984" w:rsidP="00683792">
      <w:pPr>
        <w:pStyle w:val="afffff5"/>
        <w:spacing w:before="0" w:after="120"/>
        <w:rPr>
          <w:rtl/>
        </w:rPr>
      </w:pPr>
      <w:r>
        <w:rPr>
          <w:rFonts w:hint="cs"/>
          <w:rtl/>
        </w:rPr>
        <w:t>מתפלל רק</w:t>
      </w:r>
      <w:r w:rsidR="00DA51A5" w:rsidRPr="00FE3D07">
        <w:rPr>
          <w:rtl/>
        </w:rPr>
        <w:t xml:space="preserve"> </w:t>
      </w:r>
      <w:r w:rsidR="00DA51A5" w:rsidRPr="00A10336">
        <w:rPr>
          <w:rStyle w:val="30"/>
          <w:rtl/>
        </w:rPr>
        <w:t>בבית שיש חלונות</w:t>
      </w:r>
      <w:r w:rsidR="00DA51A5" w:rsidRPr="00FE3D07">
        <w:rPr>
          <w:rtl/>
        </w:rPr>
        <w:t xml:space="preserve"> </w:t>
      </w:r>
      <w:r w:rsidR="00DA51A5" w:rsidRPr="00A4639B">
        <w:rPr>
          <w:rStyle w:val="ad"/>
          <w:rtl/>
        </w:rPr>
        <w:t>'וכוין פתיחן ליה בעליתה נגד ירושלם</w:t>
      </w:r>
      <w:r w:rsidR="00DA51A5" w:rsidRPr="00A4639B">
        <w:rPr>
          <w:rStyle w:val="ad"/>
          <w:rFonts w:hint="cs"/>
          <w:rtl/>
        </w:rPr>
        <w:t>'</w:t>
      </w:r>
      <w:r w:rsidR="00DA51A5" w:rsidRPr="00A4639B">
        <w:rPr>
          <w:rStyle w:val="ad"/>
          <w:rtl/>
        </w:rPr>
        <w:t>.</w:t>
      </w:r>
    </w:p>
    <w:p w14:paraId="7F1CE99D" w14:textId="3120408C" w:rsidR="00A24328" w:rsidRDefault="00DA51A5" w:rsidP="009A59D1">
      <w:pPr>
        <w:pStyle w:val="38"/>
        <w:framePr w:wrap="notBeside"/>
        <w:rPr>
          <w:rtl/>
        </w:rPr>
      </w:pPr>
      <w:r w:rsidRPr="00660D7A">
        <w:rPr>
          <w:rFonts w:hint="cs"/>
          <w:rtl/>
        </w:rPr>
        <w:t>ר"כ</w:t>
      </w:r>
      <w:r w:rsidR="00A24328">
        <w:rPr>
          <w:rtl/>
        </w:rPr>
        <w:t>:</w:t>
      </w:r>
    </w:p>
    <w:p w14:paraId="2B72B8B5" w14:textId="2DD5D36E" w:rsidR="00DA51A5" w:rsidRPr="00E34F28" w:rsidRDefault="00DA51A5" w:rsidP="00683792">
      <w:pPr>
        <w:pStyle w:val="afffff5"/>
        <w:spacing w:before="0"/>
        <w:rPr>
          <w:rtl/>
        </w:rPr>
      </w:pPr>
      <w:r w:rsidRPr="00FE3D07">
        <w:rPr>
          <w:rtl/>
        </w:rPr>
        <w:t xml:space="preserve">חציף עלי </w:t>
      </w:r>
      <w:r w:rsidR="00ED4768" w:rsidRPr="00FE3D07">
        <w:rPr>
          <w:rFonts w:hint="cs"/>
          <w:rtl/>
        </w:rPr>
        <w:t>ה</w:t>
      </w:r>
      <w:r w:rsidRPr="00A10336">
        <w:rPr>
          <w:rStyle w:val="30"/>
          <w:rFonts w:hint="cs"/>
          <w:rtl/>
        </w:rPr>
        <w:t>מתפלל בבקעה</w:t>
      </w:r>
      <w:r w:rsidRPr="00A10336">
        <w:rPr>
          <w:rStyle w:val="30"/>
          <w:rtl/>
        </w:rPr>
        <w:t>.</w:t>
      </w:r>
      <w:r w:rsidR="00ED4768" w:rsidRPr="00FE3D07">
        <w:rPr>
          <w:rFonts w:hint="cs"/>
          <w:rtl/>
        </w:rPr>
        <w:t xml:space="preserve"> </w:t>
      </w:r>
      <w:r w:rsidR="00ED4768" w:rsidRPr="00A10336">
        <w:rPr>
          <w:rStyle w:val="30"/>
          <w:rFonts w:hint="cs"/>
          <w:rtl/>
        </w:rPr>
        <w:t>וה</w:t>
      </w:r>
      <w:r w:rsidRPr="00A10336">
        <w:rPr>
          <w:rStyle w:val="30"/>
          <w:rtl/>
        </w:rPr>
        <w:t>מפרש חטאי</w:t>
      </w:r>
      <w:r w:rsidR="00ED4768" w:rsidRPr="00A10336">
        <w:rPr>
          <w:rStyle w:val="30"/>
          <w:rFonts w:hint="cs"/>
          <w:rtl/>
        </w:rPr>
        <w:t>ו</w:t>
      </w:r>
      <w:r w:rsidR="00ED4768" w:rsidRPr="00054EE3">
        <w:rPr>
          <w:rFonts w:hint="cs"/>
          <w:rtl/>
        </w:rPr>
        <w:t xml:space="preserve"> ד</w:t>
      </w:r>
      <w:r w:rsidRPr="00054EE3">
        <w:rPr>
          <w:rStyle w:val="ad"/>
          <w:rFonts w:hint="cs"/>
          <w:rtl/>
        </w:rPr>
        <w:t>'</w:t>
      </w:r>
      <w:r w:rsidRPr="00054EE3">
        <w:rPr>
          <w:rStyle w:val="ad"/>
          <w:rtl/>
        </w:rPr>
        <w:t>כסוי חטאה</w:t>
      </w:r>
      <w:r w:rsidRPr="00054EE3">
        <w:rPr>
          <w:rStyle w:val="ad"/>
          <w:rFonts w:hint="cs"/>
          <w:rtl/>
        </w:rPr>
        <w:t>'</w:t>
      </w:r>
      <w:r w:rsidRPr="00054EE3">
        <w:rPr>
          <w:rStyle w:val="ad"/>
          <w:rtl/>
        </w:rPr>
        <w:t>.</w:t>
      </w:r>
    </w:p>
    <w:p w14:paraId="163F51D1" w14:textId="77777777" w:rsidR="00660D7A" w:rsidRDefault="00660D7A" w:rsidP="00660D7A">
      <w:pPr>
        <w:pStyle w:val="afffffc"/>
        <w:rPr>
          <w:rtl/>
        </w:rPr>
        <w:sectPr w:rsidR="00660D7A" w:rsidSect="00470C2A">
          <w:pgSz w:w="5103" w:h="7371" w:code="221"/>
          <w:pgMar w:top="284" w:right="851" w:bottom="340" w:left="567" w:header="283" w:footer="170" w:gutter="0"/>
          <w:cols w:space="1134"/>
          <w:bidi/>
          <w:rtlGutter/>
          <w:docGrid w:linePitch="360"/>
        </w:sectPr>
      </w:pPr>
    </w:p>
    <w:p w14:paraId="60B819DA" w14:textId="06406E3A" w:rsidR="008D1254" w:rsidRDefault="00DA51A5" w:rsidP="008D1254">
      <w:pPr>
        <w:pStyle w:val="Hadran"/>
        <w:rPr>
          <w:rtl/>
        </w:rPr>
        <w:pPrChange w:id="91043" w:author="Claude" w:date="2026-10-08T08:34:46Z">
          <w:pPr>
            <w:pStyle w:val="afffffc"/>
            <w:rPr>
              <w:rtl/>
            </w:rPr>
          </w:pPr>
        </w:pPrChange>
      </w:pPr>
      <w:bookmarkStart w:id="1041" w:name="_Toc193636062"/>
      <w:bookmarkStart w:id="1042" w:name="_Toc216184671"/>
      <w:r w:rsidRPr="00660D7A">
        <w:rPr>
          <w:rFonts w:hint="cs"/>
          <w:rtl/>
        </w:rPr>
        <w:t>ה</w:t>
      </w:r>
      <w:r w:rsidRPr="00660D7A">
        <w:rPr>
          <w:rtl/>
        </w:rPr>
        <w:t>דרן עלך</w:t>
      </w:r>
      <w:r w:rsidRPr="00660D7A">
        <w:rPr>
          <w:rFonts w:hint="cs"/>
          <w:rtl/>
        </w:rPr>
        <w:t xml:space="preserve"> אין עומדין</w:t>
      </w:r>
      <w:bookmarkEnd w:id="1041"/>
      <w:bookmarkEnd w:id="1042"/>
    </w:p>
    <w:p w14:paraId="70D159B8" w14:textId="77777777" w:rsidR="008D1254" w:rsidRDefault="008D1254">
      <w:pPr>
        <w:bidi w:val="0"/>
        <w:spacing w:after="160" w:line="259" w:lineRule="auto"/>
        <w:jc w:val="left"/>
        <w:rPr>
          <w:rFonts w:ascii="David" w:hAnsi="David" w:cs="BA TM • Vilna Extra-Bold"/>
          <w:b/>
          <w:color w:val="000000" w:themeColor="text1"/>
          <w:spacing w:val="4"/>
          <w:shd w:val="clear" w:color="auto" w:fill="FFFFFF" w:themeFill="background1"/>
          <w:rtl/>
        </w:rPr>
      </w:pPr>
      <w:r>
        <w:rPr>
          <w:rtl/>
        </w:rPr>
        <w:br w:type="page"/>
      </w:r>
    </w:p>
    <w:p w14:paraId="3028338F" w14:textId="77777777" w:rsidR="009D3C01" w:rsidRPr="00E34F28" w:rsidRDefault="009D3C01" w:rsidP="00EC0DC4">
      <w:pPr>
        <w:pStyle w:val="af2"/>
        <w:framePr w:wrap="around"/>
        <w:rPr>
          <w:rtl/>
        </w:rPr>
      </w:pPr>
      <w:r w:rsidRPr="009D3C01">
        <w:rPr>
          <w:rFonts w:hint="cs"/>
          <w:rtl/>
        </w:rPr>
        <w:lastRenderedPageBreak/>
        <w:t>לה.</w:t>
      </w:r>
    </w:p>
    <w:p w14:paraId="3F4E8A80" w14:textId="5647F778" w:rsidR="004B375F" w:rsidRPr="00E34F28" w:rsidRDefault="004B375F" w:rsidP="009E62D4">
      <w:pPr>
        <w:pStyle w:val="afffc"/>
        <w:framePr w:wrap="around"/>
        <w:rPr>
          <w:del w:id="21178" w:author="Claude" w:date="2026-10-07T09:24:28Z"/>
          <w:rtl/>
        </w:rPr>
      </w:pPr>
      <w:del w:id="21177" w:author="Claude" w:date="2026-10-07T09:24:28Z">
        <w:r w:rsidRPr="004B375F">
          <w:rPr>
            <w:rFonts w:hint="cs"/>
            <w:rtl/>
          </w:rPr>
          <w:delText xml:space="preserve">פרק שישי </w:delText>
        </w:r>
      </w:del>
    </w:p>
    <w:p w14:paraId="22CB89DB" w14:textId="7948F5A0" w:rsidR="004B375F" w:rsidRPr="00CF550F" w:rsidRDefault="004B375F" w:rsidP="004B375F">
      <w:pPr>
        <w:pStyle w:val="afffd"/>
        <w:framePr w:wrap="around"/>
        <w:rPr>
          <w:del w:id="21180" w:author="Claude" w:date="2026-10-07T09:24:28Z"/>
          <w:rStyle w:val="affffff0"/>
          <w:rtl/>
        </w:rPr>
      </w:pPr>
      <w:del w:id="21179" w:author="Claude" w:date="2026-10-07T09:24:28Z">
        <w:r w:rsidRPr="00CF550F">
          <w:rPr>
            <w:rStyle w:val="affffff0"/>
            <w:rFonts w:hint="cs"/>
            <w:rtl/>
          </w:rPr>
          <w:delText xml:space="preserve">כיצד מברכין</w:delText>
        </w:r>
      </w:del>
    </w:p>
    <w:p w14:paraId="772826B9" w14:textId="41853F85" w:rsidR="003C1BB8" w:rsidRPr="00E34F28" w:rsidRDefault="003C1BB8" w:rsidP="009E62D4">
      <w:pPr>
        <w:pStyle w:val="afffe"/>
        <w:framePr w:wrap="around"/>
        <w:rPr>
          <w:rtl/>
        </w:rPr>
      </w:pPr>
      <w:r w:rsidRPr="003C1BB8">
        <w:rPr>
          <w:rFonts w:hint="cs"/>
          <w:rtl/>
        </w:rPr>
        <w:t>(לה.-מה.)</w:t>
      </w:r>
    </w:p>
    <w:p>
      <w:pPr>
        <w:pStyle w:val="PetichatPerek"/>
        <w:rPr>
          <w:ins w:id="21176" w:author="Claude" w:date="2026-10-07T09:24:28Z"/>
        </w:rPr>
      </w:pPr>
      <w:ins w:id="21175" w:author="Claude" w:date="2026-10-07T09:24:28Z">
        <w:r>
          <w:rPr>
            <w:rFonts w:hint="cs"/>
            <w:rtl/>
          </w:rPr>
          <w:t xml:space="preserve">פרק שישי</w:t>
        </w:r>
        <w:r>
          <w:rPr>
            <w:rFonts w:hint="cs"/>
            <w:rtl/>
          </w:rPr>
          <w:t xml:space="preserve"> - </w:t>
        </w:r>
        <w:r>
          <w:rPr>
            <w:rStyle w:val="affffff0"/>
            <w:rFonts w:hint="cs"/>
            <w:rtl/>
          </w:rPr>
          <w:t xml:space="preserve">כיצד מברכין</w:t>
        </w:r>
      </w:ins>
    </w:p>
    <w:p>
      <w:pPr>
        <w:pStyle w:val="MishnaBatzad"/>
        <w:rPr>
          <w:ins w:id="20120" w:author="קלוד" w:date="2026-10-06T10:08:25Z"/>
        </w:rPr>
      </w:pPr>
      <w:ins w:id="20119" w:author="קלוד" w:date="2026-10-06T10:08:25Z">
        <w:r>
          <w:t xml:space="preserve">משנה א</w:t>
        </w:r>
      </w:ins>
    </w:p>
    <w:p w14:paraId="114EBB9C" w14:textId="1EF34EF1" w:rsidR="005175F4" w:rsidRPr="00E34F28" w:rsidRDefault="005175F4" w:rsidP="005C7615">
      <w:pPr>
        <w:pStyle w:val="a3"/>
        <w:spacing w:before="120"/>
        <w:jc w:val="center"/>
        <w:rPr>
          <w:rtl/>
        </w:rPr>
        <w:pPrChange w:id="90023" w:author="קלוד" w:date="2026-10-08T12:08:16Z">
          <w:pPr>
            <w:pStyle w:val="a3"/>
            <w:jc w:val="center"/>
          </w:pPr>
        </w:pPrChange>
      </w:pPr>
      <w:r w:rsidRPr="00CF550F">
        <w:rPr>
          <w:rStyle w:val="affffff0"/>
          <w:rtl/>
        </w:rPr>
        <w:t>כיצד מברכין על הפירות?</w:t>
      </w:r>
    </w:p>
    <w:p w14:paraId="0FAC2778" w14:textId="2D931BA1" w:rsidR="005175F4" w:rsidRPr="00E34F28" w:rsidRDefault="008C5FF5" w:rsidP="005C7615">
      <w:pPr>
        <w:pStyle w:val="a3"/>
        <w:rPr>
          <w:rtl/>
        </w:rPr>
      </w:pPr>
      <w:r w:rsidRPr="00CF550F">
        <w:rPr>
          <w:rStyle w:val="affffff0"/>
          <w:rtl/>
        </w:rPr>
        <w:t>על פירות האילן</w:t>
      </w:r>
      <w:r w:rsidRPr="00CF550F">
        <w:rPr>
          <w:rStyle w:val="affffff0"/>
          <w:rFonts w:hint="cs"/>
          <w:rtl/>
        </w:rPr>
        <w:t>:</w:t>
      </w:r>
      <w:r w:rsidR="005175F4" w:rsidRPr="00FC280D">
        <w:rPr>
          <w:rtl/>
        </w:rPr>
        <w:t xml:space="preserve"> בורא פרי </w:t>
      </w:r>
      <w:r w:rsidR="005175F4" w:rsidRPr="00CF550F">
        <w:rPr>
          <w:rtl/>
        </w:rPr>
        <w:t>העץ</w:t>
      </w:r>
      <w:r w:rsidR="005175F4" w:rsidRPr="00FC280D">
        <w:rPr>
          <w:rtl/>
        </w:rPr>
        <w:t xml:space="preserve"> חוץ מהיין, </w:t>
      </w:r>
      <w:r w:rsidRPr="00FC280D">
        <w:rPr>
          <w:rFonts w:hint="cs"/>
          <w:rtl/>
        </w:rPr>
        <w:t>ש</w:t>
      </w:r>
      <w:r w:rsidR="005175F4" w:rsidRPr="00FC280D">
        <w:rPr>
          <w:rtl/>
        </w:rPr>
        <w:t>אומר: בורא פרי הגפן.</w:t>
      </w:r>
    </w:p>
    <w:p w14:paraId="04470927" w14:textId="25B6EABB" w:rsidR="005175F4" w:rsidRPr="00E34F28" w:rsidRDefault="005175F4" w:rsidP="005C7615">
      <w:pPr>
        <w:pStyle w:val="a3"/>
        <w:rPr>
          <w:rtl/>
        </w:rPr>
      </w:pPr>
      <w:r w:rsidRPr="00CF550F">
        <w:rPr>
          <w:rStyle w:val="affffff0"/>
          <w:rtl/>
        </w:rPr>
        <w:t>ועל פירות הארץ:</w:t>
      </w:r>
      <w:r w:rsidRPr="00FC280D">
        <w:rPr>
          <w:rtl/>
        </w:rPr>
        <w:t xml:space="preserve"> </w:t>
      </w:r>
      <w:r w:rsidR="007A1F57" w:rsidRPr="00FC280D">
        <w:rPr>
          <w:rtl/>
        </w:rPr>
        <w:t>בפה"א</w:t>
      </w:r>
      <w:r w:rsidRPr="00FC280D">
        <w:rPr>
          <w:rtl/>
        </w:rPr>
        <w:t xml:space="preserve">, </w:t>
      </w:r>
      <w:r w:rsidR="005C7615">
        <w:rPr>
          <w:rFonts w:hint="cs"/>
          <w:rtl/>
        </w:rPr>
        <w:t xml:space="preserve"> </w:t>
      </w:r>
      <w:r w:rsidR="005C7615">
        <w:rPr>
          <w:rtl/>
        </w:rPr>
        <w:ptab w:relativeTo="margin" w:alignment="right" w:leader="none"/>
      </w:r>
      <w:r w:rsidR="003829D0" w:rsidRPr="00CF550F">
        <w:rPr>
          <w:rStyle w:val="affffff0"/>
          <w:rFonts w:hint="cs"/>
          <w:rtl/>
        </w:rPr>
        <w:t>ועל הפת</w:t>
      </w:r>
      <w:r w:rsidRPr="00CF550F">
        <w:rPr>
          <w:rStyle w:val="affffff0"/>
          <w:rtl/>
        </w:rPr>
        <w:t>:</w:t>
      </w:r>
      <w:r w:rsidRPr="00FC280D">
        <w:rPr>
          <w:rtl/>
        </w:rPr>
        <w:t xml:space="preserve"> המוציא לחם מן הארץ.</w:t>
      </w:r>
    </w:p>
    <w:p w14:paraId="36BB326F" w14:textId="50291B38" w:rsidR="005175F4" w:rsidRPr="00E34F28" w:rsidRDefault="005175F4" w:rsidP="005C7615">
      <w:pPr>
        <w:pStyle w:val="a3"/>
        <w:rPr>
          <w:rtl/>
        </w:rPr>
      </w:pPr>
      <w:r w:rsidRPr="00CF550F">
        <w:rPr>
          <w:rStyle w:val="affffff0"/>
          <w:rtl/>
        </w:rPr>
        <w:t>ועל הירקות</w:t>
      </w:r>
      <w:r w:rsidR="008C5FF5" w:rsidRPr="00CF550F">
        <w:rPr>
          <w:rStyle w:val="affffff0"/>
          <w:rFonts w:hint="cs"/>
          <w:rtl/>
        </w:rPr>
        <w:t>:</w:t>
      </w:r>
      <w:r w:rsidRPr="00FC280D">
        <w:rPr>
          <w:rtl/>
        </w:rPr>
        <w:t xml:space="preserve"> </w:t>
      </w:r>
      <w:r w:rsidR="007A1F57" w:rsidRPr="00FC280D">
        <w:rPr>
          <w:rtl/>
        </w:rPr>
        <w:t>בפה"א</w:t>
      </w:r>
      <w:r w:rsidRPr="00FC280D">
        <w:rPr>
          <w:rtl/>
        </w:rPr>
        <w:t xml:space="preserve">, </w:t>
      </w:r>
      <w:r w:rsidR="005C7615">
        <w:rPr>
          <w:rFonts w:hint="cs"/>
          <w:rtl/>
        </w:rPr>
        <w:t xml:space="preserve"> </w:t>
      </w:r>
      <w:r w:rsidR="005C7615">
        <w:rPr>
          <w:rtl/>
        </w:rPr>
        <w:ptab w:relativeTo="margin" w:alignment="right" w:leader="none"/>
      </w:r>
      <w:r w:rsidR="003829D0" w:rsidRPr="00CF550F">
        <w:rPr>
          <w:rStyle w:val="affffff0"/>
          <w:rtl/>
        </w:rPr>
        <w:t>ר"י</w:t>
      </w:r>
      <w:r w:rsidR="003829D0" w:rsidRPr="00CF550F">
        <w:rPr>
          <w:rStyle w:val="affffff0"/>
          <w:rFonts w:hint="cs"/>
          <w:rtl/>
        </w:rPr>
        <w:t>:</w:t>
      </w:r>
      <w:r w:rsidRPr="00FC280D">
        <w:rPr>
          <w:rtl/>
        </w:rPr>
        <w:t xml:space="preserve"> בורא מיני דשאים.</w:t>
      </w:r>
    </w:p>
    <w:p w14:paraId="468A8DA9" w14:textId="77777777" w:rsidR="009B6219" w:rsidRPr="00E34F28" w:rsidRDefault="003829D0" w:rsidP="000F6DD4">
      <w:pPr>
        <w:pStyle w:val="afffffc"/>
        <w:rPr>
          <w:rtl/>
        </w:rPr>
      </w:pPr>
      <w:bookmarkStart w:id="1043" w:name="_Toc193636063"/>
      <w:bookmarkStart w:id="1044" w:name="_Toc216184672"/>
      <w:r w:rsidRPr="007D462B">
        <w:rPr>
          <w:rFonts w:hint="cs"/>
          <w:rtl/>
        </w:rPr>
        <w:t>טעונים ברכה לפניהם ולאחריהם</w:t>
      </w:r>
      <w:bookmarkEnd w:id="1043"/>
      <w:bookmarkEnd w:id="1044"/>
    </w:p>
    <w:p w14:paraId="61C37EF8" w14:textId="1B5121A9" w:rsidR="00A24328" w:rsidRDefault="009B6219" w:rsidP="009A59D1">
      <w:pPr>
        <w:pStyle w:val="38"/>
        <w:framePr w:wrap="notBeside"/>
        <w:rPr>
          <w:rtl/>
        </w:rPr>
      </w:pPr>
      <w:r w:rsidRPr="00660D7A">
        <w:rPr>
          <w:rFonts w:hint="cs"/>
          <w:rtl/>
        </w:rPr>
        <w:t>א</w:t>
      </w:r>
      <w:r w:rsidR="005C7615" w:rsidRPr="00660D7A">
        <w:rPr>
          <w:rFonts w:hint="cs"/>
          <w:rtl/>
        </w:rPr>
        <w:t xml:space="preserve"> ר''ע</w:t>
      </w:r>
      <w:r w:rsidR="00A24328">
        <w:rPr>
          <w:rFonts w:hint="cs"/>
          <w:rtl/>
        </w:rPr>
        <w:t>:</w:t>
      </w:r>
    </w:p>
    <w:p w14:paraId="04C2C39C" w14:textId="133B3741" w:rsidR="005175F4" w:rsidRPr="000528DA" w:rsidRDefault="009C56E0" w:rsidP="000528DA">
      <w:pPr>
        <w:rPr>
          <w:rtl/>
        </w:rPr>
      </w:pPr>
      <w:r>
        <w:rPr>
          <w:rStyle w:val="ad"/>
          <w:rFonts w:hint="cs"/>
          <w:rtl/>
        </w:rPr>
        <w:t>מ</w:t>
      </w:r>
      <w:r w:rsidR="005175F4" w:rsidRPr="005C7615">
        <w:rPr>
          <w:rStyle w:val="ad"/>
          <w:rFonts w:hint="cs"/>
          <w:rtl/>
        </w:rPr>
        <w:t>'</w:t>
      </w:r>
      <w:r w:rsidR="005175F4" w:rsidRPr="005C7615">
        <w:rPr>
          <w:rStyle w:val="ad"/>
          <w:rtl/>
        </w:rPr>
        <w:t>קדש הלולים לה'</w:t>
      </w:r>
      <w:r>
        <w:rPr>
          <w:rStyle w:val="ad"/>
          <w:rFonts w:hint="cs"/>
          <w:rtl/>
        </w:rPr>
        <w:t>,</w:t>
      </w:r>
      <w:r w:rsidR="005175F4" w:rsidRPr="00523F92">
        <w:rPr>
          <w:rStyle w:val="ad"/>
          <w:rtl/>
        </w:rPr>
        <w:t xml:space="preserve"> </w:t>
      </w:r>
      <w:r w:rsidR="005175F4" w:rsidRPr="00E34F28">
        <w:rPr>
          <w:rStyle w:val="afffff9"/>
          <w:rtl/>
        </w:rPr>
        <w:t>מכאן</w:t>
      </w:r>
      <w:r w:rsidR="005175F4" w:rsidRPr="000528DA">
        <w:rPr>
          <w:rtl/>
        </w:rPr>
        <w:t xml:space="preserve"> </w:t>
      </w:r>
      <w:r w:rsidR="00B47228" w:rsidRPr="000528DA">
        <w:rPr>
          <w:rFonts w:hint="cs"/>
          <w:rtl/>
        </w:rPr>
        <w:t>ד</w:t>
      </w:r>
      <w:r w:rsidR="00936984" w:rsidRPr="00A10336">
        <w:rPr>
          <w:rStyle w:val="30"/>
          <w:rtl/>
        </w:rPr>
        <w:t xml:space="preserve">אסור </w:t>
      </w:r>
      <w:r w:rsidR="005175F4" w:rsidRPr="00A10336">
        <w:rPr>
          <w:rStyle w:val="30"/>
          <w:rtl/>
        </w:rPr>
        <w:t>שיטעום כלום קודם שיברך</w:t>
      </w:r>
      <w:r w:rsidR="00B47228" w:rsidRPr="000528DA">
        <w:rPr>
          <w:rFonts w:hint="cs"/>
          <w:rtl/>
        </w:rPr>
        <w:t>.</w:t>
      </w:r>
    </w:p>
    <w:p w14:paraId="048AA262" w14:textId="2AD92E1B" w:rsidR="00A24328" w:rsidRDefault="009C56E0" w:rsidP="009A59D1">
      <w:pPr>
        <w:pStyle w:val="38"/>
        <w:framePr w:wrap="notBeside"/>
        <w:rPr>
          <w:rtl/>
        </w:rPr>
      </w:pPr>
      <w:r w:rsidRPr="00660D7A">
        <w:rPr>
          <w:rFonts w:hint="cs"/>
          <w:rtl/>
        </w:rPr>
        <w:t>והך</w:t>
      </w:r>
      <w:r w:rsidR="009B14FE">
        <w:rPr>
          <w:rFonts w:hint="cs"/>
          <w:rtl/>
        </w:rPr>
        <w:t>:</w:t>
      </w:r>
    </w:p>
    <w:p w14:paraId="3ED6D81E" w14:textId="23EADF70" w:rsidR="006C74E1" w:rsidRPr="000528DA" w:rsidRDefault="00B923A1" w:rsidP="000528DA">
      <w:pPr>
        <w:rPr>
          <w:rtl/>
        </w:rPr>
      </w:pPr>
      <w:r w:rsidRPr="000528DA">
        <w:rPr>
          <w:rFonts w:ascii="Fb Fontext" w:hAnsi="Fb Fontext" w:hint="cs"/>
          <w:rtl/>
        </w:rPr>
        <w:t>דכבר</w:t>
      </w:r>
      <w:r w:rsidR="005175F4" w:rsidRPr="000528DA">
        <w:rPr>
          <w:rFonts w:ascii="Fb Fontext" w:hAnsi="Fb Fontext" w:hint="cs"/>
          <w:rtl/>
        </w:rPr>
        <w:t xml:space="preserve"> ילפי </w:t>
      </w:r>
      <w:r w:rsidR="009C56E0" w:rsidRPr="009C56E0">
        <w:rPr>
          <w:rStyle w:val="ad"/>
          <w:rFonts w:hint="cs"/>
          <w:rtl/>
        </w:rPr>
        <w:t>הלולים</w:t>
      </w:r>
      <w:r w:rsidR="005175F4" w:rsidRPr="009C56E0">
        <w:rPr>
          <w:rStyle w:val="ad"/>
          <w:rtl/>
        </w:rPr>
        <w:t xml:space="preserve"> </w:t>
      </w:r>
      <w:r w:rsidR="005175F4" w:rsidRPr="00E34F28">
        <w:rPr>
          <w:rStyle w:val="afffff9"/>
          <w:rtl/>
        </w:rPr>
        <w:t>חד:</w:t>
      </w:r>
      <w:r w:rsidR="005175F4" w:rsidRPr="000528DA">
        <w:rPr>
          <w:rFonts w:ascii="Fb Fontext" w:hAnsi="Fb Fontext"/>
          <w:rtl/>
        </w:rPr>
        <w:t xml:space="preserve"> </w:t>
      </w:r>
      <w:r w:rsidR="005175F4" w:rsidRPr="000528DA">
        <w:rPr>
          <w:rFonts w:ascii="Fb Fontext" w:hAnsi="Fb Fontext" w:hint="cs"/>
          <w:rtl/>
        </w:rPr>
        <w:t>דא</w:t>
      </w:r>
      <w:r w:rsidR="005175F4" w:rsidRPr="000528DA">
        <w:rPr>
          <w:rFonts w:ascii="Fb Fontext" w:hAnsi="Fb Fontext"/>
          <w:rtl/>
        </w:rPr>
        <w:t>חליה והדר אכלי</w:t>
      </w:r>
      <w:r w:rsidR="005175F4" w:rsidRPr="000528DA">
        <w:rPr>
          <w:rFonts w:ascii="Fb Fontext" w:hAnsi="Fb Fontext" w:hint="cs"/>
          <w:rtl/>
        </w:rPr>
        <w:t>ה</w:t>
      </w:r>
      <w:r w:rsidRPr="000528DA">
        <w:rPr>
          <w:rFonts w:ascii="Fb Fontext" w:hAnsi="Fb Fontext" w:hint="cs"/>
          <w:rtl/>
        </w:rPr>
        <w:t xml:space="preserve">, </w:t>
      </w:r>
    </w:p>
    <w:p w14:paraId="532DC353" w14:textId="703237C0" w:rsidR="006C74E1" w:rsidRPr="000528DA" w:rsidRDefault="005175F4" w:rsidP="000528DA">
      <w:pPr>
        <w:rPr>
          <w:rtl/>
        </w:rPr>
      </w:pPr>
      <w:r w:rsidRPr="00E34F28">
        <w:rPr>
          <w:rStyle w:val="afffff9"/>
          <w:rtl/>
        </w:rPr>
        <w:t>ו</w:t>
      </w:r>
      <w:r w:rsidR="009C56E0" w:rsidRPr="00E34F28">
        <w:rPr>
          <w:rStyle w:val="afffff9"/>
          <w:rFonts w:hint="cs"/>
          <w:rtl/>
        </w:rPr>
        <w:t>חד</w:t>
      </w:r>
      <w:r w:rsidRPr="00E34F28">
        <w:rPr>
          <w:rStyle w:val="afffff9"/>
          <w:rtl/>
        </w:rPr>
        <w:t>:</w:t>
      </w:r>
      <w:r w:rsidRPr="000528DA">
        <w:rPr>
          <w:rFonts w:ascii="Fb Fontext" w:hAnsi="Fb Fontext"/>
          <w:rtl/>
        </w:rPr>
        <w:t xml:space="preserve"> ד</w:t>
      </w:r>
      <w:r w:rsidR="00B923A1" w:rsidRPr="000528DA">
        <w:rPr>
          <w:rFonts w:ascii="Fb Fontext" w:hAnsi="Fb Fontext" w:hint="cs"/>
          <w:rtl/>
        </w:rPr>
        <w:t>רק ד</w:t>
      </w:r>
      <w:r w:rsidR="00B923A1" w:rsidRPr="000528DA">
        <w:rPr>
          <w:rFonts w:ascii="Fb Fontext" w:hAnsi="Fb Fontext"/>
          <w:rtl/>
        </w:rPr>
        <w:t xml:space="preserve">בר הטעון שירה </w:t>
      </w:r>
      <w:r w:rsidR="006C74E1" w:rsidRPr="000528DA">
        <w:rPr>
          <w:rFonts w:ascii="Fb Fontext" w:hAnsi="Fb Fontext" w:hint="cs"/>
          <w:sz w:val="14"/>
          <w:rtl/>
        </w:rPr>
        <w:t>כענבים</w:t>
      </w:r>
      <w:r w:rsidR="006C74E1" w:rsidRPr="000528DA">
        <w:rPr>
          <w:rFonts w:ascii="Fb Fontext" w:hAnsi="Fb Fontext" w:hint="cs"/>
          <w:rtl/>
        </w:rPr>
        <w:t xml:space="preserve"> </w:t>
      </w:r>
      <w:r w:rsidRPr="000528DA">
        <w:rPr>
          <w:rFonts w:ascii="Fb Fontext" w:hAnsi="Fb Fontext"/>
          <w:rtl/>
        </w:rPr>
        <w:t>טעון חלול,</w:t>
      </w:r>
      <w:r w:rsidR="005237A4" w:rsidRPr="000528DA">
        <w:rPr>
          <w:rFonts w:ascii="Fb Fontext" w:hAnsi="Fb Fontext" w:hint="cs"/>
          <w:rtl/>
        </w:rPr>
        <w:t xml:space="preserve"> </w:t>
      </w:r>
    </w:p>
    <w:p w14:paraId="4E10CF76" w14:textId="181703F7" w:rsidR="00A24328" w:rsidRDefault="009B6219" w:rsidP="009A59D1">
      <w:pPr>
        <w:pStyle w:val="38"/>
        <w:framePr w:wrap="notBeside"/>
        <w:rPr>
          <w:rtl/>
        </w:rPr>
      </w:pPr>
      <w:r w:rsidRPr="00660D7A">
        <w:rPr>
          <w:rFonts w:hint="cs"/>
          <w:rtl/>
        </w:rPr>
        <w:t>ו</w:t>
      </w:r>
      <w:r w:rsidR="00B923A1" w:rsidRPr="00660D7A">
        <w:rPr>
          <w:rFonts w:hint="cs"/>
          <w:rtl/>
        </w:rPr>
        <w:t>כ</w:t>
      </w:r>
      <w:r w:rsidR="005175F4" w:rsidRPr="00660D7A">
        <w:rPr>
          <w:rtl/>
        </w:rPr>
        <w:t>רבי יונתן</w:t>
      </w:r>
      <w:r w:rsidR="00A24328">
        <w:rPr>
          <w:rFonts w:hint="cs"/>
          <w:rtl/>
        </w:rPr>
        <w:t>:</w:t>
      </w:r>
    </w:p>
    <w:p w14:paraId="4AAFEFD7" w14:textId="55844325" w:rsidR="009C56E0" w:rsidRPr="000528DA" w:rsidRDefault="005175F4" w:rsidP="000528DA">
      <w:pPr>
        <w:rPr>
          <w:rtl/>
        </w:rPr>
      </w:pPr>
      <w:r w:rsidRPr="000528DA">
        <w:rPr>
          <w:rFonts w:ascii="Fb Fontext" w:hAnsi="Fb Fontext" w:hint="cs"/>
          <w:rtl/>
        </w:rPr>
        <w:t>ד</w:t>
      </w:r>
      <w:r w:rsidR="00B923A1">
        <w:rPr>
          <w:rStyle w:val="ad"/>
          <w:rtl/>
        </w:rPr>
        <w:t>'</w:t>
      </w:r>
      <w:r w:rsidRPr="00AD32C2">
        <w:rPr>
          <w:rStyle w:val="ad"/>
          <w:rtl/>
        </w:rPr>
        <w:t>המשמח אלהים ואנשים</w:t>
      </w:r>
      <w:r w:rsidRPr="00AD32C2">
        <w:rPr>
          <w:rStyle w:val="ad"/>
          <w:rFonts w:hint="cs"/>
          <w:rtl/>
        </w:rPr>
        <w:t>'</w:t>
      </w:r>
      <w:r w:rsidRPr="00AD32C2">
        <w:rPr>
          <w:rStyle w:val="ad"/>
          <w:rtl/>
        </w:rPr>
        <w:t>,</w:t>
      </w:r>
      <w:r w:rsidR="009C56E0" w:rsidRPr="000528DA">
        <w:rPr>
          <w:rFonts w:ascii="Fb Fontext" w:hAnsi="Fb Fontext" w:hint="cs"/>
          <w:rtl/>
        </w:rPr>
        <w:t xml:space="preserve"> דבר המשמח </w:t>
      </w:r>
      <w:r w:rsidR="009C56E0" w:rsidRPr="009C56E0">
        <w:rPr>
          <w:rStyle w:val="ad"/>
          <w:rFonts w:hint="cs"/>
          <w:rtl/>
        </w:rPr>
        <w:t>אלהים</w:t>
      </w:r>
      <w:r w:rsidR="009C56E0" w:rsidRPr="000528DA">
        <w:rPr>
          <w:rFonts w:ascii="Fb Fontext" w:hAnsi="Fb Fontext" w:hint="cs"/>
          <w:rtl/>
        </w:rPr>
        <w:t xml:space="preserve"> שאומרים שירה רק על היין</w:t>
      </w:r>
    </w:p>
    <w:p w14:paraId="241B6D6B" w14:textId="3C8BE5F7" w:rsidR="00A24328" w:rsidRDefault="005C7615" w:rsidP="009A59D1">
      <w:pPr>
        <w:pStyle w:val="38"/>
        <w:framePr w:wrap="notBeside"/>
        <w:rPr>
          <w:rtl/>
        </w:rPr>
      </w:pPr>
      <w:r w:rsidRPr="00660D7A">
        <w:rPr>
          <w:rFonts w:hint="cs"/>
          <w:rtl/>
        </w:rPr>
        <w:t xml:space="preserve">א. </w:t>
      </w:r>
      <w:r w:rsidR="009B6219" w:rsidRPr="00660D7A">
        <w:rPr>
          <w:rFonts w:hint="cs"/>
          <w:rtl/>
        </w:rPr>
        <w:t>ואפי</w:t>
      </w:r>
      <w:r w:rsidR="00D54130" w:rsidRPr="00660D7A">
        <w:rPr>
          <w:rFonts w:hint="cs"/>
          <w:rtl/>
        </w:rPr>
        <w:t>'</w:t>
      </w:r>
      <w:r w:rsidR="009B6219" w:rsidRPr="00660D7A">
        <w:rPr>
          <w:rFonts w:hint="cs"/>
          <w:rtl/>
        </w:rPr>
        <w:t xml:space="preserve"> </w:t>
      </w:r>
      <w:r w:rsidR="005175F4" w:rsidRPr="00660D7A">
        <w:rPr>
          <w:rFonts w:hint="cs"/>
          <w:rtl/>
        </w:rPr>
        <w:t>למאן</w:t>
      </w:r>
      <w:r w:rsidR="009B14FE">
        <w:rPr>
          <w:rFonts w:hint="cs"/>
          <w:rtl/>
        </w:rPr>
        <w:t>:</w:t>
      </w:r>
    </w:p>
    <w:p w14:paraId="03612CF4" w14:textId="75F3C6B8" w:rsidR="006C74E1" w:rsidRPr="000528DA" w:rsidRDefault="005175F4" w:rsidP="000528DA">
      <w:pPr>
        <w:rPr>
          <w:rtl/>
        </w:rPr>
      </w:pPr>
      <w:r w:rsidRPr="00E34F28">
        <w:rPr>
          <w:rStyle w:val="afffff9"/>
          <w:rFonts w:hint="cs"/>
          <w:rtl/>
        </w:rPr>
        <w:t xml:space="preserve">דתני כרם רבעי </w:t>
      </w:r>
      <w:r w:rsidRPr="000528DA">
        <w:rPr>
          <w:rFonts w:hint="cs"/>
          <w:rtl/>
        </w:rPr>
        <w:t>ניחא</w:t>
      </w:r>
      <w:r w:rsidR="006C74E1" w:rsidRPr="000528DA">
        <w:rPr>
          <w:rFonts w:hint="cs"/>
          <w:rtl/>
        </w:rPr>
        <w:t>,</w:t>
      </w:r>
      <w:r w:rsidRPr="000528DA">
        <w:rPr>
          <w:rFonts w:hint="cs"/>
          <w:rtl/>
        </w:rPr>
        <w:t xml:space="preserve"> רק אי יליף גז</w:t>
      </w:r>
      <w:r w:rsidRPr="000528DA">
        <w:rPr>
          <w:rtl/>
        </w:rPr>
        <w:t>"</w:t>
      </w:r>
      <w:r w:rsidRPr="000528DA">
        <w:rPr>
          <w:rFonts w:hint="cs"/>
          <w:rtl/>
        </w:rPr>
        <w:t xml:space="preserve">ש </w:t>
      </w:r>
      <w:r w:rsidRPr="00B47228">
        <w:rPr>
          <w:rStyle w:val="ad"/>
          <w:rFonts w:hint="cs"/>
          <w:rtl/>
        </w:rPr>
        <w:t xml:space="preserve">תבואות ותבואת הכרם </w:t>
      </w:r>
      <w:r w:rsidR="005237A4" w:rsidRPr="000528DA">
        <w:rPr>
          <w:rFonts w:hint="cs"/>
          <w:rtl/>
        </w:rPr>
        <w:t>ד</w:t>
      </w:r>
      <w:r w:rsidRPr="000528DA">
        <w:rPr>
          <w:rFonts w:hint="cs"/>
          <w:rtl/>
        </w:rPr>
        <w:t>אייתר להלול ולברכה</w:t>
      </w:r>
      <w:r w:rsidR="005C7615" w:rsidRPr="000528DA">
        <w:rPr>
          <w:rFonts w:hint="cs"/>
          <w:rtl/>
        </w:rPr>
        <w:t xml:space="preserve"> </w:t>
      </w:r>
      <w:r w:rsidRPr="000528DA">
        <w:rPr>
          <w:rStyle w:val="affffff7"/>
          <w:rFonts w:hint="cs"/>
          <w:rtl/>
        </w:rPr>
        <w:t>[ואפי</w:t>
      </w:r>
      <w:r w:rsidRPr="000528DA">
        <w:rPr>
          <w:rStyle w:val="affffff7"/>
          <w:rtl/>
        </w:rPr>
        <w:t>'</w:t>
      </w:r>
      <w:r w:rsidRPr="000528DA">
        <w:rPr>
          <w:rStyle w:val="affffff7"/>
          <w:rFonts w:hint="cs"/>
          <w:rtl/>
        </w:rPr>
        <w:t xml:space="preserve"> לפניו יליף מק</w:t>
      </w:r>
      <w:r w:rsidRPr="000528DA">
        <w:rPr>
          <w:rStyle w:val="affffff7"/>
          <w:rtl/>
        </w:rPr>
        <w:t>"</w:t>
      </w:r>
      <w:r w:rsidRPr="000528DA">
        <w:rPr>
          <w:rStyle w:val="affffff7"/>
          <w:rFonts w:hint="cs"/>
          <w:rtl/>
        </w:rPr>
        <w:t>ו משבע שמברך</w:t>
      </w:r>
      <w:r w:rsidR="005237A4" w:rsidRPr="000528DA">
        <w:rPr>
          <w:rStyle w:val="affffff7"/>
          <w:rFonts w:hint="cs"/>
          <w:rtl/>
        </w:rPr>
        <w:t>]</w:t>
      </w:r>
      <w:r w:rsidRPr="000528DA">
        <w:rPr>
          <w:rFonts w:hint="cs"/>
          <w:rtl/>
        </w:rPr>
        <w:t xml:space="preserve"> </w:t>
      </w:r>
    </w:p>
    <w:p w14:paraId="420637B9" w14:textId="77777777" w:rsidR="001033C8" w:rsidRPr="000528DA" w:rsidRDefault="005175F4" w:rsidP="000528DA">
      <w:pPr>
        <w:rPr>
          <w:rtl/>
        </w:rPr>
      </w:pPr>
      <w:r w:rsidRPr="000528DA">
        <w:rPr>
          <w:rFonts w:hint="cs"/>
          <w:rtl/>
        </w:rPr>
        <w:t>ושאר מינין יליף מכרם דדבר שנהנה וטע</w:t>
      </w:r>
      <w:r w:rsidR="003829D0" w:rsidRPr="000528DA">
        <w:rPr>
          <w:rFonts w:hint="cs"/>
          <w:rtl/>
        </w:rPr>
        <w:t>ו</w:t>
      </w:r>
      <w:r w:rsidRPr="000528DA">
        <w:rPr>
          <w:rFonts w:hint="cs"/>
          <w:rtl/>
        </w:rPr>
        <w:t>ן ברכה</w:t>
      </w:r>
      <w:r w:rsidR="003829D0" w:rsidRPr="000528DA">
        <w:rPr>
          <w:rFonts w:hint="cs"/>
          <w:rtl/>
        </w:rPr>
        <w:t>,</w:t>
      </w:r>
      <w:r w:rsidR="00291D7F" w:rsidRPr="000528DA">
        <w:rPr>
          <w:rFonts w:hint="cs"/>
          <w:rtl/>
        </w:rPr>
        <w:t xml:space="preserve"> </w:t>
      </w:r>
    </w:p>
    <w:p w14:paraId="25993BD1" w14:textId="0E4C5BDB" w:rsidR="00A24328" w:rsidRDefault="005175F4" w:rsidP="009A59D1">
      <w:pPr>
        <w:pStyle w:val="38"/>
        <w:framePr w:wrap="notBeside"/>
        <w:rPr>
          <w:rtl/>
        </w:rPr>
      </w:pPr>
      <w:r w:rsidRPr="00660D7A">
        <w:rPr>
          <w:rFonts w:hint="cs"/>
          <w:rtl/>
        </w:rPr>
        <w:t>ואין לפרוך</w:t>
      </w:r>
      <w:r w:rsidR="009B14FE">
        <w:rPr>
          <w:rFonts w:hint="cs"/>
          <w:rtl/>
        </w:rPr>
        <w:t>:</w:t>
      </w:r>
    </w:p>
    <w:p w14:paraId="542C10D6" w14:textId="4B415CFD" w:rsidR="005C7615" w:rsidRPr="000528DA" w:rsidRDefault="005175F4" w:rsidP="000528DA">
      <w:pPr>
        <w:rPr>
          <w:rtl/>
        </w:rPr>
      </w:pPr>
      <w:r w:rsidRPr="000528DA">
        <w:rPr>
          <w:rFonts w:ascii="Fb Fontext" w:hAnsi="Fb Fontext" w:hint="cs"/>
          <w:rtl/>
        </w:rPr>
        <w:t>דכרם חייב בעוללות</w:t>
      </w:r>
      <w:r w:rsidR="005237A4" w:rsidRPr="000528DA">
        <w:rPr>
          <w:rFonts w:ascii="Fb Fontext" w:hAnsi="Fb Fontext" w:hint="cs"/>
          <w:rtl/>
        </w:rPr>
        <w:t>,</w:t>
      </w:r>
      <w:r w:rsidRPr="000528DA">
        <w:rPr>
          <w:rFonts w:ascii="Fb Fontext" w:hAnsi="Fb Fontext" w:hint="cs"/>
          <w:rtl/>
        </w:rPr>
        <w:t xml:space="preserve"> </w:t>
      </w:r>
      <w:r w:rsidR="00B47228" w:rsidRPr="000528DA">
        <w:rPr>
          <w:rFonts w:ascii="Fb Fontext" w:hAnsi="Fb Fontext" w:hint="cs"/>
          <w:rtl/>
        </w:rPr>
        <w:t>ד</w:t>
      </w:r>
      <w:r w:rsidRPr="000528DA">
        <w:rPr>
          <w:rFonts w:ascii="Fb Fontext" w:hAnsi="Fb Fontext"/>
          <w:rtl/>
        </w:rPr>
        <w:t xml:space="preserve">הצד השוה </w:t>
      </w:r>
      <w:r w:rsidR="00B47228" w:rsidRPr="000528DA">
        <w:rPr>
          <w:rFonts w:ascii="Fb Fontext" w:hAnsi="Fb Fontext" w:hint="cs"/>
          <w:rtl/>
        </w:rPr>
        <w:t xml:space="preserve">דקמה וכרם </w:t>
      </w:r>
      <w:r w:rsidRPr="000528DA">
        <w:rPr>
          <w:rFonts w:ascii="Fb Fontext" w:hAnsi="Fb Fontext"/>
          <w:rtl/>
        </w:rPr>
        <w:t xml:space="preserve">שנהנה וטעון ברכה, </w:t>
      </w:r>
    </w:p>
    <w:p w14:paraId="2DE46306" w14:textId="39D13671" w:rsidR="00A24328" w:rsidRDefault="005175F4" w:rsidP="009A59D1">
      <w:pPr>
        <w:pStyle w:val="38"/>
        <w:framePr w:wrap="notBeside"/>
        <w:rPr>
          <w:rtl/>
        </w:rPr>
      </w:pPr>
      <w:r w:rsidRPr="00660D7A">
        <w:rPr>
          <w:rFonts w:hint="cs"/>
          <w:rtl/>
        </w:rPr>
        <w:t>ופרכינן</w:t>
      </w:r>
      <w:r w:rsidR="009B14FE">
        <w:rPr>
          <w:rFonts w:hint="cs"/>
          <w:rtl/>
        </w:rPr>
        <w:t>:</w:t>
      </w:r>
    </w:p>
    <w:p w14:paraId="03949F0F" w14:textId="0298759B" w:rsidR="005175F4" w:rsidRPr="000528DA" w:rsidRDefault="005175F4" w:rsidP="000528DA">
      <w:pPr>
        <w:rPr>
          <w:rtl/>
        </w:rPr>
      </w:pPr>
      <w:r w:rsidRPr="000528DA">
        <w:rPr>
          <w:rFonts w:ascii="Fb Fontext" w:hAnsi="Fb Fontext"/>
          <w:rtl/>
        </w:rPr>
        <w:t>יש ב</w:t>
      </w:r>
      <w:r w:rsidRPr="000528DA">
        <w:rPr>
          <w:rFonts w:ascii="Fb Fontext" w:hAnsi="Fb Fontext" w:hint="cs"/>
          <w:rtl/>
        </w:rPr>
        <w:t xml:space="preserve">צד השווה </w:t>
      </w:r>
      <w:r w:rsidRPr="000528DA">
        <w:rPr>
          <w:rFonts w:ascii="Fb Fontext" w:hAnsi="Fb Fontext"/>
          <w:rtl/>
        </w:rPr>
        <w:t>צד מזבח</w:t>
      </w:r>
      <w:r w:rsidRPr="000528DA">
        <w:rPr>
          <w:rFonts w:ascii="Fb Fontext" w:hAnsi="Fb Fontext" w:hint="cs"/>
          <w:rtl/>
        </w:rPr>
        <w:t xml:space="preserve"> ו</w:t>
      </w:r>
      <w:r w:rsidR="009B6219" w:rsidRPr="000528DA">
        <w:rPr>
          <w:rFonts w:ascii="Fb Fontext" w:hAnsi="Fb Fontext" w:hint="cs"/>
          <w:rtl/>
        </w:rPr>
        <w:t xml:space="preserve">גם </w:t>
      </w:r>
      <w:r w:rsidRPr="000528DA">
        <w:rPr>
          <w:rFonts w:ascii="Fb Fontext" w:hAnsi="Fb Fontext" w:hint="cs"/>
          <w:rtl/>
        </w:rPr>
        <w:t>זית</w:t>
      </w:r>
      <w:r w:rsidR="009B6219" w:rsidRPr="000528DA">
        <w:rPr>
          <w:rFonts w:ascii="Fb Fontext" w:hAnsi="Fb Fontext" w:hint="cs"/>
          <w:rtl/>
        </w:rPr>
        <w:t>,</w:t>
      </w:r>
      <w:r w:rsidRPr="000528DA">
        <w:rPr>
          <w:rStyle w:val="affffff7"/>
          <w:rFonts w:hint="cs"/>
          <w:rtl/>
        </w:rPr>
        <w:t xml:space="preserve"> </w:t>
      </w:r>
      <w:r w:rsidR="00B47228" w:rsidRPr="000528DA">
        <w:rPr>
          <w:rStyle w:val="affffff7"/>
          <w:rFonts w:hint="cs"/>
          <w:rtl/>
        </w:rPr>
        <w:t>וא</w:t>
      </w:r>
      <w:r w:rsidR="005C7615" w:rsidRPr="000528DA">
        <w:rPr>
          <w:rStyle w:val="affffff7"/>
          <w:rFonts w:hint="cs"/>
          <w:rtl/>
        </w:rPr>
        <w:t>ף</w:t>
      </w:r>
      <w:r w:rsidR="00B47228" w:rsidRPr="000528DA">
        <w:rPr>
          <w:rStyle w:val="affffff7"/>
          <w:rFonts w:hint="cs"/>
          <w:rtl/>
        </w:rPr>
        <w:t xml:space="preserve"> ד</w:t>
      </w:r>
      <w:r w:rsidRPr="000528DA">
        <w:rPr>
          <w:rStyle w:val="affffff7"/>
          <w:rtl/>
        </w:rPr>
        <w:t>כרם זית</w:t>
      </w:r>
      <w:r w:rsidR="00B47228" w:rsidRPr="000528DA">
        <w:rPr>
          <w:rStyle w:val="affffff7"/>
          <w:rtl/>
        </w:rPr>
        <w:t xml:space="preserve">, כרם סתמא </w:t>
      </w:r>
      <w:r w:rsidR="006C74E1" w:rsidRPr="000528DA">
        <w:rPr>
          <w:rStyle w:val="affffff7"/>
          <w:rtl/>
        </w:rPr>
        <w:t>לא אקרי</w:t>
      </w:r>
      <w:r w:rsidR="009B6219" w:rsidRPr="000528DA">
        <w:rPr>
          <w:rStyle w:val="affffff7"/>
          <w:rFonts w:hint="cs"/>
          <w:rtl/>
        </w:rPr>
        <w:t>]</w:t>
      </w:r>
    </w:p>
    <w:p w14:paraId="77A6B6AC" w14:textId="77777777" w:rsidR="006C74E1" w:rsidRPr="000528DA" w:rsidRDefault="009C56E0" w:rsidP="000528DA">
      <w:pPr>
        <w:rPr>
          <w:rtl/>
        </w:rPr>
      </w:pPr>
      <w:r w:rsidRPr="000528DA">
        <w:rPr>
          <w:rFonts w:ascii="Fb Fontext" w:hAnsi="Fb Fontext" w:hint="cs"/>
          <w:rtl/>
        </w:rPr>
        <w:t>ולא</w:t>
      </w:r>
      <w:r w:rsidR="005175F4" w:rsidRPr="000528DA">
        <w:rPr>
          <w:rFonts w:ascii="Fb Fontext" w:hAnsi="Fb Fontext"/>
          <w:rtl/>
        </w:rPr>
        <w:t xml:space="preserve"> משבעת המינין</w:t>
      </w:r>
      <w:r w:rsidR="005175F4" w:rsidRPr="000528DA">
        <w:rPr>
          <w:rFonts w:ascii="Fb Fontext" w:hAnsi="Fb Fontext" w:hint="cs"/>
          <w:rtl/>
        </w:rPr>
        <w:t xml:space="preserve"> ד</w:t>
      </w:r>
      <w:r w:rsidR="005175F4" w:rsidRPr="000528DA">
        <w:rPr>
          <w:rFonts w:ascii="Fb Fontext" w:hAnsi="Fb Fontext"/>
          <w:rtl/>
        </w:rPr>
        <w:t xml:space="preserve">דבר שנהנה וטעון ברכה, </w:t>
      </w:r>
    </w:p>
    <w:p w14:paraId="51BAD57A" w14:textId="77777777" w:rsidR="00B47228" w:rsidRPr="000528DA" w:rsidRDefault="009C56E0" w:rsidP="000528DA">
      <w:pPr>
        <w:rPr>
          <w:rtl/>
        </w:rPr>
      </w:pPr>
      <w:r w:rsidRPr="000528DA">
        <w:rPr>
          <w:rFonts w:ascii="Fb Fontext" w:hAnsi="Fb Fontext" w:hint="cs"/>
          <w:rtl/>
        </w:rPr>
        <w:t xml:space="preserve">אף כל שנהנה, </w:t>
      </w:r>
      <w:r w:rsidRPr="00A10336">
        <w:rPr>
          <w:rStyle w:val="30"/>
          <w:rFonts w:hint="cs"/>
          <w:rtl/>
        </w:rPr>
        <w:t>וברכה לפניה</w:t>
      </w:r>
      <w:r w:rsidRPr="000528DA">
        <w:rPr>
          <w:rFonts w:hint="cs"/>
          <w:rtl/>
        </w:rPr>
        <w:t xml:space="preserve"> מק''ו מ</w:t>
      </w:r>
      <w:r w:rsidR="005175F4" w:rsidRPr="000528DA">
        <w:rPr>
          <w:rtl/>
        </w:rPr>
        <w:t xml:space="preserve">שבע </w:t>
      </w:r>
      <w:r w:rsidRPr="000528DA">
        <w:rPr>
          <w:rFonts w:hint="cs"/>
          <w:rtl/>
        </w:rPr>
        <w:t>ד</w:t>
      </w:r>
      <w:r w:rsidR="005175F4" w:rsidRPr="000528DA">
        <w:rPr>
          <w:rtl/>
        </w:rPr>
        <w:t>מברך</w:t>
      </w:r>
      <w:r w:rsidR="00B47228" w:rsidRPr="000528DA">
        <w:rPr>
          <w:rFonts w:hint="cs"/>
          <w:rtl/>
        </w:rPr>
        <w:t xml:space="preserve">. </w:t>
      </w:r>
    </w:p>
    <w:p w14:paraId="77C213DB" w14:textId="77F26F2F" w:rsidR="00A24328" w:rsidRDefault="009C56E0" w:rsidP="009A59D1">
      <w:pPr>
        <w:pStyle w:val="38"/>
        <w:framePr w:wrap="notBeside"/>
        <w:rPr>
          <w:rtl/>
        </w:rPr>
      </w:pPr>
      <w:r w:rsidRPr="00660D7A">
        <w:rPr>
          <w:rFonts w:hint="cs"/>
          <w:rtl/>
        </w:rPr>
        <w:t>א</w:t>
      </w:r>
      <w:r w:rsidR="009B14FE">
        <w:rPr>
          <w:rFonts w:hint="cs"/>
          <w:rtl/>
        </w:rPr>
        <w:t>.</w:t>
      </w:r>
    </w:p>
    <w:p w14:paraId="079C7FDE" w14:textId="2DB79B00" w:rsidR="006C74E1" w:rsidRPr="000528DA" w:rsidRDefault="009C56E0" w:rsidP="000528DA">
      <w:pPr>
        <w:rPr>
          <w:rtl/>
        </w:rPr>
      </w:pPr>
      <w:r w:rsidRPr="000528DA">
        <w:rPr>
          <w:rFonts w:hint="cs"/>
          <w:rtl/>
        </w:rPr>
        <w:t xml:space="preserve">דמה לשבעת המינין שטעונין ביכורים </w:t>
      </w:r>
    </w:p>
    <w:p w14:paraId="43D28772" w14:textId="788A74C3" w:rsidR="00A24328" w:rsidRDefault="009C56E0" w:rsidP="009A59D1">
      <w:pPr>
        <w:pStyle w:val="38"/>
        <w:framePr w:wrap="notBeside"/>
        <w:rPr>
          <w:rtl/>
        </w:rPr>
      </w:pPr>
      <w:r w:rsidRPr="00660D7A">
        <w:rPr>
          <w:rFonts w:hint="cs"/>
          <w:rtl/>
        </w:rPr>
        <w:t>ב.</w:t>
      </w:r>
      <w:r w:rsidR="006C74E1" w:rsidRPr="00660D7A">
        <w:rPr>
          <w:rFonts w:hint="cs"/>
          <w:rtl/>
        </w:rPr>
        <w:t xml:space="preserve"> </w:t>
      </w:r>
      <w:r w:rsidR="005175F4" w:rsidRPr="00660D7A">
        <w:rPr>
          <w:rtl/>
        </w:rPr>
        <w:t>ולמאן דתני</w:t>
      </w:r>
      <w:r w:rsidR="009B14FE">
        <w:rPr>
          <w:rtl/>
        </w:rPr>
        <w:t>:</w:t>
      </w:r>
    </w:p>
    <w:p w14:paraId="110999E1" w14:textId="6B80B5FC" w:rsidR="009C56E0" w:rsidRPr="000528DA" w:rsidRDefault="005175F4" w:rsidP="000528DA">
      <w:pPr>
        <w:rPr>
          <w:rtl/>
        </w:rPr>
      </w:pPr>
      <w:r w:rsidRPr="00E34F28">
        <w:rPr>
          <w:rStyle w:val="afffff9"/>
          <w:rtl/>
        </w:rPr>
        <w:t>נטע רבעי</w:t>
      </w:r>
      <w:r w:rsidRPr="000528DA">
        <w:rPr>
          <w:rtl/>
        </w:rPr>
        <w:t xml:space="preserve"> </w:t>
      </w:r>
      <w:r w:rsidRPr="000528DA">
        <w:rPr>
          <w:rFonts w:hint="cs"/>
          <w:rtl/>
        </w:rPr>
        <w:t>אפי</w:t>
      </w:r>
      <w:r w:rsidRPr="000528DA">
        <w:rPr>
          <w:rtl/>
        </w:rPr>
        <w:t>'</w:t>
      </w:r>
      <w:r w:rsidR="009C56E0" w:rsidRPr="000528DA">
        <w:rPr>
          <w:rFonts w:hint="cs"/>
          <w:rtl/>
        </w:rPr>
        <w:t xml:space="preserve"> ד</w:t>
      </w:r>
      <w:r w:rsidRPr="000528DA">
        <w:rPr>
          <w:rFonts w:hint="cs"/>
          <w:rtl/>
        </w:rPr>
        <w:t xml:space="preserve">לאו </w:t>
      </w:r>
      <w:r w:rsidRPr="000528DA">
        <w:rPr>
          <w:rtl/>
        </w:rPr>
        <w:t xml:space="preserve">בר נטיעה, כגון בשר ביצים ודגים, </w:t>
      </w:r>
    </w:p>
    <w:p w14:paraId="4F4A4B8F" w14:textId="77777777" w:rsidR="00A24328" w:rsidRDefault="009E4DCF" w:rsidP="009A59D1">
      <w:pPr>
        <w:pStyle w:val="38"/>
        <w:framePr w:wrap="notBeside"/>
        <w:rPr>
          <w:rtl/>
        </w:rPr>
      </w:pPr>
      <w:r w:rsidRPr="00660D7A">
        <w:rPr>
          <w:rFonts w:hint="cs"/>
          <w:rtl/>
        </w:rPr>
        <w:t xml:space="preserve">ב. </w:t>
      </w:r>
      <w:r w:rsidR="009C56E0" w:rsidRPr="00660D7A">
        <w:rPr>
          <w:rFonts w:hint="cs"/>
          <w:rtl/>
        </w:rPr>
        <w:t>אלא</w:t>
      </w:r>
      <w:r w:rsidR="00A24328">
        <w:rPr>
          <w:rtl/>
        </w:rPr>
        <w:t>:</w:t>
      </w:r>
    </w:p>
    <w:p w14:paraId="38610A7B" w14:textId="7EA306D6" w:rsidR="005175F4" w:rsidRPr="000528DA" w:rsidRDefault="005175F4" w:rsidP="000528DA">
      <w:pPr>
        <w:rPr>
          <w:rtl/>
        </w:rPr>
      </w:pPr>
      <w:bookmarkStart w:id="1045" w:name="_Toc193636064"/>
      <w:bookmarkStart w:id="1046" w:name="_Toc216184673"/>
      <w:r w:rsidRPr="00A10336">
        <w:rPr>
          <w:rStyle w:val="30"/>
          <w:rFonts w:hint="cs"/>
          <w:rtl/>
        </w:rPr>
        <w:t>מ</w:t>
      </w:r>
      <w:r w:rsidRPr="00A10336">
        <w:rPr>
          <w:rStyle w:val="30"/>
          <w:rtl/>
        </w:rPr>
        <w:t xml:space="preserve">סברא </w:t>
      </w:r>
      <w:r w:rsidR="00B47228" w:rsidRPr="00A10336">
        <w:rPr>
          <w:rStyle w:val="30"/>
          <w:rFonts w:hint="cs"/>
          <w:rtl/>
        </w:rPr>
        <w:t>ד</w:t>
      </w:r>
      <w:r w:rsidR="00936984" w:rsidRPr="00A10336">
        <w:rPr>
          <w:rStyle w:val="30"/>
          <w:rtl/>
        </w:rPr>
        <w:t xml:space="preserve">אסור </w:t>
      </w:r>
      <w:r w:rsidRPr="00A10336">
        <w:rPr>
          <w:rStyle w:val="30"/>
          <w:rtl/>
        </w:rPr>
        <w:t>שיהנה מ</w:t>
      </w:r>
      <w:r w:rsidR="009C56E0" w:rsidRPr="00A10336">
        <w:rPr>
          <w:rStyle w:val="30"/>
          <w:rFonts w:hint="cs"/>
          <w:rtl/>
        </w:rPr>
        <w:t>ה</w:t>
      </w:r>
      <w:r w:rsidRPr="00A10336">
        <w:rPr>
          <w:rStyle w:val="30"/>
          <w:rtl/>
        </w:rPr>
        <w:t>עו</w:t>
      </w:r>
      <w:r w:rsidRPr="00A10336">
        <w:rPr>
          <w:rStyle w:val="30"/>
          <w:rFonts w:hint="cs"/>
          <w:rtl/>
        </w:rPr>
        <w:t>ה"ז</w:t>
      </w:r>
      <w:r w:rsidRPr="00A10336">
        <w:rPr>
          <w:rStyle w:val="30"/>
          <w:rtl/>
        </w:rPr>
        <w:t xml:space="preserve"> בלא ברכה.</w:t>
      </w:r>
      <w:bookmarkEnd w:id="1045"/>
      <w:bookmarkEnd w:id="1046"/>
    </w:p>
    <w:p w14:paraId="76DDFE13" w14:textId="77777777" w:rsidR="006C74E1" w:rsidRPr="00E34F28" w:rsidRDefault="003E358C" w:rsidP="004B375F">
      <w:pPr>
        <w:pStyle w:val="afffffc"/>
        <w:rPr>
          <w:rtl/>
        </w:rPr>
      </w:pPr>
      <w:bookmarkStart w:id="1047" w:name="_Toc193636065"/>
      <w:bookmarkStart w:id="1048" w:name="_Toc216184674"/>
      <w:r w:rsidRPr="004B375F">
        <w:rPr>
          <w:rFonts w:hint="cs"/>
          <w:rtl/>
        </w:rPr>
        <w:t>אסור</w:t>
      </w:r>
      <w:r w:rsidR="00936984" w:rsidRPr="004B375F">
        <w:rPr>
          <w:rtl/>
        </w:rPr>
        <w:t xml:space="preserve"> </w:t>
      </w:r>
      <w:r w:rsidRPr="004B375F">
        <w:rPr>
          <w:rtl/>
        </w:rPr>
        <w:t>שיהנה מ</w:t>
      </w:r>
      <w:r w:rsidR="005175F4" w:rsidRPr="004B375F">
        <w:rPr>
          <w:rtl/>
        </w:rPr>
        <w:t>העו</w:t>
      </w:r>
      <w:r w:rsidRPr="004B375F">
        <w:rPr>
          <w:rFonts w:hint="cs"/>
          <w:rtl/>
        </w:rPr>
        <w:t>ה"ז</w:t>
      </w:r>
      <w:r w:rsidR="005175F4" w:rsidRPr="004B375F">
        <w:rPr>
          <w:rtl/>
        </w:rPr>
        <w:t xml:space="preserve"> בלא ברכה,</w:t>
      </w:r>
      <w:bookmarkEnd w:id="1047"/>
      <w:bookmarkEnd w:id="1048"/>
    </w:p>
    <w:p w14:paraId="504777C7" w14:textId="268C8BEC" w:rsidR="00A24328" w:rsidRDefault="009D3C01" w:rsidP="009A59D1">
      <w:pPr>
        <w:pStyle w:val="38"/>
        <w:framePr w:wrap="notBeside"/>
        <w:rPr>
          <w:rtl/>
        </w:rPr>
      </w:pPr>
      <w:r w:rsidRPr="00660D7A">
        <w:rPr>
          <w:rFonts w:hint="cs"/>
          <w:rtl/>
        </w:rPr>
        <w:t>א</w:t>
      </w:r>
      <w:r w:rsidR="00A24328">
        <w:rPr>
          <w:rFonts w:hint="cs"/>
          <w:rtl/>
        </w:rPr>
        <w:t>.</w:t>
      </w:r>
    </w:p>
    <w:p w14:paraId="3D69209B" w14:textId="75AEDC54" w:rsidR="006C74E1" w:rsidRPr="000528DA" w:rsidRDefault="005175F4" w:rsidP="000528DA">
      <w:pPr>
        <w:rPr>
          <w:rtl/>
        </w:rPr>
      </w:pPr>
      <w:bookmarkStart w:id="1049" w:name="_Toc193636066"/>
      <w:bookmarkStart w:id="1050" w:name="_Toc216184675"/>
      <w:r w:rsidRPr="00A10336">
        <w:rPr>
          <w:rStyle w:val="30"/>
          <w:rtl/>
        </w:rPr>
        <w:t>וכל הנהנה מעל.</w:t>
      </w:r>
      <w:bookmarkEnd w:id="1049"/>
      <w:bookmarkEnd w:id="1050"/>
      <w:r w:rsidR="00B47228" w:rsidRPr="000528DA">
        <w:rPr>
          <w:rFonts w:hint="cs"/>
          <w:rtl/>
        </w:rPr>
        <w:t xml:space="preserve"> </w:t>
      </w:r>
    </w:p>
    <w:p w14:paraId="05149DF9" w14:textId="77777777" w:rsidR="005175F4" w:rsidRPr="000528DA" w:rsidRDefault="00B47228" w:rsidP="000528DA">
      <w:pPr>
        <w:rPr>
          <w:rtl/>
        </w:rPr>
      </w:pPr>
      <w:r w:rsidRPr="000528DA">
        <w:rPr>
          <w:rFonts w:hint="cs"/>
          <w:rtl/>
        </w:rPr>
        <w:t xml:space="preserve">ותקנתו </w:t>
      </w:r>
      <w:r w:rsidR="006C74E1" w:rsidRPr="000528DA">
        <w:rPr>
          <w:rFonts w:hint="cs"/>
          <w:rtl/>
        </w:rPr>
        <w:t>-</w:t>
      </w:r>
      <w:r w:rsidRPr="000528DA">
        <w:rPr>
          <w:rtl/>
        </w:rPr>
        <w:t xml:space="preserve">ילך אצל חכם </w:t>
      </w:r>
      <w:r w:rsidR="006C74E1" w:rsidRPr="000528DA">
        <w:rPr>
          <w:rtl/>
        </w:rPr>
        <w:t xml:space="preserve">וילמדנו ברכות, </w:t>
      </w:r>
      <w:r w:rsidR="005175F4" w:rsidRPr="000528DA">
        <w:rPr>
          <w:rtl/>
        </w:rPr>
        <w:t>שלא יבא לידי מעילה.</w:t>
      </w:r>
    </w:p>
    <w:p w14:paraId="615BE40C" w14:textId="039921C8" w:rsidR="00A24328" w:rsidRDefault="00CC5D85" w:rsidP="009A59D1">
      <w:pPr>
        <w:pStyle w:val="38"/>
        <w:framePr w:wrap="notBeside"/>
        <w:rPr>
          <w:rtl/>
        </w:rPr>
      </w:pPr>
      <w:r w:rsidRPr="00660D7A">
        <w:rPr>
          <w:rFonts w:hint="cs"/>
          <w:rtl/>
        </w:rPr>
        <w:t xml:space="preserve">ב. </w:t>
      </w:r>
      <w:r w:rsidR="005175F4" w:rsidRPr="00660D7A">
        <w:rPr>
          <w:rtl/>
        </w:rPr>
        <w:t>ריא"ש</w:t>
      </w:r>
      <w:r w:rsidR="00A24328">
        <w:rPr>
          <w:rtl/>
        </w:rPr>
        <w:t>:</w:t>
      </w:r>
    </w:p>
    <w:p w14:paraId="1301EBAF" w14:textId="0148CFE3" w:rsidR="004B375F" w:rsidRPr="000528DA" w:rsidRDefault="005175F4" w:rsidP="000528DA">
      <w:pPr>
        <w:rPr>
          <w:rtl/>
        </w:rPr>
      </w:pPr>
      <w:bookmarkStart w:id="1051" w:name="_Toc193636067"/>
      <w:bookmarkStart w:id="1052" w:name="_Toc216184676"/>
      <w:r w:rsidRPr="00A10336">
        <w:rPr>
          <w:rStyle w:val="30"/>
          <w:rtl/>
        </w:rPr>
        <w:t>כאילו נהנה מקדשי שמים,</w:t>
      </w:r>
      <w:bookmarkEnd w:id="1051"/>
      <w:bookmarkEnd w:id="1052"/>
      <w:r w:rsidRPr="000528DA">
        <w:rPr>
          <w:rtl/>
        </w:rPr>
        <w:t xml:space="preserve"> </w:t>
      </w:r>
      <w:r w:rsidR="00B47228" w:rsidRPr="000528DA">
        <w:rPr>
          <w:rFonts w:hint="cs"/>
          <w:rtl/>
        </w:rPr>
        <w:t>ד</w:t>
      </w:r>
      <w:r w:rsidRPr="00F95182">
        <w:rPr>
          <w:rtl/>
        </w:rPr>
        <w:t>'</w:t>
      </w:r>
      <w:r w:rsidRPr="004B375F">
        <w:rPr>
          <w:rStyle w:val="ad"/>
          <w:rtl/>
        </w:rPr>
        <w:t>לה' הארץ ומלואה</w:t>
      </w:r>
      <w:r w:rsidRPr="004B375F">
        <w:rPr>
          <w:rStyle w:val="ad"/>
          <w:rFonts w:hint="cs"/>
          <w:rtl/>
        </w:rPr>
        <w:t>'</w:t>
      </w:r>
      <w:r w:rsidRPr="004B375F">
        <w:rPr>
          <w:rStyle w:val="ad"/>
          <w:rtl/>
        </w:rPr>
        <w:t>.</w:t>
      </w:r>
      <w:r w:rsidR="001033C8" w:rsidRPr="000528DA">
        <w:rPr>
          <w:rFonts w:hint="cs"/>
          <w:rtl/>
        </w:rPr>
        <w:t xml:space="preserve"> </w:t>
      </w:r>
    </w:p>
    <w:p w14:paraId="5A7E0F3F" w14:textId="77777777" w:rsidR="00A24328" w:rsidRDefault="001033C8" w:rsidP="009A59D1">
      <w:pPr>
        <w:pStyle w:val="38"/>
        <w:framePr w:wrap="notBeside"/>
        <w:rPr>
          <w:rtl/>
        </w:rPr>
      </w:pPr>
      <w:r w:rsidRPr="00660D7A">
        <w:rPr>
          <w:rFonts w:hint="cs"/>
          <w:rtl/>
        </w:rPr>
        <w:t>והך</w:t>
      </w:r>
      <w:r w:rsidR="00A24328">
        <w:rPr>
          <w:rtl/>
        </w:rPr>
        <w:t>:</w:t>
      </w:r>
    </w:p>
    <w:p w14:paraId="41059D13" w14:textId="790BF334" w:rsidR="005175F4" w:rsidRPr="000528DA" w:rsidRDefault="005175F4" w:rsidP="000528DA">
      <w:pPr>
        <w:rPr>
          <w:rtl/>
        </w:rPr>
      </w:pPr>
      <w:r w:rsidRPr="0039339B">
        <w:rPr>
          <w:rStyle w:val="ad"/>
          <w:rFonts w:hint="cs"/>
          <w:spacing w:val="2"/>
          <w:rtl/>
        </w:rPr>
        <w:t>'</w:t>
      </w:r>
      <w:r w:rsidRPr="0039339B">
        <w:rPr>
          <w:rStyle w:val="ad"/>
          <w:spacing w:val="2"/>
          <w:rtl/>
        </w:rPr>
        <w:t>השמים שמים לה' והארץ נתן לבני אדם</w:t>
      </w:r>
      <w:r w:rsidRPr="0039339B">
        <w:rPr>
          <w:rStyle w:val="ad"/>
          <w:rFonts w:hint="cs"/>
          <w:spacing w:val="2"/>
          <w:rtl/>
        </w:rPr>
        <w:t>'</w:t>
      </w:r>
      <w:r w:rsidR="00B47228" w:rsidRPr="000528DA">
        <w:rPr>
          <w:rFonts w:hint="cs"/>
          <w:rtl/>
        </w:rPr>
        <w:t xml:space="preserve"> </w:t>
      </w:r>
      <w:r w:rsidR="004B375F" w:rsidRPr="00E34F28">
        <w:rPr>
          <w:rStyle w:val="afffff9"/>
          <w:rFonts w:hint="cs"/>
          <w:rtl/>
        </w:rPr>
        <w:t>כ</w:t>
      </w:r>
      <w:r w:rsidRPr="00E34F28">
        <w:rPr>
          <w:rStyle w:val="afffff9"/>
          <w:rtl/>
        </w:rPr>
        <w:t>אן</w:t>
      </w:r>
      <w:r w:rsidRPr="000528DA">
        <w:rPr>
          <w:rtl/>
        </w:rPr>
        <w:t xml:space="preserve"> קודם ברכה, </w:t>
      </w:r>
      <w:r w:rsidRPr="00E34F28">
        <w:rPr>
          <w:rStyle w:val="afffff9"/>
          <w:rtl/>
        </w:rPr>
        <w:t>כאן</w:t>
      </w:r>
      <w:r w:rsidRPr="000528DA">
        <w:rPr>
          <w:rtl/>
        </w:rPr>
        <w:t xml:space="preserve"> לאחר ברכה.</w:t>
      </w:r>
    </w:p>
    <w:p w14:paraId="64E7BD07" w14:textId="77777777" w:rsidR="00845FF6" w:rsidRDefault="005175F4" w:rsidP="00EC0DC4">
      <w:pPr>
        <w:pStyle w:val="af2"/>
        <w:framePr w:wrap="around"/>
        <w:rPr>
          <w:rtl/>
        </w:rPr>
      </w:pPr>
      <w:r w:rsidRPr="009757B9">
        <w:rPr>
          <w:rtl/>
        </w:rPr>
        <w:t>לה:</w:t>
      </w:r>
    </w:p>
    <w:p w14:paraId="0FA3A1BF" w14:textId="4D50BEEE" w:rsidR="00A24328" w:rsidRDefault="00CC5D85" w:rsidP="009A59D1">
      <w:pPr>
        <w:pStyle w:val="38"/>
        <w:framePr w:wrap="notBeside"/>
        <w:rPr>
          <w:rtl/>
        </w:rPr>
      </w:pPr>
      <w:r w:rsidRPr="00660D7A">
        <w:rPr>
          <w:rFonts w:hint="cs"/>
          <w:rtl/>
        </w:rPr>
        <w:t>ג.</w:t>
      </w:r>
      <w:r w:rsidR="005175F4" w:rsidRPr="00660D7A">
        <w:rPr>
          <w:rtl/>
        </w:rPr>
        <w:t xml:space="preserve"> ר</w:t>
      </w:r>
      <w:r w:rsidR="005175F4" w:rsidRPr="00660D7A">
        <w:rPr>
          <w:rFonts w:hint="cs"/>
          <w:rtl/>
        </w:rPr>
        <w:t>חב"פ</w:t>
      </w:r>
      <w:r w:rsidR="00A24328">
        <w:rPr>
          <w:rtl/>
        </w:rPr>
        <w:t>:</w:t>
      </w:r>
    </w:p>
    <w:p w14:paraId="187DBD81" w14:textId="311BB962" w:rsidR="006C74E1" w:rsidRPr="000528DA" w:rsidRDefault="005175F4" w:rsidP="000528DA">
      <w:pPr>
        <w:rPr>
          <w:rtl/>
        </w:rPr>
      </w:pPr>
      <w:bookmarkStart w:id="1053" w:name="_Toc193636068"/>
      <w:bookmarkStart w:id="1054" w:name="_Toc216184677"/>
      <w:r w:rsidRPr="00A10336">
        <w:rPr>
          <w:rStyle w:val="30"/>
          <w:rtl/>
        </w:rPr>
        <w:t>כאילו גוזל להקב"ה וכנסת ישראל,</w:t>
      </w:r>
      <w:bookmarkEnd w:id="1053"/>
      <w:bookmarkEnd w:id="1054"/>
      <w:r w:rsidR="00B47228" w:rsidRPr="000528DA">
        <w:rPr>
          <w:rFonts w:hint="cs"/>
          <w:rtl/>
        </w:rPr>
        <w:t xml:space="preserve"> </w:t>
      </w:r>
    </w:p>
    <w:p w14:paraId="2ADBC02D" w14:textId="77777777" w:rsidR="000E084A" w:rsidRPr="000528DA" w:rsidRDefault="00F349B6" w:rsidP="000528DA">
      <w:pPr>
        <w:rPr>
          <w:rtl/>
        </w:rPr>
      </w:pPr>
      <w:r>
        <w:rPr>
          <w:rStyle w:val="ad"/>
          <w:rFonts w:hint="cs"/>
          <w:rtl/>
        </w:rPr>
        <w:t>ד'ג</w:t>
      </w:r>
      <w:r w:rsidR="005175F4" w:rsidRPr="00B47228">
        <w:rPr>
          <w:rStyle w:val="ad"/>
          <w:rtl/>
        </w:rPr>
        <w:t xml:space="preserve">וזל אביו </w:t>
      </w:r>
      <w:r w:rsidR="005175F4" w:rsidRPr="006C74E1">
        <w:rPr>
          <w:rStyle w:val="ad"/>
          <w:rtl/>
        </w:rPr>
        <w:t>ואמו ואומר אין פשע חבר הוא לאיש משחית'</w:t>
      </w:r>
      <w:r w:rsidR="005175F4" w:rsidRPr="006C74E1">
        <w:rPr>
          <w:rStyle w:val="ad"/>
          <w:rFonts w:hint="cs"/>
          <w:rtl/>
        </w:rPr>
        <w:t>.</w:t>
      </w:r>
      <w:r w:rsidR="00B47228" w:rsidRPr="006C74E1">
        <w:rPr>
          <w:rStyle w:val="ad"/>
          <w:rFonts w:hint="cs"/>
          <w:rtl/>
        </w:rPr>
        <w:t xml:space="preserve"> </w:t>
      </w:r>
    </w:p>
    <w:p w14:paraId="4B684EAC" w14:textId="77777777" w:rsidR="006C74E1" w:rsidRPr="000528DA" w:rsidRDefault="005175F4" w:rsidP="000528DA">
      <w:pPr>
        <w:rPr>
          <w:rtl/>
        </w:rPr>
      </w:pPr>
      <w:r w:rsidRPr="006C74E1">
        <w:rPr>
          <w:rStyle w:val="ad"/>
          <w:rFonts w:hint="cs"/>
          <w:rtl/>
        </w:rPr>
        <w:t>'</w:t>
      </w:r>
      <w:r w:rsidRPr="006C74E1">
        <w:rPr>
          <w:rStyle w:val="ad"/>
          <w:rtl/>
        </w:rPr>
        <w:t>אביו</w:t>
      </w:r>
      <w:r w:rsidRPr="006C74E1">
        <w:rPr>
          <w:rStyle w:val="ad"/>
          <w:rFonts w:hint="cs"/>
          <w:rtl/>
        </w:rPr>
        <w:t>'</w:t>
      </w:r>
      <w:r w:rsidRPr="000528DA">
        <w:rPr>
          <w:rtl/>
        </w:rPr>
        <w:t xml:space="preserve"> </w:t>
      </w:r>
      <w:r w:rsidRPr="000528DA">
        <w:rPr>
          <w:rFonts w:hint="cs"/>
          <w:rtl/>
        </w:rPr>
        <w:t xml:space="preserve">זה </w:t>
      </w:r>
      <w:r w:rsidRPr="000528DA">
        <w:rPr>
          <w:rtl/>
        </w:rPr>
        <w:t xml:space="preserve">קב"ה, </w:t>
      </w:r>
      <w:r w:rsidRPr="000528DA">
        <w:rPr>
          <w:rFonts w:hint="cs"/>
          <w:rtl/>
        </w:rPr>
        <w:t>ד</w:t>
      </w:r>
      <w:r w:rsidRPr="00B47228">
        <w:rPr>
          <w:rStyle w:val="ad"/>
          <w:rFonts w:hint="cs"/>
          <w:rtl/>
        </w:rPr>
        <w:t>'</w:t>
      </w:r>
      <w:r w:rsidRPr="00B47228">
        <w:rPr>
          <w:rStyle w:val="ad"/>
          <w:rtl/>
        </w:rPr>
        <w:t>הלא הוא אביך קנך</w:t>
      </w:r>
      <w:r w:rsidRPr="00B47228">
        <w:rPr>
          <w:rStyle w:val="ad"/>
          <w:rFonts w:hint="cs"/>
          <w:rtl/>
        </w:rPr>
        <w:t>'</w:t>
      </w:r>
    </w:p>
    <w:p w14:paraId="7B9EEB88" w14:textId="77777777" w:rsidR="006C74E1" w:rsidRPr="000528DA" w:rsidRDefault="005175F4" w:rsidP="000528DA">
      <w:pPr>
        <w:rPr>
          <w:rtl/>
        </w:rPr>
      </w:pPr>
      <w:r w:rsidRPr="006C74E1">
        <w:rPr>
          <w:rStyle w:val="ad"/>
          <w:rFonts w:hint="cs"/>
          <w:rtl/>
        </w:rPr>
        <w:lastRenderedPageBreak/>
        <w:t>'</w:t>
      </w:r>
      <w:r w:rsidRPr="006C74E1">
        <w:rPr>
          <w:rStyle w:val="ad"/>
          <w:rtl/>
        </w:rPr>
        <w:t>אמו</w:t>
      </w:r>
      <w:r w:rsidRPr="006C74E1">
        <w:rPr>
          <w:rStyle w:val="ad"/>
          <w:rFonts w:hint="cs"/>
          <w:rtl/>
        </w:rPr>
        <w:t>'</w:t>
      </w:r>
      <w:r w:rsidRPr="000528DA">
        <w:rPr>
          <w:rtl/>
        </w:rPr>
        <w:t xml:space="preserve"> </w:t>
      </w:r>
      <w:r w:rsidRPr="000528DA">
        <w:rPr>
          <w:rFonts w:hint="cs"/>
          <w:rtl/>
        </w:rPr>
        <w:t xml:space="preserve">זה </w:t>
      </w:r>
      <w:r w:rsidRPr="000528DA">
        <w:rPr>
          <w:rtl/>
        </w:rPr>
        <w:t xml:space="preserve">כנסת ישראל, </w:t>
      </w:r>
      <w:r w:rsidRPr="000528DA">
        <w:rPr>
          <w:rFonts w:hint="cs"/>
          <w:rtl/>
        </w:rPr>
        <w:t>ד</w:t>
      </w:r>
      <w:r w:rsidRPr="00C369E2">
        <w:rPr>
          <w:rFonts w:hint="cs"/>
          <w:rtl/>
        </w:rPr>
        <w:t>'</w:t>
      </w:r>
      <w:r w:rsidRPr="006C74E1">
        <w:rPr>
          <w:rStyle w:val="ad"/>
          <w:rtl/>
        </w:rPr>
        <w:t>ואל תטוש תורת אמך</w:t>
      </w:r>
      <w:r w:rsidRPr="006C74E1">
        <w:rPr>
          <w:rStyle w:val="ad"/>
          <w:rFonts w:hint="cs"/>
          <w:rtl/>
        </w:rPr>
        <w:t>'</w:t>
      </w:r>
      <w:r w:rsidRPr="00C369E2">
        <w:rPr>
          <w:rtl/>
        </w:rPr>
        <w:t>.</w:t>
      </w:r>
      <w:r w:rsidR="00CC5D85" w:rsidRPr="00C369E2">
        <w:rPr>
          <w:rFonts w:hint="cs"/>
          <w:rtl/>
        </w:rPr>
        <w:t xml:space="preserve"> </w:t>
      </w:r>
    </w:p>
    <w:p w14:paraId="1ABEB273" w14:textId="77777777" w:rsidR="006C74E1" w:rsidRPr="000528DA" w:rsidRDefault="005175F4" w:rsidP="000528DA">
      <w:pPr>
        <w:rPr>
          <w:rtl/>
        </w:rPr>
      </w:pPr>
      <w:r w:rsidRPr="006C74E1">
        <w:rPr>
          <w:rStyle w:val="ad"/>
          <w:rFonts w:hint="cs"/>
          <w:rtl/>
        </w:rPr>
        <w:t>'</w:t>
      </w:r>
      <w:r w:rsidRPr="006C74E1">
        <w:rPr>
          <w:rStyle w:val="ad"/>
          <w:rtl/>
        </w:rPr>
        <w:t>חבר הוא לאיש משחית</w:t>
      </w:r>
      <w:r w:rsidRPr="006C74E1">
        <w:rPr>
          <w:rStyle w:val="ad"/>
          <w:rFonts w:hint="cs"/>
          <w:rtl/>
        </w:rPr>
        <w:t>'</w:t>
      </w:r>
      <w:r w:rsidR="00B47228" w:rsidRPr="000528DA">
        <w:rPr>
          <w:rFonts w:hint="cs"/>
          <w:rtl/>
        </w:rPr>
        <w:t xml:space="preserve">- </w:t>
      </w:r>
      <w:r w:rsidR="009D3C01" w:rsidRPr="000528DA">
        <w:rPr>
          <w:rFonts w:hint="cs"/>
          <w:rtl/>
        </w:rPr>
        <w:t>ל</w:t>
      </w:r>
      <w:r w:rsidRPr="000528DA">
        <w:rPr>
          <w:rtl/>
        </w:rPr>
        <w:t>ירבעם בן נבט שהשחית את ישראל לאביהם שבשמים.</w:t>
      </w:r>
    </w:p>
    <w:p w14:paraId="4C487ED0" w14:textId="77777777" w:rsidR="00A24328" w:rsidRDefault="004B375F" w:rsidP="009A59D1">
      <w:pPr>
        <w:pStyle w:val="38"/>
        <w:framePr w:wrap="notBeside"/>
        <w:rPr>
          <w:rtl/>
        </w:rPr>
      </w:pPr>
      <w:r>
        <w:rPr>
          <w:rFonts w:hint="cs"/>
          <w:rtl/>
        </w:rPr>
        <w:t xml:space="preserve">וה</w:t>
      </w:r>
      <w:del w:id="9001" w:author="עריכה מהאתר" w:date="2026-10-19T14:05:48Z">
        <w:r>
          <w:rPr>
            <w:rFonts w:hint="cs"/>
            <w:rtl/>
          </w:rPr>
          <w:delText xml:space="preserve">ך</w:delText>
        </w:r>
      </w:del>
      <w:ins w:id="9002" w:author="עריכה מהאתר" w:date="2026-10-19T14:05:48Z">
        <w:r>
          <w:rPr>
            <w:rFonts w:hint="cs"/>
            <w:rtl/>
          </w:rPr>
          <w:t xml:space="preserve">תנן</w:t>
        </w:r>
      </w:ins>
      <w:del w:id="9003" w:author="עריכה מהאתר" w:date="2026-10-19T14:05:48Z">
        <w:r>
          <w:rPr>
            <w:rtl/>
          </w:rPr>
          <w:delText xml:space="preserve">:</w:delText>
        </w:r>
      </w:del>
    </w:p>
    <w:p w14:paraId="20D0AAF0" w14:textId="2F32D600" w:rsidR="006C74E1" w:rsidRPr="000528DA" w:rsidRDefault="005175F4" w:rsidP="000528DA">
      <w:pPr>
        <w:rPr>
          <w:rtl/>
        </w:rPr>
      </w:pPr>
      <w:r w:rsidRPr="00806933">
        <w:rPr>
          <w:rStyle w:val="ad"/>
          <w:rFonts w:hint="cs"/>
          <w:rtl/>
        </w:rPr>
        <w:t>'</w:t>
      </w:r>
      <w:r w:rsidRPr="00806933">
        <w:rPr>
          <w:rStyle w:val="ad"/>
          <w:rtl/>
        </w:rPr>
        <w:t>ולקחתי דגני בעתו</w:t>
      </w:r>
      <w:r w:rsidR="00CC63CA">
        <w:rPr>
          <w:rStyle w:val="ad"/>
          <w:rtl/>
        </w:rPr>
        <w:t>'</w:t>
      </w:r>
      <w:r w:rsidRPr="00806933">
        <w:rPr>
          <w:rStyle w:val="ad"/>
          <w:rtl/>
        </w:rPr>
        <w:t>,</w:t>
      </w:r>
      <w:r w:rsidRPr="000528DA">
        <w:rPr>
          <w:rtl/>
        </w:rPr>
        <w:t xml:space="preserve"> </w:t>
      </w:r>
      <w:r w:rsidRPr="00E34F28">
        <w:rPr>
          <w:rStyle w:val="afffff9"/>
          <w:rtl/>
        </w:rPr>
        <w:t>וכתיב:</w:t>
      </w:r>
      <w:r w:rsidRPr="000528DA">
        <w:rPr>
          <w:rtl/>
        </w:rPr>
        <w:t xml:space="preserve"> </w:t>
      </w:r>
      <w:r w:rsidRPr="000528DA">
        <w:rPr>
          <w:rFonts w:hint="cs"/>
          <w:rtl/>
        </w:rPr>
        <w:t>'</w:t>
      </w:r>
      <w:r w:rsidRPr="00B47228">
        <w:rPr>
          <w:rStyle w:val="ad"/>
          <w:rtl/>
        </w:rPr>
        <w:t>ואספת דגנך</w:t>
      </w:r>
      <w:r w:rsidR="00CC63CA">
        <w:rPr>
          <w:rStyle w:val="ad"/>
          <w:rtl/>
        </w:rPr>
        <w:t>'</w:t>
      </w:r>
    </w:p>
    <w:p w14:paraId="6F785833" w14:textId="2279EBAE" w:rsidR="00A24328" w:rsidRDefault="004B375F" w:rsidP="009A59D1">
      <w:pPr>
        <w:pStyle w:val="38"/>
        <w:framePr w:wrap="notBeside"/>
        <w:rPr>
          <w:rtl/>
        </w:rPr>
      </w:pPr>
      <w:r w:rsidRPr="00660D7A">
        <w:rPr>
          <w:rFonts w:hint="cs"/>
          <w:rtl/>
        </w:rPr>
        <w:t xml:space="preserve">- </w:t>
      </w:r>
      <w:r w:rsidR="005175F4" w:rsidRPr="00660D7A">
        <w:rPr>
          <w:rtl/>
        </w:rPr>
        <w:t>כאן</w:t>
      </w:r>
      <w:r w:rsidR="009B14FE">
        <w:rPr>
          <w:rtl/>
        </w:rPr>
        <w:t>:</w:t>
      </w:r>
    </w:p>
    <w:p w14:paraId="602A7C1B" w14:textId="1435CFFA" w:rsidR="005175F4" w:rsidRPr="000528DA" w:rsidRDefault="005175F4" w:rsidP="000528DA">
      <w:pPr>
        <w:rPr>
          <w:rtl/>
        </w:rPr>
      </w:pPr>
      <w:r w:rsidRPr="000528DA">
        <w:rPr>
          <w:rtl/>
        </w:rPr>
        <w:t>בזמן שישראל עושין רצונו של מקום, כאן בזמן שאין עושין</w:t>
      </w:r>
      <w:r w:rsidR="009D3C01" w:rsidRPr="000528DA">
        <w:rPr>
          <w:rFonts w:hint="cs"/>
          <w:rtl/>
        </w:rPr>
        <w:t>.</w:t>
      </w:r>
    </w:p>
    <w:p w14:paraId="55312D3C" w14:textId="77777777" w:rsidR="001033C8" w:rsidRPr="00E34F28" w:rsidRDefault="005175F4" w:rsidP="004B375F">
      <w:pPr>
        <w:pStyle w:val="afffffc"/>
        <w:rPr>
          <w:rtl/>
        </w:rPr>
      </w:pPr>
      <w:bookmarkStart w:id="1055" w:name="_Toc193636069"/>
      <w:bookmarkStart w:id="1056" w:name="_Toc216184678"/>
      <w:r w:rsidRPr="004B375F">
        <w:rPr>
          <w:rFonts w:hint="cs"/>
          <w:rtl/>
        </w:rPr>
        <w:t>'</w:t>
      </w:r>
      <w:r w:rsidRPr="004B375F">
        <w:rPr>
          <w:rtl/>
        </w:rPr>
        <w:t>ואספת דגנך</w:t>
      </w:r>
      <w:r w:rsidRPr="004B375F">
        <w:rPr>
          <w:rFonts w:hint="cs"/>
          <w:rtl/>
        </w:rPr>
        <w:t>'</w:t>
      </w:r>
      <w:bookmarkEnd w:id="1055"/>
      <w:bookmarkEnd w:id="1056"/>
    </w:p>
    <w:p w14:paraId="0536C922" w14:textId="1222F7BC" w:rsidR="00A24328" w:rsidRDefault="00B47228" w:rsidP="009A59D1">
      <w:pPr>
        <w:pStyle w:val="38"/>
        <w:framePr w:wrap="notBeside"/>
        <w:rPr>
          <w:rtl/>
        </w:rPr>
      </w:pPr>
      <w:r w:rsidRPr="00660D7A">
        <w:rPr>
          <w:rFonts w:hint="cs"/>
          <w:rtl/>
        </w:rPr>
        <w:t>ר</w:t>
      </w:r>
      <w:r w:rsidR="004B375F" w:rsidRPr="00660D7A">
        <w:rPr>
          <w:rFonts w:hint="cs"/>
          <w:rtl/>
        </w:rPr>
        <w:t>' ישמעאל</w:t>
      </w:r>
      <w:r w:rsidR="009B14FE">
        <w:rPr>
          <w:rFonts w:hint="cs"/>
          <w:rtl/>
        </w:rPr>
        <w:t>:</w:t>
      </w:r>
    </w:p>
    <w:p w14:paraId="5AA12745" w14:textId="76DC8713" w:rsidR="005175F4" w:rsidRPr="000528DA" w:rsidRDefault="005175F4" w:rsidP="000528DA">
      <w:pPr>
        <w:rPr>
          <w:rtl/>
        </w:rPr>
      </w:pPr>
      <w:r w:rsidRPr="000528DA">
        <w:rPr>
          <w:rFonts w:hint="cs"/>
          <w:rtl/>
        </w:rPr>
        <w:t>הנהג בהן מנהג דרך ארץ</w:t>
      </w:r>
      <w:r w:rsidRPr="000528DA">
        <w:rPr>
          <w:rtl/>
        </w:rPr>
        <w:t xml:space="preserve"> </w:t>
      </w:r>
      <w:r w:rsidRPr="000528DA">
        <w:rPr>
          <w:rStyle w:val="affffff7"/>
          <w:rFonts w:hint="cs"/>
          <w:rtl/>
        </w:rPr>
        <w:t>[ולא אמרי</w:t>
      </w:r>
      <w:r w:rsidRPr="000528DA">
        <w:rPr>
          <w:rStyle w:val="affffff7"/>
          <w:rtl/>
        </w:rPr>
        <w:t>'</w:t>
      </w:r>
      <w:r w:rsidRPr="000528DA">
        <w:rPr>
          <w:rStyle w:val="affffff7"/>
          <w:rFonts w:hint="cs"/>
          <w:rtl/>
        </w:rPr>
        <w:t xml:space="preserve"> דלא ימוש סה</w:t>
      </w:r>
      <w:r w:rsidRPr="000528DA">
        <w:rPr>
          <w:rStyle w:val="affffff7"/>
          <w:rtl/>
        </w:rPr>
        <w:t>"</w:t>
      </w:r>
      <w:r w:rsidRPr="000528DA">
        <w:rPr>
          <w:rStyle w:val="affffff7"/>
          <w:rFonts w:hint="cs"/>
          <w:rtl/>
        </w:rPr>
        <w:t>ת מפיך ככתבן]</w:t>
      </w:r>
    </w:p>
    <w:p w14:paraId="18788C4F" w14:textId="1C045BFE" w:rsidR="00A24328" w:rsidRDefault="005175F4" w:rsidP="009A59D1">
      <w:pPr>
        <w:pStyle w:val="38"/>
        <w:framePr w:wrap="notBeside"/>
        <w:rPr>
          <w:rtl/>
        </w:rPr>
      </w:pPr>
      <w:r w:rsidRPr="00660D7A">
        <w:rPr>
          <w:rtl/>
        </w:rPr>
        <w:t>רשב"י</w:t>
      </w:r>
      <w:r w:rsidR="00A24328">
        <w:rPr>
          <w:rtl/>
        </w:rPr>
        <w:t>:</w:t>
      </w:r>
    </w:p>
    <w:p w14:paraId="6096907E" w14:textId="21CEE01D" w:rsidR="004B375F" w:rsidRPr="000528DA" w:rsidRDefault="005175F4" w:rsidP="000528DA">
      <w:pPr>
        <w:rPr>
          <w:rtl/>
        </w:rPr>
      </w:pPr>
      <w:r w:rsidRPr="000528DA">
        <w:rPr>
          <w:rtl/>
        </w:rPr>
        <w:t>אפשר חורש בשעת חרישה, וזורע בשעת זריעה, וקוצר בשעת קצירה, ודש בשעת דישה, וזורה בשעת הרוח, תורה מה תהא עליה?</w:t>
      </w:r>
      <w:r w:rsidR="00B47228" w:rsidRPr="000528DA">
        <w:rPr>
          <w:rFonts w:hint="cs"/>
          <w:rtl/>
        </w:rPr>
        <w:t xml:space="preserve"> </w:t>
      </w:r>
    </w:p>
    <w:p w14:paraId="41E8D91B" w14:textId="222C75A8" w:rsidR="00A24328" w:rsidRDefault="005175F4" w:rsidP="009A59D1">
      <w:pPr>
        <w:pStyle w:val="38"/>
        <w:framePr w:wrap="notBeside"/>
        <w:rPr>
          <w:rtl/>
        </w:rPr>
      </w:pPr>
      <w:r w:rsidRPr="00660D7A">
        <w:rPr>
          <w:rtl/>
        </w:rPr>
        <w:t>אלא</w:t>
      </w:r>
      <w:r w:rsidR="00A24328">
        <w:rPr>
          <w:rtl/>
        </w:rPr>
        <w:t>:</w:t>
      </w:r>
    </w:p>
    <w:p w14:paraId="27685D71" w14:textId="63AB6905" w:rsidR="006C74E1" w:rsidRPr="000528DA" w:rsidRDefault="005175F4" w:rsidP="000528DA">
      <w:pPr>
        <w:rPr>
          <w:rtl/>
        </w:rPr>
      </w:pPr>
      <w:bookmarkStart w:id="1057" w:name="_Toc193636070"/>
      <w:bookmarkStart w:id="1058" w:name="_Toc216184679"/>
      <w:r w:rsidRPr="00A10336">
        <w:rPr>
          <w:rStyle w:val="30"/>
          <w:rtl/>
        </w:rPr>
        <w:t>בזמן שישראל עושין רצונו של מקום מלאכתן נעשית על ידי אחרים</w:t>
      </w:r>
      <w:bookmarkEnd w:id="1057"/>
      <w:bookmarkEnd w:id="1058"/>
      <w:r w:rsidRPr="000528DA">
        <w:rPr>
          <w:rtl/>
        </w:rPr>
        <w:t xml:space="preserve">, </w:t>
      </w:r>
      <w:r w:rsidRPr="004B375F">
        <w:rPr>
          <w:rStyle w:val="ad"/>
          <w:rtl/>
        </w:rPr>
        <w:t>'ועמדו זרים ורעו צאנכם</w:t>
      </w:r>
      <w:r w:rsidR="00CC63CA" w:rsidRPr="004B375F">
        <w:rPr>
          <w:rStyle w:val="ad"/>
          <w:rtl/>
        </w:rPr>
        <w:t>'</w:t>
      </w:r>
      <w:r w:rsidRPr="004B375F">
        <w:rPr>
          <w:rStyle w:val="ad"/>
          <w:rtl/>
        </w:rPr>
        <w:t>.</w:t>
      </w:r>
      <w:r w:rsidR="004B375F" w:rsidRPr="000528DA">
        <w:rPr>
          <w:rFonts w:hint="cs"/>
          <w:rtl/>
        </w:rPr>
        <w:t xml:space="preserve"> </w:t>
      </w:r>
      <w:r w:rsidRPr="000528DA">
        <w:rPr>
          <w:rtl/>
        </w:rPr>
        <w:t>ובזמן שאין ישראל עושין רצונו של מקום</w:t>
      </w:r>
      <w:r w:rsidR="006C74E1" w:rsidRPr="000528DA">
        <w:rPr>
          <w:rFonts w:hint="cs"/>
          <w:rtl/>
        </w:rPr>
        <w:t>,</w:t>
      </w:r>
      <w:r w:rsidRPr="000528DA">
        <w:rPr>
          <w:rtl/>
        </w:rPr>
        <w:t xml:space="preserve"> מלאכתן נעשית </w:t>
      </w:r>
      <w:r w:rsidRPr="000528DA">
        <w:rPr>
          <w:rFonts w:hint="cs"/>
          <w:rtl/>
        </w:rPr>
        <w:t>ע"י עצמן</w:t>
      </w:r>
      <w:r w:rsidRPr="000528DA">
        <w:rPr>
          <w:rtl/>
        </w:rPr>
        <w:t xml:space="preserve"> </w:t>
      </w:r>
      <w:r w:rsidRPr="00566E66">
        <w:rPr>
          <w:rStyle w:val="ad"/>
          <w:rFonts w:hint="cs"/>
          <w:rtl/>
        </w:rPr>
        <w:t>'</w:t>
      </w:r>
      <w:r w:rsidRPr="00566E66">
        <w:rPr>
          <w:rStyle w:val="ad"/>
          <w:rtl/>
        </w:rPr>
        <w:t>ואספת דגנך</w:t>
      </w:r>
      <w:r w:rsidRPr="00566E66">
        <w:rPr>
          <w:rStyle w:val="ad"/>
          <w:rFonts w:hint="cs"/>
          <w:rtl/>
        </w:rPr>
        <w:t>'</w:t>
      </w:r>
      <w:r w:rsidR="009D3C01" w:rsidRPr="00A10336">
        <w:rPr>
          <w:rStyle w:val="30"/>
          <w:rFonts w:hint="cs"/>
          <w:rtl/>
        </w:rPr>
        <w:t>,</w:t>
      </w:r>
      <w:r w:rsidR="00B47228" w:rsidRPr="00A10336">
        <w:rPr>
          <w:rStyle w:val="30"/>
          <w:rFonts w:hint="cs"/>
          <w:rtl/>
        </w:rPr>
        <w:t xml:space="preserve"> </w:t>
      </w:r>
    </w:p>
    <w:p w14:paraId="3827F909" w14:textId="77777777" w:rsidR="00A24328" w:rsidRDefault="00B47228" w:rsidP="009A59D1">
      <w:pPr>
        <w:pStyle w:val="38"/>
        <w:framePr w:wrap="notBeside"/>
        <w:rPr>
          <w:rtl/>
        </w:rPr>
      </w:pPr>
      <w:r w:rsidRPr="00660D7A">
        <w:rPr>
          <w:rFonts w:hint="cs"/>
          <w:rtl/>
        </w:rPr>
        <w:t>ועוד</w:t>
      </w:r>
      <w:r w:rsidR="00A24328">
        <w:rPr>
          <w:rtl/>
        </w:rPr>
        <w:t>:</w:t>
      </w:r>
    </w:p>
    <w:p w14:paraId="69D56FA5" w14:textId="69CEA8A0" w:rsidR="005175F4" w:rsidRPr="000528DA" w:rsidRDefault="005175F4" w:rsidP="000528DA">
      <w:pPr>
        <w:rPr>
          <w:rtl/>
        </w:rPr>
      </w:pPr>
      <w:r w:rsidRPr="000528DA">
        <w:rPr>
          <w:rtl/>
        </w:rPr>
        <w:t>שמלאכת אחרים נעשית על ידן,</w:t>
      </w:r>
      <w:r w:rsidRPr="00806933">
        <w:rPr>
          <w:rStyle w:val="ad"/>
          <w:rtl/>
        </w:rPr>
        <w:t xml:space="preserve"> </w:t>
      </w:r>
      <w:r w:rsidRPr="00806933">
        <w:rPr>
          <w:rStyle w:val="ad"/>
          <w:rFonts w:hint="cs"/>
          <w:rtl/>
        </w:rPr>
        <w:t>'</w:t>
      </w:r>
      <w:r w:rsidRPr="00806933">
        <w:rPr>
          <w:rStyle w:val="ad"/>
          <w:rtl/>
        </w:rPr>
        <w:t>ועבדת את אויבך</w:t>
      </w:r>
      <w:r w:rsidR="00CC63CA">
        <w:rPr>
          <w:rStyle w:val="ad"/>
          <w:rtl/>
        </w:rPr>
        <w:t>'</w:t>
      </w:r>
      <w:r w:rsidRPr="00806933">
        <w:rPr>
          <w:rStyle w:val="ad"/>
          <w:rtl/>
        </w:rPr>
        <w:t>.</w:t>
      </w:r>
    </w:p>
    <w:p w14:paraId="6D871A62" w14:textId="634AF450" w:rsidR="00A24328" w:rsidRDefault="005175F4" w:rsidP="009A59D1">
      <w:pPr>
        <w:pStyle w:val="38"/>
        <w:framePr w:wrap="notBeside"/>
        <w:rPr>
          <w:rtl/>
        </w:rPr>
      </w:pPr>
      <w:r w:rsidRPr="00660D7A">
        <w:rPr>
          <w:rtl/>
        </w:rPr>
        <w:t>אביי</w:t>
      </w:r>
      <w:r w:rsidR="009B14FE">
        <w:rPr>
          <w:rtl/>
        </w:rPr>
        <w:t>:</w:t>
      </w:r>
    </w:p>
    <w:p w14:paraId="0CA264DC" w14:textId="7089B239" w:rsidR="005175F4" w:rsidRPr="000528DA" w:rsidRDefault="005175F4" w:rsidP="000528DA">
      <w:pPr>
        <w:rPr>
          <w:rtl/>
        </w:rPr>
      </w:pPr>
      <w:r w:rsidRPr="000528DA">
        <w:rPr>
          <w:rtl/>
        </w:rPr>
        <w:t xml:space="preserve">הרבה עשו </w:t>
      </w:r>
      <w:r w:rsidRPr="00E34F28">
        <w:rPr>
          <w:rStyle w:val="afffff9"/>
          <w:rtl/>
        </w:rPr>
        <w:t>כר</w:t>
      </w:r>
      <w:r w:rsidR="00B47228" w:rsidRPr="00E34F28">
        <w:rPr>
          <w:rStyle w:val="afffff9"/>
          <w:rtl/>
        </w:rPr>
        <w:t xml:space="preserve">בי ישמעאל </w:t>
      </w:r>
      <w:r w:rsidR="00B47228" w:rsidRPr="000528DA">
        <w:rPr>
          <w:rtl/>
        </w:rPr>
        <w:t xml:space="preserve">ועלתה בידן, </w:t>
      </w:r>
      <w:r w:rsidR="00B47228" w:rsidRPr="00E34F28">
        <w:rPr>
          <w:rStyle w:val="afffff9"/>
          <w:rtl/>
        </w:rPr>
        <w:t>כרשב"י</w:t>
      </w:r>
      <w:r w:rsidRPr="00E34F28">
        <w:rPr>
          <w:rStyle w:val="afffff9"/>
          <w:rtl/>
        </w:rPr>
        <w:t xml:space="preserve"> </w:t>
      </w:r>
      <w:r w:rsidRPr="000528DA">
        <w:rPr>
          <w:rtl/>
        </w:rPr>
        <w:t>ולא עלתה בידן.</w:t>
      </w:r>
    </w:p>
    <w:p w14:paraId="30888F78" w14:textId="7CD10C3F" w:rsidR="00A24328" w:rsidRDefault="005175F4" w:rsidP="009A59D1">
      <w:pPr>
        <w:pStyle w:val="38"/>
        <w:framePr w:wrap="notBeside"/>
        <w:rPr>
          <w:rtl/>
        </w:rPr>
      </w:pPr>
      <w:r w:rsidRPr="00660D7A">
        <w:rPr>
          <w:rtl/>
        </w:rPr>
        <w:t>רבא לרבנן</w:t>
      </w:r>
      <w:r w:rsidR="009B14FE">
        <w:rPr>
          <w:rtl/>
        </w:rPr>
        <w:t>:</w:t>
      </w:r>
    </w:p>
    <w:p w14:paraId="2EC2AE35" w14:textId="730C0E2B" w:rsidR="005175F4" w:rsidRPr="000528DA" w:rsidRDefault="005175F4" w:rsidP="000528DA">
      <w:pPr>
        <w:rPr>
          <w:rtl/>
        </w:rPr>
      </w:pPr>
      <w:r w:rsidRPr="000528DA">
        <w:rPr>
          <w:rFonts w:ascii="Fb Fontext" w:hAnsi="Fb Fontext" w:hint="cs"/>
          <w:rtl/>
        </w:rPr>
        <w:t>בימי ניסן ותשרי אל תראו לפני</w:t>
      </w:r>
      <w:r w:rsidR="006C74E1" w:rsidRPr="000528DA">
        <w:rPr>
          <w:rFonts w:ascii="Fb Fontext" w:hAnsi="Fb Fontext" w:hint="cs"/>
          <w:rtl/>
        </w:rPr>
        <w:t>,</w:t>
      </w:r>
      <w:r w:rsidRPr="000528DA">
        <w:rPr>
          <w:rFonts w:ascii="Fb Fontext" w:hAnsi="Fb Fontext" w:hint="cs"/>
          <w:rtl/>
        </w:rPr>
        <w:t xml:space="preserve"> שלא תטרדו במזונותיכם כל השנה</w:t>
      </w:r>
      <w:r w:rsidR="00CC5D85" w:rsidRPr="000528DA">
        <w:rPr>
          <w:rFonts w:ascii="Fb Fontext" w:hAnsi="Fb Fontext" w:hint="cs"/>
          <w:rtl/>
        </w:rPr>
        <w:t>,</w:t>
      </w:r>
    </w:p>
    <w:p w14:paraId="22CC0943" w14:textId="0AA7BBAD" w:rsidR="00A24328" w:rsidRDefault="005F730F" w:rsidP="009A59D1">
      <w:pPr>
        <w:pStyle w:val="38"/>
        <w:framePr w:wrap="notBeside"/>
        <w:rPr>
          <w:rtl/>
        </w:rPr>
      </w:pPr>
      <w:r w:rsidRPr="00660D7A">
        <w:rPr>
          <w:rtl/>
        </w:rPr>
        <w:t>ר</w:t>
      </w:r>
      <w:r w:rsidR="005175F4" w:rsidRPr="00660D7A">
        <w:rPr>
          <w:rtl/>
        </w:rPr>
        <w:t>יב</w:t>
      </w:r>
      <w:r w:rsidR="005175F4" w:rsidRPr="00660D7A">
        <w:rPr>
          <w:rFonts w:hint="cs"/>
          <w:rtl/>
        </w:rPr>
        <w:t>"א</w:t>
      </w:r>
      <w:r w:rsidR="00A24328">
        <w:rPr>
          <w:rtl/>
        </w:rPr>
        <w:t>:</w:t>
      </w:r>
    </w:p>
    <w:p w14:paraId="677ECF40" w14:textId="01F4AE36" w:rsidR="005175F4" w:rsidRPr="00E34F28" w:rsidRDefault="005175F4" w:rsidP="004B375F">
      <w:pPr>
        <w:pStyle w:val="afffff5"/>
        <w:spacing w:before="0"/>
        <w:rPr>
          <w:rtl/>
        </w:rPr>
      </w:pPr>
      <w:bookmarkStart w:id="1059" w:name="_Toc193636071"/>
      <w:bookmarkStart w:id="1060" w:name="_Toc216184680"/>
      <w:r w:rsidRPr="00A10336">
        <w:rPr>
          <w:rStyle w:val="30"/>
          <w:rtl/>
        </w:rPr>
        <w:t>לא כדורות הראשונים</w:t>
      </w:r>
      <w:bookmarkEnd w:id="1059"/>
      <w:bookmarkEnd w:id="1060"/>
      <w:r w:rsidRPr="00FE3D07">
        <w:rPr>
          <w:rtl/>
        </w:rPr>
        <w:t xml:space="preserve"> </w:t>
      </w:r>
      <w:r w:rsidRPr="009D3C01">
        <w:rPr>
          <w:rFonts w:hint="cs"/>
          <w:rtl/>
        </w:rPr>
        <w:t>שעשו</w:t>
      </w:r>
      <w:r w:rsidR="00B47228" w:rsidRPr="009D3C01">
        <w:rPr>
          <w:rtl/>
        </w:rPr>
        <w:t xml:space="preserve"> תורתן קבע</w:t>
      </w:r>
      <w:r w:rsidR="00B47228" w:rsidRPr="00A10336">
        <w:rPr>
          <w:rStyle w:val="30"/>
          <w:rtl/>
        </w:rPr>
        <w:t xml:space="preserve"> </w:t>
      </w:r>
      <w:r w:rsidR="00B47228" w:rsidRPr="00FE3D07">
        <w:rPr>
          <w:rtl/>
        </w:rPr>
        <w:t>ומלאכתן עראי</w:t>
      </w:r>
      <w:r w:rsidR="00B47228" w:rsidRPr="00FE3D07">
        <w:rPr>
          <w:rFonts w:hint="cs"/>
          <w:rtl/>
        </w:rPr>
        <w:t xml:space="preserve"> </w:t>
      </w:r>
      <w:r w:rsidRPr="00FE3D07">
        <w:rPr>
          <w:rtl/>
        </w:rPr>
        <w:t>זו וזו נתקיימה בידן,</w:t>
      </w:r>
      <w:r w:rsidR="00B47228" w:rsidRPr="00FE3D07">
        <w:rPr>
          <w:rFonts w:hint="cs"/>
          <w:rtl/>
        </w:rPr>
        <w:t xml:space="preserve"> </w:t>
      </w:r>
      <w:r w:rsidRPr="00A10336">
        <w:rPr>
          <w:rStyle w:val="30"/>
          <w:rtl/>
        </w:rPr>
        <w:t>דורות האחרונ</w:t>
      </w:r>
      <w:r w:rsidR="00B47228" w:rsidRPr="00A10336">
        <w:rPr>
          <w:rStyle w:val="30"/>
          <w:rtl/>
        </w:rPr>
        <w:t>ים</w:t>
      </w:r>
      <w:r w:rsidR="00B47228" w:rsidRPr="00FE3D07">
        <w:rPr>
          <w:rtl/>
        </w:rPr>
        <w:t xml:space="preserve"> שעשו מלאכתן קבע ותורתן עראי</w:t>
      </w:r>
      <w:r w:rsidR="006C74E1">
        <w:rPr>
          <w:rFonts w:hint="cs"/>
          <w:rtl/>
        </w:rPr>
        <w:t>,</w:t>
      </w:r>
      <w:r w:rsidRPr="00FE3D07">
        <w:rPr>
          <w:rtl/>
        </w:rPr>
        <w:t xml:space="preserve"> זו וזו לא נתקיימה בידן.</w:t>
      </w:r>
    </w:p>
    <w:p w14:paraId="28902A27" w14:textId="6C9F2971" w:rsidR="00A24328" w:rsidRDefault="00907726" w:rsidP="009A59D1">
      <w:pPr>
        <w:pStyle w:val="38"/>
        <w:framePr w:wrap="notBeside"/>
        <w:rPr>
          <w:rtl/>
        </w:rPr>
      </w:pPr>
      <w:r w:rsidRPr="00660D7A">
        <w:rPr>
          <w:rtl/>
        </w:rPr>
        <w:t>ר</w:t>
      </w:r>
      <w:r w:rsidR="005175F4" w:rsidRPr="00660D7A">
        <w:rPr>
          <w:rtl/>
        </w:rPr>
        <w:t>יב</w:t>
      </w:r>
      <w:r w:rsidR="005175F4" w:rsidRPr="00660D7A">
        <w:rPr>
          <w:rFonts w:hint="cs"/>
          <w:rtl/>
        </w:rPr>
        <w:t>"א</w:t>
      </w:r>
      <w:r w:rsidR="00A24328">
        <w:rPr>
          <w:rtl/>
        </w:rPr>
        <w:t>:</w:t>
      </w:r>
    </w:p>
    <w:p w14:paraId="06E1AB36" w14:textId="13C285B5" w:rsidR="006C74E1" w:rsidRPr="000528DA" w:rsidRDefault="00CC5D85" w:rsidP="000528DA">
      <w:pPr>
        <w:rPr>
          <w:rtl/>
        </w:rPr>
      </w:pPr>
      <w:r w:rsidRPr="000528DA">
        <w:rPr>
          <w:rFonts w:ascii="Fb Fontext" w:hAnsi="Fb Fontext"/>
          <w:rtl/>
        </w:rPr>
        <w:t xml:space="preserve">בא וראה </w:t>
      </w:r>
      <w:r w:rsidRPr="00A10336">
        <w:rPr>
          <w:rStyle w:val="30"/>
          <w:rtl/>
        </w:rPr>
        <w:t>שלא כדורות הראשונים</w:t>
      </w:r>
      <w:r w:rsidRPr="00A10336">
        <w:rPr>
          <w:rStyle w:val="30"/>
          <w:rFonts w:hint="cs"/>
          <w:rtl/>
        </w:rPr>
        <w:t xml:space="preserve"> </w:t>
      </w:r>
      <w:r w:rsidR="005175F4" w:rsidRPr="00A10336">
        <w:rPr>
          <w:rStyle w:val="30"/>
          <w:rtl/>
        </w:rPr>
        <w:t>דורות האחרונים</w:t>
      </w:r>
      <w:r w:rsidR="00B47228" w:rsidRPr="00A10336">
        <w:rPr>
          <w:rStyle w:val="30"/>
          <w:rFonts w:hint="cs"/>
          <w:rtl/>
        </w:rPr>
        <w:t xml:space="preserve"> </w:t>
      </w:r>
    </w:p>
    <w:p w14:paraId="26813B62" w14:textId="77777777" w:rsidR="004B375F" w:rsidRPr="000528DA" w:rsidRDefault="00B47228" w:rsidP="000528DA">
      <w:pPr>
        <w:rPr>
          <w:rtl/>
        </w:rPr>
      </w:pPr>
      <w:r w:rsidRPr="000528DA">
        <w:rPr>
          <w:rFonts w:hint="cs"/>
          <w:rtl/>
        </w:rPr>
        <w:t>ש</w:t>
      </w:r>
      <w:r w:rsidRPr="000528DA">
        <w:rPr>
          <w:rtl/>
        </w:rPr>
        <w:t>מכניסין פירותיהן דרך טרקסמון</w:t>
      </w:r>
      <w:r w:rsidR="00291D7F" w:rsidRPr="000528DA">
        <w:rPr>
          <w:rtl/>
        </w:rPr>
        <w:t xml:space="preserve"> </w:t>
      </w:r>
      <w:r w:rsidR="005175F4" w:rsidRPr="00A10336">
        <w:rPr>
          <w:rStyle w:val="30"/>
          <w:rtl/>
        </w:rPr>
        <w:t>כדי לחייבן במעשר</w:t>
      </w:r>
      <w:r w:rsidR="005175F4" w:rsidRPr="000528DA">
        <w:rPr>
          <w:rtl/>
        </w:rPr>
        <w:t>,</w:t>
      </w:r>
      <w:r w:rsidRPr="000528DA">
        <w:rPr>
          <w:rFonts w:hint="cs"/>
          <w:rtl/>
        </w:rPr>
        <w:t xml:space="preserve"> </w:t>
      </w:r>
      <w:r w:rsidR="005175F4" w:rsidRPr="00A10336">
        <w:rPr>
          <w:rStyle w:val="30"/>
          <w:rtl/>
        </w:rPr>
        <w:t>האחרונים</w:t>
      </w:r>
      <w:r w:rsidR="005175F4" w:rsidRPr="000528DA">
        <w:rPr>
          <w:rtl/>
        </w:rPr>
        <w:t xml:space="preserve"> מכניסין פירותיהן ד</w:t>
      </w:r>
      <w:r w:rsidR="009D3C01" w:rsidRPr="000528DA">
        <w:rPr>
          <w:rtl/>
        </w:rPr>
        <w:t>רך גגות</w:t>
      </w:r>
      <w:r w:rsidR="009D3C01" w:rsidRPr="000528DA">
        <w:rPr>
          <w:rFonts w:hint="cs"/>
          <w:rtl/>
        </w:rPr>
        <w:t>,</w:t>
      </w:r>
      <w:r w:rsidRPr="000528DA">
        <w:rPr>
          <w:rtl/>
        </w:rPr>
        <w:t xml:space="preserve"> חצרות</w:t>
      </w:r>
      <w:r w:rsidR="009D3C01" w:rsidRPr="000528DA">
        <w:rPr>
          <w:rFonts w:hint="cs"/>
          <w:rtl/>
        </w:rPr>
        <w:t>,</w:t>
      </w:r>
      <w:r w:rsidRPr="000528DA">
        <w:rPr>
          <w:rtl/>
        </w:rPr>
        <w:t xml:space="preserve"> קרפיפות </w:t>
      </w:r>
      <w:r w:rsidR="005175F4" w:rsidRPr="000528DA">
        <w:rPr>
          <w:rtl/>
        </w:rPr>
        <w:t>כדי לפטרן מהמעשר.</w:t>
      </w:r>
      <w:r w:rsidRPr="000528DA">
        <w:rPr>
          <w:rFonts w:hint="cs"/>
          <w:rtl/>
        </w:rPr>
        <w:t xml:space="preserve"> ד</w:t>
      </w:r>
      <w:r w:rsidR="005175F4" w:rsidRPr="000528DA">
        <w:rPr>
          <w:rtl/>
        </w:rPr>
        <w:t xml:space="preserve">אין הטבל מתחייב במעשר עד שיראה פני הבית, </w:t>
      </w:r>
      <w:r w:rsidRPr="000528DA">
        <w:rPr>
          <w:rFonts w:hint="cs"/>
          <w:rtl/>
        </w:rPr>
        <w:t>ד</w:t>
      </w:r>
      <w:r w:rsidR="005175F4" w:rsidRPr="00AD32C2">
        <w:rPr>
          <w:rStyle w:val="ad"/>
          <w:rtl/>
        </w:rPr>
        <w:t>'בערתי הקדש מן הבית</w:t>
      </w:r>
      <w:r w:rsidR="005175F4" w:rsidRPr="00AD32C2">
        <w:rPr>
          <w:rStyle w:val="ad"/>
          <w:rFonts w:hint="cs"/>
          <w:rtl/>
        </w:rPr>
        <w:t>'</w:t>
      </w:r>
      <w:r w:rsidR="005175F4" w:rsidRPr="00AD32C2">
        <w:rPr>
          <w:rStyle w:val="ad"/>
          <w:rtl/>
        </w:rPr>
        <w:t>.</w:t>
      </w:r>
      <w:r w:rsidRPr="000528DA">
        <w:rPr>
          <w:rFonts w:hint="cs"/>
          <w:rtl/>
        </w:rPr>
        <w:t xml:space="preserve"> </w:t>
      </w:r>
    </w:p>
    <w:p w14:paraId="50803B8F" w14:textId="45007224" w:rsidR="00A24328" w:rsidRDefault="005175F4" w:rsidP="009A59D1">
      <w:pPr>
        <w:pStyle w:val="38"/>
        <w:framePr w:wrap="notBeside"/>
        <w:rPr>
          <w:rtl/>
        </w:rPr>
      </w:pPr>
      <w:r w:rsidRPr="00660D7A">
        <w:rPr>
          <w:rtl/>
        </w:rPr>
        <w:t>ו</w:t>
      </w:r>
      <w:r w:rsidRPr="00660D7A">
        <w:rPr>
          <w:rFonts w:hint="cs"/>
          <w:rtl/>
        </w:rPr>
        <w:t>ל</w:t>
      </w:r>
      <w:r w:rsidRPr="00660D7A">
        <w:rPr>
          <w:rtl/>
        </w:rPr>
        <w:t>רי"ו</w:t>
      </w:r>
      <w:r w:rsidR="00A24328">
        <w:rPr>
          <w:rtl/>
        </w:rPr>
        <w:t>:</w:t>
      </w:r>
    </w:p>
    <w:p w14:paraId="1A71EBBE" w14:textId="3DADD2E4" w:rsidR="005175F4" w:rsidRPr="000528DA" w:rsidRDefault="005175F4" w:rsidP="000528DA">
      <w:pPr>
        <w:rPr>
          <w:rtl/>
        </w:rPr>
      </w:pPr>
      <w:r w:rsidRPr="000528DA">
        <w:rPr>
          <w:rtl/>
        </w:rPr>
        <w:t xml:space="preserve">אפילו חצר קובעת, </w:t>
      </w:r>
      <w:r w:rsidR="00B47228" w:rsidRPr="000528DA">
        <w:rPr>
          <w:rFonts w:hint="cs"/>
          <w:rtl/>
        </w:rPr>
        <w:t>ד</w:t>
      </w:r>
      <w:r w:rsidRPr="00AD32C2">
        <w:rPr>
          <w:rStyle w:val="ad"/>
          <w:rFonts w:hint="cs"/>
          <w:rtl/>
        </w:rPr>
        <w:t>'</w:t>
      </w:r>
      <w:r w:rsidRPr="00AD32C2">
        <w:rPr>
          <w:rStyle w:val="ad"/>
          <w:rtl/>
        </w:rPr>
        <w:t>ואכלו בשעריך ושבעו</w:t>
      </w:r>
      <w:r w:rsidRPr="00AD32C2">
        <w:rPr>
          <w:rStyle w:val="ad"/>
          <w:rFonts w:hint="cs"/>
          <w:rtl/>
        </w:rPr>
        <w:t>'</w:t>
      </w:r>
      <w:r w:rsidRPr="00AD32C2">
        <w:rPr>
          <w:rStyle w:val="ad"/>
          <w:rtl/>
        </w:rPr>
        <w:t>.</w:t>
      </w:r>
    </w:p>
    <w:p w14:paraId="4D0E2B50" w14:textId="77777777" w:rsidR="005175F4" w:rsidRPr="00E34F28" w:rsidRDefault="005175F4" w:rsidP="00470C2A">
      <w:pPr>
        <w:pStyle w:val="afffffe"/>
        <w:rPr>
          <w:rtl/>
        </w:rPr>
      </w:pPr>
      <w:ins w:id="9845" w:author="מספור קטעי משנה" w:date="2026-10-06T06:45:16Z">
        <w:r>
          <w:rPr>
            <w:rStyle w:val="MisparKeta"/>
          </w:rPr>
          <w:t xml:space="preserve">ד. </w:t>
        </w:r>
      </w:ins>
      <w:bookmarkStart w:id="1061" w:name="_Toc193636072"/>
      <w:bookmarkStart w:id="1062" w:name="_Toc216184681"/>
      <w:r w:rsidRPr="00756565">
        <w:rPr>
          <w:rtl/>
        </w:rPr>
        <w:t>חוץ מן היין</w:t>
      </w:r>
      <w:r w:rsidR="00291D7F" w:rsidRPr="00756565">
        <w:rPr>
          <w:rtl/>
        </w:rPr>
        <w:t xml:space="preserve"> </w:t>
      </w:r>
      <w:r w:rsidR="00907726" w:rsidRPr="00756565">
        <w:rPr>
          <w:rFonts w:hint="cs"/>
          <w:rtl/>
        </w:rPr>
        <w:t>שמברך הגפן</w:t>
      </w:r>
      <w:r w:rsidRPr="00756565">
        <w:rPr>
          <w:rtl/>
        </w:rPr>
        <w:t>.</w:t>
      </w:r>
      <w:bookmarkEnd w:id="1061"/>
      <w:bookmarkEnd w:id="1062"/>
    </w:p>
    <w:p w14:paraId="5FF6CFEF" w14:textId="09383A3A" w:rsidR="004B375F" w:rsidRPr="00E34F28" w:rsidRDefault="00907726" w:rsidP="004B375F">
      <w:pPr>
        <w:pStyle w:val="afffffc"/>
        <w:spacing w:before="0"/>
        <w:rPr>
          <w:rtl/>
        </w:rPr>
      </w:pPr>
      <w:bookmarkStart w:id="1063" w:name="_Toc193636073"/>
      <w:bookmarkStart w:id="1064" w:name="_Toc216184682"/>
      <w:r w:rsidRPr="004B375F">
        <w:rPr>
          <w:rFonts w:hint="cs"/>
          <w:rtl/>
        </w:rPr>
        <w:t>שאני משמן</w:t>
      </w:r>
      <w:bookmarkEnd w:id="1063"/>
      <w:bookmarkEnd w:id="1064"/>
    </w:p>
    <w:p w14:paraId="75181603" w14:textId="77777777" w:rsidR="00A24328" w:rsidRDefault="005175F4" w:rsidP="009A59D1">
      <w:pPr>
        <w:pStyle w:val="38"/>
        <w:framePr w:wrap="notBeside"/>
        <w:rPr>
          <w:rtl/>
        </w:rPr>
      </w:pPr>
      <w:r w:rsidRPr="00660D7A">
        <w:rPr>
          <w:rFonts w:hint="cs"/>
          <w:rtl/>
        </w:rPr>
        <w:t xml:space="preserve">א. </w:t>
      </w:r>
      <w:r w:rsidR="00907726" w:rsidRPr="00660D7A">
        <w:rPr>
          <w:rFonts w:hint="cs"/>
          <w:rtl/>
        </w:rPr>
        <w:t>לא</w:t>
      </w:r>
      <w:r w:rsidRPr="00660D7A">
        <w:rPr>
          <w:rFonts w:hint="cs"/>
          <w:rtl/>
        </w:rPr>
        <w:t xml:space="preserve"> </w:t>
      </w:r>
      <w:r w:rsidRPr="00660D7A">
        <w:rPr>
          <w:rtl/>
        </w:rPr>
        <w:t>מ</w:t>
      </w:r>
      <w:r w:rsidR="00907726" w:rsidRPr="00660D7A">
        <w:rPr>
          <w:rFonts w:hint="cs"/>
          <w:rtl/>
        </w:rPr>
        <w:t>צד</w:t>
      </w:r>
      <w:r w:rsidR="00A24328">
        <w:rPr>
          <w:rtl/>
        </w:rPr>
        <w:t>:</w:t>
      </w:r>
    </w:p>
    <w:p w14:paraId="33A07288" w14:textId="6279C8C5" w:rsidR="006C74E1" w:rsidRPr="000528DA" w:rsidRDefault="00907726" w:rsidP="000528DA">
      <w:pPr>
        <w:rPr>
          <w:rtl/>
        </w:rPr>
      </w:pPr>
      <w:r w:rsidRPr="000528DA">
        <w:rPr>
          <w:rFonts w:ascii="Fb Fontext" w:hAnsi="Fb Fontext"/>
          <w:rtl/>
        </w:rPr>
        <w:t>ד</w:t>
      </w:r>
      <w:r w:rsidRPr="000528DA">
        <w:rPr>
          <w:rFonts w:ascii="Fb Fontext" w:hAnsi="Fb Fontext" w:hint="cs"/>
          <w:rtl/>
        </w:rPr>
        <w:t>ה</w:t>
      </w:r>
      <w:r w:rsidRPr="000528DA">
        <w:rPr>
          <w:rFonts w:ascii="Fb Fontext" w:hAnsi="Fb Fontext"/>
          <w:rtl/>
        </w:rPr>
        <w:t>שתנ</w:t>
      </w:r>
      <w:r w:rsidRPr="000528DA">
        <w:rPr>
          <w:rFonts w:ascii="Fb Fontext" w:hAnsi="Fb Fontext" w:hint="cs"/>
          <w:rtl/>
        </w:rPr>
        <w:t>ה</w:t>
      </w:r>
      <w:r w:rsidR="009E4DCF" w:rsidRPr="000528DA">
        <w:rPr>
          <w:rFonts w:ascii="Fb Fontext" w:hAnsi="Fb Fontext"/>
          <w:rtl/>
        </w:rPr>
        <w:t xml:space="preserve"> לעלויא</w:t>
      </w:r>
      <w:r w:rsidRPr="000528DA">
        <w:rPr>
          <w:rFonts w:ascii="Fb Fontext" w:hAnsi="Fb Fontext"/>
          <w:rtl/>
        </w:rPr>
        <w:t xml:space="preserve"> </w:t>
      </w:r>
      <w:r w:rsidRPr="000528DA">
        <w:rPr>
          <w:rFonts w:ascii="Fb Fontext" w:hAnsi="Fb Fontext" w:hint="cs"/>
          <w:rtl/>
        </w:rPr>
        <w:t>נ</w:t>
      </w:r>
      <w:r w:rsidRPr="000528DA">
        <w:rPr>
          <w:rFonts w:ascii="Fb Fontext" w:hAnsi="Fb Fontext"/>
          <w:rtl/>
        </w:rPr>
        <w:t>שתנ</w:t>
      </w:r>
      <w:r w:rsidRPr="000528DA">
        <w:rPr>
          <w:rFonts w:ascii="Fb Fontext" w:hAnsi="Fb Fontext" w:hint="cs"/>
          <w:rtl/>
        </w:rPr>
        <w:t>ה</w:t>
      </w:r>
      <w:r w:rsidRPr="000528DA">
        <w:rPr>
          <w:rFonts w:ascii="Fb Fontext" w:hAnsi="Fb Fontext"/>
          <w:rtl/>
        </w:rPr>
        <w:t xml:space="preserve"> לברכה</w:t>
      </w:r>
      <w:r w:rsidR="009E4DCF" w:rsidRPr="000528DA">
        <w:rPr>
          <w:rFonts w:ascii="Fb Fontext" w:hAnsi="Fb Fontext" w:hint="cs"/>
          <w:rtl/>
        </w:rPr>
        <w:t>,</w:t>
      </w:r>
      <w:r w:rsidR="005175F4" w:rsidRPr="000528DA">
        <w:rPr>
          <w:rFonts w:ascii="Fb Fontext" w:hAnsi="Fb Fontext"/>
          <w:rtl/>
        </w:rPr>
        <w:t xml:space="preserve"> </w:t>
      </w:r>
    </w:p>
    <w:p w14:paraId="6DD50D2A" w14:textId="665DEE67" w:rsidR="005175F4" w:rsidRPr="000528DA" w:rsidRDefault="005175F4" w:rsidP="000528DA">
      <w:pPr>
        <w:rPr>
          <w:rtl/>
        </w:rPr>
      </w:pPr>
      <w:r w:rsidRPr="000528DA">
        <w:rPr>
          <w:rFonts w:ascii="Fb Fontext" w:hAnsi="Fb Fontext" w:hint="cs"/>
          <w:rtl/>
        </w:rPr>
        <w:t>דהא שמן לא אשתני לברכה.</w:t>
      </w:r>
      <w:r w:rsidR="00907726" w:rsidRPr="000528DA">
        <w:rPr>
          <w:rFonts w:hint="cs"/>
          <w:rtl/>
        </w:rPr>
        <w:t xml:space="preserve"> </w:t>
      </w:r>
      <w:r w:rsidR="004B375F" w:rsidRPr="000528DA">
        <w:rPr>
          <w:rFonts w:hint="cs"/>
          <w:rtl/>
        </w:rPr>
        <w:t>אף ד</w:t>
      </w:r>
      <w:r w:rsidR="009E4DCF" w:rsidRPr="000528DA">
        <w:rPr>
          <w:rFonts w:hint="cs"/>
          <w:rtl/>
        </w:rPr>
        <w:t xml:space="preserve">היה </w:t>
      </w:r>
      <w:r w:rsidR="00907726" w:rsidRPr="000528DA">
        <w:rPr>
          <w:rFonts w:hint="cs"/>
          <w:rtl/>
        </w:rPr>
        <w:t>לברך בורא פרי עץ הזית</w:t>
      </w:r>
    </w:p>
    <w:p w14:paraId="1164CE4A" w14:textId="34040281" w:rsidR="00A24328" w:rsidRDefault="005175F4" w:rsidP="009A59D1">
      <w:pPr>
        <w:pStyle w:val="38"/>
        <w:framePr w:wrap="notBeside"/>
        <w:rPr>
          <w:rtl/>
        </w:rPr>
      </w:pPr>
      <w:r w:rsidRPr="00660D7A">
        <w:rPr>
          <w:rFonts w:hint="cs"/>
          <w:rtl/>
        </w:rPr>
        <w:t>ב.</w:t>
      </w:r>
      <w:r w:rsidR="00907726" w:rsidRPr="00660D7A">
        <w:rPr>
          <w:rFonts w:hint="cs"/>
          <w:rtl/>
        </w:rPr>
        <w:t xml:space="preserve"> ולא </w:t>
      </w:r>
      <w:r w:rsidRPr="00660D7A">
        <w:rPr>
          <w:rFonts w:hint="cs"/>
          <w:rtl/>
        </w:rPr>
        <w:t>כמ"ז</w:t>
      </w:r>
      <w:r w:rsidR="00A24328">
        <w:rPr>
          <w:rtl/>
        </w:rPr>
        <w:t>:</w:t>
      </w:r>
    </w:p>
    <w:p w14:paraId="03DEA5C3" w14:textId="3811793C" w:rsidR="005175F4" w:rsidRPr="000528DA" w:rsidRDefault="005175F4" w:rsidP="000528DA">
      <w:pPr>
        <w:rPr>
          <w:rtl/>
        </w:rPr>
      </w:pPr>
      <w:r w:rsidRPr="000528DA">
        <w:rPr>
          <w:rFonts w:hint="cs"/>
          <w:rtl/>
        </w:rPr>
        <w:t>ד</w:t>
      </w:r>
      <w:r w:rsidRPr="000528DA">
        <w:rPr>
          <w:rtl/>
        </w:rPr>
        <w:t xml:space="preserve">יין זיין, </w:t>
      </w:r>
      <w:r w:rsidRPr="000528DA">
        <w:rPr>
          <w:rFonts w:hint="cs"/>
          <w:rtl/>
        </w:rPr>
        <w:t>ו</w:t>
      </w:r>
      <w:r w:rsidR="00B257E0" w:rsidRPr="000528DA">
        <w:rPr>
          <w:rFonts w:hint="cs"/>
          <w:rtl/>
        </w:rPr>
        <w:t>שמן</w:t>
      </w:r>
      <w:r w:rsidRPr="000528DA">
        <w:rPr>
          <w:rtl/>
        </w:rPr>
        <w:t xml:space="preserve"> לא זיין</w:t>
      </w:r>
      <w:r w:rsidR="00907726" w:rsidRPr="000528DA">
        <w:rPr>
          <w:rFonts w:hint="cs"/>
          <w:rtl/>
        </w:rPr>
        <w:t xml:space="preserve"> </w:t>
      </w:r>
      <w:r w:rsidRPr="000528DA">
        <w:rPr>
          <w:rFonts w:hint="cs"/>
          <w:rtl/>
        </w:rPr>
        <w:t xml:space="preserve">דהא </w:t>
      </w:r>
      <w:r w:rsidRPr="000528DA">
        <w:rPr>
          <w:rtl/>
        </w:rPr>
        <w:t>הנודר מן המזון מותר במים ובמלח,</w:t>
      </w:r>
      <w:r w:rsidRPr="000528DA">
        <w:rPr>
          <w:rFonts w:hint="cs"/>
          <w:rtl/>
        </w:rPr>
        <w:t xml:space="preserve"> </w:t>
      </w:r>
    </w:p>
    <w:p w14:paraId="3FB7A973" w14:textId="5198AFEE" w:rsidR="00A24328" w:rsidRDefault="005175F4" w:rsidP="009A59D1">
      <w:pPr>
        <w:pStyle w:val="38"/>
        <w:framePr w:wrap="notBeside"/>
        <w:rPr>
          <w:rtl/>
        </w:rPr>
      </w:pPr>
      <w:r w:rsidRPr="00660D7A">
        <w:rPr>
          <w:rFonts w:hint="cs"/>
          <w:rtl/>
        </w:rPr>
        <w:lastRenderedPageBreak/>
        <w:t>ג. ו</w:t>
      </w:r>
      <w:r w:rsidR="00907726" w:rsidRPr="00660D7A">
        <w:rPr>
          <w:rFonts w:hint="cs"/>
          <w:rtl/>
        </w:rPr>
        <w:t>לא מצד</w:t>
      </w:r>
      <w:r w:rsidR="009B14FE">
        <w:rPr>
          <w:rFonts w:hint="cs"/>
          <w:rtl/>
        </w:rPr>
        <w:t>:</w:t>
      </w:r>
    </w:p>
    <w:p w14:paraId="0F89DCF2" w14:textId="634A980A" w:rsidR="005175F4" w:rsidRPr="000528DA" w:rsidRDefault="00907726" w:rsidP="000528DA">
      <w:pPr>
        <w:rPr>
          <w:rtl/>
        </w:rPr>
      </w:pPr>
      <w:bookmarkStart w:id="1065" w:name="_Toc193636074"/>
      <w:bookmarkStart w:id="1066" w:name="_Toc216184683"/>
      <w:r w:rsidRPr="00A10336">
        <w:rPr>
          <w:rStyle w:val="30"/>
          <w:rFonts w:hint="cs"/>
          <w:rtl/>
        </w:rPr>
        <w:t>דיין סעיד</w:t>
      </w:r>
      <w:bookmarkEnd w:id="1065"/>
      <w:bookmarkEnd w:id="1066"/>
      <w:r w:rsidRPr="00A10336">
        <w:rPr>
          <w:rStyle w:val="30"/>
          <w:rFonts w:hint="cs"/>
          <w:rtl/>
        </w:rPr>
        <w:t xml:space="preserve"> </w:t>
      </w:r>
      <w:r w:rsidR="005175F4" w:rsidRPr="000528DA">
        <w:rPr>
          <w:rFonts w:hint="cs"/>
          <w:rtl/>
        </w:rPr>
        <w:t>- ד</w:t>
      </w:r>
      <w:r w:rsidR="005175F4" w:rsidRPr="000528DA">
        <w:rPr>
          <w:rtl/>
        </w:rPr>
        <w:t xml:space="preserve">הא </w:t>
      </w:r>
      <w:r w:rsidR="005175F4" w:rsidRPr="00E34F28">
        <w:rPr>
          <w:rStyle w:val="afffff9"/>
          <w:rtl/>
        </w:rPr>
        <w:t>רבא</w:t>
      </w:r>
      <w:r w:rsidR="005175F4" w:rsidRPr="000528DA">
        <w:rPr>
          <w:rtl/>
        </w:rPr>
        <w:t xml:space="preserve"> </w:t>
      </w:r>
      <w:r w:rsidRPr="000528DA">
        <w:rPr>
          <w:rFonts w:hint="cs"/>
          <w:rtl/>
        </w:rPr>
        <w:t>ש</w:t>
      </w:r>
      <w:r w:rsidR="005175F4" w:rsidRPr="000528DA">
        <w:rPr>
          <w:rFonts w:hint="cs"/>
          <w:rtl/>
        </w:rPr>
        <w:t>תה יין כל ער</w:t>
      </w:r>
      <w:r w:rsidR="009E4DCF" w:rsidRPr="000528DA">
        <w:rPr>
          <w:rFonts w:hint="cs"/>
          <w:rtl/>
        </w:rPr>
        <w:t>''פ</w:t>
      </w:r>
      <w:r w:rsidR="005175F4" w:rsidRPr="000528DA">
        <w:rPr>
          <w:rFonts w:hint="cs"/>
          <w:rtl/>
        </w:rPr>
        <w:t xml:space="preserve"> לגרור ליבו לאכול יותר מצה</w:t>
      </w:r>
      <w:r w:rsidR="009E4DCF" w:rsidRPr="000528DA">
        <w:rPr>
          <w:rFonts w:hint="cs"/>
          <w:rtl/>
        </w:rPr>
        <w:t>,</w:t>
      </w:r>
      <w:r w:rsidR="005175F4" w:rsidRPr="000528DA">
        <w:rPr>
          <w:rFonts w:hint="cs"/>
          <w:rtl/>
        </w:rPr>
        <w:t xml:space="preserve"> </w:t>
      </w:r>
      <w:r w:rsidR="002D131B" w:rsidRPr="000528DA">
        <w:rPr>
          <w:rFonts w:hint="cs"/>
          <w:rtl/>
        </w:rPr>
        <w:t>אפי' ד</w:t>
      </w:r>
      <w:r w:rsidR="005175F4" w:rsidRPr="000528DA">
        <w:rPr>
          <w:rFonts w:hint="cs"/>
          <w:rtl/>
        </w:rPr>
        <w:t>גריר</w:t>
      </w:r>
      <w:r w:rsidR="002D131B" w:rsidRPr="000528DA">
        <w:rPr>
          <w:rFonts w:hint="cs"/>
          <w:rtl/>
        </w:rPr>
        <w:t>,</w:t>
      </w:r>
      <w:r w:rsidR="005175F4" w:rsidRPr="000528DA">
        <w:rPr>
          <w:rFonts w:hint="cs"/>
          <w:rtl/>
        </w:rPr>
        <w:t xml:space="preserve"> מ</w:t>
      </w:r>
      <w:r w:rsidR="005175F4" w:rsidRPr="000528DA">
        <w:rPr>
          <w:rtl/>
        </w:rPr>
        <w:t>"</w:t>
      </w:r>
      <w:r w:rsidR="005175F4" w:rsidRPr="000528DA">
        <w:rPr>
          <w:rFonts w:hint="cs"/>
          <w:rtl/>
        </w:rPr>
        <w:t xml:space="preserve">מ לא סעיד </w:t>
      </w:r>
      <w:r w:rsidR="002D131B" w:rsidRPr="004B375F">
        <w:rPr>
          <w:rStyle w:val="ad"/>
          <w:rFonts w:hint="cs"/>
          <w:rtl/>
        </w:rPr>
        <w:t>כ'</w:t>
      </w:r>
      <w:r w:rsidR="005175F4" w:rsidRPr="004B375F">
        <w:rPr>
          <w:rStyle w:val="ad"/>
          <w:rtl/>
        </w:rPr>
        <w:t>לחם לבב אנוש יסעד</w:t>
      </w:r>
      <w:r w:rsidR="00CC63CA" w:rsidRPr="004B375F">
        <w:rPr>
          <w:rStyle w:val="ad"/>
          <w:rtl/>
        </w:rPr>
        <w:t>'</w:t>
      </w:r>
      <w:r w:rsidR="005175F4" w:rsidRPr="004B375F">
        <w:rPr>
          <w:rStyle w:val="ad"/>
          <w:rtl/>
        </w:rPr>
        <w:t xml:space="preserve"> </w:t>
      </w:r>
    </w:p>
    <w:p w14:paraId="116B98D5" w14:textId="045DD4D2" w:rsidR="00A24328" w:rsidRDefault="005175F4" w:rsidP="009A59D1">
      <w:pPr>
        <w:pStyle w:val="38"/>
        <w:framePr w:wrap="notBeside"/>
        <w:rPr>
          <w:rtl/>
        </w:rPr>
      </w:pPr>
      <w:r w:rsidRPr="00660D7A">
        <w:rPr>
          <w:rtl/>
        </w:rPr>
        <w:t>אלא</w:t>
      </w:r>
      <w:r w:rsidR="00A24328">
        <w:rPr>
          <w:rtl/>
        </w:rPr>
        <w:t>:</w:t>
      </w:r>
    </w:p>
    <w:p w14:paraId="36EDDEBF" w14:textId="2AFB9ABA" w:rsidR="005175F4" w:rsidRPr="000528DA" w:rsidRDefault="005175F4" w:rsidP="000528DA">
      <w:pPr>
        <w:rPr>
          <w:rtl/>
        </w:rPr>
      </w:pPr>
      <w:bookmarkStart w:id="1067" w:name="_Toc193636075"/>
      <w:bookmarkStart w:id="1068" w:name="_Toc216184684"/>
      <w:r w:rsidRPr="00A10336">
        <w:rPr>
          <w:rStyle w:val="30"/>
          <w:rtl/>
        </w:rPr>
        <w:t>יין סעיד ומשמח</w:t>
      </w:r>
      <w:bookmarkEnd w:id="1067"/>
      <w:bookmarkEnd w:id="1068"/>
      <w:r w:rsidR="00907726" w:rsidRPr="000528DA">
        <w:rPr>
          <w:rtl/>
        </w:rPr>
        <w:t xml:space="preserve">, </w:t>
      </w:r>
      <w:r w:rsidR="00907726" w:rsidRPr="000528DA">
        <w:rPr>
          <w:rFonts w:hint="cs"/>
          <w:rtl/>
        </w:rPr>
        <w:t xml:space="preserve">לחם </w:t>
      </w:r>
      <w:r w:rsidRPr="000528DA">
        <w:rPr>
          <w:rtl/>
        </w:rPr>
        <w:t xml:space="preserve">סעיד, </w:t>
      </w:r>
      <w:r w:rsidR="00907726" w:rsidRPr="000528DA">
        <w:rPr>
          <w:rFonts w:hint="cs"/>
          <w:rtl/>
        </w:rPr>
        <w:t>ו</w:t>
      </w:r>
      <w:r w:rsidRPr="000528DA">
        <w:rPr>
          <w:rtl/>
        </w:rPr>
        <w:t>לא משמח.</w:t>
      </w:r>
    </w:p>
    <w:p w14:paraId="5E870D04" w14:textId="77777777" w:rsidR="00CC5D85" w:rsidRPr="000528DA" w:rsidRDefault="006C74E1" w:rsidP="000528DA">
      <w:pPr>
        <w:rPr>
          <w:rtl/>
        </w:rPr>
      </w:pPr>
      <w:r w:rsidRPr="000528DA">
        <w:rPr>
          <w:rFonts w:hint="cs"/>
          <w:rtl/>
        </w:rPr>
        <w:t>ולא מברכים ג' ברכות ש</w:t>
      </w:r>
      <w:r w:rsidR="005175F4" w:rsidRPr="000528DA">
        <w:rPr>
          <w:rtl/>
        </w:rPr>
        <w:t xml:space="preserve">לא </w:t>
      </w:r>
      <w:r w:rsidR="00907726" w:rsidRPr="000528DA">
        <w:rPr>
          <w:rFonts w:hint="cs"/>
          <w:rtl/>
        </w:rPr>
        <w:t>קובעים ע</w:t>
      </w:r>
      <w:r w:rsidR="00AE16FF" w:rsidRPr="000528DA">
        <w:rPr>
          <w:rtl/>
        </w:rPr>
        <w:t>"</w:t>
      </w:r>
      <w:r w:rsidR="00907726" w:rsidRPr="000528DA">
        <w:rPr>
          <w:rFonts w:hint="cs"/>
          <w:rtl/>
        </w:rPr>
        <w:t xml:space="preserve">ז סעודה, </w:t>
      </w:r>
    </w:p>
    <w:p w14:paraId="64072362" w14:textId="77777777" w:rsidR="004B375F" w:rsidRPr="00E34F28" w:rsidRDefault="00CC5D85" w:rsidP="004B375F">
      <w:pPr>
        <w:pStyle w:val="afffffc"/>
        <w:rPr>
          <w:rtl/>
        </w:rPr>
      </w:pPr>
      <w:bookmarkStart w:id="1069" w:name="_Toc193636076"/>
      <w:bookmarkStart w:id="1070" w:name="_Toc216184685"/>
      <w:r w:rsidRPr="004B375F">
        <w:rPr>
          <w:rFonts w:hint="cs"/>
          <w:rtl/>
        </w:rPr>
        <w:t>בקבע סעודה</w:t>
      </w:r>
      <w:bookmarkEnd w:id="1069"/>
      <w:bookmarkEnd w:id="1070"/>
      <w:r w:rsidRPr="004B375F">
        <w:rPr>
          <w:rFonts w:hint="cs"/>
          <w:rtl/>
        </w:rPr>
        <w:t xml:space="preserve"> </w:t>
      </w:r>
    </w:p>
    <w:p w14:paraId="6FE48B98" w14:textId="67ECA231" w:rsidR="00A24328" w:rsidRDefault="00CC5D85" w:rsidP="009A59D1">
      <w:pPr>
        <w:pStyle w:val="38"/>
        <w:framePr w:wrap="notBeside"/>
        <w:rPr>
          <w:rtl/>
        </w:rPr>
      </w:pPr>
      <w:r w:rsidRPr="00660D7A">
        <w:rPr>
          <w:rFonts w:hint="cs"/>
          <w:rtl/>
        </w:rPr>
        <w:t>רבא לרנב"י</w:t>
      </w:r>
      <w:r w:rsidR="00A24328">
        <w:rPr>
          <w:rtl/>
        </w:rPr>
        <w:t>:</w:t>
      </w:r>
    </w:p>
    <w:p w14:paraId="11695FFC" w14:textId="4FFB1F17" w:rsidR="00907726" w:rsidRPr="00E34F28" w:rsidRDefault="002D131B" w:rsidP="004B375F">
      <w:pPr>
        <w:pStyle w:val="afffff5"/>
        <w:spacing w:before="0"/>
      </w:pPr>
      <w:r>
        <w:rPr>
          <w:rtl/>
        </w:rPr>
        <w:t xml:space="preserve">כשיבא אליהו </w:t>
      </w:r>
      <w:r w:rsidR="005175F4" w:rsidRPr="00FE3D07">
        <w:rPr>
          <w:rtl/>
        </w:rPr>
        <w:t xml:space="preserve">יאמר אי הוי קביעות, </w:t>
      </w:r>
      <w:r w:rsidR="004B375F">
        <w:rPr>
          <w:rFonts w:hint="cs"/>
          <w:rtl/>
        </w:rPr>
        <w:t xml:space="preserve">כעת </w:t>
      </w:r>
      <w:r w:rsidR="005175F4" w:rsidRPr="00FE3D07">
        <w:rPr>
          <w:rtl/>
        </w:rPr>
        <w:t>בטלה דעתו אצל כל אדם.</w:t>
      </w:r>
      <w:r w:rsidR="005175F4" w:rsidRPr="00FE3D07">
        <w:rPr>
          <w:rFonts w:hint="cs"/>
          <w:rtl/>
        </w:rPr>
        <w:t xml:space="preserve"> </w:t>
      </w:r>
    </w:p>
    <w:p w14:paraId="53CE7420" w14:textId="77777777" w:rsidR="00CC4FA9" w:rsidRPr="00E34F28" w:rsidRDefault="005175F4" w:rsidP="004B375F">
      <w:pPr>
        <w:pStyle w:val="afffffc"/>
        <w:rPr>
          <w:rtl/>
        </w:rPr>
      </w:pPr>
      <w:bookmarkStart w:id="1071" w:name="_Toc193636077"/>
      <w:bookmarkStart w:id="1072" w:name="_Toc216184686"/>
      <w:r w:rsidRPr="004B375F">
        <w:rPr>
          <w:rtl/>
        </w:rPr>
        <w:t>שמן זית</w:t>
      </w:r>
      <w:bookmarkEnd w:id="1071"/>
      <w:bookmarkEnd w:id="1072"/>
    </w:p>
    <w:p w14:paraId="111B0A88" w14:textId="1E8D5D11" w:rsidR="00A24328" w:rsidRDefault="00907726" w:rsidP="009A59D1">
      <w:pPr>
        <w:pStyle w:val="38"/>
        <w:framePr w:wrap="notBeside"/>
        <w:rPr>
          <w:rtl/>
        </w:rPr>
      </w:pPr>
      <w:r w:rsidRPr="00660D7A">
        <w:rPr>
          <w:rFonts w:hint="cs"/>
          <w:rtl/>
        </w:rPr>
        <w:t>רי"ו</w:t>
      </w:r>
      <w:r w:rsidR="00A24328">
        <w:rPr>
          <w:rFonts w:hint="cs"/>
          <w:rtl/>
        </w:rPr>
        <w:t>:</w:t>
      </w:r>
    </w:p>
    <w:p w14:paraId="3249C738" w14:textId="2DCC490C" w:rsidR="005175F4" w:rsidRPr="000528DA" w:rsidRDefault="005175F4" w:rsidP="000528DA">
      <w:pPr>
        <w:rPr>
          <w:rtl/>
        </w:rPr>
      </w:pPr>
      <w:bookmarkStart w:id="1073" w:name="_Toc193636078"/>
      <w:bookmarkStart w:id="1074" w:name="_Toc216184687"/>
      <w:r w:rsidRPr="00A10336">
        <w:rPr>
          <w:rStyle w:val="30"/>
          <w:rtl/>
        </w:rPr>
        <w:t>מברכין עליו בורא פרי העץ.</w:t>
      </w:r>
      <w:bookmarkEnd w:id="1073"/>
      <w:bookmarkEnd w:id="1074"/>
      <w:r w:rsidR="00907726" w:rsidRPr="000528DA">
        <w:rPr>
          <w:rFonts w:hint="cs"/>
          <w:rtl/>
        </w:rPr>
        <w:t xml:space="preserve"> </w:t>
      </w:r>
    </w:p>
    <w:p w14:paraId="501797A5" w14:textId="77777777" w:rsidR="00A24328" w:rsidRDefault="002D131B" w:rsidP="009A59D1">
      <w:pPr>
        <w:pStyle w:val="38"/>
        <w:framePr w:wrap="notBeside"/>
        <w:rPr>
          <w:rtl/>
        </w:rPr>
      </w:pPr>
      <w:r w:rsidRPr="00660D7A">
        <w:rPr>
          <w:rFonts w:hint="cs"/>
          <w:rtl/>
        </w:rPr>
        <w:t>לא</w:t>
      </w:r>
      <w:r w:rsidR="005175F4" w:rsidRPr="00660D7A">
        <w:rPr>
          <w:rFonts w:hint="cs"/>
          <w:rtl/>
        </w:rPr>
        <w:t xml:space="preserve"> בשותה</w:t>
      </w:r>
      <w:r w:rsidR="00A24328">
        <w:rPr>
          <w:rtl/>
        </w:rPr>
        <w:t>:</w:t>
      </w:r>
    </w:p>
    <w:p w14:paraId="02092D97" w14:textId="114CF31F" w:rsidR="00CC5D85" w:rsidRPr="000528DA" w:rsidRDefault="005175F4" w:rsidP="000528DA">
      <w:pPr>
        <w:rPr>
          <w:rtl/>
        </w:rPr>
      </w:pPr>
      <w:r w:rsidRPr="000528DA">
        <w:rPr>
          <w:rFonts w:hint="cs"/>
          <w:rtl/>
        </w:rPr>
        <w:t>דמזיק לו</w:t>
      </w:r>
      <w:r w:rsidR="00907726" w:rsidRPr="000528DA">
        <w:rPr>
          <w:rFonts w:hint="cs"/>
          <w:rtl/>
        </w:rPr>
        <w:t>,</w:t>
      </w:r>
      <w:r w:rsidRPr="000528DA">
        <w:rPr>
          <w:rFonts w:hint="cs"/>
          <w:rtl/>
        </w:rPr>
        <w:t xml:space="preserve"> ול</w:t>
      </w:r>
      <w:r w:rsidR="009A2435" w:rsidRPr="000528DA">
        <w:rPr>
          <w:rFonts w:hint="cs"/>
          <w:rtl/>
        </w:rPr>
        <w:t>כך</w:t>
      </w:r>
      <w:r w:rsidRPr="000528DA">
        <w:rPr>
          <w:rFonts w:hint="cs"/>
          <w:rtl/>
        </w:rPr>
        <w:t xml:space="preserve"> גם ב</w:t>
      </w:r>
      <w:r w:rsidRPr="000528DA">
        <w:rPr>
          <w:rtl/>
        </w:rPr>
        <w:t>שותה שמן של תרומה משלם קרן ו</w:t>
      </w:r>
      <w:r w:rsidRPr="000528DA">
        <w:rPr>
          <w:rFonts w:hint="cs"/>
          <w:rtl/>
        </w:rPr>
        <w:t>לא</w:t>
      </w:r>
      <w:r w:rsidRPr="000528DA">
        <w:rPr>
          <w:rtl/>
        </w:rPr>
        <w:t xml:space="preserve"> חומש,</w:t>
      </w:r>
      <w:r w:rsidR="00907726" w:rsidRPr="000528DA">
        <w:rPr>
          <w:rFonts w:hint="cs"/>
          <w:rtl/>
        </w:rPr>
        <w:t xml:space="preserve"> </w:t>
      </w:r>
    </w:p>
    <w:p w14:paraId="029DD515" w14:textId="0D221718" w:rsidR="00A24328" w:rsidRDefault="00907726" w:rsidP="009A59D1">
      <w:pPr>
        <w:pStyle w:val="38"/>
        <w:framePr w:wrap="notBeside"/>
        <w:rPr>
          <w:rtl/>
        </w:rPr>
      </w:pPr>
      <w:r w:rsidRPr="00660D7A">
        <w:rPr>
          <w:rFonts w:hint="cs"/>
          <w:rtl/>
        </w:rPr>
        <w:t>ולא</w:t>
      </w:r>
      <w:r w:rsidR="005175F4" w:rsidRPr="00660D7A">
        <w:rPr>
          <w:rFonts w:hint="cs"/>
          <w:rtl/>
        </w:rPr>
        <w:t xml:space="preserve"> באוכל</w:t>
      </w:r>
      <w:r w:rsidR="009B14FE">
        <w:rPr>
          <w:rtl/>
        </w:rPr>
        <w:t>:</w:t>
      </w:r>
    </w:p>
    <w:p w14:paraId="2A276CC9" w14:textId="3421754D" w:rsidR="00CC5D85" w:rsidRPr="000528DA" w:rsidRDefault="005175F4" w:rsidP="000528DA">
      <w:pPr>
        <w:rPr>
          <w:rtl/>
        </w:rPr>
      </w:pPr>
      <w:r w:rsidRPr="000528DA">
        <w:rPr>
          <w:rtl/>
        </w:rPr>
        <w:t>ע</w:t>
      </w:r>
      <w:r w:rsidRPr="000528DA">
        <w:rPr>
          <w:rFonts w:hint="cs"/>
          <w:rtl/>
        </w:rPr>
        <w:t>"י</w:t>
      </w:r>
      <w:r w:rsidRPr="000528DA">
        <w:rPr>
          <w:rtl/>
        </w:rPr>
        <w:t xml:space="preserve"> פת</w:t>
      </w:r>
      <w:r w:rsidR="002D131B" w:rsidRPr="000528DA">
        <w:rPr>
          <w:rFonts w:hint="cs"/>
          <w:rtl/>
        </w:rPr>
        <w:t>,</w:t>
      </w:r>
      <w:r w:rsidRPr="000528DA">
        <w:rPr>
          <w:rFonts w:hint="cs"/>
          <w:rtl/>
        </w:rPr>
        <w:t xml:space="preserve"> דהו</w:t>
      </w:r>
      <w:r w:rsidRPr="000528DA">
        <w:rPr>
          <w:rtl/>
        </w:rPr>
        <w:t>"</w:t>
      </w:r>
      <w:r w:rsidRPr="000528DA">
        <w:rPr>
          <w:rFonts w:hint="cs"/>
          <w:rtl/>
        </w:rPr>
        <w:t>ל פת עיקר דמברך על העיקר ופוטר את הטפלה</w:t>
      </w:r>
      <w:r w:rsidRPr="000528DA">
        <w:rPr>
          <w:rtl/>
        </w:rPr>
        <w:t>.</w:t>
      </w:r>
      <w:r w:rsidR="00907726" w:rsidRPr="000528DA">
        <w:rPr>
          <w:rFonts w:hint="cs"/>
          <w:rtl/>
        </w:rPr>
        <w:t xml:space="preserve"> </w:t>
      </w:r>
    </w:p>
    <w:p w14:paraId="4727E726" w14:textId="77777777" w:rsidR="00A24328" w:rsidRDefault="00907726" w:rsidP="009A59D1">
      <w:pPr>
        <w:pStyle w:val="38"/>
        <w:framePr w:wrap="notBeside"/>
        <w:rPr>
          <w:rtl/>
        </w:rPr>
      </w:pPr>
      <w:r w:rsidRPr="00660D7A">
        <w:rPr>
          <w:rFonts w:hint="cs"/>
          <w:rtl/>
        </w:rPr>
        <w:t>ולא</w:t>
      </w:r>
      <w:r w:rsidR="005175F4" w:rsidRPr="00660D7A">
        <w:rPr>
          <w:rFonts w:hint="cs"/>
          <w:rtl/>
        </w:rPr>
        <w:t xml:space="preserve"> </w:t>
      </w:r>
      <w:r w:rsidR="00F93971" w:rsidRPr="00660D7A">
        <w:rPr>
          <w:rFonts w:hint="cs"/>
          <w:rtl/>
        </w:rPr>
        <w:t>באניגרון</w:t>
      </w:r>
      <w:r w:rsidR="00A24328">
        <w:rPr>
          <w:rtl/>
        </w:rPr>
        <w:t>:</w:t>
      </w:r>
    </w:p>
    <w:p w14:paraId="45851BFB" w14:textId="7C042C64" w:rsidR="005175F4" w:rsidRPr="000528DA" w:rsidRDefault="005175F4" w:rsidP="000528DA">
      <w:pPr>
        <w:rPr>
          <w:rtl/>
        </w:rPr>
      </w:pPr>
      <w:r w:rsidRPr="000528DA">
        <w:rPr>
          <w:rFonts w:hint="cs"/>
          <w:rtl/>
        </w:rPr>
        <w:t>דא</w:t>
      </w:r>
      <w:r w:rsidRPr="000528DA">
        <w:rPr>
          <w:rtl/>
        </w:rPr>
        <w:t>"</w:t>
      </w:r>
      <w:r w:rsidRPr="000528DA">
        <w:rPr>
          <w:rFonts w:hint="cs"/>
          <w:rtl/>
        </w:rPr>
        <w:t>כ הו</w:t>
      </w:r>
      <w:r w:rsidRPr="000528DA">
        <w:rPr>
          <w:rtl/>
        </w:rPr>
        <w:t>"</w:t>
      </w:r>
      <w:r w:rsidRPr="000528DA">
        <w:rPr>
          <w:rFonts w:hint="cs"/>
          <w:rtl/>
        </w:rPr>
        <w:t xml:space="preserve">ל אניגרון עיקר </w:t>
      </w:r>
      <w:r w:rsidR="004B375F" w:rsidRPr="000528DA">
        <w:rPr>
          <w:rFonts w:hint="cs"/>
          <w:rtl/>
        </w:rPr>
        <w:t>ש</w:t>
      </w:r>
      <w:r w:rsidRPr="000528DA">
        <w:rPr>
          <w:rFonts w:hint="cs"/>
          <w:rtl/>
        </w:rPr>
        <w:t>מברך על העיקר ופוטר הטפלה</w:t>
      </w:r>
      <w:r w:rsidR="002D131B" w:rsidRPr="000528DA">
        <w:rPr>
          <w:rFonts w:hint="cs"/>
          <w:rtl/>
        </w:rPr>
        <w:t>,</w:t>
      </w:r>
    </w:p>
    <w:p w14:paraId="1E8F5888" w14:textId="77777777" w:rsidR="002D131B" w:rsidRPr="00E34F28" w:rsidRDefault="002D131B" w:rsidP="00EC0DC4">
      <w:pPr>
        <w:pStyle w:val="af2"/>
        <w:framePr w:wrap="around"/>
        <w:rPr>
          <w:rtl/>
        </w:rPr>
      </w:pPr>
      <w:r>
        <w:rPr>
          <w:rFonts w:hint="cs"/>
          <w:rtl/>
        </w:rPr>
        <w:t>לו.</w:t>
      </w:r>
    </w:p>
    <w:p w14:paraId="5FCD9951" w14:textId="7DBF4993" w:rsidR="00A24328" w:rsidRDefault="00907726" w:rsidP="009A59D1">
      <w:pPr>
        <w:pStyle w:val="38"/>
        <w:framePr w:wrap="notBeside"/>
        <w:rPr>
          <w:rtl/>
        </w:rPr>
      </w:pPr>
      <w:r w:rsidRPr="00660D7A">
        <w:rPr>
          <w:rFonts w:hint="cs"/>
          <w:rtl/>
        </w:rPr>
        <w:t>אלא מיירי</w:t>
      </w:r>
      <w:r w:rsidR="009B14FE">
        <w:rPr>
          <w:rtl/>
        </w:rPr>
        <w:t>:</w:t>
      </w:r>
    </w:p>
    <w:p w14:paraId="7C4425E8" w14:textId="60DB8015" w:rsidR="006C74E1" w:rsidRPr="000528DA" w:rsidRDefault="005175F4" w:rsidP="000528DA">
      <w:pPr>
        <w:rPr>
          <w:rtl/>
        </w:rPr>
      </w:pPr>
      <w:bookmarkStart w:id="1075" w:name="_Toc193636079"/>
      <w:bookmarkStart w:id="1076" w:name="_Toc216184688"/>
      <w:r w:rsidRPr="00A10336">
        <w:rPr>
          <w:rStyle w:val="30"/>
          <w:rtl/>
        </w:rPr>
        <w:t>בחושש בגרונו</w:t>
      </w:r>
      <w:bookmarkEnd w:id="1075"/>
      <w:bookmarkEnd w:id="1076"/>
      <w:r w:rsidRPr="000528DA">
        <w:rPr>
          <w:rFonts w:hint="cs"/>
          <w:rtl/>
        </w:rPr>
        <w:t xml:space="preserve"> דלא יערענו בשמן תחלה בשבת</w:t>
      </w:r>
      <w:r w:rsidR="004B375F" w:rsidRPr="000528DA">
        <w:rPr>
          <w:rFonts w:hint="cs"/>
          <w:rtl/>
        </w:rPr>
        <w:t>,</w:t>
      </w:r>
      <w:r w:rsidRPr="000528DA">
        <w:rPr>
          <w:rFonts w:hint="cs"/>
          <w:rtl/>
        </w:rPr>
        <w:t xml:space="preserve"> אבל נותן שמן הרבה </w:t>
      </w:r>
      <w:r w:rsidRPr="000528DA">
        <w:rPr>
          <w:rtl/>
        </w:rPr>
        <w:t>לתוך אניגרון ובולע.</w:t>
      </w:r>
      <w:r w:rsidR="00907726" w:rsidRPr="000528DA">
        <w:rPr>
          <w:rFonts w:hint="cs"/>
          <w:rtl/>
        </w:rPr>
        <w:t xml:space="preserve"> </w:t>
      </w:r>
    </w:p>
    <w:p w14:paraId="5D6F2094" w14:textId="77777777" w:rsidR="005175F4" w:rsidRPr="000528DA" w:rsidRDefault="005175F4" w:rsidP="000528DA">
      <w:pPr>
        <w:rPr>
          <w:rtl/>
        </w:rPr>
      </w:pPr>
      <w:bookmarkStart w:id="1077" w:name="_Toc193636080"/>
      <w:bookmarkStart w:id="1078" w:name="_Toc216184689"/>
      <w:r w:rsidRPr="00A10336">
        <w:rPr>
          <w:rStyle w:val="30"/>
          <w:rtl/>
        </w:rPr>
        <w:t>קמ</w:t>
      </w:r>
      <w:r w:rsidRPr="00A10336">
        <w:rPr>
          <w:rStyle w:val="30"/>
          <w:rFonts w:hint="cs"/>
          <w:rtl/>
        </w:rPr>
        <w:t>"ל</w:t>
      </w:r>
      <w:r w:rsidRPr="00A10336">
        <w:rPr>
          <w:rStyle w:val="30"/>
          <w:rtl/>
        </w:rPr>
        <w:t xml:space="preserve">: </w:t>
      </w:r>
      <w:r w:rsidR="00627F77" w:rsidRPr="00A10336">
        <w:rPr>
          <w:rStyle w:val="30"/>
          <w:rFonts w:hint="cs"/>
          <w:rtl/>
        </w:rPr>
        <w:t xml:space="preserve">אפי' שמכוון לרפואה </w:t>
      </w:r>
      <w:r w:rsidRPr="00A10336">
        <w:rPr>
          <w:rStyle w:val="30"/>
          <w:rtl/>
        </w:rPr>
        <w:t>כיון ד</w:t>
      </w:r>
      <w:r w:rsidR="00907726" w:rsidRPr="00A10336">
        <w:rPr>
          <w:rStyle w:val="30"/>
          <w:rFonts w:hint="cs"/>
          <w:rtl/>
        </w:rPr>
        <w:t>יש לו הנאה יברך</w:t>
      </w:r>
      <w:r w:rsidRPr="00A10336">
        <w:rPr>
          <w:rStyle w:val="30"/>
          <w:rtl/>
        </w:rPr>
        <w:t>.</w:t>
      </w:r>
      <w:bookmarkEnd w:id="1077"/>
      <w:bookmarkEnd w:id="1078"/>
    </w:p>
    <w:p w14:paraId="7168AFBC" w14:textId="77777777" w:rsidR="00CC4FA9" w:rsidRPr="00E34F28" w:rsidRDefault="00351EF6" w:rsidP="004B375F">
      <w:pPr>
        <w:pStyle w:val="afffffc"/>
        <w:rPr>
          <w:rtl/>
        </w:rPr>
      </w:pPr>
      <w:bookmarkStart w:id="1079" w:name="_Toc193636081"/>
      <w:bookmarkStart w:id="1080" w:name="_Toc216184690"/>
      <w:r w:rsidRPr="004B375F">
        <w:rPr>
          <w:rtl/>
        </w:rPr>
        <w:t xml:space="preserve">קמח </w:t>
      </w:r>
      <w:r w:rsidR="005175F4" w:rsidRPr="004B375F">
        <w:rPr>
          <w:rtl/>
        </w:rPr>
        <w:t>חיטי</w:t>
      </w:r>
      <w:r w:rsidRPr="004B375F">
        <w:rPr>
          <w:rFonts w:hint="cs"/>
          <w:rtl/>
        </w:rPr>
        <w:t>ם</w:t>
      </w:r>
      <w:bookmarkEnd w:id="1079"/>
      <w:bookmarkEnd w:id="1080"/>
    </w:p>
    <w:p w14:paraId="582ABE73" w14:textId="77777777" w:rsidR="005175F4" w:rsidRPr="000528DA" w:rsidRDefault="005175F4" w:rsidP="000528DA">
      <w:pPr>
        <w:rPr>
          <w:rtl/>
        </w:rPr>
      </w:pPr>
      <w:r w:rsidRPr="00E34F28">
        <w:rPr>
          <w:rStyle w:val="afffff9"/>
          <w:rFonts w:hint="cs"/>
          <w:rtl/>
        </w:rPr>
        <w:t>לר"י</w:t>
      </w:r>
      <w:r w:rsidRPr="00E34F28">
        <w:rPr>
          <w:rStyle w:val="afffff9"/>
          <w:rtl/>
        </w:rPr>
        <w:t>:</w:t>
      </w:r>
      <w:r w:rsidRPr="000528DA">
        <w:rPr>
          <w:rFonts w:ascii="Fb Fontext" w:hAnsi="Fb Fontext"/>
          <w:rtl/>
        </w:rPr>
        <w:t xml:space="preserve"> </w:t>
      </w:r>
      <w:r w:rsidRPr="00A10336">
        <w:rPr>
          <w:rStyle w:val="30"/>
          <w:rtl/>
        </w:rPr>
        <w:t>ב</w:t>
      </w:r>
      <w:r w:rsidRPr="00A10336">
        <w:rPr>
          <w:rStyle w:val="30"/>
          <w:rFonts w:hint="cs"/>
          <w:rtl/>
        </w:rPr>
        <w:t>פ</w:t>
      </w:r>
      <w:r w:rsidR="00907726" w:rsidRPr="00A10336">
        <w:rPr>
          <w:rStyle w:val="30"/>
          <w:rFonts w:hint="cs"/>
          <w:rtl/>
        </w:rPr>
        <w:t>ה</w:t>
      </w:r>
      <w:r w:rsidRPr="00A10336">
        <w:rPr>
          <w:rStyle w:val="30"/>
          <w:rFonts w:hint="cs"/>
          <w:rtl/>
        </w:rPr>
        <w:t>"א</w:t>
      </w:r>
      <w:r w:rsidRPr="000528DA">
        <w:rPr>
          <w:rFonts w:ascii="Fb Fontext" w:hAnsi="Fb Fontext"/>
          <w:rtl/>
        </w:rPr>
        <w:t xml:space="preserve">. </w:t>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00627F77" w:rsidRPr="00E34F28">
        <w:rPr>
          <w:rStyle w:val="afffff9"/>
          <w:rtl/>
        </w:rPr>
        <w:tab/>
      </w:r>
      <w:r w:rsidRPr="00E34F28">
        <w:rPr>
          <w:rStyle w:val="afffff9"/>
          <w:rtl/>
        </w:rPr>
        <w:t>ו</w:t>
      </w:r>
      <w:r w:rsidRPr="00E34F28">
        <w:rPr>
          <w:rStyle w:val="afffff9"/>
          <w:rFonts w:hint="cs"/>
          <w:rtl/>
        </w:rPr>
        <w:t>לר"נ</w:t>
      </w:r>
      <w:r w:rsidRPr="00E34F28">
        <w:rPr>
          <w:rStyle w:val="afffff9"/>
          <w:rtl/>
        </w:rPr>
        <w:t>:</w:t>
      </w:r>
      <w:r w:rsidRPr="000528DA">
        <w:rPr>
          <w:rFonts w:ascii="Fb Fontext" w:hAnsi="Fb Fontext"/>
          <w:rtl/>
        </w:rPr>
        <w:t xml:space="preserve"> </w:t>
      </w:r>
      <w:r w:rsidRPr="00A10336">
        <w:rPr>
          <w:rStyle w:val="30"/>
          <w:rtl/>
        </w:rPr>
        <w:t>שהכל נהיה בדברו</w:t>
      </w:r>
      <w:r w:rsidRPr="000528DA">
        <w:rPr>
          <w:rFonts w:ascii="Fb Fontext" w:hAnsi="Fb Fontext"/>
          <w:rtl/>
        </w:rPr>
        <w:t>.</w:t>
      </w:r>
    </w:p>
    <w:p w14:paraId="508B7BF6" w14:textId="1655D88A" w:rsidR="00A24328" w:rsidRDefault="00907726" w:rsidP="009A59D1">
      <w:pPr>
        <w:pStyle w:val="38"/>
        <w:framePr w:wrap="notBeside"/>
        <w:rPr>
          <w:rtl/>
        </w:rPr>
      </w:pPr>
      <w:r w:rsidRPr="00660D7A">
        <w:rPr>
          <w:rFonts w:hint="cs"/>
          <w:rtl/>
        </w:rPr>
        <w:t>ואפי' דרי</w:t>
      </w:r>
      <w:r w:rsidR="00AE16FF" w:rsidRPr="00660D7A">
        <w:rPr>
          <w:rtl/>
        </w:rPr>
        <w:t>"</w:t>
      </w:r>
      <w:r w:rsidRPr="00660D7A">
        <w:rPr>
          <w:rFonts w:hint="cs"/>
          <w:rtl/>
        </w:rPr>
        <w:t>ו ושמואל</w:t>
      </w:r>
      <w:r w:rsidR="009B14FE">
        <w:rPr>
          <w:rFonts w:hint="cs"/>
          <w:rtl/>
        </w:rPr>
        <w:t>:</w:t>
      </w:r>
    </w:p>
    <w:p w14:paraId="247F828D" w14:textId="49836376" w:rsidR="004B375F" w:rsidRPr="000528DA" w:rsidRDefault="004B375F" w:rsidP="000528DA">
      <w:pPr>
        <w:rPr>
          <w:rtl/>
        </w:rPr>
      </w:pPr>
      <w:r w:rsidRPr="000528DA">
        <w:rPr>
          <w:rFonts w:hint="cs"/>
          <w:rtl/>
        </w:rPr>
        <w:t>ב</w:t>
      </w:r>
      <w:r w:rsidR="00907726" w:rsidRPr="000528DA">
        <w:rPr>
          <w:rFonts w:hint="cs"/>
          <w:rtl/>
        </w:rPr>
        <w:t xml:space="preserve">שמן זית מברך העץ אפי' דהשתנה בענינו קיים, </w:t>
      </w:r>
    </w:p>
    <w:p w14:paraId="57EEC474" w14:textId="7E2414D9" w:rsidR="00A24328" w:rsidRDefault="004B375F" w:rsidP="009A59D1">
      <w:pPr>
        <w:pStyle w:val="38"/>
        <w:framePr w:wrap="notBeside"/>
        <w:rPr>
          <w:rtl/>
        </w:rPr>
      </w:pPr>
      <w:r w:rsidRPr="00660D7A">
        <w:rPr>
          <w:rFonts w:hint="cs"/>
          <w:rtl/>
        </w:rPr>
        <w:t xml:space="preserve">- </w:t>
      </w:r>
      <w:r w:rsidR="00907726" w:rsidRPr="00660D7A">
        <w:rPr>
          <w:rFonts w:hint="cs"/>
          <w:rtl/>
        </w:rPr>
        <w:t>שם</w:t>
      </w:r>
      <w:r w:rsidR="009B14FE">
        <w:rPr>
          <w:rFonts w:hint="cs"/>
          <w:rtl/>
        </w:rPr>
        <w:t>:</w:t>
      </w:r>
    </w:p>
    <w:p w14:paraId="7AD9250E" w14:textId="121F5AE5" w:rsidR="005175F4" w:rsidRPr="000528DA" w:rsidRDefault="00907726" w:rsidP="000528DA">
      <w:pPr>
        <w:rPr>
          <w:rtl/>
        </w:rPr>
      </w:pPr>
      <w:r w:rsidRPr="000528DA">
        <w:rPr>
          <w:rFonts w:hint="cs"/>
          <w:rtl/>
        </w:rPr>
        <w:t>מצד דאין לו מעלה אחרת משא</w:t>
      </w:r>
      <w:r w:rsidR="00AE16FF" w:rsidRPr="000528DA">
        <w:rPr>
          <w:rtl/>
        </w:rPr>
        <w:t>"</w:t>
      </w:r>
      <w:r>
        <w:rPr>
          <w:rFonts w:hint="cs"/>
          <w:rtl/>
        </w:rPr>
        <w:t xml:space="preserve">כ בקמח</w:t>
      </w:r>
      <w:del w:id="9001" w:author="עריכה מהאתר" w:date="2026-10-19T14:06:13Z">
        <w:r>
          <w:rPr>
            <w:rFonts w:hint="cs"/>
            <w:rtl/>
          </w:rPr>
          <w:delText xml:space="preserve">.</w:delText>
        </w:r>
      </w:del>
      <w:ins w:id="9002" w:author="עריכה מהאתר" w:date="2026-10-19T14:06:13Z">
        <w:r>
          <w:rPr>
            <w:rFonts w:hint="cs"/>
            <w:rtl/>
          </w:rPr>
          <w:t xml:space="preserve">. </w:t>
        </w:r>
        <w:r>
          <w:rPr>
            <w:rStyle w:val="affffff7"/>
            <w:rFonts w:hint="cs"/>
            <w:rtl/>
            <w:rPrChange w:id="9010" w:author="עריכה מהאתר" w:date="2026-10-29T14:54:59Z">
              <w:rPr>
                <w:rStyle w:val="affffff7"/>
                <w:rFonts w:hint="cs"/>
                <w:rtl/>
              </w:rPr>
            </w:rPrChange>
          </w:rPr>
          <w:t xml:space="preserve">#מלח וזמית</w:t>
        </w:r>
      </w:ins>
    </w:p>
    <w:p w14:paraId="004F5406" w14:textId="534B0896" w:rsidR="00A24328" w:rsidRDefault="005175F4" w:rsidP="009A59D1">
      <w:pPr>
        <w:pStyle w:val="38"/>
        <w:framePr w:wrap="notBeside"/>
        <w:rPr>
          <w:rtl/>
        </w:rPr>
      </w:pPr>
      <w:r>
        <w:rPr>
          <w:rFonts w:hint="cs"/>
          <w:rtl/>
        </w:rPr>
        <w:t xml:space="preserve">וה</w:t>
      </w:r>
      <w:del w:id="9001" w:author="עריכה מהאתר" w:date="2026-10-19T14:31:49Z">
        <w:r>
          <w:rPr>
            <w:rFonts w:hint="cs"/>
            <w:rtl/>
          </w:rPr>
          <w:delText xml:space="preserve">ך</w:delText>
        </w:r>
      </w:del>
      <w:ins w:id="9002" w:author="עריכה מהאתר" w:date="2026-10-19T14:31:49Z">
        <w:r>
          <w:rPr>
            <w:rFonts w:hint="cs"/>
            <w:rtl/>
          </w:rPr>
          <w:t xml:space="preserve">תנן</w:t>
        </w:r>
      </w:ins>
      <w:del w:id="9003" w:author="עריכה מהאתר" w:date="2026-10-19T14:31:49Z">
        <w:r>
          <w:rPr>
            <w:rFonts w:hint="cs"/>
            <w:rtl/>
          </w:rPr>
          <w:delText xml:space="preserve">:</w:delText>
        </w:r>
      </w:del>
    </w:p>
    <w:p w14:paraId="6965F4F7" w14:textId="7DF377FE" w:rsidR="004B375F" w:rsidRPr="000528DA" w:rsidRDefault="002D131B" w:rsidP="000528DA">
      <w:pPr>
        <w:rPr>
          <w:rtl/>
        </w:rPr>
      </w:pPr>
      <w:bookmarkStart w:id="1081" w:name="_Toc193636082"/>
      <w:bookmarkStart w:id="1082" w:name="_Toc216184691"/>
      <w:r w:rsidRPr="00A10336">
        <w:rPr>
          <w:rStyle w:val="30"/>
          <w:rFonts w:hint="cs"/>
          <w:rtl/>
        </w:rPr>
        <w:t>ד</w:t>
      </w:r>
      <w:r w:rsidR="005175F4" w:rsidRPr="00A10336">
        <w:rPr>
          <w:rStyle w:val="30"/>
          <w:rFonts w:hint="cs"/>
          <w:rtl/>
        </w:rPr>
        <w:t>ד</w:t>
      </w:r>
      <w:r w:rsidR="00351EF6" w:rsidRPr="00A10336">
        <w:rPr>
          <w:rStyle w:val="30"/>
          <w:rFonts w:hint="cs"/>
          <w:rtl/>
        </w:rPr>
        <w:t xml:space="preserve">לעת חיה, </w:t>
      </w:r>
      <w:r w:rsidR="00351EF6" w:rsidRPr="00A10336">
        <w:rPr>
          <w:rStyle w:val="30"/>
          <w:rtl/>
        </w:rPr>
        <w:t xml:space="preserve">וקמח </w:t>
      </w:r>
      <w:r w:rsidR="005175F4" w:rsidRPr="00A10336">
        <w:rPr>
          <w:rStyle w:val="30"/>
          <w:rtl/>
        </w:rPr>
        <w:t>שע</w:t>
      </w:r>
      <w:r w:rsidR="00351EF6" w:rsidRPr="00A10336">
        <w:rPr>
          <w:rStyle w:val="30"/>
          <w:rFonts w:hint="cs"/>
          <w:rtl/>
        </w:rPr>
        <w:t>ו</w:t>
      </w:r>
      <w:r w:rsidR="005175F4" w:rsidRPr="00A10336">
        <w:rPr>
          <w:rStyle w:val="30"/>
          <w:rtl/>
        </w:rPr>
        <w:t>ר</w:t>
      </w:r>
      <w:r w:rsidR="00351EF6" w:rsidRPr="00A10336">
        <w:rPr>
          <w:rStyle w:val="30"/>
          <w:rFonts w:hint="cs"/>
          <w:rtl/>
        </w:rPr>
        <w:t>ה</w:t>
      </w:r>
      <w:bookmarkEnd w:id="1081"/>
      <w:bookmarkEnd w:id="1082"/>
      <w:r w:rsidR="005175F4" w:rsidRPr="00A10336">
        <w:rPr>
          <w:rStyle w:val="30"/>
          <w:rtl/>
        </w:rPr>
        <w:t xml:space="preserve"> </w:t>
      </w:r>
      <w:r w:rsidR="005175F4" w:rsidRPr="000528DA">
        <w:rPr>
          <w:rtl/>
        </w:rPr>
        <w:t>מברכי</w:t>
      </w:r>
      <w:r w:rsidR="00907726" w:rsidRPr="000528DA">
        <w:rPr>
          <w:rFonts w:hint="cs"/>
          <w:rtl/>
        </w:rPr>
        <w:t xml:space="preserve">ם </w:t>
      </w:r>
      <w:r w:rsidR="005175F4" w:rsidRPr="00A10336">
        <w:rPr>
          <w:rStyle w:val="30"/>
          <w:rtl/>
        </w:rPr>
        <w:t>שהכל</w:t>
      </w:r>
      <w:r w:rsidR="005175F4" w:rsidRPr="000528DA">
        <w:rPr>
          <w:rtl/>
        </w:rPr>
        <w:t xml:space="preserve"> נהיה בדברו</w:t>
      </w:r>
      <w:r w:rsidR="004B375F" w:rsidRPr="000528DA">
        <w:rPr>
          <w:rFonts w:hint="cs"/>
          <w:rtl/>
        </w:rPr>
        <w:t xml:space="preserve"> </w:t>
      </w:r>
      <w:r w:rsidR="005175F4" w:rsidRPr="000528DA">
        <w:rPr>
          <w:rStyle w:val="affffff7"/>
          <w:rFonts w:hint="cs"/>
          <w:rtl/>
        </w:rPr>
        <w:t>וה</w:t>
      </w:r>
      <w:r w:rsidR="005175F4" w:rsidRPr="000528DA">
        <w:rPr>
          <w:rStyle w:val="affffff7"/>
          <w:rtl/>
        </w:rPr>
        <w:t>"</w:t>
      </w:r>
      <w:r w:rsidR="005175F4" w:rsidRPr="000528DA">
        <w:rPr>
          <w:rStyle w:val="affffff7"/>
          <w:rFonts w:hint="cs"/>
          <w:rtl/>
        </w:rPr>
        <w:t>נ חיטי</w:t>
      </w:r>
    </w:p>
    <w:p w14:paraId="02C33370" w14:textId="77777777" w:rsidR="00A24328" w:rsidRDefault="005175F4" w:rsidP="009A59D1">
      <w:pPr>
        <w:pStyle w:val="38"/>
        <w:framePr w:wrap="notBeside"/>
        <w:rPr>
          <w:rtl/>
        </w:rPr>
      </w:pPr>
      <w:r w:rsidRPr="00660D7A">
        <w:rPr>
          <w:rFonts w:hint="cs"/>
          <w:rtl/>
        </w:rPr>
        <w:t>וקמ</w:t>
      </w:r>
      <w:r w:rsidRPr="00660D7A">
        <w:rPr>
          <w:rtl/>
        </w:rPr>
        <w:t>"</w:t>
      </w:r>
      <w:r w:rsidRPr="00660D7A">
        <w:rPr>
          <w:rFonts w:hint="cs"/>
          <w:rtl/>
        </w:rPr>
        <w:t>ל</w:t>
      </w:r>
      <w:r w:rsidR="00A24328">
        <w:rPr>
          <w:rtl/>
        </w:rPr>
        <w:t>:</w:t>
      </w:r>
    </w:p>
    <w:p w14:paraId="776F7DC6" w14:textId="03B99CDB" w:rsidR="005175F4" w:rsidRPr="000528DA" w:rsidRDefault="005175F4" w:rsidP="000528DA">
      <w:pPr>
        <w:rPr>
          <w:rtl/>
        </w:rPr>
      </w:pPr>
      <w:r w:rsidRPr="000528DA">
        <w:rPr>
          <w:rFonts w:hint="cs"/>
          <w:rtl/>
        </w:rPr>
        <w:t>בשע</w:t>
      </w:r>
      <w:r w:rsidR="00907726" w:rsidRPr="000528DA">
        <w:rPr>
          <w:rFonts w:hint="cs"/>
          <w:rtl/>
        </w:rPr>
        <w:t xml:space="preserve">רי </w:t>
      </w:r>
      <w:r w:rsidR="00351EF6" w:rsidRPr="000528DA">
        <w:rPr>
          <w:rFonts w:hint="cs"/>
          <w:rtl/>
        </w:rPr>
        <w:t xml:space="preserve">שיברך </w:t>
      </w:r>
      <w:r w:rsidR="004B375F" w:rsidRPr="000528DA">
        <w:rPr>
          <w:rFonts w:hint="cs"/>
          <w:rtl/>
        </w:rPr>
        <w:t xml:space="preserve">אף </w:t>
      </w:r>
      <w:r w:rsidR="00351EF6" w:rsidRPr="000528DA">
        <w:rPr>
          <w:rFonts w:hint="cs"/>
          <w:rtl/>
        </w:rPr>
        <w:t xml:space="preserve"> </w:t>
      </w:r>
      <w:r w:rsidR="00907726" w:rsidRPr="000528DA">
        <w:rPr>
          <w:rFonts w:hint="cs"/>
          <w:rtl/>
        </w:rPr>
        <w:t>ד</w:t>
      </w:r>
      <w:r w:rsidRPr="000528DA">
        <w:rPr>
          <w:rFonts w:hint="cs"/>
          <w:rtl/>
        </w:rPr>
        <w:t xml:space="preserve">לא מכניס לפיו דקשה לקוקיאני </w:t>
      </w:r>
      <w:r w:rsidRPr="00E34F28">
        <w:rPr>
          <w:rStyle w:val="afffff9"/>
          <w:rFonts w:hint="cs"/>
          <w:rtl/>
        </w:rPr>
        <w:t>קמ</w:t>
      </w:r>
      <w:r w:rsidRPr="00E34F28">
        <w:rPr>
          <w:rStyle w:val="afffff9"/>
          <w:rtl/>
        </w:rPr>
        <w:t>"</w:t>
      </w:r>
      <w:r w:rsidRPr="00E34F28">
        <w:rPr>
          <w:rStyle w:val="afffff9"/>
          <w:rFonts w:hint="cs"/>
          <w:rtl/>
        </w:rPr>
        <w:t>ל</w:t>
      </w:r>
      <w:r w:rsidRPr="000528DA">
        <w:rPr>
          <w:rFonts w:hint="cs"/>
          <w:rtl/>
        </w:rPr>
        <w:t xml:space="preserve"> דיש לו הנאה ומברך</w:t>
      </w:r>
    </w:p>
    <w:p w14:paraId="24C7AF50" w14:textId="77777777" w:rsidR="00CC4FA9" w:rsidRPr="00E34F28" w:rsidRDefault="005175F4" w:rsidP="000F6DD4">
      <w:pPr>
        <w:pStyle w:val="afffffc"/>
        <w:rPr>
          <w:rtl/>
        </w:rPr>
      </w:pPr>
      <w:bookmarkStart w:id="1083" w:name="_Toc193636083"/>
      <w:bookmarkStart w:id="1084" w:name="_Toc216184692"/>
      <w:r w:rsidRPr="006D3CF8">
        <w:rPr>
          <w:rtl/>
        </w:rPr>
        <w:t>קורא</w:t>
      </w:r>
      <w:bookmarkEnd w:id="1083"/>
      <w:bookmarkEnd w:id="1084"/>
    </w:p>
    <w:p w14:paraId="27CDEE72" w14:textId="127FCBB9" w:rsidR="00A24328" w:rsidRDefault="005175F4" w:rsidP="009A59D1">
      <w:pPr>
        <w:pStyle w:val="38"/>
        <w:framePr w:wrap="notBeside"/>
        <w:rPr>
          <w:rtl/>
        </w:rPr>
      </w:pPr>
      <w:r w:rsidRPr="00660D7A">
        <w:rPr>
          <w:rFonts w:hint="cs"/>
          <w:rtl/>
        </w:rPr>
        <w:t>ר"י</w:t>
      </w:r>
      <w:r w:rsidR="009B14FE">
        <w:rPr>
          <w:rFonts w:hint="cs"/>
          <w:rtl/>
        </w:rPr>
        <w:t>:</w:t>
      </w:r>
    </w:p>
    <w:p w14:paraId="1B9D4D0F" w14:textId="1598F3CE" w:rsidR="00627F77" w:rsidRPr="000528DA" w:rsidRDefault="007A1F57" w:rsidP="000528DA">
      <w:pPr>
        <w:rPr>
          <w:rtl/>
        </w:rPr>
      </w:pPr>
      <w:r w:rsidRPr="000528DA">
        <w:rPr>
          <w:rFonts w:hint="cs"/>
          <w:rtl/>
        </w:rPr>
        <w:t>ב</w:t>
      </w:r>
      <w:r w:rsidR="00627F77" w:rsidRPr="000528DA">
        <w:rPr>
          <w:rFonts w:hint="cs"/>
          <w:rtl/>
        </w:rPr>
        <w:t>ורא פרי האדמה,</w:t>
      </w:r>
      <w:r w:rsidR="005175F4" w:rsidRPr="000528DA">
        <w:rPr>
          <w:rFonts w:hint="cs"/>
          <w:rtl/>
        </w:rPr>
        <w:t xml:space="preserve"> </w:t>
      </w:r>
      <w:r w:rsidR="00CC4FA9" w:rsidRPr="000528DA">
        <w:rPr>
          <w:rFonts w:hint="cs"/>
          <w:rtl/>
        </w:rPr>
        <w:t>ד</w:t>
      </w:r>
      <w:r w:rsidR="005175F4" w:rsidRPr="000528DA">
        <w:rPr>
          <w:rtl/>
        </w:rPr>
        <w:t>פ</w:t>
      </w:r>
      <w:r w:rsidR="00907726" w:rsidRPr="000528DA">
        <w:rPr>
          <w:rFonts w:hint="cs"/>
          <w:rtl/>
        </w:rPr>
        <w:t>רי</w:t>
      </w:r>
      <w:r w:rsidR="005175F4" w:rsidRPr="000528DA">
        <w:rPr>
          <w:rtl/>
        </w:rPr>
        <w:t xml:space="preserve"> </w:t>
      </w:r>
      <w:r w:rsidR="002D131B" w:rsidRPr="000528DA">
        <w:rPr>
          <w:rFonts w:hint="cs"/>
          <w:rtl/>
        </w:rPr>
        <w:t xml:space="preserve">אדמה </w:t>
      </w:r>
      <w:r w:rsidR="005175F4" w:rsidRPr="000528DA">
        <w:rPr>
          <w:rtl/>
        </w:rPr>
        <w:t>הוא,</w:t>
      </w:r>
    </w:p>
    <w:p w14:paraId="3F975A27" w14:textId="733A631C" w:rsidR="00A24328" w:rsidRDefault="005175F4" w:rsidP="009A59D1">
      <w:pPr>
        <w:pStyle w:val="38"/>
        <w:framePr w:wrap="notBeside"/>
        <w:rPr>
          <w:rtl/>
        </w:rPr>
      </w:pPr>
      <w:r w:rsidRPr="00660D7A">
        <w:rPr>
          <w:rtl/>
        </w:rPr>
        <w:t>ושמואל</w:t>
      </w:r>
      <w:r w:rsidR="00A24328">
        <w:rPr>
          <w:rFonts w:hint="cs"/>
          <w:rtl/>
        </w:rPr>
        <w:t>:</w:t>
      </w:r>
    </w:p>
    <w:p w14:paraId="7CA1E660" w14:textId="22415645" w:rsidR="005175F4" w:rsidRPr="000528DA" w:rsidRDefault="005175F4" w:rsidP="000528DA">
      <w:pPr>
        <w:rPr>
          <w:rtl/>
        </w:rPr>
      </w:pPr>
      <w:r w:rsidRPr="000528DA">
        <w:rPr>
          <w:rtl/>
        </w:rPr>
        <w:t>שהכל נהיה בדברו הואיל וסופו להקשות.</w:t>
      </w:r>
    </w:p>
    <w:p w14:paraId="05835552" w14:textId="79D1E905" w:rsidR="00A24328" w:rsidRDefault="005175F4" w:rsidP="009A59D1">
      <w:pPr>
        <w:pStyle w:val="38"/>
        <w:framePr w:wrap="notBeside"/>
        <w:rPr>
          <w:rtl/>
        </w:rPr>
      </w:pPr>
      <w:r w:rsidRPr="00660D7A">
        <w:rPr>
          <w:rtl/>
        </w:rPr>
        <w:t>שמואל</w:t>
      </w:r>
      <w:r w:rsidR="009B14FE">
        <w:rPr>
          <w:rtl/>
        </w:rPr>
        <w:t>:</w:t>
      </w:r>
    </w:p>
    <w:p w14:paraId="6A0FFE56" w14:textId="2C6A4FC7" w:rsidR="002D131B" w:rsidRPr="000528DA" w:rsidRDefault="005175F4" w:rsidP="000528DA">
      <w:pPr>
        <w:rPr>
          <w:rtl/>
        </w:rPr>
      </w:pPr>
      <w:r w:rsidRPr="000528DA">
        <w:rPr>
          <w:rFonts w:hint="cs"/>
          <w:rtl/>
        </w:rPr>
        <w:t xml:space="preserve">שבחו </w:t>
      </w:r>
      <w:r w:rsidRPr="00E34F28">
        <w:rPr>
          <w:rStyle w:val="afffff9"/>
          <w:rtl/>
        </w:rPr>
        <w:t>לר</w:t>
      </w:r>
      <w:r w:rsidRPr="00E34F28">
        <w:rPr>
          <w:rStyle w:val="afffff9"/>
          <w:rFonts w:hint="cs"/>
          <w:rtl/>
        </w:rPr>
        <w:t>"י</w:t>
      </w:r>
      <w:r w:rsidRPr="00E34F28">
        <w:rPr>
          <w:rStyle w:val="afffff9"/>
          <w:rtl/>
        </w:rPr>
        <w:t>:</w:t>
      </w:r>
      <w:r w:rsidRPr="000528DA">
        <w:rPr>
          <w:rtl/>
        </w:rPr>
        <w:t xml:space="preserve"> </w:t>
      </w:r>
      <w:r w:rsidRPr="000528DA">
        <w:rPr>
          <w:rFonts w:hint="cs"/>
          <w:rtl/>
        </w:rPr>
        <w:t xml:space="preserve">שכמותו מסתבר </w:t>
      </w:r>
      <w:r w:rsidRPr="000528DA">
        <w:rPr>
          <w:rtl/>
        </w:rPr>
        <w:t xml:space="preserve">דהא </w:t>
      </w:r>
      <w:r w:rsidRPr="00A10336">
        <w:rPr>
          <w:rStyle w:val="30"/>
          <w:rtl/>
        </w:rPr>
        <w:t>צנון סופו להקשות</w:t>
      </w:r>
      <w:r w:rsidRPr="000528DA">
        <w:rPr>
          <w:rtl/>
        </w:rPr>
        <w:t xml:space="preserve"> </w:t>
      </w:r>
      <w:r w:rsidR="002D131B" w:rsidRPr="00A10336">
        <w:rPr>
          <w:rStyle w:val="30"/>
          <w:rFonts w:hint="cs"/>
          <w:rtl/>
        </w:rPr>
        <w:t>וברכתו</w:t>
      </w:r>
      <w:r w:rsidRPr="00A10336">
        <w:rPr>
          <w:rStyle w:val="30"/>
          <w:rtl/>
        </w:rPr>
        <w:t xml:space="preserve"> </w:t>
      </w:r>
      <w:r w:rsidRPr="00A10336">
        <w:rPr>
          <w:rStyle w:val="30"/>
          <w:rFonts w:hint="cs"/>
          <w:rtl/>
        </w:rPr>
        <w:t>בפ"א</w:t>
      </w:r>
    </w:p>
    <w:p w14:paraId="5D8C28E4" w14:textId="2EA5DC31" w:rsidR="00A24328" w:rsidRDefault="002D131B" w:rsidP="009A59D1">
      <w:pPr>
        <w:pStyle w:val="38"/>
        <w:framePr w:wrap="notBeside"/>
        <w:rPr>
          <w:rtl/>
        </w:rPr>
      </w:pPr>
      <w:r w:rsidRPr="00660D7A">
        <w:rPr>
          <w:rFonts w:hint="cs"/>
          <w:rtl/>
        </w:rPr>
        <w:t>-</w:t>
      </w:r>
      <w:r w:rsidR="005175F4" w:rsidRPr="00660D7A">
        <w:rPr>
          <w:rtl/>
        </w:rPr>
        <w:t>ולא היא</w:t>
      </w:r>
      <w:r w:rsidR="009B14FE">
        <w:rPr>
          <w:rtl/>
        </w:rPr>
        <w:t>:</w:t>
      </w:r>
    </w:p>
    <w:p w14:paraId="61EFD039" w14:textId="1A6CDDF8" w:rsidR="005175F4" w:rsidRPr="000528DA" w:rsidRDefault="00907726" w:rsidP="000528DA">
      <w:pPr>
        <w:rPr>
          <w:rtl/>
        </w:rPr>
      </w:pPr>
      <w:r w:rsidRPr="000528DA">
        <w:rPr>
          <w:rFonts w:hint="cs"/>
          <w:rtl/>
        </w:rPr>
        <w:t>ד</w:t>
      </w:r>
      <w:r w:rsidRPr="000528DA">
        <w:rPr>
          <w:rtl/>
        </w:rPr>
        <w:t>צנון נטע</w:t>
      </w:r>
      <w:r w:rsidRPr="000528DA">
        <w:rPr>
          <w:rFonts w:hint="cs"/>
          <w:rtl/>
        </w:rPr>
        <w:t>ו</w:t>
      </w:r>
      <w:r w:rsidR="00EC5D67" w:rsidRPr="000528DA">
        <w:rPr>
          <w:rtl/>
        </w:rPr>
        <w:t xml:space="preserve"> אדעתא דפוגלא</w:t>
      </w:r>
      <w:r w:rsidR="00351EF6" w:rsidRPr="000528DA">
        <w:rPr>
          <w:rFonts w:hint="cs"/>
          <w:rtl/>
        </w:rPr>
        <w:t xml:space="preserve"> </w:t>
      </w:r>
      <w:r w:rsidR="00351EF6" w:rsidRPr="000528DA">
        <w:rPr>
          <w:rStyle w:val="affffff7"/>
          <w:rFonts w:hint="cs"/>
          <w:rtl/>
        </w:rPr>
        <w:t>[רך]</w:t>
      </w:r>
      <w:r w:rsidR="00EC5D67" w:rsidRPr="000528DA">
        <w:rPr>
          <w:rtl/>
        </w:rPr>
        <w:t xml:space="preserve">, </w:t>
      </w:r>
      <w:r w:rsidR="00EC5D67" w:rsidRPr="00E34F28">
        <w:rPr>
          <w:rStyle w:val="afffff9"/>
          <w:rFonts w:hint="cs"/>
          <w:rtl/>
        </w:rPr>
        <w:t>אבל</w:t>
      </w:r>
      <w:r w:rsidR="00EC5D67" w:rsidRPr="000528DA">
        <w:rPr>
          <w:rFonts w:hint="cs"/>
          <w:rtl/>
        </w:rPr>
        <w:t xml:space="preserve"> </w:t>
      </w:r>
      <w:r w:rsidR="00EC5D67" w:rsidRPr="000528DA">
        <w:rPr>
          <w:rtl/>
        </w:rPr>
        <w:t>דקל</w:t>
      </w:r>
      <w:r w:rsidR="00291D7F" w:rsidRPr="000528DA">
        <w:rPr>
          <w:rtl/>
        </w:rPr>
        <w:t xml:space="preserve"> </w:t>
      </w:r>
      <w:r w:rsidR="005175F4" w:rsidRPr="000528DA">
        <w:rPr>
          <w:rtl/>
        </w:rPr>
        <w:t xml:space="preserve">לא נטעי </w:t>
      </w:r>
      <w:r w:rsidR="00EC5D67" w:rsidRPr="000528DA">
        <w:rPr>
          <w:rFonts w:hint="cs"/>
          <w:rtl/>
        </w:rPr>
        <w:t>א</w:t>
      </w:r>
      <w:r w:rsidR="005175F4" w:rsidRPr="000528DA">
        <w:rPr>
          <w:rtl/>
        </w:rPr>
        <w:t>דעתא דקורא.</w:t>
      </w:r>
    </w:p>
    <w:p w14:paraId="3CCD721E" w14:textId="29CA5C4C" w:rsidR="00A24328" w:rsidRDefault="005175F4" w:rsidP="009A59D1">
      <w:pPr>
        <w:pStyle w:val="38"/>
        <w:framePr w:wrap="notBeside"/>
        <w:rPr>
          <w:rtl/>
        </w:rPr>
      </w:pPr>
      <w:r>
        <w:rPr>
          <w:rFonts w:hint="cs"/>
          <w:rtl/>
        </w:rPr>
        <w:t xml:space="preserve">וה</w:t>
      </w:r>
      <w:del w:id="9001" w:author="עריכה מהאתר" w:date="2026-10-19T15:00:56Z">
        <w:r>
          <w:rPr>
            <w:rFonts w:hint="cs"/>
            <w:rtl/>
          </w:rPr>
          <w:delText xml:space="preserve">ך</w:delText>
        </w:r>
      </w:del>
      <w:ins w:id="9002" w:author="עריכה מהאתר" w:date="2026-10-19T15:00:56Z">
        <w:r>
          <w:rPr>
            <w:rFonts w:hint="cs"/>
            <w:rtl/>
          </w:rPr>
          <w:t xml:space="preserve">תנן</w:t>
        </w:r>
      </w:ins>
      <w:del w:id="9003" w:author="עריכה מהאתר" w:date="2026-10-19T15:00:56Z">
        <w:r>
          <w:rPr>
            <w:rFonts w:hint="cs"/>
            <w:rtl/>
          </w:rPr>
          <w:delText xml:space="preserve">:</w:delText>
        </w:r>
      </w:del>
    </w:p>
    <w:p w14:paraId="481404E2" w14:textId="65099CB3" w:rsidR="00627F77" w:rsidRPr="0039339B" w:rsidRDefault="005175F4" w:rsidP="000528DA">
      <w:pPr>
        <w:rPr>
          <w:spacing w:val="-2"/>
          <w:rtl/>
        </w:rPr>
      </w:pPr>
      <w:bookmarkStart w:id="1085" w:name="_Toc193636084"/>
      <w:bookmarkStart w:id="1086" w:name="_Toc216184693"/>
      <w:r w:rsidRPr="0039339B">
        <w:rPr>
          <w:rStyle w:val="30"/>
          <w:rFonts w:hint="cs"/>
          <w:spacing w:val="-2"/>
          <w:rtl/>
        </w:rPr>
        <w:lastRenderedPageBreak/>
        <w:t>דצלף</w:t>
      </w:r>
      <w:bookmarkEnd w:id="1085"/>
      <w:bookmarkEnd w:id="1086"/>
      <w:r w:rsidRPr="0039339B">
        <w:rPr>
          <w:rFonts w:hint="cs"/>
          <w:spacing w:val="-2"/>
          <w:rtl/>
        </w:rPr>
        <w:t xml:space="preserve"> </w:t>
      </w:r>
      <w:r>
        <w:rPr>
          <w:rFonts w:hint="cs"/>
          <w:spacing w:val="-2"/>
          <w:rtl/>
        </w:rPr>
        <w:t xml:space="preserve">שנוטעים על דעת הפר</w:t>
      </w:r>
      <w:del w:id="9001" w:author="עריכה מהאתר" w:date="2026-10-19T14:05:44Z">
        <w:r>
          <w:rPr>
            <w:rFonts w:hint="cs"/>
            <w:spacing w:val="-2"/>
            <w:rtl/>
          </w:rPr>
          <w:delText xml:space="preserve">ח</w:delText>
        </w:r>
      </w:del>
      <w:ins w:id="9002" w:author="עריכה מהאתר" w:date="2026-10-19T14:05:44Z">
        <w:r>
          <w:rPr>
            <w:rFonts w:hint="cs"/>
            <w:spacing w:val="-2"/>
            <w:rtl/>
          </w:rPr>
          <w:t xml:space="preserve">י</w:t>
        </w:r>
      </w:ins>
      <w:r w:rsidRPr="0039339B">
        <w:rPr>
          <w:spacing w:val="-2"/>
          <w:rtl/>
        </w:rPr>
        <w:t xml:space="preserve">, </w:t>
      </w:r>
      <w:r w:rsidRPr="0039339B">
        <w:rPr>
          <w:rFonts w:hint="cs"/>
          <w:spacing w:val="-2"/>
          <w:rtl/>
        </w:rPr>
        <w:t>ואעפ</w:t>
      </w:r>
      <w:r w:rsidRPr="0039339B">
        <w:rPr>
          <w:spacing w:val="-2"/>
          <w:rtl/>
        </w:rPr>
        <w:t>"</w:t>
      </w:r>
      <w:r w:rsidRPr="0039339B">
        <w:rPr>
          <w:rFonts w:hint="cs"/>
          <w:spacing w:val="-2"/>
          <w:rtl/>
        </w:rPr>
        <w:t xml:space="preserve">כ </w:t>
      </w:r>
      <w:r w:rsidRPr="0039339B">
        <w:rPr>
          <w:spacing w:val="-2"/>
          <w:rtl/>
        </w:rPr>
        <w:t xml:space="preserve">על מיני נצפה על העלין ועל התמרות אומר: </w:t>
      </w:r>
      <w:r w:rsidRPr="0039339B">
        <w:rPr>
          <w:rFonts w:hint="cs"/>
          <w:spacing w:val="-2"/>
          <w:rtl/>
        </w:rPr>
        <w:t>בפה</w:t>
      </w:r>
      <w:r w:rsidR="00F349B6" w:rsidRPr="0039339B">
        <w:rPr>
          <w:rFonts w:hint="cs"/>
          <w:spacing w:val="-2"/>
          <w:rtl/>
        </w:rPr>
        <w:t>"</w:t>
      </w:r>
      <w:r w:rsidRPr="0039339B">
        <w:rPr>
          <w:rFonts w:hint="cs"/>
          <w:spacing w:val="-2"/>
          <w:rtl/>
        </w:rPr>
        <w:t>א</w:t>
      </w:r>
      <w:r w:rsidR="00EC5D67" w:rsidRPr="0039339B">
        <w:rPr>
          <w:rFonts w:hint="cs"/>
          <w:spacing w:val="-2"/>
          <w:rtl/>
        </w:rPr>
        <w:t>,</w:t>
      </w:r>
      <w:r w:rsidRPr="0039339B">
        <w:rPr>
          <w:rFonts w:hint="cs"/>
          <w:spacing w:val="-2"/>
          <w:rtl/>
        </w:rPr>
        <w:t xml:space="preserve"> </w:t>
      </w:r>
      <w:r w:rsidRPr="0039339B">
        <w:rPr>
          <w:spacing w:val="-2"/>
          <w:rtl/>
        </w:rPr>
        <w:t>ועל האביונות ועל הקפריסין בורא פרי העץ</w:t>
      </w:r>
    </w:p>
    <w:p w14:paraId="3FD70B5F" w14:textId="1C413D98" w:rsidR="00A24328" w:rsidRDefault="00F95182" w:rsidP="009A59D1">
      <w:pPr>
        <w:pStyle w:val="38"/>
        <w:framePr w:wrap="notBeside"/>
        <w:rPr>
          <w:rtl/>
        </w:rPr>
      </w:pPr>
      <w:r>
        <w:rPr>
          <w:rFonts w:hint="cs"/>
          <w:rtl/>
        </w:rPr>
        <w:t>-</w:t>
      </w:r>
    </w:p>
    <w:p w14:paraId="430C2B57" w14:textId="736D36AA" w:rsidR="00627F77" w:rsidRPr="000528DA" w:rsidRDefault="005175F4" w:rsidP="000528DA">
      <w:pPr>
        <w:rPr>
          <w:rtl/>
        </w:rPr>
      </w:pPr>
      <w:r w:rsidRPr="000528DA">
        <w:rPr>
          <w:rFonts w:hint="cs"/>
          <w:rtl/>
        </w:rPr>
        <w:t>משום ד</w:t>
      </w:r>
      <w:r w:rsidRPr="000528DA">
        <w:rPr>
          <w:rtl/>
        </w:rPr>
        <w:t>נטעי אינשי אדעתא דשותא,</w:t>
      </w:r>
      <w:r w:rsidR="00EC5D67" w:rsidRPr="000528DA">
        <w:rPr>
          <w:rFonts w:hint="cs"/>
          <w:rtl/>
        </w:rPr>
        <w:t xml:space="preserve"> </w:t>
      </w:r>
    </w:p>
    <w:p w14:paraId="12BE5D44" w14:textId="0E368DC8" w:rsidR="00A24328" w:rsidRDefault="00EC5D67" w:rsidP="009A59D1">
      <w:pPr>
        <w:pStyle w:val="38"/>
        <w:framePr w:wrap="notBeside"/>
        <w:rPr>
          <w:rtl/>
        </w:rPr>
      </w:pPr>
      <w:r w:rsidRPr="00660D7A">
        <w:rPr>
          <w:rFonts w:hint="cs"/>
          <w:rtl/>
        </w:rPr>
        <w:t>ואפי'</w:t>
      </w:r>
      <w:r w:rsidR="009B14FE">
        <w:rPr>
          <w:rtl/>
        </w:rPr>
        <w:t>:</w:t>
      </w:r>
    </w:p>
    <w:p w14:paraId="026FAAFA" w14:textId="37DC1FD7" w:rsidR="005175F4" w:rsidRPr="000528DA" w:rsidRDefault="005175F4" w:rsidP="000528DA">
      <w:pPr>
        <w:rPr>
          <w:rtl/>
        </w:rPr>
      </w:pPr>
      <w:r w:rsidRPr="000528DA">
        <w:rPr>
          <w:rtl/>
        </w:rPr>
        <w:t>דקלס</w:t>
      </w:r>
      <w:r w:rsidR="00EC5D67" w:rsidRPr="000528DA">
        <w:rPr>
          <w:rFonts w:hint="cs"/>
          <w:rtl/>
        </w:rPr>
        <w:t>ו</w:t>
      </w:r>
      <w:r w:rsidRPr="000528DA">
        <w:rPr>
          <w:rtl/>
        </w:rPr>
        <w:t xml:space="preserve"> </w:t>
      </w:r>
      <w:r w:rsidRPr="00E34F28">
        <w:rPr>
          <w:rStyle w:val="afffff9"/>
          <w:rtl/>
        </w:rPr>
        <w:t>שמואל</w:t>
      </w:r>
      <w:r w:rsidRPr="000528DA">
        <w:rPr>
          <w:rtl/>
        </w:rPr>
        <w:t xml:space="preserve"> </w:t>
      </w:r>
      <w:r w:rsidRPr="00E34F28">
        <w:rPr>
          <w:rStyle w:val="afffff9"/>
          <w:rFonts w:hint="cs"/>
          <w:rtl/>
        </w:rPr>
        <w:t>לר"י</w:t>
      </w:r>
      <w:r w:rsidR="00627F77" w:rsidRPr="00E34F28">
        <w:rPr>
          <w:rStyle w:val="afffff9"/>
          <w:rFonts w:hint="cs"/>
          <w:rtl/>
        </w:rPr>
        <w:t>,</w:t>
      </w:r>
      <w:r w:rsidRPr="000528DA">
        <w:rPr>
          <w:rtl/>
        </w:rPr>
        <w:t xml:space="preserve"> </w:t>
      </w:r>
      <w:r w:rsidR="00C545E6" w:rsidRPr="00A10336">
        <w:rPr>
          <w:rStyle w:val="30"/>
          <w:rFonts w:hint="cs"/>
          <w:rtl/>
        </w:rPr>
        <w:t>הלכה</w:t>
      </w:r>
      <w:r w:rsidRPr="000528DA">
        <w:rPr>
          <w:rtl/>
        </w:rPr>
        <w:t xml:space="preserve"> </w:t>
      </w:r>
      <w:r w:rsidRPr="00A10336">
        <w:rPr>
          <w:rStyle w:val="30"/>
          <w:rtl/>
        </w:rPr>
        <w:t>כשמואל</w:t>
      </w:r>
      <w:r w:rsidR="007432BA" w:rsidRPr="00A10336">
        <w:rPr>
          <w:rStyle w:val="30"/>
          <w:rFonts w:hint="cs"/>
          <w:rtl/>
        </w:rPr>
        <w:t xml:space="preserve"> דשהכל</w:t>
      </w:r>
      <w:r w:rsidRPr="00A10336">
        <w:rPr>
          <w:rStyle w:val="30"/>
          <w:rtl/>
        </w:rPr>
        <w:t>.</w:t>
      </w:r>
    </w:p>
    <w:p w14:paraId="10FEDDB0" w14:textId="77777777" w:rsidR="00CC4FA9" w:rsidRPr="00E34F28" w:rsidRDefault="005175F4" w:rsidP="00F93971">
      <w:pPr>
        <w:pStyle w:val="afffffc"/>
        <w:rPr>
          <w:rtl/>
        </w:rPr>
      </w:pPr>
      <w:bookmarkStart w:id="1087" w:name="_Toc193636085"/>
      <w:bookmarkStart w:id="1088" w:name="_Toc216184694"/>
      <w:r w:rsidRPr="00F93971">
        <w:rPr>
          <w:rtl/>
        </w:rPr>
        <w:t>צלף של ערלה בחו</w:t>
      </w:r>
      <w:r w:rsidR="00351EF6" w:rsidRPr="00F93971">
        <w:rPr>
          <w:rFonts w:hint="cs"/>
          <w:rtl/>
        </w:rPr>
        <w:t>"ל</w:t>
      </w:r>
      <w:r w:rsidR="00351EF6" w:rsidRPr="00A10336">
        <w:rPr>
          <w:rStyle w:val="30"/>
          <w:rFonts w:hint="cs"/>
          <w:rtl/>
        </w:rPr>
        <w:t xml:space="preserve"> </w:t>
      </w:r>
      <w:r w:rsidR="00627F77" w:rsidRPr="00627F77">
        <w:rPr>
          <w:rFonts w:ascii="Fb Fontext" w:hAnsi="Fb Fontext" w:hint="cs"/>
          <w:sz w:val="14"/>
          <w:rtl/>
        </w:rPr>
        <w:t>מ</w:t>
      </w:r>
      <w:r w:rsidRPr="00627F77">
        <w:rPr>
          <w:rFonts w:ascii="Fb Fontext" w:hAnsi="Fb Fontext" w:hint="cs"/>
          <w:sz w:val="14"/>
          <w:rtl/>
        </w:rPr>
        <w:t>ד</w:t>
      </w:r>
      <w:r w:rsidR="00627F77" w:rsidRPr="00627F77">
        <w:rPr>
          <w:rFonts w:ascii="Fb Fontext" w:hAnsi="Fb Fontext" w:hint="cs"/>
          <w:sz w:val="14"/>
          <w:rtl/>
        </w:rPr>
        <w:t>ברי סופרים</w:t>
      </w:r>
      <w:bookmarkEnd w:id="1087"/>
      <w:bookmarkEnd w:id="1088"/>
    </w:p>
    <w:p w14:paraId="7D11D2BE" w14:textId="4C393413" w:rsidR="00A24328" w:rsidRDefault="00CC4FA9" w:rsidP="009A59D1">
      <w:pPr>
        <w:pStyle w:val="38"/>
        <w:framePr w:wrap="notBeside"/>
        <w:rPr>
          <w:rtl/>
        </w:rPr>
      </w:pPr>
      <w:r w:rsidRPr="00660D7A">
        <w:rPr>
          <w:rFonts w:hint="cs"/>
          <w:rtl/>
        </w:rPr>
        <w:t>רב</w:t>
      </w:r>
      <w:r w:rsidR="009B14FE">
        <w:rPr>
          <w:rFonts w:hint="cs"/>
          <w:rtl/>
        </w:rPr>
        <w:t>:</w:t>
      </w:r>
    </w:p>
    <w:p w14:paraId="1C8B6A81" w14:textId="2C0CAB3B" w:rsidR="00627F77" w:rsidRPr="000528DA" w:rsidRDefault="005175F4" w:rsidP="000528DA">
      <w:pPr>
        <w:rPr>
          <w:rtl/>
        </w:rPr>
      </w:pPr>
      <w:r w:rsidRPr="000528DA">
        <w:rPr>
          <w:rFonts w:ascii="Fb Fontext" w:hAnsi="Fb Fontext"/>
          <w:rtl/>
        </w:rPr>
        <w:t xml:space="preserve">זורק האביונות ואוכל </w:t>
      </w:r>
      <w:r w:rsidR="00351EF6" w:rsidRPr="000528DA">
        <w:rPr>
          <w:rFonts w:ascii="Fb Fontext" w:hAnsi="Fb Fontext" w:hint="cs"/>
          <w:rtl/>
        </w:rPr>
        <w:t>ה</w:t>
      </w:r>
      <w:r w:rsidRPr="000528DA">
        <w:rPr>
          <w:rFonts w:ascii="Fb Fontext" w:hAnsi="Fb Fontext"/>
          <w:rtl/>
        </w:rPr>
        <w:t>קפריסין</w:t>
      </w:r>
      <w:r w:rsidR="00627F77" w:rsidRPr="000528DA">
        <w:rPr>
          <w:rFonts w:ascii="Fb Fontext" w:hAnsi="Fb Fontext" w:hint="cs"/>
          <w:rtl/>
        </w:rPr>
        <w:t>,</w:t>
      </w:r>
      <w:r w:rsidRPr="000528DA">
        <w:rPr>
          <w:rFonts w:ascii="Fb Fontext" w:hAnsi="Fb Fontext"/>
          <w:rtl/>
        </w:rPr>
        <w:t xml:space="preserve"> </w:t>
      </w:r>
    </w:p>
    <w:p w14:paraId="28E2684E" w14:textId="5FBFADC3" w:rsidR="00A24328" w:rsidRDefault="005175F4" w:rsidP="009A59D1">
      <w:pPr>
        <w:pStyle w:val="38"/>
        <w:framePr w:wrap="notBeside"/>
        <w:rPr>
          <w:rtl/>
        </w:rPr>
      </w:pPr>
      <w:r>
        <w:rPr>
          <w:rFonts w:hint="cs"/>
          <w:rtl/>
        </w:rPr>
        <w:t xml:space="preserve">וה</w:t>
      </w:r>
      <w:del w:id="9001" w:author="עריכה מהאתר" w:date="2026-10-19T15:30:51Z">
        <w:r>
          <w:rPr>
            <w:rFonts w:hint="cs"/>
            <w:rtl/>
          </w:rPr>
          <w:delText xml:space="preserve">ך</w:delText>
        </w:r>
      </w:del>
      <w:ins w:id="9002" w:author="עריכה מהאתר" w:date="2026-10-19T15:30:51Z">
        <w:r>
          <w:rPr>
            <w:rFonts w:hint="cs"/>
            <w:rtl/>
          </w:rPr>
          <w:t xml:space="preserve">תנן</w:t>
        </w:r>
      </w:ins>
      <w:del w:id="9003" w:author="עריכה מהאתר" w:date="2026-10-19T15:30:51Z">
        <w:r>
          <w:rPr>
            <w:rFonts w:hint="cs"/>
            <w:rtl/>
          </w:rPr>
          <w:delText xml:space="preserve">:</w:delText>
        </w:r>
      </w:del>
    </w:p>
    <w:p w14:paraId="2B819EDF" w14:textId="2FCEBAD6" w:rsidR="00627F77" w:rsidRPr="000528DA" w:rsidRDefault="002D131B" w:rsidP="000528DA">
      <w:pPr>
        <w:rPr>
          <w:rtl/>
        </w:rPr>
      </w:pPr>
      <w:r w:rsidRPr="000528DA">
        <w:rPr>
          <w:rFonts w:hint="cs"/>
          <w:rtl/>
        </w:rPr>
        <w:t>ד</w:t>
      </w:r>
      <w:r w:rsidR="005175F4" w:rsidRPr="000528DA">
        <w:rPr>
          <w:rtl/>
        </w:rPr>
        <w:t xml:space="preserve">על האביונות ועל </w:t>
      </w:r>
      <w:r w:rsidR="005175F4" w:rsidRPr="00A10336">
        <w:rPr>
          <w:rStyle w:val="30"/>
          <w:rtl/>
        </w:rPr>
        <w:t>הקפריסין</w:t>
      </w:r>
      <w:r w:rsidR="005175F4" w:rsidRPr="000528DA">
        <w:rPr>
          <w:rtl/>
        </w:rPr>
        <w:t xml:space="preserve"> אומר בורא פרי העץ</w:t>
      </w:r>
      <w:r w:rsidR="005175F4" w:rsidRPr="000528DA">
        <w:rPr>
          <w:rFonts w:hint="cs"/>
          <w:rtl/>
        </w:rPr>
        <w:t xml:space="preserve"> </w:t>
      </w:r>
    </w:p>
    <w:p w14:paraId="6B6DAEE9" w14:textId="7B8141CF" w:rsidR="00A24328" w:rsidRDefault="00627F77" w:rsidP="009A59D1">
      <w:pPr>
        <w:pStyle w:val="38"/>
        <w:framePr w:wrap="notBeside"/>
        <w:rPr>
          <w:rtl/>
        </w:rPr>
      </w:pPr>
      <w:r w:rsidRPr="00660D7A">
        <w:rPr>
          <w:rFonts w:hint="cs"/>
          <w:rtl/>
        </w:rPr>
        <w:t xml:space="preserve">- </w:t>
      </w:r>
      <w:r w:rsidR="005175F4" w:rsidRPr="00660D7A">
        <w:rPr>
          <w:rFonts w:hint="cs"/>
          <w:rtl/>
        </w:rPr>
        <w:t>ס</w:t>
      </w:r>
      <w:r w:rsidR="005175F4" w:rsidRPr="00660D7A">
        <w:rPr>
          <w:rtl/>
        </w:rPr>
        <w:t>"</w:t>
      </w:r>
      <w:r w:rsidR="005175F4" w:rsidRPr="00660D7A">
        <w:rPr>
          <w:rFonts w:hint="cs"/>
          <w:rtl/>
        </w:rPr>
        <w:t>ל כר</w:t>
      </w:r>
      <w:r w:rsidR="005175F4" w:rsidRPr="00660D7A">
        <w:rPr>
          <w:rtl/>
        </w:rPr>
        <w:t>"</w:t>
      </w:r>
      <w:r w:rsidR="005175F4" w:rsidRPr="00660D7A">
        <w:rPr>
          <w:rFonts w:hint="cs"/>
          <w:rtl/>
        </w:rPr>
        <w:t>ע</w:t>
      </w:r>
      <w:r w:rsidR="009B14FE">
        <w:rPr>
          <w:rFonts w:hint="cs"/>
          <w:rtl/>
        </w:rPr>
        <w:t>:</w:t>
      </w:r>
    </w:p>
    <w:p w14:paraId="26B899D8" w14:textId="10C83388" w:rsidR="00627F77" w:rsidRPr="000528DA" w:rsidRDefault="005175F4" w:rsidP="000528DA">
      <w:pPr>
        <w:rPr>
          <w:rtl/>
        </w:rPr>
      </w:pPr>
      <w:r w:rsidRPr="000528DA">
        <w:rPr>
          <w:rFonts w:hint="cs"/>
          <w:rtl/>
        </w:rPr>
        <w:t xml:space="preserve">דאין מתעשר אלא אביונות בלבד שהוא פרי, </w:t>
      </w:r>
    </w:p>
    <w:p w14:paraId="3C74DB8C" w14:textId="68DDC951" w:rsidR="00A24328" w:rsidRDefault="005175F4" w:rsidP="009A59D1">
      <w:pPr>
        <w:pStyle w:val="38"/>
        <w:framePr w:wrap="notBeside"/>
        <w:rPr>
          <w:rtl/>
        </w:rPr>
      </w:pPr>
      <w:r w:rsidRPr="00660D7A">
        <w:rPr>
          <w:rFonts w:hint="cs"/>
          <w:rtl/>
        </w:rPr>
        <w:t>ולא כר</w:t>
      </w:r>
      <w:r w:rsidRPr="00660D7A">
        <w:rPr>
          <w:rtl/>
        </w:rPr>
        <w:t>"</w:t>
      </w:r>
      <w:r w:rsidRPr="00660D7A">
        <w:rPr>
          <w:rFonts w:hint="cs"/>
          <w:rtl/>
        </w:rPr>
        <w:t>א</w:t>
      </w:r>
      <w:r w:rsidR="009B14FE">
        <w:rPr>
          <w:rFonts w:hint="cs"/>
          <w:rtl/>
        </w:rPr>
        <w:t>:</w:t>
      </w:r>
    </w:p>
    <w:p w14:paraId="12F2BC3A" w14:textId="69DC1DEC" w:rsidR="005175F4" w:rsidRPr="000528DA" w:rsidRDefault="005175F4" w:rsidP="000528DA">
      <w:pPr>
        <w:rPr>
          <w:rtl/>
        </w:rPr>
      </w:pPr>
      <w:r w:rsidRPr="000528DA">
        <w:rPr>
          <w:rFonts w:hint="cs"/>
          <w:rtl/>
        </w:rPr>
        <w:t>דמתעשר תמרות ואביונות וקפריסין</w:t>
      </w:r>
      <w:r w:rsidR="00351EF6" w:rsidRPr="000528DA">
        <w:rPr>
          <w:rFonts w:hint="cs"/>
          <w:rtl/>
        </w:rPr>
        <w:t xml:space="preserve">, </w:t>
      </w:r>
    </w:p>
    <w:p w14:paraId="1F5E2FEF" w14:textId="353D857C" w:rsidR="00A24328" w:rsidRDefault="005175F4" w:rsidP="009A59D1">
      <w:pPr>
        <w:pStyle w:val="38"/>
        <w:framePr w:wrap="notBeside"/>
        <w:rPr>
          <w:rtl/>
        </w:rPr>
      </w:pPr>
      <w:r w:rsidRPr="00660D7A">
        <w:rPr>
          <w:rFonts w:hint="cs"/>
          <w:rtl/>
        </w:rPr>
        <w:t>ולא אמרי</w:t>
      </w:r>
      <w:r w:rsidRPr="00660D7A">
        <w:rPr>
          <w:rtl/>
        </w:rPr>
        <w:t>'</w:t>
      </w:r>
      <w:r w:rsidR="009B14FE">
        <w:rPr>
          <w:rFonts w:hint="cs"/>
          <w:rtl/>
        </w:rPr>
        <w:t>:</w:t>
      </w:r>
    </w:p>
    <w:p w14:paraId="052BBEDC" w14:textId="6A176A84" w:rsidR="00627F77" w:rsidRPr="000528DA" w:rsidRDefault="005175F4" w:rsidP="000528DA">
      <w:pPr>
        <w:rPr>
          <w:rtl/>
        </w:rPr>
      </w:pPr>
      <w:r w:rsidRPr="000528DA">
        <w:rPr>
          <w:rFonts w:hint="cs"/>
          <w:rtl/>
        </w:rPr>
        <w:t xml:space="preserve">דהלכה </w:t>
      </w:r>
      <w:r w:rsidRPr="00E34F28">
        <w:rPr>
          <w:rStyle w:val="afffff9"/>
          <w:rFonts w:hint="cs"/>
          <w:rtl/>
        </w:rPr>
        <w:t>כר</w:t>
      </w:r>
      <w:r w:rsidRPr="00E34F28">
        <w:rPr>
          <w:rStyle w:val="afffff9"/>
          <w:rtl/>
        </w:rPr>
        <w:t>"</w:t>
      </w:r>
      <w:r w:rsidRPr="00E34F28">
        <w:rPr>
          <w:rStyle w:val="afffff9"/>
          <w:rFonts w:hint="cs"/>
          <w:rtl/>
        </w:rPr>
        <w:t>ע</w:t>
      </w:r>
      <w:r w:rsidRPr="000528DA">
        <w:rPr>
          <w:rFonts w:hint="cs"/>
          <w:rtl/>
        </w:rPr>
        <w:t xml:space="preserve"> דהו</w:t>
      </w:r>
      <w:r w:rsidRPr="000528DA">
        <w:rPr>
          <w:rtl/>
        </w:rPr>
        <w:t>"</w:t>
      </w:r>
      <w:r w:rsidRPr="000528DA">
        <w:rPr>
          <w:rFonts w:hint="cs"/>
          <w:rtl/>
        </w:rPr>
        <w:t>א אפי</w:t>
      </w:r>
      <w:r w:rsidRPr="000528DA">
        <w:rPr>
          <w:rtl/>
        </w:rPr>
        <w:t>'</w:t>
      </w:r>
      <w:r w:rsidRPr="000528DA">
        <w:rPr>
          <w:rFonts w:hint="cs"/>
          <w:rtl/>
        </w:rPr>
        <w:t xml:space="preserve"> בארץ</w:t>
      </w:r>
      <w:r w:rsidR="00627F77" w:rsidRPr="000528DA">
        <w:rPr>
          <w:rFonts w:hint="cs"/>
          <w:rtl/>
        </w:rPr>
        <w:t>,</w:t>
      </w:r>
      <w:r w:rsidRPr="000528DA">
        <w:rPr>
          <w:rFonts w:hint="cs"/>
          <w:rtl/>
        </w:rPr>
        <w:t xml:space="preserve"> </w:t>
      </w:r>
    </w:p>
    <w:p w14:paraId="6B2F888C" w14:textId="77777777" w:rsidR="00A24328" w:rsidRDefault="005175F4" w:rsidP="009A59D1">
      <w:pPr>
        <w:pStyle w:val="38"/>
        <w:framePr w:wrap="notBeside"/>
        <w:rPr>
          <w:rtl/>
        </w:rPr>
      </w:pPr>
      <w:r w:rsidRPr="00660D7A">
        <w:rPr>
          <w:rFonts w:hint="cs"/>
          <w:rtl/>
        </w:rPr>
        <w:t>קמ</w:t>
      </w:r>
      <w:r w:rsidRPr="00660D7A">
        <w:rPr>
          <w:rtl/>
        </w:rPr>
        <w:t>"</w:t>
      </w:r>
      <w:r w:rsidRPr="00660D7A">
        <w:rPr>
          <w:rFonts w:hint="cs"/>
          <w:rtl/>
        </w:rPr>
        <w:t>ל</w:t>
      </w:r>
      <w:r w:rsidR="00A24328">
        <w:rPr>
          <w:rtl/>
        </w:rPr>
        <w:t>:</w:t>
      </w:r>
    </w:p>
    <w:p w14:paraId="12CB5828" w14:textId="7B619F77" w:rsidR="00F93971" w:rsidRPr="000528DA" w:rsidRDefault="005175F4" w:rsidP="000528DA">
      <w:pPr>
        <w:rPr>
          <w:rtl/>
        </w:rPr>
      </w:pPr>
      <w:r w:rsidRPr="000528DA">
        <w:rPr>
          <w:rFonts w:hint="cs"/>
          <w:rtl/>
        </w:rPr>
        <w:t>ד</w:t>
      </w:r>
      <w:r w:rsidRPr="000528DA">
        <w:rPr>
          <w:rtl/>
        </w:rPr>
        <w:t>כל המיקל בארץ הלכה כמותו בחו</w:t>
      </w:r>
      <w:r w:rsidRPr="000528DA">
        <w:rPr>
          <w:rFonts w:hint="cs"/>
          <w:rtl/>
        </w:rPr>
        <w:t>"ל אבל לא בארץ</w:t>
      </w:r>
    </w:p>
    <w:p w14:paraId="35415E27" w14:textId="6D0BACC2" w:rsidR="00A24328" w:rsidRDefault="005175F4" w:rsidP="009A59D1">
      <w:pPr>
        <w:pStyle w:val="38"/>
        <w:framePr w:wrap="notBeside"/>
        <w:rPr>
          <w:rtl/>
        </w:rPr>
      </w:pPr>
      <w:r w:rsidRPr="00660D7A">
        <w:rPr>
          <w:rFonts w:hint="cs"/>
          <w:rtl/>
        </w:rPr>
        <w:t>דא</w:t>
      </w:r>
      <w:r w:rsidRPr="00660D7A">
        <w:rPr>
          <w:rtl/>
        </w:rPr>
        <w:t>"</w:t>
      </w:r>
      <w:r w:rsidRPr="00660D7A">
        <w:rPr>
          <w:rFonts w:hint="cs"/>
          <w:rtl/>
        </w:rPr>
        <w:t>ה</w:t>
      </w:r>
      <w:r w:rsidR="00A24328">
        <w:rPr>
          <w:rtl/>
        </w:rPr>
        <w:t>:</w:t>
      </w:r>
    </w:p>
    <w:p w14:paraId="4A66C05D" w14:textId="1996477E" w:rsidR="00F64167" w:rsidRDefault="005175F4" w:rsidP="000528DA">
      <w:pPr>
        <w:rPr>
          <w:rtl/>
        </w:rPr>
      </w:pPr>
      <w:r w:rsidRPr="000528DA">
        <w:rPr>
          <w:rFonts w:hint="cs"/>
          <w:rtl/>
        </w:rPr>
        <w:t>ס</w:t>
      </w:r>
      <w:r w:rsidRPr="000528DA">
        <w:rPr>
          <w:rtl/>
        </w:rPr>
        <w:t>"</w:t>
      </w:r>
      <w:r w:rsidRPr="000528DA">
        <w:rPr>
          <w:rFonts w:hint="cs"/>
          <w:rtl/>
        </w:rPr>
        <w:t xml:space="preserve">ד </w:t>
      </w:r>
      <w:r w:rsidRPr="000528DA">
        <w:rPr>
          <w:rtl/>
        </w:rPr>
        <w:t>ה"מ</w:t>
      </w:r>
      <w:r w:rsidRPr="000528DA">
        <w:rPr>
          <w:rFonts w:hint="cs"/>
          <w:rtl/>
        </w:rPr>
        <w:t xml:space="preserve"> ג</w:t>
      </w:r>
      <w:r w:rsidRPr="000528DA">
        <w:rPr>
          <w:rtl/>
        </w:rPr>
        <w:t>בי מעשר אילן, דבארץ גופא מדרבנן,</w:t>
      </w:r>
      <w:r w:rsidR="00351EF6" w:rsidRPr="000528DA">
        <w:rPr>
          <w:rFonts w:hint="cs"/>
          <w:rtl/>
        </w:rPr>
        <w:t xml:space="preserve"> </w:t>
      </w:r>
      <w:r w:rsidRPr="000528DA">
        <w:rPr>
          <w:rtl/>
        </w:rPr>
        <w:t xml:space="preserve">אבל גבי ערלה דבארץ מדאורייתא אימא </w:t>
      </w:r>
      <w:r w:rsidRPr="000528DA">
        <w:rPr>
          <w:rFonts w:hint="cs"/>
          <w:rtl/>
        </w:rPr>
        <w:t>בחו</w:t>
      </w:r>
      <w:r w:rsidRPr="000528DA">
        <w:rPr>
          <w:rtl/>
        </w:rPr>
        <w:t>"</w:t>
      </w:r>
      <w:r w:rsidRPr="000528DA">
        <w:rPr>
          <w:rFonts w:hint="cs"/>
          <w:rtl/>
        </w:rPr>
        <w:t>ל נמי נגזור קמ</w:t>
      </w:r>
      <w:r w:rsidRPr="000528DA">
        <w:rPr>
          <w:rtl/>
        </w:rPr>
        <w:t>"</w:t>
      </w:r>
      <w:r w:rsidRPr="000528DA">
        <w:rPr>
          <w:rFonts w:hint="cs"/>
          <w:rtl/>
        </w:rPr>
        <w:t>ל</w:t>
      </w:r>
    </w:p>
    <w:p w14:paraId="6C9A7F59" w14:textId="5A174960" w:rsidR="00F93971" w:rsidRPr="00E34F28" w:rsidRDefault="00683C59" w:rsidP="00F93971">
      <w:pPr>
        <w:pStyle w:val="afffa"/>
        <w:rPr>
          <w:rtl/>
        </w:rPr>
      </w:pPr>
      <w:r>
        <w:rPr>
          <w:rFonts w:hint="cs"/>
          <w:rtl/>
        </w:rPr>
        <w:t>***</w:t>
      </w:r>
    </w:p>
    <w:p w14:paraId="6A44CA2F" w14:textId="77777777" w:rsidR="00A24328" w:rsidRDefault="00351EF6" w:rsidP="009A59D1">
      <w:pPr>
        <w:pStyle w:val="38"/>
        <w:framePr w:wrap="notBeside"/>
        <w:rPr>
          <w:rtl/>
        </w:rPr>
      </w:pPr>
      <w:r w:rsidRPr="00660D7A">
        <w:rPr>
          <w:rFonts w:hint="cs"/>
          <w:rtl/>
        </w:rPr>
        <w:t>מבר</w:t>
      </w:r>
      <w:r w:rsidR="00AE16FF" w:rsidRPr="00660D7A">
        <w:rPr>
          <w:rtl/>
        </w:rPr>
        <w:t>"</w:t>
      </w:r>
      <w:r w:rsidRPr="00660D7A">
        <w:rPr>
          <w:rFonts w:hint="cs"/>
          <w:rtl/>
        </w:rPr>
        <w:t>א</w:t>
      </w:r>
      <w:r w:rsidR="00A24328">
        <w:rPr>
          <w:rtl/>
        </w:rPr>
        <w:t>:</w:t>
      </w:r>
    </w:p>
    <w:p w14:paraId="269EE14B" w14:textId="27C5CC8B" w:rsidR="00F93971" w:rsidRPr="000528DA" w:rsidRDefault="00CC4FA9" w:rsidP="00CF550F">
      <w:pPr>
        <w:rPr>
          <w:rtl/>
        </w:rPr>
      </w:pPr>
      <w:bookmarkStart w:id="1089" w:name="_Toc193636086"/>
      <w:bookmarkStart w:id="1090" w:name="_Toc216184695"/>
      <w:r w:rsidRPr="00A10336">
        <w:rPr>
          <w:rStyle w:val="30"/>
          <w:rFonts w:hint="cs"/>
          <w:rtl/>
        </w:rPr>
        <w:t>ז</w:t>
      </w:r>
      <w:r w:rsidR="005175F4" w:rsidRPr="00A10336">
        <w:rPr>
          <w:rStyle w:val="30"/>
          <w:rFonts w:hint="cs"/>
          <w:rtl/>
        </w:rPr>
        <w:t xml:space="preserve">רק </w:t>
      </w:r>
      <w:r w:rsidR="00351EF6" w:rsidRPr="00A10336">
        <w:rPr>
          <w:rStyle w:val="30"/>
          <w:rtl/>
        </w:rPr>
        <w:t>אביונות ואכ</w:t>
      </w:r>
      <w:r w:rsidR="005175F4" w:rsidRPr="00A10336">
        <w:rPr>
          <w:rStyle w:val="30"/>
          <w:rtl/>
        </w:rPr>
        <w:t>ל קפריסין</w:t>
      </w:r>
      <w:bookmarkEnd w:id="1089"/>
      <w:bookmarkEnd w:id="1090"/>
      <w:r w:rsidR="005175F4" w:rsidRPr="000528DA">
        <w:rPr>
          <w:rFonts w:ascii="Fb Fontext" w:hAnsi="Fb Fontext"/>
          <w:rtl/>
        </w:rPr>
        <w:t>.</w:t>
      </w:r>
    </w:p>
    <w:p w14:paraId="2E376BF8" w14:textId="1346DAD2" w:rsidR="00A24328" w:rsidRDefault="005175F4" w:rsidP="009A59D1">
      <w:pPr>
        <w:pStyle w:val="38"/>
        <w:framePr w:wrap="notBeside"/>
        <w:rPr>
          <w:rtl/>
        </w:rPr>
      </w:pPr>
      <w:r w:rsidRPr="00660D7A">
        <w:rPr>
          <w:rFonts w:hint="cs"/>
          <w:rtl/>
        </w:rPr>
        <w:t xml:space="preserve">שאלו </w:t>
      </w:r>
      <w:r w:rsidR="007432BA" w:rsidRPr="00660D7A">
        <w:rPr>
          <w:rFonts w:hint="cs"/>
          <w:rtl/>
        </w:rPr>
        <w:t>רבינא</w:t>
      </w:r>
      <w:r w:rsidR="009B14FE">
        <w:rPr>
          <w:rFonts w:hint="cs"/>
          <w:rtl/>
        </w:rPr>
        <w:t>:</w:t>
      </w:r>
    </w:p>
    <w:p w14:paraId="4BE921BE" w14:textId="0A13A1EB" w:rsidR="001B7040" w:rsidRPr="000528DA" w:rsidRDefault="005175F4" w:rsidP="000528DA">
      <w:pPr>
        <w:rPr>
          <w:rtl/>
        </w:rPr>
      </w:pPr>
      <w:r w:rsidRPr="000528DA">
        <w:rPr>
          <w:rFonts w:hint="cs"/>
          <w:rtl/>
        </w:rPr>
        <w:t xml:space="preserve">אם נוהג </w:t>
      </w:r>
      <w:r w:rsidRPr="00E34F28">
        <w:rPr>
          <w:rStyle w:val="afffff9"/>
          <w:rFonts w:hint="cs"/>
          <w:rtl/>
        </w:rPr>
        <w:t>כר</w:t>
      </w:r>
      <w:r w:rsidRPr="00E34F28">
        <w:rPr>
          <w:rStyle w:val="afffff9"/>
          <w:rtl/>
        </w:rPr>
        <w:t>"</w:t>
      </w:r>
      <w:r w:rsidRPr="00E34F28">
        <w:rPr>
          <w:rStyle w:val="afffff9"/>
          <w:rFonts w:hint="cs"/>
          <w:rtl/>
        </w:rPr>
        <w:t>ע</w:t>
      </w:r>
      <w:r w:rsidRPr="000528DA">
        <w:rPr>
          <w:rFonts w:hint="cs"/>
          <w:rtl/>
        </w:rPr>
        <w:t xml:space="preserve"> דמיקל, ולמה לא </w:t>
      </w:r>
      <w:r w:rsidRPr="00E34F28">
        <w:rPr>
          <w:rStyle w:val="afffff9"/>
          <w:rFonts w:hint="cs"/>
          <w:rtl/>
        </w:rPr>
        <w:t>כב</w:t>
      </w:r>
      <w:r w:rsidRPr="00E34F28">
        <w:rPr>
          <w:rStyle w:val="afffff9"/>
          <w:rtl/>
        </w:rPr>
        <w:t>"</w:t>
      </w:r>
      <w:r w:rsidRPr="00E34F28">
        <w:rPr>
          <w:rStyle w:val="afffff9"/>
          <w:rFonts w:hint="cs"/>
          <w:rtl/>
        </w:rPr>
        <w:t>ש</w:t>
      </w:r>
      <w:r w:rsidRPr="000528DA">
        <w:rPr>
          <w:rFonts w:hint="cs"/>
          <w:rtl/>
        </w:rPr>
        <w:t xml:space="preserve"> דמקילים טפי</w:t>
      </w:r>
      <w:r w:rsidR="00351EF6" w:rsidRPr="000528DA">
        <w:rPr>
          <w:rFonts w:hint="cs"/>
          <w:rtl/>
        </w:rPr>
        <w:t xml:space="preserve">, </w:t>
      </w:r>
    </w:p>
    <w:p w14:paraId="74B2E133" w14:textId="6E1C78FE" w:rsidR="001B7040" w:rsidRPr="000528DA" w:rsidRDefault="005175F4" w:rsidP="000528DA">
      <w:pPr>
        <w:rPr>
          <w:rtl/>
        </w:rPr>
      </w:pPr>
      <w:r w:rsidRPr="000528DA">
        <w:rPr>
          <w:rFonts w:hint="cs"/>
          <w:rtl/>
        </w:rPr>
        <w:t>ד</w:t>
      </w:r>
      <w:r w:rsidRPr="00A10336">
        <w:rPr>
          <w:rStyle w:val="30"/>
          <w:rFonts w:hint="cs"/>
          <w:rtl/>
        </w:rPr>
        <w:t>צלף</w:t>
      </w:r>
      <w:r w:rsidRPr="000528DA">
        <w:rPr>
          <w:rFonts w:hint="cs"/>
          <w:rtl/>
        </w:rPr>
        <w:t xml:space="preserve"> </w:t>
      </w:r>
      <w:r w:rsidRPr="00E34F28">
        <w:rPr>
          <w:rStyle w:val="afffff9"/>
          <w:rFonts w:hint="cs"/>
          <w:rtl/>
        </w:rPr>
        <w:t>לב</w:t>
      </w:r>
      <w:r w:rsidRPr="00E34F28">
        <w:rPr>
          <w:rStyle w:val="afffff9"/>
          <w:rtl/>
        </w:rPr>
        <w:t>"</w:t>
      </w:r>
      <w:r w:rsidRPr="00E34F28">
        <w:rPr>
          <w:rStyle w:val="afffff9"/>
          <w:rFonts w:hint="cs"/>
          <w:rtl/>
        </w:rPr>
        <w:t>ש</w:t>
      </w:r>
      <w:r w:rsidRPr="000528DA">
        <w:rPr>
          <w:rFonts w:hint="cs"/>
          <w:rtl/>
        </w:rPr>
        <w:t xml:space="preserve"> </w:t>
      </w:r>
      <w:r w:rsidRPr="00A10336">
        <w:rPr>
          <w:rStyle w:val="30"/>
          <w:rFonts w:hint="cs"/>
          <w:rtl/>
        </w:rPr>
        <w:t>כלאים בכרם,</w:t>
      </w:r>
      <w:r w:rsidRPr="000528DA">
        <w:rPr>
          <w:rFonts w:hint="cs"/>
          <w:rtl/>
        </w:rPr>
        <w:t xml:space="preserve"> </w:t>
      </w:r>
      <w:r w:rsidRPr="00E34F28">
        <w:rPr>
          <w:rStyle w:val="afffff9"/>
          <w:rFonts w:hint="cs"/>
          <w:rtl/>
        </w:rPr>
        <w:t>ולב</w:t>
      </w:r>
      <w:r w:rsidRPr="00E34F28">
        <w:rPr>
          <w:rStyle w:val="afffff9"/>
          <w:rtl/>
        </w:rPr>
        <w:t>"</w:t>
      </w:r>
      <w:r w:rsidRPr="00E34F28">
        <w:rPr>
          <w:rStyle w:val="afffff9"/>
          <w:rFonts w:hint="cs"/>
          <w:rtl/>
        </w:rPr>
        <w:t>ה</w:t>
      </w:r>
      <w:r w:rsidRPr="000528DA">
        <w:rPr>
          <w:rFonts w:hint="cs"/>
          <w:rtl/>
        </w:rPr>
        <w:t xml:space="preserve"> אין כלאים בכרם, </w:t>
      </w:r>
      <w:r w:rsidR="00F93971" w:rsidRPr="000528DA">
        <w:rPr>
          <w:rFonts w:hint="cs"/>
          <w:rtl/>
        </w:rPr>
        <w:t xml:space="preserve">ושניהם </w:t>
      </w:r>
      <w:r w:rsidRPr="000528DA">
        <w:rPr>
          <w:rFonts w:hint="cs"/>
          <w:rtl/>
        </w:rPr>
        <w:t>מודים דחייב בערלה.</w:t>
      </w:r>
      <w:r w:rsidR="00F93971" w:rsidRPr="000528DA">
        <w:rPr>
          <w:rFonts w:hint="cs"/>
          <w:rtl/>
        </w:rPr>
        <w:t xml:space="preserve"> </w:t>
      </w:r>
      <w:r w:rsidRPr="00E34F28">
        <w:rPr>
          <w:rStyle w:val="afffff9"/>
          <w:rFonts w:hint="cs"/>
          <w:rtl/>
        </w:rPr>
        <w:t>לב</w:t>
      </w:r>
      <w:r w:rsidRPr="00E34F28">
        <w:rPr>
          <w:rStyle w:val="afffff9"/>
          <w:rtl/>
        </w:rPr>
        <w:t>"</w:t>
      </w:r>
      <w:r w:rsidRPr="00E34F28">
        <w:rPr>
          <w:rStyle w:val="afffff9"/>
          <w:rFonts w:hint="cs"/>
          <w:rtl/>
        </w:rPr>
        <w:t>ש</w:t>
      </w:r>
      <w:r w:rsidRPr="000528DA">
        <w:rPr>
          <w:rFonts w:hint="cs"/>
          <w:rtl/>
        </w:rPr>
        <w:t xml:space="preserve"> אין כלאיים ו</w:t>
      </w:r>
      <w:r w:rsidR="00351EF6" w:rsidRPr="000528DA">
        <w:rPr>
          <w:rFonts w:hint="cs"/>
          <w:rtl/>
        </w:rPr>
        <w:t>אפי'</w:t>
      </w:r>
      <w:r w:rsidRPr="000528DA">
        <w:rPr>
          <w:rFonts w:hint="cs"/>
          <w:rtl/>
        </w:rPr>
        <w:t xml:space="preserve"> מין אילן </w:t>
      </w:r>
      <w:r w:rsidR="00351EF6" w:rsidRPr="000528DA">
        <w:rPr>
          <w:rFonts w:hint="cs"/>
          <w:rtl/>
        </w:rPr>
        <w:t>דספק</w:t>
      </w:r>
      <w:r w:rsidRPr="000528DA">
        <w:rPr>
          <w:rFonts w:hint="cs"/>
          <w:rtl/>
        </w:rPr>
        <w:t xml:space="preserve"> ונקיט לחומרא,</w:t>
      </w:r>
      <w:r w:rsidR="00351EF6" w:rsidRPr="000528DA">
        <w:rPr>
          <w:rFonts w:hint="cs"/>
          <w:rtl/>
        </w:rPr>
        <w:t xml:space="preserve"> </w:t>
      </w:r>
      <w:r w:rsidRPr="000528DA">
        <w:rPr>
          <w:rFonts w:hint="cs"/>
          <w:rtl/>
        </w:rPr>
        <w:t>וא</w:t>
      </w:r>
      <w:r w:rsidRPr="000528DA">
        <w:rPr>
          <w:rtl/>
        </w:rPr>
        <w:t>"</w:t>
      </w:r>
      <w:r w:rsidRPr="000528DA">
        <w:rPr>
          <w:rFonts w:hint="cs"/>
          <w:rtl/>
        </w:rPr>
        <w:t>כ ספק ערלה בא</w:t>
      </w:r>
      <w:r w:rsidRPr="000528DA">
        <w:rPr>
          <w:rtl/>
        </w:rPr>
        <w:t>"</w:t>
      </w:r>
      <w:r w:rsidRPr="000528DA">
        <w:rPr>
          <w:rFonts w:hint="cs"/>
          <w:rtl/>
        </w:rPr>
        <w:t>י אסור, בסוריא מותר, ובחו</w:t>
      </w:r>
      <w:r w:rsidRPr="000528DA">
        <w:rPr>
          <w:rtl/>
        </w:rPr>
        <w:t>"</w:t>
      </w:r>
      <w:r w:rsidRPr="000528DA">
        <w:rPr>
          <w:rFonts w:hint="cs"/>
          <w:rtl/>
        </w:rPr>
        <w:t>ל יורד ולוקח, ובלבד שלא יראנו וכו</w:t>
      </w:r>
      <w:r w:rsidRPr="000528DA">
        <w:rPr>
          <w:rtl/>
        </w:rPr>
        <w:t>'</w:t>
      </w:r>
      <w:r w:rsidR="00351EF6" w:rsidRPr="000528DA">
        <w:rPr>
          <w:rFonts w:hint="cs"/>
          <w:rtl/>
        </w:rPr>
        <w:t xml:space="preserve"> </w:t>
      </w:r>
    </w:p>
    <w:p w14:paraId="70080B3D" w14:textId="22614066" w:rsidR="00A24328" w:rsidRDefault="005175F4" w:rsidP="009A59D1">
      <w:pPr>
        <w:pStyle w:val="38"/>
        <w:framePr w:wrap="notBeside"/>
        <w:rPr>
          <w:rtl/>
        </w:rPr>
      </w:pPr>
      <w:r w:rsidRPr="00660D7A">
        <w:rPr>
          <w:rFonts w:hint="cs"/>
          <w:rtl/>
        </w:rPr>
        <w:t>וענהו</w:t>
      </w:r>
      <w:r w:rsidR="009B14FE">
        <w:rPr>
          <w:rFonts w:hint="cs"/>
          <w:rtl/>
        </w:rPr>
        <w:t>:</w:t>
      </w:r>
    </w:p>
    <w:p w14:paraId="0D765FDC" w14:textId="1F35DA65" w:rsidR="005175F4" w:rsidRPr="000528DA" w:rsidRDefault="005175F4" w:rsidP="000528DA">
      <w:pPr>
        <w:rPr>
          <w:rtl/>
        </w:rPr>
      </w:pPr>
      <w:r w:rsidRPr="00E34F28">
        <w:rPr>
          <w:rStyle w:val="afffff9"/>
          <w:rFonts w:hint="cs"/>
          <w:rtl/>
        </w:rPr>
        <w:t>דר</w:t>
      </w:r>
      <w:r w:rsidRPr="00E34F28">
        <w:rPr>
          <w:rStyle w:val="afffff9"/>
          <w:rtl/>
        </w:rPr>
        <w:t>"</w:t>
      </w:r>
      <w:r w:rsidRPr="00E34F28">
        <w:rPr>
          <w:rStyle w:val="afffff9"/>
          <w:rFonts w:hint="cs"/>
          <w:rtl/>
        </w:rPr>
        <w:t>ע במקום ר</w:t>
      </w:r>
      <w:r w:rsidRPr="00E34F28">
        <w:rPr>
          <w:rStyle w:val="afffff9"/>
          <w:rtl/>
        </w:rPr>
        <w:t>"</w:t>
      </w:r>
      <w:r w:rsidRPr="00E34F28">
        <w:rPr>
          <w:rStyle w:val="afffff9"/>
          <w:rFonts w:hint="cs"/>
          <w:rtl/>
        </w:rPr>
        <w:t>א נוהגים כר</w:t>
      </w:r>
      <w:r w:rsidRPr="00E34F28">
        <w:rPr>
          <w:rStyle w:val="afffff9"/>
          <w:rtl/>
        </w:rPr>
        <w:t>"</w:t>
      </w:r>
      <w:r w:rsidRPr="00E34F28">
        <w:rPr>
          <w:rStyle w:val="afffff9"/>
          <w:rFonts w:hint="cs"/>
          <w:rtl/>
        </w:rPr>
        <w:t>ע,</w:t>
      </w:r>
      <w:r w:rsidRPr="000528DA">
        <w:rPr>
          <w:rFonts w:hint="cs"/>
          <w:rtl/>
        </w:rPr>
        <w:t xml:space="preserve"> </w:t>
      </w:r>
      <w:r w:rsidRPr="00E34F28">
        <w:rPr>
          <w:rStyle w:val="afffff9"/>
          <w:rFonts w:hint="cs"/>
          <w:rtl/>
        </w:rPr>
        <w:t>וב</w:t>
      </w:r>
      <w:r w:rsidRPr="00E34F28">
        <w:rPr>
          <w:rStyle w:val="afffff9"/>
          <w:rtl/>
        </w:rPr>
        <w:t>"</w:t>
      </w:r>
      <w:r w:rsidRPr="00E34F28">
        <w:rPr>
          <w:rStyle w:val="afffff9"/>
          <w:rFonts w:hint="cs"/>
          <w:rtl/>
        </w:rPr>
        <w:t>ש</w:t>
      </w:r>
      <w:r w:rsidRPr="000528DA">
        <w:rPr>
          <w:rFonts w:hint="cs"/>
          <w:rtl/>
        </w:rPr>
        <w:t xml:space="preserve"> </w:t>
      </w:r>
      <w:r w:rsidRPr="00E34F28">
        <w:rPr>
          <w:rStyle w:val="afffff9"/>
          <w:rFonts w:hint="cs"/>
          <w:rtl/>
        </w:rPr>
        <w:t>במקום ב</w:t>
      </w:r>
      <w:r w:rsidRPr="00E34F28">
        <w:rPr>
          <w:rStyle w:val="afffff9"/>
          <w:rtl/>
        </w:rPr>
        <w:t>"</w:t>
      </w:r>
      <w:r w:rsidRPr="00E34F28">
        <w:rPr>
          <w:rStyle w:val="afffff9"/>
          <w:rFonts w:hint="cs"/>
          <w:rtl/>
        </w:rPr>
        <w:t>ה אינה מש</w:t>
      </w:r>
      <w:r w:rsidRPr="00E34F28">
        <w:rPr>
          <w:rStyle w:val="afffff9"/>
          <w:rtl/>
        </w:rPr>
        <w:t>נה</w:t>
      </w:r>
      <w:r w:rsidRPr="000528DA">
        <w:rPr>
          <w:rtl/>
        </w:rPr>
        <w:t>.</w:t>
      </w:r>
    </w:p>
    <w:p w14:paraId="5286AB3A" w14:textId="2B0EE860" w:rsidR="00A24328" w:rsidRDefault="005175F4" w:rsidP="009A59D1">
      <w:pPr>
        <w:pStyle w:val="38"/>
        <w:framePr w:wrap="notBeside"/>
        <w:rPr>
          <w:rtl/>
        </w:rPr>
      </w:pPr>
      <w:r w:rsidRPr="00660D7A">
        <w:rPr>
          <w:rFonts w:hint="cs"/>
          <w:rtl/>
        </w:rPr>
        <w:t>ולא פטרי'</w:t>
      </w:r>
      <w:r w:rsidR="009B14FE">
        <w:rPr>
          <w:rFonts w:hint="cs"/>
          <w:rtl/>
        </w:rPr>
        <w:t>:</w:t>
      </w:r>
    </w:p>
    <w:p w14:paraId="114837FE" w14:textId="7FA405FD" w:rsidR="001B7040" w:rsidRPr="000528DA" w:rsidRDefault="005175F4" w:rsidP="000528DA">
      <w:pPr>
        <w:rPr>
          <w:rtl/>
        </w:rPr>
      </w:pPr>
      <w:r w:rsidRPr="000528DA">
        <w:rPr>
          <w:rFonts w:ascii="Fb Fontext" w:hAnsi="Fb Fontext" w:hint="cs"/>
          <w:rtl/>
        </w:rPr>
        <w:t xml:space="preserve">מצד שומר לפרי </w:t>
      </w:r>
      <w:r w:rsidR="00F93971" w:rsidRPr="000528DA">
        <w:rPr>
          <w:rFonts w:ascii="Fb Fontext" w:hAnsi="Fb Fontext" w:hint="cs"/>
          <w:rtl/>
        </w:rPr>
        <w:t xml:space="preserve">- </w:t>
      </w:r>
      <w:r w:rsidRPr="000528DA">
        <w:rPr>
          <w:rFonts w:ascii="Fb Fontext" w:hAnsi="Fb Fontext" w:hint="cs"/>
          <w:rtl/>
        </w:rPr>
        <w:t>ד</w:t>
      </w:r>
      <w:r w:rsidRPr="001B7040">
        <w:rPr>
          <w:rStyle w:val="ad"/>
          <w:rFonts w:hint="cs"/>
          <w:rtl/>
        </w:rPr>
        <w:t>את</w:t>
      </w:r>
      <w:r w:rsidRPr="000528DA">
        <w:rPr>
          <w:rFonts w:ascii="Fb Fontext" w:hAnsi="Fb Fontext" w:hint="cs"/>
          <w:rtl/>
        </w:rPr>
        <w:t xml:space="preserve"> הטפל לפריו.</w:t>
      </w:r>
      <w:r w:rsidR="00351EF6" w:rsidRPr="006D3CF8">
        <w:rPr>
          <w:rStyle w:val="afffffb"/>
          <w:rFonts w:hint="cs"/>
          <w:b w:val="0"/>
          <w:bCs w:val="0"/>
          <w:rtl/>
        </w:rPr>
        <w:t xml:space="preserve"> </w:t>
      </w:r>
    </w:p>
    <w:p w14:paraId="73180EB1" w14:textId="64593006" w:rsidR="00A24328" w:rsidRDefault="005175F4" w:rsidP="009A59D1">
      <w:pPr>
        <w:pStyle w:val="38"/>
        <w:framePr w:wrap="notBeside"/>
        <w:rPr>
          <w:rtl/>
        </w:rPr>
      </w:pPr>
      <w:r w:rsidRPr="00660D7A">
        <w:rPr>
          <w:rFonts w:hint="cs"/>
          <w:rtl/>
        </w:rPr>
        <w:t>א. ולא מצד</w:t>
      </w:r>
      <w:r w:rsidR="009B14FE">
        <w:rPr>
          <w:rFonts w:hint="cs"/>
          <w:rtl/>
        </w:rPr>
        <w:t>:</w:t>
      </w:r>
    </w:p>
    <w:p w14:paraId="1A98C02D" w14:textId="1363B4B4" w:rsidR="001B7040" w:rsidRPr="000528DA" w:rsidRDefault="005175F4" w:rsidP="000528DA">
      <w:pPr>
        <w:pStyle w:val="afffff5"/>
        <w:rPr>
          <w:rtl/>
        </w:rPr>
        <w:pPrChange w:id="9004" w:author="עריכה מהאתר" w:date="2026-10-13T10:24:41Z">
          <w:pPr>
            <w:rPr>
              <w:rtl/>
            </w:rPr>
          </w:pPr>
        </w:pPrChange>
      </w:pPr>
      <w:r w:rsidRPr="000528DA">
        <w:rPr>
          <w:rFonts w:hint="cs"/>
          <w:rtl/>
        </w:rPr>
        <w:t>דבעי' דאיתיה ב</w:t>
      </w:r>
      <w:r w:rsidR="00F349B6" w:rsidRPr="000528DA">
        <w:rPr>
          <w:rFonts w:hint="cs"/>
          <w:rtl/>
        </w:rPr>
        <w:t>י</w:t>
      </w:r>
      <w:r w:rsidRPr="000528DA">
        <w:rPr>
          <w:rFonts w:hint="cs"/>
          <w:rtl/>
        </w:rPr>
        <w:t>ן בתלוש בין במחובר</w:t>
      </w:r>
      <w:r w:rsidR="00351EF6" w:rsidRPr="000528DA">
        <w:rPr>
          <w:rFonts w:hint="cs"/>
          <w:rtl/>
        </w:rPr>
        <w:t xml:space="preserve">, </w:t>
      </w:r>
    </w:p>
    <w:p w14:paraId="65D5B26C" w14:textId="17B931B8" w:rsidR="00A24328" w:rsidRDefault="00F95182" w:rsidP="009A59D1">
      <w:pPr>
        <w:pStyle w:val="38"/>
        <w:framePr w:wrap="notBeside"/>
        <w:rPr>
          <w:rtl/>
        </w:rPr>
      </w:pPr>
      <w:r>
        <w:rPr>
          <w:rFonts w:hint="cs"/>
          <w:rtl/>
        </w:rPr>
        <w:t>-</w:t>
      </w:r>
    </w:p>
    <w:p w14:paraId="71113AF6" w14:textId="7CF88A11" w:rsidR="001B7040" w:rsidRPr="000528DA" w:rsidRDefault="002D131B" w:rsidP="000528DA">
      <w:pPr>
        <w:rPr>
          <w:rtl/>
        </w:rPr>
      </w:pPr>
      <w:r w:rsidRPr="000528DA">
        <w:rPr>
          <w:rFonts w:hint="cs"/>
          <w:rtl/>
        </w:rPr>
        <w:t xml:space="preserve">דהא </w:t>
      </w:r>
      <w:r w:rsidR="005175F4" w:rsidRPr="000528DA">
        <w:rPr>
          <w:rtl/>
        </w:rPr>
        <w:t>פיטמא של רמון מצטרפת, והנץ שלו אין מצטרף</w:t>
      </w:r>
      <w:r w:rsidR="005175F4" w:rsidRPr="000528DA">
        <w:rPr>
          <w:rFonts w:hint="cs"/>
          <w:rtl/>
        </w:rPr>
        <w:t xml:space="preserve"> </w:t>
      </w:r>
    </w:p>
    <w:p w14:paraId="3D0FED8C" w14:textId="77777777" w:rsidR="005175F4" w:rsidRPr="000528DA" w:rsidRDefault="005175F4" w:rsidP="000528DA">
      <w:pPr>
        <w:rPr>
          <w:rtl/>
        </w:rPr>
      </w:pPr>
      <w:r w:rsidRPr="000528DA">
        <w:rPr>
          <w:rFonts w:hint="cs"/>
          <w:rtl/>
        </w:rPr>
        <w:t>והיינו מצד דאינו אוכל</w:t>
      </w:r>
      <w:r w:rsidR="00351EF6" w:rsidRPr="000528DA">
        <w:rPr>
          <w:rFonts w:hint="cs"/>
          <w:rtl/>
        </w:rPr>
        <w:t xml:space="preserve">, </w:t>
      </w:r>
      <w:r w:rsidR="002D131B" w:rsidRPr="000528DA">
        <w:rPr>
          <w:rFonts w:hint="cs"/>
          <w:rtl/>
        </w:rPr>
        <w:t xml:space="preserve">ואילו גבי ערלה </w:t>
      </w:r>
      <w:r w:rsidRPr="000528DA">
        <w:rPr>
          <w:rtl/>
        </w:rPr>
        <w:t>קליפי רמון והנץ שלו, קליפ</w:t>
      </w:r>
      <w:r w:rsidR="003E358C" w:rsidRPr="000528DA">
        <w:rPr>
          <w:rtl/>
        </w:rPr>
        <w:t>י אגוזים והגרעינין חייבין בערלה</w:t>
      </w:r>
      <w:r w:rsidRPr="000528DA">
        <w:rPr>
          <w:rFonts w:hint="cs"/>
          <w:rtl/>
        </w:rPr>
        <w:t>.</w:t>
      </w:r>
    </w:p>
    <w:p w14:paraId="4E944A00" w14:textId="2576FE9C" w:rsidR="00A24328" w:rsidRDefault="005175F4" w:rsidP="009A59D1">
      <w:pPr>
        <w:pStyle w:val="38"/>
        <w:framePr w:wrap="notBeside"/>
        <w:rPr>
          <w:rtl/>
        </w:rPr>
      </w:pPr>
      <w:r w:rsidRPr="00660D7A">
        <w:rPr>
          <w:rFonts w:hint="cs"/>
          <w:rtl/>
        </w:rPr>
        <w:t xml:space="preserve">ב. </w:t>
      </w:r>
      <w:r w:rsidRPr="00660D7A">
        <w:rPr>
          <w:rtl/>
        </w:rPr>
        <w:t>רבא</w:t>
      </w:r>
      <w:r w:rsidR="009B14FE">
        <w:rPr>
          <w:rtl/>
        </w:rPr>
        <w:t>:</w:t>
      </w:r>
    </w:p>
    <w:p w14:paraId="7FB27D6F" w14:textId="522ACA00" w:rsidR="00F64167" w:rsidRDefault="005175F4" w:rsidP="00F64167">
      <w:pPr>
        <w:pStyle w:val="afffff5"/>
        <w:rPr>
          <w:rtl/>
        </w:rPr>
        <w:pPrChange w:id="9005" w:author="עריכה מהאתר" w:date="2026-10-13T10:24:41Z">
          <w:pPr>
            <w:rPr>
              <w:rtl/>
            </w:rPr>
          </w:pPr>
        </w:pPrChange>
      </w:pPr>
      <w:r w:rsidRPr="000528DA">
        <w:rPr>
          <w:rFonts w:hint="cs"/>
          <w:rtl/>
        </w:rPr>
        <w:t xml:space="preserve">שומר לפרי רק </w:t>
      </w:r>
      <w:r w:rsidR="001B7040" w:rsidRPr="000528DA">
        <w:rPr>
          <w:rFonts w:hint="cs"/>
          <w:rtl/>
        </w:rPr>
        <w:t>במקום</w:t>
      </w:r>
      <w:r w:rsidRPr="000528DA">
        <w:rPr>
          <w:rFonts w:hint="cs"/>
          <w:rtl/>
        </w:rPr>
        <w:t xml:space="preserve"> שישנו</w:t>
      </w:r>
      <w:r w:rsidRPr="000528DA">
        <w:rPr>
          <w:rtl/>
        </w:rPr>
        <w:t xml:space="preserve"> בשעת גמר </w:t>
      </w:r>
      <w:r w:rsidRPr="000528DA">
        <w:rPr>
          <w:rFonts w:hint="cs"/>
          <w:rtl/>
        </w:rPr>
        <w:t>הפרי,</w:t>
      </w:r>
      <w:r w:rsidRPr="000528DA">
        <w:rPr>
          <w:rtl/>
        </w:rPr>
        <w:t xml:space="preserve"> </w:t>
      </w:r>
    </w:p>
    <w:p w14:paraId="01B74576" w14:textId="4468B347" w:rsidR="005175F4" w:rsidRPr="000528DA" w:rsidRDefault="005175F4" w:rsidP="00F64167">
      <w:pPr>
        <w:rPr>
          <w:rtl/>
        </w:rPr>
      </w:pPr>
      <w:r w:rsidRPr="000528DA">
        <w:rPr>
          <w:rFonts w:hint="cs"/>
          <w:rtl/>
        </w:rPr>
        <w:t>וב</w:t>
      </w:r>
      <w:r w:rsidRPr="000528DA">
        <w:rPr>
          <w:rtl/>
        </w:rPr>
        <w:t xml:space="preserve">קפרס </w:t>
      </w:r>
      <w:r w:rsidR="007432BA" w:rsidRPr="000528DA">
        <w:rPr>
          <w:rFonts w:hint="cs"/>
          <w:rtl/>
        </w:rPr>
        <w:t>אין בשעת גמר הפרי</w:t>
      </w:r>
      <w:r w:rsidRPr="000528DA">
        <w:rPr>
          <w:rtl/>
        </w:rPr>
        <w:t>.</w:t>
      </w:r>
    </w:p>
    <w:p w14:paraId="3ACA7105" w14:textId="77777777" w:rsidR="00A24328" w:rsidRDefault="00332D29" w:rsidP="009A59D1">
      <w:pPr>
        <w:pStyle w:val="38"/>
        <w:framePr w:wrap="notBeside"/>
        <w:rPr>
          <w:rtl/>
        </w:rPr>
      </w:pPr>
      <w:r w:rsidRPr="00660D7A">
        <w:rPr>
          <w:rFonts w:hint="cs"/>
          <w:rtl/>
        </w:rPr>
        <w:t>והך</w:t>
      </w:r>
      <w:r w:rsidR="005175F4" w:rsidRPr="00660D7A">
        <w:rPr>
          <w:rFonts w:hint="cs"/>
          <w:rtl/>
        </w:rPr>
        <w:t xml:space="preserve"> דרב</w:t>
      </w:r>
      <w:r w:rsidR="005175F4" w:rsidRPr="00660D7A">
        <w:rPr>
          <w:rtl/>
        </w:rPr>
        <w:t>"</w:t>
      </w:r>
      <w:r w:rsidR="005175F4" w:rsidRPr="00660D7A">
        <w:rPr>
          <w:rFonts w:hint="cs"/>
          <w:rtl/>
        </w:rPr>
        <w:t>ה</w:t>
      </w:r>
      <w:r w:rsidR="00A24328">
        <w:rPr>
          <w:rtl/>
        </w:rPr>
        <w:t>:</w:t>
      </w:r>
    </w:p>
    <w:p w14:paraId="6EF083F9" w14:textId="29E7C056" w:rsidR="001B7040" w:rsidRPr="000528DA" w:rsidRDefault="005175F4" w:rsidP="000528DA">
      <w:pPr>
        <w:rPr>
          <w:rtl/>
        </w:rPr>
      </w:pPr>
      <w:r w:rsidRPr="000528DA">
        <w:rPr>
          <w:rFonts w:hint="cs"/>
          <w:rtl/>
        </w:rPr>
        <w:t>ד</w:t>
      </w:r>
      <w:r w:rsidR="00351EF6" w:rsidRPr="000528DA">
        <w:rPr>
          <w:rtl/>
        </w:rPr>
        <w:t>מתחלי דערלה</w:t>
      </w:r>
      <w:r w:rsidRPr="000528DA">
        <w:rPr>
          <w:rtl/>
        </w:rPr>
        <w:t xml:space="preserve"> אסירי, הואיל </w:t>
      </w:r>
      <w:r w:rsidR="00351EF6" w:rsidRPr="000528DA">
        <w:rPr>
          <w:rtl/>
        </w:rPr>
        <w:t>ונעשו שומר לפירי</w:t>
      </w:r>
      <w:r w:rsidR="007B7D72" w:rsidRPr="000528DA">
        <w:rPr>
          <w:rFonts w:hint="cs"/>
          <w:rtl/>
        </w:rPr>
        <w:t xml:space="preserve"> </w:t>
      </w:r>
    </w:p>
    <w:p w14:paraId="5E8BAAF7" w14:textId="39862750" w:rsidR="00A24328" w:rsidRDefault="007B7D72" w:rsidP="009A59D1">
      <w:pPr>
        <w:pStyle w:val="38"/>
        <w:framePr w:wrap="notBeside"/>
        <w:rPr>
          <w:rtl/>
        </w:rPr>
      </w:pPr>
      <w:r w:rsidRPr="00660D7A">
        <w:rPr>
          <w:rFonts w:hint="cs"/>
          <w:rtl/>
        </w:rPr>
        <w:lastRenderedPageBreak/>
        <w:t>ס"</w:t>
      </w:r>
      <w:r w:rsidR="005175F4" w:rsidRPr="00660D7A">
        <w:rPr>
          <w:rFonts w:hint="cs"/>
          <w:rtl/>
        </w:rPr>
        <w:t>ל כרבי יוסי</w:t>
      </w:r>
      <w:r w:rsidR="009B14FE">
        <w:rPr>
          <w:rFonts w:hint="cs"/>
          <w:rtl/>
        </w:rPr>
        <w:t>:</w:t>
      </w:r>
    </w:p>
    <w:p w14:paraId="1C03EBEF" w14:textId="035E9520" w:rsidR="005175F4" w:rsidRPr="000528DA" w:rsidRDefault="005175F4" w:rsidP="000528DA">
      <w:pPr>
        <w:rPr>
          <w:rtl/>
        </w:rPr>
      </w:pPr>
      <w:r w:rsidRPr="000528DA">
        <w:rPr>
          <w:rFonts w:hint="cs"/>
          <w:rtl/>
        </w:rPr>
        <w:t xml:space="preserve">דסמדר אסור משום שהוא פרי </w:t>
      </w:r>
      <w:r w:rsidRPr="00A10336">
        <w:rPr>
          <w:rStyle w:val="30"/>
          <w:rFonts w:hint="cs"/>
          <w:rtl/>
        </w:rPr>
        <w:t>ו</w:t>
      </w:r>
      <w:r w:rsidR="00A72708" w:rsidRPr="00A10336">
        <w:rPr>
          <w:rStyle w:val="30"/>
          <w:rtl/>
        </w:rPr>
        <w:t>חלקו</w:t>
      </w:r>
      <w:r w:rsidRPr="000528DA">
        <w:rPr>
          <w:rtl/>
        </w:rPr>
        <w:t xml:space="preserve"> </w:t>
      </w:r>
      <w:r w:rsidRPr="00E34F28">
        <w:rPr>
          <w:rStyle w:val="afffff9"/>
          <w:rtl/>
        </w:rPr>
        <w:t>רבנן</w:t>
      </w:r>
      <w:r w:rsidRPr="000528DA">
        <w:rPr>
          <w:rtl/>
        </w:rPr>
        <w:t xml:space="preserve"> עליה.</w:t>
      </w:r>
    </w:p>
    <w:p w14:paraId="11F06D70" w14:textId="71102CFA" w:rsidR="00A24328" w:rsidRDefault="005175F4" w:rsidP="009A59D1">
      <w:pPr>
        <w:pStyle w:val="38"/>
        <w:framePr w:wrap="notBeside"/>
        <w:rPr>
          <w:rtl/>
        </w:rPr>
      </w:pPr>
      <w:del w:id="9001" w:author="עריכה מהאתר" w:date="2026-10-19T14:05:46Z">
        <w:r>
          <w:rPr>
            <w:rFonts w:hint="cs"/>
            <w:rtl/>
          </w:rPr>
          <w:delText xml:space="preserve">ודחי</w:delText>
        </w:r>
      </w:del>
      <w:ins w:id="9002" w:author="עריכה מהאתר" w:date="2026-10-19T14:05:46Z">
        <w:r>
          <w:rPr>
            <w:rFonts w:hint="cs"/>
            <w:rtl/>
          </w:rPr>
          <w:t xml:space="preserve">קשה</w:t>
        </w:r>
      </w:ins>
      <w:del w:id="9003" w:author="עריכה מהאתר" w:date="2026-10-19T14:05:46Z">
        <w:r>
          <w:rPr>
            <w:rtl/>
          </w:rPr>
          <w:delText xml:space="preserve">'</w:delText>
        </w:r>
      </w:del>
      <w:r w:rsidR="009B14FE">
        <w:rPr>
          <w:rFonts w:hint="cs"/>
          <w:rtl/>
        </w:rPr>
        <w:t>:</w:t>
      </w:r>
    </w:p>
    <w:p w14:paraId="5D7EFFC5" w14:textId="2F2AA45E" w:rsidR="003E358C" w:rsidRPr="000528DA" w:rsidRDefault="005175F4" w:rsidP="000528DA">
      <w:pPr>
        <w:pStyle w:val="afffff5"/>
        <w:rPr>
          <w:rtl/>
        </w:rPr>
        <w:pPrChange w:id="9001" w:author="עריכה מהאתר" w:date="2026-10-19T14:06:05Z">
          <w:pPr>
            <w:rPr>
              <w:rtl/>
            </w:rPr>
          </w:pPr>
        </w:pPrChange>
      </w:pPr>
      <w:del w:id="9001" w:author="עריכה מהאתר" w:date="2026-10-19T14:06:03Z">
        <w:r>
          <w:rPr>
            <w:rFonts w:hint="cs"/>
            <w:rtl/>
          </w:rPr>
          <w:delText xml:space="preserve">דבשאר אילני </w:delText>
        </w:r>
      </w:del>
      <w:ins w:id="9002" w:author="עריכה מהאתר" w:date="2026-10-19T14:06:03Z">
        <w:r>
          <w:rPr>
            <w:rFonts w:hint="cs"/>
            <w:rtl/>
          </w:rPr>
          <w:t xml:space="preserve">בשאר אילני </w:t>
        </w:r>
        <w:r>
          <w:rPr>
            <w:rStyle w:val="30"/>
            <w:rFonts w:hint="cs"/>
            <w:rtl/>
            <w:rPrChange w:id="9001" w:author="עריכה מהאתר" w:date="2026-10-19T14:31:57Z">
              <w:rPr>
                <w:rFonts w:hint="cs"/>
                <w:rtl/>
              </w:rPr>
            </w:rPrChange>
          </w:rPr>
          <w:t xml:space="preserve">חלקו</w:t>
        </w:r>
        <w:r>
          <w:rPr>
            <w:rFonts w:hint="cs"/>
            <w:rtl/>
          </w:rPr>
          <w:t xml:space="preserve"> רבנן? -</w:t>
        </w:r>
      </w:ins>
      <w:del w:id="9003" w:author="עריכה מהאתר" w:date="2026-10-19T14:06:03Z">
        <w:r>
          <w:rPr>
            <w:rStyle w:val="30"/>
            <w:rFonts w:hint="cs"/>
            <w:rtl/>
          </w:rPr>
          <w:delText xml:space="preserve">חלקו</w:delText>
        </w:r>
      </w:del>
      <w:del w:id="9004" w:author="עריכה מהאתר" w:date="2026-10-19T14:06:03Z">
        <w:r>
          <w:rPr>
            <w:rFonts w:hint="cs"/>
            <w:rtl/>
          </w:rPr>
          <w:delText xml:space="preserve"> רבנן </w:delText>
        </w:r>
      </w:del>
    </w:p>
    <w:p w14:paraId="3F16766E" w14:textId="0044CCA8" w:rsidR="00A24328" w:rsidRDefault="005175F4" w:rsidP="009A59D1">
      <w:pPr>
        <w:pStyle w:val="38"/>
        <w:framePr w:wrap="notBeside"/>
        <w:rPr>
          <w:rtl/>
        </w:rPr>
      </w:pPr>
      <w:r>
        <w:rPr>
          <w:rFonts w:hint="cs"/>
          <w:rtl/>
        </w:rPr>
        <w:t xml:space="preserve">וה</w:t>
      </w:r>
      <w:del w:id="9001" w:author="עריכה מהאתר" w:date="2026-10-19T15:41:23Z">
        <w:r>
          <w:rPr>
            <w:rFonts w:hint="cs"/>
            <w:rtl/>
          </w:rPr>
          <w:delText xml:space="preserve">ך</w:delText>
        </w:r>
      </w:del>
      <w:ins w:id="9002" w:author="עריכה מהאתר" w:date="2026-10-19T15:41:23Z">
        <w:r>
          <w:rPr>
            <w:rFonts w:hint="cs"/>
            <w:rtl/>
          </w:rPr>
          <w:t xml:space="preserve">תנן</w:t>
        </w:r>
      </w:ins>
      <w:del w:id="9003" w:author="עריכה מהאתר" w:date="2026-10-19T15:41:23Z">
        <w:r>
          <w:rPr>
            <w:rFonts w:hint="cs"/>
            <w:rtl/>
          </w:rPr>
          <w:delText xml:space="preserve">:</w:delText>
        </w:r>
      </w:del>
    </w:p>
    <w:p w14:paraId="6C272180" w14:textId="4FA31982" w:rsidR="001B7040" w:rsidRPr="000528DA" w:rsidRDefault="002D131B" w:rsidP="000528DA">
      <w:pPr>
        <w:rPr>
          <w:rtl/>
        </w:rPr>
      </w:pPr>
      <w:r w:rsidRPr="000528DA">
        <w:rPr>
          <w:rFonts w:hint="cs"/>
          <w:rtl/>
        </w:rPr>
        <w:t>ד</w:t>
      </w:r>
      <w:r w:rsidR="005175F4" w:rsidRPr="00A10336">
        <w:rPr>
          <w:rStyle w:val="30"/>
          <w:rtl/>
        </w:rPr>
        <w:t>מאימתי אין קוצצין את האילנות בשביעית</w:t>
      </w:r>
      <w:r w:rsidR="005175F4" w:rsidRPr="000528DA">
        <w:rPr>
          <w:rtl/>
        </w:rPr>
        <w:t>?</w:t>
      </w:r>
      <w:r w:rsidR="00351EF6" w:rsidRPr="000528DA">
        <w:rPr>
          <w:rFonts w:hint="cs"/>
          <w:rtl/>
        </w:rPr>
        <w:t xml:space="preserve"> </w:t>
      </w:r>
    </w:p>
    <w:p w14:paraId="343D0BC9" w14:textId="77777777" w:rsidR="002D131B" w:rsidRPr="000528DA" w:rsidRDefault="005175F4" w:rsidP="000528DA">
      <w:pPr>
        <w:rPr>
          <w:rtl/>
        </w:rPr>
      </w:pPr>
      <w:r w:rsidRPr="00E34F28">
        <w:rPr>
          <w:rStyle w:val="afffff9"/>
          <w:rFonts w:hint="cs"/>
          <w:rtl/>
        </w:rPr>
        <w:t>ל</w:t>
      </w:r>
      <w:r w:rsidRPr="00E34F28">
        <w:rPr>
          <w:rStyle w:val="afffff9"/>
          <w:rtl/>
        </w:rPr>
        <w:t>ב"ש:</w:t>
      </w:r>
      <w:r w:rsidRPr="000528DA">
        <w:rPr>
          <w:rtl/>
        </w:rPr>
        <w:t xml:space="preserve"> כל האילנות משיוציאו.</w:t>
      </w:r>
      <w:r w:rsidR="00351EF6" w:rsidRPr="000528DA">
        <w:rPr>
          <w:rFonts w:hint="cs"/>
          <w:rtl/>
        </w:rPr>
        <w:t xml:space="preserve"> </w:t>
      </w:r>
      <w:r w:rsidRPr="00E34F28">
        <w:rPr>
          <w:rStyle w:val="afffff9"/>
          <w:rFonts w:hint="cs"/>
          <w:rtl/>
        </w:rPr>
        <w:t>ל</w:t>
      </w:r>
      <w:r w:rsidRPr="00E34F28">
        <w:rPr>
          <w:rStyle w:val="afffff9"/>
          <w:rtl/>
        </w:rPr>
        <w:t>ב"ה:</w:t>
      </w:r>
      <w:r w:rsidRPr="000528DA">
        <w:rPr>
          <w:rtl/>
        </w:rPr>
        <w:t xml:space="preserve"> </w:t>
      </w:r>
      <w:r w:rsidRPr="00A10336">
        <w:rPr>
          <w:rStyle w:val="30"/>
          <w:rtl/>
        </w:rPr>
        <w:t>החרובין</w:t>
      </w:r>
      <w:r w:rsidRPr="000528DA">
        <w:rPr>
          <w:rtl/>
        </w:rPr>
        <w:t xml:space="preserve"> משישרשרו, </w:t>
      </w:r>
      <w:r w:rsidRPr="00A10336">
        <w:rPr>
          <w:rStyle w:val="30"/>
          <w:rtl/>
        </w:rPr>
        <w:t>והגפנים</w:t>
      </w:r>
      <w:r w:rsidRPr="000528DA">
        <w:rPr>
          <w:rtl/>
        </w:rPr>
        <w:t xml:space="preserve"> משיגרעו </w:t>
      </w:r>
      <w:r w:rsidRPr="00A10336">
        <w:rPr>
          <w:rStyle w:val="30"/>
          <w:rtl/>
        </w:rPr>
        <w:t>והזיתים</w:t>
      </w:r>
      <w:r w:rsidRPr="000528DA">
        <w:rPr>
          <w:rtl/>
        </w:rPr>
        <w:t xml:space="preserve"> משיניצו, ושאר כל האילנות משיוציאו</w:t>
      </w:r>
      <w:r w:rsidR="00351EF6" w:rsidRPr="000528DA">
        <w:rPr>
          <w:rFonts w:hint="cs"/>
          <w:rtl/>
        </w:rPr>
        <w:t xml:space="preserve"> </w:t>
      </w:r>
    </w:p>
    <w:p w14:paraId="3C93546B" w14:textId="77777777" w:rsidR="0039339B" w:rsidRPr="0039339B" w:rsidRDefault="005175F4" w:rsidP="0039339B">
      <w:pPr>
        <w:pStyle w:val="38"/>
        <w:framePr w:wrap="notBeside"/>
        <w:rPr>
          <w:rtl/>
        </w:rPr>
      </w:pPr>
      <w:r w:rsidRPr="0039339B">
        <w:rPr>
          <w:rtl/>
        </w:rPr>
        <w:t>וא</w:t>
      </w:r>
      <w:r w:rsidR="00351EF6" w:rsidRPr="0039339B">
        <w:rPr>
          <w:rFonts w:hint="cs"/>
          <w:rtl/>
        </w:rPr>
        <w:t>ר</w:t>
      </w:r>
      <w:r w:rsidR="00AE16FF" w:rsidRPr="0039339B">
        <w:rPr>
          <w:rtl/>
        </w:rPr>
        <w:t>"</w:t>
      </w:r>
      <w:r w:rsidR="00351EF6" w:rsidRPr="0039339B">
        <w:rPr>
          <w:rFonts w:hint="cs"/>
          <w:rtl/>
        </w:rPr>
        <w:t>א</w:t>
      </w:r>
    </w:p>
    <w:p w14:paraId="24F9E13B" w14:textId="2151D09C" w:rsidR="001B7040" w:rsidRPr="000528DA" w:rsidRDefault="005175F4" w:rsidP="000528DA">
      <w:pPr>
        <w:rPr>
          <w:rtl/>
        </w:rPr>
      </w:pPr>
      <w:del w:id="9001" w:author="עריכה מהאתר" w:date="2026-10-19T14:05:59Z">
        <w:r>
          <w:rPr>
            <w:rtl/>
          </w:rPr>
          <w:delText xml:space="preserve">הוא בוסר, הוא גרוע, </w:delText>
        </w:r>
      </w:del>
      <w:ins w:id="9002" w:author="עריכה מהאתר" w:date="2026-10-19T14:05:59Z">
        <w:r>
          <w:rPr>
            <w:rStyle w:val="afffff9"/>
            <w:rtl/>
            <w:rPrChange w:id="9008" w:author="עריכה מהאתר" w:date="2026-10-29T14:54:59Z">
              <w:rPr>
                <w:rStyle w:val="afffff9"/>
                <w:rtl/>
              </w:rPr>
            </w:rPrChange>
          </w:rPr>
          <w:t xml:space="preserve">וביאר רב אסי:</w:t>
        </w:r>
        <w:r>
          <w:rPr>
            <w:rtl/>
          </w:rPr>
          <w:t xml:space="preserve"> הוא בוסר, הוא גרוע, ושיעורו כפול הלבן. </w:t>
        </w:r>
        <w:r>
          <w:rPr>
            <w:rStyle w:val="affffff7"/>
            <w:rtl/>
            <w:rPrChange w:id="9009" w:author="עריכה מהאתר" w:date="2026-10-29T14:54:59Z">
              <w:rPr>
                <w:rStyle w:val="affffff7"/>
                <w:rtl/>
              </w:rPr>
            </w:rPrChange>
          </w:rPr>
          <w:t xml:space="preserve">ולא סמדר</w:t>
        </w:r>
      </w:ins>
      <w:del w:id="9003" w:author="עריכה מהאתר" w:date="2026-10-19T14:05:59Z">
        <w:r>
          <w:rPr>
            <w:rFonts w:hint="cs"/>
            <w:rtl/>
          </w:rPr>
          <w:delText xml:space="preserve">ושיעורו כפול הלבן</w:delText>
        </w:r>
      </w:del>
      <w:del w:id="9004" w:author="עריכה מהאתר" w:date="2026-10-19T14:05:59Z">
        <w:r>
          <w:rPr>
            <w:rtl/>
          </w:rPr>
          <w:delText xml:space="preserve">.</w:delText>
        </w:r>
      </w:del>
      <w:del w:id="9005" w:author="עריכה מהאתר" w:date="2026-10-19T14:05:59Z">
        <w:r>
          <w:rPr>
            <w:rStyle w:val="30"/>
            <w:rFonts w:hint="cs"/>
            <w:rtl/>
          </w:rPr>
          <w:delText xml:space="preserve"> </w:delText>
        </w:r>
      </w:del>
    </w:p>
    <w:p w14:paraId="265EC09B" w14:textId="77777777" w:rsidR="0039339B" w:rsidRPr="0039339B" w:rsidRDefault="005175F4" w:rsidP="0039339B">
      <w:pPr>
        <w:pStyle w:val="38"/>
        <w:framePr w:wrap="notBeside"/>
        <w:rPr>
          <w:rtl/>
        </w:rPr>
      </w:pPr>
      <w:r w:rsidRPr="0039339B">
        <w:rPr>
          <w:rFonts w:hint="cs"/>
          <w:rtl/>
        </w:rPr>
        <w:t>ורבנן</w:t>
      </w:r>
    </w:p>
    <w:p w14:paraId="21426BA7" w14:textId="50CD18D0" w:rsidR="005175F4" w:rsidRPr="000528DA" w:rsidRDefault="005175F4" w:rsidP="000528DA">
      <w:pPr>
        <w:rPr>
          <w:rtl/>
        </w:rPr>
      </w:pPr>
      <w:del w:id="9001" w:author="עריכה מהאתר" w:date="2026-10-19T14:05:55Z">
        <w:r>
          <w:rPr>
            <w:rFonts w:hint="cs"/>
            <w:rtl/>
          </w:rPr>
          <w:delText xml:space="preserve">הוא דאמרי </w:delText>
        </w:r>
      </w:del>
      <w:ins w:id="9002" w:author="עריכה מהאתר" w:date="2026-10-19T14:05:55Z">
        <w:r>
          <w:rPr>
            <w:rStyle w:val="affffff7"/>
            <w:rFonts w:hint="cs"/>
            <w:rtl/>
            <w:rPrChange w:id="9001" w:author="עריכה מהאתר" w:date="2026-10-29T14:54:59Z">
              <w:rPr>
                <w:rFonts w:hint="cs"/>
                <w:rtl/>
              </w:rPr>
            </w:rPrChange>
          </w:rPr>
          <w:t xml:space="preserve">והיינו רבנן</w:t>
        </w:r>
        <w:r>
          <w:rPr>
            <w:rStyle w:val="affffff7"/>
            <w:rFonts w:hint="cs"/>
            <w:rtl/>
            <w:rPrChange w:id="9002" w:author="עריכה מהאתר" w:date="2026-10-29T14:54:59Z">
              <w:rPr>
                <w:rStyle w:val="affffff7"/>
                <w:rFonts w:hint="cs"/>
                <w:rtl/>
              </w:rPr>
            </w:rPrChange>
          </w:rPr>
          <w:t xml:space="preserve"> </w:t>
        </w:r>
        <w:r>
          <w:rPr>
            <w:rFonts w:hint="cs"/>
            <w:rtl/>
            <w:rPrChange w:id="9007" w:author="עריכה מהאתר" w:date="2026-10-29T14:54:59Z">
              <w:rPr>
                <w:rStyle w:val="affffff7"/>
                <w:rFonts w:hint="cs"/>
                <w:rtl/>
              </w:rPr>
            </w:rPrChange>
          </w:rPr>
          <w:t xml:space="preserve">ואהך קתני:</w:t>
        </w:r>
        <w:r>
          <w:rPr>
            <w:rStyle w:val="affffff7"/>
            <w:rFonts w:hint="cs"/>
            <w:rtl/>
            <w:rPrChange w:id="9004" w:author="עריכה מהאתר" w:date="2026-10-29T14:54:59Z">
              <w:rPr>
                <w:rStyle w:val="affffff7"/>
                <w:rFonts w:hint="cs"/>
                <w:rtl/>
              </w:rPr>
            </w:rPrChange>
          </w:rPr>
          <w:t xml:space="preserve"> </w:t>
        </w:r>
        <w:r>
          <w:rPr>
            <w:rStyle w:val="affffff7"/>
            <w:rFonts w:hint="cs"/>
            <w:rtl/>
            <w:rPrChange w:id="9005" w:author="עריכה מהאתר" w:date="2026-10-29T14:54:59Z">
              <w:rPr>
                <w:rFonts w:hint="cs"/>
                <w:rtl/>
              </w:rPr>
            </w:rPrChange>
          </w:rPr>
          <w:t xml:space="preserve">שאר כל האילנות משיוציאו אז למה קפריסין מותרים</w:t>
        </w:r>
      </w:ins>
      <w:del w:id="9003" w:author="עריכה מהאתר" w:date="2026-10-19T14:05:55Z">
        <w:r>
          <w:rPr>
            <w:rtl/>
          </w:rPr>
          <w:delText xml:space="preserve">בוסר</w:delText>
        </w:r>
      </w:del>
      <w:del w:id="9004" w:author="עריכה מהאתר" w:date="2026-10-19T14:05:55Z">
        <w:r>
          <w:rPr>
            <w:rtl/>
          </w:rPr>
          <w:delText xml:space="preserve">,</w:delText>
        </w:r>
      </w:del>
      <w:del w:id="9005" w:author="עריכה מהאתר" w:date="2026-10-19T14:05:55Z">
        <w:r>
          <w:rPr>
            <w:rFonts w:hint="cs"/>
            <w:rtl/>
          </w:rPr>
          <w:delText xml:space="preserve"> ולא</w:delText>
        </w:r>
      </w:del>
      <w:del w:id="9006" w:author="עריכה מהאתר" w:date="2026-10-19T14:05:55Z">
        <w:r>
          <w:rPr>
            <w:rtl/>
          </w:rPr>
          <w:delText xml:space="preserve"> סמדר </w:delText>
        </w:r>
      </w:del>
      <w:del w:id="9007" w:author="עריכה מהאתר" w:date="2026-10-19T14:05:55Z">
        <w:r>
          <w:rPr>
            <w:rStyle w:val="afffff9"/>
            <w:rFonts w:hint="cs"/>
            <w:rtl/>
          </w:rPr>
          <w:delText xml:space="preserve">ואהך </w:delText>
        </w:r>
      </w:del>
      <w:del w:id="9008" w:author="עריכה מהאתר" w:date="2026-10-19T14:05:55Z">
        <w:r>
          <w:rPr>
            <w:rStyle w:val="afffff9"/>
            <w:rtl/>
          </w:rPr>
          <w:delText xml:space="preserve">קתני:</w:delText>
        </w:r>
      </w:del>
      <w:del w:id="9009" w:author="עריכה מהאתר" w:date="2026-10-19T14:05:55Z">
        <w:r>
          <w:rPr>
            <w:rtl/>
          </w:rPr>
          <w:delText xml:space="preserve"> שאר כל האילנות משיוציאו</w:delText>
        </w:r>
      </w:del>
      <w:r>
        <w:rPr>
          <w:rStyle w:val="affffff7"/>
          <w:rtl/>
          <w:rPrChange w:id="9006" w:author="עריכה מהאתר" w:date="2026-10-29T14:54:59Z">
            <w:rPr>
              <w:rtl/>
            </w:rPr>
          </w:rPrChange>
        </w:rPr>
        <w:t xml:space="preserve">!</w:t>
      </w:r>
    </w:p>
    <w:p w14:paraId="0C28A9A2" w14:textId="77777777" w:rsidR="007E6626" w:rsidRPr="00E34F28" w:rsidRDefault="007E6626" w:rsidP="00EC0DC4">
      <w:pPr>
        <w:pStyle w:val="af2"/>
        <w:framePr w:wrap="around"/>
        <w:rPr>
          <w:rtl/>
        </w:rPr>
      </w:pPr>
      <w:r w:rsidRPr="006D3CF8">
        <w:rPr>
          <w:rStyle w:val="afffffb"/>
          <w:rFonts w:hint="cs"/>
          <w:b w:val="0"/>
          <w:bCs w:val="0"/>
          <w:rtl/>
        </w:rPr>
        <w:t>לו:</w:t>
      </w:r>
    </w:p>
    <w:p w14:paraId="75CDA12E" w14:textId="48A61682" w:rsidR="00A24328" w:rsidRDefault="005175F4" w:rsidP="009A59D1">
      <w:pPr>
        <w:pStyle w:val="38"/>
        <w:framePr w:wrap="notBeside"/>
        <w:rPr>
          <w:rtl/>
        </w:rPr>
      </w:pPr>
      <w:r w:rsidRPr="00660D7A">
        <w:rPr>
          <w:rFonts w:hint="cs"/>
          <w:rtl/>
        </w:rPr>
        <w:t xml:space="preserve">ג. </w:t>
      </w:r>
      <w:r w:rsidRPr="00660D7A">
        <w:rPr>
          <w:rtl/>
        </w:rPr>
        <w:t>אלא</w:t>
      </w:r>
      <w:r w:rsidRPr="00660D7A">
        <w:rPr>
          <w:rFonts w:hint="cs"/>
          <w:rtl/>
        </w:rPr>
        <w:t xml:space="preserve"> ר</w:t>
      </w:r>
      <w:r w:rsidRPr="00660D7A">
        <w:rPr>
          <w:rtl/>
        </w:rPr>
        <w:t>בא</w:t>
      </w:r>
      <w:r w:rsidR="00A24328">
        <w:rPr>
          <w:rtl/>
        </w:rPr>
        <w:t>:</w:t>
      </w:r>
    </w:p>
    <w:p w14:paraId="1AE31BE0" w14:textId="5BCA2A82" w:rsidR="00351EF6" w:rsidRPr="000528DA" w:rsidRDefault="00351EF6" w:rsidP="000528DA">
      <w:pPr>
        <w:pStyle w:val="afffff5"/>
        <w:rPr>
          <w:rtl/>
        </w:rPr>
        <w:pPrChange w:id="9003" w:author="עריכה מהאתר" w:date="2026-10-13T10:24:41Z">
          <w:pPr>
            <w:rPr>
              <w:rtl/>
            </w:rPr>
          </w:pPr>
        </w:pPrChange>
      </w:pPr>
      <w:bookmarkStart w:id="1091" w:name="_Toc193636087"/>
      <w:bookmarkStart w:id="1092" w:name="_Toc216184696"/>
      <w:r w:rsidRPr="00A10336">
        <w:rPr>
          <w:rStyle w:val="30"/>
          <w:rtl/>
        </w:rPr>
        <w:t>שומר לפרי</w:t>
      </w:r>
      <w:r w:rsidR="005175F4" w:rsidRPr="00A10336">
        <w:rPr>
          <w:rStyle w:val="30"/>
          <w:rtl/>
        </w:rPr>
        <w:t xml:space="preserve"> </w:t>
      </w:r>
      <w:r w:rsidR="002D131B" w:rsidRPr="00A10336">
        <w:rPr>
          <w:rStyle w:val="30"/>
          <w:rFonts w:hint="cs"/>
          <w:rtl/>
        </w:rPr>
        <w:t>כש</w:t>
      </w:r>
      <w:r w:rsidR="005175F4" w:rsidRPr="00A10336">
        <w:rPr>
          <w:rStyle w:val="30"/>
          <w:rFonts w:hint="cs"/>
          <w:rtl/>
        </w:rPr>
        <w:t>לקחת</w:t>
      </w:r>
      <w:r w:rsidR="005175F4" w:rsidRPr="00A10336">
        <w:rPr>
          <w:rStyle w:val="30"/>
          <w:rtl/>
        </w:rPr>
        <w:t xml:space="preserve"> לשומר מת </w:t>
      </w:r>
      <w:r w:rsidR="005175F4" w:rsidRPr="00A10336">
        <w:rPr>
          <w:rStyle w:val="30"/>
          <w:rFonts w:hint="cs"/>
          <w:rtl/>
        </w:rPr>
        <w:t>ה</w:t>
      </w:r>
      <w:r w:rsidR="005175F4" w:rsidRPr="00A10336">
        <w:rPr>
          <w:rStyle w:val="30"/>
          <w:rtl/>
        </w:rPr>
        <w:t>פר</w:t>
      </w:r>
      <w:r w:rsidR="005175F4" w:rsidRPr="00A10336">
        <w:rPr>
          <w:rStyle w:val="30"/>
          <w:rFonts w:hint="cs"/>
          <w:rtl/>
        </w:rPr>
        <w:t>י</w:t>
      </w:r>
      <w:r w:rsidRPr="00A10336">
        <w:rPr>
          <w:rStyle w:val="30"/>
          <w:rtl/>
        </w:rPr>
        <w:t>,</w:t>
      </w:r>
      <w:bookmarkEnd w:id="1091"/>
      <w:bookmarkEnd w:id="1092"/>
      <w:r w:rsidRPr="000528DA">
        <w:rPr>
          <w:rtl/>
        </w:rPr>
        <w:t xml:space="preserve"> </w:t>
      </w:r>
      <w:r w:rsidR="001821B2" w:rsidRPr="00E34F28">
        <w:rPr>
          <w:rStyle w:val="afffff9"/>
          <w:rtl/>
        </w:rPr>
        <w:t>כאן</w:t>
      </w:r>
      <w:r w:rsidR="002D131B" w:rsidRPr="000528DA">
        <w:rPr>
          <w:rtl/>
        </w:rPr>
        <w:t xml:space="preserve"> </w:t>
      </w:r>
      <w:r w:rsidRPr="000528DA">
        <w:rPr>
          <w:rFonts w:hint="cs"/>
          <w:rtl/>
        </w:rPr>
        <w:t>לא מת הפרי</w:t>
      </w:r>
      <w:r w:rsidR="002D131B" w:rsidRPr="000528DA">
        <w:rPr>
          <w:rFonts w:hint="cs"/>
          <w:rtl/>
        </w:rPr>
        <w:t>,</w:t>
      </w:r>
      <w:r w:rsidRPr="000528DA">
        <w:rPr>
          <w:rFonts w:hint="cs"/>
          <w:rtl/>
        </w:rPr>
        <w:t xml:space="preserve"> </w:t>
      </w:r>
    </w:p>
    <w:p w14:paraId="15B10DEF" w14:textId="77777777" w:rsidR="005175F4" w:rsidRPr="000528DA" w:rsidRDefault="005175F4" w:rsidP="000528DA">
      <w:pPr>
        <w:rPr>
          <w:rtl/>
        </w:rPr>
      </w:pPr>
      <w:bookmarkStart w:id="1093" w:name="_Toc193636088"/>
      <w:bookmarkStart w:id="1094" w:name="_Toc216184697"/>
      <w:r w:rsidRPr="00A10336">
        <w:rPr>
          <w:rStyle w:val="30"/>
          <w:rFonts w:hint="cs"/>
          <w:rtl/>
        </w:rPr>
        <w:t>מעשה ולקחו לנץ הרימון ויבש הרמון</w:t>
      </w:r>
      <w:bookmarkEnd w:id="1093"/>
      <w:bookmarkEnd w:id="1094"/>
      <w:r w:rsidR="00E507F9" w:rsidRPr="000528DA">
        <w:rPr>
          <w:rFonts w:ascii="Fb Fontext" w:hAnsi="Fb Fontext" w:hint="cs"/>
          <w:sz w:val="20"/>
          <w:rtl/>
        </w:rPr>
        <w:t>,</w:t>
      </w:r>
      <w:r w:rsidRPr="000528DA">
        <w:rPr>
          <w:rFonts w:ascii="Fb Fontext" w:hAnsi="Fb Fontext" w:hint="cs"/>
          <w:sz w:val="20"/>
          <w:rtl/>
        </w:rPr>
        <w:t xml:space="preserve"> והוציאו ל</w:t>
      </w:r>
      <w:r w:rsidR="001B7040" w:rsidRPr="000528DA">
        <w:rPr>
          <w:rFonts w:ascii="Fb Fontext" w:hAnsi="Fb Fontext"/>
          <w:sz w:val="20"/>
          <w:rtl/>
        </w:rPr>
        <w:t>פרח</w:t>
      </w:r>
      <w:r w:rsidRPr="000528DA">
        <w:rPr>
          <w:rFonts w:ascii="Fb Fontext" w:hAnsi="Fb Fontext"/>
          <w:sz w:val="20"/>
          <w:rtl/>
        </w:rPr>
        <w:t xml:space="preserve"> </w:t>
      </w:r>
      <w:r w:rsidR="00E507F9" w:rsidRPr="000528DA">
        <w:rPr>
          <w:rFonts w:ascii="Fb Fontext" w:hAnsi="Fb Fontext" w:hint="cs"/>
          <w:sz w:val="20"/>
          <w:rtl/>
        </w:rPr>
        <w:t>מהאביונות ונתקיימו</w:t>
      </w:r>
      <w:r w:rsidRPr="000528DA">
        <w:rPr>
          <w:rFonts w:ascii="Fb Fontext" w:hAnsi="Fb Fontext"/>
          <w:sz w:val="20"/>
          <w:rtl/>
        </w:rPr>
        <w:t>.</w:t>
      </w:r>
    </w:p>
    <w:p w14:paraId="1A74B9C7" w14:textId="2FBFAEA5" w:rsidR="00A24328" w:rsidRDefault="005175F4" w:rsidP="009A59D1">
      <w:pPr>
        <w:pStyle w:val="38"/>
        <w:framePr w:wrap="notBeside"/>
        <w:rPr>
          <w:rtl/>
        </w:rPr>
      </w:pPr>
      <w:r w:rsidRPr="00660D7A">
        <w:rPr>
          <w:rtl/>
        </w:rPr>
        <w:t>ו</w:t>
      </w:r>
      <w:r w:rsidR="00C545E6" w:rsidRPr="00660D7A">
        <w:rPr>
          <w:rFonts w:hint="cs"/>
          <w:rtl/>
        </w:rPr>
        <w:t>הלכה</w:t>
      </w:r>
      <w:r w:rsidRPr="00660D7A">
        <w:rPr>
          <w:rtl/>
        </w:rPr>
        <w:t xml:space="preserve"> כמ</w:t>
      </w:r>
      <w:r w:rsidRPr="00660D7A">
        <w:rPr>
          <w:rFonts w:hint="cs"/>
          <w:rtl/>
        </w:rPr>
        <w:t>בר</w:t>
      </w:r>
      <w:r w:rsidRPr="00660D7A">
        <w:rPr>
          <w:rtl/>
        </w:rPr>
        <w:t>"</w:t>
      </w:r>
      <w:r w:rsidRPr="00660D7A">
        <w:rPr>
          <w:rFonts w:hint="cs"/>
          <w:rtl/>
        </w:rPr>
        <w:t>א</w:t>
      </w:r>
      <w:r w:rsidR="00A24328">
        <w:rPr>
          <w:rtl/>
        </w:rPr>
        <w:t>:</w:t>
      </w:r>
    </w:p>
    <w:p w14:paraId="44704E15" w14:textId="1B39FB91" w:rsidR="005175F4" w:rsidRPr="000528DA" w:rsidRDefault="005175F4" w:rsidP="000528DA">
      <w:pPr>
        <w:rPr>
          <w:rtl/>
        </w:rPr>
      </w:pPr>
      <w:bookmarkStart w:id="1095" w:name="_Toc193636089"/>
      <w:bookmarkStart w:id="1096" w:name="_Toc216184698"/>
      <w:r w:rsidRPr="00A10336">
        <w:rPr>
          <w:rStyle w:val="30"/>
          <w:rFonts w:hint="cs"/>
          <w:rtl/>
        </w:rPr>
        <w:t>ש</w:t>
      </w:r>
      <w:r w:rsidRPr="00A10336">
        <w:rPr>
          <w:rStyle w:val="30"/>
          <w:rtl/>
        </w:rPr>
        <w:t>זרק את האביונות ואכל את הקפריסין</w:t>
      </w:r>
      <w:bookmarkEnd w:id="1095"/>
      <w:bookmarkEnd w:id="1096"/>
      <w:r w:rsidRPr="000528DA">
        <w:rPr>
          <w:rFonts w:ascii="Fb Fontext" w:hAnsi="Fb Fontext"/>
          <w:rtl/>
        </w:rPr>
        <w:t>.</w:t>
      </w:r>
    </w:p>
    <w:p w14:paraId="237067AD" w14:textId="77777777" w:rsidR="005175F4" w:rsidRPr="000528DA" w:rsidRDefault="005175F4" w:rsidP="000528DA">
      <w:pPr>
        <w:rPr>
          <w:rtl/>
        </w:rPr>
      </w:pPr>
      <w:r w:rsidRPr="000528DA">
        <w:rPr>
          <w:rFonts w:hint="cs"/>
          <w:rtl/>
        </w:rPr>
        <w:t>וה</w:t>
      </w:r>
      <w:r w:rsidRPr="000528DA">
        <w:rPr>
          <w:rtl/>
        </w:rPr>
        <w:t>"</w:t>
      </w:r>
      <w:r w:rsidR="001B7040" w:rsidRPr="000528DA">
        <w:rPr>
          <w:rFonts w:hint="cs"/>
          <w:rtl/>
        </w:rPr>
        <w:t>נ לאו פרי</w:t>
      </w:r>
      <w:r w:rsidRPr="000528DA">
        <w:rPr>
          <w:rFonts w:hint="cs"/>
          <w:rtl/>
        </w:rPr>
        <w:t xml:space="preserve"> לגבי ברכות</w:t>
      </w:r>
      <w:r w:rsidR="001B7040" w:rsidRPr="000528DA">
        <w:rPr>
          <w:rFonts w:hint="cs"/>
          <w:rtl/>
        </w:rPr>
        <w:t>,</w:t>
      </w:r>
      <w:r w:rsidRPr="000528DA">
        <w:rPr>
          <w:rFonts w:hint="cs"/>
          <w:rtl/>
        </w:rPr>
        <w:t xml:space="preserve"> </w:t>
      </w:r>
      <w:r w:rsidRPr="00A10336">
        <w:rPr>
          <w:rStyle w:val="30"/>
          <w:rFonts w:hint="cs"/>
          <w:rtl/>
        </w:rPr>
        <w:t xml:space="preserve">ומברכים </w:t>
      </w:r>
      <w:r w:rsidR="007A1F57" w:rsidRPr="00A10336">
        <w:rPr>
          <w:rStyle w:val="30"/>
          <w:rFonts w:hint="cs"/>
          <w:rtl/>
        </w:rPr>
        <w:t>בפה</w:t>
      </w:r>
      <w:r w:rsidR="007A1F57" w:rsidRPr="00A10336">
        <w:rPr>
          <w:rStyle w:val="30"/>
          <w:rtl/>
        </w:rPr>
        <w:t>"</w:t>
      </w:r>
      <w:r w:rsidR="007A1F57" w:rsidRPr="00A10336">
        <w:rPr>
          <w:rStyle w:val="30"/>
          <w:rFonts w:hint="cs"/>
          <w:rtl/>
        </w:rPr>
        <w:t>א</w:t>
      </w:r>
      <w:r w:rsidR="001B7040" w:rsidRPr="000528DA">
        <w:rPr>
          <w:rFonts w:hint="cs"/>
          <w:rtl/>
        </w:rPr>
        <w:t>.</w:t>
      </w:r>
    </w:p>
    <w:p w14:paraId="617FC386" w14:textId="77777777" w:rsidR="00251A01" w:rsidRPr="00E34F28" w:rsidRDefault="005175F4" w:rsidP="000F6DD4">
      <w:pPr>
        <w:pStyle w:val="afffffc"/>
        <w:rPr>
          <w:rtl/>
        </w:rPr>
      </w:pPr>
      <w:bookmarkStart w:id="1097" w:name="_Toc193636090"/>
      <w:bookmarkStart w:id="1098" w:name="_Toc216184699"/>
      <w:r w:rsidRPr="006D3CF8">
        <w:rPr>
          <w:rtl/>
        </w:rPr>
        <w:t>פלפלי</w:t>
      </w:r>
      <w:bookmarkEnd w:id="1097"/>
      <w:bookmarkEnd w:id="1098"/>
    </w:p>
    <w:p w14:paraId="2C2868B9" w14:textId="1B9A0D21" w:rsidR="00A24328" w:rsidRDefault="005175F4" w:rsidP="009A59D1">
      <w:pPr>
        <w:pStyle w:val="38"/>
        <w:framePr w:wrap="notBeside"/>
        <w:rPr>
          <w:rtl/>
        </w:rPr>
      </w:pPr>
      <w:r w:rsidRPr="00660D7A">
        <w:rPr>
          <w:rtl/>
        </w:rPr>
        <w:t>ר"</w:t>
      </w:r>
      <w:r w:rsidRPr="00660D7A">
        <w:rPr>
          <w:rFonts w:hint="cs"/>
          <w:rtl/>
        </w:rPr>
        <w:t>ש</w:t>
      </w:r>
      <w:r w:rsidR="009B14FE">
        <w:rPr>
          <w:rtl/>
        </w:rPr>
        <w:t>:</w:t>
      </w:r>
    </w:p>
    <w:p w14:paraId="7D7CC836" w14:textId="55E4233B" w:rsidR="001B7040" w:rsidRPr="000528DA" w:rsidRDefault="005175F4" w:rsidP="000528DA">
      <w:pPr>
        <w:rPr>
          <w:rtl/>
        </w:rPr>
      </w:pPr>
      <w:r w:rsidRPr="000528DA">
        <w:rPr>
          <w:rtl/>
        </w:rPr>
        <w:t>שהכל</w:t>
      </w:r>
      <w:r w:rsidRPr="000528DA">
        <w:rPr>
          <w:rFonts w:hint="cs"/>
          <w:rtl/>
        </w:rPr>
        <w:t>.</w:t>
      </w:r>
      <w:r w:rsidRPr="000528DA">
        <w:rPr>
          <w:rtl/>
        </w:rPr>
        <w:t xml:space="preserve"> </w:t>
      </w:r>
    </w:p>
    <w:p w14:paraId="166A952E" w14:textId="52BB9FBF" w:rsidR="00A24328" w:rsidRDefault="005175F4" w:rsidP="009A59D1">
      <w:pPr>
        <w:pStyle w:val="38"/>
        <w:framePr w:wrap="notBeside"/>
        <w:rPr>
          <w:rtl/>
        </w:rPr>
      </w:pPr>
      <w:r w:rsidRPr="00660D7A">
        <w:rPr>
          <w:rtl/>
        </w:rPr>
        <w:t>רבא</w:t>
      </w:r>
      <w:r w:rsidR="00A24328">
        <w:rPr>
          <w:rtl/>
        </w:rPr>
        <w:t>:</w:t>
      </w:r>
    </w:p>
    <w:p w14:paraId="3719CC55" w14:textId="25465654" w:rsidR="005175F4" w:rsidRPr="000528DA" w:rsidRDefault="005175F4" w:rsidP="000528DA">
      <w:pPr>
        <w:rPr>
          <w:rtl/>
        </w:rPr>
      </w:pPr>
      <w:r w:rsidRPr="000528DA">
        <w:rPr>
          <w:rtl/>
        </w:rPr>
        <w:t>כלום</w:t>
      </w:r>
      <w:r w:rsidR="007432BA" w:rsidRPr="000528DA">
        <w:rPr>
          <w:rFonts w:hint="cs"/>
          <w:rtl/>
        </w:rPr>
        <w:t>.</w:t>
      </w:r>
      <w:r w:rsidRPr="000528DA">
        <w:rPr>
          <w:rFonts w:hint="cs"/>
          <w:rtl/>
        </w:rPr>
        <w:t xml:space="preserve"> </w:t>
      </w:r>
      <w:r w:rsidR="00E507F9" w:rsidRPr="000528DA">
        <w:rPr>
          <w:rFonts w:hint="cs"/>
          <w:rtl/>
        </w:rPr>
        <w:t>ולטעמו</w:t>
      </w:r>
      <w:r w:rsidRPr="000528DA">
        <w:rPr>
          <w:rFonts w:hint="cs"/>
          <w:rtl/>
        </w:rPr>
        <w:t xml:space="preserve"> ד</w:t>
      </w:r>
      <w:r w:rsidRPr="000528DA">
        <w:rPr>
          <w:rtl/>
        </w:rPr>
        <w:t xml:space="preserve">כס פלפלי </w:t>
      </w:r>
      <w:r w:rsidRPr="000528DA">
        <w:rPr>
          <w:rFonts w:hint="cs"/>
          <w:rtl/>
        </w:rPr>
        <w:t xml:space="preserve">או זנגביל </w:t>
      </w:r>
      <w:r w:rsidRPr="000528DA">
        <w:rPr>
          <w:rtl/>
        </w:rPr>
        <w:t>ביו</w:t>
      </w:r>
      <w:r w:rsidR="00E507F9" w:rsidRPr="000528DA">
        <w:rPr>
          <w:rFonts w:hint="cs"/>
          <w:rtl/>
        </w:rPr>
        <w:t>ה</w:t>
      </w:r>
      <w:r w:rsidR="00AE16FF" w:rsidRPr="000528DA">
        <w:rPr>
          <w:rtl/>
        </w:rPr>
        <w:t>"</w:t>
      </w:r>
      <w:r w:rsidR="00E507F9" w:rsidRPr="000528DA">
        <w:rPr>
          <w:rFonts w:hint="cs"/>
          <w:rtl/>
        </w:rPr>
        <w:t xml:space="preserve">כ </w:t>
      </w:r>
      <w:r w:rsidRPr="000528DA">
        <w:rPr>
          <w:rtl/>
        </w:rPr>
        <w:t>פטור,</w:t>
      </w:r>
    </w:p>
    <w:p w14:paraId="52CAA60F" w14:textId="3DB7F8C2" w:rsidR="00A24328" w:rsidRDefault="005175F4" w:rsidP="009A59D1">
      <w:pPr>
        <w:pStyle w:val="38"/>
        <w:framePr w:wrap="notBeside"/>
        <w:rPr>
          <w:rtl/>
        </w:rPr>
      </w:pPr>
      <w:r w:rsidRPr="00660D7A">
        <w:rPr>
          <w:rFonts w:hint="cs"/>
          <w:rtl/>
        </w:rPr>
        <w:t xml:space="preserve">והך </w:t>
      </w:r>
      <w:r w:rsidR="00A40E46" w:rsidRPr="00660D7A">
        <w:rPr>
          <w:rFonts w:hint="cs"/>
          <w:rtl/>
        </w:rPr>
        <w:t>דלר''מ</w:t>
      </w:r>
      <w:r w:rsidR="00A24328">
        <w:rPr>
          <w:rFonts w:hint="cs"/>
          <w:rtl/>
        </w:rPr>
        <w:t>:</w:t>
      </w:r>
    </w:p>
    <w:p w14:paraId="73C0B783" w14:textId="11E9D630" w:rsidR="00616D37" w:rsidRPr="000528DA" w:rsidRDefault="005175F4" w:rsidP="000528DA">
      <w:pPr>
        <w:rPr>
          <w:rtl/>
        </w:rPr>
      </w:pPr>
      <w:r w:rsidRPr="00AD32C2">
        <w:rPr>
          <w:rStyle w:val="ad"/>
          <w:rFonts w:hint="cs"/>
          <w:rtl/>
        </w:rPr>
        <w:t>'</w:t>
      </w:r>
      <w:r w:rsidRPr="00AD32C2">
        <w:rPr>
          <w:rStyle w:val="ad"/>
          <w:rtl/>
        </w:rPr>
        <w:t>וערלתם ערלתו את פריו</w:t>
      </w:r>
      <w:r w:rsidRPr="00AD32C2">
        <w:rPr>
          <w:rStyle w:val="ad"/>
          <w:rFonts w:hint="cs"/>
          <w:rtl/>
        </w:rPr>
        <w:t>'</w:t>
      </w:r>
      <w:r w:rsidRPr="00AD32C2">
        <w:rPr>
          <w:rStyle w:val="ad"/>
          <w:rtl/>
        </w:rPr>
        <w:t>,</w:t>
      </w:r>
      <w:r w:rsidRPr="000528DA">
        <w:rPr>
          <w:rtl/>
        </w:rPr>
        <w:t xml:space="preserve"> </w:t>
      </w:r>
    </w:p>
    <w:p w14:paraId="434D063D" w14:textId="77777777" w:rsidR="00616D37" w:rsidRPr="000528DA" w:rsidRDefault="00616D37" w:rsidP="000528DA">
      <w:pPr>
        <w:rPr>
          <w:rtl/>
        </w:rPr>
      </w:pPr>
      <w:r w:rsidRPr="000528DA">
        <w:rPr>
          <w:rFonts w:hint="cs"/>
          <w:rtl/>
        </w:rPr>
        <w:t>'</w:t>
      </w:r>
      <w:r w:rsidR="005175F4" w:rsidRPr="007432BA">
        <w:rPr>
          <w:rStyle w:val="ad"/>
          <w:rFonts w:hint="cs"/>
          <w:rtl/>
        </w:rPr>
        <w:t>עץ מאכל'</w:t>
      </w:r>
      <w:r w:rsidR="005175F4" w:rsidRPr="000528DA">
        <w:rPr>
          <w:rtl/>
        </w:rPr>
        <w:t xml:space="preserve"> להביא עץ שטעם עצו ופריו שוה, זה הפלפלין, </w:t>
      </w:r>
    </w:p>
    <w:p w14:paraId="7CF5307E" w14:textId="77777777" w:rsidR="00616D37" w:rsidRPr="000528DA" w:rsidRDefault="005175F4" w:rsidP="000528DA">
      <w:pPr>
        <w:rPr>
          <w:rtl/>
        </w:rPr>
      </w:pPr>
      <w:bookmarkStart w:id="1099" w:name="_Toc193636091"/>
      <w:bookmarkStart w:id="1100" w:name="_Toc216184700"/>
      <w:r w:rsidRPr="00A10336">
        <w:rPr>
          <w:rStyle w:val="30"/>
          <w:rtl/>
        </w:rPr>
        <w:t>ללמדך</w:t>
      </w:r>
      <w:bookmarkEnd w:id="1099"/>
      <w:bookmarkEnd w:id="1100"/>
      <w:r w:rsidRPr="000528DA">
        <w:rPr>
          <w:rtl/>
        </w:rPr>
        <w:t xml:space="preserve"> שהפלפלין חייבין בערלה, </w:t>
      </w:r>
      <w:r w:rsidR="007432BA" w:rsidRPr="000528DA">
        <w:rPr>
          <w:rFonts w:hint="cs"/>
          <w:rtl/>
        </w:rPr>
        <w:t>ו</w:t>
      </w:r>
      <w:r w:rsidRPr="000528DA">
        <w:rPr>
          <w:rtl/>
        </w:rPr>
        <w:t>שאין א</w:t>
      </w:r>
      <w:r w:rsidR="00616D37" w:rsidRPr="000528DA">
        <w:rPr>
          <w:rFonts w:hint="cs"/>
          <w:rtl/>
        </w:rPr>
        <w:t>"י</w:t>
      </w:r>
      <w:r w:rsidRPr="000528DA">
        <w:rPr>
          <w:rtl/>
        </w:rPr>
        <w:t xml:space="preserve"> חסרה כלום, </w:t>
      </w:r>
    </w:p>
    <w:p w14:paraId="655245E9" w14:textId="77777777" w:rsidR="005175F4" w:rsidRPr="000528DA" w:rsidRDefault="00C64809" w:rsidP="000528DA">
      <w:pPr>
        <w:rPr>
          <w:rtl/>
        </w:rPr>
      </w:pPr>
      <w:r w:rsidRPr="000528DA">
        <w:rPr>
          <w:rtl/>
        </w:rPr>
        <w:t>ד</w:t>
      </w:r>
      <w:r w:rsidR="005175F4" w:rsidRPr="001B7040">
        <w:rPr>
          <w:rStyle w:val="ad"/>
          <w:rtl/>
        </w:rPr>
        <w:t>'לא תחסר כל בה</w:t>
      </w:r>
      <w:r w:rsidR="002D131B" w:rsidRPr="000528DA">
        <w:rPr>
          <w:rtl/>
        </w:rPr>
        <w:t xml:space="preserve"> </w:t>
      </w:r>
      <w:r w:rsidR="002D131B" w:rsidRPr="000528DA">
        <w:rPr>
          <w:rFonts w:hint="cs"/>
          <w:rtl/>
        </w:rPr>
        <w:t>-</w:t>
      </w:r>
      <w:r w:rsidR="005175F4" w:rsidRPr="000528DA">
        <w:rPr>
          <w:rFonts w:hint="cs"/>
          <w:rtl/>
        </w:rPr>
        <w:t xml:space="preserve">היינו </w:t>
      </w:r>
      <w:r w:rsidR="007432BA" w:rsidRPr="000528DA">
        <w:rPr>
          <w:rtl/>
        </w:rPr>
        <w:t>ברט</w:t>
      </w:r>
      <w:r w:rsidR="007432BA" w:rsidRPr="000528DA">
        <w:rPr>
          <w:rFonts w:hint="cs"/>
          <w:rtl/>
        </w:rPr>
        <w:t>וב</w:t>
      </w:r>
      <w:r w:rsidR="005175F4" w:rsidRPr="000528DA">
        <w:rPr>
          <w:rtl/>
        </w:rPr>
        <w:t xml:space="preserve">, </w:t>
      </w:r>
      <w:r w:rsidR="005175F4" w:rsidRPr="00E34F28">
        <w:rPr>
          <w:rStyle w:val="afffff9"/>
          <w:rFonts w:hint="cs"/>
          <w:rtl/>
        </w:rPr>
        <w:t>ורבא</w:t>
      </w:r>
      <w:r w:rsidR="005175F4" w:rsidRPr="000528DA">
        <w:rPr>
          <w:rFonts w:hint="cs"/>
          <w:rtl/>
        </w:rPr>
        <w:t xml:space="preserve"> מיירי </w:t>
      </w:r>
      <w:r w:rsidR="005175F4" w:rsidRPr="000528DA">
        <w:rPr>
          <w:rtl/>
        </w:rPr>
        <w:t>ביבש.</w:t>
      </w:r>
    </w:p>
    <w:p w14:paraId="27589803" w14:textId="00531236" w:rsidR="00A24328" w:rsidRDefault="005175F4" w:rsidP="009A59D1">
      <w:pPr>
        <w:pStyle w:val="38"/>
        <w:framePr w:wrap="notBeside"/>
        <w:rPr>
          <w:rtl/>
        </w:rPr>
      </w:pPr>
      <w:r w:rsidRPr="00660D7A">
        <w:rPr>
          <w:rtl/>
        </w:rPr>
        <w:t>רבנן ל</w:t>
      </w:r>
      <w:r w:rsidR="007432BA" w:rsidRPr="00660D7A">
        <w:rPr>
          <w:rtl/>
        </w:rPr>
        <w:t>מרימר</w:t>
      </w:r>
      <w:r w:rsidR="00A24328">
        <w:rPr>
          <w:rtl/>
        </w:rPr>
        <w:t>:</w:t>
      </w:r>
    </w:p>
    <w:p w14:paraId="2050EA77" w14:textId="43517740" w:rsidR="00616D37" w:rsidRPr="00E34F28" w:rsidRDefault="007E6626" w:rsidP="00A40E46">
      <w:pPr>
        <w:pStyle w:val="afffff5"/>
        <w:spacing w:before="0"/>
        <w:rPr>
          <w:rtl/>
        </w:rPr>
      </w:pPr>
      <w:r w:rsidRPr="00A40E46">
        <w:rPr>
          <w:rtl/>
        </w:rPr>
        <w:t>כס זנגביל</w:t>
      </w:r>
      <w:r w:rsidR="007432BA" w:rsidRPr="00A40E46">
        <w:rPr>
          <w:rtl/>
        </w:rPr>
        <w:t xml:space="preserve"> בי</w:t>
      </w:r>
      <w:r w:rsidR="007432BA" w:rsidRPr="00A40E46">
        <w:rPr>
          <w:rFonts w:hint="cs"/>
          <w:rtl/>
        </w:rPr>
        <w:t>וה</w:t>
      </w:r>
      <w:r w:rsidR="00AE16FF" w:rsidRPr="00A40E46">
        <w:rPr>
          <w:rtl/>
        </w:rPr>
        <w:t>"</w:t>
      </w:r>
      <w:r w:rsidR="007432BA" w:rsidRPr="00A40E46">
        <w:rPr>
          <w:rFonts w:hint="cs"/>
          <w:rtl/>
        </w:rPr>
        <w:t>כ</w:t>
      </w:r>
      <w:r w:rsidR="005175F4" w:rsidRPr="00A40E46">
        <w:rPr>
          <w:rtl/>
        </w:rPr>
        <w:t xml:space="preserve"> פטור.</w:t>
      </w:r>
    </w:p>
    <w:p w14:paraId="17F2CB3D" w14:textId="0A0FB93C" w:rsidR="00A24328" w:rsidRDefault="00332D29" w:rsidP="009A59D1">
      <w:pPr>
        <w:pStyle w:val="38"/>
        <w:framePr w:wrap="notBeside"/>
        <w:rPr>
          <w:rtl/>
        </w:rPr>
      </w:pPr>
      <w:r w:rsidRPr="00660D7A">
        <w:rPr>
          <w:rtl/>
        </w:rPr>
        <w:t>והך</w:t>
      </w:r>
      <w:r w:rsidR="005175F4" w:rsidRPr="00660D7A">
        <w:rPr>
          <w:rtl/>
        </w:rPr>
        <w:t xml:space="preserve"> </w:t>
      </w:r>
      <w:r w:rsidR="005175F4" w:rsidRPr="00660D7A">
        <w:rPr>
          <w:rFonts w:hint="cs"/>
          <w:rtl/>
        </w:rPr>
        <w:t>ד</w:t>
      </w:r>
      <w:r w:rsidR="005175F4" w:rsidRPr="00660D7A">
        <w:rPr>
          <w:rtl/>
        </w:rPr>
        <w:t>רבא</w:t>
      </w:r>
      <w:r w:rsidR="00A24328">
        <w:rPr>
          <w:rtl/>
        </w:rPr>
        <w:t>:</w:t>
      </w:r>
    </w:p>
    <w:p w14:paraId="5B3FA382" w14:textId="0CCC62B1" w:rsidR="00616D37" w:rsidRPr="000528DA" w:rsidRDefault="005175F4" w:rsidP="000528DA">
      <w:pPr>
        <w:rPr>
          <w:rtl/>
        </w:rPr>
      </w:pPr>
      <w:r w:rsidRPr="000528DA">
        <w:rPr>
          <w:rFonts w:hint="cs"/>
          <w:rtl/>
        </w:rPr>
        <w:t>דזנגויל שבא מכוש</w:t>
      </w:r>
      <w:r w:rsidR="007432BA" w:rsidRPr="000528DA">
        <w:rPr>
          <w:rtl/>
        </w:rPr>
        <w:t xml:space="preserve"> שרי</w:t>
      </w:r>
      <w:r w:rsidR="00616D37" w:rsidRPr="000528DA">
        <w:rPr>
          <w:rFonts w:hint="cs"/>
          <w:rtl/>
        </w:rPr>
        <w:t>,</w:t>
      </w:r>
      <w:r w:rsidRPr="000528DA">
        <w:rPr>
          <w:rtl/>
        </w:rPr>
        <w:t xml:space="preserve"> </w:t>
      </w:r>
      <w:r w:rsidR="007E6626" w:rsidRPr="000528DA">
        <w:rPr>
          <w:rFonts w:hint="cs"/>
          <w:rtl/>
        </w:rPr>
        <w:t>שאין בזה בשול עכום</w:t>
      </w:r>
      <w:r w:rsidRPr="000528DA">
        <w:rPr>
          <w:rtl/>
        </w:rPr>
        <w:t xml:space="preserve">, </w:t>
      </w:r>
    </w:p>
    <w:p w14:paraId="7F35FFCB" w14:textId="1326A8C6" w:rsidR="005175F4" w:rsidRPr="00E34F28" w:rsidRDefault="005175F4" w:rsidP="005B28A3">
      <w:pPr>
        <w:pStyle w:val="afffff5"/>
        <w:spacing w:before="0" w:after="120"/>
        <w:rPr>
          <w:rtl/>
        </w:rPr>
      </w:pPr>
      <w:r w:rsidRPr="00FE3D07">
        <w:rPr>
          <w:rtl/>
        </w:rPr>
        <w:t>ו</w:t>
      </w:r>
      <w:r w:rsidRPr="00FE3D07">
        <w:rPr>
          <w:rFonts w:hint="cs"/>
          <w:rtl/>
        </w:rPr>
        <w:t>ברכתה בפה</w:t>
      </w:r>
      <w:r w:rsidRPr="00FE3D07">
        <w:rPr>
          <w:rtl/>
        </w:rPr>
        <w:t>"</w:t>
      </w:r>
      <w:r w:rsidR="007432BA" w:rsidRPr="00FE3D07">
        <w:rPr>
          <w:rFonts w:hint="cs"/>
          <w:rtl/>
        </w:rPr>
        <w:t>א היינו ברטוב</w:t>
      </w:r>
    </w:p>
    <w:p w14:paraId="55A30C40" w14:textId="77777777" w:rsidR="005175F4" w:rsidRPr="000528DA" w:rsidRDefault="005175F4" w:rsidP="000528DA">
      <w:pPr>
        <w:rPr>
          <w:rtl/>
        </w:rPr>
      </w:pPr>
      <w:bookmarkStart w:id="1101" w:name="_Toc193636092"/>
      <w:bookmarkStart w:id="1102" w:name="_Toc216184701"/>
      <w:r w:rsidRPr="00724E73">
        <w:rPr>
          <w:rStyle w:val="afffffd"/>
          <w:rtl/>
        </w:rPr>
        <w:t>חביץ קדרה ודייסא</w:t>
      </w:r>
      <w:bookmarkEnd w:id="1101"/>
      <w:bookmarkEnd w:id="1102"/>
      <w:r w:rsidR="00616D37" w:rsidRPr="000528DA">
        <w:rPr>
          <w:rFonts w:hint="cs"/>
          <w:rtl/>
        </w:rPr>
        <w:t xml:space="preserve">- </w:t>
      </w:r>
      <w:r w:rsidRPr="00E34F28">
        <w:rPr>
          <w:rStyle w:val="afffff9"/>
          <w:rFonts w:hint="cs"/>
          <w:rtl/>
        </w:rPr>
        <w:t>ר"י</w:t>
      </w:r>
      <w:r w:rsidRPr="00E34F28">
        <w:rPr>
          <w:rStyle w:val="afffff9"/>
          <w:rtl/>
        </w:rPr>
        <w:t>:</w:t>
      </w:r>
      <w:r w:rsidRPr="000528DA">
        <w:rPr>
          <w:rtl/>
        </w:rPr>
        <w:t xml:space="preserve"> שהכל נהיה בדברו</w:t>
      </w:r>
      <w:r w:rsidRPr="000528DA">
        <w:rPr>
          <w:rFonts w:hint="cs"/>
          <w:rtl/>
        </w:rPr>
        <w:t>,</w:t>
      </w:r>
      <w:r w:rsidR="003E7762" w:rsidRPr="000528DA">
        <w:rPr>
          <w:rFonts w:hint="cs"/>
          <w:rtl/>
        </w:rPr>
        <w:t xml:space="preserve"> </w:t>
      </w:r>
      <w:r w:rsidRPr="00E34F28">
        <w:rPr>
          <w:rStyle w:val="afffff9"/>
          <w:rFonts w:hint="cs"/>
          <w:rtl/>
        </w:rPr>
        <w:t>ר"כ</w:t>
      </w:r>
      <w:r w:rsidRPr="00E34F28">
        <w:rPr>
          <w:rStyle w:val="afffff9"/>
          <w:rtl/>
        </w:rPr>
        <w:t xml:space="preserve">: </w:t>
      </w:r>
      <w:r w:rsidR="007A1F57" w:rsidRPr="000528DA">
        <w:rPr>
          <w:rtl/>
        </w:rPr>
        <w:t>במ"מ</w:t>
      </w:r>
      <w:r w:rsidRPr="000528DA">
        <w:rPr>
          <w:rtl/>
        </w:rPr>
        <w:t>.</w:t>
      </w:r>
    </w:p>
    <w:p w14:paraId="6B19D6AD" w14:textId="77777777" w:rsidR="00616D37" w:rsidRPr="000528DA" w:rsidRDefault="005175F4" w:rsidP="000528DA">
      <w:pPr>
        <w:rPr>
          <w:rtl/>
        </w:rPr>
      </w:pPr>
      <w:bookmarkStart w:id="1103" w:name="_Toc193636093"/>
      <w:bookmarkStart w:id="1104" w:name="_Toc216184702"/>
      <w:r w:rsidRPr="006D3CF8">
        <w:rPr>
          <w:rStyle w:val="afffffd"/>
          <w:b w:val="0"/>
          <w:rtl/>
        </w:rPr>
        <w:t xml:space="preserve">בדייסא </w:t>
      </w:r>
      <w:r w:rsidRPr="006D3CF8">
        <w:rPr>
          <w:rStyle w:val="afffffd"/>
          <w:rFonts w:hint="cs"/>
          <w:b w:val="0"/>
          <w:rtl/>
        </w:rPr>
        <w:t>לבד</w:t>
      </w:r>
      <w:bookmarkEnd w:id="1103"/>
      <w:bookmarkEnd w:id="1104"/>
      <w:r w:rsidRPr="000528DA">
        <w:rPr>
          <w:rFonts w:hint="cs"/>
          <w:rtl/>
        </w:rPr>
        <w:t xml:space="preserve"> </w:t>
      </w:r>
      <w:r w:rsidR="007E6626" w:rsidRPr="000528DA">
        <w:rPr>
          <w:rFonts w:hint="cs"/>
          <w:rtl/>
        </w:rPr>
        <w:t xml:space="preserve">- </w:t>
      </w:r>
      <w:r w:rsidR="007432BA" w:rsidRPr="00A10336">
        <w:rPr>
          <w:rStyle w:val="30"/>
          <w:rFonts w:hint="cs"/>
          <w:rtl/>
        </w:rPr>
        <w:t>ד</w:t>
      </w:r>
      <w:r w:rsidR="00AE16FF" w:rsidRPr="00A10336">
        <w:rPr>
          <w:rStyle w:val="30"/>
          <w:rtl/>
        </w:rPr>
        <w:t>"</w:t>
      </w:r>
      <w:r w:rsidR="007432BA" w:rsidRPr="00A10336">
        <w:rPr>
          <w:rStyle w:val="30"/>
          <w:rFonts w:hint="cs"/>
          <w:rtl/>
        </w:rPr>
        <w:t>ה</w:t>
      </w:r>
      <w:r w:rsidRPr="000528DA">
        <w:rPr>
          <w:rFonts w:hint="cs"/>
          <w:rtl/>
        </w:rPr>
        <w:t xml:space="preserve"> </w:t>
      </w:r>
      <w:r w:rsidR="007A1F57" w:rsidRPr="000528DA">
        <w:rPr>
          <w:rFonts w:hint="cs"/>
          <w:rtl/>
        </w:rPr>
        <w:t>במ</w:t>
      </w:r>
      <w:r w:rsidR="007A1F57" w:rsidRPr="000528DA">
        <w:rPr>
          <w:rtl/>
        </w:rPr>
        <w:t>"</w:t>
      </w:r>
      <w:r w:rsidR="007A1F57" w:rsidRPr="000528DA">
        <w:rPr>
          <w:rFonts w:hint="cs"/>
          <w:rtl/>
        </w:rPr>
        <w:t>מ</w:t>
      </w:r>
    </w:p>
    <w:p w14:paraId="594DAC79" w14:textId="77777777" w:rsidR="00616D37" w:rsidRPr="00E34F28" w:rsidRDefault="005175F4" w:rsidP="00A40E46">
      <w:pPr>
        <w:pStyle w:val="afffffc"/>
        <w:rPr>
          <w:rtl/>
        </w:rPr>
      </w:pPr>
      <w:bookmarkStart w:id="1105" w:name="_Toc193636094"/>
      <w:bookmarkStart w:id="1106" w:name="_Toc216184703"/>
      <w:r w:rsidRPr="00A40E46">
        <w:rPr>
          <w:rtl/>
        </w:rPr>
        <w:t>דייסא כעין חביץ קדרה</w:t>
      </w:r>
      <w:bookmarkEnd w:id="1105"/>
      <w:bookmarkEnd w:id="1106"/>
      <w:r w:rsidR="00616D37">
        <w:rPr>
          <w:rFonts w:hint="cs"/>
          <w:rtl/>
        </w:rPr>
        <w:t xml:space="preserve"> </w:t>
      </w:r>
    </w:p>
    <w:p w14:paraId="32F49796" w14:textId="32594E93" w:rsidR="00A24328" w:rsidRDefault="005175F4" w:rsidP="009A59D1">
      <w:pPr>
        <w:pStyle w:val="38"/>
        <w:framePr w:wrap="notBeside"/>
        <w:rPr>
          <w:rtl/>
        </w:rPr>
      </w:pPr>
      <w:r w:rsidRPr="00660D7A">
        <w:rPr>
          <w:rFonts w:hint="cs"/>
          <w:rtl/>
        </w:rPr>
        <w:t>ר"י</w:t>
      </w:r>
      <w:r w:rsidR="00A24328">
        <w:rPr>
          <w:rtl/>
        </w:rPr>
        <w:t>:</w:t>
      </w:r>
    </w:p>
    <w:p w14:paraId="13DE8117" w14:textId="586B99B5" w:rsidR="005175F4" w:rsidRPr="000528DA" w:rsidRDefault="005175F4" w:rsidP="000528DA">
      <w:pPr>
        <w:rPr>
          <w:rtl/>
        </w:rPr>
      </w:pPr>
      <w:r w:rsidRPr="000528DA">
        <w:rPr>
          <w:rtl/>
        </w:rPr>
        <w:t xml:space="preserve">שהכל </w:t>
      </w:r>
      <w:r w:rsidR="00616D37" w:rsidRPr="000528DA">
        <w:rPr>
          <w:rtl/>
        </w:rPr>
        <w:t>ד</w:t>
      </w:r>
      <w:r w:rsidRPr="000528DA">
        <w:rPr>
          <w:rtl/>
        </w:rPr>
        <w:t xml:space="preserve">בש עיקר. </w:t>
      </w:r>
      <w:r w:rsidRPr="00E34F28">
        <w:rPr>
          <w:rStyle w:val="afffff9"/>
          <w:rFonts w:hint="cs"/>
          <w:rtl/>
        </w:rPr>
        <w:t>ר</w:t>
      </w:r>
      <w:r w:rsidRPr="00E34F28">
        <w:rPr>
          <w:rStyle w:val="afffff9"/>
          <w:rtl/>
        </w:rPr>
        <w:t>"</w:t>
      </w:r>
      <w:r w:rsidRPr="00E34F28">
        <w:rPr>
          <w:rStyle w:val="afffff9"/>
          <w:rFonts w:hint="cs"/>
          <w:rtl/>
        </w:rPr>
        <w:t>כ</w:t>
      </w:r>
      <w:r w:rsidRPr="00E34F28">
        <w:rPr>
          <w:rStyle w:val="afffff9"/>
          <w:rtl/>
        </w:rPr>
        <w:t>:</w:t>
      </w:r>
      <w:r w:rsidRPr="000528DA">
        <w:rPr>
          <w:rtl/>
        </w:rPr>
        <w:t xml:space="preserve"> ב</w:t>
      </w:r>
      <w:r w:rsidRPr="000528DA">
        <w:rPr>
          <w:rFonts w:hint="cs"/>
          <w:rtl/>
        </w:rPr>
        <w:t>מ"מ ד</w:t>
      </w:r>
      <w:r w:rsidR="007E6626" w:rsidRPr="000528DA">
        <w:rPr>
          <w:rFonts w:hint="cs"/>
          <w:rtl/>
        </w:rPr>
        <w:t>סולת</w:t>
      </w:r>
      <w:r w:rsidRPr="000528DA">
        <w:rPr>
          <w:rtl/>
        </w:rPr>
        <w:t xml:space="preserve"> עיקר.</w:t>
      </w:r>
    </w:p>
    <w:p w14:paraId="71885D18" w14:textId="4D797822" w:rsidR="00A24328" w:rsidRDefault="005175F4" w:rsidP="009A59D1">
      <w:pPr>
        <w:pStyle w:val="38"/>
        <w:framePr w:wrap="notBeside"/>
        <w:rPr>
          <w:rtl/>
        </w:rPr>
      </w:pPr>
      <w:r w:rsidRPr="00660D7A">
        <w:rPr>
          <w:rFonts w:hint="cs"/>
          <w:rtl/>
        </w:rPr>
        <w:t>ר</w:t>
      </w:r>
      <w:r w:rsidRPr="00660D7A">
        <w:rPr>
          <w:rtl/>
        </w:rPr>
        <w:t>ב יוסף</w:t>
      </w:r>
      <w:r w:rsidR="00A24328">
        <w:rPr>
          <w:rtl/>
        </w:rPr>
        <w:t>:</w:t>
      </w:r>
    </w:p>
    <w:p w14:paraId="7541827C" w14:textId="6C681F5E" w:rsidR="005175F4" w:rsidRPr="000528DA" w:rsidRDefault="00CC4FA9" w:rsidP="000528DA">
      <w:pPr>
        <w:rPr>
          <w:ins w:id="9502" w:author="עריכה מהאתר" w:date="2026-10-13T10:24:42Z"/>
          <w:rtl/>
        </w:rPr>
      </w:pPr>
      <w:r w:rsidRPr="000528DA">
        <w:rPr>
          <w:rFonts w:hint="cs"/>
          <w:rtl/>
        </w:rPr>
        <w:t xml:space="preserve">מסתבר </w:t>
      </w:r>
      <w:r w:rsidRPr="00E34F28">
        <w:rPr>
          <w:rStyle w:val="afffff9"/>
          <w:rFonts w:hint="cs"/>
          <w:rtl/>
        </w:rPr>
        <w:t>כ</w:t>
      </w:r>
      <w:r w:rsidR="005175F4" w:rsidRPr="00E34F28">
        <w:rPr>
          <w:rStyle w:val="afffff9"/>
          <w:rtl/>
        </w:rPr>
        <w:t>ר</w:t>
      </w:r>
      <w:r w:rsidR="005175F4" w:rsidRPr="00E34F28">
        <w:rPr>
          <w:rStyle w:val="afffff9"/>
          <w:rFonts w:hint="cs"/>
          <w:rtl/>
        </w:rPr>
        <w:t>"כ</w:t>
      </w:r>
      <w:r w:rsidRPr="00E34F28">
        <w:rPr>
          <w:rStyle w:val="afffff9"/>
          <w:rFonts w:hint="cs"/>
          <w:rtl/>
        </w:rPr>
        <w:t>,</w:t>
      </w:r>
      <w:r w:rsidR="005175F4" w:rsidRPr="00E34F28">
        <w:rPr>
          <w:rStyle w:val="afffff9"/>
          <w:rFonts w:hint="cs"/>
          <w:rtl/>
        </w:rPr>
        <w:t xml:space="preserve"> </w:t>
      </w:r>
      <w:r w:rsidR="005175F4" w:rsidRPr="00E34F28">
        <w:rPr>
          <w:rStyle w:val="afffff9"/>
          <w:rtl/>
        </w:rPr>
        <w:t>דרב ושמואל</w:t>
      </w:r>
      <w:r w:rsidR="005175F4" w:rsidRPr="000528DA">
        <w:rPr>
          <w:rtl/>
        </w:rPr>
        <w:t xml:space="preserve"> </w:t>
      </w:r>
      <w:r w:rsidR="005175F4" w:rsidRPr="005B28A3">
        <w:rPr>
          <w:spacing w:val="-2"/>
          <w:rtl/>
        </w:rPr>
        <w:t xml:space="preserve">כל שיש בו מחמשת המינין מברכין עליו </w:t>
      </w:r>
      <w:r w:rsidR="007A1F57" w:rsidRPr="005B28A3">
        <w:rPr>
          <w:spacing w:val="-2"/>
          <w:rtl/>
        </w:rPr>
        <w:t>במ"מ</w:t>
      </w:r>
      <w:r w:rsidR="005175F4" w:rsidRPr="005B28A3">
        <w:rPr>
          <w:spacing w:val="-2"/>
          <w:rtl/>
        </w:rPr>
        <w:t>.</w:t>
      </w:r>
    </w:p>
    <w:p>
      <w:pPr>
        <w:pStyle w:val="afffff5"/>
        <w:rPr>
          <w:rtl/>
        </w:rPr>
        <w:pPrChange w:id="9002" w:author="עריכה מהאתר" w:date="2026-10-13T10:34:41Z">
          <w:pPr>
            <w:pStyle w:val="a"/>
            <w:rPr>
              <w:rtl/>
            </w:rPr>
          </w:pPr>
        </w:pPrChange>
      </w:pPr>
      <w:ins w:id="9501" w:author="עריכה מהאתר" w:date="2026-10-13T10:24:42Z">
        <w:r>
          <w:t xml:space="preserve">רב ושמואל כל שהוא מחמשת המינין מברכין עליו במ''מ </w:t>
        </w:r>
      </w:ins>
    </w:p>
    <w:p w14:paraId="19C3B505" w14:textId="255C8163" w:rsidR="00A24328" w:rsidRDefault="005175F4" w:rsidP="009A59D1">
      <w:pPr>
        <w:pStyle w:val="38"/>
        <w:framePr w:wrap="notBeside"/>
        <w:rPr>
          <w:rtl/>
        </w:rPr>
      </w:pPr>
      <w:r w:rsidRPr="00660D7A">
        <w:rPr>
          <w:rtl/>
        </w:rPr>
        <w:lastRenderedPageBreak/>
        <w:t>וצריכא</w:t>
      </w:r>
      <w:r w:rsidR="00A24328">
        <w:rPr>
          <w:rtl/>
        </w:rPr>
        <w:t>:</w:t>
      </w:r>
    </w:p>
    <w:p w14:paraId="71FA9572" w14:textId="17685CFB" w:rsidR="00A40E46" w:rsidRPr="000528DA" w:rsidRDefault="00CC4FA9" w:rsidP="000528DA">
      <w:pPr>
        <w:rPr>
          <w:rtl/>
        </w:rPr>
      </w:pPr>
      <w:r w:rsidRPr="000528DA">
        <w:rPr>
          <w:rFonts w:hint="cs"/>
          <w:rtl/>
        </w:rPr>
        <w:t>להך דכל שהוא מחמשת המינין דאפי' ע</w:t>
      </w:r>
      <w:r w:rsidR="00AE16FF" w:rsidRPr="000528DA">
        <w:rPr>
          <w:rtl/>
        </w:rPr>
        <w:t>"</w:t>
      </w:r>
      <w:r w:rsidRPr="000528DA">
        <w:rPr>
          <w:rFonts w:hint="cs"/>
          <w:rtl/>
        </w:rPr>
        <w:t>י תערובות,</w:t>
      </w:r>
      <w:r w:rsidR="004D0C9F" w:rsidRPr="00A10336">
        <w:rPr>
          <w:rStyle w:val="30"/>
          <w:rFonts w:hint="cs"/>
          <w:rtl/>
        </w:rPr>
        <w:t xml:space="preserve"> </w:t>
      </w:r>
    </w:p>
    <w:p w14:paraId="31D541B8" w14:textId="6DD3A65F" w:rsidR="00A24328" w:rsidRDefault="00CC4FA9" w:rsidP="009A59D1">
      <w:pPr>
        <w:pStyle w:val="38"/>
        <w:framePr w:wrap="notBeside"/>
        <w:rPr>
          <w:rtl/>
        </w:rPr>
      </w:pPr>
      <w:r w:rsidRPr="00660D7A">
        <w:rPr>
          <w:rFonts w:hint="cs"/>
          <w:rtl/>
        </w:rPr>
        <w:t>וצריכא</w:t>
      </w:r>
      <w:r w:rsidR="00A24328">
        <w:rPr>
          <w:rFonts w:hint="cs"/>
          <w:rtl/>
        </w:rPr>
        <w:t>:</w:t>
      </w:r>
    </w:p>
    <w:p w14:paraId="6D37CBBA" w14:textId="04043E43" w:rsidR="005175F4" w:rsidRPr="000528DA" w:rsidRDefault="00CC4FA9" w:rsidP="000528DA">
      <w:pPr>
        <w:rPr>
          <w:rtl/>
        </w:rPr>
      </w:pPr>
      <w:r w:rsidRPr="000528DA">
        <w:rPr>
          <w:rFonts w:hint="cs"/>
          <w:rtl/>
        </w:rPr>
        <w:t xml:space="preserve">לכל שיש בו </w:t>
      </w:r>
      <w:r w:rsidR="005175F4" w:rsidRPr="000528DA">
        <w:rPr>
          <w:rtl/>
        </w:rPr>
        <w:t>לאפוקי אורז ודוחן,</w:t>
      </w:r>
      <w:r w:rsidR="00291D7F" w:rsidRPr="000528DA">
        <w:rPr>
          <w:rtl/>
        </w:rPr>
        <w:t xml:space="preserve"> </w:t>
      </w:r>
    </w:p>
    <w:p w14:paraId="108F8201" w14:textId="77777777" w:rsidR="005175F4" w:rsidRPr="00E34F28" w:rsidRDefault="005175F4" w:rsidP="00EC0DC4">
      <w:pPr>
        <w:pStyle w:val="af2"/>
        <w:framePr w:wrap="around"/>
        <w:rPr>
          <w:rtl/>
        </w:rPr>
      </w:pPr>
      <w:r w:rsidRPr="009757B9">
        <w:rPr>
          <w:rtl/>
        </w:rPr>
        <w:t>לז.</w:t>
      </w:r>
    </w:p>
    <w:p w14:paraId="6C7B1556" w14:textId="77777777" w:rsidR="007E6626" w:rsidRPr="00E34F28" w:rsidRDefault="005175F4" w:rsidP="000F6DD4">
      <w:pPr>
        <w:pStyle w:val="afffffc"/>
        <w:rPr>
          <w:rtl/>
        </w:rPr>
      </w:pPr>
      <w:bookmarkStart w:id="1107" w:name="_Toc193636095"/>
      <w:bookmarkStart w:id="1108" w:name="_Toc216184704"/>
      <w:r w:rsidRPr="006D3CF8">
        <w:rPr>
          <w:rtl/>
        </w:rPr>
        <w:t>אורז ודוחן</w:t>
      </w:r>
      <w:bookmarkEnd w:id="1107"/>
      <w:bookmarkEnd w:id="1108"/>
    </w:p>
    <w:p w14:paraId="48EE6E31" w14:textId="77777777" w:rsidR="005175F4" w:rsidRPr="000528DA" w:rsidRDefault="005175F4" w:rsidP="000528DA">
      <w:pPr>
        <w:rPr>
          <w:rtl/>
        </w:rPr>
      </w:pPr>
      <w:bookmarkStart w:id="1109" w:name="_Toc193636096"/>
      <w:bookmarkStart w:id="1110" w:name="_Toc216184705"/>
      <w:r w:rsidRPr="00A10336">
        <w:rPr>
          <w:rStyle w:val="30"/>
          <w:rFonts w:hint="cs"/>
          <w:rtl/>
        </w:rPr>
        <w:t>כמעשה קדירה</w:t>
      </w:r>
      <w:bookmarkEnd w:id="1109"/>
      <w:bookmarkEnd w:id="1110"/>
      <w:r w:rsidR="00291D7F" w:rsidRPr="000528DA">
        <w:rPr>
          <w:rFonts w:hint="cs"/>
          <w:rtl/>
        </w:rPr>
        <w:t xml:space="preserve"> </w:t>
      </w:r>
      <w:r w:rsidRPr="000528DA">
        <w:rPr>
          <w:rFonts w:hint="cs"/>
          <w:rtl/>
        </w:rPr>
        <w:t>דמברכים בתחילה ובסוף</w:t>
      </w:r>
    </w:p>
    <w:p w14:paraId="7E0621A4" w14:textId="77777777" w:rsidR="005175F4" w:rsidRPr="000528DA" w:rsidRDefault="005175F4" w:rsidP="000528DA">
      <w:pPr>
        <w:rPr>
          <w:rtl/>
        </w:rPr>
      </w:pPr>
      <w:bookmarkStart w:id="1111" w:name="_Toc193636097"/>
      <w:bookmarkStart w:id="1112" w:name="_Toc216184706"/>
      <w:r w:rsidRPr="00A10336">
        <w:rPr>
          <w:rStyle w:val="30"/>
          <w:rFonts w:hint="cs"/>
          <w:rtl/>
        </w:rPr>
        <w:t>ולא כמעשה קדירה</w:t>
      </w:r>
      <w:bookmarkEnd w:id="1111"/>
      <w:bookmarkEnd w:id="1112"/>
      <w:r w:rsidRPr="000528DA">
        <w:rPr>
          <w:rFonts w:hint="cs"/>
          <w:rtl/>
        </w:rPr>
        <w:t xml:space="preserve"> דבקדירה מברכין </w:t>
      </w:r>
      <w:r w:rsidRPr="000528DA">
        <w:rPr>
          <w:rtl/>
        </w:rPr>
        <w:t xml:space="preserve">בתחלה </w:t>
      </w:r>
      <w:r w:rsidR="007A1F57" w:rsidRPr="000528DA">
        <w:rPr>
          <w:rtl/>
        </w:rPr>
        <w:t>במ"מ</w:t>
      </w:r>
      <w:r w:rsidR="007E6626" w:rsidRPr="000528DA">
        <w:rPr>
          <w:rFonts w:hint="cs"/>
          <w:rtl/>
        </w:rPr>
        <w:t>,</w:t>
      </w:r>
      <w:r w:rsidRPr="000528DA">
        <w:rPr>
          <w:rtl/>
        </w:rPr>
        <w:t xml:space="preserve"> ולבסוף ברכה אחת מעין שלש,</w:t>
      </w:r>
    </w:p>
    <w:p w14:paraId="2548A98A" w14:textId="26213ABC" w:rsidR="00CC4FA9" w:rsidRPr="000528DA" w:rsidRDefault="005175F4" w:rsidP="000528DA">
      <w:pPr>
        <w:rPr>
          <w:rtl/>
        </w:rPr>
      </w:pPr>
      <w:r w:rsidRPr="000528DA">
        <w:rPr>
          <w:rFonts w:ascii="Fb Fontext" w:hAnsi="Fb Fontext"/>
          <w:sz w:val="20"/>
          <w:rtl/>
        </w:rPr>
        <w:t>ו</w:t>
      </w:r>
      <w:r w:rsidR="00CC4FA9" w:rsidRPr="000528DA">
        <w:rPr>
          <w:rFonts w:ascii="Fb Fontext" w:hAnsi="Fb Fontext" w:hint="cs"/>
          <w:sz w:val="20"/>
          <w:rtl/>
        </w:rPr>
        <w:t>כאן</w:t>
      </w:r>
      <w:r w:rsidRPr="000528DA">
        <w:rPr>
          <w:rFonts w:ascii="Fb Fontext" w:hAnsi="Fb Fontext"/>
          <w:sz w:val="20"/>
          <w:rtl/>
        </w:rPr>
        <w:t xml:space="preserve"> בתחלה מברך עליו שהכל נהיה בדברו, ולבסוף בורא נפשות.</w:t>
      </w:r>
    </w:p>
    <w:p w14:paraId="07938409" w14:textId="4B4C2D7E" w:rsidR="00A24328" w:rsidRDefault="005175F4" w:rsidP="009A59D1">
      <w:pPr>
        <w:pStyle w:val="38"/>
        <w:framePr w:wrap="notBeside"/>
        <w:rPr>
          <w:rtl/>
        </w:rPr>
      </w:pPr>
      <w:r w:rsidRPr="00660D7A">
        <w:rPr>
          <w:rFonts w:hint="cs"/>
          <w:rtl/>
        </w:rPr>
        <w:t>ואפי</w:t>
      </w:r>
      <w:r w:rsidRPr="00660D7A">
        <w:rPr>
          <w:rtl/>
        </w:rPr>
        <w:t>'</w:t>
      </w:r>
      <w:r w:rsidR="009B14FE">
        <w:rPr>
          <w:rFonts w:hint="cs"/>
          <w:rtl/>
        </w:rPr>
        <w:t>:</w:t>
      </w:r>
    </w:p>
    <w:p w14:paraId="76B5D05B" w14:textId="5D46FE38" w:rsidR="00A40E46" w:rsidRPr="000528DA" w:rsidRDefault="007E6626" w:rsidP="000528DA">
      <w:pPr>
        <w:rPr>
          <w:rtl/>
        </w:rPr>
      </w:pPr>
      <w:r w:rsidRPr="000528DA">
        <w:rPr>
          <w:rFonts w:hint="cs"/>
          <w:rtl/>
        </w:rPr>
        <w:t>ד</w:t>
      </w:r>
      <w:r w:rsidR="005175F4" w:rsidRPr="000528DA">
        <w:rPr>
          <w:rtl/>
        </w:rPr>
        <w:t xml:space="preserve">אלו הן מעשה קדרה: </w:t>
      </w:r>
      <w:r w:rsidR="00F72E94" w:rsidRPr="000528DA">
        <w:rPr>
          <w:rtl/>
        </w:rPr>
        <w:t xml:space="preserve">חילקא, טרגיס, סולת, זריז, </w:t>
      </w:r>
      <w:r w:rsidR="005175F4" w:rsidRPr="000528DA">
        <w:rPr>
          <w:rtl/>
        </w:rPr>
        <w:t xml:space="preserve">ערסן, </w:t>
      </w:r>
      <w:r w:rsidR="005175F4" w:rsidRPr="00A10336">
        <w:rPr>
          <w:rStyle w:val="30"/>
          <w:rtl/>
        </w:rPr>
        <w:t>ואורז</w:t>
      </w:r>
      <w:r w:rsidR="005175F4" w:rsidRPr="00A10336">
        <w:rPr>
          <w:rStyle w:val="30"/>
          <w:rFonts w:hint="cs"/>
          <w:rtl/>
        </w:rPr>
        <w:t>.</w:t>
      </w:r>
    </w:p>
    <w:p w14:paraId="5EC234FE" w14:textId="77777777" w:rsidR="00A24328" w:rsidRDefault="00CC4FA9" w:rsidP="009A59D1">
      <w:pPr>
        <w:pStyle w:val="38"/>
        <w:framePr w:wrap="notBeside"/>
        <w:rPr>
          <w:rtl/>
        </w:rPr>
      </w:pPr>
      <w:r w:rsidRPr="00660D7A">
        <w:rPr>
          <w:rFonts w:hint="cs"/>
          <w:rtl/>
        </w:rPr>
        <w:t>הך</w:t>
      </w:r>
      <w:r w:rsidR="005175F4" w:rsidRPr="00660D7A">
        <w:rPr>
          <w:rFonts w:hint="cs"/>
          <w:rtl/>
        </w:rPr>
        <w:t xml:space="preserve"> כריב</w:t>
      </w:r>
      <w:r w:rsidR="005175F4" w:rsidRPr="00660D7A">
        <w:rPr>
          <w:rtl/>
        </w:rPr>
        <w:t>"</w:t>
      </w:r>
      <w:r w:rsidR="005175F4" w:rsidRPr="00660D7A">
        <w:rPr>
          <w:rFonts w:hint="cs"/>
          <w:rtl/>
        </w:rPr>
        <w:t>נ</w:t>
      </w:r>
      <w:r w:rsidR="00A24328">
        <w:rPr>
          <w:rtl/>
        </w:rPr>
        <w:t>:</w:t>
      </w:r>
    </w:p>
    <w:p w14:paraId="6E172DD9" w14:textId="413D1101" w:rsidR="005175F4" w:rsidRPr="000528DA" w:rsidRDefault="005175F4" w:rsidP="000528DA">
      <w:pPr>
        <w:rPr>
          <w:rtl/>
        </w:rPr>
      </w:pPr>
      <w:r w:rsidRPr="000528DA">
        <w:rPr>
          <w:rFonts w:hint="cs"/>
          <w:rtl/>
        </w:rPr>
        <w:t>ד</w:t>
      </w:r>
      <w:r w:rsidRPr="000528DA">
        <w:rPr>
          <w:rtl/>
        </w:rPr>
        <w:t>אורז מין דגן הוא, וחייבין על חמוצו כרת, ואדם יוצא בו יד</w:t>
      </w:r>
      <w:r w:rsidRPr="000528DA">
        <w:rPr>
          <w:rFonts w:hint="cs"/>
          <w:rtl/>
        </w:rPr>
        <w:t xml:space="preserve">"ח </w:t>
      </w:r>
      <w:r w:rsidRPr="000528DA">
        <w:rPr>
          <w:rtl/>
        </w:rPr>
        <w:t>בפסח. אבל רבנן לא.</w:t>
      </w:r>
    </w:p>
    <w:p w14:paraId="22107355" w14:textId="2C4A6D9B" w:rsidR="00A24328" w:rsidRDefault="005175F4" w:rsidP="009A59D1">
      <w:pPr>
        <w:pStyle w:val="38"/>
        <w:framePr w:wrap="notBeside"/>
        <w:rPr>
          <w:rtl/>
        </w:rPr>
      </w:pPr>
      <w:r w:rsidRPr="00660D7A">
        <w:rPr>
          <w:rFonts w:hint="cs"/>
          <w:rtl/>
        </w:rPr>
        <w:t>ויקשה ד</w:t>
      </w:r>
      <w:r w:rsidR="007E6626" w:rsidRPr="00660D7A">
        <w:rPr>
          <w:rFonts w:hint="cs"/>
          <w:rtl/>
        </w:rPr>
        <w:t>לר</w:t>
      </w:r>
      <w:r w:rsidRPr="00660D7A">
        <w:rPr>
          <w:rFonts w:hint="cs"/>
          <w:rtl/>
        </w:rPr>
        <w:t>בנן</w:t>
      </w:r>
      <w:r w:rsidR="009B14FE">
        <w:rPr>
          <w:rFonts w:hint="cs"/>
          <w:rtl/>
        </w:rPr>
        <w:t>:</w:t>
      </w:r>
    </w:p>
    <w:p w14:paraId="0A46CFCD" w14:textId="5B77E81C" w:rsidR="006A5DB8" w:rsidRPr="000528DA" w:rsidRDefault="007E6626" w:rsidP="000528DA">
      <w:pPr>
        <w:rPr>
          <w:rtl/>
        </w:rPr>
      </w:pPr>
      <w:bookmarkStart w:id="1113" w:name="_Toc193636098"/>
      <w:bookmarkStart w:id="1114" w:name="_Toc216184707"/>
      <w:r w:rsidRPr="003C1BB8">
        <w:rPr>
          <w:rStyle w:val="afffffd"/>
          <w:rFonts w:hint="cs"/>
          <w:rtl/>
        </w:rPr>
        <w:t>ה</w:t>
      </w:r>
      <w:r w:rsidR="005175F4" w:rsidRPr="003C1BB8">
        <w:rPr>
          <w:rStyle w:val="afffffd"/>
          <w:rtl/>
        </w:rPr>
        <w:t>כוסס</w:t>
      </w:r>
      <w:r w:rsidR="006A5DB8" w:rsidRPr="003C1BB8">
        <w:rPr>
          <w:rStyle w:val="afffffd"/>
          <w:rFonts w:hint="cs"/>
          <w:rtl/>
        </w:rPr>
        <w:t xml:space="preserve"> </w:t>
      </w:r>
      <w:r w:rsidR="005175F4" w:rsidRPr="003C1BB8">
        <w:rPr>
          <w:rStyle w:val="afffffd"/>
          <w:rtl/>
        </w:rPr>
        <w:t>חטה</w:t>
      </w:r>
      <w:bookmarkEnd w:id="1113"/>
      <w:bookmarkEnd w:id="1114"/>
      <w:r w:rsidR="005175F4" w:rsidRPr="000528DA">
        <w:rPr>
          <w:rtl/>
        </w:rPr>
        <w:t xml:space="preserve"> מברך </w:t>
      </w:r>
      <w:r w:rsidR="007A1F57" w:rsidRPr="000528DA">
        <w:rPr>
          <w:rtl/>
        </w:rPr>
        <w:t>בפה"א</w:t>
      </w:r>
      <w:r w:rsidR="005175F4" w:rsidRPr="000528DA">
        <w:rPr>
          <w:rtl/>
        </w:rPr>
        <w:t>.</w:t>
      </w:r>
    </w:p>
    <w:p w14:paraId="23F9B14D" w14:textId="034B98F7" w:rsidR="003C1BB8" w:rsidRPr="00E34F28" w:rsidRDefault="005175F4" w:rsidP="003C1BB8">
      <w:pPr>
        <w:pStyle w:val="afffffc"/>
        <w:spacing w:before="0"/>
        <w:rPr>
          <w:rtl/>
        </w:rPr>
      </w:pPr>
      <w:bookmarkStart w:id="1115" w:name="_Toc193636099"/>
      <w:bookmarkStart w:id="1116" w:name="_Toc216184708"/>
      <w:r w:rsidRPr="003C1BB8">
        <w:rPr>
          <w:rtl/>
        </w:rPr>
        <w:t xml:space="preserve">טחנה אפאה ובשלה, </w:t>
      </w:r>
      <w:r w:rsidR="00616D37" w:rsidRPr="003C1BB8">
        <w:rPr>
          <w:rFonts w:hint="cs"/>
          <w:rtl/>
        </w:rPr>
        <w:t>כ</w:t>
      </w:r>
      <w:r w:rsidR="00616D37" w:rsidRPr="003C1BB8">
        <w:rPr>
          <w:rtl/>
        </w:rPr>
        <w:t>ש</w:t>
      </w:r>
      <w:r w:rsidRPr="003C1BB8">
        <w:rPr>
          <w:rtl/>
        </w:rPr>
        <w:t>פרוסות קיימות</w:t>
      </w:r>
      <w:r w:rsidR="006A5DB8" w:rsidRPr="003C1BB8">
        <w:rPr>
          <w:rFonts w:hint="cs"/>
          <w:rtl/>
        </w:rPr>
        <w:t>:</w:t>
      </w:r>
      <w:bookmarkEnd w:id="1115"/>
      <w:bookmarkEnd w:id="1116"/>
    </w:p>
    <w:p w14:paraId="50147D24" w14:textId="4FB3F165" w:rsidR="005175F4" w:rsidRPr="000528DA" w:rsidRDefault="006A5DB8" w:rsidP="000528DA">
      <w:pPr>
        <w:rPr>
          <w:rtl/>
        </w:rPr>
      </w:pPr>
      <w:bookmarkStart w:id="1117" w:name="_Toc193636100"/>
      <w:bookmarkStart w:id="1118" w:name="_Toc216184709"/>
      <w:r w:rsidRPr="00A10336">
        <w:rPr>
          <w:rStyle w:val="30"/>
          <w:rtl/>
        </w:rPr>
        <w:t>בתחלה</w:t>
      </w:r>
      <w:bookmarkEnd w:id="1117"/>
      <w:bookmarkEnd w:id="1118"/>
      <w:r w:rsidRPr="000528DA">
        <w:rPr>
          <w:rtl/>
        </w:rPr>
        <w:t xml:space="preserve"> מברך</w:t>
      </w:r>
      <w:r w:rsidRPr="000528DA">
        <w:rPr>
          <w:rFonts w:hint="cs"/>
          <w:rtl/>
        </w:rPr>
        <w:t xml:space="preserve"> </w:t>
      </w:r>
      <w:r w:rsidR="005175F4" w:rsidRPr="000528DA">
        <w:rPr>
          <w:rtl/>
        </w:rPr>
        <w:t>המוציא לחם מן הארץ</w:t>
      </w:r>
      <w:r w:rsidRPr="000528DA">
        <w:rPr>
          <w:rFonts w:hint="cs"/>
          <w:rtl/>
        </w:rPr>
        <w:t>,</w:t>
      </w:r>
      <w:r w:rsidR="005175F4" w:rsidRPr="000528DA">
        <w:rPr>
          <w:rtl/>
        </w:rPr>
        <w:t xml:space="preserve"> </w:t>
      </w:r>
      <w:r w:rsidR="005175F4" w:rsidRPr="00A10336">
        <w:rPr>
          <w:rStyle w:val="30"/>
          <w:rtl/>
        </w:rPr>
        <w:t>ולבסוף</w:t>
      </w:r>
      <w:r w:rsidR="005175F4" w:rsidRPr="000528DA">
        <w:rPr>
          <w:rtl/>
        </w:rPr>
        <w:t xml:space="preserve"> שלש ברכות,</w:t>
      </w:r>
    </w:p>
    <w:p w14:paraId="2320404F" w14:textId="77777777" w:rsidR="003C1BB8" w:rsidRPr="00E34F28" w:rsidRDefault="00CC4FA9" w:rsidP="003C1BB8">
      <w:pPr>
        <w:pStyle w:val="afffffc"/>
        <w:spacing w:before="0"/>
        <w:rPr>
          <w:rtl/>
        </w:rPr>
      </w:pPr>
      <w:bookmarkStart w:id="1119" w:name="_Toc193636101"/>
      <w:bookmarkStart w:id="1120" w:name="_Toc216184710"/>
      <w:r w:rsidRPr="003C1BB8">
        <w:rPr>
          <w:rtl/>
        </w:rPr>
        <w:t>אין הפרוסות קיימות</w:t>
      </w:r>
      <w:r w:rsidR="006A5DB8" w:rsidRPr="00A10336">
        <w:rPr>
          <w:rStyle w:val="30"/>
          <w:rFonts w:hint="cs"/>
          <w:rtl/>
        </w:rPr>
        <w:t>:</w:t>
      </w:r>
      <w:bookmarkEnd w:id="1119"/>
      <w:bookmarkEnd w:id="1120"/>
    </w:p>
    <w:p w14:paraId="69DF4E7B" w14:textId="039D4DA6" w:rsidR="005175F4" w:rsidRPr="000528DA" w:rsidRDefault="00CC4FA9" w:rsidP="000528DA">
      <w:pPr>
        <w:rPr>
          <w:rtl/>
        </w:rPr>
      </w:pPr>
      <w:bookmarkStart w:id="1121" w:name="_Toc193636102"/>
      <w:bookmarkStart w:id="1122" w:name="_Toc216184711"/>
      <w:r w:rsidRPr="00A10336">
        <w:rPr>
          <w:rStyle w:val="30"/>
          <w:rtl/>
        </w:rPr>
        <w:t>בתחלה</w:t>
      </w:r>
      <w:bookmarkEnd w:id="1121"/>
      <w:bookmarkEnd w:id="1122"/>
      <w:r w:rsidRPr="000528DA">
        <w:rPr>
          <w:rtl/>
        </w:rPr>
        <w:t xml:space="preserve"> מברך </w:t>
      </w:r>
      <w:r w:rsidR="005175F4" w:rsidRPr="000528DA">
        <w:rPr>
          <w:rtl/>
        </w:rPr>
        <w:t>ב</w:t>
      </w:r>
      <w:r w:rsidR="005175F4" w:rsidRPr="000528DA">
        <w:rPr>
          <w:rFonts w:hint="cs"/>
          <w:rtl/>
        </w:rPr>
        <w:t>ב"מ</w:t>
      </w:r>
      <w:r w:rsidR="006A5DB8" w:rsidRPr="000528DA">
        <w:rPr>
          <w:rFonts w:hint="cs"/>
          <w:rtl/>
        </w:rPr>
        <w:t>,</w:t>
      </w:r>
      <w:r w:rsidR="005175F4" w:rsidRPr="000528DA">
        <w:rPr>
          <w:rtl/>
        </w:rPr>
        <w:t xml:space="preserve"> </w:t>
      </w:r>
      <w:r w:rsidR="005175F4" w:rsidRPr="00A10336">
        <w:rPr>
          <w:rStyle w:val="30"/>
          <w:rtl/>
        </w:rPr>
        <w:t>ולבסוף</w:t>
      </w:r>
      <w:r w:rsidR="005175F4" w:rsidRPr="000528DA">
        <w:rPr>
          <w:rtl/>
        </w:rPr>
        <w:t xml:space="preserve"> אחת מעין שלש.</w:t>
      </w:r>
    </w:p>
    <w:p w14:paraId="36D2ACAF" w14:textId="77777777" w:rsidR="006A5DB8" w:rsidRPr="00E34F28" w:rsidRDefault="005175F4" w:rsidP="00682BF2">
      <w:pPr>
        <w:pStyle w:val="afffff5"/>
        <w:rPr>
          <w:rtl/>
        </w:rPr>
      </w:pPr>
      <w:bookmarkStart w:id="1123" w:name="_Toc193636103"/>
      <w:bookmarkStart w:id="1124" w:name="_Toc216184712"/>
      <w:r w:rsidRPr="00A10336">
        <w:rPr>
          <w:rStyle w:val="30"/>
          <w:rtl/>
        </w:rPr>
        <w:t>כוסס האורז</w:t>
      </w:r>
      <w:bookmarkEnd w:id="1123"/>
      <w:bookmarkEnd w:id="1124"/>
      <w:r w:rsidRPr="00FE3D07">
        <w:rPr>
          <w:rtl/>
        </w:rPr>
        <w:t xml:space="preserve"> מברך </w:t>
      </w:r>
      <w:r w:rsidR="007A1F57" w:rsidRPr="00FE3D07">
        <w:rPr>
          <w:rtl/>
        </w:rPr>
        <w:t>בפה"א</w:t>
      </w:r>
      <w:r w:rsidRPr="00FE3D07">
        <w:rPr>
          <w:rtl/>
        </w:rPr>
        <w:t xml:space="preserve">. </w:t>
      </w:r>
    </w:p>
    <w:p w14:paraId="4B3793E9" w14:textId="77777777" w:rsidR="00616D37" w:rsidRPr="000528DA" w:rsidRDefault="006A5DB8" w:rsidP="000528DA">
      <w:pPr>
        <w:rPr>
          <w:rtl/>
        </w:rPr>
      </w:pPr>
      <w:bookmarkStart w:id="1125" w:name="_Toc193636104"/>
      <w:bookmarkStart w:id="1126" w:name="_Toc216184713"/>
      <w:r w:rsidRPr="00A10336">
        <w:rPr>
          <w:rStyle w:val="30"/>
          <w:rtl/>
        </w:rPr>
        <w:t>טחנו אפאו ובשלו</w:t>
      </w:r>
      <w:bookmarkEnd w:id="1125"/>
      <w:bookmarkEnd w:id="1126"/>
      <w:r w:rsidRPr="000528DA">
        <w:rPr>
          <w:rtl/>
        </w:rPr>
        <w:t>,</w:t>
      </w:r>
      <w:r w:rsidRPr="000528DA">
        <w:rPr>
          <w:rFonts w:hint="cs"/>
          <w:rtl/>
        </w:rPr>
        <w:t xml:space="preserve"> </w:t>
      </w:r>
      <w:r w:rsidR="005175F4" w:rsidRPr="000528DA">
        <w:rPr>
          <w:rtl/>
        </w:rPr>
        <w:t>אע"פ שהפרוסות קיימות</w:t>
      </w:r>
      <w:r w:rsidRPr="000528DA">
        <w:rPr>
          <w:rFonts w:hint="cs"/>
          <w:rtl/>
        </w:rPr>
        <w:t xml:space="preserve">, </w:t>
      </w:r>
    </w:p>
    <w:p w14:paraId="2E321F6C" w14:textId="77777777" w:rsidR="005175F4" w:rsidRPr="000528DA" w:rsidRDefault="005175F4" w:rsidP="000528DA">
      <w:pPr>
        <w:rPr>
          <w:rtl/>
        </w:rPr>
      </w:pPr>
      <w:bookmarkStart w:id="1127" w:name="_Toc193636105"/>
      <w:bookmarkStart w:id="1128" w:name="_Toc216184714"/>
      <w:r w:rsidRPr="00A10336">
        <w:rPr>
          <w:rStyle w:val="30"/>
          <w:rtl/>
        </w:rPr>
        <w:t>בתחלה</w:t>
      </w:r>
      <w:bookmarkEnd w:id="1127"/>
      <w:bookmarkEnd w:id="1128"/>
      <w:r w:rsidR="006A5DB8" w:rsidRPr="000528DA">
        <w:rPr>
          <w:rtl/>
        </w:rPr>
        <w:t xml:space="preserve"> מברך </w:t>
      </w:r>
      <w:r w:rsidR="007A1F57" w:rsidRPr="000528DA">
        <w:rPr>
          <w:rtl/>
        </w:rPr>
        <w:t>במ"מ</w:t>
      </w:r>
      <w:r w:rsidRPr="000528DA">
        <w:rPr>
          <w:rtl/>
        </w:rPr>
        <w:t xml:space="preserve">, </w:t>
      </w:r>
      <w:r w:rsidRPr="00A10336">
        <w:rPr>
          <w:rStyle w:val="30"/>
          <w:rtl/>
        </w:rPr>
        <w:t>ולבסוף</w:t>
      </w:r>
      <w:r w:rsidR="006A5DB8" w:rsidRPr="000528DA">
        <w:rPr>
          <w:rtl/>
        </w:rPr>
        <w:t xml:space="preserve"> </w:t>
      </w:r>
      <w:r w:rsidRPr="000528DA">
        <w:rPr>
          <w:rtl/>
        </w:rPr>
        <w:t>ברכה אחת מעין שלש.</w:t>
      </w:r>
    </w:p>
    <w:p w14:paraId="49F37414" w14:textId="77777777" w:rsidR="00A24328" w:rsidRDefault="005175F4" w:rsidP="009A59D1">
      <w:pPr>
        <w:pStyle w:val="38"/>
        <w:framePr w:wrap="notBeside"/>
        <w:rPr>
          <w:rtl/>
        </w:rPr>
      </w:pPr>
      <w:r w:rsidRPr="00660D7A">
        <w:rPr>
          <w:rFonts w:hint="cs"/>
          <w:rtl/>
        </w:rPr>
        <w:t>לאו ריב</w:t>
      </w:r>
      <w:r w:rsidRPr="00660D7A">
        <w:rPr>
          <w:rtl/>
        </w:rPr>
        <w:t>"</w:t>
      </w:r>
      <w:r w:rsidRPr="00660D7A">
        <w:rPr>
          <w:rFonts w:hint="cs"/>
          <w:rtl/>
        </w:rPr>
        <w:t>נ</w:t>
      </w:r>
      <w:r w:rsidR="00A24328">
        <w:rPr>
          <w:rtl/>
        </w:rPr>
        <w:t>:</w:t>
      </w:r>
    </w:p>
    <w:p w14:paraId="3D2C931C" w14:textId="45398015" w:rsidR="003C1BB8" w:rsidRPr="000528DA" w:rsidRDefault="005175F4" w:rsidP="000528DA">
      <w:pPr>
        <w:rPr>
          <w:rtl/>
        </w:rPr>
      </w:pPr>
      <w:bookmarkStart w:id="1129" w:name="_Toc193636106"/>
      <w:bookmarkStart w:id="1130" w:name="_Toc216184715"/>
      <w:r w:rsidRPr="00A10336">
        <w:rPr>
          <w:rStyle w:val="30"/>
          <w:rtl/>
        </w:rPr>
        <w:t>היא</w:t>
      </w:r>
      <w:bookmarkEnd w:id="1129"/>
      <w:bookmarkEnd w:id="1130"/>
      <w:r w:rsidRPr="00A10336">
        <w:rPr>
          <w:rStyle w:val="30"/>
          <w:rtl/>
        </w:rPr>
        <w:t xml:space="preserve"> </w:t>
      </w:r>
      <w:r w:rsidR="006A5DB8" w:rsidRPr="000528DA">
        <w:rPr>
          <w:rtl/>
        </w:rPr>
        <w:t>דאורז מין דגן הוא</w:t>
      </w:r>
      <w:r w:rsidRPr="000528DA">
        <w:rPr>
          <w:rtl/>
        </w:rPr>
        <w:t xml:space="preserve"> המוציא לחם מן הארץ</w:t>
      </w:r>
      <w:r w:rsidR="00F72E94" w:rsidRPr="000528DA">
        <w:rPr>
          <w:rFonts w:hint="cs"/>
          <w:rtl/>
        </w:rPr>
        <w:t>,</w:t>
      </w:r>
      <w:r w:rsidRPr="000528DA">
        <w:rPr>
          <w:rtl/>
        </w:rPr>
        <w:t xml:space="preserve"> ושלש ברכות בעי!</w:t>
      </w:r>
      <w:r w:rsidR="00F72E94" w:rsidRPr="000528DA">
        <w:rPr>
          <w:rFonts w:hint="cs"/>
          <w:rtl/>
        </w:rPr>
        <w:t xml:space="preserve"> </w:t>
      </w:r>
    </w:p>
    <w:p w14:paraId="316D11FA" w14:textId="0C3964A0" w:rsidR="00A24328" w:rsidRDefault="005175F4" w:rsidP="009A59D1">
      <w:pPr>
        <w:pStyle w:val="38"/>
        <w:framePr w:wrap="notBeside"/>
        <w:rPr>
          <w:rtl/>
        </w:rPr>
      </w:pPr>
      <w:r w:rsidRPr="00660D7A">
        <w:rPr>
          <w:rtl/>
        </w:rPr>
        <w:t>אלא</w:t>
      </w:r>
      <w:r w:rsidR="009B14FE">
        <w:rPr>
          <w:rtl/>
        </w:rPr>
        <w:t>:</w:t>
      </w:r>
    </w:p>
    <w:p w14:paraId="288EA4D7" w14:textId="31735ABF" w:rsidR="005175F4" w:rsidRPr="000528DA" w:rsidRDefault="005175F4" w:rsidP="000528DA">
      <w:pPr>
        <w:rPr>
          <w:rtl/>
        </w:rPr>
      </w:pPr>
      <w:r w:rsidRPr="00E34F28">
        <w:rPr>
          <w:rStyle w:val="afffff9"/>
          <w:rtl/>
        </w:rPr>
        <w:t>רבנן</w:t>
      </w:r>
      <w:r w:rsidRPr="000528DA">
        <w:rPr>
          <w:rtl/>
        </w:rPr>
        <w:t xml:space="preserve"> היא, </w:t>
      </w:r>
      <w:r w:rsidR="003C1BB8" w:rsidRPr="000528DA">
        <w:rPr>
          <w:rFonts w:hint="cs"/>
          <w:rtl/>
        </w:rPr>
        <w:t xml:space="preserve"> </w:t>
      </w:r>
      <w:r w:rsidRPr="00A10336">
        <w:rPr>
          <w:rStyle w:val="30"/>
          <w:rtl/>
        </w:rPr>
        <w:t xml:space="preserve">ותיובתא </w:t>
      </w:r>
      <w:r w:rsidRPr="00E34F28">
        <w:rPr>
          <w:rStyle w:val="afffff9"/>
          <w:rtl/>
        </w:rPr>
        <w:t>דרב ושמואל</w:t>
      </w:r>
      <w:r w:rsidRPr="00A10336">
        <w:rPr>
          <w:rStyle w:val="30"/>
          <w:rtl/>
        </w:rPr>
        <w:t>.</w:t>
      </w:r>
    </w:p>
    <w:p w14:paraId="29214087" w14:textId="77777777" w:rsidR="006A5DB8" w:rsidRPr="00E34F28" w:rsidRDefault="005175F4" w:rsidP="000F6DD4">
      <w:pPr>
        <w:pStyle w:val="afffffc"/>
        <w:rPr>
          <w:rtl/>
        </w:rPr>
      </w:pPr>
      <w:bookmarkStart w:id="1131" w:name="_Toc193636107"/>
      <w:bookmarkStart w:id="1132" w:name="_Toc216184716"/>
      <w:r w:rsidRPr="006D3CF8">
        <w:rPr>
          <w:rtl/>
        </w:rPr>
        <w:t>הכוסס החטה</w:t>
      </w:r>
      <w:bookmarkEnd w:id="1131"/>
      <w:bookmarkEnd w:id="1132"/>
    </w:p>
    <w:p w14:paraId="7509EA42" w14:textId="52A84325" w:rsidR="00A24328" w:rsidRDefault="005175F4" w:rsidP="009A59D1">
      <w:pPr>
        <w:pStyle w:val="38"/>
        <w:framePr w:wrap="notBeside"/>
        <w:rPr>
          <w:rtl/>
        </w:rPr>
      </w:pPr>
      <w:r w:rsidRPr="00660D7A">
        <w:rPr>
          <w:rFonts w:hint="cs"/>
          <w:rtl/>
        </w:rPr>
        <w:t>לרבנן</w:t>
      </w:r>
      <w:r w:rsidR="00A24328">
        <w:rPr>
          <w:rFonts w:hint="cs"/>
          <w:rtl/>
        </w:rPr>
        <w:t>:</w:t>
      </w:r>
    </w:p>
    <w:p w14:paraId="7BB532DC" w14:textId="40576D53" w:rsidR="005175F4" w:rsidRPr="000528DA" w:rsidRDefault="005175F4" w:rsidP="000528DA">
      <w:pPr>
        <w:rPr>
          <w:rtl/>
        </w:rPr>
      </w:pPr>
      <w:r w:rsidRPr="000528DA">
        <w:rPr>
          <w:rFonts w:ascii="Fb Fontext" w:hAnsi="Fb Fontext"/>
          <w:rtl/>
        </w:rPr>
        <w:t xml:space="preserve">מברך </w:t>
      </w:r>
      <w:r w:rsidR="007A1F57" w:rsidRPr="000528DA">
        <w:rPr>
          <w:rFonts w:ascii="Fb Fontext" w:hAnsi="Fb Fontext"/>
          <w:rtl/>
        </w:rPr>
        <w:t>בפה"א</w:t>
      </w:r>
      <w:r w:rsidRPr="000528DA">
        <w:rPr>
          <w:rFonts w:ascii="Fb Fontext" w:hAnsi="Fb Fontext"/>
          <w:rtl/>
        </w:rPr>
        <w:t>.</w:t>
      </w:r>
    </w:p>
    <w:p w14:paraId="215D6BC6" w14:textId="495A9C30" w:rsidR="00A24328" w:rsidRDefault="005175F4" w:rsidP="009A59D1">
      <w:pPr>
        <w:pStyle w:val="38"/>
        <w:framePr w:wrap="notBeside"/>
        <w:rPr>
          <w:rtl/>
        </w:rPr>
      </w:pPr>
      <w:r w:rsidRPr="00660D7A">
        <w:rPr>
          <w:rFonts w:hint="cs"/>
          <w:rtl/>
        </w:rPr>
        <w:t>ולר</w:t>
      </w:r>
      <w:r w:rsidRPr="00660D7A">
        <w:rPr>
          <w:rtl/>
        </w:rPr>
        <w:t>"</w:t>
      </w:r>
      <w:r w:rsidRPr="00660D7A">
        <w:rPr>
          <w:rFonts w:hint="cs"/>
          <w:rtl/>
        </w:rPr>
        <w:t>י</w:t>
      </w:r>
      <w:r w:rsidR="00A24328">
        <w:rPr>
          <w:rFonts w:hint="cs"/>
          <w:rtl/>
        </w:rPr>
        <w:t>:</w:t>
      </w:r>
    </w:p>
    <w:p w14:paraId="716D2E7C" w14:textId="186CCF67" w:rsidR="005175F4" w:rsidRPr="000528DA" w:rsidRDefault="005175F4" w:rsidP="000528DA">
      <w:pPr>
        <w:rPr>
          <w:rtl/>
        </w:rPr>
      </w:pPr>
      <w:r w:rsidRPr="000528DA">
        <w:rPr>
          <w:rFonts w:hint="cs"/>
          <w:rtl/>
        </w:rPr>
        <w:t>בורא מיני זרעים וכמו דעל ירקות אומר בורא מיני דשאים</w:t>
      </w:r>
    </w:p>
    <w:p w14:paraId="049D41F6" w14:textId="77777777" w:rsidR="005175F4" w:rsidRPr="00E34F28" w:rsidRDefault="006A5DB8" w:rsidP="003C1BB8">
      <w:pPr>
        <w:pStyle w:val="afffffc"/>
        <w:rPr>
          <w:rtl/>
        </w:rPr>
      </w:pPr>
      <w:bookmarkStart w:id="1133" w:name="_Toc193636108"/>
      <w:bookmarkStart w:id="1134" w:name="_Toc216184717"/>
      <w:r w:rsidRPr="003C1BB8">
        <w:rPr>
          <w:rtl/>
        </w:rPr>
        <w:t>כוסס</w:t>
      </w:r>
      <w:r w:rsidRPr="003C1BB8">
        <w:rPr>
          <w:rFonts w:hint="cs"/>
          <w:rtl/>
        </w:rPr>
        <w:t xml:space="preserve"> </w:t>
      </w:r>
      <w:r w:rsidR="005175F4" w:rsidRPr="003C1BB8">
        <w:rPr>
          <w:rtl/>
        </w:rPr>
        <w:t>האורז</w:t>
      </w:r>
      <w:r w:rsidR="005175F4" w:rsidRPr="00FE3D07">
        <w:rPr>
          <w:rtl/>
        </w:rPr>
        <w:t xml:space="preserve"> - מברך </w:t>
      </w:r>
      <w:r w:rsidR="007A1F57" w:rsidRPr="00FE3D07">
        <w:rPr>
          <w:rtl/>
        </w:rPr>
        <w:t>בפה"א</w:t>
      </w:r>
      <w:r w:rsidR="005175F4" w:rsidRPr="00FE3D07">
        <w:rPr>
          <w:rtl/>
        </w:rPr>
        <w:t>,</w:t>
      </w:r>
      <w:bookmarkEnd w:id="1133"/>
      <w:bookmarkEnd w:id="1134"/>
    </w:p>
    <w:p w14:paraId="0132084D" w14:textId="77777777" w:rsidR="003C1BB8" w:rsidRPr="000528DA" w:rsidRDefault="005175F4" w:rsidP="000528DA">
      <w:pPr>
        <w:rPr>
          <w:rtl/>
        </w:rPr>
      </w:pPr>
      <w:bookmarkStart w:id="1135" w:name="_Toc193636109"/>
      <w:bookmarkStart w:id="1136" w:name="_Toc216184718"/>
      <w:r w:rsidRPr="00A10336">
        <w:rPr>
          <w:rStyle w:val="30"/>
          <w:rtl/>
        </w:rPr>
        <w:t>טחנו אפאו ובשלו</w:t>
      </w:r>
      <w:bookmarkEnd w:id="1135"/>
      <w:bookmarkEnd w:id="1136"/>
      <w:r w:rsidR="00F72E94" w:rsidRPr="000528DA">
        <w:rPr>
          <w:rtl/>
        </w:rPr>
        <w:t>, א</w:t>
      </w:r>
      <w:r w:rsidR="00F72E94" w:rsidRPr="000528DA">
        <w:rPr>
          <w:rFonts w:hint="cs"/>
          <w:rtl/>
        </w:rPr>
        <w:t>פי</w:t>
      </w:r>
      <w:r w:rsidR="00D54130" w:rsidRPr="000528DA">
        <w:rPr>
          <w:rFonts w:hint="cs"/>
          <w:rtl/>
        </w:rPr>
        <w:t>'</w:t>
      </w:r>
      <w:r w:rsidRPr="000528DA">
        <w:rPr>
          <w:rtl/>
        </w:rPr>
        <w:t xml:space="preserve"> שהפרוסות קיימות </w:t>
      </w:r>
    </w:p>
    <w:p w14:paraId="1FF83809" w14:textId="4F6C1A19" w:rsidR="005175F4" w:rsidRPr="000528DA" w:rsidRDefault="005175F4" w:rsidP="000528DA">
      <w:pPr>
        <w:rPr>
          <w:rtl/>
        </w:rPr>
      </w:pPr>
      <w:r w:rsidRPr="000528DA">
        <w:rPr>
          <w:rtl/>
        </w:rPr>
        <w:t xml:space="preserve">- </w:t>
      </w:r>
      <w:r w:rsidRPr="00A10336">
        <w:rPr>
          <w:rStyle w:val="30"/>
          <w:rtl/>
        </w:rPr>
        <w:t>בתחלה</w:t>
      </w:r>
      <w:r w:rsidRPr="000528DA">
        <w:rPr>
          <w:rtl/>
        </w:rPr>
        <w:t xml:space="preserve"> מברך עליו ב</w:t>
      </w:r>
      <w:r w:rsidRPr="000528DA">
        <w:rPr>
          <w:rFonts w:hint="cs"/>
          <w:rtl/>
        </w:rPr>
        <w:t>ב"מ</w:t>
      </w:r>
      <w:r w:rsidRPr="000528DA">
        <w:rPr>
          <w:rtl/>
        </w:rPr>
        <w:t xml:space="preserve">, </w:t>
      </w:r>
      <w:r w:rsidRPr="00A10336">
        <w:rPr>
          <w:rStyle w:val="30"/>
          <w:rtl/>
        </w:rPr>
        <w:t>ולבסוף</w:t>
      </w:r>
      <w:r w:rsidRPr="000528DA">
        <w:rPr>
          <w:rtl/>
        </w:rPr>
        <w:t xml:space="preserve"> ברכה אחת מעין שלש.</w:t>
      </w:r>
    </w:p>
    <w:p w14:paraId="47B2D6C0" w14:textId="7C5BCA60" w:rsidR="00A24328" w:rsidRDefault="005175F4" w:rsidP="009A59D1">
      <w:pPr>
        <w:pStyle w:val="38"/>
        <w:framePr w:wrap="notBeside"/>
        <w:rPr>
          <w:rtl/>
        </w:rPr>
      </w:pPr>
      <w:r w:rsidRPr="00660D7A">
        <w:rPr>
          <w:rFonts w:hint="cs"/>
          <w:rtl/>
        </w:rPr>
        <w:t>והך</w:t>
      </w:r>
      <w:r w:rsidR="009B14FE">
        <w:rPr>
          <w:rFonts w:hint="cs"/>
          <w:rtl/>
        </w:rPr>
        <w:t>:</w:t>
      </w:r>
    </w:p>
    <w:p w14:paraId="17CBD031" w14:textId="17FC5E1A" w:rsidR="003C1BB8" w:rsidRPr="000528DA" w:rsidRDefault="005175F4" w:rsidP="000528DA">
      <w:pPr>
        <w:rPr>
          <w:rtl/>
        </w:rPr>
      </w:pPr>
      <w:r w:rsidRPr="000528DA">
        <w:rPr>
          <w:rFonts w:hint="cs"/>
          <w:rtl/>
        </w:rPr>
        <w:t>ד</w:t>
      </w:r>
      <w:r w:rsidRPr="000528DA">
        <w:rPr>
          <w:rtl/>
        </w:rPr>
        <w:t>לבסוף ולא כלום</w:t>
      </w:r>
      <w:r w:rsidR="006A5DB8" w:rsidRPr="000528DA">
        <w:rPr>
          <w:rFonts w:hint="cs"/>
          <w:rtl/>
        </w:rPr>
        <w:t xml:space="preserve"> </w:t>
      </w:r>
    </w:p>
    <w:p w14:paraId="21AC3967" w14:textId="77777777" w:rsidR="00A24328" w:rsidRDefault="006A5DB8" w:rsidP="009A59D1">
      <w:pPr>
        <w:pStyle w:val="38"/>
        <w:framePr w:wrap="notBeside"/>
        <w:rPr>
          <w:rtl/>
        </w:rPr>
      </w:pPr>
      <w:r w:rsidRPr="00660D7A">
        <w:rPr>
          <w:rFonts w:hint="cs"/>
          <w:rtl/>
        </w:rPr>
        <w:lastRenderedPageBreak/>
        <w:t>-</w:t>
      </w:r>
      <w:r w:rsidR="005175F4" w:rsidRPr="00660D7A">
        <w:rPr>
          <w:rFonts w:hint="cs"/>
          <w:rtl/>
        </w:rPr>
        <w:t>כר</w:t>
      </w:r>
      <w:r w:rsidR="005175F4" w:rsidRPr="00660D7A">
        <w:rPr>
          <w:rtl/>
        </w:rPr>
        <w:t>"</w:t>
      </w:r>
      <w:r w:rsidR="005175F4" w:rsidRPr="00660D7A">
        <w:rPr>
          <w:rFonts w:hint="cs"/>
          <w:rtl/>
        </w:rPr>
        <w:t>ג</w:t>
      </w:r>
      <w:r w:rsidR="00A24328">
        <w:rPr>
          <w:rtl/>
        </w:rPr>
        <w:t>:</w:t>
      </w:r>
    </w:p>
    <w:p w14:paraId="2B194499" w14:textId="32E54C48" w:rsidR="005175F4" w:rsidRPr="000528DA" w:rsidRDefault="005175F4" w:rsidP="000528DA">
      <w:pPr>
        <w:rPr>
          <w:rtl/>
        </w:rPr>
      </w:pPr>
      <w:bookmarkStart w:id="1137" w:name="_Toc193636110"/>
      <w:bookmarkStart w:id="1138" w:name="_Toc216184719"/>
      <w:r w:rsidRPr="00A10336">
        <w:rPr>
          <w:rStyle w:val="30"/>
          <w:rFonts w:hint="cs"/>
          <w:rtl/>
        </w:rPr>
        <w:t>ד</w:t>
      </w:r>
      <w:r w:rsidRPr="00A10336">
        <w:rPr>
          <w:rStyle w:val="30"/>
          <w:rtl/>
        </w:rPr>
        <w:t>כל שהוא מ</w:t>
      </w:r>
      <w:r w:rsidRPr="00A10336">
        <w:rPr>
          <w:rStyle w:val="30"/>
          <w:rFonts w:hint="cs"/>
          <w:rtl/>
        </w:rPr>
        <w:t>ז'</w:t>
      </w:r>
      <w:r w:rsidRPr="00A10336">
        <w:rPr>
          <w:rStyle w:val="30"/>
          <w:rtl/>
        </w:rPr>
        <w:t xml:space="preserve"> המינים</w:t>
      </w:r>
      <w:bookmarkEnd w:id="1137"/>
      <w:bookmarkEnd w:id="1138"/>
      <w:r w:rsidRPr="000528DA">
        <w:rPr>
          <w:rtl/>
        </w:rPr>
        <w:t>,</w:t>
      </w:r>
      <w:r w:rsidRPr="00E34F28">
        <w:rPr>
          <w:rStyle w:val="afffff9"/>
          <w:rtl/>
        </w:rPr>
        <w:t xml:space="preserve"> </w:t>
      </w:r>
      <w:r w:rsidRPr="00E34F28">
        <w:rPr>
          <w:rStyle w:val="afffff9"/>
          <w:rFonts w:hint="cs"/>
          <w:rtl/>
        </w:rPr>
        <w:t>ר"ג</w:t>
      </w:r>
      <w:r w:rsidRPr="00E34F28">
        <w:rPr>
          <w:rStyle w:val="afffff9"/>
          <w:rtl/>
        </w:rPr>
        <w:t>:</w:t>
      </w:r>
      <w:r w:rsidRPr="000528DA">
        <w:rPr>
          <w:rtl/>
        </w:rPr>
        <w:t xml:space="preserve"> שלש ברכות, </w:t>
      </w:r>
      <w:r w:rsidRPr="00E34F28">
        <w:rPr>
          <w:rStyle w:val="afffff9"/>
          <w:rtl/>
        </w:rPr>
        <w:t>וחכ</w:t>
      </w:r>
      <w:r w:rsidRPr="00E34F28">
        <w:rPr>
          <w:rStyle w:val="afffff9"/>
          <w:rFonts w:hint="cs"/>
          <w:rtl/>
        </w:rPr>
        <w:t>"א</w:t>
      </w:r>
      <w:r w:rsidRPr="00E34F28">
        <w:rPr>
          <w:rStyle w:val="afffff9"/>
          <w:rtl/>
        </w:rPr>
        <w:t>:</w:t>
      </w:r>
      <w:r w:rsidRPr="000528DA">
        <w:rPr>
          <w:rtl/>
        </w:rPr>
        <w:t xml:space="preserve"> אחת מעין שלש.</w:t>
      </w:r>
    </w:p>
    <w:p w14:paraId="32162D96" w14:textId="77777777" w:rsidR="00A24328" w:rsidRDefault="005175F4" w:rsidP="009A59D1">
      <w:pPr>
        <w:pStyle w:val="38"/>
        <w:framePr w:wrap="notBeside"/>
        <w:rPr>
          <w:rtl/>
        </w:rPr>
      </w:pPr>
      <w:r w:rsidRPr="00660D7A">
        <w:rPr>
          <w:rtl/>
        </w:rPr>
        <w:t>ומעשה</w:t>
      </w:r>
      <w:r w:rsidR="00A24328">
        <w:rPr>
          <w:rtl/>
        </w:rPr>
        <w:t>:</w:t>
      </w:r>
    </w:p>
    <w:p w14:paraId="00D60E3B" w14:textId="4DEDAD17" w:rsidR="005175F4" w:rsidRPr="00E34F28" w:rsidRDefault="005175F4" w:rsidP="003C1BB8">
      <w:pPr>
        <w:pStyle w:val="afffff5"/>
        <w:spacing w:before="0"/>
        <w:rPr>
          <w:rtl/>
        </w:rPr>
      </w:pPr>
      <w:r w:rsidRPr="00E34F28">
        <w:rPr>
          <w:rStyle w:val="afffff9"/>
          <w:rtl/>
        </w:rPr>
        <w:t>בר</w:t>
      </w:r>
      <w:r w:rsidRPr="00E34F28">
        <w:rPr>
          <w:rStyle w:val="afffff9"/>
          <w:rFonts w:hint="cs"/>
          <w:rtl/>
        </w:rPr>
        <w:t>"ג</w:t>
      </w:r>
      <w:r w:rsidRPr="00E34F28">
        <w:rPr>
          <w:rStyle w:val="afffff9"/>
          <w:rtl/>
        </w:rPr>
        <w:t xml:space="preserve"> והזקנים</w:t>
      </w:r>
      <w:r w:rsidRPr="00FE3D07">
        <w:rPr>
          <w:rtl/>
        </w:rPr>
        <w:t xml:space="preserve"> מסובין בעלייה ביריחו, והביאו לפניהם כותבות ואכלו, ונתן </w:t>
      </w:r>
      <w:r w:rsidRPr="00E34F28">
        <w:rPr>
          <w:rStyle w:val="afffff9"/>
          <w:rFonts w:hint="cs"/>
          <w:rtl/>
        </w:rPr>
        <w:t>ר"ג</w:t>
      </w:r>
      <w:r w:rsidRPr="00FE3D07">
        <w:rPr>
          <w:rFonts w:hint="cs"/>
          <w:rtl/>
        </w:rPr>
        <w:t xml:space="preserve"> רשות </w:t>
      </w:r>
      <w:r w:rsidRPr="00E34F28">
        <w:rPr>
          <w:rStyle w:val="afffff9"/>
          <w:rFonts w:hint="cs"/>
          <w:rtl/>
        </w:rPr>
        <w:t>לר</w:t>
      </w:r>
      <w:r w:rsidRPr="00E34F28">
        <w:rPr>
          <w:rStyle w:val="afffff9"/>
          <w:rtl/>
        </w:rPr>
        <w:t>"</w:t>
      </w:r>
      <w:r w:rsidRPr="00E34F28">
        <w:rPr>
          <w:rStyle w:val="afffff9"/>
          <w:rFonts w:hint="cs"/>
          <w:rtl/>
        </w:rPr>
        <w:t>ע</w:t>
      </w:r>
      <w:r w:rsidRPr="00FE3D07">
        <w:rPr>
          <w:rFonts w:hint="cs"/>
          <w:rtl/>
        </w:rPr>
        <w:t xml:space="preserve"> </w:t>
      </w:r>
      <w:r w:rsidRPr="00FE3D07">
        <w:rPr>
          <w:rtl/>
        </w:rPr>
        <w:t>לברך.</w:t>
      </w:r>
      <w:r w:rsidR="003C1BB8" w:rsidRPr="00F95182">
        <w:rPr>
          <w:rFonts w:hint="cs"/>
          <w:rtl/>
        </w:rPr>
        <w:t xml:space="preserve"> </w:t>
      </w:r>
      <w:r w:rsidRPr="00F95182">
        <w:rPr>
          <w:rtl/>
        </w:rPr>
        <w:t xml:space="preserve">קפץ וברך </w:t>
      </w:r>
      <w:r w:rsidRPr="00E34F28">
        <w:rPr>
          <w:rStyle w:val="afffff9"/>
          <w:rtl/>
        </w:rPr>
        <w:t>ר</w:t>
      </w:r>
      <w:r w:rsidR="006A5DB8" w:rsidRPr="00E34F28">
        <w:rPr>
          <w:rStyle w:val="afffff9"/>
          <w:rFonts w:hint="cs"/>
          <w:rtl/>
        </w:rPr>
        <w:t>"ע</w:t>
      </w:r>
      <w:r w:rsidRPr="00F95182">
        <w:rPr>
          <w:rtl/>
        </w:rPr>
        <w:t xml:space="preserve"> ברכה אחת </w:t>
      </w:r>
      <w:r w:rsidRPr="00A10336">
        <w:rPr>
          <w:rStyle w:val="30"/>
          <w:rtl/>
        </w:rPr>
        <w:t>מעין שלש</w:t>
      </w:r>
      <w:r w:rsidRPr="00F95182">
        <w:rPr>
          <w:rtl/>
        </w:rPr>
        <w:t>.</w:t>
      </w:r>
    </w:p>
    <w:p w14:paraId="7BC9FEE2" w14:textId="5E02DCFE" w:rsidR="00A24328" w:rsidRDefault="005175F4" w:rsidP="009A59D1">
      <w:pPr>
        <w:pStyle w:val="38"/>
        <w:framePr w:wrap="notBeside"/>
        <w:rPr>
          <w:rtl/>
        </w:rPr>
      </w:pPr>
      <w:r w:rsidRPr="00660D7A">
        <w:rPr>
          <w:rtl/>
        </w:rPr>
        <w:t>א"ל ר</w:t>
      </w:r>
      <w:r w:rsidR="00616D37" w:rsidRPr="00660D7A">
        <w:rPr>
          <w:rFonts w:hint="cs"/>
          <w:rtl/>
        </w:rPr>
        <w:t>"ג</w:t>
      </w:r>
      <w:r w:rsidR="009B14FE">
        <w:rPr>
          <w:rtl/>
        </w:rPr>
        <w:t>:</w:t>
      </w:r>
    </w:p>
    <w:p w14:paraId="2EEC9140" w14:textId="17DFB25B" w:rsidR="005175F4" w:rsidRPr="000528DA" w:rsidRDefault="005175F4" w:rsidP="000528DA">
      <w:pPr>
        <w:rPr>
          <w:rtl/>
        </w:rPr>
      </w:pPr>
      <w:r w:rsidRPr="00E34F28">
        <w:rPr>
          <w:rStyle w:val="afffff9"/>
          <w:rtl/>
        </w:rPr>
        <w:t>עקיבא</w:t>
      </w:r>
      <w:r w:rsidRPr="000528DA">
        <w:rPr>
          <w:rtl/>
        </w:rPr>
        <w:t>, עד מתי אתה מכניס ראשך בין המחלוקת!</w:t>
      </w:r>
    </w:p>
    <w:p w14:paraId="42FE03D9" w14:textId="1E5E0C89" w:rsidR="00A24328" w:rsidRDefault="00067AD7" w:rsidP="009A59D1">
      <w:pPr>
        <w:pStyle w:val="38"/>
        <w:framePr w:wrap="notBeside"/>
        <w:rPr>
          <w:rtl/>
        </w:rPr>
      </w:pPr>
      <w:r w:rsidRPr="00660D7A">
        <w:rPr>
          <w:rFonts w:hint="cs"/>
          <w:rtl/>
        </w:rPr>
        <w:t>א"ל</w:t>
      </w:r>
      <w:r w:rsidR="009B14FE">
        <w:rPr>
          <w:rtl/>
        </w:rPr>
        <w:t>:</w:t>
      </w:r>
    </w:p>
    <w:p w14:paraId="73C5812A" w14:textId="0F441C4A" w:rsidR="005175F4" w:rsidRPr="00470C2A" w:rsidRDefault="005175F4" w:rsidP="000528DA">
      <w:pPr>
        <w:rPr>
          <w:spacing w:val="-2"/>
          <w:rtl/>
        </w:rPr>
      </w:pPr>
      <w:r w:rsidRPr="00470C2A">
        <w:rPr>
          <w:rStyle w:val="afffff9"/>
          <w:spacing w:val="-2"/>
          <w:rtl/>
        </w:rPr>
        <w:t>רבינו</w:t>
      </w:r>
      <w:r w:rsidRPr="00470C2A">
        <w:rPr>
          <w:spacing w:val="-2"/>
          <w:rtl/>
        </w:rPr>
        <w:t xml:space="preserve"> </w:t>
      </w:r>
      <w:r w:rsidR="00F72E94" w:rsidRPr="00470C2A">
        <w:rPr>
          <w:rFonts w:hint="cs"/>
          <w:spacing w:val="-2"/>
          <w:rtl/>
        </w:rPr>
        <w:t xml:space="preserve">אפי' שאתה וחבריך </w:t>
      </w:r>
      <w:r w:rsidRPr="00470C2A">
        <w:rPr>
          <w:spacing w:val="-2"/>
          <w:rtl/>
        </w:rPr>
        <w:t xml:space="preserve">אומרים כן, </w:t>
      </w:r>
      <w:r w:rsidRPr="00470C2A">
        <w:rPr>
          <w:rStyle w:val="afffff9"/>
          <w:spacing w:val="-2"/>
          <w:rtl/>
        </w:rPr>
        <w:t>למדתנו:</w:t>
      </w:r>
      <w:r w:rsidRPr="00470C2A">
        <w:rPr>
          <w:spacing w:val="-2"/>
          <w:rtl/>
        </w:rPr>
        <w:t xml:space="preserve"> </w:t>
      </w:r>
      <w:r w:rsidRPr="00470C2A">
        <w:rPr>
          <w:rStyle w:val="30"/>
          <w:spacing w:val="-2"/>
          <w:rtl/>
        </w:rPr>
        <w:t>יחיד ורבים הלכה כרבים.</w:t>
      </w:r>
    </w:p>
    <w:p w14:paraId="7AF929E1" w14:textId="77777777" w:rsidR="00185146" w:rsidRPr="00E34F28" w:rsidRDefault="00185146" w:rsidP="00EC0DC4">
      <w:pPr>
        <w:pStyle w:val="af2"/>
        <w:framePr w:wrap="around"/>
        <w:rPr>
          <w:rtl/>
        </w:rPr>
      </w:pPr>
      <w:r w:rsidRPr="00E34F28">
        <w:rPr>
          <w:rStyle w:val="afffff9"/>
          <w:rFonts w:hint="cs"/>
          <w:rtl/>
        </w:rPr>
        <w:t>לז:</w:t>
      </w:r>
    </w:p>
    <w:p w14:paraId="12435B6E" w14:textId="4E295B41" w:rsidR="00A24328" w:rsidRDefault="005175F4" w:rsidP="009A59D1">
      <w:pPr>
        <w:pStyle w:val="38"/>
        <w:framePr w:wrap="notBeside"/>
        <w:rPr>
          <w:rtl/>
        </w:rPr>
      </w:pPr>
      <w:r w:rsidRPr="00660D7A">
        <w:rPr>
          <w:rtl/>
        </w:rPr>
        <w:t>ר"י משמו</w:t>
      </w:r>
      <w:r w:rsidR="00A24328">
        <w:rPr>
          <w:rtl/>
        </w:rPr>
        <w:t>:</w:t>
      </w:r>
    </w:p>
    <w:p w14:paraId="43C8A63B" w14:textId="25E661D1" w:rsidR="005175F4" w:rsidRPr="00E34F28" w:rsidRDefault="005175F4" w:rsidP="00682BF2">
      <w:pPr>
        <w:pStyle w:val="afffff5"/>
        <w:rPr>
          <w:rtl/>
        </w:rPr>
      </w:pPr>
      <w:r w:rsidRPr="00F72E94">
        <w:rPr>
          <w:rtl/>
        </w:rPr>
        <w:t>כל שהוא מ</w:t>
      </w:r>
      <w:r w:rsidRPr="00F72E94">
        <w:rPr>
          <w:rFonts w:hint="cs"/>
          <w:rtl/>
        </w:rPr>
        <w:t xml:space="preserve">ז' </w:t>
      </w:r>
      <w:r w:rsidRPr="00F72E94">
        <w:rPr>
          <w:rtl/>
        </w:rPr>
        <w:t>מינים ולא מין דגן, או מין דגן ולא עשאו פת,</w:t>
      </w:r>
    </w:p>
    <w:p w14:paraId="039E0B44" w14:textId="77777777" w:rsidR="005175F4" w:rsidRPr="000528DA" w:rsidRDefault="005175F4" w:rsidP="000528DA">
      <w:pPr>
        <w:rPr>
          <w:rtl/>
        </w:rPr>
      </w:pPr>
      <w:r w:rsidRPr="00E34F28">
        <w:rPr>
          <w:rStyle w:val="afffff9"/>
          <w:rFonts w:hint="cs"/>
          <w:rtl/>
        </w:rPr>
        <w:t>לר"ג</w:t>
      </w:r>
      <w:r w:rsidR="006A5DB8" w:rsidRPr="00E34F28">
        <w:rPr>
          <w:rStyle w:val="afffff9"/>
          <w:rtl/>
        </w:rPr>
        <w:t>:</w:t>
      </w:r>
      <w:r w:rsidR="006A5DB8" w:rsidRPr="000528DA">
        <w:rPr>
          <w:rtl/>
        </w:rPr>
        <w:t xml:space="preserve"> </w:t>
      </w:r>
      <w:r w:rsidR="006A5DB8" w:rsidRPr="000528DA">
        <w:rPr>
          <w:rFonts w:hint="cs"/>
          <w:rtl/>
        </w:rPr>
        <w:t>ג'</w:t>
      </w:r>
      <w:r w:rsidRPr="000528DA">
        <w:rPr>
          <w:rtl/>
        </w:rPr>
        <w:t xml:space="preserve"> ברכות, </w:t>
      </w:r>
      <w:r w:rsidRPr="00E34F28">
        <w:rPr>
          <w:rStyle w:val="afffff9"/>
          <w:rtl/>
        </w:rPr>
        <w:t>וחכ</w:t>
      </w:r>
      <w:r w:rsidRPr="00E34F28">
        <w:rPr>
          <w:rStyle w:val="afffff9"/>
          <w:rFonts w:hint="cs"/>
          <w:rtl/>
        </w:rPr>
        <w:t>"א</w:t>
      </w:r>
      <w:r w:rsidRPr="00E34F28">
        <w:rPr>
          <w:rStyle w:val="afffff9"/>
          <w:rtl/>
        </w:rPr>
        <w:t>:</w:t>
      </w:r>
      <w:r w:rsidRPr="000528DA">
        <w:rPr>
          <w:rtl/>
        </w:rPr>
        <w:t xml:space="preserve"> ברכה אחת.</w:t>
      </w:r>
    </w:p>
    <w:p w14:paraId="6122DD68" w14:textId="77777777" w:rsidR="00B660AA" w:rsidRPr="000528DA" w:rsidRDefault="005175F4" w:rsidP="000528DA">
      <w:pPr>
        <w:rPr>
          <w:rtl/>
        </w:rPr>
      </w:pPr>
      <w:bookmarkStart w:id="1139" w:name="_Toc193636111"/>
      <w:bookmarkStart w:id="1140" w:name="_Toc216184720"/>
      <w:r w:rsidRPr="00A10336">
        <w:rPr>
          <w:rStyle w:val="30"/>
          <w:rtl/>
        </w:rPr>
        <w:t>כל שאינו משבעת המינין ול</w:t>
      </w:r>
      <w:r w:rsidR="006A5DB8" w:rsidRPr="00A10336">
        <w:rPr>
          <w:rStyle w:val="30"/>
          <w:rtl/>
        </w:rPr>
        <w:t>א מין דגן,</w:t>
      </w:r>
      <w:bookmarkEnd w:id="1139"/>
      <w:bookmarkEnd w:id="1140"/>
      <w:r w:rsidR="006A5DB8" w:rsidRPr="000528DA">
        <w:rPr>
          <w:rtl/>
        </w:rPr>
        <w:t xml:space="preserve"> כגון פת אורז ודוחן</w:t>
      </w:r>
      <w:r w:rsidR="00185146" w:rsidRPr="00E34F28">
        <w:rPr>
          <w:rStyle w:val="afffff9"/>
          <w:rFonts w:hint="cs"/>
          <w:rtl/>
        </w:rPr>
        <w:t xml:space="preserve">, </w:t>
      </w:r>
    </w:p>
    <w:p w14:paraId="1194D758" w14:textId="77777777" w:rsidR="005175F4" w:rsidRPr="000528DA" w:rsidRDefault="005175F4" w:rsidP="000528DA">
      <w:pPr>
        <w:rPr>
          <w:rtl/>
        </w:rPr>
      </w:pPr>
      <w:r w:rsidRPr="00E34F28">
        <w:rPr>
          <w:rStyle w:val="afffff9"/>
          <w:rFonts w:hint="cs"/>
          <w:rtl/>
        </w:rPr>
        <w:t>לר</w:t>
      </w:r>
      <w:r w:rsidR="00F72E94" w:rsidRPr="00E34F28">
        <w:rPr>
          <w:rStyle w:val="afffff9"/>
          <w:rFonts w:hint="cs"/>
          <w:rtl/>
        </w:rPr>
        <w:t>"</w:t>
      </w:r>
      <w:r w:rsidRPr="00E34F28">
        <w:rPr>
          <w:rStyle w:val="afffff9"/>
          <w:rFonts w:hint="cs"/>
          <w:rtl/>
        </w:rPr>
        <w:t>ג</w:t>
      </w:r>
      <w:r w:rsidR="00185146" w:rsidRPr="00E34F28">
        <w:rPr>
          <w:rStyle w:val="afffff9"/>
          <w:rFonts w:hint="cs"/>
          <w:rtl/>
        </w:rPr>
        <w:t>:</w:t>
      </w:r>
      <w:r w:rsidRPr="000528DA">
        <w:rPr>
          <w:rFonts w:hint="cs"/>
          <w:rtl/>
        </w:rPr>
        <w:t xml:space="preserve"> אחת מעין שלוש </w:t>
      </w:r>
      <w:r w:rsidRPr="00E34F28">
        <w:rPr>
          <w:rStyle w:val="afffff9"/>
          <w:rFonts w:hint="cs"/>
          <w:rtl/>
        </w:rPr>
        <w:t>וחכ</w:t>
      </w:r>
      <w:r w:rsidRPr="00E34F28">
        <w:rPr>
          <w:rStyle w:val="afffff9"/>
          <w:rtl/>
        </w:rPr>
        <w:t>"</w:t>
      </w:r>
      <w:r w:rsidRPr="00E34F28">
        <w:rPr>
          <w:rStyle w:val="afffff9"/>
          <w:rFonts w:hint="cs"/>
          <w:rtl/>
        </w:rPr>
        <w:t>א</w:t>
      </w:r>
      <w:r w:rsidRPr="000528DA">
        <w:rPr>
          <w:rFonts w:hint="cs"/>
          <w:rtl/>
        </w:rPr>
        <w:t xml:space="preserve"> כלום</w:t>
      </w:r>
      <w:r w:rsidR="00185146" w:rsidRPr="000528DA">
        <w:rPr>
          <w:rFonts w:hint="cs"/>
          <w:rtl/>
        </w:rPr>
        <w:t>.</w:t>
      </w:r>
    </w:p>
    <w:p w14:paraId="4260E23A" w14:textId="2BF12506" w:rsidR="00A24328" w:rsidRDefault="005175F4" w:rsidP="009A59D1">
      <w:pPr>
        <w:pStyle w:val="38"/>
        <w:framePr w:wrap="notBeside"/>
        <w:rPr>
          <w:rtl/>
        </w:rPr>
      </w:pPr>
      <w:r w:rsidRPr="00660D7A">
        <w:rPr>
          <w:rFonts w:hint="cs"/>
          <w:rtl/>
        </w:rPr>
        <w:t>והך</w:t>
      </w:r>
      <w:r w:rsidR="009B14FE">
        <w:rPr>
          <w:rFonts w:hint="cs"/>
          <w:rtl/>
        </w:rPr>
        <w:t>:</w:t>
      </w:r>
    </w:p>
    <w:p w14:paraId="664D7BE2" w14:textId="3D174FE5" w:rsidR="005175F4" w:rsidRPr="000528DA" w:rsidRDefault="005175F4" w:rsidP="000528DA">
      <w:pPr>
        <w:rPr>
          <w:rtl/>
        </w:rPr>
      </w:pPr>
      <w:r w:rsidRPr="000528DA">
        <w:rPr>
          <w:rFonts w:hint="cs"/>
          <w:rtl/>
        </w:rPr>
        <w:t>דסיפא דרישא ד</w:t>
      </w:r>
      <w:r w:rsidRPr="000528DA">
        <w:rPr>
          <w:rtl/>
        </w:rPr>
        <w:t>אם אין הפרוסות קיימות בתחלה מברך ב</w:t>
      </w:r>
      <w:r w:rsidRPr="000528DA">
        <w:rPr>
          <w:rFonts w:hint="cs"/>
          <w:rtl/>
        </w:rPr>
        <w:t>ב"מ</w:t>
      </w:r>
      <w:r w:rsidRPr="000528DA">
        <w:rPr>
          <w:rtl/>
        </w:rPr>
        <w:t>, ולבסוף אחת מעין שלש,</w:t>
      </w:r>
      <w:r w:rsidR="003C1BB8" w:rsidRPr="000528DA">
        <w:rPr>
          <w:rFonts w:hint="cs"/>
          <w:rtl/>
        </w:rPr>
        <w:t xml:space="preserve"> </w:t>
      </w:r>
      <w:r w:rsidRPr="000528DA">
        <w:rPr>
          <w:rFonts w:hint="cs"/>
          <w:rtl/>
        </w:rPr>
        <w:t xml:space="preserve">אי </w:t>
      </w:r>
      <w:r w:rsidRPr="00E34F28">
        <w:rPr>
          <w:rStyle w:val="afffff9"/>
          <w:rFonts w:hint="cs"/>
          <w:rtl/>
        </w:rPr>
        <w:t>לר</w:t>
      </w:r>
      <w:r w:rsidRPr="00E34F28">
        <w:rPr>
          <w:rStyle w:val="afffff9"/>
          <w:rtl/>
        </w:rPr>
        <w:t>"</w:t>
      </w:r>
      <w:r w:rsidRPr="00E34F28">
        <w:rPr>
          <w:rStyle w:val="afffff9"/>
          <w:rFonts w:hint="cs"/>
          <w:rtl/>
        </w:rPr>
        <w:t>ג</w:t>
      </w:r>
      <w:r w:rsidRPr="000528DA">
        <w:rPr>
          <w:rFonts w:hint="cs"/>
          <w:rtl/>
        </w:rPr>
        <w:t xml:space="preserve"> הא כ</w:t>
      </w:r>
      <w:r w:rsidRPr="000528DA">
        <w:rPr>
          <w:rtl/>
        </w:rPr>
        <w:t>"</w:t>
      </w:r>
      <w:r w:rsidR="00F349B6" w:rsidRPr="000528DA">
        <w:rPr>
          <w:rFonts w:hint="cs"/>
          <w:rtl/>
        </w:rPr>
        <w:t>ש מכותבות וד</w:t>
      </w:r>
      <w:r w:rsidRPr="000528DA">
        <w:rPr>
          <w:rFonts w:hint="cs"/>
          <w:rtl/>
        </w:rPr>
        <w:t>ייסא דמברך ג' ברכות</w:t>
      </w:r>
      <w:r w:rsidR="006A5DB8" w:rsidRPr="000528DA">
        <w:rPr>
          <w:rFonts w:hint="cs"/>
          <w:rtl/>
        </w:rPr>
        <w:t xml:space="preserve">, </w:t>
      </w:r>
      <w:r w:rsidRPr="000528DA">
        <w:rPr>
          <w:rFonts w:hint="cs"/>
          <w:rtl/>
        </w:rPr>
        <w:t xml:space="preserve">ובהכרח </w:t>
      </w:r>
      <w:r w:rsidRPr="00E34F28">
        <w:rPr>
          <w:rStyle w:val="afffff9"/>
          <w:rFonts w:hint="cs"/>
          <w:rtl/>
        </w:rPr>
        <w:t>דלרבנן</w:t>
      </w:r>
      <w:r w:rsidRPr="000528DA">
        <w:rPr>
          <w:rFonts w:hint="cs"/>
          <w:rtl/>
        </w:rPr>
        <w:t xml:space="preserve"> הוא </w:t>
      </w:r>
      <w:r w:rsidRPr="00A10336">
        <w:rPr>
          <w:rStyle w:val="30"/>
          <w:rFonts w:hint="cs"/>
          <w:rtl/>
        </w:rPr>
        <w:t>וקשיא</w:t>
      </w:r>
      <w:r w:rsidRPr="000528DA">
        <w:rPr>
          <w:rFonts w:hint="cs"/>
          <w:rtl/>
        </w:rPr>
        <w:t xml:space="preserve"> </w:t>
      </w:r>
      <w:r w:rsidRPr="00E34F28">
        <w:rPr>
          <w:rStyle w:val="afffff9"/>
          <w:rFonts w:hint="cs"/>
          <w:rtl/>
        </w:rPr>
        <w:t>דרבנן אדרבנן</w:t>
      </w:r>
    </w:p>
    <w:p w14:paraId="672DF308" w14:textId="1A3F6081" w:rsidR="00A24328" w:rsidRDefault="005175F4" w:rsidP="009A59D1">
      <w:pPr>
        <w:pStyle w:val="38"/>
        <w:framePr w:wrap="notBeside"/>
        <w:rPr>
          <w:rtl/>
        </w:rPr>
      </w:pPr>
      <w:r w:rsidRPr="00660D7A">
        <w:rPr>
          <w:rtl/>
        </w:rPr>
        <w:t>אלא</w:t>
      </w:r>
      <w:r w:rsidR="009B14FE">
        <w:rPr>
          <w:rtl/>
        </w:rPr>
        <w:t>:</w:t>
      </w:r>
    </w:p>
    <w:p w14:paraId="39FFEECC" w14:textId="19D3A357" w:rsidR="005175F4" w:rsidRPr="000528DA" w:rsidRDefault="005175F4" w:rsidP="000528DA">
      <w:pPr>
        <w:rPr>
          <w:rtl/>
        </w:rPr>
      </w:pPr>
      <w:bookmarkStart w:id="1141" w:name="_Toc193636112"/>
      <w:bookmarkStart w:id="1142" w:name="_Toc216184721"/>
      <w:r w:rsidRPr="00A10336">
        <w:rPr>
          <w:rStyle w:val="30"/>
          <w:rtl/>
        </w:rPr>
        <w:t>לעולם רבנן, ותני גבי אורז: ולבסוף אינו מברך עליו ולא כלום.</w:t>
      </w:r>
      <w:bookmarkEnd w:id="1141"/>
      <w:bookmarkEnd w:id="1142"/>
    </w:p>
    <w:p w14:paraId="7730FF19" w14:textId="77777777" w:rsidR="00185146" w:rsidRPr="00E34F28" w:rsidRDefault="005175F4" w:rsidP="000F6DD4">
      <w:pPr>
        <w:pStyle w:val="afffffc"/>
        <w:rPr>
          <w:rtl/>
        </w:rPr>
      </w:pPr>
      <w:bookmarkStart w:id="1143" w:name="_Toc193636113"/>
      <w:bookmarkStart w:id="1144" w:name="_Toc216184722"/>
      <w:r w:rsidRPr="006D3CF8">
        <w:rPr>
          <w:rFonts w:hint="cs"/>
          <w:rtl/>
        </w:rPr>
        <w:t>חביץ קדרה</w:t>
      </w:r>
      <w:bookmarkEnd w:id="1143"/>
      <w:bookmarkEnd w:id="1144"/>
    </w:p>
    <w:p w14:paraId="2C8DE4C3" w14:textId="77777777" w:rsidR="00A24328" w:rsidRDefault="003C1BB8" w:rsidP="009A59D1">
      <w:pPr>
        <w:pStyle w:val="38"/>
        <w:framePr w:wrap="notBeside"/>
        <w:rPr>
          <w:rtl/>
        </w:rPr>
      </w:pPr>
      <w:r w:rsidRPr="00660D7A">
        <w:rPr>
          <w:rFonts w:hint="cs"/>
          <w:rtl/>
        </w:rPr>
        <w:t>רבא</w:t>
      </w:r>
      <w:r w:rsidR="00A24328">
        <w:rPr>
          <w:rtl/>
        </w:rPr>
        <w:t>:</w:t>
      </w:r>
    </w:p>
    <w:p w14:paraId="6D6811AD" w14:textId="4BAC5035" w:rsidR="005175F4" w:rsidRPr="000528DA" w:rsidRDefault="005175F4" w:rsidP="000528DA">
      <w:pPr>
        <w:rPr>
          <w:rtl/>
        </w:rPr>
      </w:pPr>
      <w:bookmarkStart w:id="1145" w:name="_Toc193636114"/>
      <w:bookmarkStart w:id="1146" w:name="_Toc216184723"/>
      <w:r w:rsidRPr="00A10336">
        <w:rPr>
          <w:rStyle w:val="30"/>
          <w:rFonts w:hint="cs"/>
          <w:rtl/>
        </w:rPr>
        <w:t>מהכפר</w:t>
      </w:r>
      <w:bookmarkEnd w:id="1145"/>
      <w:bookmarkEnd w:id="1146"/>
      <w:r w:rsidRPr="000528DA">
        <w:rPr>
          <w:rFonts w:ascii="Fb Fontext" w:hAnsi="Fb Fontext"/>
          <w:rtl/>
        </w:rPr>
        <w:t xml:space="preserve"> </w:t>
      </w:r>
      <w:r w:rsidRPr="000528DA">
        <w:rPr>
          <w:rFonts w:ascii="Fb Fontext" w:hAnsi="Fb Fontext" w:hint="cs"/>
          <w:rtl/>
        </w:rPr>
        <w:t>שיש בהם הרבה קמח</w:t>
      </w:r>
      <w:r w:rsidRPr="000528DA">
        <w:rPr>
          <w:rFonts w:ascii="Fb Fontext" w:hAnsi="Fb Fontext"/>
          <w:rtl/>
        </w:rPr>
        <w:t>- מברך ב</w:t>
      </w:r>
      <w:r w:rsidRPr="000528DA">
        <w:rPr>
          <w:rFonts w:ascii="Fb Fontext" w:hAnsi="Fb Fontext" w:hint="cs"/>
          <w:rtl/>
        </w:rPr>
        <w:t>מ"מ</w:t>
      </w:r>
      <w:r w:rsidRPr="000528DA">
        <w:rPr>
          <w:rFonts w:ascii="Fb Fontext" w:hAnsi="Fb Fontext"/>
          <w:rtl/>
        </w:rPr>
        <w:t>.</w:t>
      </w:r>
      <w:r w:rsidRPr="000528DA">
        <w:rPr>
          <w:rFonts w:ascii="Fb Fontext" w:hAnsi="Fb Fontext" w:hint="cs"/>
          <w:rtl/>
        </w:rPr>
        <w:t xml:space="preserve"> ד</w:t>
      </w:r>
      <w:r w:rsidRPr="000528DA">
        <w:rPr>
          <w:rFonts w:ascii="Fb Fontext" w:hAnsi="Fb Fontext"/>
          <w:rtl/>
        </w:rPr>
        <w:t>ס</w:t>
      </w:r>
      <w:r w:rsidR="00185146" w:rsidRPr="000528DA">
        <w:rPr>
          <w:rFonts w:ascii="Fb Fontext" w:hAnsi="Fb Fontext" w:hint="cs"/>
          <w:rtl/>
        </w:rPr>
        <w:t xml:space="preserve">ולת </w:t>
      </w:r>
      <w:r w:rsidRPr="000528DA">
        <w:rPr>
          <w:rFonts w:ascii="Fb Fontext" w:hAnsi="Fb Fontext"/>
          <w:rtl/>
        </w:rPr>
        <w:t>עיקר.</w:t>
      </w:r>
    </w:p>
    <w:p w14:paraId="4C7B1CF9" w14:textId="2E32AA81" w:rsidR="005175F4" w:rsidRPr="000528DA" w:rsidRDefault="005175F4" w:rsidP="000528DA">
      <w:pPr>
        <w:rPr>
          <w:rtl/>
        </w:rPr>
      </w:pPr>
      <w:bookmarkStart w:id="1147" w:name="_Toc193636115"/>
      <w:bookmarkStart w:id="1148" w:name="_Toc216184724"/>
      <w:r w:rsidRPr="00A10336">
        <w:rPr>
          <w:rStyle w:val="30"/>
          <w:rtl/>
        </w:rPr>
        <w:t>דמחוזא</w:t>
      </w:r>
      <w:bookmarkEnd w:id="1147"/>
      <w:bookmarkEnd w:id="1148"/>
      <w:r w:rsidR="006A5DB8" w:rsidRPr="000528DA">
        <w:rPr>
          <w:rtl/>
        </w:rPr>
        <w:t xml:space="preserve"> </w:t>
      </w:r>
      <w:r w:rsidR="006A5DB8" w:rsidRPr="000528DA">
        <w:rPr>
          <w:rFonts w:hint="cs"/>
          <w:rtl/>
        </w:rPr>
        <w:t>ש</w:t>
      </w:r>
      <w:r w:rsidRPr="000528DA">
        <w:rPr>
          <w:rtl/>
        </w:rPr>
        <w:t>לא מ</w:t>
      </w:r>
      <w:r w:rsidR="006A5DB8" w:rsidRPr="000528DA">
        <w:rPr>
          <w:rFonts w:hint="cs"/>
          <w:rtl/>
        </w:rPr>
        <w:t xml:space="preserve">רבים קמח </w:t>
      </w:r>
      <w:r w:rsidR="006A5DB8" w:rsidRPr="000528DA">
        <w:rPr>
          <w:rtl/>
        </w:rPr>
        <w:t xml:space="preserve">מברך </w:t>
      </w:r>
      <w:r w:rsidRPr="000528DA">
        <w:rPr>
          <w:rtl/>
        </w:rPr>
        <w:t>שהכל נהיה בדברו</w:t>
      </w:r>
      <w:r w:rsidR="003C1BB8" w:rsidRPr="000528DA">
        <w:rPr>
          <w:rFonts w:hint="cs"/>
          <w:rtl/>
        </w:rPr>
        <w:t>,</w:t>
      </w:r>
      <w:r w:rsidRPr="000528DA">
        <w:rPr>
          <w:rFonts w:hint="cs"/>
          <w:rtl/>
        </w:rPr>
        <w:t xml:space="preserve"> </w:t>
      </w:r>
      <w:r w:rsidR="003C1BB8" w:rsidRPr="000528DA">
        <w:rPr>
          <w:rFonts w:hint="cs"/>
          <w:rtl/>
        </w:rPr>
        <w:t>ש</w:t>
      </w:r>
      <w:r w:rsidR="006A5DB8" w:rsidRPr="000528DA">
        <w:rPr>
          <w:rFonts w:hint="cs"/>
          <w:rtl/>
        </w:rPr>
        <w:t xml:space="preserve">הדבש </w:t>
      </w:r>
      <w:r w:rsidRPr="000528DA">
        <w:rPr>
          <w:rtl/>
        </w:rPr>
        <w:t>עיקר.</w:t>
      </w:r>
    </w:p>
    <w:p w14:paraId="7E459A6F" w14:textId="1A86A93E" w:rsidR="00A24328" w:rsidRPr="00470C2A" w:rsidRDefault="005175F4" w:rsidP="009A59D1">
      <w:pPr>
        <w:pStyle w:val="38"/>
        <w:framePr w:wrap="notBeside"/>
        <w:rPr>
          <w:spacing w:val="-4"/>
          <w:rtl/>
        </w:rPr>
      </w:pPr>
      <w:r w:rsidRPr="00660D7A">
        <w:rPr>
          <w:rtl/>
        </w:rPr>
        <w:t>הדר אמר רבא</w:t>
      </w:r>
      <w:r w:rsidR="00A24328">
        <w:rPr>
          <w:rtl/>
        </w:rPr>
        <w:t>:</w:t>
      </w:r>
    </w:p>
    <w:p w14:paraId="5E531F64" w14:textId="3A383732" w:rsidR="00F64167" w:rsidRPr="00470C2A" w:rsidRDefault="003C1BB8" w:rsidP="000528DA">
      <w:pPr>
        <w:rPr>
          <w:spacing w:val="-4"/>
          <w:rtl/>
        </w:rPr>
      </w:pPr>
      <w:bookmarkStart w:id="1149" w:name="_Toc193636116"/>
      <w:bookmarkStart w:id="1150" w:name="_Toc216184725"/>
      <w:r w:rsidRPr="00470C2A">
        <w:rPr>
          <w:rStyle w:val="30"/>
          <w:rFonts w:hint="cs"/>
          <w:spacing w:val="-4"/>
          <w:rtl/>
        </w:rPr>
        <w:t xml:space="preserve">בשניהם </w:t>
      </w:r>
      <w:r w:rsidR="005175F4" w:rsidRPr="00470C2A">
        <w:rPr>
          <w:rStyle w:val="30"/>
          <w:spacing w:val="-4"/>
          <w:rtl/>
        </w:rPr>
        <w:t>ב</w:t>
      </w:r>
      <w:r w:rsidR="005175F4" w:rsidRPr="00470C2A">
        <w:rPr>
          <w:rStyle w:val="30"/>
          <w:rFonts w:hint="cs"/>
          <w:spacing w:val="-4"/>
          <w:rtl/>
        </w:rPr>
        <w:t>מ"מ</w:t>
      </w:r>
      <w:r w:rsidR="005175F4" w:rsidRPr="00470C2A">
        <w:rPr>
          <w:rStyle w:val="30"/>
          <w:spacing w:val="-4"/>
          <w:rtl/>
        </w:rPr>
        <w:t>.</w:t>
      </w:r>
      <w:bookmarkEnd w:id="1149"/>
      <w:bookmarkEnd w:id="1150"/>
      <w:r w:rsidR="005175F4" w:rsidRPr="00470C2A">
        <w:rPr>
          <w:rStyle w:val="30"/>
          <w:spacing w:val="-4"/>
          <w:rtl/>
        </w:rPr>
        <w:t xml:space="preserve"> </w:t>
      </w:r>
      <w:r w:rsidR="005175F4" w:rsidRPr="00470C2A">
        <w:rPr>
          <w:rStyle w:val="afffff9"/>
          <w:spacing w:val="-4"/>
          <w:rtl/>
        </w:rPr>
        <w:t>דרב ושמואל</w:t>
      </w:r>
      <w:r w:rsidR="005B28A3" w:rsidRPr="00470C2A">
        <w:rPr>
          <w:rStyle w:val="afffff9"/>
          <w:rFonts w:hint="cs"/>
          <w:spacing w:val="-4"/>
          <w:rtl/>
        </w:rPr>
        <w:t>:</w:t>
      </w:r>
      <w:r w:rsidR="005B28A3" w:rsidRPr="00470C2A">
        <w:rPr>
          <w:rStyle w:val="30"/>
          <w:rFonts w:hint="cs"/>
          <w:spacing w:val="-4"/>
          <w:rtl/>
        </w:rPr>
        <w:t xml:space="preserve"> </w:t>
      </w:r>
      <w:r w:rsidR="005175F4" w:rsidRPr="00470C2A">
        <w:rPr>
          <w:rStyle w:val="30"/>
          <w:spacing w:val="-4"/>
          <w:rtl/>
        </w:rPr>
        <w:t xml:space="preserve">כל שיש בו מחמשת המינים מברכין עליו </w:t>
      </w:r>
      <w:r w:rsidR="005175F4" w:rsidRPr="00470C2A">
        <w:rPr>
          <w:rStyle w:val="30"/>
          <w:rFonts w:hint="cs"/>
          <w:spacing w:val="-4"/>
          <w:rtl/>
        </w:rPr>
        <w:t>במ"מ</w:t>
      </w:r>
    </w:p>
    <w:p w14:paraId="72D2F18A" w14:textId="6831ECB7" w:rsidR="005175F4" w:rsidRPr="00CF550F" w:rsidRDefault="00CF550F" w:rsidP="00CF550F">
      <w:pPr>
        <w:pStyle w:val="afffffc"/>
        <w:rPr>
          <w:rtl/>
        </w:rPr>
      </w:pPr>
      <w:bookmarkStart w:id="1151" w:name="_Toc193636117"/>
      <w:bookmarkStart w:id="1152" w:name="_Toc216184726"/>
      <w:r w:rsidRPr="00CF550F">
        <w:rPr>
          <w:rFonts w:hint="cs"/>
          <w:rtl/>
        </w:rPr>
        <w:t>חביצא</w:t>
      </w:r>
      <w:bookmarkEnd w:id="1151"/>
      <w:bookmarkEnd w:id="1152"/>
    </w:p>
    <w:p w14:paraId="21893E1C" w14:textId="7754CD2E" w:rsidR="006A5DB8" w:rsidRPr="000528DA" w:rsidRDefault="005175F4" w:rsidP="000528DA">
      <w:pPr>
        <w:rPr>
          <w:rtl/>
        </w:rPr>
      </w:pPr>
      <w:bookmarkStart w:id="1153" w:name="_Toc193636118"/>
      <w:bookmarkStart w:id="1154" w:name="_Toc216184727"/>
      <w:r w:rsidRPr="00A10336">
        <w:rPr>
          <w:rStyle w:val="30"/>
          <w:rFonts w:hint="cs"/>
          <w:rtl/>
        </w:rPr>
        <w:t xml:space="preserve">שיש בה </w:t>
      </w:r>
      <w:r w:rsidRPr="00A10336">
        <w:rPr>
          <w:rStyle w:val="30"/>
          <w:rtl/>
        </w:rPr>
        <w:t>פרורין כזית</w:t>
      </w:r>
      <w:bookmarkEnd w:id="1153"/>
      <w:bookmarkEnd w:id="1154"/>
    </w:p>
    <w:p w14:paraId="2F3E9954" w14:textId="5B9643C1" w:rsidR="00A24328" w:rsidRDefault="006A5DB8" w:rsidP="009A59D1">
      <w:pPr>
        <w:pStyle w:val="38"/>
        <w:framePr w:wrap="notBeside"/>
        <w:rPr>
          <w:rtl/>
        </w:rPr>
      </w:pPr>
      <w:r w:rsidRPr="00660D7A">
        <w:rPr>
          <w:rFonts w:hint="cs"/>
          <w:rtl/>
        </w:rPr>
        <w:t>רב יוסף</w:t>
      </w:r>
      <w:r w:rsidR="005175F4" w:rsidRPr="00660D7A">
        <w:rPr>
          <w:rtl/>
        </w:rPr>
        <w:t xml:space="preserve"> </w:t>
      </w:r>
      <w:r w:rsidR="00F95182">
        <w:rPr>
          <w:rtl/>
        </w:rPr>
        <w:t>-</w:t>
      </w:r>
    </w:p>
    <w:p w14:paraId="29207F21" w14:textId="751484FB" w:rsidR="006A5DB8" w:rsidRPr="000528DA" w:rsidRDefault="005175F4" w:rsidP="000528DA">
      <w:pPr>
        <w:rPr>
          <w:rtl/>
        </w:rPr>
      </w:pPr>
      <w:r w:rsidRPr="000528DA">
        <w:rPr>
          <w:rtl/>
        </w:rPr>
        <w:t>בתחלה מברך המוציא לחם מן הארץ ולבסוף שלש ברכות.</w:t>
      </w:r>
    </w:p>
    <w:p w14:paraId="5EB9EF5A" w14:textId="77777777" w:rsidR="005175F4" w:rsidRPr="000528DA" w:rsidRDefault="006A5DB8" w:rsidP="000528DA">
      <w:pPr>
        <w:rPr>
          <w:rtl/>
        </w:rPr>
      </w:pPr>
      <w:bookmarkStart w:id="1155" w:name="_Toc193636119"/>
      <w:bookmarkStart w:id="1156" w:name="_Toc216184728"/>
      <w:r w:rsidRPr="00A10336">
        <w:rPr>
          <w:rStyle w:val="30"/>
          <w:rFonts w:hint="cs"/>
          <w:rtl/>
        </w:rPr>
        <w:t>אין</w:t>
      </w:r>
      <w:r w:rsidR="005175F4" w:rsidRPr="00A10336">
        <w:rPr>
          <w:rStyle w:val="30"/>
          <w:rtl/>
        </w:rPr>
        <w:t xml:space="preserve"> בה פרורין כזית</w:t>
      </w:r>
      <w:bookmarkEnd w:id="1155"/>
      <w:bookmarkEnd w:id="1156"/>
      <w:r w:rsidR="005175F4" w:rsidRPr="000528DA">
        <w:rPr>
          <w:rtl/>
        </w:rPr>
        <w:t xml:space="preserve"> - בתחלה מברך ב</w:t>
      </w:r>
      <w:r w:rsidR="005175F4" w:rsidRPr="000528DA">
        <w:rPr>
          <w:rFonts w:hint="cs"/>
          <w:rtl/>
        </w:rPr>
        <w:t>ב"מ</w:t>
      </w:r>
      <w:r w:rsidR="005175F4" w:rsidRPr="000528DA">
        <w:rPr>
          <w:rtl/>
        </w:rPr>
        <w:t>, ולבסוף אחת מעין שלש.</w:t>
      </w:r>
    </w:p>
    <w:p w14:paraId="1E202BC9" w14:textId="77777777" w:rsidR="00B660AA" w:rsidRPr="000528DA" w:rsidRDefault="005175F4" w:rsidP="000528DA">
      <w:pPr>
        <w:rPr>
          <w:rtl/>
        </w:rPr>
      </w:pPr>
      <w:r w:rsidRPr="000528DA">
        <w:rPr>
          <w:rFonts w:hint="cs"/>
          <w:rtl/>
        </w:rPr>
        <w:t>מ</w:t>
      </w:r>
      <w:r w:rsidR="004D7D9F" w:rsidRPr="000528DA">
        <w:rPr>
          <w:rFonts w:hint="cs"/>
          <w:rtl/>
        </w:rPr>
        <w:t>ד</w:t>
      </w:r>
      <w:r w:rsidRPr="00A10336">
        <w:rPr>
          <w:rStyle w:val="30"/>
          <w:rtl/>
        </w:rPr>
        <w:t>עומד ומקריב מנחות בירושלים,</w:t>
      </w:r>
      <w:r w:rsidR="00185146" w:rsidRPr="000528DA">
        <w:rPr>
          <w:rtl/>
        </w:rPr>
        <w:t xml:space="preserve"> </w:t>
      </w:r>
    </w:p>
    <w:p w14:paraId="533C7A90" w14:textId="77777777" w:rsidR="005175F4" w:rsidRPr="000528DA" w:rsidRDefault="00185146" w:rsidP="000528DA">
      <w:pPr>
        <w:rPr>
          <w:rtl/>
        </w:rPr>
      </w:pPr>
      <w:r w:rsidRPr="000528DA">
        <w:rPr>
          <w:rtl/>
        </w:rPr>
        <w:t>אומר:</w:t>
      </w:r>
      <w:r w:rsidRPr="000528DA">
        <w:rPr>
          <w:rFonts w:hint="cs"/>
          <w:rtl/>
        </w:rPr>
        <w:t xml:space="preserve"> </w:t>
      </w:r>
      <w:r w:rsidR="005175F4" w:rsidRPr="000528DA">
        <w:rPr>
          <w:rtl/>
        </w:rPr>
        <w:t>ברוך שהחיינו וקימנו והגיענו לז</w:t>
      </w:r>
      <w:r w:rsidR="004D7D9F" w:rsidRPr="000528DA">
        <w:rPr>
          <w:rFonts w:hint="cs"/>
          <w:rtl/>
        </w:rPr>
        <w:t>ה"ז</w:t>
      </w:r>
      <w:r w:rsidR="005175F4" w:rsidRPr="000528DA">
        <w:rPr>
          <w:rtl/>
        </w:rPr>
        <w:t>.</w:t>
      </w:r>
    </w:p>
    <w:p w14:paraId="181D795D" w14:textId="6C4CAFF2" w:rsidR="005175F4" w:rsidRPr="00470C2A" w:rsidRDefault="005175F4" w:rsidP="000528DA">
      <w:pPr>
        <w:rPr>
          <w:spacing w:val="-2"/>
          <w:rtl/>
        </w:rPr>
      </w:pPr>
      <w:bookmarkStart w:id="1157" w:name="_Toc193636120"/>
      <w:bookmarkStart w:id="1158" w:name="_Toc216184729"/>
      <w:r w:rsidRPr="00470C2A">
        <w:rPr>
          <w:rStyle w:val="30"/>
          <w:spacing w:val="-2"/>
          <w:rtl/>
        </w:rPr>
        <w:t>נטלן לאכלן</w:t>
      </w:r>
      <w:bookmarkEnd w:id="1157"/>
      <w:bookmarkEnd w:id="1158"/>
      <w:r w:rsidR="004D7D9F" w:rsidRPr="00470C2A">
        <w:rPr>
          <w:spacing w:val="-2"/>
          <w:rtl/>
        </w:rPr>
        <w:t xml:space="preserve"> </w:t>
      </w:r>
      <w:r w:rsidRPr="00470C2A">
        <w:rPr>
          <w:spacing w:val="-2"/>
          <w:rtl/>
        </w:rPr>
        <w:t xml:space="preserve">מברך המוציא לחם מן הארץ, </w:t>
      </w:r>
      <w:r w:rsidRPr="00470C2A">
        <w:rPr>
          <w:rStyle w:val="afffff9"/>
          <w:spacing w:val="-2"/>
          <w:rtl/>
        </w:rPr>
        <w:t>ותני עלה:</w:t>
      </w:r>
      <w:r w:rsidRPr="00470C2A">
        <w:rPr>
          <w:spacing w:val="-2"/>
          <w:rtl/>
        </w:rPr>
        <w:t xml:space="preserve"> וכולן פותתן כזית.</w:t>
      </w:r>
    </w:p>
    <w:p w14:paraId="305282E3" w14:textId="77777777" w:rsidR="00A24328" w:rsidRDefault="005175F4" w:rsidP="009A59D1">
      <w:pPr>
        <w:pStyle w:val="38"/>
        <w:framePr w:wrap="notBeside"/>
        <w:rPr>
          <w:rtl/>
        </w:rPr>
      </w:pPr>
      <w:r w:rsidRPr="00660D7A">
        <w:rPr>
          <w:rFonts w:hint="cs"/>
          <w:rtl/>
        </w:rPr>
        <w:t>והך דתדר"י</w:t>
      </w:r>
      <w:r w:rsidR="00A24328">
        <w:rPr>
          <w:rtl/>
        </w:rPr>
        <w:t>:</w:t>
      </w:r>
    </w:p>
    <w:p w14:paraId="3DC5939E" w14:textId="0F8D0702" w:rsidR="00B660AA" w:rsidRPr="00470C2A" w:rsidRDefault="005175F4" w:rsidP="000528DA">
      <w:pPr>
        <w:rPr>
          <w:spacing w:val="-2"/>
          <w:rtl/>
        </w:rPr>
      </w:pPr>
      <w:r w:rsidRPr="00470C2A">
        <w:rPr>
          <w:rFonts w:hint="cs"/>
          <w:spacing w:val="-2"/>
          <w:rtl/>
        </w:rPr>
        <w:t>ד</w:t>
      </w:r>
      <w:r w:rsidRPr="00470C2A">
        <w:rPr>
          <w:spacing w:val="-2"/>
          <w:rtl/>
        </w:rPr>
        <w:t xml:space="preserve">פורכן עד שמחזירן לסלתן, </w:t>
      </w:r>
      <w:r w:rsidRPr="00470C2A">
        <w:rPr>
          <w:rStyle w:val="afffff9"/>
          <w:rFonts w:hint="cs"/>
          <w:spacing w:val="-2"/>
          <w:rtl/>
        </w:rPr>
        <w:t>ה"נ</w:t>
      </w:r>
      <w:r w:rsidRPr="00470C2A">
        <w:rPr>
          <w:spacing w:val="-2"/>
          <w:rtl/>
        </w:rPr>
        <w:t xml:space="preserve"> </w:t>
      </w:r>
      <w:r w:rsidR="003C1BB8" w:rsidRPr="00470C2A">
        <w:rPr>
          <w:rFonts w:hint="cs"/>
          <w:spacing w:val="-2"/>
          <w:rtl/>
        </w:rPr>
        <w:t xml:space="preserve">דא''צ לברך </w:t>
      </w:r>
      <w:r w:rsidRPr="00470C2A">
        <w:rPr>
          <w:spacing w:val="-2"/>
          <w:rtl/>
        </w:rPr>
        <w:t>המוציא לחם מן הארץ</w:t>
      </w:r>
      <w:r w:rsidR="004D7D9F" w:rsidRPr="00470C2A">
        <w:rPr>
          <w:rFonts w:hint="cs"/>
          <w:spacing w:val="-2"/>
          <w:rtl/>
        </w:rPr>
        <w:t xml:space="preserve">, </w:t>
      </w:r>
    </w:p>
    <w:p w14:paraId="46AD52D7" w14:textId="3DF0B35F" w:rsidR="00A24328" w:rsidRDefault="005175F4" w:rsidP="009A59D1">
      <w:pPr>
        <w:pStyle w:val="38"/>
        <w:framePr w:wrap="notBeside"/>
        <w:rPr>
          <w:rtl/>
        </w:rPr>
      </w:pPr>
      <w:r w:rsidRPr="00660D7A">
        <w:rPr>
          <w:rFonts w:hint="cs"/>
          <w:rtl/>
        </w:rPr>
        <w:t>והך</w:t>
      </w:r>
      <w:r w:rsidR="009B14FE">
        <w:rPr>
          <w:rFonts w:hint="cs"/>
          <w:rtl/>
        </w:rPr>
        <w:t>:</w:t>
      </w:r>
    </w:p>
    <w:p w14:paraId="2ECB37D4" w14:textId="687409EA" w:rsidR="003C1BB8" w:rsidRPr="000528DA" w:rsidRDefault="005175F4" w:rsidP="000528DA">
      <w:pPr>
        <w:rPr>
          <w:rtl/>
        </w:rPr>
      </w:pPr>
      <w:r w:rsidRPr="000528DA">
        <w:rPr>
          <w:rFonts w:hint="cs"/>
          <w:rtl/>
        </w:rPr>
        <w:t>ד</w:t>
      </w:r>
      <w:r w:rsidRPr="000528DA">
        <w:rPr>
          <w:rtl/>
        </w:rPr>
        <w:t>לקט</w:t>
      </w:r>
      <w:r w:rsidR="004D7D9F" w:rsidRPr="000528DA">
        <w:rPr>
          <w:rtl/>
        </w:rPr>
        <w:t xml:space="preserve"> מכולן כזית ואכלן, אם חמץ הוא </w:t>
      </w:r>
      <w:r w:rsidRPr="000528DA">
        <w:rPr>
          <w:rtl/>
        </w:rPr>
        <w:t xml:space="preserve">ענוש כרת, ואם מצה הוא </w:t>
      </w:r>
      <w:r w:rsidR="004D7D9F" w:rsidRPr="000528DA">
        <w:rPr>
          <w:rFonts w:hint="cs"/>
          <w:rtl/>
        </w:rPr>
        <w:t>-</w:t>
      </w:r>
      <w:r w:rsidRPr="000528DA">
        <w:rPr>
          <w:rtl/>
        </w:rPr>
        <w:t xml:space="preserve">יוצא </w:t>
      </w:r>
      <w:r w:rsidR="004D7D9F" w:rsidRPr="000528DA">
        <w:rPr>
          <w:rFonts w:hint="cs"/>
          <w:rtl/>
        </w:rPr>
        <w:t>יד"ח</w:t>
      </w:r>
      <w:r w:rsidRPr="000528DA">
        <w:rPr>
          <w:rtl/>
        </w:rPr>
        <w:t xml:space="preserve"> בפסח!</w:t>
      </w:r>
    </w:p>
    <w:p w14:paraId="4A7C7E31" w14:textId="5B0E463D" w:rsidR="00A24328" w:rsidRDefault="005175F4" w:rsidP="009A59D1">
      <w:pPr>
        <w:pStyle w:val="38"/>
        <w:framePr w:wrap="notBeside"/>
        <w:rPr>
          <w:rtl/>
        </w:rPr>
      </w:pPr>
      <w:r w:rsidRPr="00660D7A">
        <w:rPr>
          <w:rtl/>
        </w:rPr>
        <w:t>ה</w:t>
      </w:r>
      <w:r w:rsidRPr="00660D7A">
        <w:rPr>
          <w:rFonts w:hint="cs"/>
          <w:rtl/>
        </w:rPr>
        <w:t>ב"ע</w:t>
      </w:r>
      <w:r w:rsidR="009B14FE">
        <w:rPr>
          <w:rtl/>
        </w:rPr>
        <w:t>:</w:t>
      </w:r>
    </w:p>
    <w:p w14:paraId="1BC85029" w14:textId="024FCD1D" w:rsidR="003C1BB8" w:rsidRPr="000528DA" w:rsidRDefault="005175F4" w:rsidP="000528DA">
      <w:pPr>
        <w:rPr>
          <w:rtl/>
        </w:rPr>
      </w:pPr>
      <w:bookmarkStart w:id="1159" w:name="_Toc193636121"/>
      <w:bookmarkStart w:id="1160" w:name="_Toc216184730"/>
      <w:r w:rsidRPr="00A10336">
        <w:rPr>
          <w:rStyle w:val="30"/>
          <w:rtl/>
        </w:rPr>
        <w:lastRenderedPageBreak/>
        <w:t>בשערסן</w:t>
      </w:r>
      <w:bookmarkEnd w:id="1159"/>
      <w:bookmarkEnd w:id="1160"/>
      <w:r w:rsidRPr="000528DA">
        <w:rPr>
          <w:rFonts w:hint="cs"/>
          <w:rtl/>
        </w:rPr>
        <w:t xml:space="preserve"> </w:t>
      </w:r>
      <w:r w:rsidRPr="00A10336">
        <w:rPr>
          <w:rStyle w:val="30"/>
          <w:rFonts w:hint="cs"/>
          <w:rtl/>
        </w:rPr>
        <w:t>והך</w:t>
      </w:r>
      <w:r w:rsidRPr="000528DA">
        <w:rPr>
          <w:rFonts w:hint="cs"/>
          <w:rtl/>
        </w:rPr>
        <w:t xml:space="preserve"> דסיפא לישנא דוהוא </w:t>
      </w:r>
      <w:r w:rsidRPr="00A10336">
        <w:rPr>
          <w:rStyle w:val="30"/>
          <w:rtl/>
        </w:rPr>
        <w:t>שאכלן</w:t>
      </w:r>
      <w:r w:rsidRPr="000528DA">
        <w:rPr>
          <w:rtl/>
        </w:rPr>
        <w:t xml:space="preserve"> בכדי אכילת פרס</w:t>
      </w:r>
      <w:r w:rsidRPr="000528DA">
        <w:rPr>
          <w:rFonts w:hint="cs"/>
          <w:rtl/>
        </w:rPr>
        <w:t xml:space="preserve">' דמיירי </w:t>
      </w:r>
      <w:r w:rsidRPr="000528DA">
        <w:rPr>
          <w:rtl/>
        </w:rPr>
        <w:t>בבא מלחם גדול.</w:t>
      </w:r>
    </w:p>
    <w:p w14:paraId="627CB320" w14:textId="1F9E1D90" w:rsidR="00A24328" w:rsidRDefault="005175F4" w:rsidP="009A59D1">
      <w:pPr>
        <w:pStyle w:val="38"/>
        <w:framePr w:wrap="notBeside"/>
        <w:rPr>
          <w:rtl/>
        </w:rPr>
      </w:pPr>
      <w:r w:rsidRPr="00660D7A">
        <w:rPr>
          <w:rFonts w:hint="cs"/>
          <w:rtl/>
        </w:rPr>
        <w:t>וכר"ש</w:t>
      </w:r>
      <w:r w:rsidR="009B14FE">
        <w:rPr>
          <w:rtl/>
        </w:rPr>
        <w:t>:</w:t>
      </w:r>
    </w:p>
    <w:p w14:paraId="40BB2056" w14:textId="03C2C7EE" w:rsidR="005175F4" w:rsidRPr="000528DA" w:rsidRDefault="005175F4" w:rsidP="000528DA">
      <w:pPr>
        <w:rPr>
          <w:rtl/>
        </w:rPr>
      </w:pPr>
      <w:bookmarkStart w:id="1161" w:name="_Toc193636122"/>
      <w:bookmarkStart w:id="1162" w:name="_Toc216184731"/>
      <w:r w:rsidRPr="00A10336">
        <w:rPr>
          <w:rStyle w:val="30"/>
          <w:rFonts w:hint="cs"/>
          <w:rtl/>
        </w:rPr>
        <w:t>ד</w:t>
      </w:r>
      <w:r w:rsidRPr="00A10336">
        <w:rPr>
          <w:rStyle w:val="30"/>
          <w:rtl/>
        </w:rPr>
        <w:t>חביצא</w:t>
      </w:r>
      <w:bookmarkEnd w:id="1161"/>
      <w:bookmarkEnd w:id="1162"/>
      <w:r w:rsidRPr="000528DA">
        <w:rPr>
          <w:rtl/>
        </w:rPr>
        <w:t xml:space="preserve"> </w:t>
      </w:r>
      <w:r w:rsidR="004D7D9F" w:rsidRPr="000528DA">
        <w:rPr>
          <w:rFonts w:hint="cs"/>
          <w:rtl/>
        </w:rPr>
        <w:t xml:space="preserve">אפי' שאין בה </w:t>
      </w:r>
      <w:r w:rsidR="004D7D9F" w:rsidRPr="000528DA">
        <w:rPr>
          <w:rtl/>
        </w:rPr>
        <w:t>פרורין כזית</w:t>
      </w:r>
      <w:r w:rsidRPr="000528DA">
        <w:rPr>
          <w:rtl/>
        </w:rPr>
        <w:t xml:space="preserve"> מברך </w:t>
      </w:r>
      <w:r w:rsidRPr="00A10336">
        <w:rPr>
          <w:rStyle w:val="30"/>
          <w:rtl/>
        </w:rPr>
        <w:t>המוציא</w:t>
      </w:r>
      <w:r w:rsidRPr="000528DA">
        <w:rPr>
          <w:rtl/>
        </w:rPr>
        <w:t xml:space="preserve"> לחם</w:t>
      </w:r>
      <w:r w:rsidR="00185146" w:rsidRPr="000528DA">
        <w:rPr>
          <w:rFonts w:hint="cs"/>
          <w:rtl/>
        </w:rPr>
        <w:t>,</w:t>
      </w:r>
      <w:r w:rsidR="00291D7F" w:rsidRPr="00A10336">
        <w:rPr>
          <w:rStyle w:val="30"/>
          <w:rFonts w:hint="cs"/>
          <w:rtl/>
        </w:rPr>
        <w:t xml:space="preserve"> </w:t>
      </w:r>
    </w:p>
    <w:p w14:paraId="3E49C631" w14:textId="3EA567D5" w:rsidR="00A24328" w:rsidRDefault="005175F4" w:rsidP="009A59D1">
      <w:pPr>
        <w:pStyle w:val="38"/>
        <w:framePr w:wrap="notBeside"/>
        <w:rPr>
          <w:rtl/>
        </w:rPr>
      </w:pPr>
      <w:r w:rsidRPr="00660D7A">
        <w:rPr>
          <w:rtl/>
        </w:rPr>
        <w:t>רבא</w:t>
      </w:r>
      <w:r w:rsidR="009B14FE">
        <w:rPr>
          <w:rtl/>
        </w:rPr>
        <w:t>:</w:t>
      </w:r>
    </w:p>
    <w:p w14:paraId="65D469AB" w14:textId="6D10F311" w:rsidR="005175F4" w:rsidRPr="000528DA" w:rsidRDefault="005175F4" w:rsidP="000528DA">
      <w:pPr>
        <w:rPr>
          <w:rtl/>
        </w:rPr>
      </w:pPr>
      <w:r w:rsidRPr="000528DA">
        <w:rPr>
          <w:rtl/>
        </w:rPr>
        <w:t>והוא ד</w:t>
      </w:r>
      <w:r w:rsidR="004D7D9F" w:rsidRPr="000528DA">
        <w:rPr>
          <w:rFonts w:hint="cs"/>
          <w:rtl/>
        </w:rPr>
        <w:t xml:space="preserve">יש לה </w:t>
      </w:r>
      <w:r w:rsidRPr="000528DA">
        <w:rPr>
          <w:rFonts w:hint="cs"/>
          <w:rtl/>
        </w:rPr>
        <w:t>תואר</w:t>
      </w:r>
      <w:r w:rsidR="004D7D9F" w:rsidRPr="000528DA">
        <w:rPr>
          <w:rFonts w:hint="cs"/>
          <w:rtl/>
        </w:rPr>
        <w:t xml:space="preserve"> </w:t>
      </w:r>
      <w:r w:rsidRPr="000528DA">
        <w:rPr>
          <w:rFonts w:hint="cs"/>
          <w:rtl/>
        </w:rPr>
        <w:t>לחם</w:t>
      </w:r>
      <w:r w:rsidRPr="000528DA">
        <w:rPr>
          <w:rtl/>
        </w:rPr>
        <w:t>.</w:t>
      </w:r>
    </w:p>
    <w:p w14:paraId="045F3294" w14:textId="77777777" w:rsidR="007E4E8C" w:rsidRPr="00E34F28" w:rsidRDefault="007E4E8C" w:rsidP="007E4E8C">
      <w:pPr>
        <w:pStyle w:val="afffffc"/>
        <w:rPr>
          <w:rtl/>
        </w:rPr>
      </w:pPr>
      <w:bookmarkStart w:id="1163" w:name="_Toc193636123"/>
      <w:bookmarkStart w:id="1164" w:name="_Toc216184732"/>
      <w:r w:rsidRPr="003C1BB8">
        <w:rPr>
          <w:rFonts w:hint="cs"/>
          <w:rtl/>
        </w:rPr>
        <w:t>טרוקנין</w:t>
      </w:r>
      <w:bookmarkEnd w:id="1163"/>
      <w:bookmarkEnd w:id="1164"/>
      <w:r w:rsidRPr="00E34F28">
        <w:rPr>
          <w:rStyle w:val="afffff9"/>
          <w:rFonts w:hint="cs"/>
          <w:rtl/>
        </w:rPr>
        <w:t xml:space="preserve"> </w:t>
      </w:r>
    </w:p>
    <w:p w14:paraId="1A6F1714" w14:textId="275B4058" w:rsidR="005175F4" w:rsidRPr="000528DA" w:rsidRDefault="007E4E8C" w:rsidP="000528DA">
      <w:pPr>
        <w:rPr>
          <w:rtl/>
        </w:rPr>
      </w:pPr>
      <w:r w:rsidRPr="007E4E8C">
        <w:rPr>
          <w:rStyle w:val="afffff9"/>
          <w:rFonts w:hint="cs"/>
          <w:rtl/>
        </w:rPr>
        <w:t>רבין מרי''ו</w:t>
      </w:r>
      <w:r>
        <w:rPr>
          <w:rFonts w:hint="cs"/>
          <w:rtl/>
        </w:rPr>
        <w:t xml:space="preserve"> </w:t>
      </w:r>
      <w:r w:rsidR="005175F4" w:rsidRPr="000528DA">
        <w:rPr>
          <w:rtl/>
        </w:rPr>
        <w:t>חייבין בחלה.</w:t>
      </w:r>
      <w:r w:rsidRPr="007E4E8C">
        <w:rPr>
          <w:rStyle w:val="afffff9"/>
          <w:rtl/>
        </w:rPr>
        <w:t xml:space="preserve"> </w:t>
      </w:r>
      <w:r>
        <w:rPr>
          <w:rStyle w:val="afffff9"/>
          <w:rtl/>
        </w:rPr>
        <w:ptab w:relativeTo="margin" w:alignment="right" w:leader="none"/>
      </w:r>
      <w:r w:rsidR="005175F4" w:rsidRPr="00E34F28">
        <w:rPr>
          <w:rStyle w:val="afffff9"/>
          <w:rtl/>
        </w:rPr>
        <w:t>אביי</w:t>
      </w:r>
      <w:r w:rsidR="005175F4" w:rsidRPr="000528DA">
        <w:rPr>
          <w:rtl/>
        </w:rPr>
        <w:t xml:space="preserve">: </w:t>
      </w:r>
      <w:r w:rsidR="00FF4921" w:rsidRPr="000528DA">
        <w:rPr>
          <w:rFonts w:hint="cs"/>
          <w:rtl/>
        </w:rPr>
        <w:t>חלל בכירה ונותן שם קמח ומים</w:t>
      </w:r>
      <w:r w:rsidR="005175F4" w:rsidRPr="000528DA">
        <w:rPr>
          <w:rtl/>
        </w:rPr>
        <w:t>.</w:t>
      </w:r>
    </w:p>
    <w:p w14:paraId="394B67E6" w14:textId="77777777" w:rsidR="003C1BB8" w:rsidRPr="00E34F28" w:rsidRDefault="005175F4" w:rsidP="003C1BB8">
      <w:pPr>
        <w:pStyle w:val="afffffc"/>
        <w:rPr>
          <w:rtl/>
        </w:rPr>
      </w:pPr>
      <w:bookmarkStart w:id="1165" w:name="_Toc193636124"/>
      <w:bookmarkStart w:id="1166" w:name="_Toc216184733"/>
      <w:r w:rsidRPr="003C1BB8">
        <w:rPr>
          <w:rtl/>
        </w:rPr>
        <w:t>טריתא</w:t>
      </w:r>
      <w:bookmarkEnd w:id="1165"/>
      <w:bookmarkEnd w:id="1166"/>
      <w:r w:rsidRPr="00FE3D07">
        <w:rPr>
          <w:rtl/>
        </w:rPr>
        <w:t xml:space="preserve"> </w:t>
      </w:r>
    </w:p>
    <w:p w14:paraId="32D515D6" w14:textId="40296F40" w:rsidR="005175F4" w:rsidRPr="000528DA" w:rsidRDefault="005175F4" w:rsidP="000528DA">
      <w:pPr>
        <w:rPr>
          <w:rtl/>
        </w:rPr>
      </w:pPr>
      <w:r w:rsidRPr="00E34F28">
        <w:rPr>
          <w:rStyle w:val="afffff9"/>
          <w:rtl/>
        </w:rPr>
        <w:t>אביי</w:t>
      </w:r>
      <w:r w:rsidRPr="000528DA">
        <w:rPr>
          <w:rtl/>
        </w:rPr>
        <w:t>: פטורה מן החלה.</w:t>
      </w:r>
      <w:r w:rsidR="003E358C" w:rsidRPr="000528DA">
        <w:rPr>
          <w:rFonts w:hint="cs"/>
          <w:rtl/>
        </w:rPr>
        <w:t xml:space="preserve"> </w:t>
      </w:r>
    </w:p>
    <w:p w14:paraId="57FE2726" w14:textId="2AB80693" w:rsidR="00A24328" w:rsidRDefault="005175F4" w:rsidP="009A59D1">
      <w:pPr>
        <w:pStyle w:val="38"/>
        <w:framePr w:wrap="notBeside"/>
        <w:rPr>
          <w:rtl/>
        </w:rPr>
      </w:pPr>
      <w:r w:rsidRPr="00660D7A">
        <w:rPr>
          <w:rtl/>
        </w:rPr>
        <w:t>א"ד</w:t>
      </w:r>
      <w:r w:rsidR="009B14FE">
        <w:rPr>
          <w:rtl/>
        </w:rPr>
        <w:t>:</w:t>
      </w:r>
    </w:p>
    <w:p w14:paraId="33B375BB" w14:textId="29846AB3" w:rsidR="00FF4921" w:rsidRPr="000528DA" w:rsidRDefault="005175F4" w:rsidP="000528DA">
      <w:pPr>
        <w:rPr>
          <w:rtl/>
        </w:rPr>
      </w:pPr>
      <w:r w:rsidRPr="000528DA">
        <w:rPr>
          <w:rFonts w:hint="cs"/>
          <w:rtl/>
        </w:rPr>
        <w:t>בחישה ששופכין על הכירה כשניסקת,</w:t>
      </w:r>
      <w:r w:rsidR="003E358C" w:rsidRPr="000528DA">
        <w:rPr>
          <w:rFonts w:hint="cs"/>
          <w:rtl/>
        </w:rPr>
        <w:t xml:space="preserve"> </w:t>
      </w:r>
    </w:p>
    <w:p w14:paraId="044EA472" w14:textId="04719671" w:rsidR="00A24328" w:rsidRDefault="005175F4" w:rsidP="009A59D1">
      <w:pPr>
        <w:pStyle w:val="38"/>
        <w:framePr w:wrap="notBeside"/>
        <w:rPr>
          <w:rtl/>
        </w:rPr>
      </w:pPr>
      <w:r w:rsidRPr="00660D7A">
        <w:rPr>
          <w:rtl/>
        </w:rPr>
        <w:t>וא"ד</w:t>
      </w:r>
      <w:r w:rsidR="009B14FE">
        <w:rPr>
          <w:rtl/>
        </w:rPr>
        <w:t>:</w:t>
      </w:r>
    </w:p>
    <w:p w14:paraId="06B84940" w14:textId="4C30B9A4" w:rsidR="00FF4921" w:rsidRPr="000528DA" w:rsidRDefault="005175F4" w:rsidP="000528DA">
      <w:pPr>
        <w:rPr>
          <w:rtl/>
        </w:rPr>
      </w:pPr>
      <w:r w:rsidRPr="000528DA">
        <w:rPr>
          <w:rFonts w:hint="cs"/>
          <w:rtl/>
        </w:rPr>
        <w:t>בצק שאופין בשיפוד ומושחים בשמן או במי ביצים</w:t>
      </w:r>
      <w:r w:rsidRPr="000528DA">
        <w:rPr>
          <w:rtl/>
        </w:rPr>
        <w:t>.</w:t>
      </w:r>
      <w:r w:rsidR="003E358C" w:rsidRPr="000528DA">
        <w:rPr>
          <w:rFonts w:hint="cs"/>
          <w:rtl/>
        </w:rPr>
        <w:t xml:space="preserve"> </w:t>
      </w:r>
    </w:p>
    <w:p w14:paraId="2BBD3CEF" w14:textId="0E90A265" w:rsidR="00A24328" w:rsidRDefault="004D7D9F" w:rsidP="009A59D1">
      <w:pPr>
        <w:pStyle w:val="38"/>
        <w:framePr w:wrap="notBeside"/>
        <w:rPr>
          <w:rtl/>
        </w:rPr>
      </w:pPr>
      <w:r w:rsidRPr="00660D7A">
        <w:rPr>
          <w:rFonts w:hint="cs"/>
          <w:rtl/>
        </w:rPr>
        <w:t>ו</w:t>
      </w:r>
      <w:r w:rsidR="005175F4" w:rsidRPr="00660D7A">
        <w:rPr>
          <w:rtl/>
        </w:rPr>
        <w:t>א"ד</w:t>
      </w:r>
      <w:r w:rsidR="00A24328">
        <w:rPr>
          <w:rtl/>
        </w:rPr>
        <w:t>:</w:t>
      </w:r>
    </w:p>
    <w:p w14:paraId="66DEC635" w14:textId="5807510D" w:rsidR="005175F4" w:rsidRPr="000528DA" w:rsidRDefault="005175F4" w:rsidP="000528DA">
      <w:pPr>
        <w:rPr>
          <w:rtl/>
        </w:rPr>
      </w:pPr>
      <w:r w:rsidRPr="000528DA">
        <w:rPr>
          <w:rtl/>
        </w:rPr>
        <w:t>לחם העשוי לכותח.</w:t>
      </w:r>
    </w:p>
    <w:p w14:paraId="0B66D4AC" w14:textId="77777777" w:rsidR="00280386" w:rsidRPr="00E34F28" w:rsidRDefault="005175F4" w:rsidP="003C1BB8">
      <w:pPr>
        <w:pStyle w:val="afffffc"/>
        <w:rPr>
          <w:rtl/>
        </w:rPr>
      </w:pPr>
      <w:bookmarkStart w:id="1167" w:name="_Toc193636125"/>
      <w:bookmarkStart w:id="1168" w:name="_Toc216184734"/>
      <w:r w:rsidRPr="003C1BB8">
        <w:rPr>
          <w:rtl/>
        </w:rPr>
        <w:t>לחם העשוי לכותח</w:t>
      </w:r>
      <w:bookmarkEnd w:id="1167"/>
      <w:bookmarkEnd w:id="1168"/>
      <w:r w:rsidR="004D7D9F" w:rsidRPr="003C1BB8">
        <w:rPr>
          <w:rFonts w:hint="cs"/>
          <w:rtl/>
        </w:rPr>
        <w:t xml:space="preserve"> </w:t>
      </w:r>
    </w:p>
    <w:p w14:paraId="05B6AC05" w14:textId="1DE92C33" w:rsidR="00A24328" w:rsidRDefault="004D7D9F" w:rsidP="009A59D1">
      <w:pPr>
        <w:pStyle w:val="38"/>
        <w:framePr w:wrap="notBeside"/>
        <w:rPr>
          <w:rtl/>
        </w:rPr>
      </w:pPr>
      <w:r w:rsidRPr="00660D7A">
        <w:rPr>
          <w:rFonts w:hint="cs"/>
          <w:rtl/>
        </w:rPr>
        <w:t>ר"ח</w:t>
      </w:r>
      <w:r w:rsidR="009B14FE">
        <w:rPr>
          <w:rFonts w:hint="cs"/>
          <w:rtl/>
        </w:rPr>
        <w:t>:</w:t>
      </w:r>
    </w:p>
    <w:p w14:paraId="02F96FCD" w14:textId="15D7752B" w:rsidR="00FF4921" w:rsidRPr="000528DA" w:rsidRDefault="005175F4" w:rsidP="000528DA">
      <w:pPr>
        <w:rPr>
          <w:rtl/>
        </w:rPr>
      </w:pPr>
      <w:r w:rsidRPr="000528DA">
        <w:rPr>
          <w:rtl/>
        </w:rPr>
        <w:t>פטור מחלה.</w:t>
      </w:r>
      <w:r w:rsidR="003E358C" w:rsidRPr="000528DA">
        <w:rPr>
          <w:rFonts w:hint="cs"/>
          <w:rtl/>
        </w:rPr>
        <w:t xml:space="preserve"> </w:t>
      </w:r>
      <w:r w:rsidR="00332D29" w:rsidRPr="00A10336">
        <w:rPr>
          <w:rStyle w:val="30"/>
          <w:rtl/>
        </w:rPr>
        <w:t>והך</w:t>
      </w:r>
      <w:r w:rsidRPr="000528DA">
        <w:rPr>
          <w:rFonts w:ascii="Fb Fontext" w:hAnsi="Fb Fontext"/>
          <w:sz w:val="20"/>
          <w:rtl/>
        </w:rPr>
        <w:t xml:space="preserve"> </w:t>
      </w:r>
      <w:r w:rsidRPr="000528DA">
        <w:rPr>
          <w:rFonts w:ascii="Fb Fontext" w:hAnsi="Fb Fontext" w:hint="cs"/>
          <w:sz w:val="20"/>
          <w:rtl/>
        </w:rPr>
        <w:t>ד</w:t>
      </w:r>
      <w:r w:rsidRPr="000528DA">
        <w:rPr>
          <w:rFonts w:ascii="Fb Fontext" w:hAnsi="Fb Fontext"/>
          <w:sz w:val="20"/>
          <w:rtl/>
        </w:rPr>
        <w:t>חייב בחלה</w:t>
      </w:r>
      <w:r w:rsidRPr="000528DA">
        <w:rPr>
          <w:rFonts w:ascii="Fb Fontext" w:hAnsi="Fb Fontext" w:hint="cs"/>
          <w:sz w:val="20"/>
          <w:rtl/>
        </w:rPr>
        <w:t xml:space="preserve"> </w:t>
      </w:r>
      <w:r w:rsidRPr="00E34F28">
        <w:rPr>
          <w:rStyle w:val="afffff9"/>
          <w:rFonts w:hint="cs"/>
          <w:rtl/>
        </w:rPr>
        <w:t>כ</w:t>
      </w:r>
      <w:r w:rsidRPr="00E34F28">
        <w:rPr>
          <w:rStyle w:val="afffff9"/>
          <w:rtl/>
        </w:rPr>
        <w:t>ר"י:</w:t>
      </w:r>
      <w:r w:rsidRPr="000528DA">
        <w:rPr>
          <w:rFonts w:ascii="Fb Fontext" w:hAnsi="Fb Fontext"/>
          <w:sz w:val="20"/>
          <w:rtl/>
        </w:rPr>
        <w:t xml:space="preserve"> מעשיה מוכיחין עליה, </w:t>
      </w:r>
    </w:p>
    <w:p w14:paraId="3642D07C" w14:textId="77777777" w:rsidR="005175F4" w:rsidRPr="000528DA" w:rsidRDefault="005175F4" w:rsidP="000528DA">
      <w:pPr>
        <w:rPr>
          <w:rtl/>
        </w:rPr>
      </w:pPr>
      <w:r w:rsidRPr="000528DA">
        <w:rPr>
          <w:rFonts w:ascii="Fb Fontext" w:hAnsi="Fb Fontext"/>
          <w:sz w:val="20"/>
          <w:rtl/>
        </w:rPr>
        <w:t xml:space="preserve">עשאן </w:t>
      </w:r>
      <w:r w:rsidRPr="00A10336">
        <w:rPr>
          <w:rStyle w:val="30"/>
          <w:rtl/>
        </w:rPr>
        <w:t>כעבין חייבין</w:t>
      </w:r>
      <w:r w:rsidRPr="000528DA">
        <w:rPr>
          <w:rFonts w:ascii="Fb Fontext" w:hAnsi="Fb Fontext"/>
          <w:sz w:val="20"/>
          <w:rtl/>
        </w:rPr>
        <w:t>, כלמודין פטורים.</w:t>
      </w:r>
    </w:p>
    <w:p w14:paraId="3C44E3B1" w14:textId="77777777" w:rsidR="005175F4" w:rsidRPr="00E34F28" w:rsidRDefault="005175F4" w:rsidP="00EC0DC4">
      <w:pPr>
        <w:pStyle w:val="af2"/>
        <w:framePr w:wrap="around"/>
        <w:rPr>
          <w:rtl/>
        </w:rPr>
      </w:pPr>
      <w:r w:rsidRPr="00F134B4">
        <w:rPr>
          <w:rtl/>
        </w:rPr>
        <w:t>לח.</w:t>
      </w:r>
    </w:p>
    <w:p w14:paraId="5DA744F6" w14:textId="0602A0F6" w:rsidR="003C1BB8" w:rsidRPr="000528DA" w:rsidRDefault="005175F4" w:rsidP="00CF550F">
      <w:pPr>
        <w:pStyle w:val="afffffc"/>
        <w:rPr>
          <w:rtl/>
        </w:rPr>
      </w:pPr>
      <w:bookmarkStart w:id="1169" w:name="_Toc193636126"/>
      <w:bookmarkStart w:id="1170" w:name="_Toc216184735"/>
      <w:r w:rsidRPr="006D3CF8">
        <w:rPr>
          <w:rtl/>
        </w:rPr>
        <w:t>כובא דארעא</w:t>
      </w:r>
      <w:bookmarkEnd w:id="1169"/>
      <w:bookmarkEnd w:id="1170"/>
      <w:r w:rsidRPr="006D3CF8">
        <w:rPr>
          <w:rtl/>
        </w:rPr>
        <w:t xml:space="preserve"> </w:t>
      </w:r>
    </w:p>
    <w:p w14:paraId="1C3F18DE" w14:textId="2C36E69F" w:rsidR="00A24328" w:rsidRDefault="004D7D9F" w:rsidP="009A59D1">
      <w:pPr>
        <w:pStyle w:val="38"/>
        <w:framePr w:wrap="notBeside"/>
        <w:rPr>
          <w:rtl/>
        </w:rPr>
      </w:pPr>
      <w:r w:rsidRPr="00660D7A">
        <w:rPr>
          <w:rFonts w:hint="cs"/>
          <w:rtl/>
        </w:rPr>
        <w:t>רב יוסף</w:t>
      </w:r>
      <w:r w:rsidR="00A24328">
        <w:rPr>
          <w:rFonts w:hint="cs"/>
          <w:rtl/>
        </w:rPr>
        <w:t>:</w:t>
      </w:r>
    </w:p>
    <w:p w14:paraId="58259617" w14:textId="4BF1F489" w:rsidR="005175F4" w:rsidRPr="000528DA" w:rsidRDefault="00515B2B" w:rsidP="000528DA">
      <w:pPr>
        <w:rPr>
          <w:rtl/>
        </w:rPr>
      </w:pPr>
      <w:r w:rsidRPr="000528DA">
        <w:rPr>
          <w:rFonts w:hint="cs"/>
          <w:rtl/>
        </w:rPr>
        <w:t>אינו לחם,</w:t>
      </w:r>
      <w:r w:rsidR="004D7D9F" w:rsidRPr="000528DA">
        <w:rPr>
          <w:rFonts w:hint="cs"/>
          <w:rtl/>
        </w:rPr>
        <w:t xml:space="preserve"> </w:t>
      </w:r>
      <w:r w:rsidR="005175F4" w:rsidRPr="000528DA">
        <w:rPr>
          <w:rtl/>
        </w:rPr>
        <w:t xml:space="preserve">גובלא בעלמא הוא ומברכין </w:t>
      </w:r>
      <w:r w:rsidR="007A1F57" w:rsidRPr="000528DA">
        <w:rPr>
          <w:rtl/>
        </w:rPr>
        <w:t>במ"מ</w:t>
      </w:r>
      <w:r w:rsidR="005175F4" w:rsidRPr="000528DA">
        <w:rPr>
          <w:rtl/>
        </w:rPr>
        <w:t>.</w:t>
      </w:r>
    </w:p>
    <w:p w14:paraId="7A886E41" w14:textId="3EF3F850" w:rsidR="00A24328" w:rsidRDefault="005175F4" w:rsidP="009A59D1">
      <w:pPr>
        <w:pStyle w:val="38"/>
        <w:framePr w:wrap="notBeside"/>
        <w:rPr>
          <w:rtl/>
        </w:rPr>
      </w:pPr>
      <w:r w:rsidRPr="00660D7A">
        <w:rPr>
          <w:rFonts w:hint="cs"/>
          <w:rtl/>
        </w:rPr>
        <w:t>מ"ז</w:t>
      </w:r>
      <w:r w:rsidR="00A24328">
        <w:rPr>
          <w:rFonts w:hint="cs"/>
          <w:rtl/>
        </w:rPr>
        <w:t>:</w:t>
      </w:r>
    </w:p>
    <w:p w14:paraId="3B888654" w14:textId="3BA9C21C" w:rsidR="005175F4" w:rsidRPr="000528DA" w:rsidRDefault="005175F4" w:rsidP="000528DA">
      <w:pPr>
        <w:rPr>
          <w:rtl/>
        </w:rPr>
      </w:pPr>
      <w:r w:rsidRPr="000528DA">
        <w:rPr>
          <w:rtl/>
        </w:rPr>
        <w:t>קבע סעודת</w:t>
      </w:r>
      <w:r w:rsidRPr="000528DA">
        <w:rPr>
          <w:rFonts w:hint="cs"/>
          <w:rtl/>
        </w:rPr>
        <w:t>ו</w:t>
      </w:r>
      <w:r w:rsidRPr="000528DA">
        <w:rPr>
          <w:rtl/>
        </w:rPr>
        <w:t xml:space="preserve"> עליה, וברך עליה, המוציא לחם מן הארץ</w:t>
      </w:r>
      <w:r w:rsidR="00FF4921" w:rsidRPr="000528DA">
        <w:rPr>
          <w:rFonts w:hint="cs"/>
          <w:rtl/>
        </w:rPr>
        <w:t xml:space="preserve"> </w:t>
      </w:r>
      <w:r w:rsidRPr="000528DA">
        <w:rPr>
          <w:rtl/>
        </w:rPr>
        <w:t>ו</w:t>
      </w:r>
      <w:r w:rsidR="003C1BB8" w:rsidRPr="000528DA">
        <w:rPr>
          <w:rFonts w:hint="cs"/>
          <w:rtl/>
        </w:rPr>
        <w:t xml:space="preserve">ג' </w:t>
      </w:r>
      <w:r w:rsidRPr="000528DA">
        <w:rPr>
          <w:rtl/>
        </w:rPr>
        <w:t>ברכות.</w:t>
      </w:r>
    </w:p>
    <w:p w14:paraId="5401DCF7" w14:textId="6F46970C" w:rsidR="00A24328" w:rsidRDefault="005175F4" w:rsidP="009A59D1">
      <w:pPr>
        <w:pStyle w:val="38"/>
        <w:framePr w:wrap="notBeside"/>
        <w:rPr>
          <w:rtl/>
        </w:rPr>
      </w:pPr>
      <w:r w:rsidRPr="00660D7A">
        <w:rPr>
          <w:rFonts w:hint="cs"/>
          <w:rtl/>
        </w:rPr>
        <w:t>מבר"א</w:t>
      </w:r>
      <w:r w:rsidR="009B14FE">
        <w:rPr>
          <w:rtl/>
        </w:rPr>
        <w:t>:</w:t>
      </w:r>
    </w:p>
    <w:p w14:paraId="7F960866" w14:textId="5EFABBC2" w:rsidR="005175F4" w:rsidRPr="000528DA" w:rsidRDefault="005175F4" w:rsidP="000528DA">
      <w:pPr>
        <w:rPr>
          <w:rtl/>
        </w:rPr>
      </w:pPr>
      <w:r w:rsidRPr="000528DA">
        <w:rPr>
          <w:rtl/>
        </w:rPr>
        <w:t>ויוצא בהן יד</w:t>
      </w:r>
      <w:r w:rsidRPr="000528DA">
        <w:rPr>
          <w:rFonts w:hint="cs"/>
          <w:rtl/>
        </w:rPr>
        <w:t>"ח</w:t>
      </w:r>
      <w:r w:rsidRPr="000528DA">
        <w:rPr>
          <w:rtl/>
        </w:rPr>
        <w:t xml:space="preserve"> בפסח,</w:t>
      </w:r>
      <w:r w:rsidRPr="003C1BB8">
        <w:rPr>
          <w:rStyle w:val="ad"/>
          <w:rtl/>
        </w:rPr>
        <w:t xml:space="preserve"> </w:t>
      </w:r>
      <w:r w:rsidR="00936984" w:rsidRPr="003C1BB8">
        <w:rPr>
          <w:rStyle w:val="ad"/>
          <w:rFonts w:hint="cs"/>
          <w:rtl/>
        </w:rPr>
        <w:t>ד</w:t>
      </w:r>
      <w:r w:rsidRPr="003C1BB8">
        <w:rPr>
          <w:rStyle w:val="ad"/>
          <w:rtl/>
        </w:rPr>
        <w:t>לחם עוני.</w:t>
      </w:r>
    </w:p>
    <w:p w14:paraId="0D695F70" w14:textId="77777777" w:rsidR="004D7D9F" w:rsidRPr="00E34F28" w:rsidRDefault="005175F4" w:rsidP="000F6DD4">
      <w:pPr>
        <w:pStyle w:val="afffffc"/>
        <w:rPr>
          <w:rtl/>
        </w:rPr>
      </w:pPr>
      <w:bookmarkStart w:id="1171" w:name="_Toc193636127"/>
      <w:bookmarkStart w:id="1172" w:name="_Toc216184736"/>
      <w:r w:rsidRPr="006D3CF8">
        <w:rPr>
          <w:rtl/>
        </w:rPr>
        <w:t>דבש תמרי</w:t>
      </w:r>
      <w:r w:rsidRPr="006D3CF8">
        <w:rPr>
          <w:rFonts w:hint="cs"/>
          <w:rtl/>
        </w:rPr>
        <w:t>ם</w:t>
      </w:r>
      <w:bookmarkEnd w:id="1171"/>
      <w:bookmarkEnd w:id="1172"/>
      <w:r w:rsidRPr="006D3CF8">
        <w:rPr>
          <w:rtl/>
        </w:rPr>
        <w:t xml:space="preserve"> </w:t>
      </w:r>
    </w:p>
    <w:p w14:paraId="5AB0A611" w14:textId="427941B0" w:rsidR="00A24328" w:rsidRDefault="004D7D9F" w:rsidP="009A59D1">
      <w:pPr>
        <w:pStyle w:val="38"/>
        <w:framePr w:wrap="notBeside"/>
        <w:rPr>
          <w:rtl/>
        </w:rPr>
      </w:pPr>
      <w:r w:rsidRPr="00660D7A">
        <w:rPr>
          <w:rFonts w:hint="cs"/>
          <w:rtl/>
        </w:rPr>
        <w:t>מבר</w:t>
      </w:r>
      <w:r w:rsidR="00AE16FF" w:rsidRPr="00660D7A">
        <w:rPr>
          <w:rtl/>
        </w:rPr>
        <w:t>"</w:t>
      </w:r>
      <w:r w:rsidRPr="00660D7A">
        <w:rPr>
          <w:rFonts w:hint="cs"/>
          <w:rtl/>
        </w:rPr>
        <w:t>א</w:t>
      </w:r>
      <w:r w:rsidR="009B14FE">
        <w:rPr>
          <w:rFonts w:hint="cs"/>
          <w:rtl/>
        </w:rPr>
        <w:t>:</w:t>
      </w:r>
    </w:p>
    <w:p w14:paraId="1E7EFFD7" w14:textId="6686C140" w:rsidR="005175F4" w:rsidRPr="000528DA" w:rsidRDefault="005175F4" w:rsidP="000528DA">
      <w:pPr>
        <w:rPr>
          <w:rtl/>
        </w:rPr>
      </w:pPr>
      <w:r w:rsidRPr="000528DA">
        <w:rPr>
          <w:rtl/>
        </w:rPr>
        <w:t>מברכין עליה שהכל נהיה בדברו.</w:t>
      </w:r>
      <w:r w:rsidRPr="000528DA">
        <w:rPr>
          <w:rFonts w:hint="cs"/>
          <w:rtl/>
        </w:rPr>
        <w:t>-</w:t>
      </w:r>
      <w:r w:rsidRPr="000528DA">
        <w:rPr>
          <w:rFonts w:ascii="Fb Fontext" w:hAnsi="Fb Fontext" w:hint="cs"/>
          <w:rtl/>
        </w:rPr>
        <w:t xml:space="preserve"> ד</w:t>
      </w:r>
      <w:r w:rsidRPr="000528DA">
        <w:rPr>
          <w:rFonts w:ascii="Fb Fontext" w:hAnsi="Fb Fontext"/>
          <w:rtl/>
        </w:rPr>
        <w:t>זיעה בעלמא הוא.</w:t>
      </w:r>
    </w:p>
    <w:p w14:paraId="318874F2" w14:textId="7D8AB610" w:rsidR="00A24328" w:rsidRDefault="005175F4" w:rsidP="009A59D1">
      <w:pPr>
        <w:pStyle w:val="38"/>
        <w:framePr w:wrap="notBeside"/>
        <w:rPr>
          <w:rtl/>
        </w:rPr>
      </w:pPr>
      <w:r w:rsidRPr="00660D7A">
        <w:rPr>
          <w:rFonts w:hint="cs"/>
          <w:rtl/>
        </w:rPr>
        <w:t>וכ</w:t>
      </w:r>
      <w:r w:rsidRPr="00660D7A">
        <w:rPr>
          <w:rtl/>
        </w:rPr>
        <w:t>דתנן</w:t>
      </w:r>
      <w:r w:rsidR="009B14FE">
        <w:rPr>
          <w:rtl/>
        </w:rPr>
        <w:t>:</w:t>
      </w:r>
    </w:p>
    <w:p w14:paraId="09299EC5" w14:textId="45DFB0A5" w:rsidR="005175F4" w:rsidRPr="000528DA" w:rsidRDefault="005175F4" w:rsidP="000528DA">
      <w:pPr>
        <w:rPr>
          <w:rtl/>
        </w:rPr>
      </w:pPr>
      <w:r w:rsidRPr="000528DA">
        <w:rPr>
          <w:rtl/>
        </w:rPr>
        <w:t>דבש תמרים, ויין תפוחים, וחומץ ספוניות, ושאר מי פירות של תרומה</w:t>
      </w:r>
      <w:r w:rsidR="004D7D9F" w:rsidRPr="00E34F28">
        <w:rPr>
          <w:rStyle w:val="afffff9"/>
          <w:rFonts w:hint="cs"/>
          <w:rtl/>
        </w:rPr>
        <w:t xml:space="preserve"> ר"א: </w:t>
      </w:r>
      <w:r w:rsidRPr="000528DA">
        <w:rPr>
          <w:rFonts w:ascii="Fb Fontext" w:hAnsi="Fb Fontext"/>
          <w:sz w:val="20"/>
          <w:rtl/>
        </w:rPr>
        <w:t xml:space="preserve">מחייב קרן וחומש, </w:t>
      </w:r>
      <w:r w:rsidRPr="00E34F28">
        <w:rPr>
          <w:rStyle w:val="afffff9"/>
          <w:rtl/>
        </w:rPr>
        <w:t>ור</w:t>
      </w:r>
      <w:r w:rsidR="00FF4921" w:rsidRPr="00E34F28">
        <w:rPr>
          <w:rStyle w:val="afffff9"/>
          <w:rFonts w:hint="cs"/>
          <w:rtl/>
        </w:rPr>
        <w:t>יה"ש:</w:t>
      </w:r>
      <w:r w:rsidRPr="00E34F28">
        <w:rPr>
          <w:rStyle w:val="afffff9"/>
          <w:rtl/>
        </w:rPr>
        <w:t xml:space="preserve"> </w:t>
      </w:r>
      <w:r w:rsidRPr="000528DA">
        <w:rPr>
          <w:rFonts w:ascii="Fb Fontext" w:hAnsi="Fb Fontext"/>
          <w:sz w:val="20"/>
          <w:rtl/>
        </w:rPr>
        <w:t>פוטר.</w:t>
      </w:r>
    </w:p>
    <w:p w14:paraId="0B4DD940" w14:textId="77777777" w:rsidR="004D7D9F" w:rsidRPr="00E34F28" w:rsidRDefault="004D7D9F" w:rsidP="00C26247">
      <w:pPr>
        <w:pStyle w:val="afffffc"/>
        <w:rPr>
          <w:rtl/>
        </w:rPr>
      </w:pPr>
      <w:bookmarkStart w:id="1173" w:name="_Toc193636128"/>
      <w:bookmarkStart w:id="1174" w:name="_Toc216184737"/>
      <w:r w:rsidRPr="00C26247">
        <w:rPr>
          <w:rFonts w:hint="cs"/>
          <w:rtl/>
        </w:rPr>
        <w:t>טרימא</w:t>
      </w:r>
      <w:r w:rsidRPr="00FE3D07">
        <w:rPr>
          <w:rFonts w:hint="cs"/>
          <w:rtl/>
        </w:rPr>
        <w:t xml:space="preserve"> </w:t>
      </w:r>
      <w:r w:rsidR="00185146" w:rsidRPr="00F93971">
        <w:rPr>
          <w:rStyle w:val="affffff7"/>
          <w:rFonts w:cs="FrankRuehl" w:hint="cs"/>
          <w:rtl/>
        </w:rPr>
        <w:t>[פרי כתוש]</w:t>
      </w:r>
      <w:r w:rsidR="00185146">
        <w:rPr>
          <w:rFonts w:hint="cs"/>
          <w:rtl/>
        </w:rPr>
        <w:t xml:space="preserve"> </w:t>
      </w:r>
      <w:r w:rsidRPr="00185146">
        <w:rPr>
          <w:rFonts w:hint="cs"/>
          <w:rtl/>
        </w:rPr>
        <w:t>בפה</w:t>
      </w:r>
      <w:r w:rsidR="00AE16FF" w:rsidRPr="00185146">
        <w:rPr>
          <w:rtl/>
        </w:rPr>
        <w:t>"</w:t>
      </w:r>
      <w:r w:rsidR="00185146">
        <w:rPr>
          <w:rFonts w:hint="cs"/>
          <w:rtl/>
        </w:rPr>
        <w:t>ע.</w:t>
      </w:r>
      <w:bookmarkEnd w:id="1173"/>
      <w:bookmarkEnd w:id="1174"/>
    </w:p>
    <w:p w14:paraId="7310C68D" w14:textId="7C9D645F" w:rsidR="00A24328" w:rsidRDefault="00185146" w:rsidP="009A59D1">
      <w:pPr>
        <w:pStyle w:val="38"/>
        <w:framePr w:wrap="notBeside"/>
        <w:rPr>
          <w:rtl/>
        </w:rPr>
      </w:pPr>
      <w:r w:rsidRPr="00660D7A">
        <w:rPr>
          <w:rFonts w:hint="cs"/>
          <w:rtl/>
        </w:rPr>
        <w:t>ת"ח</w:t>
      </w:r>
      <w:r w:rsidR="005175F4" w:rsidRPr="00660D7A">
        <w:rPr>
          <w:rtl/>
        </w:rPr>
        <w:t xml:space="preserve"> לרבא</w:t>
      </w:r>
      <w:r w:rsidR="009B14FE">
        <w:rPr>
          <w:rtl/>
        </w:rPr>
        <w:t>:</w:t>
      </w:r>
    </w:p>
    <w:p w14:paraId="4494184F" w14:textId="5AFB3AEF" w:rsidR="005175F4" w:rsidRPr="000528DA" w:rsidRDefault="005175F4" w:rsidP="000528DA">
      <w:pPr>
        <w:rPr>
          <w:rtl/>
        </w:rPr>
      </w:pPr>
      <w:bookmarkStart w:id="1175" w:name="_Toc193636129"/>
      <w:bookmarkStart w:id="1176" w:name="_Toc216184738"/>
      <w:r w:rsidRPr="00A10336">
        <w:rPr>
          <w:rStyle w:val="30"/>
          <w:rtl/>
        </w:rPr>
        <w:t>טרימא</w:t>
      </w:r>
      <w:bookmarkEnd w:id="1175"/>
      <w:bookmarkEnd w:id="1176"/>
      <w:r w:rsidRPr="000528DA">
        <w:rPr>
          <w:rFonts w:hint="cs"/>
          <w:rtl/>
        </w:rPr>
        <w:t xml:space="preserve"> </w:t>
      </w:r>
      <w:r w:rsidRPr="000528DA">
        <w:rPr>
          <w:rtl/>
        </w:rPr>
        <w:t>מהו</w:t>
      </w:r>
      <w:r w:rsidR="00185146" w:rsidRPr="000528DA">
        <w:rPr>
          <w:rFonts w:hint="cs"/>
          <w:rtl/>
        </w:rPr>
        <w:t xml:space="preserve">, </w:t>
      </w:r>
      <w:r w:rsidR="00FF4921" w:rsidRPr="00E34F28">
        <w:rPr>
          <w:rStyle w:val="afffff9"/>
          <w:rFonts w:hint="cs"/>
          <w:rtl/>
        </w:rPr>
        <w:t>ורבא</w:t>
      </w:r>
      <w:r w:rsidR="00FF4921" w:rsidRPr="000528DA">
        <w:rPr>
          <w:rFonts w:hint="cs"/>
          <w:rtl/>
        </w:rPr>
        <w:t xml:space="preserve"> </w:t>
      </w:r>
      <w:r w:rsidRPr="000528DA">
        <w:rPr>
          <w:rtl/>
        </w:rPr>
        <w:t>לא ה</w:t>
      </w:r>
      <w:r w:rsidRPr="000528DA">
        <w:rPr>
          <w:rFonts w:hint="cs"/>
          <w:rtl/>
        </w:rPr>
        <w:t>בינו</w:t>
      </w:r>
      <w:r w:rsidR="004D7D9F" w:rsidRPr="000528DA">
        <w:rPr>
          <w:rFonts w:hint="cs"/>
          <w:rtl/>
        </w:rPr>
        <w:t>,</w:t>
      </w:r>
    </w:p>
    <w:p w14:paraId="07BC3B5B" w14:textId="36985914" w:rsidR="00A24328" w:rsidRDefault="005175F4" w:rsidP="009A59D1">
      <w:pPr>
        <w:pStyle w:val="38"/>
        <w:framePr w:wrap="notBeside"/>
        <w:rPr>
          <w:rtl/>
        </w:rPr>
      </w:pPr>
      <w:r w:rsidRPr="00660D7A">
        <w:rPr>
          <w:rtl/>
        </w:rPr>
        <w:t xml:space="preserve">רבינא </w:t>
      </w:r>
      <w:r w:rsidRPr="00660D7A">
        <w:rPr>
          <w:rFonts w:hint="cs"/>
          <w:rtl/>
        </w:rPr>
        <w:t xml:space="preserve">לפני </w:t>
      </w:r>
      <w:r w:rsidRPr="00660D7A">
        <w:rPr>
          <w:rtl/>
        </w:rPr>
        <w:t>רבא</w:t>
      </w:r>
      <w:r w:rsidR="009B14FE">
        <w:rPr>
          <w:rtl/>
        </w:rPr>
        <w:t>:</w:t>
      </w:r>
    </w:p>
    <w:p w14:paraId="346F8714" w14:textId="4F082D3C" w:rsidR="00C26247" w:rsidRPr="000528DA" w:rsidRDefault="005175F4" w:rsidP="000528DA">
      <w:pPr>
        <w:rPr>
          <w:rtl/>
        </w:rPr>
      </w:pPr>
      <w:r w:rsidRPr="000528DA">
        <w:rPr>
          <w:rtl/>
        </w:rPr>
        <w:t>דשומשמי</w:t>
      </w:r>
      <w:r w:rsidRPr="000528DA">
        <w:rPr>
          <w:rFonts w:hint="cs"/>
          <w:rtl/>
        </w:rPr>
        <w:t>,</w:t>
      </w:r>
      <w:r w:rsidRPr="000528DA">
        <w:rPr>
          <w:rtl/>
        </w:rPr>
        <w:t xml:space="preserve"> או דקורטמי, או דפורצני</w:t>
      </w:r>
      <w:r w:rsidR="00FF4921" w:rsidRPr="000528DA">
        <w:rPr>
          <w:rFonts w:hint="cs"/>
          <w:rtl/>
        </w:rPr>
        <w:t>?</w:t>
      </w:r>
      <w:r w:rsidR="00C26247" w:rsidRPr="000528DA">
        <w:rPr>
          <w:rFonts w:hint="cs"/>
          <w:rtl/>
        </w:rPr>
        <w:t xml:space="preserve"> </w:t>
      </w:r>
      <w:r w:rsidRPr="000528DA">
        <w:rPr>
          <w:rtl/>
        </w:rPr>
        <w:t xml:space="preserve">אדהכי </w:t>
      </w:r>
      <w:r w:rsidRPr="000528DA">
        <w:rPr>
          <w:rFonts w:hint="cs"/>
          <w:rtl/>
        </w:rPr>
        <w:t xml:space="preserve">הבין </w:t>
      </w:r>
      <w:r w:rsidRPr="00E34F28">
        <w:rPr>
          <w:rStyle w:val="afffff9"/>
          <w:rFonts w:hint="cs"/>
          <w:rtl/>
        </w:rPr>
        <w:t>רבא</w:t>
      </w:r>
      <w:r w:rsidRPr="000528DA">
        <w:rPr>
          <w:rFonts w:hint="cs"/>
          <w:rtl/>
        </w:rPr>
        <w:t xml:space="preserve"> </w:t>
      </w:r>
    </w:p>
    <w:p w14:paraId="6A713A38" w14:textId="34883DA5" w:rsidR="00A24328" w:rsidRDefault="005175F4" w:rsidP="009A59D1">
      <w:pPr>
        <w:pStyle w:val="38"/>
        <w:framePr w:wrap="notBeside"/>
        <w:rPr>
          <w:rtl/>
        </w:rPr>
      </w:pPr>
      <w:r w:rsidRPr="00660D7A">
        <w:rPr>
          <w:rFonts w:hint="cs"/>
          <w:rtl/>
        </w:rPr>
        <w:t>ו</w:t>
      </w:r>
      <w:r w:rsidRPr="00660D7A">
        <w:rPr>
          <w:rtl/>
        </w:rPr>
        <w:t>א"ל</w:t>
      </w:r>
      <w:r w:rsidR="00C26247" w:rsidRPr="00660D7A">
        <w:rPr>
          <w:rFonts w:hint="cs"/>
          <w:rtl/>
        </w:rPr>
        <w:t xml:space="preserve"> רבא</w:t>
      </w:r>
      <w:r w:rsidR="00A24328">
        <w:rPr>
          <w:rtl/>
        </w:rPr>
        <w:t>:</w:t>
      </w:r>
    </w:p>
    <w:p w14:paraId="3218D4BD" w14:textId="5B3DBC64" w:rsidR="005175F4" w:rsidRPr="000528DA" w:rsidRDefault="005175F4" w:rsidP="000528DA">
      <w:pPr>
        <w:rPr>
          <w:rtl/>
        </w:rPr>
      </w:pPr>
      <w:bookmarkStart w:id="1177" w:name="_Toc193636130"/>
      <w:bookmarkStart w:id="1178" w:name="_Toc216184739"/>
      <w:r w:rsidRPr="00A10336">
        <w:rPr>
          <w:rStyle w:val="30"/>
          <w:rtl/>
        </w:rPr>
        <w:lastRenderedPageBreak/>
        <w:t>חשילתא</w:t>
      </w:r>
      <w:bookmarkEnd w:id="1177"/>
      <w:bookmarkEnd w:id="1178"/>
      <w:r w:rsidRPr="000528DA">
        <w:rPr>
          <w:rtl/>
        </w:rPr>
        <w:t xml:space="preserve"> אמרת, ו</w:t>
      </w:r>
      <w:r w:rsidRPr="000528DA">
        <w:rPr>
          <w:rFonts w:hint="cs"/>
          <w:rtl/>
        </w:rPr>
        <w:t xml:space="preserve">הזכרתני </w:t>
      </w:r>
      <w:r w:rsidRPr="00E34F28">
        <w:rPr>
          <w:rStyle w:val="afffff9"/>
          <w:rFonts w:hint="cs"/>
          <w:rtl/>
        </w:rPr>
        <w:t>הא דרב אסי</w:t>
      </w:r>
      <w:r w:rsidRPr="000528DA">
        <w:rPr>
          <w:rFonts w:hint="cs"/>
          <w:rtl/>
        </w:rPr>
        <w:t xml:space="preserve"> ד</w:t>
      </w:r>
      <w:r w:rsidRPr="00A10336">
        <w:rPr>
          <w:rStyle w:val="30"/>
          <w:rtl/>
        </w:rPr>
        <w:t>תמרי של תרומה</w:t>
      </w:r>
      <w:r w:rsidRPr="000528DA">
        <w:rPr>
          <w:rtl/>
        </w:rPr>
        <w:t xml:space="preserve"> מותר לעשות מהן טרימא, ואסור לעשות מהן שכר.</w:t>
      </w:r>
    </w:p>
    <w:p w14:paraId="7674AE91" w14:textId="224BD19C" w:rsidR="00A24328" w:rsidRDefault="005175F4" w:rsidP="009A59D1">
      <w:pPr>
        <w:pStyle w:val="38"/>
        <w:framePr w:wrap="notBeside"/>
        <w:rPr>
          <w:rtl/>
        </w:rPr>
      </w:pPr>
      <w:r w:rsidRPr="00660D7A">
        <w:rPr>
          <w:rtl/>
        </w:rPr>
        <w:t>ו</w:t>
      </w:r>
      <w:r w:rsidR="00C545E6" w:rsidRPr="00660D7A">
        <w:rPr>
          <w:rFonts w:hint="cs"/>
          <w:rtl/>
        </w:rPr>
        <w:t>הלכה</w:t>
      </w:r>
      <w:r w:rsidR="009B14FE">
        <w:rPr>
          <w:rtl/>
        </w:rPr>
        <w:t>:</w:t>
      </w:r>
    </w:p>
    <w:p w14:paraId="7DA62628" w14:textId="15EB1441" w:rsidR="005175F4" w:rsidRPr="000528DA" w:rsidRDefault="00820D0F" w:rsidP="000528DA">
      <w:pPr>
        <w:rPr>
          <w:rtl/>
        </w:rPr>
      </w:pPr>
      <w:r w:rsidRPr="000528DA">
        <w:rPr>
          <w:rtl/>
        </w:rPr>
        <w:t>תמר</w:t>
      </w:r>
      <w:r w:rsidRPr="000528DA">
        <w:rPr>
          <w:rFonts w:hint="cs"/>
          <w:rtl/>
        </w:rPr>
        <w:t>י</w:t>
      </w:r>
      <w:r w:rsidR="005175F4" w:rsidRPr="000528DA">
        <w:rPr>
          <w:rtl/>
        </w:rPr>
        <w:t xml:space="preserve"> וע</w:t>
      </w:r>
      <w:r w:rsidR="00185146" w:rsidRPr="000528DA">
        <w:rPr>
          <w:rFonts w:hint="cs"/>
          <w:rtl/>
        </w:rPr>
        <w:t xml:space="preserve">שאם </w:t>
      </w:r>
      <w:r w:rsidRPr="000528DA">
        <w:rPr>
          <w:rtl/>
        </w:rPr>
        <w:t>טרימא מבר</w:t>
      </w:r>
      <w:r w:rsidRPr="000528DA">
        <w:rPr>
          <w:rFonts w:hint="cs"/>
          <w:rtl/>
        </w:rPr>
        <w:t xml:space="preserve">ך </w:t>
      </w:r>
      <w:r w:rsidR="00185146" w:rsidRPr="000528DA">
        <w:rPr>
          <w:rFonts w:hint="cs"/>
          <w:rtl/>
        </w:rPr>
        <w:t>בפה"ע</w:t>
      </w:r>
      <w:r w:rsidRPr="000528DA">
        <w:rPr>
          <w:rFonts w:hint="cs"/>
          <w:rtl/>
        </w:rPr>
        <w:t>,</w:t>
      </w:r>
      <w:r w:rsidR="00185146" w:rsidRPr="000528DA">
        <w:rPr>
          <w:rFonts w:hint="cs"/>
          <w:rtl/>
        </w:rPr>
        <w:t xml:space="preserve"> דקיימים</w:t>
      </w:r>
      <w:r w:rsidR="004D7D9F" w:rsidRPr="000528DA">
        <w:rPr>
          <w:rFonts w:hint="cs"/>
          <w:rtl/>
        </w:rPr>
        <w:t xml:space="preserve"> </w:t>
      </w:r>
      <w:r w:rsidR="005175F4" w:rsidRPr="000528DA">
        <w:rPr>
          <w:rtl/>
        </w:rPr>
        <w:t>כדמעיקרא.</w:t>
      </w:r>
    </w:p>
    <w:p w14:paraId="6E6348A5" w14:textId="77777777" w:rsidR="00FF4921" w:rsidRPr="00E34F28" w:rsidRDefault="005175F4" w:rsidP="00C26247">
      <w:pPr>
        <w:pStyle w:val="afffffc"/>
        <w:rPr>
          <w:rtl/>
        </w:rPr>
      </w:pPr>
      <w:bookmarkStart w:id="1179" w:name="_Toc193636131"/>
      <w:bookmarkStart w:id="1180" w:name="_Toc216184740"/>
      <w:r w:rsidRPr="00C26247">
        <w:rPr>
          <w:rtl/>
        </w:rPr>
        <w:t xml:space="preserve">שתיתא </w:t>
      </w:r>
      <w:r w:rsidR="00FF4921" w:rsidRPr="00C26247">
        <w:rPr>
          <w:rStyle w:val="affffff7"/>
          <w:rFonts w:hint="cs"/>
          <w:rtl/>
        </w:rPr>
        <w:t>-</w:t>
      </w:r>
      <w:r w:rsidRPr="00C26247">
        <w:rPr>
          <w:rStyle w:val="affffff7"/>
          <w:rFonts w:hint="cs"/>
          <w:rtl/>
        </w:rPr>
        <w:t>קמח קליות לחות שנתייבשו בתנור</w:t>
      </w:r>
      <w:bookmarkEnd w:id="1179"/>
      <w:bookmarkEnd w:id="1180"/>
      <w:r w:rsidRPr="00FE3D07">
        <w:rPr>
          <w:rtl/>
        </w:rPr>
        <w:t xml:space="preserve"> </w:t>
      </w:r>
    </w:p>
    <w:p w14:paraId="1663BA86" w14:textId="2BDF539A" w:rsidR="00A24328" w:rsidRDefault="005175F4" w:rsidP="009A59D1">
      <w:pPr>
        <w:pStyle w:val="38"/>
        <w:framePr w:wrap="notBeside"/>
        <w:rPr>
          <w:rtl/>
        </w:rPr>
      </w:pPr>
      <w:r w:rsidRPr="00660D7A">
        <w:rPr>
          <w:rtl/>
        </w:rPr>
        <w:t>רב</w:t>
      </w:r>
      <w:r w:rsidR="009B14FE">
        <w:rPr>
          <w:rtl/>
        </w:rPr>
        <w:t>:</w:t>
      </w:r>
    </w:p>
    <w:p w14:paraId="71E6E045" w14:textId="7559F047" w:rsidR="004D7D9F" w:rsidRPr="000528DA" w:rsidRDefault="005175F4" w:rsidP="000528DA">
      <w:pPr>
        <w:rPr>
          <w:rtl/>
        </w:rPr>
      </w:pPr>
      <w:r w:rsidRPr="000528DA">
        <w:rPr>
          <w:rFonts w:ascii="Fb Fontext" w:hAnsi="Fb Fontext"/>
          <w:rtl/>
        </w:rPr>
        <w:t xml:space="preserve">שהכל נהיה בדברו, </w:t>
      </w:r>
      <w:r w:rsidR="00FF4921" w:rsidRPr="00E34F28">
        <w:rPr>
          <w:rStyle w:val="afffff9"/>
          <w:rtl/>
        </w:rPr>
        <w:tab/>
      </w:r>
      <w:r w:rsidR="00FF4921" w:rsidRPr="00E34F28">
        <w:rPr>
          <w:rStyle w:val="afffff9"/>
          <w:rtl/>
        </w:rPr>
        <w:tab/>
      </w:r>
      <w:r w:rsidR="00FF4921" w:rsidRPr="00E34F28">
        <w:rPr>
          <w:rStyle w:val="afffff9"/>
          <w:rtl/>
        </w:rPr>
        <w:tab/>
      </w:r>
      <w:r w:rsidRPr="00E34F28">
        <w:rPr>
          <w:rStyle w:val="afffff9"/>
          <w:rtl/>
        </w:rPr>
        <w:t xml:space="preserve">ושמואל: </w:t>
      </w:r>
      <w:r w:rsidR="007A1F57" w:rsidRPr="000528DA">
        <w:rPr>
          <w:rFonts w:ascii="Fb Fontext" w:hAnsi="Fb Fontext"/>
          <w:rtl/>
        </w:rPr>
        <w:t>במ"מ</w:t>
      </w:r>
      <w:r w:rsidRPr="000528DA">
        <w:rPr>
          <w:rFonts w:ascii="Fb Fontext" w:hAnsi="Fb Fontext"/>
          <w:rtl/>
        </w:rPr>
        <w:t>.</w:t>
      </w:r>
    </w:p>
    <w:p w14:paraId="4E788022" w14:textId="0A5EA7B5" w:rsidR="00A24328" w:rsidRDefault="005175F4" w:rsidP="009A59D1">
      <w:pPr>
        <w:pStyle w:val="38"/>
        <w:framePr w:wrap="notBeside"/>
        <w:rPr>
          <w:rtl/>
        </w:rPr>
      </w:pPr>
      <w:r w:rsidRPr="00660D7A">
        <w:rPr>
          <w:rtl/>
        </w:rPr>
        <w:t>ר</w:t>
      </w:r>
      <w:r w:rsidRPr="00660D7A">
        <w:rPr>
          <w:rFonts w:hint="cs"/>
          <w:rtl/>
        </w:rPr>
        <w:t>"ח</w:t>
      </w:r>
      <w:r w:rsidR="009B14FE">
        <w:rPr>
          <w:rtl/>
        </w:rPr>
        <w:t>:</w:t>
      </w:r>
    </w:p>
    <w:p w14:paraId="41369A7F" w14:textId="0AF75B5C" w:rsidR="005175F4" w:rsidRPr="000528DA" w:rsidRDefault="005175F4" w:rsidP="000528DA">
      <w:pPr>
        <w:rPr>
          <w:rtl/>
        </w:rPr>
      </w:pPr>
      <w:bookmarkStart w:id="1181" w:name="_Toc193636132"/>
      <w:bookmarkStart w:id="1182" w:name="_Toc216184741"/>
      <w:r w:rsidRPr="00A10336">
        <w:rPr>
          <w:rStyle w:val="30"/>
          <w:rtl/>
        </w:rPr>
        <w:t xml:space="preserve">ולא </w:t>
      </w:r>
      <w:r w:rsidR="00A72708" w:rsidRPr="00A10336">
        <w:rPr>
          <w:rStyle w:val="30"/>
          <w:rtl/>
        </w:rPr>
        <w:t>חלקו</w:t>
      </w:r>
      <w:bookmarkEnd w:id="1181"/>
      <w:bookmarkEnd w:id="1182"/>
      <w:r w:rsidRPr="000528DA">
        <w:rPr>
          <w:rtl/>
        </w:rPr>
        <w:t xml:space="preserve">, הא </w:t>
      </w:r>
      <w:r w:rsidRPr="00A10336">
        <w:rPr>
          <w:rStyle w:val="30"/>
          <w:rtl/>
        </w:rPr>
        <w:t>בעבה</w:t>
      </w:r>
      <w:r w:rsidRPr="000528DA">
        <w:rPr>
          <w:rtl/>
        </w:rPr>
        <w:t xml:space="preserve"> לאכילה</w:t>
      </w:r>
      <w:r w:rsidR="004D7D9F" w:rsidRPr="000528DA">
        <w:rPr>
          <w:rtl/>
        </w:rPr>
        <w:t xml:space="preserve">, </w:t>
      </w:r>
      <w:r w:rsidR="004D7D9F" w:rsidRPr="00A10336">
        <w:rPr>
          <w:rStyle w:val="30"/>
          <w:rtl/>
        </w:rPr>
        <w:t>רכה</w:t>
      </w:r>
      <w:r w:rsidRPr="000528DA">
        <w:rPr>
          <w:rtl/>
        </w:rPr>
        <w:t xml:space="preserve"> לרפואה </w:t>
      </w:r>
      <w:r w:rsidRPr="000528DA">
        <w:rPr>
          <w:rFonts w:hint="cs"/>
          <w:rtl/>
        </w:rPr>
        <w:t>שהכל</w:t>
      </w:r>
      <w:r w:rsidRPr="000528DA">
        <w:rPr>
          <w:rtl/>
        </w:rPr>
        <w:t>.</w:t>
      </w:r>
    </w:p>
    <w:p w14:paraId="09E1E1D1" w14:textId="4E99B5B2" w:rsidR="00A24328" w:rsidRDefault="005175F4" w:rsidP="009A59D1">
      <w:pPr>
        <w:pStyle w:val="38"/>
        <w:framePr w:wrap="notBeside"/>
        <w:rPr>
          <w:rtl/>
        </w:rPr>
      </w:pPr>
      <w:r w:rsidRPr="00660D7A">
        <w:rPr>
          <w:rFonts w:hint="cs"/>
          <w:rtl/>
        </w:rPr>
        <w:t>והך</w:t>
      </w:r>
      <w:r w:rsidR="009B14FE">
        <w:rPr>
          <w:rFonts w:hint="cs"/>
          <w:rtl/>
        </w:rPr>
        <w:t>:</w:t>
      </w:r>
    </w:p>
    <w:p w14:paraId="2119D3FA" w14:textId="3D629459" w:rsidR="005175F4" w:rsidRPr="000528DA" w:rsidRDefault="005175F4" w:rsidP="000528DA">
      <w:pPr>
        <w:rPr>
          <w:rtl/>
        </w:rPr>
      </w:pPr>
      <w:r w:rsidRPr="000528DA">
        <w:rPr>
          <w:rFonts w:hint="cs"/>
          <w:rtl/>
        </w:rPr>
        <w:t>ד</w:t>
      </w:r>
      <w:r w:rsidRPr="000528DA">
        <w:rPr>
          <w:rtl/>
        </w:rPr>
        <w:t xml:space="preserve">שוין שבוחשין השתות </w:t>
      </w:r>
      <w:r w:rsidRPr="00A10336">
        <w:rPr>
          <w:rStyle w:val="30"/>
          <w:rtl/>
        </w:rPr>
        <w:t>בשבת</w:t>
      </w:r>
      <w:r w:rsidR="00FF4921" w:rsidRPr="000528DA">
        <w:rPr>
          <w:rtl/>
        </w:rPr>
        <w:t xml:space="preserve"> ושותין זיתום המצרי</w:t>
      </w:r>
      <w:r w:rsidR="00C26247" w:rsidRPr="000528DA">
        <w:rPr>
          <w:rFonts w:hint="cs"/>
          <w:rtl/>
        </w:rPr>
        <w:t xml:space="preserve"> </w:t>
      </w:r>
      <w:r w:rsidR="004B1FC3" w:rsidRPr="000528DA">
        <w:rPr>
          <w:rFonts w:hint="cs"/>
          <w:rtl/>
        </w:rPr>
        <w:t>דלאכילה מכו</w:t>
      </w:r>
      <w:r w:rsidR="00F349B6" w:rsidRPr="000528DA">
        <w:rPr>
          <w:rFonts w:hint="cs"/>
          <w:rtl/>
        </w:rPr>
        <w:t>ו</w:t>
      </w:r>
      <w:r w:rsidRPr="000528DA">
        <w:rPr>
          <w:rFonts w:hint="cs"/>
          <w:rtl/>
        </w:rPr>
        <w:t>ן</w:t>
      </w:r>
      <w:r w:rsidR="004D7D9F" w:rsidRPr="000528DA">
        <w:rPr>
          <w:rFonts w:hint="cs"/>
          <w:rtl/>
        </w:rPr>
        <w:t xml:space="preserve"> </w:t>
      </w:r>
      <w:r w:rsidRPr="000528DA">
        <w:rPr>
          <w:rFonts w:hint="cs"/>
          <w:rtl/>
        </w:rPr>
        <w:t>ולא גרע מכל מאכל רפ</w:t>
      </w:r>
      <w:r w:rsidR="00FF4921" w:rsidRPr="000528DA">
        <w:rPr>
          <w:rFonts w:hint="cs"/>
          <w:rtl/>
        </w:rPr>
        <w:t>ואה דאוכל ושותה אדם בשבת</w:t>
      </w:r>
      <w:r w:rsidRPr="000528DA">
        <w:rPr>
          <w:rtl/>
        </w:rPr>
        <w:t>.</w:t>
      </w:r>
    </w:p>
    <w:p w14:paraId="68F26835" w14:textId="62DDD7AD" w:rsidR="00A24328" w:rsidRDefault="005175F4" w:rsidP="009A59D1">
      <w:pPr>
        <w:pStyle w:val="38"/>
        <w:framePr w:wrap="notBeside"/>
        <w:rPr>
          <w:rtl/>
        </w:rPr>
      </w:pPr>
      <w:r w:rsidRPr="00660D7A">
        <w:rPr>
          <w:rFonts w:hint="cs"/>
          <w:rtl/>
        </w:rPr>
        <w:t>ב</w:t>
      </w:r>
      <w:r w:rsidR="009B14FE">
        <w:rPr>
          <w:rFonts w:hint="cs"/>
          <w:rtl/>
        </w:rPr>
        <w:t>.</w:t>
      </w:r>
    </w:p>
    <w:p w14:paraId="76E5F389" w14:textId="39A0CD57" w:rsidR="005175F4" w:rsidRPr="000528DA" w:rsidRDefault="00FF4921" w:rsidP="000528DA">
      <w:pPr>
        <w:rPr>
          <w:rtl/>
        </w:rPr>
      </w:pPr>
      <w:r w:rsidRPr="000528DA">
        <w:rPr>
          <w:rFonts w:hint="cs"/>
          <w:rtl/>
        </w:rPr>
        <w:t>אדם</w:t>
      </w:r>
      <w:r w:rsidRPr="000528DA">
        <w:rPr>
          <w:rtl/>
        </w:rPr>
        <w:t xml:space="preserve"> לאכילה מכו</w:t>
      </w:r>
      <w:r w:rsidRPr="000528DA">
        <w:rPr>
          <w:rFonts w:hint="cs"/>
          <w:rtl/>
        </w:rPr>
        <w:t>ו</w:t>
      </w:r>
      <w:r w:rsidR="00820D0F" w:rsidRPr="000528DA">
        <w:rPr>
          <w:rtl/>
        </w:rPr>
        <w:t>ן</w:t>
      </w:r>
      <w:r w:rsidRPr="000528DA">
        <w:rPr>
          <w:rFonts w:hint="cs"/>
          <w:rtl/>
        </w:rPr>
        <w:t>,</w:t>
      </w:r>
      <w:r w:rsidR="00820D0F" w:rsidRPr="000528DA">
        <w:rPr>
          <w:rtl/>
        </w:rPr>
        <w:t xml:space="preserve"> ורפואה ממילא ה</w:t>
      </w:r>
      <w:r w:rsidR="005175F4" w:rsidRPr="000528DA">
        <w:rPr>
          <w:rtl/>
        </w:rPr>
        <w:t>יא</w:t>
      </w:r>
      <w:r w:rsidR="00515B2B" w:rsidRPr="000528DA">
        <w:rPr>
          <w:rFonts w:hint="cs"/>
          <w:rtl/>
        </w:rPr>
        <w:t>, וה"</w:t>
      </w:r>
      <w:r w:rsidR="005175F4" w:rsidRPr="000528DA">
        <w:rPr>
          <w:rFonts w:hint="cs"/>
          <w:rtl/>
        </w:rPr>
        <w:t xml:space="preserve">נ </w:t>
      </w:r>
      <w:r w:rsidR="001821B2" w:rsidRPr="000528DA">
        <w:rPr>
          <w:rFonts w:hint="cs"/>
          <w:rtl/>
        </w:rPr>
        <w:t>כאן</w:t>
      </w:r>
      <w:r w:rsidR="005175F4" w:rsidRPr="000528DA">
        <w:rPr>
          <w:rFonts w:hint="cs"/>
          <w:rtl/>
        </w:rPr>
        <w:t>,</w:t>
      </w:r>
    </w:p>
    <w:p w14:paraId="7E9C3D36" w14:textId="31885751" w:rsidR="00A24328" w:rsidRDefault="005175F4" w:rsidP="009A59D1">
      <w:pPr>
        <w:pStyle w:val="38"/>
        <w:framePr w:wrap="notBeside"/>
        <w:rPr>
          <w:rtl/>
        </w:rPr>
      </w:pPr>
      <w:r w:rsidRPr="00660D7A">
        <w:rPr>
          <w:rFonts w:hint="cs"/>
          <w:rtl/>
        </w:rPr>
        <w:t>וצריכא</w:t>
      </w:r>
      <w:r w:rsidR="009B14FE">
        <w:rPr>
          <w:rFonts w:hint="cs"/>
          <w:rtl/>
        </w:rPr>
        <w:t>:</w:t>
      </w:r>
    </w:p>
    <w:p w14:paraId="6EBCC72D" w14:textId="36949EC8" w:rsidR="005175F4" w:rsidRPr="000528DA" w:rsidRDefault="005175F4" w:rsidP="000528DA">
      <w:pPr>
        <w:rPr>
          <w:rtl/>
        </w:rPr>
      </w:pPr>
      <w:r w:rsidRPr="000528DA">
        <w:rPr>
          <w:rFonts w:hint="cs"/>
          <w:rtl/>
        </w:rPr>
        <w:t>אפי</w:t>
      </w:r>
      <w:r w:rsidRPr="000528DA">
        <w:rPr>
          <w:rtl/>
        </w:rPr>
        <w:t>'</w:t>
      </w:r>
      <w:r w:rsidRPr="000528DA">
        <w:rPr>
          <w:rFonts w:hint="cs"/>
          <w:rtl/>
        </w:rPr>
        <w:t xml:space="preserve"> ד</w:t>
      </w:r>
      <w:r w:rsidR="001821B2" w:rsidRPr="000528DA">
        <w:rPr>
          <w:rFonts w:hint="cs"/>
          <w:rtl/>
        </w:rPr>
        <w:t>כאן</w:t>
      </w:r>
      <w:r w:rsidRPr="000528DA">
        <w:rPr>
          <w:rFonts w:hint="cs"/>
          <w:rtl/>
        </w:rPr>
        <w:t xml:space="preserve"> לכתחילה לרפואה מכוון</w:t>
      </w:r>
      <w:r w:rsidR="00FF4921" w:rsidRPr="000528DA">
        <w:rPr>
          <w:rFonts w:hint="cs"/>
          <w:rtl/>
        </w:rPr>
        <w:t>,</w:t>
      </w:r>
      <w:r w:rsidRPr="000528DA">
        <w:rPr>
          <w:rFonts w:hint="cs"/>
          <w:rtl/>
        </w:rPr>
        <w:t xml:space="preserve"> </w:t>
      </w:r>
      <w:r w:rsidR="004B1FC3" w:rsidRPr="000528DA">
        <w:rPr>
          <w:rFonts w:hint="cs"/>
          <w:rtl/>
        </w:rPr>
        <w:t>ד</w:t>
      </w:r>
      <w:r w:rsidRPr="000528DA">
        <w:rPr>
          <w:rFonts w:hint="cs"/>
          <w:rtl/>
        </w:rPr>
        <w:t>בעי ברכה</w:t>
      </w:r>
      <w:r w:rsidR="00FF4921" w:rsidRPr="000528DA">
        <w:rPr>
          <w:rFonts w:hint="cs"/>
          <w:rtl/>
        </w:rPr>
        <w:t>.</w:t>
      </w:r>
    </w:p>
    <w:p w14:paraId="150E4778" w14:textId="038281F5" w:rsidR="00C26247" w:rsidRPr="00E34F28" w:rsidRDefault="00C26247" w:rsidP="00C26247">
      <w:pPr>
        <w:pStyle w:val="afffa"/>
        <w:rPr>
          <w:del w:id="90025" w:author="מנוע עיצוב" w:date="2026-10-08T11:01:28Z"/>
          <w:rtl/>
        </w:rPr>
      </w:pPr>
      <w:del w:id="90024" w:author="מנוע עיצוב" w:date="2026-10-08T11:01:28Z">
        <w:r>
          <w:rPr>
            <w:rFonts w:hint="cs"/>
            <w:rtl/>
          </w:rPr>
          <w:delText xml:space="preserve">****</w:delText>
        </w:r>
      </w:del>
    </w:p>
    <w:p w14:paraId="290FBEB2" w14:textId="6576AE6C" w:rsidR="005175F4" w:rsidRPr="00E34F28" w:rsidRDefault="005175F4" w:rsidP="00470C2A">
      <w:pPr>
        <w:pStyle w:val="afffffe"/>
        <w:rPr>
          <w:rtl/>
        </w:rPr>
      </w:pPr>
      <w:ins w:id="9846" w:author="מספור קטעי משנה" w:date="2026-10-06T06:45:16Z">
        <w:r>
          <w:rPr>
            <w:rStyle w:val="MisparKeta"/>
          </w:rPr>
          <w:t xml:space="preserve">ג. </w:t>
        </w:r>
      </w:ins>
      <w:bookmarkStart w:id="1183" w:name="_Toc193636133"/>
      <w:bookmarkStart w:id="1184" w:name="_Toc216184742"/>
      <w:r w:rsidRPr="00BD298B">
        <w:rPr>
          <w:rtl/>
        </w:rPr>
        <w:t xml:space="preserve">שעל הפת הוא אומר המוציא </w:t>
      </w:r>
      <w:r w:rsidR="00FF4921">
        <w:rPr>
          <w:rFonts w:hint="cs"/>
          <w:rtl/>
        </w:rPr>
        <w:t>לחם מן הארץ</w:t>
      </w:r>
      <w:r w:rsidRPr="00BD298B">
        <w:rPr>
          <w:rtl/>
        </w:rPr>
        <w:t>.</w:t>
      </w:r>
      <w:bookmarkEnd w:id="1183"/>
      <w:bookmarkEnd w:id="1184"/>
    </w:p>
    <w:p w14:paraId="5947BAC6" w14:textId="19712EE2" w:rsidR="00A24328" w:rsidRDefault="00515B2B" w:rsidP="009A59D1">
      <w:pPr>
        <w:pStyle w:val="38"/>
        <w:framePr w:wrap="notBeside"/>
        <w:rPr>
          <w:rtl/>
        </w:rPr>
      </w:pPr>
      <w:r w:rsidRPr="00660D7A">
        <w:rPr>
          <w:rFonts w:hint="cs"/>
          <w:rtl/>
        </w:rPr>
        <w:t>א</w:t>
      </w:r>
      <w:r w:rsidR="009B14FE">
        <w:rPr>
          <w:rFonts w:hint="cs"/>
          <w:rtl/>
        </w:rPr>
        <w:t>:</w:t>
      </w:r>
    </w:p>
    <w:p w14:paraId="5C138323" w14:textId="4AE549A9" w:rsidR="005175F4" w:rsidRPr="000528DA" w:rsidRDefault="005175F4" w:rsidP="000528DA">
      <w:pPr>
        <w:rPr>
          <w:rtl/>
        </w:rPr>
      </w:pPr>
      <w:bookmarkStart w:id="1185" w:name="_Toc193636134"/>
      <w:bookmarkStart w:id="1186" w:name="_Toc216184743"/>
      <w:r w:rsidRPr="00A10336">
        <w:rPr>
          <w:rStyle w:val="30"/>
          <w:rtl/>
        </w:rPr>
        <w:t>ה</w:t>
      </w:r>
      <w:bookmarkEnd w:id="1185"/>
      <w:bookmarkEnd w:id="1186"/>
      <w:r w:rsidRPr="000528DA">
        <w:rPr>
          <w:rFonts w:ascii="Fb Fontext" w:hAnsi="Fb Fontext"/>
          <w:rtl/>
        </w:rPr>
        <w:t>מוציא לחם מן הארץ,</w:t>
      </w:r>
      <w:r w:rsidR="00C26247" w:rsidRPr="00E34F28">
        <w:rPr>
          <w:rStyle w:val="afffff9"/>
          <w:rtl/>
        </w:rPr>
        <w:tab/>
      </w:r>
      <w:r w:rsidR="00291D7F" w:rsidRPr="00E34F28">
        <w:rPr>
          <w:rStyle w:val="afffff9"/>
          <w:rtl/>
        </w:rPr>
        <w:t xml:space="preserve"> </w:t>
      </w:r>
      <w:r w:rsidRPr="00E34F28">
        <w:rPr>
          <w:rStyle w:val="afffff9"/>
          <w:rtl/>
        </w:rPr>
        <w:t>ר</w:t>
      </w:r>
      <w:r w:rsidRPr="00E34F28">
        <w:rPr>
          <w:rStyle w:val="afffff9"/>
          <w:rFonts w:hint="cs"/>
          <w:rtl/>
        </w:rPr>
        <w:t>"נ</w:t>
      </w:r>
      <w:r w:rsidRPr="00E34F28">
        <w:rPr>
          <w:rStyle w:val="afffff9"/>
          <w:rtl/>
        </w:rPr>
        <w:t xml:space="preserve">: </w:t>
      </w:r>
      <w:r w:rsidRPr="000528DA">
        <w:rPr>
          <w:rFonts w:ascii="Fb Fontext" w:hAnsi="Fb Fontext"/>
          <w:rtl/>
        </w:rPr>
        <w:t>מוציא.</w:t>
      </w:r>
    </w:p>
    <w:p w14:paraId="26BED11D" w14:textId="7F369DB7" w:rsidR="00A24328" w:rsidRDefault="005175F4" w:rsidP="009A59D1">
      <w:pPr>
        <w:pStyle w:val="38"/>
        <w:framePr w:wrap="notBeside"/>
        <w:rPr>
          <w:rtl/>
        </w:rPr>
      </w:pPr>
      <w:r w:rsidRPr="00660D7A">
        <w:rPr>
          <w:rtl/>
        </w:rPr>
        <w:t>רבא</w:t>
      </w:r>
      <w:r w:rsidR="009B14FE">
        <w:rPr>
          <w:rtl/>
        </w:rPr>
        <w:t>:</w:t>
      </w:r>
    </w:p>
    <w:p w14:paraId="739AB2B3" w14:textId="73CD518F" w:rsidR="005175F4" w:rsidRPr="000528DA" w:rsidRDefault="005175F4" w:rsidP="000528DA">
      <w:pPr>
        <w:rPr>
          <w:rtl/>
        </w:rPr>
      </w:pPr>
      <w:r w:rsidRPr="000528DA">
        <w:rPr>
          <w:rtl/>
        </w:rPr>
        <w:t xml:space="preserve">במוציא </w:t>
      </w:r>
      <w:r w:rsidR="00F134B4" w:rsidRPr="000528DA">
        <w:rPr>
          <w:rFonts w:hint="cs"/>
          <w:rtl/>
        </w:rPr>
        <w:t>ל</w:t>
      </w:r>
      <w:r w:rsidRPr="000528DA">
        <w:rPr>
          <w:rtl/>
        </w:rPr>
        <w:t>כו</w:t>
      </w:r>
      <w:r w:rsidRPr="000528DA">
        <w:rPr>
          <w:rFonts w:hint="cs"/>
          <w:rtl/>
        </w:rPr>
        <w:t>"ע</w:t>
      </w:r>
      <w:r w:rsidRPr="000528DA">
        <w:rPr>
          <w:rtl/>
        </w:rPr>
        <w:t xml:space="preserve"> ד</w:t>
      </w:r>
      <w:r w:rsidRPr="000528DA">
        <w:rPr>
          <w:rFonts w:hint="cs"/>
          <w:rtl/>
        </w:rPr>
        <w:t>הוציא</w:t>
      </w:r>
      <w:r w:rsidRPr="000528DA">
        <w:rPr>
          <w:rtl/>
        </w:rPr>
        <w:t xml:space="preserve"> משמע, </w:t>
      </w:r>
      <w:r w:rsidRPr="00306272">
        <w:rPr>
          <w:rStyle w:val="ad"/>
          <w:rtl/>
        </w:rPr>
        <w:t>ד</w:t>
      </w:r>
      <w:r w:rsidRPr="00306272">
        <w:rPr>
          <w:rStyle w:val="ad"/>
          <w:rFonts w:hint="cs"/>
          <w:rtl/>
        </w:rPr>
        <w:t>'</w:t>
      </w:r>
      <w:r w:rsidRPr="00306272">
        <w:rPr>
          <w:rStyle w:val="ad"/>
          <w:rtl/>
        </w:rPr>
        <w:t>אל מוציאם ממצרים</w:t>
      </w:r>
      <w:r w:rsidRPr="00306272">
        <w:rPr>
          <w:rStyle w:val="ad"/>
          <w:rFonts w:hint="cs"/>
          <w:rtl/>
        </w:rPr>
        <w:t>'</w:t>
      </w:r>
      <w:r w:rsidRPr="00306272">
        <w:rPr>
          <w:rStyle w:val="ad"/>
          <w:rtl/>
        </w:rPr>
        <w:t>,</w:t>
      </w:r>
    </w:p>
    <w:p w14:paraId="35BADC05" w14:textId="3386BFF2" w:rsidR="00A24328" w:rsidRDefault="005175F4" w:rsidP="009A59D1">
      <w:pPr>
        <w:pStyle w:val="38"/>
        <w:framePr w:wrap="notBeside"/>
        <w:rPr>
          <w:rtl/>
        </w:rPr>
      </w:pPr>
      <w:r w:rsidRPr="00660D7A">
        <w:rPr>
          <w:rFonts w:hint="cs"/>
          <w:rtl/>
        </w:rPr>
        <w:t>ו</w:t>
      </w:r>
      <w:r w:rsidR="00A72708" w:rsidRPr="00660D7A">
        <w:rPr>
          <w:rtl/>
        </w:rPr>
        <w:t>חלקו</w:t>
      </w:r>
      <w:r w:rsidR="009B14FE">
        <w:rPr>
          <w:rtl/>
        </w:rPr>
        <w:t>:</w:t>
      </w:r>
    </w:p>
    <w:p w14:paraId="10C666D4" w14:textId="01690A40" w:rsidR="005175F4" w:rsidRPr="000528DA" w:rsidRDefault="005175F4" w:rsidP="000528DA">
      <w:pPr>
        <w:rPr>
          <w:rtl/>
        </w:rPr>
      </w:pPr>
      <w:r w:rsidRPr="000528DA">
        <w:rPr>
          <w:rtl/>
        </w:rPr>
        <w:t>ב</w:t>
      </w:r>
      <w:r w:rsidRPr="00A10336">
        <w:rPr>
          <w:rStyle w:val="30"/>
          <w:rtl/>
        </w:rPr>
        <w:t>ה</w:t>
      </w:r>
      <w:r w:rsidRPr="000528DA">
        <w:rPr>
          <w:rtl/>
        </w:rPr>
        <w:t>מוציא</w:t>
      </w:r>
      <w:r w:rsidRPr="000528DA">
        <w:rPr>
          <w:rFonts w:hint="cs"/>
          <w:rtl/>
        </w:rPr>
        <w:t xml:space="preserve">- </w:t>
      </w:r>
      <w:r w:rsidRPr="00E34F28">
        <w:rPr>
          <w:rStyle w:val="afffff9"/>
          <w:rFonts w:hint="cs"/>
          <w:rtl/>
        </w:rPr>
        <w:t>ל</w:t>
      </w:r>
      <w:r w:rsidRPr="00E34F28">
        <w:rPr>
          <w:rStyle w:val="afffff9"/>
          <w:rtl/>
        </w:rPr>
        <w:t xml:space="preserve">רבנן: </w:t>
      </w:r>
      <w:r w:rsidRPr="000528DA">
        <w:rPr>
          <w:rFonts w:hint="cs"/>
          <w:rtl/>
        </w:rPr>
        <w:t>מוציא</w:t>
      </w:r>
      <w:r w:rsidRPr="000528DA">
        <w:rPr>
          <w:rtl/>
        </w:rPr>
        <w:t xml:space="preserve"> משמע, ד</w:t>
      </w:r>
      <w:r w:rsidRPr="00C26247">
        <w:rPr>
          <w:rStyle w:val="ad"/>
          <w:rFonts w:hint="cs"/>
          <w:rtl/>
        </w:rPr>
        <w:t>'</w:t>
      </w:r>
      <w:r w:rsidRPr="00C26247">
        <w:rPr>
          <w:rStyle w:val="ad"/>
          <w:rtl/>
        </w:rPr>
        <w:t>המוציא לך מים מצור החלמיש</w:t>
      </w:r>
      <w:r w:rsidRPr="00C26247">
        <w:rPr>
          <w:rStyle w:val="ad"/>
          <w:rFonts w:hint="cs"/>
          <w:rtl/>
        </w:rPr>
        <w:t>'</w:t>
      </w:r>
      <w:r w:rsidRPr="00C26247">
        <w:rPr>
          <w:rStyle w:val="ad"/>
          <w:rtl/>
        </w:rPr>
        <w:t>.</w:t>
      </w:r>
    </w:p>
    <w:p w14:paraId="37CD8AC3" w14:textId="62761865" w:rsidR="00A24328" w:rsidRDefault="005175F4" w:rsidP="009A59D1">
      <w:pPr>
        <w:pStyle w:val="38"/>
        <w:framePr w:wrap="notBeside"/>
        <w:rPr>
          <w:rtl/>
        </w:rPr>
      </w:pPr>
      <w:r w:rsidRPr="00660D7A">
        <w:rPr>
          <w:rtl/>
        </w:rPr>
        <w:t>ו</w:t>
      </w:r>
      <w:r w:rsidR="00F134B4" w:rsidRPr="00660D7A">
        <w:rPr>
          <w:rFonts w:hint="cs"/>
          <w:rtl/>
        </w:rPr>
        <w:t>ר"נ</w:t>
      </w:r>
      <w:r w:rsidR="00A24328">
        <w:rPr>
          <w:rtl/>
        </w:rPr>
        <w:t>:</w:t>
      </w:r>
    </w:p>
    <w:p w14:paraId="266398C7" w14:textId="5C976A15" w:rsidR="005175F4" w:rsidRPr="000528DA" w:rsidRDefault="005175F4" w:rsidP="000528DA">
      <w:pPr>
        <w:rPr>
          <w:rtl/>
        </w:rPr>
      </w:pPr>
      <w:r w:rsidRPr="000528DA">
        <w:rPr>
          <w:rFonts w:hint="cs"/>
          <w:rtl/>
        </w:rPr>
        <w:t>ש</w:t>
      </w:r>
      <w:r w:rsidRPr="00A10336">
        <w:rPr>
          <w:rStyle w:val="30"/>
          <w:rFonts w:hint="cs"/>
          <w:rtl/>
        </w:rPr>
        <w:t>ה</w:t>
      </w:r>
      <w:r w:rsidRPr="000528DA">
        <w:rPr>
          <w:rFonts w:hint="cs"/>
          <w:rtl/>
        </w:rPr>
        <w:t>וציא</w:t>
      </w:r>
      <w:r w:rsidRPr="000528DA">
        <w:rPr>
          <w:rtl/>
        </w:rPr>
        <w:t xml:space="preserve"> משמע, </w:t>
      </w:r>
      <w:r w:rsidR="00C64809" w:rsidRPr="000528DA">
        <w:rPr>
          <w:rtl/>
        </w:rPr>
        <w:t>ד</w:t>
      </w:r>
      <w:r w:rsidRPr="00AD32C2">
        <w:rPr>
          <w:rStyle w:val="ad"/>
          <w:rtl/>
        </w:rPr>
        <w:t>'המוציא אתכם מתחת סבלות מצרים</w:t>
      </w:r>
      <w:r w:rsidRPr="00AD32C2">
        <w:rPr>
          <w:rStyle w:val="ad"/>
          <w:rFonts w:hint="cs"/>
          <w:rtl/>
        </w:rPr>
        <w:t>'</w:t>
      </w:r>
      <w:r w:rsidRPr="00AD32C2">
        <w:rPr>
          <w:rStyle w:val="ad"/>
          <w:rtl/>
        </w:rPr>
        <w:t>.</w:t>
      </w:r>
    </w:p>
    <w:p w14:paraId="39681689" w14:textId="506643C9" w:rsidR="00A24328" w:rsidRDefault="005175F4" w:rsidP="009A59D1">
      <w:pPr>
        <w:pStyle w:val="38"/>
        <w:framePr w:wrap="notBeside"/>
        <w:rPr>
          <w:rtl/>
        </w:rPr>
      </w:pPr>
      <w:r w:rsidRPr="00660D7A">
        <w:rPr>
          <w:rtl/>
        </w:rPr>
        <w:t>ו</w:t>
      </w:r>
      <w:r w:rsidRPr="00660D7A">
        <w:rPr>
          <w:rFonts w:hint="cs"/>
          <w:rtl/>
        </w:rPr>
        <w:t>ל</w:t>
      </w:r>
      <w:r w:rsidRPr="00660D7A">
        <w:rPr>
          <w:rtl/>
        </w:rPr>
        <w:t>רבנן</w:t>
      </w:r>
      <w:r w:rsidR="009B14FE">
        <w:rPr>
          <w:rFonts w:hint="cs"/>
          <w:rtl/>
        </w:rPr>
        <w:t>:</w:t>
      </w:r>
    </w:p>
    <w:p w14:paraId="55E8C1E4" w14:textId="63511A3A" w:rsidR="005175F4" w:rsidRPr="000528DA" w:rsidRDefault="005175F4" w:rsidP="000528DA">
      <w:pPr>
        <w:rPr>
          <w:rtl/>
        </w:rPr>
      </w:pPr>
      <w:r w:rsidRPr="00F134B4">
        <w:rPr>
          <w:rStyle w:val="ad"/>
          <w:rFonts w:hint="cs"/>
          <w:rtl/>
        </w:rPr>
        <w:t>המוציא אתכם</w:t>
      </w:r>
      <w:r w:rsidR="00820D0F" w:rsidRPr="000528DA">
        <w:rPr>
          <w:rFonts w:hint="cs"/>
          <w:rtl/>
        </w:rPr>
        <w:t>-</w:t>
      </w:r>
      <w:r w:rsidRPr="000528DA">
        <w:rPr>
          <w:rtl/>
        </w:rPr>
        <w:t xml:space="preserve"> כ</w:t>
      </w:r>
      <w:r w:rsidRPr="000528DA">
        <w:rPr>
          <w:rFonts w:hint="cs"/>
          <w:rtl/>
        </w:rPr>
        <w:t xml:space="preserve">שאוציאכם אעשה שתדעו שאני הוצאתיכם </w:t>
      </w:r>
      <w:r w:rsidRPr="00306272">
        <w:rPr>
          <w:rStyle w:val="ad"/>
          <w:rFonts w:hint="cs"/>
          <w:rtl/>
        </w:rPr>
        <w:t>ד'</w:t>
      </w:r>
      <w:r w:rsidRPr="00306272">
        <w:rPr>
          <w:rStyle w:val="ad"/>
          <w:rtl/>
        </w:rPr>
        <w:t xml:space="preserve">וידעתם כי אני </w:t>
      </w:r>
      <w:r>
        <w:rPr>
          <w:rStyle w:val="ad"/>
          <w:rtl/>
        </w:rPr>
        <w:t>ה'</w:t>
      </w:r>
      <w:r w:rsidRPr="00306272">
        <w:rPr>
          <w:rStyle w:val="ad"/>
          <w:rtl/>
        </w:rPr>
        <w:t xml:space="preserve"> אלהיכם המוציא</w:t>
      </w:r>
      <w:r w:rsidRPr="00306272">
        <w:rPr>
          <w:rStyle w:val="ad"/>
          <w:rFonts w:hint="cs"/>
          <w:rtl/>
        </w:rPr>
        <w:t>'</w:t>
      </w:r>
      <w:r w:rsidRPr="00306272">
        <w:rPr>
          <w:rStyle w:val="ad"/>
          <w:rtl/>
        </w:rPr>
        <w:t>.</w:t>
      </w:r>
    </w:p>
    <w:p w14:paraId="5D631920" w14:textId="77777777" w:rsidR="005175F4" w:rsidRPr="00E34F28" w:rsidRDefault="005175F4" w:rsidP="00C26247">
      <w:pPr>
        <w:pStyle w:val="afffffc"/>
        <w:rPr>
          <w:rtl/>
        </w:rPr>
      </w:pPr>
      <w:bookmarkStart w:id="1187" w:name="_Toc193636135"/>
      <w:bookmarkStart w:id="1188" w:name="_Toc216184744"/>
      <w:r w:rsidRPr="00A10336">
        <w:rPr>
          <w:rStyle w:val="30"/>
          <w:rFonts w:hint="cs"/>
          <w:rtl/>
        </w:rPr>
        <w:t>שבחו</w:t>
      </w:r>
      <w:r w:rsidRPr="00A10336">
        <w:rPr>
          <w:rStyle w:val="30"/>
          <w:rtl/>
        </w:rPr>
        <w:t xml:space="preserve"> רבנן </w:t>
      </w:r>
      <w:r w:rsidRPr="00E34F28">
        <w:rPr>
          <w:rStyle w:val="afffff9"/>
          <w:rtl/>
        </w:rPr>
        <w:t>לר</w:t>
      </w:r>
      <w:r w:rsidRPr="00E34F28">
        <w:rPr>
          <w:rStyle w:val="afffff9"/>
          <w:rFonts w:hint="cs"/>
          <w:rtl/>
        </w:rPr>
        <w:t>"ז א</w:t>
      </w:r>
      <w:r w:rsidR="00F134B4" w:rsidRPr="00E34F28">
        <w:rPr>
          <w:rStyle w:val="afffff9"/>
          <w:rtl/>
        </w:rPr>
        <w:t>ח</w:t>
      </w:r>
      <w:r w:rsidR="00F134B4" w:rsidRPr="00E34F28">
        <w:rPr>
          <w:rStyle w:val="afffff9"/>
          <w:rFonts w:hint="cs"/>
          <w:rtl/>
        </w:rPr>
        <w:t xml:space="preserve">י </w:t>
      </w:r>
      <w:r w:rsidRPr="00E34F28">
        <w:rPr>
          <w:rStyle w:val="afffff9"/>
          <w:rtl/>
        </w:rPr>
        <w:t>ר</w:t>
      </w:r>
      <w:r w:rsidRPr="00E34F28">
        <w:rPr>
          <w:rStyle w:val="afffff9"/>
          <w:rFonts w:hint="cs"/>
          <w:rtl/>
        </w:rPr>
        <w:t>שבר"ז-</w:t>
      </w:r>
      <w:r w:rsidR="00FF4921">
        <w:rPr>
          <w:rtl/>
        </w:rPr>
        <w:t xml:space="preserve"> </w:t>
      </w:r>
      <w:r w:rsidR="00FF4921">
        <w:rPr>
          <w:rFonts w:hint="cs"/>
          <w:rtl/>
        </w:rPr>
        <w:t>ש</w:t>
      </w:r>
      <w:r w:rsidR="00FF4921">
        <w:rPr>
          <w:rtl/>
        </w:rPr>
        <w:t>אדם גדול</w:t>
      </w:r>
      <w:r w:rsidRPr="00FE3D07">
        <w:rPr>
          <w:rtl/>
        </w:rPr>
        <w:t>, ובקי בברכות הוא.</w:t>
      </w:r>
      <w:bookmarkEnd w:id="1187"/>
      <w:bookmarkEnd w:id="1188"/>
    </w:p>
    <w:p w14:paraId="3F1A9B6C" w14:textId="77D43729" w:rsidR="00A24328" w:rsidRDefault="005175F4" w:rsidP="009A59D1">
      <w:pPr>
        <w:pStyle w:val="38"/>
        <w:framePr w:wrap="notBeside"/>
        <w:rPr>
          <w:rtl/>
        </w:rPr>
      </w:pPr>
      <w:r w:rsidRPr="00660D7A">
        <w:rPr>
          <w:rtl/>
        </w:rPr>
        <w:t>א</w:t>
      </w:r>
      <w:r w:rsidRPr="00660D7A">
        <w:rPr>
          <w:rFonts w:hint="cs"/>
          <w:rtl/>
        </w:rPr>
        <w:t>"ל</w:t>
      </w:r>
      <w:r w:rsidR="009B14FE">
        <w:rPr>
          <w:rtl/>
        </w:rPr>
        <w:t>:</w:t>
      </w:r>
    </w:p>
    <w:p w14:paraId="600EB03C" w14:textId="69355C16" w:rsidR="00B313D7" w:rsidRPr="000528DA" w:rsidRDefault="005175F4" w:rsidP="000528DA">
      <w:pPr>
        <w:rPr>
          <w:rtl/>
        </w:rPr>
      </w:pPr>
      <w:r w:rsidRPr="000528DA">
        <w:rPr>
          <w:rtl/>
        </w:rPr>
        <w:t xml:space="preserve">לכשיבא לידכם הביאוהו לידי. </w:t>
      </w:r>
      <w:r w:rsidRPr="00E34F28">
        <w:rPr>
          <w:rStyle w:val="afffff9"/>
          <w:rFonts w:hint="cs"/>
          <w:rtl/>
        </w:rPr>
        <w:t>כשנקלע אליהם</w:t>
      </w:r>
      <w:r w:rsidRPr="000528DA">
        <w:rPr>
          <w:rFonts w:hint="cs"/>
          <w:rtl/>
        </w:rPr>
        <w:t xml:space="preserve"> הוציאו לו לחם ובירך </w:t>
      </w:r>
      <w:r w:rsidRPr="00A10336">
        <w:rPr>
          <w:rStyle w:val="30"/>
          <w:rFonts w:hint="cs"/>
          <w:rtl/>
        </w:rPr>
        <w:t>מוציא</w:t>
      </w:r>
      <w:r w:rsidR="00F134B4" w:rsidRPr="000528DA">
        <w:rPr>
          <w:rFonts w:hint="cs"/>
          <w:rtl/>
        </w:rPr>
        <w:t>,</w:t>
      </w:r>
      <w:r w:rsidR="00515B2B" w:rsidRPr="000528DA">
        <w:rPr>
          <w:rFonts w:hint="cs"/>
          <w:rtl/>
        </w:rPr>
        <w:t xml:space="preserve"> </w:t>
      </w:r>
      <w:r w:rsidRPr="00E34F28">
        <w:rPr>
          <w:rStyle w:val="afffff9"/>
          <w:rtl/>
        </w:rPr>
        <w:t xml:space="preserve">אמר: </w:t>
      </w:r>
      <w:r w:rsidRPr="000528DA">
        <w:rPr>
          <w:rtl/>
        </w:rPr>
        <w:t>ז</w:t>
      </w:r>
      <w:r w:rsidR="00FF4921" w:rsidRPr="000528DA">
        <w:rPr>
          <w:rtl/>
        </w:rPr>
        <w:t>ה הוא שאומרים עליו דאדם גדול</w:t>
      </w:r>
      <w:r w:rsidRPr="000528DA">
        <w:rPr>
          <w:rtl/>
        </w:rPr>
        <w:t xml:space="preserve"> ובקי בברכות הוא?</w:t>
      </w:r>
      <w:r w:rsidR="00C26247" w:rsidRPr="000528DA">
        <w:rPr>
          <w:rFonts w:hint="cs"/>
          <w:rtl/>
        </w:rPr>
        <w:t xml:space="preserve"> </w:t>
      </w:r>
      <w:r w:rsidRPr="000528DA">
        <w:rPr>
          <w:rtl/>
        </w:rPr>
        <w:t xml:space="preserve">בשלמא אי אמר </w:t>
      </w:r>
      <w:r w:rsidRPr="00A10336">
        <w:rPr>
          <w:rStyle w:val="30"/>
          <w:rtl/>
        </w:rPr>
        <w:t>ה</w:t>
      </w:r>
      <w:r w:rsidRPr="000528DA">
        <w:rPr>
          <w:rtl/>
        </w:rPr>
        <w:t>מוציא אשמעינן ד</w:t>
      </w:r>
      <w:r w:rsidR="00C545E6" w:rsidRPr="000528DA">
        <w:rPr>
          <w:rFonts w:hint="cs"/>
          <w:rtl/>
        </w:rPr>
        <w:t>הלכה</w:t>
      </w:r>
      <w:r w:rsidRPr="000528DA">
        <w:rPr>
          <w:rtl/>
        </w:rPr>
        <w:t xml:space="preserve"> כרבנן. </w:t>
      </w:r>
    </w:p>
    <w:p w14:paraId="2E8BE8FB" w14:textId="77777777" w:rsidR="005175F4" w:rsidRPr="000528DA" w:rsidRDefault="005175F4" w:rsidP="000528DA">
      <w:pPr>
        <w:rPr>
          <w:rtl/>
        </w:rPr>
      </w:pPr>
      <w:r w:rsidRPr="000528DA">
        <w:rPr>
          <w:rtl/>
        </w:rPr>
        <w:t xml:space="preserve">אלא דאמר מוציא מאי </w:t>
      </w:r>
      <w:r w:rsidRPr="000528DA">
        <w:rPr>
          <w:rFonts w:hint="cs"/>
          <w:rtl/>
        </w:rPr>
        <w:t>קמ"ל</w:t>
      </w:r>
      <w:r w:rsidRPr="000528DA">
        <w:rPr>
          <w:rtl/>
        </w:rPr>
        <w:t>?</w:t>
      </w:r>
    </w:p>
    <w:p w14:paraId="197B401F" w14:textId="512F2A5E" w:rsidR="00A24328" w:rsidRDefault="00C26247" w:rsidP="009A59D1">
      <w:pPr>
        <w:pStyle w:val="38"/>
        <w:framePr w:wrap="notBeside"/>
        <w:rPr>
          <w:rtl/>
        </w:rPr>
      </w:pPr>
      <w:r w:rsidRPr="00660D7A">
        <w:rPr>
          <w:rFonts w:hint="cs"/>
          <w:rtl/>
        </w:rPr>
        <w:t xml:space="preserve">ר''ז </w:t>
      </w:r>
      <w:r w:rsidR="005175F4" w:rsidRPr="00660D7A">
        <w:rPr>
          <w:rFonts w:hint="cs"/>
          <w:rtl/>
        </w:rPr>
        <w:t>נהג כן</w:t>
      </w:r>
      <w:r w:rsidR="009B14FE">
        <w:rPr>
          <w:rFonts w:hint="cs"/>
          <w:rtl/>
        </w:rPr>
        <w:t>:</w:t>
      </w:r>
    </w:p>
    <w:p w14:paraId="4875B056" w14:textId="7AC9597E" w:rsidR="005175F4" w:rsidRPr="000528DA" w:rsidRDefault="005175F4" w:rsidP="000528DA">
      <w:pPr>
        <w:rPr>
          <w:rtl/>
        </w:rPr>
      </w:pPr>
      <w:r w:rsidRPr="000528DA">
        <w:rPr>
          <w:rtl/>
        </w:rPr>
        <w:t>ל</w:t>
      </w:r>
      <w:r w:rsidR="00F134B4" w:rsidRPr="000528DA">
        <w:rPr>
          <w:rFonts w:hint="cs"/>
          <w:rtl/>
        </w:rPr>
        <w:t xml:space="preserve">הוציא נפשו ממחלוקת </w:t>
      </w:r>
    </w:p>
    <w:p w14:paraId="43409FB2" w14:textId="10BAD37E" w:rsidR="00A24328" w:rsidRDefault="005175F4" w:rsidP="009A59D1">
      <w:pPr>
        <w:pStyle w:val="38"/>
        <w:framePr w:wrap="notBeside"/>
        <w:rPr>
          <w:rtl/>
        </w:rPr>
      </w:pPr>
      <w:r w:rsidRPr="00660D7A">
        <w:rPr>
          <w:rtl/>
        </w:rPr>
        <w:t>ו</w:t>
      </w:r>
      <w:r w:rsidR="00C545E6" w:rsidRPr="00660D7A">
        <w:rPr>
          <w:rtl/>
        </w:rPr>
        <w:t>הלכה</w:t>
      </w:r>
      <w:r w:rsidR="009B14FE">
        <w:rPr>
          <w:rtl/>
        </w:rPr>
        <w:t>:</w:t>
      </w:r>
    </w:p>
    <w:p w14:paraId="6BDE1E2E" w14:textId="285796CB" w:rsidR="00F64167" w:rsidRDefault="005175F4" w:rsidP="000528DA">
      <w:pPr>
        <w:rPr>
          <w:rtl/>
        </w:rPr>
      </w:pPr>
      <w:bookmarkStart w:id="1189" w:name="_Toc193636136"/>
      <w:bookmarkStart w:id="1190" w:name="_Toc216184745"/>
      <w:r w:rsidRPr="00A10336">
        <w:rPr>
          <w:rStyle w:val="30"/>
          <w:rtl/>
        </w:rPr>
        <w:t>ה</w:t>
      </w:r>
      <w:bookmarkEnd w:id="1189"/>
      <w:bookmarkEnd w:id="1190"/>
      <w:r w:rsidR="00F134B4" w:rsidRPr="000528DA">
        <w:rPr>
          <w:rtl/>
        </w:rPr>
        <w:t xml:space="preserve">מוציא לחם מן הארץ, </w:t>
      </w:r>
      <w:r w:rsidR="00F134B4" w:rsidRPr="00E34F28">
        <w:rPr>
          <w:rStyle w:val="afffff9"/>
          <w:rtl/>
        </w:rPr>
        <w:t>ד</w:t>
      </w:r>
      <w:r w:rsidRPr="00E34F28">
        <w:rPr>
          <w:rStyle w:val="afffff9"/>
          <w:rtl/>
        </w:rPr>
        <w:t>כרבנן,</w:t>
      </w:r>
      <w:r w:rsidR="00515B2B" w:rsidRPr="000528DA">
        <w:rPr>
          <w:rtl/>
        </w:rPr>
        <w:t xml:space="preserve"> </w:t>
      </w:r>
      <w:r w:rsidR="00820D0F" w:rsidRPr="00A10336">
        <w:rPr>
          <w:rStyle w:val="30"/>
          <w:rtl/>
        </w:rPr>
        <w:t>ד</w:t>
      </w:r>
      <w:r w:rsidR="00820D0F" w:rsidRPr="00A10336">
        <w:rPr>
          <w:rStyle w:val="30"/>
          <w:rFonts w:hint="cs"/>
          <w:rtl/>
        </w:rPr>
        <w:t>מוציא</w:t>
      </w:r>
      <w:r w:rsidRPr="000528DA">
        <w:rPr>
          <w:rtl/>
        </w:rPr>
        <w:t xml:space="preserve"> משמע.</w:t>
      </w:r>
      <w:r w:rsidR="00820D0F" w:rsidRPr="000528DA">
        <w:rPr>
          <w:rStyle w:val="affffff7"/>
          <w:rFonts w:hint="cs"/>
          <w:rtl/>
        </w:rPr>
        <w:t>[המוציא לך]</w:t>
      </w:r>
    </w:p>
    <w:p w14:paraId="713B3EF9" w14:textId="46A2BA9E" w:rsidR="005175F4" w:rsidRPr="00E34F28" w:rsidRDefault="00C26247" w:rsidP="00F50A20">
      <w:pPr>
        <w:pStyle w:val="afffa"/>
        <w:rPr>
          <w:rtl/>
        </w:rPr>
      </w:pPr>
      <w:r>
        <w:rPr>
          <w:rFonts w:hint="cs"/>
          <w:rtl/>
        </w:rPr>
        <w:t>*</w:t>
      </w:r>
      <w:r w:rsidR="00683C59">
        <w:rPr>
          <w:rFonts w:hint="cs"/>
          <w:rtl/>
        </w:rPr>
        <w:t>***</w:t>
      </w:r>
    </w:p>
    <w:p w14:paraId="08EBC847" w14:textId="77777777" w:rsidR="005175F4" w:rsidRPr="00E34F28" w:rsidRDefault="005175F4" w:rsidP="00EC0DC4">
      <w:pPr>
        <w:pStyle w:val="af2"/>
        <w:framePr w:wrap="around"/>
        <w:rPr>
          <w:rtl/>
        </w:rPr>
      </w:pPr>
      <w:r w:rsidRPr="00F134B4">
        <w:rPr>
          <w:rtl/>
        </w:rPr>
        <w:t>לח:</w:t>
      </w:r>
    </w:p>
    <w:p w14:paraId="586EFBF8" w14:textId="77777777" w:rsidR="005175F4" w:rsidRPr="00E34F28" w:rsidRDefault="005175F4" w:rsidP="00672862">
      <w:pPr>
        <w:pStyle w:val="a5"/>
        <w:rPr>
          <w:rtl/>
        </w:rPr>
      </w:pPr>
      <w:ins w:id="9847" w:author="מספור קטעי משנה" w:date="2026-10-06T06:45:16Z">
        <w:r>
          <w:rPr>
            <w:rStyle w:val="MisparKeta"/>
          </w:rPr>
          <w:t xml:space="preserve">א. </w:t>
        </w:r>
      </w:ins>
      <w:r w:rsidRPr="00C26247">
        <w:rPr>
          <w:rtl/>
        </w:rPr>
        <w:t xml:space="preserve">על הירקות: </w:t>
      </w:r>
      <w:r w:rsidR="007A1F57" w:rsidRPr="00C26247">
        <w:rPr>
          <w:rtl/>
        </w:rPr>
        <w:t>בפה"א</w:t>
      </w:r>
      <w:r w:rsidRPr="00C26247">
        <w:rPr>
          <w:rtl/>
        </w:rPr>
        <w:t>, ר"י: בורא מיני דשאים</w:t>
      </w:r>
    </w:p>
    <w:p w14:paraId="34C5516E" w14:textId="77777777" w:rsidR="00F134B4" w:rsidRPr="000528DA" w:rsidRDefault="005175F4" w:rsidP="000528DA">
      <w:pPr>
        <w:rPr>
          <w:rtl/>
        </w:rPr>
      </w:pPr>
      <w:bookmarkStart w:id="1191" w:name="_Toc193636137"/>
      <w:bookmarkStart w:id="1192" w:name="_Toc216184746"/>
      <w:r w:rsidRPr="00A10336">
        <w:rPr>
          <w:rStyle w:val="30"/>
          <w:rtl/>
        </w:rPr>
        <w:t>ירקות</w:t>
      </w:r>
      <w:bookmarkEnd w:id="1191"/>
      <w:bookmarkEnd w:id="1192"/>
      <w:r w:rsidRPr="00A10336">
        <w:rPr>
          <w:rStyle w:val="30"/>
          <w:rtl/>
        </w:rPr>
        <w:t xml:space="preserve"> </w:t>
      </w:r>
      <w:r w:rsidRPr="000528DA">
        <w:rPr>
          <w:rFonts w:ascii="Fb Fontext" w:hAnsi="Fb Fontext"/>
          <w:rtl/>
        </w:rPr>
        <w:t xml:space="preserve">דומיא דפת שנשתנה </w:t>
      </w:r>
      <w:r w:rsidR="00F134B4" w:rsidRPr="000528DA">
        <w:rPr>
          <w:rFonts w:ascii="Fb Fontext" w:hAnsi="Fb Fontext" w:hint="cs"/>
          <w:rtl/>
        </w:rPr>
        <w:t>ע"י</w:t>
      </w:r>
      <w:r w:rsidRPr="000528DA">
        <w:rPr>
          <w:rFonts w:ascii="Fb Fontext" w:hAnsi="Fb Fontext"/>
          <w:rtl/>
        </w:rPr>
        <w:t xml:space="preserve"> האור, </w:t>
      </w:r>
    </w:p>
    <w:p w14:paraId="10D1B7DD" w14:textId="77777777" w:rsidR="00F134B4" w:rsidRPr="00E34F28" w:rsidRDefault="00F134B4" w:rsidP="000F6DD4">
      <w:pPr>
        <w:pStyle w:val="afffffc"/>
        <w:rPr>
          <w:rtl/>
        </w:rPr>
      </w:pPr>
      <w:bookmarkStart w:id="1193" w:name="_Toc193636138"/>
      <w:bookmarkStart w:id="1194" w:name="_Toc216184747"/>
      <w:r w:rsidRPr="006D3CF8">
        <w:rPr>
          <w:rFonts w:hint="cs"/>
          <w:rtl/>
        </w:rPr>
        <w:lastRenderedPageBreak/>
        <w:t>שלקות</w:t>
      </w:r>
      <w:bookmarkEnd w:id="1193"/>
      <w:bookmarkEnd w:id="1194"/>
      <w:r w:rsidRPr="006D3CF8">
        <w:rPr>
          <w:rFonts w:hint="cs"/>
          <w:rtl/>
        </w:rPr>
        <w:t xml:space="preserve"> </w:t>
      </w:r>
    </w:p>
    <w:p w14:paraId="78C133F7" w14:textId="2FC2CEFB" w:rsidR="00A24328" w:rsidRDefault="00F134B4" w:rsidP="009A59D1">
      <w:pPr>
        <w:pStyle w:val="38"/>
        <w:framePr w:wrap="notBeside"/>
        <w:rPr>
          <w:rtl/>
        </w:rPr>
      </w:pPr>
      <w:r w:rsidRPr="00660D7A">
        <w:rPr>
          <w:rFonts w:hint="cs"/>
          <w:rtl/>
        </w:rPr>
        <w:t>אביי</w:t>
      </w:r>
      <w:r w:rsidR="009B14FE">
        <w:rPr>
          <w:rFonts w:hint="cs"/>
          <w:rtl/>
        </w:rPr>
        <w:t>:</w:t>
      </w:r>
    </w:p>
    <w:p w14:paraId="5B2274CB" w14:textId="3C9344BF" w:rsidR="005175F4" w:rsidRPr="00470C2A" w:rsidRDefault="005175F4" w:rsidP="000528DA">
      <w:pPr>
        <w:rPr>
          <w:spacing w:val="-4"/>
          <w:rtl/>
        </w:rPr>
      </w:pPr>
      <w:r w:rsidRPr="00470C2A">
        <w:rPr>
          <w:spacing w:val="-4"/>
          <w:rtl/>
        </w:rPr>
        <w:t>ז</w:t>
      </w:r>
      <w:r w:rsidRPr="00470C2A">
        <w:rPr>
          <w:rFonts w:hint="cs"/>
          <w:spacing w:val="-4"/>
          <w:rtl/>
        </w:rPr>
        <w:t>"</w:t>
      </w:r>
      <w:r w:rsidRPr="00470C2A">
        <w:rPr>
          <w:spacing w:val="-4"/>
          <w:rtl/>
        </w:rPr>
        <w:t>א</w:t>
      </w:r>
      <w:r w:rsidRPr="00470C2A">
        <w:rPr>
          <w:rStyle w:val="afffff9"/>
          <w:spacing w:val="-4"/>
          <w:rtl/>
        </w:rPr>
        <w:t xml:space="preserve">: </w:t>
      </w:r>
      <w:r w:rsidRPr="00470C2A">
        <w:rPr>
          <w:rStyle w:val="30"/>
          <w:spacing w:val="-4"/>
          <w:rtl/>
        </w:rPr>
        <w:t>שלקות</w:t>
      </w:r>
      <w:r w:rsidRPr="00470C2A">
        <w:rPr>
          <w:spacing w:val="-4"/>
          <w:rtl/>
        </w:rPr>
        <w:t xml:space="preserve"> מברכין עליהן </w:t>
      </w:r>
      <w:r w:rsidR="007A1F57" w:rsidRPr="00470C2A">
        <w:rPr>
          <w:spacing w:val="-4"/>
          <w:rtl/>
        </w:rPr>
        <w:t>בפה"א</w:t>
      </w:r>
      <w:r w:rsidRPr="00470C2A">
        <w:rPr>
          <w:rFonts w:hint="cs"/>
          <w:spacing w:val="-4"/>
          <w:rtl/>
        </w:rPr>
        <w:t>.</w:t>
      </w:r>
      <w:r w:rsidR="00515B2B" w:rsidRPr="00470C2A">
        <w:rPr>
          <w:rFonts w:hint="cs"/>
          <w:spacing w:val="-4"/>
          <w:rtl/>
        </w:rPr>
        <w:t xml:space="preserve"> </w:t>
      </w:r>
      <w:r w:rsidR="007F2C9D" w:rsidRPr="00470C2A">
        <w:rPr>
          <w:rStyle w:val="afffff9"/>
          <w:rFonts w:hint="cs"/>
          <w:spacing w:val="-4"/>
          <w:rtl/>
        </w:rPr>
        <w:t>ר</w:t>
      </w:r>
      <w:r w:rsidR="00AE16FF" w:rsidRPr="00470C2A">
        <w:rPr>
          <w:rStyle w:val="afffff9"/>
          <w:spacing w:val="-4"/>
          <w:rtl/>
        </w:rPr>
        <w:t>"</w:t>
      </w:r>
      <w:r w:rsidR="007F2C9D" w:rsidRPr="00470C2A">
        <w:rPr>
          <w:rStyle w:val="afffff9"/>
          <w:rFonts w:hint="cs"/>
          <w:spacing w:val="-4"/>
          <w:rtl/>
        </w:rPr>
        <w:t>ח מ</w:t>
      </w:r>
      <w:r w:rsidRPr="00470C2A">
        <w:rPr>
          <w:rStyle w:val="afffff9"/>
          <w:rFonts w:hint="cs"/>
          <w:spacing w:val="-4"/>
          <w:rtl/>
        </w:rPr>
        <w:t>רב</w:t>
      </w:r>
      <w:r w:rsidRPr="00470C2A">
        <w:rPr>
          <w:rStyle w:val="afffff9"/>
          <w:spacing w:val="-4"/>
          <w:rtl/>
        </w:rPr>
        <w:t>:</w:t>
      </w:r>
      <w:r w:rsidR="00F134B4" w:rsidRPr="00470C2A">
        <w:rPr>
          <w:rStyle w:val="afffff9"/>
          <w:spacing w:val="-4"/>
          <w:rtl/>
        </w:rPr>
        <w:t xml:space="preserve"> </w:t>
      </w:r>
      <w:r w:rsidR="00F134B4" w:rsidRPr="00470C2A">
        <w:rPr>
          <w:rFonts w:hint="cs"/>
          <w:spacing w:val="-4"/>
          <w:rtl/>
        </w:rPr>
        <w:t xml:space="preserve">על </w:t>
      </w:r>
      <w:r w:rsidR="00F134B4" w:rsidRPr="00470C2A">
        <w:rPr>
          <w:spacing w:val="-4"/>
          <w:rtl/>
        </w:rPr>
        <w:t>שלקות מברכין</w:t>
      </w:r>
      <w:r w:rsidRPr="00470C2A">
        <w:rPr>
          <w:spacing w:val="-4"/>
          <w:rtl/>
        </w:rPr>
        <w:t xml:space="preserve"> ב</w:t>
      </w:r>
      <w:r w:rsidR="007F2C9D" w:rsidRPr="00470C2A">
        <w:rPr>
          <w:rFonts w:hint="cs"/>
          <w:spacing w:val="-4"/>
          <w:rtl/>
        </w:rPr>
        <w:t>פה</w:t>
      </w:r>
      <w:r w:rsidR="00AE16FF" w:rsidRPr="00470C2A">
        <w:rPr>
          <w:spacing w:val="-4"/>
          <w:rtl/>
        </w:rPr>
        <w:t>"</w:t>
      </w:r>
      <w:r w:rsidR="007F2C9D" w:rsidRPr="00470C2A">
        <w:rPr>
          <w:rFonts w:hint="cs"/>
          <w:spacing w:val="-4"/>
          <w:rtl/>
        </w:rPr>
        <w:t>א</w:t>
      </w:r>
      <w:r w:rsidRPr="00470C2A">
        <w:rPr>
          <w:spacing w:val="-4"/>
          <w:rtl/>
        </w:rPr>
        <w:t>.</w:t>
      </w:r>
    </w:p>
    <w:p w14:paraId="53E77400" w14:textId="77777777" w:rsidR="005175F4" w:rsidRPr="000528DA" w:rsidRDefault="005175F4" w:rsidP="000528DA">
      <w:pPr>
        <w:rPr>
          <w:rtl/>
        </w:rPr>
      </w:pPr>
      <w:r w:rsidRPr="00E34F28">
        <w:rPr>
          <w:rStyle w:val="afffff9"/>
          <w:rFonts w:hint="cs"/>
          <w:rtl/>
        </w:rPr>
        <w:t>רי"ו:</w:t>
      </w:r>
      <w:r w:rsidRPr="00E34F28">
        <w:rPr>
          <w:rStyle w:val="afffff9"/>
          <w:rtl/>
        </w:rPr>
        <w:t xml:space="preserve"> </w:t>
      </w:r>
      <w:r w:rsidRPr="000528DA">
        <w:rPr>
          <w:rtl/>
        </w:rPr>
        <w:t>שלקות מברכין עליהן שהכל נהיה בדברו.</w:t>
      </w:r>
    </w:p>
    <w:p w14:paraId="68EC1B92" w14:textId="22E7D7A4" w:rsidR="00A24328" w:rsidRDefault="005175F4" w:rsidP="009A59D1">
      <w:pPr>
        <w:pStyle w:val="38"/>
        <w:framePr w:wrap="notBeside"/>
        <w:rPr>
          <w:rtl/>
        </w:rPr>
      </w:pPr>
      <w:r w:rsidRPr="00660D7A">
        <w:rPr>
          <w:rtl/>
        </w:rPr>
        <w:t>ואני אומר</w:t>
      </w:r>
      <w:r w:rsidR="009B14FE">
        <w:rPr>
          <w:rtl/>
        </w:rPr>
        <w:t>:</w:t>
      </w:r>
    </w:p>
    <w:p w14:paraId="7159FF2F" w14:textId="26F3901B" w:rsidR="00820D0F" w:rsidRPr="000528DA" w:rsidRDefault="00F134B4" w:rsidP="000528DA">
      <w:pPr>
        <w:rPr>
          <w:rtl/>
        </w:rPr>
      </w:pPr>
      <w:bookmarkStart w:id="1195" w:name="_Toc193636139"/>
      <w:bookmarkStart w:id="1196" w:name="_Toc216184748"/>
      <w:r w:rsidRPr="00A10336">
        <w:rPr>
          <w:rStyle w:val="30"/>
          <w:rtl/>
        </w:rPr>
        <w:t xml:space="preserve">כל שתחלתו </w:t>
      </w:r>
      <w:r w:rsidR="007A1F57" w:rsidRPr="00A10336">
        <w:rPr>
          <w:rStyle w:val="30"/>
          <w:rtl/>
        </w:rPr>
        <w:t>בפה"א</w:t>
      </w:r>
      <w:bookmarkEnd w:id="1195"/>
      <w:bookmarkEnd w:id="1196"/>
      <w:r w:rsidRPr="000528DA">
        <w:rPr>
          <w:rtl/>
        </w:rPr>
        <w:t>, שלקו</w:t>
      </w:r>
      <w:r w:rsidR="005175F4" w:rsidRPr="000528DA">
        <w:rPr>
          <w:rtl/>
        </w:rPr>
        <w:t xml:space="preserve"> שהכל נהיה בדברו</w:t>
      </w:r>
      <w:r w:rsidR="005175F4" w:rsidRPr="000528DA">
        <w:rPr>
          <w:rFonts w:hint="cs"/>
          <w:rtl/>
        </w:rPr>
        <w:t xml:space="preserve">. </w:t>
      </w:r>
      <w:r w:rsidR="00820D0F" w:rsidRPr="000528DA">
        <w:rPr>
          <w:rStyle w:val="affffff7"/>
          <w:rFonts w:hint="cs"/>
          <w:rtl/>
        </w:rPr>
        <w:t>[תומי וכרתי]</w:t>
      </w:r>
      <w:r w:rsidR="00515B2B" w:rsidRPr="00A10336">
        <w:rPr>
          <w:rStyle w:val="30"/>
          <w:rFonts w:hint="cs"/>
          <w:rtl/>
        </w:rPr>
        <w:t xml:space="preserve"> </w:t>
      </w:r>
    </w:p>
    <w:p w14:paraId="249FB074" w14:textId="77777777" w:rsidR="005175F4" w:rsidRPr="005B28A3" w:rsidRDefault="005175F4" w:rsidP="000528DA">
      <w:pPr>
        <w:rPr>
          <w:spacing w:val="-2"/>
          <w:rtl/>
        </w:rPr>
      </w:pPr>
      <w:bookmarkStart w:id="1197" w:name="_Toc193636140"/>
      <w:bookmarkStart w:id="1198" w:name="_Toc216184749"/>
      <w:r w:rsidRPr="005B28A3">
        <w:rPr>
          <w:rStyle w:val="30"/>
          <w:spacing w:val="-2"/>
          <w:rtl/>
        </w:rPr>
        <w:t>וכל שתחלתו</w:t>
      </w:r>
      <w:bookmarkEnd w:id="1197"/>
      <w:bookmarkEnd w:id="1198"/>
      <w:r w:rsidR="00F134B4" w:rsidRPr="005B28A3">
        <w:rPr>
          <w:spacing w:val="-2"/>
          <w:rtl/>
        </w:rPr>
        <w:t xml:space="preserve"> שהכל נהיה בדברו, שלקו </w:t>
      </w:r>
      <w:r w:rsidR="007A1F57" w:rsidRPr="005B28A3">
        <w:rPr>
          <w:spacing w:val="-2"/>
          <w:rtl/>
        </w:rPr>
        <w:t>בפה"א</w:t>
      </w:r>
      <w:r w:rsidR="00F134B4" w:rsidRPr="005B28A3">
        <w:rPr>
          <w:spacing w:val="-2"/>
          <w:rtl/>
        </w:rPr>
        <w:t>. בכר</w:t>
      </w:r>
      <w:r w:rsidR="00F134B4" w:rsidRPr="005B28A3">
        <w:rPr>
          <w:rFonts w:hint="cs"/>
          <w:spacing w:val="-2"/>
          <w:rtl/>
        </w:rPr>
        <w:t>וב</w:t>
      </w:r>
      <w:r w:rsidR="00F134B4" w:rsidRPr="005B28A3">
        <w:rPr>
          <w:spacing w:val="-2"/>
          <w:rtl/>
        </w:rPr>
        <w:t xml:space="preserve"> וסלק</w:t>
      </w:r>
      <w:r w:rsidRPr="005B28A3">
        <w:rPr>
          <w:spacing w:val="-2"/>
          <w:rtl/>
        </w:rPr>
        <w:t xml:space="preserve"> ו</w:t>
      </w:r>
      <w:r w:rsidR="00820D0F" w:rsidRPr="005B28A3">
        <w:rPr>
          <w:rFonts w:hint="cs"/>
          <w:spacing w:val="-2"/>
          <w:rtl/>
        </w:rPr>
        <w:t>דלעת</w:t>
      </w:r>
      <w:r w:rsidRPr="005B28A3">
        <w:rPr>
          <w:rFonts w:hint="cs"/>
          <w:spacing w:val="-2"/>
          <w:rtl/>
        </w:rPr>
        <w:t>.</w:t>
      </w:r>
    </w:p>
    <w:p w14:paraId="5D968061" w14:textId="7C4DD497" w:rsidR="00A24328" w:rsidRDefault="00820D0F" w:rsidP="009A59D1">
      <w:pPr>
        <w:pStyle w:val="38"/>
        <w:framePr w:wrap="notBeside"/>
        <w:rPr>
          <w:rtl/>
        </w:rPr>
      </w:pPr>
      <w:r w:rsidRPr="00660D7A">
        <w:rPr>
          <w:rFonts w:hint="cs"/>
          <w:rtl/>
        </w:rPr>
        <w:t>ר"נ משמואל</w:t>
      </w:r>
      <w:r w:rsidR="009B14FE">
        <w:rPr>
          <w:rFonts w:hint="cs"/>
          <w:rtl/>
        </w:rPr>
        <w:t>:</w:t>
      </w:r>
    </w:p>
    <w:p w14:paraId="1D4107B8" w14:textId="27D626AD" w:rsidR="00A63C93" w:rsidRPr="000528DA" w:rsidRDefault="005175F4" w:rsidP="000528DA">
      <w:pPr>
        <w:rPr>
          <w:rtl/>
        </w:rPr>
      </w:pPr>
      <w:r w:rsidRPr="000528DA">
        <w:rPr>
          <w:rtl/>
        </w:rPr>
        <w:t>במחלוקת שנויה.</w:t>
      </w:r>
      <w:r w:rsidRPr="000528DA">
        <w:rPr>
          <w:rFonts w:hint="cs"/>
          <w:rtl/>
        </w:rPr>
        <w:t xml:space="preserve"> </w:t>
      </w:r>
    </w:p>
    <w:p w14:paraId="1F9B22B2" w14:textId="06B60FFE" w:rsidR="00A24328" w:rsidRDefault="005175F4" w:rsidP="009A59D1">
      <w:pPr>
        <w:pStyle w:val="38"/>
        <w:framePr w:wrap="notBeside"/>
        <w:rPr>
          <w:rtl/>
        </w:rPr>
      </w:pPr>
      <w:r w:rsidRPr="00660D7A">
        <w:rPr>
          <w:rtl/>
        </w:rPr>
        <w:t xml:space="preserve">דתניא: </w:t>
      </w:r>
      <w:r w:rsidRPr="00660D7A">
        <w:rPr>
          <w:rFonts w:hint="cs"/>
          <w:rtl/>
        </w:rPr>
        <w:t>לר"מ</w:t>
      </w:r>
      <w:r w:rsidR="009B14FE">
        <w:rPr>
          <w:rFonts w:hint="cs"/>
          <w:rtl/>
        </w:rPr>
        <w:t>:</w:t>
      </w:r>
    </w:p>
    <w:p w14:paraId="62D1CC73" w14:textId="71C7F8A7" w:rsidR="00A63C93" w:rsidRPr="000528DA" w:rsidRDefault="005175F4" w:rsidP="000528DA">
      <w:pPr>
        <w:rPr>
          <w:rtl/>
        </w:rPr>
      </w:pPr>
      <w:r w:rsidRPr="000528DA">
        <w:rPr>
          <w:rtl/>
        </w:rPr>
        <w:t>יוצאין ברקיק השרוי ובמבושל שלא נמוח</w:t>
      </w:r>
      <w:r w:rsidRPr="000528DA">
        <w:rPr>
          <w:rFonts w:hint="cs"/>
          <w:rtl/>
        </w:rPr>
        <w:t>.</w:t>
      </w:r>
      <w:r w:rsidR="00515B2B" w:rsidRPr="000528DA">
        <w:rPr>
          <w:rFonts w:hint="cs"/>
          <w:rtl/>
        </w:rPr>
        <w:t xml:space="preserve"> </w:t>
      </w:r>
    </w:p>
    <w:p w14:paraId="07D84522" w14:textId="78FF3F5E" w:rsidR="00A24328" w:rsidRDefault="005175F4" w:rsidP="009A59D1">
      <w:pPr>
        <w:pStyle w:val="38"/>
        <w:framePr w:wrap="notBeside"/>
        <w:rPr>
          <w:rtl/>
        </w:rPr>
      </w:pPr>
      <w:r w:rsidRPr="00660D7A">
        <w:rPr>
          <w:rtl/>
        </w:rPr>
        <w:t>ו</w:t>
      </w:r>
      <w:r w:rsidRPr="00660D7A">
        <w:rPr>
          <w:rFonts w:hint="cs"/>
          <w:rtl/>
        </w:rPr>
        <w:t>ל</w:t>
      </w:r>
      <w:r w:rsidRPr="00660D7A">
        <w:rPr>
          <w:rtl/>
        </w:rPr>
        <w:t>רבי יוסי</w:t>
      </w:r>
      <w:r w:rsidR="009B14FE">
        <w:rPr>
          <w:rtl/>
        </w:rPr>
        <w:t>:</w:t>
      </w:r>
    </w:p>
    <w:p w14:paraId="259D30DE" w14:textId="1D8EBC3D" w:rsidR="005175F4" w:rsidRPr="000528DA" w:rsidRDefault="005175F4" w:rsidP="000528DA">
      <w:pPr>
        <w:rPr>
          <w:rtl/>
        </w:rPr>
      </w:pPr>
      <w:r w:rsidRPr="000528DA">
        <w:rPr>
          <w:rtl/>
        </w:rPr>
        <w:t xml:space="preserve">יוצאים ברקיק השרוי, </w:t>
      </w:r>
      <w:r w:rsidR="00A63C93" w:rsidRPr="000528DA">
        <w:rPr>
          <w:rtl/>
        </w:rPr>
        <w:t>אבל לא במבושל, א</w:t>
      </w:r>
      <w:r w:rsidR="00A63C93" w:rsidRPr="000528DA">
        <w:rPr>
          <w:rFonts w:hint="cs"/>
          <w:rtl/>
        </w:rPr>
        <w:t>פי</w:t>
      </w:r>
      <w:r w:rsidRPr="000528DA">
        <w:rPr>
          <w:rtl/>
        </w:rPr>
        <w:t xml:space="preserve"> שלא נמוח.</w:t>
      </w:r>
    </w:p>
    <w:p w14:paraId="6367C3FB" w14:textId="28FF4766" w:rsidR="00A24328" w:rsidRDefault="005175F4" w:rsidP="009A59D1">
      <w:pPr>
        <w:pStyle w:val="38"/>
        <w:framePr w:wrap="notBeside"/>
        <w:rPr>
          <w:rtl/>
        </w:rPr>
      </w:pPr>
      <w:r w:rsidRPr="00660D7A">
        <w:rPr>
          <w:rtl/>
        </w:rPr>
        <w:t>ולא היא</w:t>
      </w:r>
      <w:r w:rsidR="009B14FE">
        <w:rPr>
          <w:rtl/>
        </w:rPr>
        <w:t>:</w:t>
      </w:r>
    </w:p>
    <w:p w14:paraId="38040506" w14:textId="0EE0DC15" w:rsidR="005175F4" w:rsidRPr="000528DA" w:rsidRDefault="001821B2" w:rsidP="000528DA">
      <w:pPr>
        <w:rPr>
          <w:rtl/>
        </w:rPr>
      </w:pPr>
      <w:r w:rsidRPr="00E34F28">
        <w:rPr>
          <w:rStyle w:val="afffff9"/>
          <w:rFonts w:hint="cs"/>
          <w:rtl/>
        </w:rPr>
        <w:t>שם</w:t>
      </w:r>
      <w:r w:rsidR="005175F4" w:rsidRPr="00E34F28">
        <w:rPr>
          <w:rStyle w:val="afffff9"/>
          <w:rFonts w:hint="cs"/>
          <w:rtl/>
        </w:rPr>
        <w:t xml:space="preserve"> א</w:t>
      </w:r>
      <w:r w:rsidR="00F349B6" w:rsidRPr="00E34F28">
        <w:rPr>
          <w:rStyle w:val="afffff9"/>
          <w:rFonts w:hint="cs"/>
          <w:rtl/>
        </w:rPr>
        <w:t>"</w:t>
      </w:r>
      <w:r w:rsidR="005175F4" w:rsidRPr="00E34F28">
        <w:rPr>
          <w:rStyle w:val="afffff9"/>
          <w:rFonts w:hint="cs"/>
          <w:rtl/>
        </w:rPr>
        <w:t xml:space="preserve">ר יוסי </w:t>
      </w:r>
      <w:r w:rsidR="005175F4" w:rsidRPr="000528DA">
        <w:rPr>
          <w:rFonts w:hint="cs"/>
          <w:rtl/>
        </w:rPr>
        <w:t>דבעי טעם מצה ו</w:t>
      </w:r>
      <w:r w:rsidR="00892BF5" w:rsidRPr="000528DA">
        <w:rPr>
          <w:rFonts w:hint="cs"/>
          <w:rtl/>
        </w:rPr>
        <w:t>אין</w:t>
      </w:r>
      <w:r w:rsidR="005175F4" w:rsidRPr="000528DA">
        <w:rPr>
          <w:rFonts w:hint="cs"/>
          <w:rtl/>
        </w:rPr>
        <w:t xml:space="preserve">, </w:t>
      </w:r>
      <w:r w:rsidR="005175F4" w:rsidRPr="00E34F28">
        <w:rPr>
          <w:rStyle w:val="afffff9"/>
          <w:rFonts w:hint="cs"/>
          <w:rtl/>
        </w:rPr>
        <w:t xml:space="preserve">אבל </w:t>
      </w:r>
      <w:r w:rsidRPr="00E34F28">
        <w:rPr>
          <w:rStyle w:val="afffff9"/>
          <w:rFonts w:hint="cs"/>
          <w:rtl/>
        </w:rPr>
        <w:t>כאן</w:t>
      </w:r>
      <w:r w:rsidR="005175F4" w:rsidRPr="000528DA">
        <w:rPr>
          <w:rFonts w:hint="cs"/>
          <w:rtl/>
        </w:rPr>
        <w:t xml:space="preserve"> מודה דבורא פרי אדמה</w:t>
      </w:r>
    </w:p>
    <w:p w14:paraId="2517F901" w14:textId="77777777" w:rsidR="00251A01" w:rsidRPr="00E34F28" w:rsidRDefault="00251A01" w:rsidP="000F6DD4">
      <w:pPr>
        <w:pStyle w:val="afffffc"/>
        <w:rPr>
          <w:rtl/>
        </w:rPr>
      </w:pPr>
      <w:bookmarkStart w:id="1199" w:name="_Toc193636141"/>
      <w:bookmarkStart w:id="1200" w:name="_Toc216184750"/>
      <w:r w:rsidRPr="006D3CF8">
        <w:rPr>
          <w:rFonts w:hint="cs"/>
          <w:rtl/>
        </w:rPr>
        <w:t>שלקות</w:t>
      </w:r>
      <w:bookmarkEnd w:id="1199"/>
      <w:bookmarkEnd w:id="1200"/>
    </w:p>
    <w:p w14:paraId="1ED809B7" w14:textId="69608333" w:rsidR="00A24328" w:rsidRDefault="005175F4" w:rsidP="009A59D1">
      <w:pPr>
        <w:pStyle w:val="38"/>
        <w:framePr w:wrap="notBeside"/>
        <w:rPr>
          <w:rtl/>
        </w:rPr>
      </w:pPr>
      <w:r w:rsidRPr="00660D7A">
        <w:rPr>
          <w:rtl/>
        </w:rPr>
        <w:t>ר</w:t>
      </w:r>
      <w:r w:rsidRPr="00660D7A">
        <w:rPr>
          <w:rFonts w:hint="cs"/>
          <w:rtl/>
        </w:rPr>
        <w:t>חב</w:t>
      </w:r>
      <w:r w:rsidRPr="00660D7A">
        <w:rPr>
          <w:rtl/>
        </w:rPr>
        <w:t>"</w:t>
      </w:r>
      <w:r w:rsidRPr="00660D7A">
        <w:rPr>
          <w:rFonts w:hint="cs"/>
          <w:rtl/>
        </w:rPr>
        <w:t>א</w:t>
      </w:r>
      <w:r w:rsidRPr="00660D7A">
        <w:rPr>
          <w:rtl/>
        </w:rPr>
        <w:t xml:space="preserve"> </w:t>
      </w:r>
      <w:r w:rsidRPr="00660D7A">
        <w:rPr>
          <w:rFonts w:hint="cs"/>
          <w:rtl/>
        </w:rPr>
        <w:t>מ</w:t>
      </w:r>
      <w:r w:rsidRPr="00660D7A">
        <w:rPr>
          <w:rtl/>
        </w:rPr>
        <w:t>רי"ו</w:t>
      </w:r>
      <w:r w:rsidR="009B14FE">
        <w:rPr>
          <w:rtl/>
        </w:rPr>
        <w:t>:</w:t>
      </w:r>
    </w:p>
    <w:p w14:paraId="23B84F37" w14:textId="1ED6506C" w:rsidR="005175F4" w:rsidRPr="000528DA" w:rsidRDefault="005175F4" w:rsidP="000528DA">
      <w:pPr>
        <w:rPr>
          <w:rtl/>
        </w:rPr>
      </w:pPr>
      <w:r w:rsidRPr="000528DA">
        <w:rPr>
          <w:rFonts w:ascii="Fb Fontext" w:hAnsi="Fb Fontext"/>
          <w:rtl/>
        </w:rPr>
        <w:t xml:space="preserve">מברכין </w:t>
      </w:r>
      <w:r w:rsidR="007A1F57" w:rsidRPr="000528DA">
        <w:rPr>
          <w:rFonts w:ascii="Fb Fontext" w:hAnsi="Fb Fontext"/>
          <w:rtl/>
        </w:rPr>
        <w:t>בפה"א</w:t>
      </w:r>
      <w:r w:rsidRPr="000528DA">
        <w:rPr>
          <w:rFonts w:ascii="Fb Fontext" w:hAnsi="Fb Fontext"/>
          <w:rtl/>
        </w:rPr>
        <w:t>,</w:t>
      </w:r>
      <w:r w:rsidR="00892BF5" w:rsidRPr="00A10336">
        <w:rPr>
          <w:rStyle w:val="30"/>
          <w:rFonts w:hint="cs"/>
          <w:rtl/>
        </w:rPr>
        <w:t xml:space="preserve"> </w:t>
      </w:r>
    </w:p>
    <w:p w14:paraId="5DCD7834" w14:textId="3A9B5C55" w:rsidR="00A24328" w:rsidRDefault="005175F4" w:rsidP="009A59D1">
      <w:pPr>
        <w:pStyle w:val="38"/>
        <w:framePr w:wrap="notBeside"/>
        <w:rPr>
          <w:rtl/>
        </w:rPr>
      </w:pPr>
      <w:r w:rsidRPr="00660D7A">
        <w:rPr>
          <w:rtl/>
        </w:rPr>
        <w:t>ור</w:t>
      </w:r>
      <w:r w:rsidR="007F2C9D" w:rsidRPr="00660D7A">
        <w:rPr>
          <w:rFonts w:hint="cs"/>
          <w:rtl/>
        </w:rPr>
        <w:t>ב</w:t>
      </w:r>
      <w:r w:rsidR="00AE16FF" w:rsidRPr="00660D7A">
        <w:rPr>
          <w:rtl/>
        </w:rPr>
        <w:t>"</w:t>
      </w:r>
      <w:r w:rsidR="007F2C9D" w:rsidRPr="00660D7A">
        <w:rPr>
          <w:rFonts w:hint="cs"/>
          <w:rtl/>
        </w:rPr>
        <w:t>י מרי</w:t>
      </w:r>
      <w:r w:rsidR="00AE16FF" w:rsidRPr="00660D7A">
        <w:rPr>
          <w:rtl/>
        </w:rPr>
        <w:t>"</w:t>
      </w:r>
      <w:r w:rsidR="007F2C9D" w:rsidRPr="00660D7A">
        <w:rPr>
          <w:rFonts w:hint="cs"/>
          <w:rtl/>
        </w:rPr>
        <w:t>ו</w:t>
      </w:r>
      <w:r w:rsidR="009B14FE">
        <w:rPr>
          <w:rtl/>
        </w:rPr>
        <w:t>:</w:t>
      </w:r>
    </w:p>
    <w:p w14:paraId="70C3BF21" w14:textId="60F97A16" w:rsidR="005175F4" w:rsidRPr="000528DA" w:rsidRDefault="005175F4" w:rsidP="000528DA">
      <w:pPr>
        <w:rPr>
          <w:rtl/>
        </w:rPr>
      </w:pPr>
      <w:r w:rsidRPr="000528DA">
        <w:rPr>
          <w:rtl/>
        </w:rPr>
        <w:t>שהכל נהיה בדברו.</w:t>
      </w:r>
    </w:p>
    <w:p w14:paraId="65EAF590" w14:textId="77777777" w:rsidR="00A24328" w:rsidRDefault="005175F4" w:rsidP="009A59D1">
      <w:pPr>
        <w:pStyle w:val="38"/>
        <w:framePr w:wrap="notBeside"/>
        <w:rPr>
          <w:rtl/>
        </w:rPr>
      </w:pPr>
      <w:r w:rsidRPr="00660D7A">
        <w:rPr>
          <w:rtl/>
        </w:rPr>
        <w:t>ר</w:t>
      </w:r>
      <w:r w:rsidRPr="00660D7A">
        <w:rPr>
          <w:rFonts w:hint="cs"/>
          <w:rtl/>
        </w:rPr>
        <w:t>נב"י</w:t>
      </w:r>
      <w:r w:rsidRPr="00660D7A">
        <w:rPr>
          <w:rtl/>
        </w:rPr>
        <w:t xml:space="preserve">: </w:t>
      </w:r>
      <w:r w:rsidRPr="00660D7A">
        <w:rPr>
          <w:rFonts w:hint="cs"/>
          <w:rtl/>
        </w:rPr>
        <w:t>עולא</w:t>
      </w:r>
      <w:r w:rsidR="00A24328">
        <w:rPr>
          <w:rtl/>
        </w:rPr>
        <w:t>:</w:t>
      </w:r>
    </w:p>
    <w:p w14:paraId="20884023" w14:textId="2E895768" w:rsidR="005175F4" w:rsidRPr="000528DA" w:rsidRDefault="005175F4" w:rsidP="000528DA">
      <w:pPr>
        <w:rPr>
          <w:rtl/>
        </w:rPr>
      </w:pPr>
      <w:r w:rsidRPr="000528DA">
        <w:rPr>
          <w:rFonts w:hint="cs"/>
          <w:rtl/>
        </w:rPr>
        <w:t>ק</w:t>
      </w:r>
      <w:r w:rsidR="007F2C9D" w:rsidRPr="000528DA">
        <w:rPr>
          <w:rFonts w:hint="cs"/>
          <w:rtl/>
        </w:rPr>
        <w:t xml:space="preserve">בע טעותו </w:t>
      </w:r>
      <w:r w:rsidR="007F2C9D" w:rsidRPr="00E34F28">
        <w:rPr>
          <w:rStyle w:val="afffff9"/>
          <w:rFonts w:hint="cs"/>
          <w:rtl/>
        </w:rPr>
        <w:t>מרב</w:t>
      </w:r>
      <w:r w:rsidR="00AE16FF" w:rsidRPr="00E34F28">
        <w:rPr>
          <w:rStyle w:val="afffff9"/>
          <w:rtl/>
        </w:rPr>
        <w:t>"</w:t>
      </w:r>
      <w:r w:rsidR="007F2C9D" w:rsidRPr="00E34F28">
        <w:rPr>
          <w:rStyle w:val="afffff9"/>
          <w:rFonts w:hint="cs"/>
          <w:rtl/>
        </w:rPr>
        <w:t>י</w:t>
      </w:r>
      <w:r w:rsidRPr="000528DA">
        <w:rPr>
          <w:rFonts w:hint="cs"/>
          <w:rtl/>
        </w:rPr>
        <w:t xml:space="preserve"> ועכשיו תיקנה </w:t>
      </w:r>
      <w:r w:rsidR="00C51371" w:rsidRPr="00E34F28">
        <w:rPr>
          <w:rStyle w:val="afffff9"/>
          <w:rFonts w:hint="cs"/>
          <w:rtl/>
        </w:rPr>
        <w:t>כרחב"א</w:t>
      </w:r>
      <w:r w:rsidRPr="00E34F28">
        <w:rPr>
          <w:rStyle w:val="afffff9"/>
          <w:rFonts w:hint="cs"/>
          <w:rtl/>
        </w:rPr>
        <w:t xml:space="preserve"> </w:t>
      </w:r>
      <w:r w:rsidR="00C51371" w:rsidRPr="00E34F28">
        <w:rPr>
          <w:rStyle w:val="afffff9"/>
          <w:rFonts w:hint="cs"/>
          <w:rtl/>
        </w:rPr>
        <w:t>מ</w:t>
      </w:r>
      <w:r w:rsidRPr="00E34F28">
        <w:rPr>
          <w:rStyle w:val="afffff9"/>
          <w:rFonts w:hint="cs"/>
          <w:rtl/>
        </w:rPr>
        <w:t>רי</w:t>
      </w:r>
      <w:r w:rsidRPr="00E34F28">
        <w:rPr>
          <w:rStyle w:val="afffff9"/>
          <w:rtl/>
        </w:rPr>
        <w:t>"</w:t>
      </w:r>
      <w:r w:rsidRPr="00E34F28">
        <w:rPr>
          <w:rStyle w:val="afffff9"/>
          <w:rFonts w:hint="cs"/>
          <w:rtl/>
        </w:rPr>
        <w:t>ו</w:t>
      </w:r>
      <w:r w:rsidR="00A63C93" w:rsidRPr="000528DA">
        <w:rPr>
          <w:rFonts w:hint="cs"/>
          <w:rtl/>
        </w:rPr>
        <w:t xml:space="preserve"> </w:t>
      </w:r>
      <w:r w:rsidR="00820D0F" w:rsidRPr="000528DA">
        <w:rPr>
          <w:rFonts w:hint="cs"/>
          <w:sz w:val="14"/>
          <w:rtl/>
        </w:rPr>
        <w:t>שהכל</w:t>
      </w:r>
    </w:p>
    <w:p w14:paraId="5E8E0B70" w14:textId="0E5862C5" w:rsidR="00A24328" w:rsidRDefault="005175F4" w:rsidP="009A59D1">
      <w:pPr>
        <w:pStyle w:val="38"/>
        <w:framePr w:wrap="notBeside"/>
        <w:rPr>
          <w:rtl/>
        </w:rPr>
      </w:pPr>
      <w:r w:rsidRPr="00660D7A">
        <w:rPr>
          <w:rtl/>
        </w:rPr>
        <w:t xml:space="preserve">תהי </w:t>
      </w:r>
      <w:r w:rsidR="007F2C9D" w:rsidRPr="00660D7A">
        <w:rPr>
          <w:rFonts w:hint="cs"/>
          <w:rtl/>
        </w:rPr>
        <w:t>ר"ז</w:t>
      </w:r>
      <w:r w:rsidRPr="00660D7A">
        <w:rPr>
          <w:rtl/>
        </w:rPr>
        <w:t xml:space="preserve">: </w:t>
      </w:r>
      <w:r w:rsidR="001D12D4" w:rsidRPr="00660D7A">
        <w:rPr>
          <w:rFonts w:hint="cs"/>
          <w:rtl/>
        </w:rPr>
        <w:t>א</w:t>
      </w:r>
      <w:r w:rsidR="009B14FE">
        <w:rPr>
          <w:rFonts w:hint="cs"/>
          <w:rtl/>
        </w:rPr>
        <w:t>.</w:t>
      </w:r>
    </w:p>
    <w:p w14:paraId="26114EF7" w14:textId="01DB8BC7" w:rsidR="005175F4" w:rsidRPr="00470C2A" w:rsidRDefault="005175F4" w:rsidP="000528DA">
      <w:pPr>
        <w:rPr>
          <w:spacing w:val="-2"/>
          <w:rtl/>
        </w:rPr>
      </w:pPr>
      <w:r w:rsidRPr="00470C2A">
        <w:rPr>
          <w:spacing w:val="-2"/>
          <w:rtl/>
        </w:rPr>
        <w:t xml:space="preserve">מה ענין </w:t>
      </w:r>
      <w:r w:rsidR="007F2C9D" w:rsidRPr="00470C2A">
        <w:rPr>
          <w:rStyle w:val="afffff9"/>
          <w:rFonts w:hint="cs"/>
          <w:spacing w:val="-2"/>
          <w:rtl/>
        </w:rPr>
        <w:t>רבב</w:t>
      </w:r>
      <w:r w:rsidR="00AE16FF" w:rsidRPr="00470C2A">
        <w:rPr>
          <w:rStyle w:val="afffff9"/>
          <w:spacing w:val="-2"/>
          <w:rtl/>
        </w:rPr>
        <w:t>"</w:t>
      </w:r>
      <w:r w:rsidR="007F2C9D" w:rsidRPr="00470C2A">
        <w:rPr>
          <w:rStyle w:val="afffff9"/>
          <w:rFonts w:hint="cs"/>
          <w:spacing w:val="-2"/>
          <w:rtl/>
        </w:rPr>
        <w:t>י</w:t>
      </w:r>
      <w:r w:rsidR="007F2C9D" w:rsidRPr="00470C2A">
        <w:rPr>
          <w:rFonts w:hint="cs"/>
          <w:spacing w:val="-2"/>
          <w:rtl/>
        </w:rPr>
        <w:t xml:space="preserve"> </w:t>
      </w:r>
      <w:r w:rsidRPr="00470C2A">
        <w:rPr>
          <w:spacing w:val="-2"/>
          <w:rtl/>
        </w:rPr>
        <w:t xml:space="preserve">אצל </w:t>
      </w:r>
      <w:r w:rsidRPr="00470C2A">
        <w:rPr>
          <w:rStyle w:val="afffff9"/>
          <w:spacing w:val="-2"/>
          <w:rtl/>
        </w:rPr>
        <w:t>ר</w:t>
      </w:r>
      <w:r w:rsidR="007F2C9D" w:rsidRPr="00470C2A">
        <w:rPr>
          <w:rStyle w:val="afffff9"/>
          <w:rFonts w:hint="cs"/>
          <w:spacing w:val="-2"/>
          <w:rtl/>
        </w:rPr>
        <w:t>חב</w:t>
      </w:r>
      <w:r w:rsidR="00AE16FF" w:rsidRPr="00470C2A">
        <w:rPr>
          <w:rStyle w:val="afffff9"/>
          <w:spacing w:val="-2"/>
          <w:rtl/>
        </w:rPr>
        <w:t>"</w:t>
      </w:r>
      <w:r w:rsidR="007F2C9D" w:rsidRPr="00470C2A">
        <w:rPr>
          <w:rStyle w:val="afffff9"/>
          <w:rFonts w:hint="cs"/>
          <w:spacing w:val="-2"/>
          <w:rtl/>
        </w:rPr>
        <w:t>א</w:t>
      </w:r>
      <w:r w:rsidR="007F2C9D" w:rsidRPr="00470C2A">
        <w:rPr>
          <w:rFonts w:hint="cs"/>
          <w:spacing w:val="-2"/>
          <w:rtl/>
        </w:rPr>
        <w:t xml:space="preserve"> </w:t>
      </w:r>
      <w:r w:rsidR="001D12D4" w:rsidRPr="00470C2A">
        <w:rPr>
          <w:rFonts w:hint="cs"/>
          <w:spacing w:val="-2"/>
          <w:rtl/>
        </w:rPr>
        <w:t>ד</w:t>
      </w:r>
      <w:r w:rsidR="007F2C9D" w:rsidRPr="00470C2A">
        <w:rPr>
          <w:spacing w:val="-2"/>
          <w:rtl/>
        </w:rPr>
        <w:t xml:space="preserve">דייק וגמיר שמעתא </w:t>
      </w:r>
      <w:r w:rsidR="007F2C9D" w:rsidRPr="00470C2A">
        <w:rPr>
          <w:rStyle w:val="afffff9"/>
          <w:spacing w:val="-2"/>
          <w:rtl/>
        </w:rPr>
        <w:t>מרי"ו</w:t>
      </w:r>
      <w:r w:rsidR="007F2C9D" w:rsidRPr="00470C2A">
        <w:rPr>
          <w:spacing w:val="-2"/>
          <w:rtl/>
        </w:rPr>
        <w:t xml:space="preserve"> רב</w:t>
      </w:r>
      <w:r w:rsidR="007F2C9D" w:rsidRPr="00470C2A">
        <w:rPr>
          <w:rFonts w:hint="cs"/>
          <w:spacing w:val="-2"/>
          <w:rtl/>
        </w:rPr>
        <w:t>ו</w:t>
      </w:r>
      <w:r w:rsidRPr="00470C2A">
        <w:rPr>
          <w:spacing w:val="-2"/>
          <w:rtl/>
        </w:rPr>
        <w:t xml:space="preserve">, </w:t>
      </w:r>
      <w:r w:rsidR="007F2C9D" w:rsidRPr="00470C2A">
        <w:rPr>
          <w:rStyle w:val="afffff9"/>
          <w:rFonts w:hint="cs"/>
          <w:spacing w:val="-2"/>
          <w:rtl/>
        </w:rPr>
        <w:t>ורבב</w:t>
      </w:r>
      <w:r w:rsidR="00AE16FF" w:rsidRPr="00470C2A">
        <w:rPr>
          <w:rStyle w:val="afffff9"/>
          <w:spacing w:val="-2"/>
          <w:rtl/>
        </w:rPr>
        <w:t>"</w:t>
      </w:r>
      <w:r w:rsidR="007F2C9D" w:rsidRPr="00470C2A">
        <w:rPr>
          <w:rStyle w:val="afffff9"/>
          <w:rFonts w:hint="cs"/>
          <w:spacing w:val="-2"/>
          <w:rtl/>
        </w:rPr>
        <w:t>י</w:t>
      </w:r>
      <w:r w:rsidRPr="00470C2A">
        <w:rPr>
          <w:spacing w:val="-2"/>
          <w:rtl/>
        </w:rPr>
        <w:t xml:space="preserve"> לא דייק.</w:t>
      </w:r>
    </w:p>
    <w:p w14:paraId="2B51A3D3" w14:textId="5B7928BC" w:rsidR="00A24328" w:rsidRDefault="001D12D4" w:rsidP="009A59D1">
      <w:pPr>
        <w:pStyle w:val="38"/>
        <w:framePr w:wrap="notBeside"/>
        <w:rPr>
          <w:rtl/>
        </w:rPr>
      </w:pPr>
      <w:r w:rsidRPr="00660D7A">
        <w:rPr>
          <w:rFonts w:hint="cs"/>
          <w:rtl/>
        </w:rPr>
        <w:t>ב</w:t>
      </w:r>
      <w:r w:rsidR="00A24328">
        <w:rPr>
          <w:rFonts w:hint="cs"/>
          <w:rtl/>
        </w:rPr>
        <w:t>.</w:t>
      </w:r>
    </w:p>
    <w:p w14:paraId="3C90F85D" w14:textId="0A599FBC" w:rsidR="005175F4" w:rsidRPr="000528DA" w:rsidRDefault="005175F4" w:rsidP="000528DA">
      <w:pPr>
        <w:rPr>
          <w:rtl/>
        </w:rPr>
      </w:pPr>
      <w:r w:rsidRPr="00E34F28">
        <w:rPr>
          <w:rStyle w:val="afffff9"/>
          <w:rFonts w:hint="cs"/>
          <w:rtl/>
        </w:rPr>
        <w:t>דרחב</w:t>
      </w:r>
      <w:r w:rsidRPr="00E34F28">
        <w:rPr>
          <w:rStyle w:val="afffff9"/>
          <w:rtl/>
        </w:rPr>
        <w:t>"</w:t>
      </w:r>
      <w:r w:rsidRPr="00E34F28">
        <w:rPr>
          <w:rStyle w:val="afffff9"/>
          <w:rFonts w:hint="cs"/>
          <w:rtl/>
        </w:rPr>
        <w:t>א</w:t>
      </w:r>
      <w:r w:rsidRPr="000528DA">
        <w:rPr>
          <w:rFonts w:hint="cs"/>
          <w:rtl/>
        </w:rPr>
        <w:t xml:space="preserve"> </w:t>
      </w:r>
      <w:r w:rsidRPr="000528DA">
        <w:rPr>
          <w:rtl/>
        </w:rPr>
        <w:t xml:space="preserve">כל </w:t>
      </w:r>
      <w:r w:rsidRPr="000528DA">
        <w:rPr>
          <w:rFonts w:hint="cs"/>
          <w:rtl/>
        </w:rPr>
        <w:t>ל'</w:t>
      </w:r>
      <w:r w:rsidRPr="000528DA">
        <w:rPr>
          <w:rtl/>
        </w:rPr>
        <w:t xml:space="preserve"> יו</w:t>
      </w:r>
      <w:r w:rsidRPr="000528DA">
        <w:rPr>
          <w:rFonts w:hint="cs"/>
          <w:rtl/>
        </w:rPr>
        <w:t>ם</w:t>
      </w:r>
      <w:r w:rsidRPr="000528DA">
        <w:rPr>
          <w:rtl/>
        </w:rPr>
        <w:t xml:space="preserve"> </w:t>
      </w:r>
      <w:r w:rsidRPr="000528DA">
        <w:rPr>
          <w:rFonts w:hint="cs"/>
          <w:rtl/>
        </w:rPr>
        <w:t xml:space="preserve">חזר על תלמודו לפני </w:t>
      </w:r>
      <w:r w:rsidRPr="00E34F28">
        <w:rPr>
          <w:rStyle w:val="afffff9"/>
          <w:rFonts w:hint="cs"/>
          <w:rtl/>
        </w:rPr>
        <w:t>רי</w:t>
      </w:r>
      <w:r w:rsidRPr="00E34F28">
        <w:rPr>
          <w:rStyle w:val="afffff9"/>
          <w:rtl/>
        </w:rPr>
        <w:t>"</w:t>
      </w:r>
      <w:r w:rsidRPr="00E34F28">
        <w:rPr>
          <w:rStyle w:val="afffff9"/>
          <w:rFonts w:hint="cs"/>
          <w:rtl/>
        </w:rPr>
        <w:t>ו רבו</w:t>
      </w:r>
      <w:r w:rsidR="007F2C9D" w:rsidRPr="00E34F28">
        <w:rPr>
          <w:rStyle w:val="afffff9"/>
          <w:rFonts w:hint="cs"/>
          <w:rtl/>
        </w:rPr>
        <w:t>,</w:t>
      </w:r>
      <w:r w:rsidRPr="00E34F28">
        <w:rPr>
          <w:rStyle w:val="afffff9"/>
          <w:rFonts w:hint="cs"/>
          <w:rtl/>
        </w:rPr>
        <w:t xml:space="preserve"> </w:t>
      </w:r>
      <w:r w:rsidR="00892BF5" w:rsidRPr="00E34F28">
        <w:rPr>
          <w:rStyle w:val="afffff9"/>
          <w:rFonts w:hint="cs"/>
          <w:rtl/>
        </w:rPr>
        <w:t xml:space="preserve">   </w:t>
      </w:r>
      <w:r w:rsidRPr="00E34F28">
        <w:rPr>
          <w:rStyle w:val="afffff9"/>
          <w:rFonts w:hint="cs"/>
          <w:rtl/>
        </w:rPr>
        <w:t>ורבב"י</w:t>
      </w:r>
      <w:r w:rsidR="007F2C9D" w:rsidRPr="00E34F28">
        <w:rPr>
          <w:rStyle w:val="afffff9"/>
          <w:rtl/>
        </w:rPr>
        <w:t xml:space="preserve"> </w:t>
      </w:r>
      <w:r w:rsidR="007F2C9D" w:rsidRPr="000528DA">
        <w:rPr>
          <w:rtl/>
        </w:rPr>
        <w:t xml:space="preserve">לא </w:t>
      </w:r>
      <w:r w:rsidR="007F2C9D" w:rsidRPr="000528DA">
        <w:rPr>
          <w:rFonts w:hint="cs"/>
          <w:rtl/>
        </w:rPr>
        <w:t>חזר</w:t>
      </w:r>
    </w:p>
    <w:p w14:paraId="75AD52CD" w14:textId="62E738A5" w:rsidR="00A24328" w:rsidRDefault="001D12D4" w:rsidP="009A59D1">
      <w:pPr>
        <w:pStyle w:val="38"/>
        <w:framePr w:wrap="notBeside"/>
        <w:rPr>
          <w:rtl/>
        </w:rPr>
      </w:pPr>
      <w:r w:rsidRPr="00660D7A">
        <w:rPr>
          <w:rFonts w:hint="cs"/>
          <w:rtl/>
        </w:rPr>
        <w:t>ג</w:t>
      </w:r>
      <w:r w:rsidR="009B14FE">
        <w:rPr>
          <w:rFonts w:hint="cs"/>
          <w:rtl/>
        </w:rPr>
        <w:t>.</w:t>
      </w:r>
    </w:p>
    <w:p w14:paraId="03F07CF7" w14:textId="760695CA" w:rsidR="00892BF5" w:rsidRPr="000528DA" w:rsidRDefault="007F2C9D" w:rsidP="000528DA">
      <w:pPr>
        <w:rPr>
          <w:rtl/>
        </w:rPr>
      </w:pPr>
      <w:bookmarkStart w:id="1201" w:name="_Toc193636142"/>
      <w:bookmarkStart w:id="1202" w:name="_Toc216184751"/>
      <w:r w:rsidRPr="00A10336">
        <w:rPr>
          <w:rStyle w:val="30"/>
          <w:rFonts w:hint="cs"/>
          <w:rtl/>
        </w:rPr>
        <w:t>ד</w:t>
      </w:r>
      <w:r w:rsidR="005175F4" w:rsidRPr="00A10336">
        <w:rPr>
          <w:rStyle w:val="30"/>
          <w:rtl/>
        </w:rPr>
        <w:t>תורמ</w:t>
      </w:r>
      <w:r w:rsidRPr="00A10336">
        <w:rPr>
          <w:rStyle w:val="30"/>
          <w:rFonts w:hint="cs"/>
          <w:rtl/>
        </w:rPr>
        <w:t>ו</w:t>
      </w:r>
      <w:r w:rsidR="005175F4" w:rsidRPr="00A10336">
        <w:rPr>
          <w:rStyle w:val="30"/>
          <w:rtl/>
        </w:rPr>
        <w:t>ס דשלק</w:t>
      </w:r>
      <w:r w:rsidR="005175F4" w:rsidRPr="00A10336">
        <w:rPr>
          <w:rStyle w:val="30"/>
          <w:rFonts w:hint="cs"/>
          <w:rtl/>
        </w:rPr>
        <w:t>והו ז' פעמים בקדירה</w:t>
      </w:r>
      <w:bookmarkEnd w:id="1201"/>
      <w:bookmarkEnd w:id="1202"/>
      <w:r w:rsidR="005175F4" w:rsidRPr="000528DA">
        <w:rPr>
          <w:rFonts w:hint="cs"/>
          <w:rtl/>
        </w:rPr>
        <w:t xml:space="preserve"> ואכלוהו בקינוח סעודה</w:t>
      </w:r>
      <w:r w:rsidRPr="000528DA">
        <w:rPr>
          <w:rFonts w:hint="cs"/>
          <w:rtl/>
        </w:rPr>
        <w:t xml:space="preserve">, </w:t>
      </w:r>
      <w:r w:rsidR="005175F4" w:rsidRPr="00E34F28">
        <w:rPr>
          <w:rStyle w:val="afffff9"/>
          <w:rFonts w:hint="cs"/>
          <w:rtl/>
        </w:rPr>
        <w:t>ורי</w:t>
      </w:r>
      <w:r w:rsidR="005175F4" w:rsidRPr="00E34F28">
        <w:rPr>
          <w:rStyle w:val="afffff9"/>
          <w:rtl/>
        </w:rPr>
        <w:t>"</w:t>
      </w:r>
      <w:r w:rsidR="005175F4" w:rsidRPr="00E34F28">
        <w:rPr>
          <w:rStyle w:val="afffff9"/>
          <w:rFonts w:hint="cs"/>
          <w:rtl/>
        </w:rPr>
        <w:t>ו</w:t>
      </w:r>
      <w:r w:rsidR="005175F4" w:rsidRPr="000528DA">
        <w:rPr>
          <w:rFonts w:hint="cs"/>
          <w:rtl/>
        </w:rPr>
        <w:t xml:space="preserve"> הורה לברך בפה</w:t>
      </w:r>
      <w:r w:rsidR="00820D0F" w:rsidRPr="000528DA">
        <w:rPr>
          <w:rFonts w:hint="cs"/>
          <w:rtl/>
        </w:rPr>
        <w:t>"</w:t>
      </w:r>
      <w:r w:rsidR="005175F4" w:rsidRPr="000528DA">
        <w:rPr>
          <w:rFonts w:hint="cs"/>
          <w:rtl/>
        </w:rPr>
        <w:t>א</w:t>
      </w:r>
      <w:r w:rsidR="00820D0F" w:rsidRPr="000528DA">
        <w:rPr>
          <w:rFonts w:hint="cs"/>
          <w:rtl/>
        </w:rPr>
        <w:t>,</w:t>
      </w:r>
    </w:p>
    <w:p w14:paraId="4665F9F3" w14:textId="31DC0E6E" w:rsidR="00A24328" w:rsidRDefault="007F2C9D" w:rsidP="009A59D1">
      <w:pPr>
        <w:pStyle w:val="38"/>
        <w:framePr w:wrap="notBeside"/>
        <w:rPr>
          <w:rtl/>
        </w:rPr>
      </w:pPr>
      <w:r w:rsidRPr="00660D7A">
        <w:rPr>
          <w:rFonts w:hint="cs"/>
          <w:rtl/>
        </w:rPr>
        <w:t>ד</w:t>
      </w:r>
      <w:r w:rsidR="009B14FE">
        <w:rPr>
          <w:rFonts w:hint="cs"/>
          <w:rtl/>
        </w:rPr>
        <w:t>.</w:t>
      </w:r>
    </w:p>
    <w:p w14:paraId="077318DD" w14:textId="36BB317B" w:rsidR="005175F4" w:rsidRPr="000528DA" w:rsidRDefault="005175F4" w:rsidP="000528DA">
      <w:pPr>
        <w:rPr>
          <w:rtl/>
        </w:rPr>
      </w:pPr>
      <w:r w:rsidRPr="00E34F28">
        <w:rPr>
          <w:rStyle w:val="afffff9"/>
          <w:rFonts w:hint="cs"/>
          <w:rtl/>
        </w:rPr>
        <w:t>רחב</w:t>
      </w:r>
      <w:r w:rsidRPr="00E34F28">
        <w:rPr>
          <w:rStyle w:val="afffff9"/>
          <w:rtl/>
        </w:rPr>
        <w:t>"</w:t>
      </w:r>
      <w:r w:rsidRPr="00E34F28">
        <w:rPr>
          <w:rStyle w:val="afffff9"/>
          <w:rFonts w:hint="cs"/>
          <w:rtl/>
        </w:rPr>
        <w:t>א</w:t>
      </w:r>
      <w:r w:rsidRPr="00E34F28">
        <w:rPr>
          <w:rStyle w:val="afffff9"/>
          <w:rtl/>
        </w:rPr>
        <w:t xml:space="preserve">: </w:t>
      </w:r>
      <w:r w:rsidR="001D12D4" w:rsidRPr="000528DA">
        <w:rPr>
          <w:rFonts w:hint="cs"/>
          <w:rtl/>
        </w:rPr>
        <w:t>ראה</w:t>
      </w:r>
      <w:r w:rsidRPr="000528DA">
        <w:rPr>
          <w:rtl/>
        </w:rPr>
        <w:t xml:space="preserve"> את </w:t>
      </w:r>
      <w:r w:rsidRPr="00E34F28">
        <w:rPr>
          <w:rStyle w:val="afffff9"/>
          <w:rtl/>
        </w:rPr>
        <w:t xml:space="preserve">רי"ו </w:t>
      </w:r>
      <w:r w:rsidR="00A63C93" w:rsidRPr="000528DA">
        <w:rPr>
          <w:rtl/>
        </w:rPr>
        <w:t>שאכל זית מליח וב</w:t>
      </w:r>
      <w:r w:rsidR="005D3B5B" w:rsidRPr="000528DA">
        <w:rPr>
          <w:rFonts w:hint="cs"/>
          <w:rtl/>
        </w:rPr>
        <w:t>יר</w:t>
      </w:r>
      <w:r w:rsidRPr="000528DA">
        <w:rPr>
          <w:rtl/>
        </w:rPr>
        <w:t>ך עליו תחלה וסוף.</w:t>
      </w:r>
    </w:p>
    <w:p w14:paraId="658D90A7" w14:textId="77777777" w:rsidR="005D3B5B" w:rsidRPr="000528DA" w:rsidRDefault="001D12D4" w:rsidP="000528DA">
      <w:pPr>
        <w:rPr>
          <w:rtl/>
        </w:rPr>
      </w:pPr>
      <w:r w:rsidRPr="000528DA">
        <w:rPr>
          <w:rFonts w:ascii="Fb Fontext" w:hAnsi="Fb Fontext" w:hint="cs"/>
          <w:sz w:val="20"/>
          <w:rtl/>
        </w:rPr>
        <w:t>ו</w:t>
      </w:r>
      <w:r w:rsidR="005175F4" w:rsidRPr="000528DA">
        <w:rPr>
          <w:rFonts w:ascii="Fb Fontext" w:hAnsi="Fb Fontext"/>
          <w:sz w:val="20"/>
          <w:rtl/>
        </w:rPr>
        <w:t xml:space="preserve">אי </w:t>
      </w:r>
      <w:r w:rsidR="005175F4" w:rsidRPr="00A10336">
        <w:rPr>
          <w:rStyle w:val="30"/>
          <w:rtl/>
        </w:rPr>
        <w:t>שלקות</w:t>
      </w:r>
      <w:r w:rsidR="005175F4" w:rsidRPr="000528DA">
        <w:rPr>
          <w:rFonts w:ascii="Fb Fontext" w:hAnsi="Fb Fontext"/>
          <w:sz w:val="20"/>
          <w:rtl/>
        </w:rPr>
        <w:t xml:space="preserve"> </w:t>
      </w:r>
      <w:r w:rsidRPr="00A10336">
        <w:rPr>
          <w:rStyle w:val="30"/>
          <w:rFonts w:hint="cs"/>
          <w:rtl/>
        </w:rPr>
        <w:t xml:space="preserve">שם ירק עליהם, </w:t>
      </w:r>
      <w:r w:rsidR="005175F4" w:rsidRPr="000528DA">
        <w:rPr>
          <w:rFonts w:ascii="Fb Fontext" w:hAnsi="Fb Fontext"/>
          <w:sz w:val="20"/>
          <w:rtl/>
        </w:rPr>
        <w:t xml:space="preserve"> </w:t>
      </w:r>
      <w:r w:rsidRPr="000528DA">
        <w:rPr>
          <w:rFonts w:ascii="Fb Fontext" w:hAnsi="Fb Fontext" w:hint="cs"/>
          <w:sz w:val="20"/>
          <w:rtl/>
        </w:rPr>
        <w:t xml:space="preserve">א''כ </w:t>
      </w:r>
      <w:r w:rsidR="005175F4" w:rsidRPr="00A10336">
        <w:rPr>
          <w:rStyle w:val="30"/>
          <w:rtl/>
        </w:rPr>
        <w:t>בתחלה</w:t>
      </w:r>
      <w:r w:rsidR="005175F4" w:rsidRPr="000528DA">
        <w:rPr>
          <w:rFonts w:ascii="Fb Fontext" w:hAnsi="Fb Fontext"/>
          <w:sz w:val="20"/>
          <w:rtl/>
        </w:rPr>
        <w:t xml:space="preserve"> </w:t>
      </w:r>
      <w:r w:rsidR="005175F4" w:rsidRPr="000528DA">
        <w:rPr>
          <w:rFonts w:ascii="Fb Fontext" w:hAnsi="Fb Fontext" w:hint="cs"/>
          <w:sz w:val="20"/>
          <w:rtl/>
        </w:rPr>
        <w:t xml:space="preserve">בירך </w:t>
      </w:r>
      <w:r w:rsidR="005175F4" w:rsidRPr="000528DA">
        <w:rPr>
          <w:rFonts w:ascii="Fb Fontext" w:hAnsi="Fb Fontext"/>
          <w:sz w:val="20"/>
          <w:rtl/>
        </w:rPr>
        <w:t>בורא פרי העץ</w:t>
      </w:r>
      <w:r w:rsidRPr="000528DA">
        <w:rPr>
          <w:rFonts w:ascii="Fb Fontext" w:hAnsi="Fb Fontext" w:hint="cs"/>
          <w:sz w:val="20"/>
          <w:rtl/>
        </w:rPr>
        <w:t>,</w:t>
      </w:r>
      <w:r w:rsidR="005175F4" w:rsidRPr="000528DA">
        <w:rPr>
          <w:rFonts w:ascii="Fb Fontext" w:hAnsi="Fb Fontext"/>
          <w:sz w:val="20"/>
          <w:rtl/>
        </w:rPr>
        <w:t xml:space="preserve"> </w:t>
      </w:r>
    </w:p>
    <w:p w14:paraId="44B71711" w14:textId="4460CC55" w:rsidR="001D12D4" w:rsidRPr="000528DA" w:rsidRDefault="005175F4" w:rsidP="000528DA">
      <w:pPr>
        <w:rPr>
          <w:rtl/>
        </w:rPr>
      </w:pPr>
      <w:bookmarkStart w:id="1203" w:name="_Toc193636143"/>
      <w:bookmarkStart w:id="1204" w:name="_Toc216184752"/>
      <w:r w:rsidRPr="00A10336">
        <w:rPr>
          <w:rStyle w:val="30"/>
          <w:rtl/>
        </w:rPr>
        <w:t>ולבסוף</w:t>
      </w:r>
      <w:bookmarkEnd w:id="1203"/>
      <w:bookmarkEnd w:id="1204"/>
      <w:r w:rsidRPr="000528DA">
        <w:rPr>
          <w:rFonts w:ascii="Fb Fontext" w:hAnsi="Fb Fontext"/>
          <w:sz w:val="20"/>
          <w:rtl/>
        </w:rPr>
        <w:t xml:space="preserve"> </w:t>
      </w:r>
      <w:r w:rsidRPr="000528DA">
        <w:rPr>
          <w:rFonts w:ascii="Fb Fontext" w:hAnsi="Fb Fontext" w:hint="cs"/>
          <w:sz w:val="20"/>
          <w:rtl/>
        </w:rPr>
        <w:t xml:space="preserve">בירך </w:t>
      </w:r>
      <w:r w:rsidRPr="000528DA">
        <w:rPr>
          <w:rFonts w:ascii="Fb Fontext" w:hAnsi="Fb Fontext"/>
          <w:sz w:val="20"/>
          <w:rtl/>
        </w:rPr>
        <w:t>ברכה אחת מעין שלש,</w:t>
      </w:r>
      <w:r w:rsidR="00892BF5" w:rsidRPr="00A10336">
        <w:rPr>
          <w:rStyle w:val="30"/>
          <w:rFonts w:hint="cs"/>
          <w:rtl/>
        </w:rPr>
        <w:t xml:space="preserve"> </w:t>
      </w:r>
      <w:r w:rsidRPr="00A10336">
        <w:rPr>
          <w:rStyle w:val="30"/>
          <w:rFonts w:hint="cs"/>
          <w:rtl/>
        </w:rPr>
        <w:t xml:space="preserve">ואי </w:t>
      </w:r>
      <w:r w:rsidR="001D12D4" w:rsidRPr="00A10336">
        <w:rPr>
          <w:rStyle w:val="30"/>
          <w:rFonts w:hint="cs"/>
          <w:rtl/>
        </w:rPr>
        <w:t>בטל מהם שם ירק</w:t>
      </w:r>
      <w:r w:rsidRPr="000528DA">
        <w:rPr>
          <w:rFonts w:hint="cs"/>
          <w:rtl/>
        </w:rPr>
        <w:t xml:space="preserve"> </w:t>
      </w:r>
      <w:r w:rsidRPr="00A10336">
        <w:rPr>
          <w:rStyle w:val="30"/>
          <w:rtl/>
        </w:rPr>
        <w:t>בתחלה</w:t>
      </w:r>
      <w:r w:rsidRPr="000528DA">
        <w:rPr>
          <w:rtl/>
        </w:rPr>
        <w:t xml:space="preserve"> </w:t>
      </w:r>
      <w:r w:rsidRPr="000528DA">
        <w:rPr>
          <w:rFonts w:hint="cs"/>
          <w:rtl/>
        </w:rPr>
        <w:t>בירך</w:t>
      </w:r>
      <w:r w:rsidRPr="000528DA">
        <w:rPr>
          <w:rtl/>
        </w:rPr>
        <w:t xml:space="preserve"> שהכל</w:t>
      </w:r>
      <w:r w:rsidR="001D12D4" w:rsidRPr="000528DA">
        <w:rPr>
          <w:rFonts w:hint="cs"/>
          <w:rtl/>
        </w:rPr>
        <w:t>,</w:t>
      </w:r>
      <w:r w:rsidRPr="000528DA">
        <w:rPr>
          <w:rtl/>
        </w:rPr>
        <w:t xml:space="preserve"> </w:t>
      </w:r>
      <w:r w:rsidR="001D12D4" w:rsidRPr="000528DA">
        <w:rPr>
          <w:rFonts w:hint="cs"/>
          <w:rtl/>
        </w:rPr>
        <w:t xml:space="preserve">וכי בירך </w:t>
      </w:r>
      <w:r w:rsidRPr="00A10336">
        <w:rPr>
          <w:rStyle w:val="30"/>
          <w:rtl/>
        </w:rPr>
        <w:t>בסוף</w:t>
      </w:r>
      <w:r w:rsidR="001D12D4" w:rsidRPr="00A10336">
        <w:rPr>
          <w:rStyle w:val="30"/>
          <w:rFonts w:hint="cs"/>
          <w:rtl/>
        </w:rPr>
        <w:t xml:space="preserve"> מעין שלוש? </w:t>
      </w:r>
    </w:p>
    <w:p w14:paraId="21A12953" w14:textId="054E0828" w:rsidR="00A24328" w:rsidRDefault="001D12D4" w:rsidP="009A59D1">
      <w:pPr>
        <w:pStyle w:val="38"/>
        <w:framePr w:wrap="notBeside"/>
        <w:rPr>
          <w:rtl/>
        </w:rPr>
      </w:pPr>
      <w:r w:rsidRPr="00660D7A">
        <w:rPr>
          <w:rFonts w:hint="cs"/>
          <w:rtl/>
        </w:rPr>
        <w:t>- ודחי'</w:t>
      </w:r>
      <w:r w:rsidR="009B14FE">
        <w:rPr>
          <w:rFonts w:hint="cs"/>
          <w:rtl/>
        </w:rPr>
        <w:t>:</w:t>
      </w:r>
    </w:p>
    <w:p w14:paraId="3EFCB8D9" w14:textId="5132B6F1" w:rsidR="005175F4" w:rsidRPr="000528DA" w:rsidRDefault="001D12D4" w:rsidP="000528DA">
      <w:pPr>
        <w:rPr>
          <w:rtl/>
        </w:rPr>
      </w:pPr>
      <w:bookmarkStart w:id="1205" w:name="_Toc193636144"/>
      <w:bookmarkStart w:id="1206" w:name="_Toc216184753"/>
      <w:r w:rsidRPr="00A10336">
        <w:rPr>
          <w:rStyle w:val="30"/>
          <w:rFonts w:hint="cs"/>
          <w:rtl/>
        </w:rPr>
        <w:t>דאפשר בירך</w:t>
      </w:r>
      <w:bookmarkEnd w:id="1205"/>
      <w:bookmarkEnd w:id="1206"/>
      <w:r w:rsidR="005175F4" w:rsidRPr="000528DA">
        <w:rPr>
          <w:rFonts w:hint="cs"/>
          <w:rtl/>
        </w:rPr>
        <w:t xml:space="preserve"> </w:t>
      </w:r>
      <w:r w:rsidR="007F2C9D" w:rsidRPr="000528DA">
        <w:rPr>
          <w:rtl/>
        </w:rPr>
        <w:t>בורא נפשות</w:t>
      </w:r>
      <w:r w:rsidR="005175F4" w:rsidRPr="000528DA">
        <w:rPr>
          <w:rFonts w:hint="cs"/>
          <w:rtl/>
        </w:rPr>
        <w:t>.</w:t>
      </w:r>
    </w:p>
    <w:p w14:paraId="5AB33E68" w14:textId="74EEB637" w:rsidR="00A24328" w:rsidRDefault="00332D29" w:rsidP="009A59D1">
      <w:pPr>
        <w:pStyle w:val="38"/>
        <w:framePr w:wrap="notBeside"/>
        <w:rPr>
          <w:rtl/>
        </w:rPr>
      </w:pPr>
      <w:r w:rsidRPr="00660D7A">
        <w:rPr>
          <w:rFonts w:hint="cs"/>
          <w:rtl/>
        </w:rPr>
        <w:t>והך</w:t>
      </w:r>
      <w:r w:rsidR="009B14FE">
        <w:rPr>
          <w:rFonts w:hint="cs"/>
          <w:rtl/>
        </w:rPr>
        <w:t>:</w:t>
      </w:r>
    </w:p>
    <w:p w14:paraId="004C363A" w14:textId="060A783C" w:rsidR="005D3B5B" w:rsidRPr="00E34F28" w:rsidRDefault="005175F4" w:rsidP="00892BF5">
      <w:pPr>
        <w:pStyle w:val="afffff5"/>
        <w:spacing w:before="0"/>
        <w:rPr>
          <w:rtl/>
        </w:rPr>
      </w:pPr>
      <w:bookmarkStart w:id="1207" w:name="_Toc193636145"/>
      <w:bookmarkStart w:id="1208" w:name="_Toc216184754"/>
      <w:r w:rsidRPr="00A10336">
        <w:rPr>
          <w:rStyle w:val="30"/>
          <w:rFonts w:hint="cs"/>
          <w:rtl/>
        </w:rPr>
        <w:t>ד</w:t>
      </w:r>
      <w:r w:rsidRPr="00A10336">
        <w:rPr>
          <w:rStyle w:val="30"/>
          <w:rtl/>
        </w:rPr>
        <w:t>ירקו</w:t>
      </w:r>
      <w:r w:rsidR="007F2C9D" w:rsidRPr="00A10336">
        <w:rPr>
          <w:rStyle w:val="30"/>
          <w:rtl/>
        </w:rPr>
        <w:t>ת שיוצא בהן יד</w:t>
      </w:r>
      <w:r w:rsidR="007F2C9D" w:rsidRPr="00A10336">
        <w:rPr>
          <w:rStyle w:val="30"/>
          <w:rFonts w:hint="cs"/>
          <w:rtl/>
        </w:rPr>
        <w:t>"ח</w:t>
      </w:r>
      <w:r w:rsidR="007F2C9D" w:rsidRPr="00A10336">
        <w:rPr>
          <w:rStyle w:val="30"/>
          <w:rtl/>
        </w:rPr>
        <w:t xml:space="preserve"> בפסח</w:t>
      </w:r>
      <w:bookmarkEnd w:id="1207"/>
      <w:bookmarkEnd w:id="1208"/>
      <w:r w:rsidRPr="00FE3D07">
        <w:rPr>
          <w:rtl/>
        </w:rPr>
        <w:t xml:space="preserve"> יוצא בהן ובקלח שלהן,</w:t>
      </w:r>
      <w:r w:rsidR="00332D29">
        <w:rPr>
          <w:rFonts w:hint="cs"/>
          <w:rtl/>
        </w:rPr>
        <w:t xml:space="preserve"> </w:t>
      </w:r>
    </w:p>
    <w:p w14:paraId="06C8F6F0" w14:textId="77777777" w:rsidR="005D3B5B" w:rsidRPr="000528DA" w:rsidRDefault="005175F4" w:rsidP="000528DA">
      <w:pPr>
        <w:rPr>
          <w:rtl/>
        </w:rPr>
      </w:pPr>
      <w:r w:rsidRPr="000528DA">
        <w:rPr>
          <w:rtl/>
        </w:rPr>
        <w:t xml:space="preserve">אבל לא כבושין </w:t>
      </w:r>
      <w:r w:rsidRPr="000528DA">
        <w:rPr>
          <w:rFonts w:hint="cs"/>
          <w:rtl/>
        </w:rPr>
        <w:t>ש</w:t>
      </w:r>
      <w:r w:rsidRPr="000528DA">
        <w:rPr>
          <w:rtl/>
        </w:rPr>
        <w:t xml:space="preserve">לוקין </w:t>
      </w:r>
      <w:r w:rsidRPr="000528DA">
        <w:rPr>
          <w:rFonts w:hint="cs"/>
          <w:rtl/>
        </w:rPr>
        <w:t xml:space="preserve">או </w:t>
      </w:r>
      <w:r w:rsidRPr="000528DA">
        <w:rPr>
          <w:rtl/>
        </w:rPr>
        <w:t>מבושלי</w:t>
      </w:r>
      <w:r w:rsidR="00332D29" w:rsidRPr="000528DA">
        <w:rPr>
          <w:rFonts w:hint="cs"/>
          <w:rtl/>
        </w:rPr>
        <w:t>ן</w:t>
      </w:r>
      <w:r w:rsidRPr="000528DA">
        <w:rPr>
          <w:rFonts w:hint="cs"/>
          <w:rtl/>
        </w:rPr>
        <w:t xml:space="preserve"> </w:t>
      </w:r>
    </w:p>
    <w:p w14:paraId="6F43E855" w14:textId="6DC4B483" w:rsidR="00A24328" w:rsidRDefault="00332D29" w:rsidP="009A59D1">
      <w:pPr>
        <w:pStyle w:val="38"/>
        <w:framePr w:wrap="notBeside"/>
        <w:rPr>
          <w:rtl/>
        </w:rPr>
      </w:pPr>
      <w:r w:rsidRPr="00660D7A">
        <w:rPr>
          <w:rFonts w:hint="cs"/>
          <w:rtl/>
        </w:rPr>
        <w:t>-</w:t>
      </w:r>
      <w:r w:rsidR="005175F4" w:rsidRPr="00660D7A">
        <w:rPr>
          <w:rFonts w:hint="cs"/>
          <w:rtl/>
        </w:rPr>
        <w:t>שאני</w:t>
      </w:r>
      <w:r w:rsidR="009B14FE">
        <w:rPr>
          <w:rFonts w:hint="cs"/>
          <w:rtl/>
        </w:rPr>
        <w:t>:</w:t>
      </w:r>
    </w:p>
    <w:p w14:paraId="6E5ADA1E" w14:textId="64F39264" w:rsidR="005175F4" w:rsidRPr="000528DA" w:rsidRDefault="005175F4" w:rsidP="000528DA">
      <w:pPr>
        <w:rPr>
          <w:rtl/>
        </w:rPr>
      </w:pPr>
      <w:r w:rsidRPr="000528DA">
        <w:rPr>
          <w:rFonts w:hint="cs"/>
          <w:rtl/>
        </w:rPr>
        <w:t>שלוקין דבעי' טעם מרור</w:t>
      </w:r>
      <w:r w:rsidR="001D12D4" w:rsidRPr="000528DA">
        <w:rPr>
          <w:rFonts w:hint="cs"/>
          <w:rtl/>
        </w:rPr>
        <w:t>,</w:t>
      </w:r>
      <w:r w:rsidRPr="000528DA">
        <w:rPr>
          <w:rFonts w:hint="cs"/>
          <w:rtl/>
        </w:rPr>
        <w:t xml:space="preserve"> ו</w:t>
      </w:r>
      <w:r w:rsidR="001821B2" w:rsidRPr="000528DA">
        <w:rPr>
          <w:rFonts w:hint="cs"/>
          <w:rtl/>
        </w:rPr>
        <w:t>אין</w:t>
      </w:r>
      <w:r w:rsidR="001D12D4" w:rsidRPr="000528DA">
        <w:rPr>
          <w:rFonts w:hint="cs"/>
          <w:rtl/>
        </w:rPr>
        <w:t>.</w:t>
      </w:r>
    </w:p>
    <w:p w14:paraId="2E6EA411" w14:textId="77777777" w:rsidR="005175F4" w:rsidRPr="00E34F28" w:rsidRDefault="005175F4" w:rsidP="00EC0DC4">
      <w:pPr>
        <w:pStyle w:val="af2"/>
        <w:framePr w:wrap="around"/>
        <w:rPr>
          <w:rtl/>
        </w:rPr>
      </w:pPr>
      <w:r w:rsidRPr="009757B9">
        <w:rPr>
          <w:rtl/>
        </w:rPr>
        <w:t>לט.</w:t>
      </w:r>
    </w:p>
    <w:p w14:paraId="6598DAB1" w14:textId="77777777" w:rsidR="00F44FB1" w:rsidRPr="00E34F28" w:rsidRDefault="007F2C9D" w:rsidP="000F6DD4">
      <w:pPr>
        <w:pStyle w:val="afffffc"/>
        <w:rPr>
          <w:rtl/>
        </w:rPr>
      </w:pPr>
      <w:bookmarkStart w:id="1209" w:name="_Toc193636146"/>
      <w:bookmarkStart w:id="1210" w:name="_Toc216184755"/>
      <w:r w:rsidRPr="006D3CF8">
        <w:rPr>
          <w:rFonts w:hint="cs"/>
          <w:rtl/>
        </w:rPr>
        <w:t>זית מליח</w:t>
      </w:r>
      <w:bookmarkEnd w:id="1209"/>
      <w:bookmarkEnd w:id="1210"/>
      <w:r w:rsidRPr="006D3CF8">
        <w:rPr>
          <w:rFonts w:hint="cs"/>
          <w:rtl/>
        </w:rPr>
        <w:t xml:space="preserve"> </w:t>
      </w:r>
    </w:p>
    <w:p w14:paraId="59AF63CB" w14:textId="06352844" w:rsidR="00A24328" w:rsidRDefault="005175F4" w:rsidP="009A59D1">
      <w:pPr>
        <w:pStyle w:val="38"/>
        <w:framePr w:wrap="notBeside"/>
        <w:rPr>
          <w:rtl/>
        </w:rPr>
      </w:pPr>
      <w:r w:rsidRPr="00660D7A">
        <w:rPr>
          <w:rtl/>
        </w:rPr>
        <w:t>ר</w:t>
      </w:r>
      <w:r w:rsidRPr="00660D7A">
        <w:rPr>
          <w:rFonts w:hint="cs"/>
          <w:rtl/>
        </w:rPr>
        <w:t>י"ר לר</w:t>
      </w:r>
      <w:r w:rsidRPr="00660D7A">
        <w:rPr>
          <w:rtl/>
        </w:rPr>
        <w:t>"</w:t>
      </w:r>
      <w:r w:rsidRPr="00660D7A">
        <w:rPr>
          <w:rFonts w:hint="cs"/>
          <w:rtl/>
        </w:rPr>
        <w:t>ז</w:t>
      </w:r>
      <w:r w:rsidR="00A24328">
        <w:rPr>
          <w:rtl/>
        </w:rPr>
        <w:t>:</w:t>
      </w:r>
    </w:p>
    <w:p w14:paraId="340AB32F" w14:textId="1B34F533" w:rsidR="007A1F57" w:rsidRPr="000528DA" w:rsidRDefault="005175F4" w:rsidP="000528DA">
      <w:pPr>
        <w:rPr>
          <w:rtl/>
        </w:rPr>
      </w:pPr>
      <w:r w:rsidRPr="000528DA">
        <w:rPr>
          <w:rFonts w:hint="cs"/>
          <w:rtl/>
        </w:rPr>
        <w:t>יכול לברך אפי</w:t>
      </w:r>
      <w:r w:rsidRPr="000528DA">
        <w:rPr>
          <w:rtl/>
        </w:rPr>
        <w:t>'</w:t>
      </w:r>
      <w:r w:rsidRPr="000528DA">
        <w:rPr>
          <w:rFonts w:hint="cs"/>
          <w:rtl/>
        </w:rPr>
        <w:t xml:space="preserve"> שלוקח הגרעין דבעי' כזית בינוני ו</w:t>
      </w:r>
      <w:r w:rsidR="00B313D7" w:rsidRPr="000528DA">
        <w:rPr>
          <w:rFonts w:hint="cs"/>
          <w:rtl/>
        </w:rPr>
        <w:t>יש בו</w:t>
      </w:r>
      <w:r w:rsidR="007A1F57" w:rsidRPr="000528DA">
        <w:rPr>
          <w:rFonts w:hint="cs"/>
          <w:rtl/>
        </w:rPr>
        <w:t>,</w:t>
      </w:r>
    </w:p>
    <w:p w14:paraId="2991BBEB" w14:textId="00E53E38" w:rsidR="00A24328" w:rsidRDefault="005175F4" w:rsidP="009A59D1">
      <w:pPr>
        <w:pStyle w:val="38"/>
        <w:framePr w:wrap="notBeside"/>
        <w:rPr>
          <w:rtl/>
        </w:rPr>
      </w:pPr>
      <w:r w:rsidRPr="00660D7A">
        <w:rPr>
          <w:rtl/>
        </w:rPr>
        <w:t>ו</w:t>
      </w:r>
      <w:r w:rsidRPr="00660D7A">
        <w:rPr>
          <w:rFonts w:hint="cs"/>
          <w:rtl/>
        </w:rPr>
        <w:t>מה</w:t>
      </w:r>
      <w:r w:rsidR="009B14FE">
        <w:rPr>
          <w:rFonts w:hint="cs"/>
          <w:rtl/>
        </w:rPr>
        <w:t>:</w:t>
      </w:r>
    </w:p>
    <w:p w14:paraId="1988E7B8" w14:textId="38943A6A" w:rsidR="005175F4" w:rsidRPr="000528DA" w:rsidRDefault="005175F4" w:rsidP="000528DA">
      <w:pPr>
        <w:rPr>
          <w:rtl/>
        </w:rPr>
      </w:pPr>
      <w:r w:rsidRPr="000528DA">
        <w:rPr>
          <w:rFonts w:hint="cs"/>
          <w:rtl/>
        </w:rPr>
        <w:t>שהביאו</w:t>
      </w:r>
      <w:r w:rsidR="007A1F57" w:rsidRPr="000528DA">
        <w:rPr>
          <w:rtl/>
        </w:rPr>
        <w:t xml:space="preserve"> </w:t>
      </w:r>
      <w:r w:rsidR="007A1F57" w:rsidRPr="00E34F28">
        <w:rPr>
          <w:rStyle w:val="afffff9"/>
          <w:rtl/>
        </w:rPr>
        <w:t>לרי"ו</w:t>
      </w:r>
      <w:r w:rsidR="007A1F57" w:rsidRPr="000528DA">
        <w:rPr>
          <w:rtl/>
        </w:rPr>
        <w:t xml:space="preserve"> </w:t>
      </w:r>
      <w:r w:rsidR="00924B71" w:rsidRPr="000528DA">
        <w:rPr>
          <w:rFonts w:hint="cs"/>
          <w:rtl/>
        </w:rPr>
        <w:t xml:space="preserve">- </w:t>
      </w:r>
      <w:r w:rsidRPr="000528DA">
        <w:rPr>
          <w:rtl/>
        </w:rPr>
        <w:t>זית גדול ה</w:t>
      </w:r>
      <w:r w:rsidRPr="000528DA">
        <w:rPr>
          <w:rFonts w:hint="cs"/>
          <w:rtl/>
        </w:rPr>
        <w:t>י</w:t>
      </w:r>
      <w:r w:rsidRPr="000528DA">
        <w:rPr>
          <w:rtl/>
        </w:rPr>
        <w:t xml:space="preserve">ה, </w:t>
      </w:r>
      <w:r w:rsidR="007A1F57" w:rsidRPr="000528DA">
        <w:rPr>
          <w:rFonts w:hint="cs"/>
          <w:rtl/>
        </w:rPr>
        <w:t>דאפי'</w:t>
      </w:r>
      <w:r w:rsidRPr="000528DA">
        <w:rPr>
          <w:rtl/>
        </w:rPr>
        <w:t xml:space="preserve"> </w:t>
      </w:r>
      <w:r w:rsidRPr="000528DA">
        <w:rPr>
          <w:rFonts w:hint="cs"/>
          <w:rtl/>
        </w:rPr>
        <w:t>שנטלו לגרעין</w:t>
      </w:r>
      <w:r w:rsidRPr="000528DA">
        <w:rPr>
          <w:rtl/>
        </w:rPr>
        <w:t xml:space="preserve"> </w:t>
      </w:r>
      <w:r w:rsidRPr="000528DA">
        <w:rPr>
          <w:rFonts w:hint="cs"/>
          <w:rtl/>
        </w:rPr>
        <w:t xml:space="preserve">נשאר </w:t>
      </w:r>
      <w:r w:rsidRPr="000528DA">
        <w:rPr>
          <w:rtl/>
        </w:rPr>
        <w:t>שיעור.</w:t>
      </w:r>
    </w:p>
    <w:p w14:paraId="586484A6" w14:textId="1AD2DC31" w:rsidR="00A24328" w:rsidRDefault="007A1F57" w:rsidP="009A59D1">
      <w:pPr>
        <w:pStyle w:val="38"/>
        <w:framePr w:wrap="notBeside"/>
        <w:rPr>
          <w:rtl/>
        </w:rPr>
      </w:pPr>
      <w:r w:rsidRPr="00660D7A">
        <w:rPr>
          <w:rtl/>
        </w:rPr>
        <w:lastRenderedPageBreak/>
        <w:t>דתנן</w:t>
      </w:r>
      <w:r w:rsidR="009B14FE">
        <w:rPr>
          <w:rtl/>
        </w:rPr>
        <w:t>:</w:t>
      </w:r>
    </w:p>
    <w:p w14:paraId="342E48EC" w14:textId="56E2DDD1" w:rsidR="005175F4" w:rsidRPr="000528DA" w:rsidRDefault="007A1F57" w:rsidP="000528DA">
      <w:pPr>
        <w:rPr>
          <w:rtl/>
        </w:rPr>
      </w:pPr>
      <w:bookmarkStart w:id="1211" w:name="_Toc193636147"/>
      <w:bookmarkStart w:id="1212" w:name="_Toc216184756"/>
      <w:r w:rsidRPr="00A10336">
        <w:rPr>
          <w:rStyle w:val="30"/>
          <w:rtl/>
        </w:rPr>
        <w:t>זית שאמרו</w:t>
      </w:r>
      <w:bookmarkEnd w:id="1211"/>
      <w:bookmarkEnd w:id="1212"/>
      <w:r w:rsidRPr="00A10336">
        <w:rPr>
          <w:rStyle w:val="30"/>
          <w:rtl/>
        </w:rPr>
        <w:t xml:space="preserve"> </w:t>
      </w:r>
      <w:r w:rsidR="005175F4" w:rsidRPr="000528DA">
        <w:rPr>
          <w:rtl/>
        </w:rPr>
        <w:t xml:space="preserve">לא קטן ולא גדול אלא בינוני, וזהו </w:t>
      </w:r>
      <w:r w:rsidR="005175F4" w:rsidRPr="00A10336">
        <w:rPr>
          <w:rStyle w:val="30"/>
          <w:rtl/>
        </w:rPr>
        <w:t>אגורי</w:t>
      </w:r>
      <w:r w:rsidR="005175F4" w:rsidRPr="000528DA">
        <w:rPr>
          <w:rtl/>
        </w:rPr>
        <w:t>.</w:t>
      </w:r>
    </w:p>
    <w:p w14:paraId="48CFE0D4" w14:textId="4B4CACD8" w:rsidR="00A24328" w:rsidRDefault="005175F4" w:rsidP="009A59D1">
      <w:pPr>
        <w:pStyle w:val="38"/>
        <w:framePr w:wrap="notBeside"/>
        <w:rPr>
          <w:rtl/>
        </w:rPr>
      </w:pPr>
      <w:r w:rsidRPr="00660D7A">
        <w:rPr>
          <w:rFonts w:hint="cs"/>
          <w:rtl/>
        </w:rPr>
        <w:t>ר"א</w:t>
      </w:r>
      <w:r w:rsidR="009B14FE">
        <w:rPr>
          <w:rtl/>
        </w:rPr>
        <w:t>:</w:t>
      </w:r>
    </w:p>
    <w:p w14:paraId="4065FB01" w14:textId="0931712F" w:rsidR="00F64167" w:rsidRDefault="005175F4" w:rsidP="000528DA">
      <w:pPr>
        <w:rPr>
          <w:rtl/>
        </w:rPr>
      </w:pPr>
      <w:r w:rsidRPr="000528DA">
        <w:rPr>
          <w:rtl/>
        </w:rPr>
        <w:t xml:space="preserve">לא אגורי </w:t>
      </w:r>
      <w:r w:rsidR="007A1F57" w:rsidRPr="000528DA">
        <w:rPr>
          <w:rtl/>
        </w:rPr>
        <w:t>שמו אלא אברוטי</w:t>
      </w:r>
      <w:r w:rsidRPr="000528DA">
        <w:rPr>
          <w:rtl/>
        </w:rPr>
        <w:t>,</w:t>
      </w:r>
      <w:r w:rsidR="007F2C9D" w:rsidRPr="000528DA">
        <w:rPr>
          <w:rFonts w:hint="cs"/>
          <w:rtl/>
        </w:rPr>
        <w:t xml:space="preserve"> </w:t>
      </w:r>
      <w:r w:rsidRPr="000528DA">
        <w:rPr>
          <w:rFonts w:hint="cs"/>
          <w:rtl/>
        </w:rPr>
        <w:t>או סמרוסי</w:t>
      </w:r>
      <w:r w:rsidR="007A1F57" w:rsidRPr="000528DA">
        <w:rPr>
          <w:rtl/>
        </w:rPr>
        <w:t xml:space="preserve"> </w:t>
      </w:r>
      <w:r w:rsidR="007A1F57" w:rsidRPr="000528DA">
        <w:rPr>
          <w:rFonts w:hint="cs"/>
          <w:rtl/>
        </w:rPr>
        <w:t>-</w:t>
      </w:r>
      <w:r w:rsidRPr="000528DA">
        <w:rPr>
          <w:rtl/>
        </w:rPr>
        <w:t>ששמנו אגור בתוכו.</w:t>
      </w:r>
    </w:p>
    <w:p w14:paraId="7F551BD0" w14:textId="782F0F2C" w:rsidR="005175F4" w:rsidRPr="00E34F28" w:rsidRDefault="00683C59" w:rsidP="00F50A20">
      <w:pPr>
        <w:pStyle w:val="afffa"/>
        <w:rPr>
          <w:rtl/>
        </w:rPr>
      </w:pPr>
      <w:r>
        <w:rPr>
          <w:rFonts w:hint="cs"/>
          <w:rtl/>
        </w:rPr>
        <w:t>***</w:t>
      </w:r>
    </w:p>
    <w:p w14:paraId="5F92F087" w14:textId="3E3F8A8D" w:rsidR="00A24328" w:rsidRDefault="005175F4" w:rsidP="009A59D1">
      <w:pPr>
        <w:pStyle w:val="38"/>
        <w:framePr w:wrap="notBeside"/>
        <w:rPr>
          <w:rtl/>
        </w:rPr>
      </w:pPr>
      <w:r w:rsidRPr="00660D7A">
        <w:rPr>
          <w:rtl/>
        </w:rPr>
        <w:t>נימא כתנאי</w:t>
      </w:r>
      <w:r w:rsidR="009B14FE">
        <w:rPr>
          <w:rtl/>
        </w:rPr>
        <w:t>:</w:t>
      </w:r>
    </w:p>
    <w:p w14:paraId="7F18F212" w14:textId="69F10D2A" w:rsidR="005175F4" w:rsidRPr="000528DA" w:rsidRDefault="005175F4" w:rsidP="000528DA">
      <w:pPr>
        <w:rPr>
          <w:rtl/>
        </w:rPr>
      </w:pPr>
      <w:bookmarkStart w:id="1213" w:name="_Toc193636148"/>
      <w:bookmarkStart w:id="1214" w:name="_Toc216184757"/>
      <w:r w:rsidRPr="00A10336">
        <w:rPr>
          <w:rStyle w:val="30"/>
          <w:rFonts w:hint="cs"/>
          <w:rtl/>
        </w:rPr>
        <w:t>שני תלמידי</w:t>
      </w:r>
      <w:r w:rsidR="007A1F57" w:rsidRPr="00A10336">
        <w:rPr>
          <w:rStyle w:val="30"/>
          <w:rFonts w:hint="cs"/>
          <w:rtl/>
        </w:rPr>
        <w:t>ם</w:t>
      </w:r>
      <w:r w:rsidRPr="00A10336">
        <w:rPr>
          <w:rStyle w:val="30"/>
          <w:rFonts w:hint="cs"/>
          <w:rtl/>
        </w:rPr>
        <w:t xml:space="preserve"> שישבו לפני</w:t>
      </w:r>
      <w:bookmarkEnd w:id="1213"/>
      <w:bookmarkEnd w:id="1214"/>
      <w:r w:rsidRPr="00A10336">
        <w:rPr>
          <w:rStyle w:val="30"/>
          <w:rFonts w:hint="cs"/>
          <w:rtl/>
        </w:rPr>
        <w:t xml:space="preserve"> </w:t>
      </w:r>
      <w:r w:rsidRPr="00E34F28">
        <w:rPr>
          <w:rStyle w:val="afffff9"/>
          <w:rFonts w:hint="cs"/>
          <w:rtl/>
        </w:rPr>
        <w:t xml:space="preserve">בר קפרא </w:t>
      </w:r>
      <w:r w:rsidRPr="000528DA">
        <w:rPr>
          <w:rFonts w:ascii="Fb Fontext" w:hAnsi="Fb Fontext" w:hint="cs"/>
          <w:rtl/>
        </w:rPr>
        <w:t>ו</w:t>
      </w:r>
      <w:r w:rsidRPr="000528DA">
        <w:rPr>
          <w:rFonts w:ascii="Fb Fontext" w:hAnsi="Fb Fontext"/>
          <w:rtl/>
        </w:rPr>
        <w:t xml:space="preserve">הביאו לפניו כרוב ודורמסקין ופרגיות, נתן </w:t>
      </w:r>
      <w:r w:rsidRPr="00E34F28">
        <w:rPr>
          <w:rStyle w:val="afffff9"/>
          <w:rtl/>
        </w:rPr>
        <w:t xml:space="preserve">בר קפרא </w:t>
      </w:r>
      <w:r w:rsidRPr="000528DA">
        <w:rPr>
          <w:rFonts w:ascii="Fb Fontext" w:hAnsi="Fb Fontext"/>
          <w:rtl/>
        </w:rPr>
        <w:t>רשות לאחד מהן לברך, קפץ וברך על הפרגיות, לגלג עליו חבירו.</w:t>
      </w:r>
    </w:p>
    <w:p w14:paraId="29050B27" w14:textId="4F166BA8" w:rsidR="00A24328" w:rsidRDefault="007A1F57" w:rsidP="009A59D1">
      <w:pPr>
        <w:pStyle w:val="38"/>
        <w:framePr w:wrap="notBeside"/>
        <w:rPr>
          <w:rtl/>
        </w:rPr>
      </w:pPr>
      <w:r w:rsidRPr="00660D7A">
        <w:rPr>
          <w:rtl/>
        </w:rPr>
        <w:t>כעס בר קפרא</w:t>
      </w:r>
      <w:r w:rsidR="00A24328">
        <w:rPr>
          <w:rtl/>
        </w:rPr>
        <w:t>:</w:t>
      </w:r>
    </w:p>
    <w:p w14:paraId="7B0B91F3" w14:textId="38AEE7F2" w:rsidR="005175F4" w:rsidRPr="000528DA" w:rsidRDefault="005175F4" w:rsidP="000528DA">
      <w:pPr>
        <w:rPr>
          <w:rtl/>
        </w:rPr>
      </w:pPr>
      <w:r w:rsidRPr="000528DA">
        <w:rPr>
          <w:rtl/>
        </w:rPr>
        <w:t>לא על המברך אני כועס אלא על המלגלג</w:t>
      </w:r>
      <w:r w:rsidR="00C51371" w:rsidRPr="000528DA">
        <w:rPr>
          <w:rFonts w:hint="cs"/>
          <w:rtl/>
        </w:rPr>
        <w:t>,</w:t>
      </w:r>
      <w:r w:rsidR="00515B2B" w:rsidRPr="000528DA">
        <w:rPr>
          <w:rFonts w:hint="cs"/>
          <w:rtl/>
        </w:rPr>
        <w:t xml:space="preserve"> </w:t>
      </w:r>
      <w:r w:rsidRPr="000528DA">
        <w:rPr>
          <w:rtl/>
        </w:rPr>
        <w:t xml:space="preserve">אם חבירך </w:t>
      </w:r>
      <w:r w:rsidR="007A1F57" w:rsidRPr="000528DA">
        <w:rPr>
          <w:rtl/>
        </w:rPr>
        <w:t>דומה כמי שלא טעם טעם בשר מעולם</w:t>
      </w:r>
      <w:r w:rsidRPr="000528DA">
        <w:rPr>
          <w:rtl/>
        </w:rPr>
        <w:t xml:space="preserve"> אתה על מה לגלגת עליו?</w:t>
      </w:r>
    </w:p>
    <w:p w14:paraId="580B25E9" w14:textId="3EE84DAA" w:rsidR="00A24328" w:rsidRDefault="007A1F57" w:rsidP="009A59D1">
      <w:pPr>
        <w:pStyle w:val="38"/>
        <w:framePr w:wrap="notBeside"/>
        <w:rPr>
          <w:rtl/>
        </w:rPr>
      </w:pPr>
      <w:r w:rsidRPr="00660D7A">
        <w:rPr>
          <w:rFonts w:hint="cs"/>
          <w:rtl/>
        </w:rPr>
        <w:t>ח</w:t>
      </w:r>
      <w:r w:rsidR="005175F4" w:rsidRPr="00660D7A">
        <w:rPr>
          <w:rtl/>
        </w:rPr>
        <w:t>זר ואמר</w:t>
      </w:r>
      <w:r w:rsidR="009B14FE">
        <w:rPr>
          <w:rtl/>
        </w:rPr>
        <w:t>:</w:t>
      </w:r>
    </w:p>
    <w:p w14:paraId="24D433BF" w14:textId="4189A1A6" w:rsidR="00C51371" w:rsidRPr="000528DA" w:rsidRDefault="005175F4" w:rsidP="000528DA">
      <w:pPr>
        <w:rPr>
          <w:rtl/>
        </w:rPr>
      </w:pPr>
      <w:r w:rsidRPr="000528DA">
        <w:rPr>
          <w:rtl/>
        </w:rPr>
        <w:t>לא על המלגלג אני כועס אלא על המברך</w:t>
      </w:r>
      <w:r w:rsidR="00C51371" w:rsidRPr="000528DA">
        <w:rPr>
          <w:rFonts w:hint="cs"/>
          <w:rtl/>
        </w:rPr>
        <w:t>,</w:t>
      </w:r>
      <w:r w:rsidR="007A1F57" w:rsidRPr="000528DA">
        <w:rPr>
          <w:rFonts w:hint="cs"/>
          <w:rtl/>
        </w:rPr>
        <w:t xml:space="preserve"> </w:t>
      </w:r>
      <w:r w:rsidR="00924B71" w:rsidRPr="00E34F28">
        <w:rPr>
          <w:rStyle w:val="afffff9"/>
          <w:rFonts w:hint="cs"/>
          <w:rtl/>
        </w:rPr>
        <w:t>-</w:t>
      </w:r>
      <w:r w:rsidR="00C51371" w:rsidRPr="00E34F28">
        <w:rPr>
          <w:rStyle w:val="afffff9"/>
          <w:rtl/>
        </w:rPr>
        <w:t xml:space="preserve"> </w:t>
      </w:r>
      <w:r w:rsidR="00C51371" w:rsidRPr="000528DA">
        <w:rPr>
          <w:rtl/>
        </w:rPr>
        <w:t>אם חכמה אין כאן, זקנה אין כאן</w:t>
      </w:r>
      <w:r w:rsidR="00C51371" w:rsidRPr="000528DA">
        <w:rPr>
          <w:rFonts w:hint="cs"/>
          <w:rtl/>
        </w:rPr>
        <w:t>, שהיה לו לשאלני</w:t>
      </w:r>
      <w:r w:rsidR="006766C9" w:rsidRPr="000528DA">
        <w:rPr>
          <w:rFonts w:hint="cs"/>
          <w:rtl/>
        </w:rPr>
        <w:t>.</w:t>
      </w:r>
    </w:p>
    <w:p w14:paraId="08B10713" w14:textId="00FB571F" w:rsidR="00A24328" w:rsidRDefault="005175F4" w:rsidP="009A59D1">
      <w:pPr>
        <w:pStyle w:val="38"/>
        <w:framePr w:wrap="notBeside"/>
        <w:rPr>
          <w:rtl/>
        </w:rPr>
      </w:pPr>
      <w:r w:rsidRPr="00660D7A">
        <w:rPr>
          <w:rtl/>
        </w:rPr>
        <w:t>תנא</w:t>
      </w:r>
      <w:r w:rsidR="009B14FE">
        <w:rPr>
          <w:rtl/>
        </w:rPr>
        <w:t>:</w:t>
      </w:r>
    </w:p>
    <w:p w14:paraId="7BD1E7DF" w14:textId="3EBA35DC" w:rsidR="005175F4" w:rsidRPr="000528DA" w:rsidRDefault="005175F4" w:rsidP="000528DA">
      <w:pPr>
        <w:rPr>
          <w:rtl/>
        </w:rPr>
      </w:pPr>
      <w:r w:rsidRPr="000528DA">
        <w:rPr>
          <w:rtl/>
        </w:rPr>
        <w:t>ושניהם לא הוציאו שנתן.</w:t>
      </w:r>
    </w:p>
    <w:p w14:paraId="7F4AB808" w14:textId="2A86EC13" w:rsidR="00A24328" w:rsidRDefault="00B313D7" w:rsidP="009A59D1">
      <w:pPr>
        <w:pStyle w:val="38"/>
        <w:framePr w:wrap="notBeside"/>
        <w:rPr>
          <w:rtl/>
        </w:rPr>
      </w:pPr>
      <w:r w:rsidRPr="00660D7A">
        <w:rPr>
          <w:rFonts w:hint="cs"/>
          <w:rtl/>
        </w:rPr>
        <w:t>וחלקו</w:t>
      </w:r>
      <w:r w:rsidR="009B14FE">
        <w:rPr>
          <w:rtl/>
        </w:rPr>
        <w:t>:</w:t>
      </w:r>
    </w:p>
    <w:p w14:paraId="059CE851" w14:textId="4F15C9D2" w:rsidR="00924B71" w:rsidRPr="000528DA" w:rsidRDefault="005175F4" w:rsidP="007E4E8C">
      <w:pPr>
        <w:rPr>
          <w:rtl/>
        </w:rPr>
      </w:pPr>
      <w:bookmarkStart w:id="1215" w:name="_Toc193636149"/>
      <w:bookmarkStart w:id="1216" w:name="_Toc216184758"/>
      <w:r w:rsidRPr="00A10336">
        <w:rPr>
          <w:rStyle w:val="30"/>
          <w:rtl/>
        </w:rPr>
        <w:t>דמברך סבר</w:t>
      </w:r>
      <w:bookmarkEnd w:id="1215"/>
      <w:bookmarkEnd w:id="1216"/>
      <w:r w:rsidRPr="00E34F28">
        <w:rPr>
          <w:rStyle w:val="afffff9"/>
          <w:rtl/>
        </w:rPr>
        <w:t xml:space="preserve">: </w:t>
      </w:r>
      <w:r w:rsidRPr="000528DA">
        <w:rPr>
          <w:rtl/>
        </w:rPr>
        <w:t xml:space="preserve">שלקות ופרגיות שהכל נהיה בדברו, </w:t>
      </w:r>
      <w:r w:rsidR="007E4E8C">
        <w:rPr>
          <w:rtl/>
        </w:rPr>
        <w:ptab w:relativeTo="margin" w:alignment="right" w:leader="none"/>
      </w:r>
      <w:r w:rsidRPr="000528DA">
        <w:rPr>
          <w:rtl/>
        </w:rPr>
        <w:t xml:space="preserve">לכך </w:t>
      </w:r>
      <w:r w:rsidRPr="00A10336">
        <w:rPr>
          <w:rStyle w:val="30"/>
          <w:rtl/>
        </w:rPr>
        <w:t>חביב עדיף</w:t>
      </w:r>
      <w:r w:rsidRPr="000528DA">
        <w:rPr>
          <w:rtl/>
        </w:rPr>
        <w:t>.</w:t>
      </w:r>
      <w:r w:rsidR="007E4E8C">
        <w:rPr>
          <w:rFonts w:hint="cs"/>
          <w:rtl/>
        </w:rPr>
        <w:t xml:space="preserve"> </w:t>
      </w:r>
    </w:p>
    <w:p w14:paraId="3EB94CC6" w14:textId="02655C91" w:rsidR="005175F4" w:rsidRPr="005B28A3" w:rsidRDefault="007A1F57" w:rsidP="000528DA">
      <w:pPr>
        <w:rPr>
          <w:spacing w:val="-4"/>
          <w:rtl/>
        </w:rPr>
      </w:pPr>
      <w:bookmarkStart w:id="1217" w:name="_Toc193636150"/>
      <w:bookmarkStart w:id="1218" w:name="_Toc216184759"/>
      <w:r w:rsidRPr="005B28A3">
        <w:rPr>
          <w:rStyle w:val="30"/>
          <w:spacing w:val="-4"/>
          <w:rtl/>
        </w:rPr>
        <w:t>ומלגלג סבר</w:t>
      </w:r>
      <w:bookmarkEnd w:id="1217"/>
      <w:bookmarkEnd w:id="1218"/>
      <w:r w:rsidRPr="005B28A3">
        <w:rPr>
          <w:rStyle w:val="afffff9"/>
          <w:spacing w:val="-4"/>
          <w:rtl/>
        </w:rPr>
        <w:t xml:space="preserve">: </w:t>
      </w:r>
      <w:r w:rsidRPr="005B28A3">
        <w:rPr>
          <w:spacing w:val="-4"/>
          <w:rtl/>
        </w:rPr>
        <w:t>שלקות בפה"א, פרגיות</w:t>
      </w:r>
      <w:r w:rsidR="005175F4" w:rsidRPr="005B28A3">
        <w:rPr>
          <w:spacing w:val="-4"/>
          <w:rtl/>
        </w:rPr>
        <w:t xml:space="preserve"> שהכל נהיה בדברו, לכך </w:t>
      </w:r>
      <w:r w:rsidR="005175F4" w:rsidRPr="005B28A3">
        <w:rPr>
          <w:rStyle w:val="30"/>
          <w:spacing w:val="-4"/>
          <w:rtl/>
        </w:rPr>
        <w:t>פר</w:t>
      </w:r>
      <w:r w:rsidR="00B313D7" w:rsidRPr="005B28A3">
        <w:rPr>
          <w:rStyle w:val="30"/>
          <w:rFonts w:hint="cs"/>
          <w:spacing w:val="-4"/>
          <w:rtl/>
        </w:rPr>
        <w:t>י</w:t>
      </w:r>
      <w:r w:rsidR="005175F4" w:rsidRPr="005B28A3">
        <w:rPr>
          <w:rStyle w:val="30"/>
          <w:spacing w:val="-4"/>
          <w:rtl/>
        </w:rPr>
        <w:t xml:space="preserve"> עדיף</w:t>
      </w:r>
    </w:p>
    <w:p w14:paraId="76980A20" w14:textId="77777777" w:rsidR="00A24328" w:rsidRDefault="005175F4" w:rsidP="009A59D1">
      <w:pPr>
        <w:pStyle w:val="38"/>
        <w:framePr w:wrap="notBeside"/>
        <w:rPr>
          <w:rtl/>
        </w:rPr>
      </w:pPr>
      <w:r w:rsidRPr="00660D7A">
        <w:rPr>
          <w:rFonts w:hint="cs"/>
          <w:rtl/>
        </w:rPr>
        <w:t>ודחי</w:t>
      </w:r>
      <w:r w:rsidRPr="00660D7A">
        <w:rPr>
          <w:rtl/>
        </w:rPr>
        <w:t>'</w:t>
      </w:r>
      <w:r w:rsidRPr="00660D7A">
        <w:rPr>
          <w:rFonts w:hint="cs"/>
          <w:rtl/>
        </w:rPr>
        <w:t xml:space="preserve"> דלכו</w:t>
      </w:r>
      <w:r w:rsidRPr="00660D7A">
        <w:rPr>
          <w:rtl/>
        </w:rPr>
        <w:t>"</w:t>
      </w:r>
      <w:r w:rsidRPr="00660D7A">
        <w:rPr>
          <w:rFonts w:hint="cs"/>
          <w:rtl/>
        </w:rPr>
        <w:t>ע</w:t>
      </w:r>
      <w:r w:rsidR="00A24328">
        <w:rPr>
          <w:rtl/>
        </w:rPr>
        <w:t>:</w:t>
      </w:r>
    </w:p>
    <w:p w14:paraId="65C31E05" w14:textId="0B55D34E" w:rsidR="00B313D7" w:rsidRPr="000528DA" w:rsidRDefault="005175F4" w:rsidP="000528DA">
      <w:pPr>
        <w:rPr>
          <w:rtl/>
        </w:rPr>
      </w:pPr>
      <w:r w:rsidRPr="000528DA">
        <w:rPr>
          <w:rtl/>
        </w:rPr>
        <w:t xml:space="preserve">שלקות ופרגיות שהכל נהיה בדברו, </w:t>
      </w:r>
    </w:p>
    <w:p w14:paraId="661E13F1" w14:textId="56047CC2" w:rsidR="00A24328" w:rsidRDefault="005175F4" w:rsidP="009A59D1">
      <w:pPr>
        <w:pStyle w:val="38"/>
        <w:framePr w:wrap="notBeside"/>
        <w:rPr>
          <w:rtl/>
        </w:rPr>
      </w:pPr>
      <w:r w:rsidRPr="00660D7A">
        <w:rPr>
          <w:rtl/>
        </w:rPr>
        <w:t>ו</w:t>
      </w:r>
      <w:r w:rsidR="001821B2" w:rsidRPr="00660D7A">
        <w:rPr>
          <w:rtl/>
        </w:rPr>
        <w:t>כאן</w:t>
      </w:r>
      <w:r w:rsidRPr="00660D7A">
        <w:rPr>
          <w:rtl/>
        </w:rPr>
        <w:t xml:space="preserve"> </w:t>
      </w:r>
      <w:r w:rsidR="00B313D7" w:rsidRPr="00660D7A">
        <w:rPr>
          <w:rFonts w:hint="cs"/>
          <w:rtl/>
        </w:rPr>
        <w:t>חלקו</w:t>
      </w:r>
      <w:r w:rsidR="009B14FE">
        <w:rPr>
          <w:rFonts w:hint="cs"/>
          <w:rtl/>
        </w:rPr>
        <w:t>:</w:t>
      </w:r>
    </w:p>
    <w:p w14:paraId="09639AB5" w14:textId="41C9646A" w:rsidR="005175F4" w:rsidRPr="000528DA" w:rsidRDefault="005175F4" w:rsidP="000528DA">
      <w:pPr>
        <w:rPr>
          <w:rtl/>
        </w:rPr>
      </w:pPr>
      <w:bookmarkStart w:id="1219" w:name="_Toc193636151"/>
      <w:bookmarkStart w:id="1220" w:name="_Toc216184760"/>
      <w:r w:rsidRPr="00A10336">
        <w:rPr>
          <w:rStyle w:val="30"/>
          <w:rFonts w:hint="cs"/>
          <w:rtl/>
        </w:rPr>
        <w:t xml:space="preserve">אי חביב עדיף או כרוב עדיף </w:t>
      </w:r>
      <w:r w:rsidR="00B313D7" w:rsidRPr="00A10336">
        <w:rPr>
          <w:rStyle w:val="30"/>
          <w:rFonts w:hint="cs"/>
          <w:rtl/>
        </w:rPr>
        <w:t>שמזין</w:t>
      </w:r>
      <w:bookmarkEnd w:id="1219"/>
      <w:bookmarkEnd w:id="1220"/>
    </w:p>
    <w:p w14:paraId="31D62250" w14:textId="77777777" w:rsidR="007A1F57" w:rsidRPr="00E34F28" w:rsidRDefault="007A1F57" w:rsidP="00924B71">
      <w:pPr>
        <w:pStyle w:val="afffffc"/>
        <w:rPr>
          <w:rtl/>
        </w:rPr>
      </w:pPr>
      <w:bookmarkStart w:id="1221" w:name="_Toc193636152"/>
      <w:bookmarkStart w:id="1222" w:name="_Toc216184761"/>
      <w:r w:rsidRPr="006D3CF8">
        <w:rPr>
          <w:rFonts w:hint="cs"/>
          <w:rtl/>
        </w:rPr>
        <w:t>ראשי לפתות</w:t>
      </w:r>
      <w:bookmarkEnd w:id="1221"/>
      <w:bookmarkEnd w:id="1222"/>
      <w:r w:rsidRPr="006D3CF8">
        <w:rPr>
          <w:rFonts w:hint="cs"/>
          <w:rtl/>
        </w:rPr>
        <w:t xml:space="preserve"> </w:t>
      </w:r>
    </w:p>
    <w:p w14:paraId="7EEF1314" w14:textId="77777777" w:rsidR="00DC2C3F" w:rsidRPr="000528DA" w:rsidRDefault="005175F4" w:rsidP="000528DA">
      <w:pPr>
        <w:rPr>
          <w:rtl/>
        </w:rPr>
      </w:pPr>
      <w:r w:rsidRPr="00E34F28">
        <w:rPr>
          <w:rStyle w:val="afffff9"/>
          <w:rFonts w:hint="cs"/>
          <w:rtl/>
        </w:rPr>
        <w:t>ר</w:t>
      </w:r>
      <w:r w:rsidRPr="00E34F28">
        <w:rPr>
          <w:rStyle w:val="afffff9"/>
          <w:rtl/>
        </w:rPr>
        <w:t>"</w:t>
      </w:r>
      <w:r w:rsidRPr="00E34F28">
        <w:rPr>
          <w:rStyle w:val="afffff9"/>
          <w:rFonts w:hint="cs"/>
          <w:rtl/>
        </w:rPr>
        <w:t>ז</w:t>
      </w:r>
      <w:r w:rsidRPr="000528DA">
        <w:rPr>
          <w:rFonts w:ascii="Fb Fontext" w:hAnsi="Fb Fontext" w:hint="cs"/>
          <w:rtl/>
        </w:rPr>
        <w:t xml:space="preserve"> </w:t>
      </w:r>
      <w:r w:rsidRPr="00E34F28">
        <w:rPr>
          <w:rStyle w:val="afffff9"/>
          <w:rFonts w:hint="cs"/>
          <w:rtl/>
        </w:rPr>
        <w:t>כשישבו לפני ר</w:t>
      </w:r>
      <w:r w:rsidRPr="00E34F28">
        <w:rPr>
          <w:rStyle w:val="afffff9"/>
          <w:rtl/>
        </w:rPr>
        <w:t>"</w:t>
      </w:r>
      <w:r w:rsidRPr="00E34F28">
        <w:rPr>
          <w:rStyle w:val="afffff9"/>
          <w:rFonts w:hint="cs"/>
          <w:rtl/>
        </w:rPr>
        <w:t>ה:</w:t>
      </w:r>
      <w:r w:rsidR="007A1F57" w:rsidRPr="00E34F28">
        <w:rPr>
          <w:rStyle w:val="afffff9"/>
          <w:rtl/>
        </w:rPr>
        <w:t xml:space="preserve"> </w:t>
      </w:r>
    </w:p>
    <w:p w14:paraId="0C1A3AB2" w14:textId="3E8908D2" w:rsidR="00A24328" w:rsidRDefault="005175F4" w:rsidP="009A59D1">
      <w:pPr>
        <w:pStyle w:val="38"/>
        <w:framePr w:wrap="notBeside"/>
        <w:rPr>
          <w:rtl/>
        </w:rPr>
      </w:pPr>
      <w:r w:rsidRPr="00660D7A">
        <w:rPr>
          <w:rFonts w:hint="cs"/>
          <w:rtl/>
        </w:rPr>
        <w:t>רבא</w:t>
      </w:r>
      <w:r w:rsidR="009B14FE">
        <w:rPr>
          <w:rFonts w:hint="cs"/>
          <w:rtl/>
        </w:rPr>
        <w:t>:</w:t>
      </w:r>
    </w:p>
    <w:p w14:paraId="34BBD310" w14:textId="01E36805" w:rsidR="005175F4" w:rsidRPr="000528DA" w:rsidRDefault="005175F4" w:rsidP="000528DA">
      <w:pPr>
        <w:rPr>
          <w:rtl/>
        </w:rPr>
      </w:pPr>
      <w:bookmarkStart w:id="1223" w:name="_Toc193636153"/>
      <w:bookmarkStart w:id="1224" w:name="_Toc216184762"/>
      <w:r w:rsidRPr="00A10336">
        <w:rPr>
          <w:rStyle w:val="30"/>
          <w:rFonts w:hint="cs"/>
          <w:rtl/>
        </w:rPr>
        <w:t>חתיכות גדולות</w:t>
      </w:r>
      <w:bookmarkEnd w:id="1223"/>
      <w:bookmarkEnd w:id="1224"/>
      <w:r w:rsidRPr="000528DA">
        <w:rPr>
          <w:rFonts w:ascii="Fb Fontext" w:hAnsi="Fb Fontext" w:hint="cs"/>
          <w:rtl/>
        </w:rPr>
        <w:t xml:space="preserve"> בורא בפי האדמה, </w:t>
      </w:r>
      <w:r w:rsidRPr="00A10336">
        <w:rPr>
          <w:rStyle w:val="30"/>
          <w:rFonts w:hint="cs"/>
          <w:rtl/>
        </w:rPr>
        <w:t>קטנות</w:t>
      </w:r>
      <w:r w:rsidRPr="000528DA">
        <w:rPr>
          <w:rFonts w:ascii="Fb Fontext" w:hAnsi="Fb Fontext" w:hint="cs"/>
          <w:rtl/>
        </w:rPr>
        <w:t>- שהכל.</w:t>
      </w:r>
    </w:p>
    <w:p w14:paraId="249CDCC3" w14:textId="77777777" w:rsidR="005175F4" w:rsidRPr="000528DA" w:rsidRDefault="005175F4" w:rsidP="000528DA">
      <w:pPr>
        <w:rPr>
          <w:rtl/>
        </w:rPr>
      </w:pPr>
      <w:r w:rsidRPr="000528DA">
        <w:rPr>
          <w:rFonts w:hint="cs"/>
          <w:rtl/>
        </w:rPr>
        <w:t xml:space="preserve">וכשהגיעו </w:t>
      </w:r>
      <w:r w:rsidRPr="00E34F28">
        <w:rPr>
          <w:rStyle w:val="afffff9"/>
          <w:rFonts w:hint="cs"/>
          <w:rtl/>
        </w:rPr>
        <w:t>לר</w:t>
      </w:r>
      <w:r w:rsidRPr="00E34F28">
        <w:rPr>
          <w:rStyle w:val="afffff9"/>
          <w:rtl/>
        </w:rPr>
        <w:t>"</w:t>
      </w:r>
      <w:r w:rsidRPr="00E34F28">
        <w:rPr>
          <w:rStyle w:val="afffff9"/>
          <w:rFonts w:hint="cs"/>
          <w:rtl/>
        </w:rPr>
        <w:t>י</w:t>
      </w:r>
      <w:r w:rsidRPr="00E34F28">
        <w:rPr>
          <w:rStyle w:val="afffff9"/>
          <w:rtl/>
        </w:rPr>
        <w:t xml:space="preserve">: </w:t>
      </w:r>
      <w:r w:rsidR="00DC2C3F" w:rsidRPr="000528DA">
        <w:rPr>
          <w:rFonts w:hint="cs"/>
          <w:rtl/>
        </w:rPr>
        <w:t>שניהם</w:t>
      </w:r>
      <w:r w:rsidRPr="000528DA">
        <w:rPr>
          <w:rtl/>
        </w:rPr>
        <w:t xml:space="preserve"> </w:t>
      </w:r>
      <w:r w:rsidR="007A1F57" w:rsidRPr="000528DA">
        <w:rPr>
          <w:rtl/>
        </w:rPr>
        <w:t>בפה"א</w:t>
      </w:r>
      <w:r w:rsidRPr="000528DA">
        <w:rPr>
          <w:rtl/>
        </w:rPr>
        <w:t>, ו</w:t>
      </w:r>
      <w:r w:rsidR="007A1F57" w:rsidRPr="000528DA">
        <w:rPr>
          <w:rFonts w:hint="cs"/>
          <w:rtl/>
        </w:rPr>
        <w:t>מה ש</w:t>
      </w:r>
      <w:r w:rsidRPr="000528DA">
        <w:rPr>
          <w:rFonts w:hint="cs"/>
          <w:rtl/>
        </w:rPr>
        <w:t>חתך יותר שיומתק הטעם</w:t>
      </w:r>
    </w:p>
    <w:p w14:paraId="30CDF769" w14:textId="77777777" w:rsidR="007A1F57" w:rsidRPr="00E34F28" w:rsidRDefault="007A1F57" w:rsidP="000F6DD4">
      <w:pPr>
        <w:pStyle w:val="afffffc"/>
        <w:rPr>
          <w:rtl/>
        </w:rPr>
      </w:pPr>
      <w:bookmarkStart w:id="1225" w:name="_Toc193636154"/>
      <w:bookmarkStart w:id="1226" w:name="_Toc216184763"/>
      <w:r w:rsidRPr="006D3CF8">
        <w:rPr>
          <w:rFonts w:hint="cs"/>
          <w:rtl/>
        </w:rPr>
        <w:t>תבשיל סלק שאין בו הרבה קמח</w:t>
      </w:r>
      <w:bookmarkEnd w:id="1225"/>
      <w:bookmarkEnd w:id="1226"/>
    </w:p>
    <w:p w14:paraId="71B77DE3" w14:textId="318A4C35" w:rsidR="00A24328" w:rsidRDefault="007A1F57" w:rsidP="009A59D1">
      <w:pPr>
        <w:pStyle w:val="38"/>
        <w:framePr w:wrap="notBeside"/>
        <w:rPr>
          <w:rtl/>
        </w:rPr>
      </w:pPr>
      <w:r w:rsidRPr="00660D7A">
        <w:rPr>
          <w:rFonts w:hint="cs"/>
          <w:rtl/>
        </w:rPr>
        <w:t>ר"א</w:t>
      </w:r>
      <w:r w:rsidR="009B14FE">
        <w:rPr>
          <w:rFonts w:hint="cs"/>
          <w:rtl/>
        </w:rPr>
        <w:t>:</w:t>
      </w:r>
    </w:p>
    <w:p w14:paraId="6899576D" w14:textId="4ACB3B87" w:rsidR="005175F4" w:rsidRPr="000528DA" w:rsidRDefault="007A1F57" w:rsidP="000528DA">
      <w:pPr>
        <w:rPr>
          <w:rtl/>
        </w:rPr>
      </w:pPr>
      <w:r w:rsidRPr="00E34F28">
        <w:rPr>
          <w:rStyle w:val="afffff9"/>
          <w:rFonts w:hint="cs"/>
          <w:rtl/>
        </w:rPr>
        <w:t>כשהיה</w:t>
      </w:r>
      <w:r w:rsidR="005175F4" w:rsidRPr="00E34F28">
        <w:rPr>
          <w:rStyle w:val="afffff9"/>
          <w:rFonts w:hint="cs"/>
          <w:rtl/>
        </w:rPr>
        <w:t xml:space="preserve"> אצל ר'כ</w:t>
      </w:r>
      <w:r w:rsidR="005175F4" w:rsidRPr="00E34F28">
        <w:rPr>
          <w:rStyle w:val="afffff9"/>
          <w:rtl/>
        </w:rPr>
        <w:t>:</w:t>
      </w:r>
      <w:r w:rsidRPr="00E34F28">
        <w:rPr>
          <w:rStyle w:val="afffff9"/>
          <w:rFonts w:hint="cs"/>
          <w:rtl/>
        </w:rPr>
        <w:t xml:space="preserve"> </w:t>
      </w:r>
      <w:r w:rsidRPr="000528DA">
        <w:rPr>
          <w:rtl/>
        </w:rPr>
        <w:t>בפה"א</w:t>
      </w:r>
      <w:r w:rsidR="005175F4" w:rsidRPr="000528DA">
        <w:rPr>
          <w:rtl/>
        </w:rPr>
        <w:t xml:space="preserve">, </w:t>
      </w:r>
      <w:r w:rsidR="005175F4" w:rsidRPr="00A10336">
        <w:rPr>
          <w:rStyle w:val="30"/>
          <w:rFonts w:hint="cs"/>
          <w:rtl/>
        </w:rPr>
        <w:t>ושמרבים בו קמח</w:t>
      </w:r>
      <w:r w:rsidR="005175F4" w:rsidRPr="000528DA">
        <w:rPr>
          <w:rFonts w:hint="cs"/>
          <w:rtl/>
        </w:rPr>
        <w:t xml:space="preserve"> </w:t>
      </w:r>
      <w:r w:rsidRPr="000528DA">
        <w:rPr>
          <w:rtl/>
        </w:rPr>
        <w:t>–</w:t>
      </w:r>
      <w:r w:rsidR="005175F4" w:rsidRPr="000528DA">
        <w:rPr>
          <w:rtl/>
        </w:rPr>
        <w:t xml:space="preserve"> ב</w:t>
      </w:r>
      <w:r w:rsidRPr="000528DA">
        <w:rPr>
          <w:rFonts w:hint="cs"/>
          <w:rtl/>
        </w:rPr>
        <w:t>מ</w:t>
      </w:r>
      <w:r w:rsidR="00AE16FF" w:rsidRPr="000528DA">
        <w:rPr>
          <w:rtl/>
        </w:rPr>
        <w:t>"</w:t>
      </w:r>
      <w:r w:rsidRPr="000528DA">
        <w:rPr>
          <w:rFonts w:hint="cs"/>
          <w:rtl/>
        </w:rPr>
        <w:t>מ</w:t>
      </w:r>
      <w:r w:rsidR="005175F4" w:rsidRPr="000528DA">
        <w:rPr>
          <w:rtl/>
        </w:rPr>
        <w:t>.</w:t>
      </w:r>
      <w:r w:rsidRPr="00A10336">
        <w:rPr>
          <w:rStyle w:val="30"/>
          <w:rFonts w:hint="cs"/>
          <w:rtl/>
        </w:rPr>
        <w:t xml:space="preserve"> </w:t>
      </w:r>
      <w:r w:rsidR="005175F4" w:rsidRPr="000528DA">
        <w:rPr>
          <w:rFonts w:hint="cs"/>
          <w:rtl/>
        </w:rPr>
        <w:t>ואח</w:t>
      </w:r>
      <w:r w:rsidR="005175F4" w:rsidRPr="000528DA">
        <w:rPr>
          <w:rtl/>
        </w:rPr>
        <w:t>"</w:t>
      </w:r>
      <w:r w:rsidR="005175F4" w:rsidRPr="000528DA">
        <w:rPr>
          <w:rFonts w:hint="cs"/>
          <w:rtl/>
        </w:rPr>
        <w:t>כ אמר דשניהם בפה</w:t>
      </w:r>
      <w:r w:rsidR="005175F4" w:rsidRPr="000528DA">
        <w:rPr>
          <w:rtl/>
        </w:rPr>
        <w:t>"</w:t>
      </w:r>
      <w:r w:rsidR="005175F4" w:rsidRPr="000528DA">
        <w:rPr>
          <w:rFonts w:hint="cs"/>
          <w:rtl/>
        </w:rPr>
        <w:t xml:space="preserve">א ומה שמרבים בו קמח </w:t>
      </w:r>
      <w:r w:rsidRPr="000528DA">
        <w:rPr>
          <w:rFonts w:hint="cs"/>
          <w:rtl/>
        </w:rPr>
        <w:t>רק לדבק,</w:t>
      </w:r>
    </w:p>
    <w:p w14:paraId="5DBBDA18" w14:textId="77777777" w:rsidR="007A1F57" w:rsidRPr="00E34F28" w:rsidRDefault="007A1F57" w:rsidP="000F6DD4">
      <w:pPr>
        <w:pStyle w:val="afffffc"/>
        <w:rPr>
          <w:rtl/>
        </w:rPr>
      </w:pPr>
      <w:bookmarkStart w:id="1227" w:name="_Toc193636155"/>
      <w:bookmarkStart w:id="1228" w:name="_Toc216184764"/>
      <w:r w:rsidRPr="006D3CF8">
        <w:rPr>
          <w:rFonts w:hint="cs"/>
          <w:rtl/>
        </w:rPr>
        <w:t>תבשיל תרדין</w:t>
      </w:r>
      <w:bookmarkEnd w:id="1227"/>
      <w:bookmarkEnd w:id="1228"/>
      <w:r w:rsidRPr="006D3CF8">
        <w:rPr>
          <w:rFonts w:hint="cs"/>
          <w:rtl/>
        </w:rPr>
        <w:t xml:space="preserve"> </w:t>
      </w:r>
    </w:p>
    <w:p w14:paraId="74E5DC37" w14:textId="49920446" w:rsidR="00A24328" w:rsidRDefault="005175F4" w:rsidP="009A59D1">
      <w:pPr>
        <w:pStyle w:val="38"/>
        <w:framePr w:wrap="notBeside"/>
        <w:rPr>
          <w:rtl/>
        </w:rPr>
      </w:pPr>
      <w:r w:rsidRPr="00660D7A">
        <w:rPr>
          <w:rtl/>
        </w:rPr>
        <w:t>ר</w:t>
      </w:r>
      <w:r w:rsidRPr="00660D7A">
        <w:rPr>
          <w:rFonts w:hint="cs"/>
          <w:rtl/>
        </w:rPr>
        <w:t>"ח</w:t>
      </w:r>
      <w:r w:rsidR="009B14FE">
        <w:rPr>
          <w:rtl/>
        </w:rPr>
        <w:t>:</w:t>
      </w:r>
    </w:p>
    <w:p w14:paraId="0AAAC155" w14:textId="2765511F" w:rsidR="005175F4" w:rsidRPr="000528DA" w:rsidRDefault="005175F4" w:rsidP="000528DA">
      <w:pPr>
        <w:rPr>
          <w:rtl/>
        </w:rPr>
      </w:pPr>
      <w:r w:rsidRPr="000528DA">
        <w:rPr>
          <w:rtl/>
        </w:rPr>
        <w:t xml:space="preserve">יפה ללב וטוב לעינים, </w:t>
      </w:r>
      <w:r w:rsidR="006766C9" w:rsidRPr="000528DA">
        <w:rPr>
          <w:rFonts w:hint="cs"/>
          <w:rtl/>
        </w:rPr>
        <w:t>וכ"ש</w:t>
      </w:r>
      <w:r w:rsidRPr="000528DA">
        <w:rPr>
          <w:rtl/>
        </w:rPr>
        <w:t xml:space="preserve"> לבני מעים.</w:t>
      </w:r>
      <w:r w:rsidR="007A1F57" w:rsidRPr="00A10336">
        <w:rPr>
          <w:rStyle w:val="30"/>
          <w:rFonts w:hint="cs"/>
          <w:rtl/>
        </w:rPr>
        <w:t xml:space="preserve"> </w:t>
      </w:r>
      <w:r w:rsidRPr="00E34F28">
        <w:rPr>
          <w:rStyle w:val="afffff9"/>
          <w:rtl/>
        </w:rPr>
        <w:t xml:space="preserve">אביי: </w:t>
      </w:r>
      <w:r w:rsidRPr="000528DA">
        <w:rPr>
          <w:rtl/>
        </w:rPr>
        <w:t>והוא ד</w:t>
      </w:r>
      <w:r w:rsidRPr="000528DA">
        <w:rPr>
          <w:rFonts w:hint="cs"/>
          <w:rtl/>
        </w:rPr>
        <w:t>יושב על מקום השפיתה ונרתח הרבה ששומעים תו</w:t>
      </w:r>
      <w:r w:rsidRPr="000528DA">
        <w:rPr>
          <w:rtl/>
        </w:rPr>
        <w:t>ך תוך.</w:t>
      </w:r>
    </w:p>
    <w:p w14:paraId="53C7A1F6" w14:textId="77777777" w:rsidR="007A1F57" w:rsidRPr="000528DA" w:rsidRDefault="007A1F57" w:rsidP="000528DA">
      <w:pPr>
        <w:rPr>
          <w:rtl/>
        </w:rPr>
      </w:pPr>
      <w:bookmarkStart w:id="1229" w:name="_Toc193636156"/>
      <w:bookmarkStart w:id="1230" w:name="_Toc216184765"/>
      <w:r w:rsidRPr="00724E73">
        <w:rPr>
          <w:rStyle w:val="afffffd"/>
          <w:rFonts w:hint="cs"/>
          <w:rtl/>
        </w:rPr>
        <w:t>מי סלק ולפת ו</w:t>
      </w:r>
      <w:r w:rsidR="006766C9" w:rsidRPr="00724E73">
        <w:rPr>
          <w:rStyle w:val="afffffd"/>
          <w:rFonts w:hint="cs"/>
          <w:rtl/>
        </w:rPr>
        <w:t>כו'</w:t>
      </w:r>
      <w:bookmarkEnd w:id="1229"/>
      <w:bookmarkEnd w:id="1230"/>
      <w:r w:rsidR="006766C9" w:rsidRPr="00724E73">
        <w:rPr>
          <w:rStyle w:val="afffffd"/>
          <w:rFonts w:hint="cs"/>
          <w:rtl/>
        </w:rPr>
        <w:t xml:space="preserve"> </w:t>
      </w:r>
      <w:r w:rsidR="006766C9" w:rsidRPr="00A10336">
        <w:rPr>
          <w:rStyle w:val="30"/>
          <w:rFonts w:hint="cs"/>
          <w:rtl/>
        </w:rPr>
        <w:t xml:space="preserve">- </w:t>
      </w:r>
      <w:r w:rsidRPr="00A10336">
        <w:rPr>
          <w:rStyle w:val="30"/>
          <w:rFonts w:hint="cs"/>
          <w:rtl/>
        </w:rPr>
        <w:t xml:space="preserve"> </w:t>
      </w:r>
      <w:r w:rsidR="006766C9" w:rsidRPr="00E34F28">
        <w:rPr>
          <w:rStyle w:val="afffff9"/>
          <w:rFonts w:hint="cs"/>
          <w:rtl/>
        </w:rPr>
        <w:t>ר"פ</w:t>
      </w:r>
      <w:r w:rsidR="006766C9" w:rsidRPr="00A10336">
        <w:rPr>
          <w:rStyle w:val="30"/>
          <w:rFonts w:hint="cs"/>
          <w:rtl/>
        </w:rPr>
        <w:t xml:space="preserve"> </w:t>
      </w:r>
      <w:r w:rsidR="006766C9" w:rsidRPr="000528DA">
        <w:rPr>
          <w:rFonts w:hint="cs"/>
          <w:rtl/>
        </w:rPr>
        <w:t>כשלקות.</w:t>
      </w:r>
    </w:p>
    <w:p w14:paraId="2C9D2A2B" w14:textId="77777777" w:rsidR="004D0C9F" w:rsidRPr="00E34F28" w:rsidRDefault="005175F4" w:rsidP="00682BF2">
      <w:pPr>
        <w:pStyle w:val="afffff5"/>
        <w:rPr>
          <w:rtl/>
        </w:rPr>
      </w:pPr>
      <w:bookmarkStart w:id="1231" w:name="_Toc193636157"/>
      <w:bookmarkStart w:id="1232" w:name="_Toc216184766"/>
      <w:r w:rsidRPr="006D3CF8">
        <w:rPr>
          <w:rStyle w:val="afffffd"/>
          <w:b w:val="0"/>
          <w:rtl/>
        </w:rPr>
        <w:t>מי</w:t>
      </w:r>
      <w:r w:rsidR="007A1F57" w:rsidRPr="006D3CF8">
        <w:rPr>
          <w:rStyle w:val="afffffd"/>
          <w:b w:val="0"/>
          <w:rtl/>
        </w:rPr>
        <w:t xml:space="preserve"> ש</w:t>
      </w:r>
      <w:r w:rsidRPr="006D3CF8">
        <w:rPr>
          <w:rStyle w:val="afffffd"/>
          <w:b w:val="0"/>
          <w:rtl/>
        </w:rPr>
        <w:t>בת</w:t>
      </w:r>
      <w:bookmarkEnd w:id="1231"/>
      <w:bookmarkEnd w:id="1232"/>
      <w:r w:rsidRPr="006D3CF8">
        <w:rPr>
          <w:rStyle w:val="afffffd"/>
          <w:b w:val="0"/>
          <w:rtl/>
        </w:rPr>
        <w:t xml:space="preserve"> </w:t>
      </w:r>
      <w:r w:rsidR="006766C9">
        <w:rPr>
          <w:rFonts w:hint="cs"/>
          <w:rtl/>
        </w:rPr>
        <w:t xml:space="preserve"> -צמח</w:t>
      </w:r>
    </w:p>
    <w:p w14:paraId="24677842" w14:textId="140BEB08" w:rsidR="005175F4" w:rsidRPr="00470C2A" w:rsidRDefault="006766C9" w:rsidP="000528DA">
      <w:pPr>
        <w:rPr>
          <w:spacing w:val="-2"/>
          <w:rtl/>
        </w:rPr>
      </w:pPr>
      <w:r w:rsidRPr="00470C2A">
        <w:rPr>
          <w:rStyle w:val="afffff9"/>
          <w:rFonts w:hint="cs"/>
          <w:spacing w:val="-2"/>
          <w:rtl/>
        </w:rPr>
        <w:lastRenderedPageBreak/>
        <w:t xml:space="preserve">אי </w:t>
      </w:r>
      <w:r w:rsidR="005175F4" w:rsidRPr="00470C2A">
        <w:rPr>
          <w:spacing w:val="-2"/>
          <w:rtl/>
        </w:rPr>
        <w:t>למת</w:t>
      </w:r>
      <w:r w:rsidR="007A1F57" w:rsidRPr="00470C2A">
        <w:rPr>
          <w:spacing w:val="-2"/>
          <w:rtl/>
        </w:rPr>
        <w:t>ק</w:t>
      </w:r>
      <w:r w:rsidR="007A1F57" w:rsidRPr="00470C2A">
        <w:rPr>
          <w:rFonts w:hint="cs"/>
          <w:spacing w:val="-2"/>
          <w:rtl/>
        </w:rPr>
        <w:t xml:space="preserve"> הטעם </w:t>
      </w:r>
      <w:r w:rsidR="007A1F57" w:rsidRPr="00470C2A">
        <w:rPr>
          <w:rStyle w:val="afffff9"/>
          <w:rFonts w:hint="cs"/>
          <w:spacing w:val="-2"/>
          <w:rtl/>
        </w:rPr>
        <w:t>או</w:t>
      </w:r>
      <w:r w:rsidR="007A1F57" w:rsidRPr="00470C2A">
        <w:rPr>
          <w:rFonts w:hint="cs"/>
          <w:spacing w:val="-2"/>
          <w:rtl/>
        </w:rPr>
        <w:t xml:space="preserve"> להעביר הזוהמא</w:t>
      </w:r>
      <w:r w:rsidR="00291D7F" w:rsidRPr="00470C2A">
        <w:rPr>
          <w:rFonts w:hint="cs"/>
          <w:spacing w:val="-2"/>
          <w:rtl/>
        </w:rPr>
        <w:t xml:space="preserve"> </w:t>
      </w:r>
      <w:r w:rsidR="007A1F57" w:rsidRPr="00470C2A">
        <w:rPr>
          <w:rStyle w:val="afffff9"/>
          <w:rFonts w:hint="cs"/>
          <w:spacing w:val="-2"/>
          <w:rtl/>
        </w:rPr>
        <w:t>ר</w:t>
      </w:r>
      <w:r w:rsidR="00AE16FF" w:rsidRPr="00470C2A">
        <w:rPr>
          <w:rStyle w:val="afffff9"/>
          <w:spacing w:val="-2"/>
          <w:rtl/>
        </w:rPr>
        <w:t>"</w:t>
      </w:r>
      <w:r w:rsidR="007A1F57" w:rsidRPr="00470C2A">
        <w:rPr>
          <w:rStyle w:val="afffff9"/>
          <w:rFonts w:hint="cs"/>
          <w:spacing w:val="-2"/>
          <w:rtl/>
        </w:rPr>
        <w:t xml:space="preserve">פ: </w:t>
      </w:r>
      <w:r w:rsidR="005175F4" w:rsidRPr="00470C2A">
        <w:rPr>
          <w:spacing w:val="-2"/>
          <w:rtl/>
        </w:rPr>
        <w:t>השבת משנתנה טעם בקדירה אין בה משום תרומה ואינה מטמאה</w:t>
      </w:r>
      <w:r w:rsidRPr="00470C2A">
        <w:rPr>
          <w:rFonts w:hint="cs"/>
          <w:spacing w:val="-2"/>
          <w:rtl/>
        </w:rPr>
        <w:t xml:space="preserve"> </w:t>
      </w:r>
      <w:r w:rsidR="005175F4" w:rsidRPr="00470C2A">
        <w:rPr>
          <w:spacing w:val="-2"/>
          <w:rtl/>
        </w:rPr>
        <w:t>אוכלים</w:t>
      </w:r>
      <w:r w:rsidR="005175F4" w:rsidRPr="00470C2A">
        <w:rPr>
          <w:rFonts w:hint="cs"/>
          <w:spacing w:val="-2"/>
          <w:rtl/>
        </w:rPr>
        <w:t xml:space="preserve">- </w:t>
      </w:r>
      <w:r w:rsidR="005175F4" w:rsidRPr="00470C2A">
        <w:rPr>
          <w:rStyle w:val="30"/>
          <w:rFonts w:hint="cs"/>
          <w:spacing w:val="-2"/>
          <w:rtl/>
        </w:rPr>
        <w:t>ש</w:t>
      </w:r>
      <w:r w:rsidR="005175F4" w:rsidRPr="00470C2A">
        <w:rPr>
          <w:rStyle w:val="30"/>
          <w:spacing w:val="-2"/>
          <w:rtl/>
        </w:rPr>
        <w:t>"</w:t>
      </w:r>
      <w:r w:rsidR="007A1F57" w:rsidRPr="00470C2A">
        <w:rPr>
          <w:rStyle w:val="30"/>
          <w:rFonts w:hint="cs"/>
          <w:spacing w:val="-2"/>
          <w:rtl/>
        </w:rPr>
        <w:t>מ למתק</w:t>
      </w:r>
      <w:r w:rsidR="005175F4" w:rsidRPr="00470C2A">
        <w:rPr>
          <w:rFonts w:hint="cs"/>
          <w:spacing w:val="-2"/>
          <w:rtl/>
        </w:rPr>
        <w:t xml:space="preserve"> </w:t>
      </w:r>
      <w:r w:rsidR="00924B71" w:rsidRPr="00470C2A">
        <w:rPr>
          <w:rFonts w:hint="cs"/>
          <w:spacing w:val="-2"/>
          <w:rtl/>
        </w:rPr>
        <w:t>עשויים</w:t>
      </w:r>
      <w:r w:rsidR="007A1F57" w:rsidRPr="00470C2A">
        <w:rPr>
          <w:rFonts w:hint="cs"/>
          <w:spacing w:val="-2"/>
          <w:rtl/>
        </w:rPr>
        <w:t>.</w:t>
      </w:r>
    </w:p>
    <w:p w14:paraId="4FC5AD77" w14:textId="77777777" w:rsidR="00476899" w:rsidRPr="00E34F28" w:rsidRDefault="005175F4" w:rsidP="00924B71">
      <w:pPr>
        <w:pStyle w:val="afffffc"/>
        <w:rPr>
          <w:rtl/>
        </w:rPr>
      </w:pPr>
      <w:bookmarkStart w:id="1233" w:name="_Toc193636158"/>
      <w:bookmarkStart w:id="1234" w:name="_Toc216184767"/>
      <w:r w:rsidRPr="006D3CF8">
        <w:rPr>
          <w:rtl/>
        </w:rPr>
        <w:t>פת צנומה בקערה</w:t>
      </w:r>
      <w:bookmarkEnd w:id="1233"/>
      <w:bookmarkEnd w:id="1234"/>
      <w:r w:rsidRPr="006D3CF8">
        <w:rPr>
          <w:rtl/>
        </w:rPr>
        <w:t xml:space="preserve"> </w:t>
      </w:r>
    </w:p>
    <w:p w14:paraId="34C06E9E" w14:textId="76CFBF54" w:rsidR="00A24328" w:rsidRDefault="007A1F57" w:rsidP="009A59D1">
      <w:pPr>
        <w:pStyle w:val="38"/>
        <w:framePr w:wrap="notBeside"/>
        <w:rPr>
          <w:rtl/>
        </w:rPr>
      </w:pPr>
      <w:r w:rsidRPr="00660D7A">
        <w:rPr>
          <w:rFonts w:hint="cs"/>
          <w:rtl/>
        </w:rPr>
        <w:t>רחב"א</w:t>
      </w:r>
      <w:r w:rsidR="009B14FE">
        <w:rPr>
          <w:rFonts w:hint="cs"/>
          <w:rtl/>
        </w:rPr>
        <w:t>:</w:t>
      </w:r>
    </w:p>
    <w:p w14:paraId="6D9C8585" w14:textId="313E0E89" w:rsidR="006766C9" w:rsidRPr="000528DA" w:rsidRDefault="005175F4" w:rsidP="000528DA">
      <w:pPr>
        <w:rPr>
          <w:rtl/>
        </w:rPr>
      </w:pPr>
      <w:r w:rsidRPr="000528DA">
        <w:rPr>
          <w:rFonts w:ascii="Fb Fontext" w:hAnsi="Fb Fontext"/>
          <w:rtl/>
        </w:rPr>
        <w:t xml:space="preserve">מברכין </w:t>
      </w:r>
      <w:r w:rsidRPr="00A10336">
        <w:rPr>
          <w:rStyle w:val="30"/>
          <w:rtl/>
        </w:rPr>
        <w:t>המוציא</w:t>
      </w:r>
      <w:r w:rsidRPr="000528DA">
        <w:rPr>
          <w:rFonts w:ascii="Fb Fontext" w:hAnsi="Fb Fontext"/>
          <w:rtl/>
        </w:rPr>
        <w:t>.</w:t>
      </w:r>
      <w:r w:rsidRPr="000528DA">
        <w:rPr>
          <w:rFonts w:ascii="Fb Fontext" w:hAnsi="Fb Fontext" w:hint="cs"/>
          <w:rtl/>
        </w:rPr>
        <w:t xml:space="preserve"> ו</w:t>
      </w:r>
      <w:r w:rsidR="00DC2C3F" w:rsidRPr="000528DA">
        <w:rPr>
          <w:rFonts w:ascii="Fb Fontext" w:hAnsi="Fb Fontext" w:hint="cs"/>
          <w:rtl/>
        </w:rPr>
        <w:t>חלק</w:t>
      </w:r>
      <w:r w:rsidRPr="000528DA">
        <w:rPr>
          <w:rFonts w:ascii="Fb Fontext" w:hAnsi="Fb Fontext" w:hint="cs"/>
          <w:rtl/>
        </w:rPr>
        <w:t xml:space="preserve"> </w:t>
      </w:r>
      <w:r w:rsidR="006766C9" w:rsidRPr="00E34F28">
        <w:rPr>
          <w:rStyle w:val="afffff9"/>
          <w:rFonts w:hint="cs"/>
          <w:rtl/>
        </w:rPr>
        <w:t>א</w:t>
      </w:r>
      <w:r w:rsidRPr="00E34F28">
        <w:rPr>
          <w:rStyle w:val="afffff9"/>
          <w:rFonts w:hint="cs"/>
          <w:rtl/>
        </w:rPr>
        <w:t>ר</w:t>
      </w:r>
      <w:r w:rsidRPr="00E34F28">
        <w:rPr>
          <w:rStyle w:val="afffff9"/>
          <w:rtl/>
        </w:rPr>
        <w:t>"</w:t>
      </w:r>
      <w:r w:rsidRPr="00E34F28">
        <w:rPr>
          <w:rStyle w:val="afffff9"/>
          <w:rFonts w:hint="cs"/>
          <w:rtl/>
        </w:rPr>
        <w:t xml:space="preserve">ח: </w:t>
      </w:r>
      <w:r w:rsidRPr="000528DA">
        <w:rPr>
          <w:rFonts w:ascii="Fb Fontext" w:hAnsi="Fb Fontext" w:hint="cs"/>
          <w:rtl/>
        </w:rPr>
        <w:t>ד</w:t>
      </w:r>
      <w:r w:rsidRPr="000528DA">
        <w:rPr>
          <w:rFonts w:ascii="Fb Fontext" w:hAnsi="Fb Fontext"/>
          <w:rtl/>
        </w:rPr>
        <w:t>צריך שתכלה ברכה עם הפת.</w:t>
      </w:r>
    </w:p>
    <w:p w14:paraId="71A2FF7A" w14:textId="69E09034" w:rsidR="00A24328" w:rsidRDefault="005175F4" w:rsidP="009A59D1">
      <w:pPr>
        <w:pStyle w:val="38"/>
        <w:framePr w:wrap="notBeside"/>
        <w:rPr>
          <w:rtl/>
        </w:rPr>
      </w:pPr>
      <w:r w:rsidRPr="00660D7A">
        <w:rPr>
          <w:rtl/>
        </w:rPr>
        <w:t>רבא</w:t>
      </w:r>
      <w:r w:rsidR="009B14FE">
        <w:rPr>
          <w:rtl/>
        </w:rPr>
        <w:t>:</w:t>
      </w:r>
    </w:p>
    <w:p w14:paraId="28BB309C" w14:textId="55607CDD" w:rsidR="005175F4" w:rsidRPr="000528DA" w:rsidRDefault="005175F4" w:rsidP="000528DA">
      <w:pPr>
        <w:rPr>
          <w:rtl/>
        </w:rPr>
      </w:pPr>
      <w:r w:rsidRPr="000528DA">
        <w:rPr>
          <w:rFonts w:hint="cs"/>
          <w:rtl/>
        </w:rPr>
        <w:t>דגם בפת אפרוסה גמרה לברכה אלא</w:t>
      </w:r>
      <w:r w:rsidRPr="00E34F28">
        <w:rPr>
          <w:rStyle w:val="afffff9"/>
          <w:rtl/>
        </w:rPr>
        <w:t xml:space="preserve">: </w:t>
      </w:r>
      <w:r w:rsidRPr="000528DA">
        <w:rPr>
          <w:rtl/>
        </w:rPr>
        <w:t>מברך ואח</w:t>
      </w:r>
      <w:r w:rsidR="00476899" w:rsidRPr="000528DA">
        <w:rPr>
          <w:rFonts w:hint="cs"/>
          <w:rtl/>
        </w:rPr>
        <w:t>"כ</w:t>
      </w:r>
      <w:r w:rsidRPr="000528DA">
        <w:rPr>
          <w:rtl/>
        </w:rPr>
        <w:t xml:space="preserve"> בוצע.</w:t>
      </w:r>
    </w:p>
    <w:p w14:paraId="30449CBA" w14:textId="77777777" w:rsidR="005175F4" w:rsidRPr="000528DA" w:rsidRDefault="005175F4" w:rsidP="000528DA">
      <w:pPr>
        <w:rPr>
          <w:rtl/>
        </w:rPr>
      </w:pPr>
      <w:r w:rsidRPr="000528DA">
        <w:rPr>
          <w:rtl/>
        </w:rPr>
        <w:t>נהרדעי</w:t>
      </w:r>
      <w:r w:rsidR="00476899" w:rsidRPr="000528DA">
        <w:rPr>
          <w:rFonts w:hint="cs"/>
          <w:rtl/>
        </w:rPr>
        <w:t xml:space="preserve"> עשו </w:t>
      </w:r>
      <w:r w:rsidR="00476899" w:rsidRPr="00E34F28">
        <w:rPr>
          <w:rStyle w:val="afffff9"/>
          <w:rFonts w:hint="cs"/>
          <w:rtl/>
        </w:rPr>
        <w:t>כר</w:t>
      </w:r>
      <w:r w:rsidR="00AE16FF" w:rsidRPr="00E34F28">
        <w:rPr>
          <w:rStyle w:val="afffff9"/>
          <w:rtl/>
        </w:rPr>
        <w:t>"</w:t>
      </w:r>
      <w:r w:rsidR="00476899" w:rsidRPr="00E34F28">
        <w:rPr>
          <w:rStyle w:val="afffff9"/>
          <w:rFonts w:hint="cs"/>
          <w:rtl/>
        </w:rPr>
        <w:t>ח</w:t>
      </w:r>
      <w:r w:rsidRPr="000528DA">
        <w:rPr>
          <w:rtl/>
        </w:rPr>
        <w:t xml:space="preserve">, ורבנן </w:t>
      </w:r>
      <w:r w:rsidRPr="00E34F28">
        <w:rPr>
          <w:rStyle w:val="afffff9"/>
          <w:rtl/>
        </w:rPr>
        <w:t>כרבא</w:t>
      </w:r>
      <w:r w:rsidRPr="000528DA">
        <w:rPr>
          <w:rtl/>
        </w:rPr>
        <w:t>.</w:t>
      </w:r>
    </w:p>
    <w:p w14:paraId="533D4D0F" w14:textId="77777777" w:rsidR="005175F4" w:rsidRPr="000528DA" w:rsidRDefault="005175F4" w:rsidP="000528DA">
      <w:pPr>
        <w:rPr>
          <w:rtl/>
        </w:rPr>
      </w:pPr>
      <w:r w:rsidRPr="00E34F28">
        <w:rPr>
          <w:rStyle w:val="afffff9"/>
          <w:rtl/>
        </w:rPr>
        <w:t>רבינ</w:t>
      </w:r>
      <w:r w:rsidR="006766C9" w:rsidRPr="00E34F28">
        <w:rPr>
          <w:rStyle w:val="afffff9"/>
          <w:rFonts w:hint="cs"/>
          <w:rtl/>
        </w:rPr>
        <w:t>א מאמו: דאבי</w:t>
      </w:r>
      <w:r w:rsidR="00F349B6" w:rsidRPr="00E34F28">
        <w:rPr>
          <w:rStyle w:val="afffff9"/>
          <w:rFonts w:hint="cs"/>
          <w:rtl/>
        </w:rPr>
        <w:t>י</w:t>
      </w:r>
      <w:r w:rsidRPr="00E34F28">
        <w:rPr>
          <w:rStyle w:val="afffff9"/>
          <w:rtl/>
        </w:rPr>
        <w:t xml:space="preserve"> ע</w:t>
      </w:r>
      <w:r w:rsidR="00515B2B" w:rsidRPr="00E34F28">
        <w:rPr>
          <w:rStyle w:val="afffff9"/>
          <w:rFonts w:hint="cs"/>
          <w:rtl/>
        </w:rPr>
        <w:t>שה</w:t>
      </w:r>
      <w:r w:rsidRPr="000528DA">
        <w:rPr>
          <w:rtl/>
        </w:rPr>
        <w:t xml:space="preserve"> </w:t>
      </w:r>
      <w:r w:rsidRPr="00E34F28">
        <w:rPr>
          <w:rStyle w:val="afffff9"/>
          <w:rtl/>
        </w:rPr>
        <w:t>כר</w:t>
      </w:r>
      <w:r w:rsidRPr="00E34F28">
        <w:rPr>
          <w:rStyle w:val="afffff9"/>
          <w:rFonts w:hint="cs"/>
          <w:rtl/>
        </w:rPr>
        <w:t>"ח</w:t>
      </w:r>
      <w:r w:rsidRPr="00E34F28">
        <w:rPr>
          <w:rStyle w:val="afffff9"/>
          <w:rtl/>
        </w:rPr>
        <w:t xml:space="preserve">: </w:t>
      </w:r>
      <w:r w:rsidRPr="000528DA">
        <w:rPr>
          <w:rtl/>
        </w:rPr>
        <w:t>שתכלה ברכה עם הפת,</w:t>
      </w:r>
    </w:p>
    <w:p w14:paraId="3BDA42DA" w14:textId="3A8B8C97" w:rsidR="005175F4" w:rsidRPr="000528DA" w:rsidRDefault="005175F4" w:rsidP="000528DA">
      <w:pPr>
        <w:rPr>
          <w:rtl/>
        </w:rPr>
      </w:pPr>
      <w:r w:rsidRPr="00E34F28">
        <w:rPr>
          <w:rStyle w:val="afffff9"/>
          <w:rtl/>
        </w:rPr>
        <w:t>ורבנן</w:t>
      </w:r>
      <w:r w:rsidRPr="000528DA">
        <w:rPr>
          <w:rtl/>
        </w:rPr>
        <w:t xml:space="preserve"> ע</w:t>
      </w:r>
      <w:r w:rsidR="00515B2B" w:rsidRPr="000528DA">
        <w:rPr>
          <w:rFonts w:hint="cs"/>
          <w:rtl/>
        </w:rPr>
        <w:t xml:space="preserve">שו </w:t>
      </w:r>
      <w:r w:rsidRPr="00A10336">
        <w:rPr>
          <w:rStyle w:val="30"/>
          <w:rtl/>
        </w:rPr>
        <w:t>כרבא</w:t>
      </w:r>
      <w:r w:rsidRPr="00A10336">
        <w:rPr>
          <w:rStyle w:val="30"/>
          <w:rFonts w:hint="cs"/>
          <w:rtl/>
        </w:rPr>
        <w:t xml:space="preserve"> </w:t>
      </w:r>
      <w:r w:rsidRPr="00A10336">
        <w:rPr>
          <w:rStyle w:val="30"/>
          <w:rtl/>
        </w:rPr>
        <w:t>ו</w:t>
      </w:r>
      <w:r w:rsidR="00515B2B" w:rsidRPr="00A10336">
        <w:rPr>
          <w:rStyle w:val="30"/>
          <w:rFonts w:hint="cs"/>
          <w:rtl/>
        </w:rPr>
        <w:t xml:space="preserve">כן </w:t>
      </w:r>
      <w:r w:rsidRPr="00A10336">
        <w:rPr>
          <w:rStyle w:val="30"/>
          <w:rtl/>
        </w:rPr>
        <w:t>הלכ</w:t>
      </w:r>
      <w:r w:rsidR="00515B2B" w:rsidRPr="00A10336">
        <w:rPr>
          <w:rStyle w:val="30"/>
          <w:rFonts w:hint="cs"/>
          <w:rtl/>
        </w:rPr>
        <w:t>ה</w:t>
      </w:r>
      <w:r w:rsidRPr="00E34F28">
        <w:rPr>
          <w:rStyle w:val="afffff9"/>
          <w:rtl/>
        </w:rPr>
        <w:t xml:space="preserve">: </w:t>
      </w:r>
      <w:r w:rsidRPr="00A10336">
        <w:rPr>
          <w:rStyle w:val="30"/>
          <w:rFonts w:hint="cs"/>
          <w:rtl/>
        </w:rPr>
        <w:t>ד</w:t>
      </w:r>
      <w:r w:rsidRPr="00A10336">
        <w:rPr>
          <w:rStyle w:val="30"/>
          <w:rtl/>
        </w:rPr>
        <w:t>מברך ו</w:t>
      </w:r>
      <w:r w:rsidR="002271CB" w:rsidRPr="00A10336">
        <w:rPr>
          <w:rStyle w:val="30"/>
          <w:rtl/>
        </w:rPr>
        <w:t>אח"כ</w:t>
      </w:r>
      <w:r w:rsidRPr="00A10336">
        <w:rPr>
          <w:rStyle w:val="30"/>
          <w:rtl/>
        </w:rPr>
        <w:t xml:space="preserve"> בוצע.</w:t>
      </w:r>
    </w:p>
    <w:p w14:paraId="3F436CC1" w14:textId="77777777" w:rsidR="005175F4" w:rsidRPr="00E34F28" w:rsidRDefault="005175F4" w:rsidP="00EC0DC4">
      <w:pPr>
        <w:pStyle w:val="af2"/>
        <w:framePr w:wrap="around"/>
        <w:rPr>
          <w:rtl/>
        </w:rPr>
      </w:pPr>
      <w:r w:rsidRPr="009757B9">
        <w:rPr>
          <w:rtl/>
        </w:rPr>
        <w:t>לט:</w:t>
      </w:r>
    </w:p>
    <w:p w14:paraId="18AFED80" w14:textId="77777777" w:rsidR="005175F4" w:rsidRPr="00E34F28" w:rsidRDefault="005175F4" w:rsidP="000F6DD4">
      <w:pPr>
        <w:pStyle w:val="afffffc"/>
        <w:rPr>
          <w:rtl/>
        </w:rPr>
      </w:pPr>
      <w:bookmarkStart w:id="1235" w:name="_Toc193636159"/>
      <w:bookmarkStart w:id="1236" w:name="_Toc216184768"/>
      <w:r w:rsidRPr="006D3CF8">
        <w:rPr>
          <w:rtl/>
        </w:rPr>
        <w:t>הביאו לפניהם פתיתין ושלמין.</w:t>
      </w:r>
      <w:bookmarkEnd w:id="1235"/>
      <w:bookmarkEnd w:id="1236"/>
    </w:p>
    <w:p w14:paraId="67B0C4C7" w14:textId="61253320" w:rsidR="00A24328" w:rsidRDefault="005175F4" w:rsidP="009A59D1">
      <w:pPr>
        <w:pStyle w:val="38"/>
        <w:framePr w:wrap="notBeside"/>
        <w:rPr>
          <w:rtl/>
        </w:rPr>
      </w:pPr>
      <w:r w:rsidRPr="00660D7A">
        <w:rPr>
          <w:rFonts w:hint="cs"/>
          <w:rtl/>
        </w:rPr>
        <w:t>ר"ה</w:t>
      </w:r>
      <w:r w:rsidR="009B14FE">
        <w:rPr>
          <w:rtl/>
        </w:rPr>
        <w:t>:</w:t>
      </w:r>
    </w:p>
    <w:p w14:paraId="3037029F" w14:textId="152FD951" w:rsidR="00476899" w:rsidRPr="000528DA" w:rsidRDefault="005175F4" w:rsidP="000528DA">
      <w:pPr>
        <w:rPr>
          <w:rtl/>
        </w:rPr>
      </w:pPr>
      <w:r w:rsidRPr="000528DA">
        <w:rPr>
          <w:rtl/>
        </w:rPr>
        <w:t>מברך על הפתיתין ופוטר</w:t>
      </w:r>
      <w:r w:rsidR="00476899" w:rsidRPr="000528DA">
        <w:rPr>
          <w:rFonts w:hint="cs"/>
          <w:rtl/>
        </w:rPr>
        <w:t xml:space="preserve"> </w:t>
      </w:r>
      <w:r w:rsidR="00476899" w:rsidRPr="000528DA">
        <w:rPr>
          <w:rtl/>
        </w:rPr>
        <w:t>השלמי</w:t>
      </w:r>
      <w:r w:rsidR="00476899" w:rsidRPr="000528DA">
        <w:rPr>
          <w:rFonts w:hint="cs"/>
          <w:rtl/>
        </w:rPr>
        <w:t>ן</w:t>
      </w:r>
    </w:p>
    <w:p w14:paraId="761F63F1" w14:textId="5AFB2AB8" w:rsidR="00A24328" w:rsidRDefault="005175F4" w:rsidP="009A59D1">
      <w:pPr>
        <w:pStyle w:val="38"/>
        <w:framePr w:wrap="notBeside"/>
        <w:rPr>
          <w:rtl/>
        </w:rPr>
      </w:pPr>
      <w:r w:rsidRPr="00660D7A">
        <w:rPr>
          <w:rtl/>
        </w:rPr>
        <w:t>ו</w:t>
      </w:r>
      <w:r w:rsidRPr="00660D7A">
        <w:rPr>
          <w:rFonts w:hint="cs"/>
          <w:rtl/>
        </w:rPr>
        <w:t>ל</w:t>
      </w:r>
      <w:r w:rsidRPr="00660D7A">
        <w:rPr>
          <w:rtl/>
        </w:rPr>
        <w:t>רי"ו</w:t>
      </w:r>
      <w:r w:rsidR="009B14FE">
        <w:rPr>
          <w:rtl/>
        </w:rPr>
        <w:t>:</w:t>
      </w:r>
    </w:p>
    <w:p w14:paraId="496C4D4D" w14:textId="0379E3A8" w:rsidR="005175F4" w:rsidRPr="000528DA" w:rsidRDefault="005175F4" w:rsidP="000528DA">
      <w:pPr>
        <w:rPr>
          <w:rtl/>
        </w:rPr>
      </w:pPr>
      <w:r w:rsidRPr="000528DA">
        <w:rPr>
          <w:rtl/>
        </w:rPr>
        <w:t>שלמה מצוה מן המובחר,</w:t>
      </w:r>
    </w:p>
    <w:p w14:paraId="5ADE5E02" w14:textId="77777777" w:rsidR="00476899" w:rsidRPr="00E34F28" w:rsidRDefault="005175F4" w:rsidP="000F6DD4">
      <w:pPr>
        <w:pStyle w:val="afffffc"/>
        <w:rPr>
          <w:rtl/>
        </w:rPr>
      </w:pPr>
      <w:bookmarkStart w:id="1237" w:name="_Toc193636160"/>
      <w:bookmarkStart w:id="1238" w:name="_Toc216184769"/>
      <w:r w:rsidRPr="006D3CF8">
        <w:rPr>
          <w:rtl/>
        </w:rPr>
        <w:t>פרוס</w:t>
      </w:r>
      <w:r w:rsidR="00476899" w:rsidRPr="006D3CF8">
        <w:rPr>
          <w:rFonts w:hint="cs"/>
          <w:rtl/>
        </w:rPr>
        <w:t>ת</w:t>
      </w:r>
      <w:r w:rsidRPr="006D3CF8">
        <w:rPr>
          <w:rtl/>
        </w:rPr>
        <w:t xml:space="preserve"> חטין ושלמה שעורין</w:t>
      </w:r>
      <w:bookmarkEnd w:id="1237"/>
      <w:bookmarkEnd w:id="1238"/>
    </w:p>
    <w:p w14:paraId="0DB1E5CC" w14:textId="5E1252E1" w:rsidR="00A24328" w:rsidRDefault="005175F4" w:rsidP="009A59D1">
      <w:pPr>
        <w:pStyle w:val="38"/>
        <w:framePr w:wrap="notBeside"/>
        <w:rPr>
          <w:rtl/>
        </w:rPr>
      </w:pPr>
      <w:r w:rsidRPr="00660D7A">
        <w:rPr>
          <w:rFonts w:hint="cs"/>
          <w:rtl/>
        </w:rPr>
        <w:t>לכו"ע</w:t>
      </w:r>
      <w:r w:rsidR="009B14FE">
        <w:rPr>
          <w:rtl/>
        </w:rPr>
        <w:t>:</w:t>
      </w:r>
    </w:p>
    <w:p w14:paraId="1FC9672B" w14:textId="2D4A126F" w:rsidR="005175F4" w:rsidRPr="000528DA" w:rsidRDefault="005175F4" w:rsidP="000528DA">
      <w:pPr>
        <w:rPr>
          <w:rtl/>
        </w:rPr>
      </w:pPr>
      <w:r w:rsidRPr="000528DA">
        <w:rPr>
          <w:rFonts w:ascii="Fb Fontext" w:hAnsi="Fb Fontext"/>
          <w:sz w:val="20"/>
          <w:rtl/>
        </w:rPr>
        <w:t>מברך על הפרוסה של חטין ופוטר השלמה של שעורין.</w:t>
      </w:r>
    </w:p>
    <w:p w14:paraId="59ABB515" w14:textId="5B8340AE" w:rsidR="00A24328" w:rsidRDefault="005175F4" w:rsidP="009A59D1">
      <w:pPr>
        <w:pStyle w:val="38"/>
        <w:framePr w:wrap="notBeside"/>
        <w:rPr>
          <w:rtl/>
        </w:rPr>
      </w:pPr>
      <w:r w:rsidRPr="00660D7A">
        <w:rPr>
          <w:rtl/>
        </w:rPr>
        <w:t>כתנאי</w:t>
      </w:r>
      <w:r w:rsidR="009B14FE">
        <w:rPr>
          <w:rtl/>
        </w:rPr>
        <w:t>.</w:t>
      </w:r>
    </w:p>
    <w:p w14:paraId="493C8EE8" w14:textId="7CC982CC" w:rsidR="005175F4" w:rsidRPr="00E34F28" w:rsidRDefault="005175F4" w:rsidP="00924B71">
      <w:pPr>
        <w:pStyle w:val="afffff5"/>
        <w:rPr>
          <w:rtl/>
        </w:rPr>
      </w:pPr>
      <w:bookmarkStart w:id="1239" w:name="_Toc193636161"/>
      <w:bookmarkStart w:id="1240" w:name="_Toc216184770"/>
      <w:r w:rsidRPr="00A10336">
        <w:rPr>
          <w:rStyle w:val="30"/>
          <w:rtl/>
        </w:rPr>
        <w:t>תורמין</w:t>
      </w:r>
      <w:bookmarkEnd w:id="1239"/>
      <w:bookmarkEnd w:id="1240"/>
      <w:r w:rsidRPr="00FE3D07">
        <w:rPr>
          <w:rtl/>
        </w:rPr>
        <w:t xml:space="preserve"> </w:t>
      </w:r>
      <w:r w:rsidR="006766C9" w:rsidRPr="00E34F28">
        <w:rPr>
          <w:rStyle w:val="afffff9"/>
          <w:rFonts w:hint="cs"/>
          <w:rtl/>
        </w:rPr>
        <w:t>ל</w:t>
      </w:r>
      <w:r w:rsidR="00476899" w:rsidRPr="00E34F28">
        <w:rPr>
          <w:rStyle w:val="afffff9"/>
          <w:rFonts w:hint="cs"/>
          <w:rtl/>
        </w:rPr>
        <w:t>ת</w:t>
      </w:r>
      <w:r w:rsidR="00AE16FF" w:rsidRPr="00E34F28">
        <w:rPr>
          <w:rStyle w:val="afffff9"/>
          <w:rtl/>
        </w:rPr>
        <w:t>"</w:t>
      </w:r>
      <w:r w:rsidR="00476899" w:rsidRPr="00E34F28">
        <w:rPr>
          <w:rStyle w:val="afffff9"/>
          <w:rFonts w:hint="cs"/>
          <w:rtl/>
        </w:rPr>
        <w:t xml:space="preserve">ק: </w:t>
      </w:r>
      <w:r w:rsidR="00476899" w:rsidRPr="00FE3D07">
        <w:rPr>
          <w:rFonts w:ascii="Fb Fontext" w:hAnsi="Fb Fontext"/>
          <w:rtl/>
        </w:rPr>
        <w:t xml:space="preserve">בצל קטן שלם </w:t>
      </w:r>
      <w:r w:rsidR="00476899" w:rsidRPr="00F95182">
        <w:rPr>
          <w:rFonts w:hint="cs"/>
          <w:rtl/>
        </w:rPr>
        <w:t>ולא</w:t>
      </w:r>
      <w:r w:rsidRPr="00F95182">
        <w:rPr>
          <w:rtl/>
        </w:rPr>
        <w:t xml:space="preserve"> חצי בצל גדול.</w:t>
      </w:r>
      <w:r w:rsidR="00476899" w:rsidRPr="00F95182">
        <w:rPr>
          <w:rFonts w:hint="cs"/>
          <w:rtl/>
        </w:rPr>
        <w:t xml:space="preserve"> </w:t>
      </w:r>
      <w:r w:rsidRPr="00E34F28">
        <w:rPr>
          <w:rStyle w:val="afffff9"/>
          <w:rFonts w:hint="cs"/>
          <w:rtl/>
        </w:rPr>
        <w:t>ו</w:t>
      </w:r>
      <w:r w:rsidR="00476899" w:rsidRPr="00E34F28">
        <w:rPr>
          <w:rStyle w:val="afffff9"/>
          <w:rFonts w:hint="cs"/>
          <w:rtl/>
        </w:rPr>
        <w:t>ל</w:t>
      </w:r>
      <w:r w:rsidRPr="00E34F28">
        <w:rPr>
          <w:rStyle w:val="afffff9"/>
          <w:rtl/>
        </w:rPr>
        <w:t xml:space="preserve">ר"י: </w:t>
      </w:r>
      <w:r w:rsidRPr="006766C9">
        <w:rPr>
          <w:rtl/>
        </w:rPr>
        <w:t>חצי בצל גדול.</w:t>
      </w:r>
    </w:p>
    <w:p w14:paraId="33433A6A" w14:textId="77777777" w:rsidR="00242FFD" w:rsidRPr="000528DA" w:rsidRDefault="005175F4" w:rsidP="000528DA">
      <w:pPr>
        <w:rPr>
          <w:rtl/>
        </w:rPr>
      </w:pPr>
      <w:bookmarkStart w:id="1241" w:name="_Toc193636162"/>
      <w:bookmarkStart w:id="1242" w:name="_Toc216184771"/>
      <w:r w:rsidRPr="00A10336">
        <w:rPr>
          <w:rStyle w:val="30"/>
          <w:rFonts w:hint="cs"/>
          <w:rtl/>
        </w:rPr>
        <w:t>ב</w:t>
      </w:r>
      <w:r w:rsidR="00476899" w:rsidRPr="00A10336">
        <w:rPr>
          <w:rStyle w:val="30"/>
          <w:rFonts w:hint="cs"/>
          <w:rtl/>
        </w:rPr>
        <w:t>יש</w:t>
      </w:r>
      <w:r w:rsidRPr="00A10336">
        <w:rPr>
          <w:rStyle w:val="30"/>
          <w:rFonts w:hint="cs"/>
          <w:rtl/>
        </w:rPr>
        <w:t xml:space="preserve"> </w:t>
      </w:r>
      <w:r w:rsidRPr="00A10336">
        <w:rPr>
          <w:rStyle w:val="30"/>
          <w:rtl/>
        </w:rPr>
        <w:t>כהן</w:t>
      </w:r>
      <w:bookmarkEnd w:id="1241"/>
      <w:bookmarkEnd w:id="1242"/>
      <w:r w:rsidRPr="000528DA">
        <w:rPr>
          <w:rtl/>
        </w:rPr>
        <w:t xml:space="preserve"> </w:t>
      </w:r>
      <w:r w:rsidRPr="00E34F28">
        <w:rPr>
          <w:rStyle w:val="afffff9"/>
          <w:rFonts w:hint="cs"/>
          <w:rtl/>
        </w:rPr>
        <w:t>לכו</w:t>
      </w:r>
      <w:r w:rsidRPr="00E34F28">
        <w:rPr>
          <w:rStyle w:val="afffff9"/>
          <w:rtl/>
        </w:rPr>
        <w:t>"</w:t>
      </w:r>
      <w:r w:rsidRPr="00E34F28">
        <w:rPr>
          <w:rStyle w:val="afffff9"/>
          <w:rFonts w:hint="cs"/>
          <w:rtl/>
        </w:rPr>
        <w:t>ע</w:t>
      </w:r>
      <w:r w:rsidRPr="000528DA">
        <w:rPr>
          <w:rFonts w:hint="cs"/>
          <w:rtl/>
        </w:rPr>
        <w:t xml:space="preserve"> </w:t>
      </w:r>
      <w:r w:rsidRPr="000528DA">
        <w:rPr>
          <w:rtl/>
        </w:rPr>
        <w:t>חשוב עדיף,</w:t>
      </w:r>
      <w:r w:rsidR="00291D7F" w:rsidRPr="000528DA">
        <w:rPr>
          <w:rtl/>
        </w:rPr>
        <w:t xml:space="preserve"> </w:t>
      </w:r>
    </w:p>
    <w:p w14:paraId="3524D012" w14:textId="77777777" w:rsidR="00476899" w:rsidRPr="000528DA" w:rsidRDefault="005175F4" w:rsidP="000528DA">
      <w:pPr>
        <w:rPr>
          <w:rtl/>
        </w:rPr>
      </w:pPr>
      <w:bookmarkStart w:id="1243" w:name="_Toc193636163"/>
      <w:bookmarkStart w:id="1244" w:name="_Toc216184772"/>
      <w:r w:rsidRPr="00A10336">
        <w:rPr>
          <w:rStyle w:val="30"/>
          <w:rFonts w:hint="cs"/>
          <w:rtl/>
        </w:rPr>
        <w:t>ב</w:t>
      </w:r>
      <w:r w:rsidR="00476899" w:rsidRPr="00A10336">
        <w:rPr>
          <w:rStyle w:val="30"/>
          <w:rFonts w:hint="cs"/>
          <w:rtl/>
        </w:rPr>
        <w:t>שאין כהן</w:t>
      </w:r>
      <w:bookmarkEnd w:id="1243"/>
      <w:bookmarkEnd w:id="1244"/>
      <w:r w:rsidR="00476899" w:rsidRPr="00A10336">
        <w:rPr>
          <w:rStyle w:val="30"/>
          <w:rFonts w:hint="cs"/>
          <w:rtl/>
        </w:rPr>
        <w:t xml:space="preserve"> </w:t>
      </w:r>
      <w:r w:rsidR="00A72708" w:rsidRPr="00E34F28">
        <w:rPr>
          <w:rStyle w:val="afffff9"/>
          <w:rFonts w:hint="cs"/>
          <w:rtl/>
        </w:rPr>
        <w:t>חלקו</w:t>
      </w:r>
      <w:r w:rsidR="00476899" w:rsidRPr="000528DA">
        <w:rPr>
          <w:rFonts w:hint="cs"/>
          <w:rtl/>
        </w:rPr>
        <w:t xml:space="preserve"> </w:t>
      </w:r>
      <w:r w:rsidR="00476899" w:rsidRPr="00E34F28">
        <w:rPr>
          <w:rStyle w:val="afffff9"/>
          <w:rFonts w:hint="cs"/>
          <w:rtl/>
        </w:rPr>
        <w:t>אי</w:t>
      </w:r>
      <w:r w:rsidR="00476899" w:rsidRPr="000528DA">
        <w:rPr>
          <w:rFonts w:hint="cs"/>
          <w:rtl/>
        </w:rPr>
        <w:t xml:space="preserve"> חשוב </w:t>
      </w:r>
      <w:r w:rsidR="00476899" w:rsidRPr="00E34F28">
        <w:rPr>
          <w:rStyle w:val="afffff9"/>
          <w:rFonts w:hint="cs"/>
          <w:rtl/>
        </w:rPr>
        <w:t xml:space="preserve">או </w:t>
      </w:r>
      <w:r w:rsidR="00476899" w:rsidRPr="000528DA">
        <w:rPr>
          <w:rFonts w:hint="cs"/>
          <w:rtl/>
        </w:rPr>
        <w:t>שלם עדיף.</w:t>
      </w:r>
    </w:p>
    <w:p w14:paraId="604F1B07" w14:textId="77777777" w:rsidR="00242FFD" w:rsidRPr="000528DA" w:rsidRDefault="005175F4" w:rsidP="000528DA">
      <w:pPr>
        <w:rPr>
          <w:rtl/>
        </w:rPr>
      </w:pPr>
      <w:r w:rsidRPr="000528DA">
        <w:rPr>
          <w:rtl/>
        </w:rPr>
        <w:t>דתנן</w:t>
      </w:r>
      <w:r w:rsidRPr="00E34F28">
        <w:rPr>
          <w:rStyle w:val="afffff9"/>
          <w:rtl/>
        </w:rPr>
        <w:t xml:space="preserve">: </w:t>
      </w:r>
      <w:r w:rsidRPr="000528DA">
        <w:rPr>
          <w:rFonts w:hint="cs"/>
          <w:rtl/>
        </w:rPr>
        <w:t>ד</w:t>
      </w:r>
      <w:r w:rsidR="00476899" w:rsidRPr="000528DA">
        <w:rPr>
          <w:rtl/>
        </w:rPr>
        <w:t xml:space="preserve">כל מקום שיש כהן </w:t>
      </w:r>
      <w:r w:rsidRPr="000528DA">
        <w:rPr>
          <w:rtl/>
        </w:rPr>
        <w:t xml:space="preserve">תורם מן היפה, </w:t>
      </w:r>
    </w:p>
    <w:p w14:paraId="55CCC93D" w14:textId="77777777" w:rsidR="005175F4" w:rsidRPr="000528DA" w:rsidRDefault="005175F4" w:rsidP="000528DA">
      <w:pPr>
        <w:rPr>
          <w:rtl/>
        </w:rPr>
      </w:pPr>
      <w:bookmarkStart w:id="1245" w:name="_Toc193636164"/>
      <w:bookmarkStart w:id="1246" w:name="_Toc216184773"/>
      <w:r w:rsidRPr="00A10336">
        <w:rPr>
          <w:rStyle w:val="30"/>
          <w:rtl/>
        </w:rPr>
        <w:t>ו</w:t>
      </w:r>
      <w:r w:rsidRPr="00A10336">
        <w:rPr>
          <w:rStyle w:val="30"/>
          <w:rFonts w:hint="cs"/>
          <w:rtl/>
        </w:rPr>
        <w:t>ב</w:t>
      </w:r>
      <w:r w:rsidR="00476899" w:rsidRPr="00A10336">
        <w:rPr>
          <w:rStyle w:val="30"/>
          <w:rtl/>
        </w:rPr>
        <w:t>שאין כהן</w:t>
      </w:r>
      <w:bookmarkEnd w:id="1245"/>
      <w:bookmarkEnd w:id="1246"/>
      <w:r w:rsidRPr="00A10336">
        <w:rPr>
          <w:rStyle w:val="30"/>
          <w:rtl/>
        </w:rPr>
        <w:t xml:space="preserve"> </w:t>
      </w:r>
      <w:r w:rsidRPr="000528DA">
        <w:rPr>
          <w:rtl/>
        </w:rPr>
        <w:t>תורם מהמתקיים,</w:t>
      </w:r>
      <w:r w:rsidR="00291D7F" w:rsidRPr="000528DA">
        <w:rPr>
          <w:rFonts w:hint="cs"/>
          <w:rtl/>
        </w:rPr>
        <w:t xml:space="preserve"> </w:t>
      </w:r>
      <w:r w:rsidRPr="00E34F28">
        <w:rPr>
          <w:rStyle w:val="afffff9"/>
          <w:rFonts w:hint="cs"/>
          <w:rtl/>
        </w:rPr>
        <w:t>ול</w:t>
      </w:r>
      <w:r w:rsidRPr="00E34F28">
        <w:rPr>
          <w:rStyle w:val="afffff9"/>
          <w:rtl/>
        </w:rPr>
        <w:t xml:space="preserve">ר"י: </w:t>
      </w:r>
      <w:r w:rsidRPr="000528DA">
        <w:rPr>
          <w:rtl/>
        </w:rPr>
        <w:t>אין תורם אלא מן היפה.</w:t>
      </w:r>
    </w:p>
    <w:p w14:paraId="49DB2A55" w14:textId="2B8487B7" w:rsidR="00A24328" w:rsidRDefault="005175F4" w:rsidP="009A59D1">
      <w:pPr>
        <w:pStyle w:val="38"/>
        <w:framePr w:wrap="notBeside"/>
        <w:rPr>
          <w:rtl/>
        </w:rPr>
      </w:pPr>
      <w:r w:rsidRPr="00660D7A">
        <w:rPr>
          <w:rtl/>
        </w:rPr>
        <w:t>ר</w:t>
      </w:r>
      <w:r w:rsidRPr="00660D7A">
        <w:rPr>
          <w:rFonts w:hint="cs"/>
          <w:rtl/>
        </w:rPr>
        <w:t>נב"י</w:t>
      </w:r>
      <w:r w:rsidR="009B14FE">
        <w:rPr>
          <w:rtl/>
        </w:rPr>
        <w:t>:</w:t>
      </w:r>
    </w:p>
    <w:p w14:paraId="3A79EDD8" w14:textId="472DF9F6" w:rsidR="005175F4" w:rsidRPr="005B28A3" w:rsidRDefault="005175F4" w:rsidP="000528DA">
      <w:pPr>
        <w:rPr>
          <w:spacing w:val="-2"/>
          <w:rtl/>
        </w:rPr>
      </w:pPr>
      <w:r w:rsidRPr="005B28A3">
        <w:rPr>
          <w:spacing w:val="-2"/>
          <w:rtl/>
        </w:rPr>
        <w:t xml:space="preserve">וירא שמים </w:t>
      </w:r>
      <w:r w:rsidRPr="005B28A3">
        <w:rPr>
          <w:rStyle w:val="afffff9"/>
          <w:rFonts w:hint="cs"/>
          <w:spacing w:val="-2"/>
          <w:rtl/>
        </w:rPr>
        <w:t>מ</w:t>
      </w:r>
      <w:r w:rsidR="00242FFD" w:rsidRPr="005B28A3">
        <w:rPr>
          <w:rStyle w:val="afffff9"/>
          <w:rFonts w:hint="cs"/>
          <w:spacing w:val="-2"/>
          <w:rtl/>
        </w:rPr>
        <w:t>ב"ר,</w:t>
      </w:r>
      <w:r w:rsidRPr="005B28A3">
        <w:rPr>
          <w:rFonts w:hint="cs"/>
          <w:spacing w:val="-2"/>
          <w:rtl/>
        </w:rPr>
        <w:t xml:space="preserve"> </w:t>
      </w:r>
      <w:r w:rsidRPr="005B28A3">
        <w:rPr>
          <w:spacing w:val="-2"/>
          <w:rtl/>
        </w:rPr>
        <w:t xml:space="preserve">יוצא ידי שניהן, </w:t>
      </w:r>
      <w:r w:rsidR="00242FFD" w:rsidRPr="005B28A3">
        <w:rPr>
          <w:rFonts w:hint="cs"/>
          <w:spacing w:val="-2"/>
          <w:rtl/>
        </w:rPr>
        <w:t>שה</w:t>
      </w:r>
      <w:r w:rsidRPr="005B28A3">
        <w:rPr>
          <w:spacing w:val="-2"/>
          <w:rtl/>
        </w:rPr>
        <w:t>ניח פרוסה בתוך השלמה ובוצע.</w:t>
      </w:r>
    </w:p>
    <w:p w14:paraId="62380C38" w14:textId="2B28B2E2" w:rsidR="00A24328" w:rsidRDefault="005175F4" w:rsidP="009A59D1">
      <w:pPr>
        <w:pStyle w:val="38"/>
        <w:framePr w:wrap="notBeside"/>
        <w:rPr>
          <w:rtl/>
        </w:rPr>
      </w:pPr>
      <w:r w:rsidRPr="00660D7A">
        <w:rPr>
          <w:rtl/>
        </w:rPr>
        <w:t>תני קמיה דר</w:t>
      </w:r>
      <w:r w:rsidRPr="00660D7A">
        <w:rPr>
          <w:rFonts w:hint="cs"/>
          <w:rtl/>
        </w:rPr>
        <w:t>נב"י</w:t>
      </w:r>
      <w:r w:rsidR="009B14FE">
        <w:rPr>
          <w:rtl/>
        </w:rPr>
        <w:t>:</w:t>
      </w:r>
    </w:p>
    <w:p w14:paraId="5570DF27" w14:textId="77F3E228" w:rsidR="00CC648B" w:rsidRPr="000528DA" w:rsidRDefault="005175F4" w:rsidP="000528DA">
      <w:pPr>
        <w:rPr>
          <w:rtl/>
        </w:rPr>
      </w:pPr>
      <w:r w:rsidRPr="000528DA">
        <w:rPr>
          <w:rtl/>
        </w:rPr>
        <w:t>מניח הפרוסה בתוך השלמה ובוצע ומברך.</w:t>
      </w:r>
      <w:r w:rsidR="00476899" w:rsidRPr="000528DA">
        <w:rPr>
          <w:rFonts w:hint="cs"/>
          <w:rtl/>
        </w:rPr>
        <w:t xml:space="preserve"> </w:t>
      </w:r>
      <w:r w:rsidRPr="00E34F28">
        <w:rPr>
          <w:rStyle w:val="afffff9"/>
          <w:rtl/>
        </w:rPr>
        <w:t xml:space="preserve">א"ל: </w:t>
      </w:r>
      <w:r w:rsidRPr="000528DA">
        <w:rPr>
          <w:rtl/>
        </w:rPr>
        <w:t xml:space="preserve">מה שמך? </w:t>
      </w:r>
      <w:r w:rsidRPr="00E34F28">
        <w:rPr>
          <w:rStyle w:val="afffff9"/>
          <w:rtl/>
        </w:rPr>
        <w:t xml:space="preserve">א"ל: </w:t>
      </w:r>
      <w:r w:rsidRPr="000528DA">
        <w:rPr>
          <w:rtl/>
        </w:rPr>
        <w:t>שלמן.</w:t>
      </w:r>
      <w:r w:rsidRPr="000528DA">
        <w:rPr>
          <w:rFonts w:hint="cs"/>
          <w:rtl/>
        </w:rPr>
        <w:t xml:space="preserve"> </w:t>
      </w:r>
    </w:p>
    <w:p w14:paraId="0E77B0BF" w14:textId="22391FB2" w:rsidR="00A24328" w:rsidRDefault="005175F4" w:rsidP="009A59D1">
      <w:pPr>
        <w:pStyle w:val="38"/>
        <w:framePr w:wrap="notBeside"/>
        <w:rPr>
          <w:rtl/>
        </w:rPr>
      </w:pPr>
      <w:r w:rsidRPr="00660D7A">
        <w:rPr>
          <w:rtl/>
        </w:rPr>
        <w:t>א"ל</w:t>
      </w:r>
      <w:r w:rsidR="009B14FE">
        <w:rPr>
          <w:rtl/>
        </w:rPr>
        <w:t>:</w:t>
      </w:r>
    </w:p>
    <w:p w14:paraId="72A65C3F" w14:textId="1B39AB92" w:rsidR="005175F4" w:rsidRPr="000528DA" w:rsidRDefault="005175F4" w:rsidP="000528DA">
      <w:pPr>
        <w:rPr>
          <w:rtl/>
        </w:rPr>
      </w:pPr>
      <w:r w:rsidRPr="000528DA">
        <w:rPr>
          <w:rtl/>
        </w:rPr>
        <w:t>שלום אתה ושלמה משנתך, ששמת שלום בין התלמידים.</w:t>
      </w:r>
    </w:p>
    <w:p w14:paraId="24A7A590" w14:textId="00A0BC9C" w:rsidR="00A24328" w:rsidRDefault="005175F4" w:rsidP="009A59D1">
      <w:pPr>
        <w:pStyle w:val="38"/>
        <w:framePr w:wrap="notBeside"/>
        <w:rPr>
          <w:rtl/>
        </w:rPr>
      </w:pPr>
      <w:r w:rsidRPr="00660D7A">
        <w:rPr>
          <w:rtl/>
        </w:rPr>
        <w:t>ר</w:t>
      </w:r>
      <w:r w:rsidRPr="00660D7A">
        <w:rPr>
          <w:rFonts w:hint="cs"/>
          <w:rtl/>
        </w:rPr>
        <w:t>"פ</w:t>
      </w:r>
      <w:r w:rsidR="009B14FE">
        <w:rPr>
          <w:rtl/>
        </w:rPr>
        <w:t>:</w:t>
      </w:r>
    </w:p>
    <w:p w14:paraId="799F4D0C" w14:textId="20C4456A" w:rsidR="00F64167" w:rsidRDefault="005175F4" w:rsidP="000528DA">
      <w:pPr>
        <w:rPr>
          <w:rtl/>
        </w:rPr>
      </w:pPr>
      <w:bookmarkStart w:id="1247" w:name="_Toc193636165"/>
      <w:bookmarkStart w:id="1248" w:name="_Toc216184774"/>
      <w:r w:rsidRPr="00A10336">
        <w:rPr>
          <w:rStyle w:val="30"/>
          <w:rtl/>
        </w:rPr>
        <w:t>בפסח</w:t>
      </w:r>
      <w:bookmarkEnd w:id="1247"/>
      <w:bookmarkEnd w:id="1248"/>
      <w:r w:rsidRPr="000528DA">
        <w:rPr>
          <w:rtl/>
        </w:rPr>
        <w:t xml:space="preserve"> </w:t>
      </w:r>
      <w:r w:rsidR="006766C9" w:rsidRPr="00E34F28">
        <w:rPr>
          <w:rStyle w:val="afffff9"/>
          <w:rFonts w:hint="cs"/>
          <w:rtl/>
        </w:rPr>
        <w:t>לכו"ע</w:t>
      </w:r>
      <w:r w:rsidR="006766C9" w:rsidRPr="000528DA">
        <w:rPr>
          <w:rFonts w:hint="cs"/>
          <w:rtl/>
        </w:rPr>
        <w:t xml:space="preserve"> </w:t>
      </w:r>
      <w:r w:rsidRPr="000528DA">
        <w:rPr>
          <w:rtl/>
        </w:rPr>
        <w:t>מניח פרוסה בתוך שלמה ובוצע</w:t>
      </w:r>
      <w:r w:rsidRPr="000528DA">
        <w:rPr>
          <w:rFonts w:hint="cs"/>
          <w:rtl/>
        </w:rPr>
        <w:t xml:space="preserve"> ד</w:t>
      </w:r>
      <w:r w:rsidRPr="00054EE3">
        <w:rPr>
          <w:rStyle w:val="ad"/>
          <w:rFonts w:hint="cs"/>
          <w:rtl/>
        </w:rPr>
        <w:t>לחם עני</w:t>
      </w:r>
      <w:r w:rsidR="006766C9">
        <w:rPr>
          <w:rStyle w:val="ad"/>
          <w:rFonts w:hint="cs"/>
          <w:rtl/>
        </w:rPr>
        <w:t>.</w:t>
      </w:r>
      <w:r w:rsidRPr="00054EE3">
        <w:rPr>
          <w:rStyle w:val="ad"/>
          <w:rFonts w:hint="cs"/>
          <w:rtl/>
        </w:rPr>
        <w:t xml:space="preserve"> </w:t>
      </w:r>
    </w:p>
    <w:p w14:paraId="3D8B1AF0" w14:textId="235B1E1F" w:rsidR="005175F4" w:rsidRPr="00E34F28" w:rsidRDefault="00683C59" w:rsidP="00F50A20">
      <w:pPr>
        <w:pStyle w:val="afffa"/>
        <w:rPr>
          <w:rtl/>
        </w:rPr>
      </w:pPr>
      <w:r>
        <w:rPr>
          <w:rFonts w:hint="cs"/>
          <w:rtl/>
        </w:rPr>
        <w:t>***</w:t>
      </w:r>
    </w:p>
    <w:p w14:paraId="34CF96F0" w14:textId="401C985B" w:rsidR="00A24328" w:rsidRDefault="005175F4" w:rsidP="009A59D1">
      <w:pPr>
        <w:pStyle w:val="38"/>
        <w:framePr w:wrap="notBeside"/>
        <w:rPr>
          <w:rtl/>
        </w:rPr>
      </w:pPr>
      <w:r w:rsidRPr="00660D7A">
        <w:rPr>
          <w:rFonts w:hint="cs"/>
          <w:rtl/>
        </w:rPr>
        <w:t>ר"א</w:t>
      </w:r>
      <w:r w:rsidR="009B14FE">
        <w:rPr>
          <w:rtl/>
        </w:rPr>
        <w:t>:</w:t>
      </w:r>
    </w:p>
    <w:p w14:paraId="1C9547D3" w14:textId="600EDA0A" w:rsidR="005175F4" w:rsidRPr="000528DA" w:rsidRDefault="005175F4" w:rsidP="000528DA">
      <w:pPr>
        <w:rPr>
          <w:rtl/>
        </w:rPr>
      </w:pPr>
      <w:bookmarkStart w:id="1249" w:name="_Toc193636166"/>
      <w:bookmarkStart w:id="1250" w:name="_Toc216184775"/>
      <w:r w:rsidRPr="00A10336">
        <w:rPr>
          <w:rStyle w:val="30"/>
          <w:rtl/>
        </w:rPr>
        <w:t>ובשבת חייב לבצוע על שתי ככרות</w:t>
      </w:r>
      <w:bookmarkEnd w:id="1249"/>
      <w:bookmarkEnd w:id="1250"/>
      <w:r w:rsidRPr="000528DA">
        <w:rPr>
          <w:rFonts w:ascii="Fb Fontext" w:hAnsi="Fb Fontext" w:hint="cs"/>
          <w:rtl/>
        </w:rPr>
        <w:t>- ד</w:t>
      </w:r>
      <w:r w:rsidRPr="00476899">
        <w:rPr>
          <w:rStyle w:val="ad"/>
          <w:rtl/>
        </w:rPr>
        <w:t>לחם משנה</w:t>
      </w:r>
      <w:r w:rsidR="006766C9" w:rsidRPr="000528DA">
        <w:rPr>
          <w:rFonts w:ascii="Fb Fontext" w:hAnsi="Fb Fontext" w:hint="cs"/>
          <w:rtl/>
        </w:rPr>
        <w:t>.</w:t>
      </w:r>
      <w:r w:rsidRPr="000528DA">
        <w:rPr>
          <w:rFonts w:ascii="Fb Fontext" w:hAnsi="Fb Fontext"/>
          <w:rtl/>
        </w:rPr>
        <w:t>.</w:t>
      </w:r>
    </w:p>
    <w:p w14:paraId="75DBAA54" w14:textId="7CE5DEA1" w:rsidR="00A24328" w:rsidRDefault="005175F4" w:rsidP="009A59D1">
      <w:pPr>
        <w:pStyle w:val="38"/>
        <w:framePr w:wrap="notBeside"/>
        <w:rPr>
          <w:rtl/>
        </w:rPr>
      </w:pPr>
      <w:r w:rsidRPr="00660D7A">
        <w:rPr>
          <w:rtl/>
        </w:rPr>
        <w:t>ר</w:t>
      </w:r>
      <w:r w:rsidR="00CC648B" w:rsidRPr="00660D7A">
        <w:rPr>
          <w:rFonts w:hint="cs"/>
          <w:rtl/>
        </w:rPr>
        <w:t>''כ</w:t>
      </w:r>
      <w:r w:rsidR="009B14FE">
        <w:rPr>
          <w:rtl/>
        </w:rPr>
        <w:t>:</w:t>
      </w:r>
    </w:p>
    <w:p w14:paraId="25F12CF1" w14:textId="34DF4EB8" w:rsidR="005175F4" w:rsidRPr="000528DA" w:rsidRDefault="005175F4" w:rsidP="000528DA">
      <w:pPr>
        <w:rPr>
          <w:rtl/>
        </w:rPr>
      </w:pPr>
      <w:r w:rsidRPr="000528DA">
        <w:rPr>
          <w:rFonts w:hint="cs"/>
          <w:rtl/>
        </w:rPr>
        <w:t>החזיק שנים ובצע אחד</w:t>
      </w:r>
      <w:r w:rsidR="00476899" w:rsidRPr="000528DA">
        <w:rPr>
          <w:rFonts w:hint="cs"/>
          <w:rtl/>
        </w:rPr>
        <w:t>,</w:t>
      </w:r>
      <w:r w:rsidRPr="000528DA">
        <w:rPr>
          <w:rFonts w:hint="cs"/>
          <w:rtl/>
        </w:rPr>
        <w:t xml:space="preserve"> </w:t>
      </w:r>
      <w:r w:rsidRPr="00E34F28">
        <w:rPr>
          <w:rStyle w:val="afffff9"/>
          <w:rFonts w:hint="cs"/>
          <w:rtl/>
        </w:rPr>
        <w:t>ור</w:t>
      </w:r>
      <w:r w:rsidRPr="00E34F28">
        <w:rPr>
          <w:rStyle w:val="afffff9"/>
          <w:rtl/>
        </w:rPr>
        <w:t>"</w:t>
      </w:r>
      <w:r w:rsidRPr="00E34F28">
        <w:rPr>
          <w:rStyle w:val="afffff9"/>
          <w:rFonts w:hint="cs"/>
          <w:rtl/>
        </w:rPr>
        <w:t>ז</w:t>
      </w:r>
      <w:r w:rsidRPr="000528DA">
        <w:rPr>
          <w:rFonts w:hint="cs"/>
          <w:rtl/>
        </w:rPr>
        <w:t xml:space="preserve"> היה בוצע על הכל</w:t>
      </w:r>
      <w:r w:rsidR="00515B2B" w:rsidRPr="000528DA">
        <w:rPr>
          <w:rFonts w:hint="cs"/>
          <w:rtl/>
        </w:rPr>
        <w:t xml:space="preserve">, </w:t>
      </w:r>
      <w:r w:rsidRPr="000528DA">
        <w:rPr>
          <w:rFonts w:hint="cs"/>
          <w:rtl/>
        </w:rPr>
        <w:t>ולא נראה כרעבתנות כיוון שכל יום לא נוהג כן</w:t>
      </w:r>
      <w:r w:rsidRPr="000528DA">
        <w:rPr>
          <w:rtl/>
        </w:rPr>
        <w:t>.</w:t>
      </w:r>
    </w:p>
    <w:p w14:paraId="4A482CE3" w14:textId="77777777" w:rsidR="00A24328" w:rsidRPr="005B28A3" w:rsidRDefault="005175F4" w:rsidP="009A59D1">
      <w:pPr>
        <w:pStyle w:val="38"/>
        <w:framePr w:wrap="notBeside"/>
        <w:rPr>
          <w:spacing w:val="-2"/>
          <w:rtl/>
        </w:rPr>
      </w:pPr>
      <w:r w:rsidRPr="00660D7A">
        <w:rPr>
          <w:rFonts w:hint="cs"/>
          <w:rtl/>
        </w:rPr>
        <w:t>ר"א ור"א</w:t>
      </w:r>
      <w:r w:rsidR="00A24328">
        <w:rPr>
          <w:rtl/>
        </w:rPr>
        <w:t>:</w:t>
      </w:r>
    </w:p>
    <w:p w14:paraId="3055D160" w14:textId="07224F48" w:rsidR="005175F4" w:rsidRPr="005B28A3" w:rsidRDefault="005175F4" w:rsidP="000528DA">
      <w:pPr>
        <w:rPr>
          <w:spacing w:val="-2"/>
          <w:rtl/>
        </w:rPr>
      </w:pPr>
      <w:r w:rsidRPr="005B28A3">
        <w:rPr>
          <w:rFonts w:hint="cs"/>
          <w:spacing w:val="-2"/>
          <w:rtl/>
        </w:rPr>
        <w:t>כשנזדמן להם לחם ערוב,</w:t>
      </w:r>
      <w:r w:rsidR="00476899" w:rsidRPr="005B28A3">
        <w:rPr>
          <w:rFonts w:hint="cs"/>
          <w:spacing w:val="-2"/>
          <w:rtl/>
        </w:rPr>
        <w:t xml:space="preserve"> בירך</w:t>
      </w:r>
      <w:r w:rsidRPr="005B28A3">
        <w:rPr>
          <w:rFonts w:hint="cs"/>
          <w:spacing w:val="-2"/>
          <w:rtl/>
        </w:rPr>
        <w:t xml:space="preserve"> עליו המוציא לעשות בו מצווה אחרת</w:t>
      </w:r>
    </w:p>
    <w:p w14:paraId="38BDB007" w14:textId="77777777" w:rsidR="005175F4" w:rsidRPr="00E34F28" w:rsidRDefault="005175F4" w:rsidP="00EC0DC4">
      <w:pPr>
        <w:pStyle w:val="af2"/>
        <w:framePr w:wrap="around"/>
        <w:rPr>
          <w:rtl/>
        </w:rPr>
      </w:pPr>
      <w:r w:rsidRPr="002B405B">
        <w:rPr>
          <w:rtl/>
        </w:rPr>
        <w:lastRenderedPageBreak/>
        <w:t>מ.</w:t>
      </w:r>
    </w:p>
    <w:p w14:paraId="6016E07F" w14:textId="77777777" w:rsidR="00C334A8" w:rsidRPr="00E34F28" w:rsidRDefault="00C334A8" w:rsidP="000F6DD4">
      <w:pPr>
        <w:pStyle w:val="afffffc"/>
        <w:rPr>
          <w:rtl/>
        </w:rPr>
      </w:pPr>
      <w:bookmarkStart w:id="1251" w:name="_Toc193636167"/>
      <w:bookmarkStart w:id="1252" w:name="_Toc216184776"/>
      <w:r>
        <w:rPr>
          <w:rFonts w:hint="cs"/>
          <w:rtl/>
        </w:rPr>
        <w:t>הפסק</w:t>
      </w:r>
      <w:bookmarkEnd w:id="1251"/>
      <w:bookmarkEnd w:id="1252"/>
    </w:p>
    <w:p w14:paraId="68AF4DD0" w14:textId="77777777" w:rsidR="00242FFD" w:rsidRPr="000528DA" w:rsidRDefault="005175F4" w:rsidP="000528DA">
      <w:pPr>
        <w:rPr>
          <w:rtl/>
        </w:rPr>
      </w:pPr>
      <w:bookmarkStart w:id="1253" w:name="_Toc193636168"/>
      <w:bookmarkStart w:id="1254" w:name="_Toc216184777"/>
      <w:r w:rsidRPr="00A10336">
        <w:rPr>
          <w:rStyle w:val="30"/>
          <w:rtl/>
        </w:rPr>
        <w:t>טול ברוך, טול ברוך</w:t>
      </w:r>
      <w:bookmarkEnd w:id="1253"/>
      <w:bookmarkEnd w:id="1254"/>
      <w:r w:rsidRPr="000528DA">
        <w:rPr>
          <w:rFonts w:ascii="Fb Fontext" w:hAnsi="Fb Fontext"/>
          <w:rtl/>
        </w:rPr>
        <w:t xml:space="preserve"> </w:t>
      </w:r>
      <w:r w:rsidR="00476899" w:rsidRPr="00E34F28">
        <w:rPr>
          <w:rStyle w:val="afffff9"/>
          <w:rFonts w:hint="cs"/>
          <w:rtl/>
        </w:rPr>
        <w:t xml:space="preserve">רב: </w:t>
      </w:r>
      <w:r w:rsidRPr="000528DA">
        <w:rPr>
          <w:rFonts w:ascii="Fb Fontext" w:hAnsi="Fb Fontext"/>
          <w:rtl/>
        </w:rPr>
        <w:t xml:space="preserve">א"צ לברך, </w:t>
      </w:r>
    </w:p>
    <w:p w14:paraId="162046E4" w14:textId="61A826E0" w:rsidR="005175F4" w:rsidRPr="000528DA" w:rsidRDefault="005175F4" w:rsidP="000528DA">
      <w:pPr>
        <w:rPr>
          <w:rtl/>
        </w:rPr>
      </w:pPr>
      <w:bookmarkStart w:id="1255" w:name="_Toc193636169"/>
      <w:bookmarkStart w:id="1256" w:name="_Toc216184778"/>
      <w:r w:rsidRPr="00A10336">
        <w:rPr>
          <w:rStyle w:val="30"/>
          <w:rtl/>
        </w:rPr>
        <w:t>הבא מלח, הבא לפתן</w:t>
      </w:r>
      <w:bookmarkEnd w:id="1255"/>
      <w:bookmarkEnd w:id="1256"/>
      <w:r w:rsidRPr="000528DA">
        <w:rPr>
          <w:rFonts w:ascii="Fb Fontext" w:hAnsi="Fb Fontext"/>
          <w:rtl/>
        </w:rPr>
        <w:t xml:space="preserve"> - צריך לברך.</w:t>
      </w:r>
      <w:r w:rsidR="00515B2B" w:rsidRPr="00E34F28">
        <w:rPr>
          <w:rStyle w:val="afffff9"/>
          <w:rFonts w:hint="cs"/>
          <w:rtl/>
        </w:rPr>
        <w:t xml:space="preserve"> </w:t>
      </w:r>
      <w:r w:rsidR="00CC648B" w:rsidRPr="00E34F28">
        <w:rPr>
          <w:rStyle w:val="afffff9"/>
          <w:rFonts w:hint="cs"/>
          <w:rtl/>
        </w:rPr>
        <w:t xml:space="preserve">  </w:t>
      </w:r>
      <w:r w:rsidR="00242FFD" w:rsidRPr="00E34F28">
        <w:rPr>
          <w:rStyle w:val="afffff9"/>
          <w:rFonts w:hint="cs"/>
          <w:rtl/>
        </w:rPr>
        <w:t xml:space="preserve">           </w:t>
      </w:r>
      <w:r w:rsidRPr="00E34F28">
        <w:rPr>
          <w:rStyle w:val="afffff9"/>
          <w:rtl/>
        </w:rPr>
        <w:t>ורי"ו</w:t>
      </w:r>
      <w:r w:rsidRPr="00E34F28">
        <w:rPr>
          <w:rStyle w:val="afffff9"/>
          <w:rFonts w:hint="cs"/>
          <w:rtl/>
        </w:rPr>
        <w:t>:</w:t>
      </w:r>
      <w:r w:rsidRPr="00E34F28">
        <w:rPr>
          <w:rStyle w:val="afffff9"/>
          <w:rtl/>
        </w:rPr>
        <w:t xml:space="preserve"> </w:t>
      </w:r>
      <w:r w:rsidRPr="000528DA">
        <w:rPr>
          <w:rtl/>
        </w:rPr>
        <w:t>א</w:t>
      </w:r>
      <w:r w:rsidRPr="000528DA">
        <w:rPr>
          <w:rFonts w:hint="cs"/>
          <w:rtl/>
        </w:rPr>
        <w:t>"צ</w:t>
      </w:r>
      <w:r w:rsidRPr="000528DA">
        <w:rPr>
          <w:rtl/>
        </w:rPr>
        <w:t xml:space="preserve"> לברך.</w:t>
      </w:r>
    </w:p>
    <w:p w14:paraId="6F4C5584" w14:textId="77777777" w:rsidR="00242FFD" w:rsidRPr="000528DA" w:rsidRDefault="00476899" w:rsidP="000528DA">
      <w:pPr>
        <w:rPr>
          <w:rtl/>
        </w:rPr>
      </w:pPr>
      <w:bookmarkStart w:id="1257" w:name="_Toc193636170"/>
      <w:bookmarkStart w:id="1258" w:name="_Toc216184779"/>
      <w:r w:rsidRPr="006D3CF8">
        <w:rPr>
          <w:rStyle w:val="afffffd"/>
          <w:rFonts w:hint="cs"/>
          <w:b w:val="0"/>
          <w:rtl/>
        </w:rPr>
        <w:t>ג</w:t>
      </w:r>
      <w:r w:rsidR="005175F4" w:rsidRPr="006D3CF8">
        <w:rPr>
          <w:rStyle w:val="afffffd"/>
          <w:b w:val="0"/>
          <w:rtl/>
        </w:rPr>
        <w:t xml:space="preserve">בל </w:t>
      </w:r>
      <w:r w:rsidR="005175F4" w:rsidRPr="006D3CF8">
        <w:rPr>
          <w:rStyle w:val="afffffd"/>
          <w:rFonts w:hint="cs"/>
          <w:b w:val="0"/>
          <w:rtl/>
        </w:rPr>
        <w:t xml:space="preserve">המורסן </w:t>
      </w:r>
      <w:r w:rsidR="005175F4" w:rsidRPr="006D3CF8">
        <w:rPr>
          <w:rStyle w:val="afffffd"/>
          <w:b w:val="0"/>
          <w:rtl/>
        </w:rPr>
        <w:t>ל</w:t>
      </w:r>
      <w:r w:rsidR="005175F4" w:rsidRPr="006D3CF8">
        <w:rPr>
          <w:rStyle w:val="afffffd"/>
          <w:rFonts w:hint="cs"/>
          <w:b w:val="0"/>
          <w:rtl/>
        </w:rPr>
        <w:t>שור</w:t>
      </w:r>
      <w:bookmarkEnd w:id="1257"/>
      <w:bookmarkEnd w:id="1258"/>
      <w:r w:rsidR="005175F4" w:rsidRPr="00A10336">
        <w:rPr>
          <w:rStyle w:val="30"/>
          <w:rtl/>
        </w:rPr>
        <w:t xml:space="preserve"> </w:t>
      </w:r>
      <w:r w:rsidR="005175F4" w:rsidRPr="000528DA">
        <w:rPr>
          <w:rtl/>
        </w:rPr>
        <w:t xml:space="preserve">- צריך לברך. </w:t>
      </w:r>
    </w:p>
    <w:p w14:paraId="5D87A789" w14:textId="3D2AF9F7" w:rsidR="00A24328" w:rsidRDefault="005175F4" w:rsidP="009A59D1">
      <w:pPr>
        <w:pStyle w:val="38"/>
        <w:framePr w:wrap="notBeside"/>
        <w:rPr>
          <w:rtl/>
        </w:rPr>
      </w:pPr>
      <w:r w:rsidRPr="00660D7A">
        <w:rPr>
          <w:rtl/>
        </w:rPr>
        <w:t>ו</w:t>
      </w:r>
      <w:r w:rsidRPr="00660D7A">
        <w:rPr>
          <w:rFonts w:hint="cs"/>
          <w:rtl/>
        </w:rPr>
        <w:t>ר"ש</w:t>
      </w:r>
      <w:r w:rsidR="009B14FE">
        <w:rPr>
          <w:rtl/>
        </w:rPr>
        <w:t>:</w:t>
      </w:r>
    </w:p>
    <w:p w14:paraId="5E79AE19" w14:textId="4DEECEFD" w:rsidR="005175F4" w:rsidRPr="000528DA" w:rsidRDefault="005175F4" w:rsidP="000528DA">
      <w:pPr>
        <w:rPr>
          <w:rtl/>
        </w:rPr>
      </w:pPr>
      <w:r w:rsidRPr="000528DA">
        <w:rPr>
          <w:rtl/>
        </w:rPr>
        <w:t xml:space="preserve">אפילו </w:t>
      </w:r>
      <w:r w:rsidR="00C334A8" w:rsidRPr="000528DA">
        <w:rPr>
          <w:rFonts w:hint="cs"/>
          <w:rtl/>
        </w:rPr>
        <w:t xml:space="preserve">אמר </w:t>
      </w:r>
      <w:r w:rsidR="00C334A8" w:rsidRPr="000528DA">
        <w:rPr>
          <w:rtl/>
        </w:rPr>
        <w:t>גב</w:t>
      </w:r>
      <w:r w:rsidRPr="000528DA">
        <w:rPr>
          <w:rtl/>
        </w:rPr>
        <w:t xml:space="preserve">ל </w:t>
      </w:r>
      <w:r w:rsidR="00C334A8" w:rsidRPr="000528DA">
        <w:rPr>
          <w:rFonts w:hint="cs"/>
          <w:rtl/>
        </w:rPr>
        <w:t>לשור גבל לשור</w:t>
      </w:r>
      <w:r w:rsidRPr="000528DA">
        <w:rPr>
          <w:rtl/>
        </w:rPr>
        <w:t xml:space="preserve"> א"צ לברך,</w:t>
      </w:r>
    </w:p>
    <w:p w14:paraId="1AAB2082" w14:textId="6C94A635" w:rsidR="00A24328" w:rsidRDefault="00A80906" w:rsidP="009A59D1">
      <w:pPr>
        <w:pStyle w:val="38"/>
        <w:framePr w:wrap="notBeside"/>
        <w:rPr>
          <w:rtl/>
        </w:rPr>
      </w:pPr>
      <w:r w:rsidRPr="00660D7A">
        <w:rPr>
          <w:rFonts w:hint="cs"/>
          <w:rtl/>
        </w:rPr>
        <w:t>דרב</w:t>
      </w:r>
      <w:r w:rsidR="009B14FE">
        <w:rPr>
          <w:rtl/>
        </w:rPr>
        <w:t>:</w:t>
      </w:r>
    </w:p>
    <w:p w14:paraId="7D18ECBD" w14:textId="383314A0" w:rsidR="00242FFD" w:rsidRPr="000528DA" w:rsidRDefault="005175F4" w:rsidP="000528DA">
      <w:pPr>
        <w:rPr>
          <w:rtl/>
        </w:rPr>
      </w:pPr>
      <w:r w:rsidRPr="000528DA">
        <w:rPr>
          <w:rtl/>
        </w:rPr>
        <w:t xml:space="preserve">אסור שיאכל </w:t>
      </w:r>
      <w:r w:rsidRPr="00A10336">
        <w:rPr>
          <w:rStyle w:val="30"/>
          <w:rtl/>
        </w:rPr>
        <w:t>קודם שיתן מאכל לבהמתו,</w:t>
      </w:r>
      <w:r w:rsidRPr="000528DA">
        <w:rPr>
          <w:rtl/>
        </w:rPr>
        <w:t xml:space="preserve"> </w:t>
      </w:r>
    </w:p>
    <w:p w14:paraId="403F11EF" w14:textId="074B6CB5" w:rsidR="005175F4" w:rsidRPr="000528DA" w:rsidRDefault="005175F4" w:rsidP="000528DA">
      <w:pPr>
        <w:rPr>
          <w:rtl/>
        </w:rPr>
      </w:pPr>
      <w:r w:rsidRPr="00306272">
        <w:rPr>
          <w:rStyle w:val="ad"/>
          <w:rFonts w:hint="cs"/>
          <w:rtl/>
        </w:rPr>
        <w:t>ד'</w:t>
      </w:r>
      <w:r w:rsidRPr="00306272">
        <w:rPr>
          <w:rStyle w:val="ad"/>
          <w:rtl/>
        </w:rPr>
        <w:t>ונתתי עשב בשדך לבהמתך</w:t>
      </w:r>
      <w:r w:rsidRPr="00306272">
        <w:rPr>
          <w:rStyle w:val="ad"/>
          <w:rFonts w:hint="cs"/>
          <w:rtl/>
        </w:rPr>
        <w:t>'</w:t>
      </w:r>
      <w:r w:rsidRPr="00306272">
        <w:rPr>
          <w:rStyle w:val="ad"/>
          <w:rtl/>
        </w:rPr>
        <w:t xml:space="preserve"> </w:t>
      </w:r>
      <w:r w:rsidRPr="000528DA">
        <w:rPr>
          <w:rtl/>
        </w:rPr>
        <w:t xml:space="preserve">והדר </w:t>
      </w:r>
      <w:r w:rsidRPr="000F3FE0">
        <w:rPr>
          <w:rStyle w:val="ad"/>
          <w:rtl/>
        </w:rPr>
        <w:t>ואכלת ושבעת</w:t>
      </w:r>
      <w:r w:rsidRPr="000F3FE0">
        <w:rPr>
          <w:rStyle w:val="ad"/>
          <w:rFonts w:hint="cs"/>
          <w:rtl/>
        </w:rPr>
        <w:t>'</w:t>
      </w:r>
      <w:r w:rsidRPr="000F3FE0">
        <w:rPr>
          <w:rStyle w:val="ad"/>
          <w:rtl/>
        </w:rPr>
        <w:t>.</w:t>
      </w:r>
      <w:r w:rsidR="00C334A8">
        <w:rPr>
          <w:rStyle w:val="ad"/>
          <w:rFonts w:hint="cs"/>
          <w:rtl/>
        </w:rPr>
        <w:t xml:space="preserve"> </w:t>
      </w:r>
      <w:r w:rsidR="00C334A8" w:rsidRPr="000528DA">
        <w:rPr>
          <w:rStyle w:val="affffff7"/>
          <w:rFonts w:hint="cs"/>
          <w:rtl/>
        </w:rPr>
        <w:t>צורך סעודה</w:t>
      </w:r>
    </w:p>
    <w:p w14:paraId="667FE057" w14:textId="62B96BCE" w:rsidR="00A24328" w:rsidRDefault="00A51DC3" w:rsidP="009A59D1">
      <w:pPr>
        <w:pStyle w:val="38"/>
        <w:framePr w:wrap="notBeside"/>
        <w:rPr>
          <w:rtl/>
        </w:rPr>
      </w:pPr>
      <w:r w:rsidRPr="00660D7A">
        <w:rPr>
          <w:rFonts w:hint="cs"/>
          <w:rtl/>
        </w:rPr>
        <w:t>מ</w:t>
      </w:r>
      <w:r w:rsidR="005175F4" w:rsidRPr="00660D7A">
        <w:rPr>
          <w:rtl/>
        </w:rPr>
        <w:t>ר"ח</w:t>
      </w:r>
      <w:r w:rsidR="009B14FE">
        <w:rPr>
          <w:rtl/>
        </w:rPr>
        <w:t>:</w:t>
      </w:r>
    </w:p>
    <w:p w14:paraId="4E9FE0A7" w14:textId="320AE1A9" w:rsidR="005175F4" w:rsidRPr="000528DA" w:rsidRDefault="00C334A8" w:rsidP="000528DA">
      <w:pPr>
        <w:rPr>
          <w:rtl/>
        </w:rPr>
      </w:pPr>
      <w:bookmarkStart w:id="1259" w:name="_Toc193636171"/>
      <w:bookmarkStart w:id="1260" w:name="_Toc216184780"/>
      <w:r w:rsidRPr="00A10336">
        <w:rPr>
          <w:rStyle w:val="30"/>
          <w:rtl/>
        </w:rPr>
        <w:t xml:space="preserve">אין </w:t>
      </w:r>
      <w:r w:rsidR="005175F4" w:rsidRPr="00A10336">
        <w:rPr>
          <w:rStyle w:val="30"/>
          <w:rtl/>
        </w:rPr>
        <w:t>רשאי לבצוע</w:t>
      </w:r>
      <w:bookmarkEnd w:id="1259"/>
      <w:bookmarkEnd w:id="1260"/>
      <w:r w:rsidR="005175F4" w:rsidRPr="000528DA">
        <w:rPr>
          <w:rFonts w:ascii="Fb Fontext" w:hAnsi="Fb Fontext"/>
          <w:rtl/>
        </w:rPr>
        <w:t xml:space="preserve"> עד שיביאו מלח או לפתן לפני כ</w:t>
      </w:r>
      <w:r w:rsidR="00A80906" w:rsidRPr="000528DA">
        <w:rPr>
          <w:rFonts w:ascii="Fb Fontext" w:hAnsi="Fb Fontext" w:hint="cs"/>
          <w:rtl/>
        </w:rPr>
        <w:t>או</w:t>
      </w:r>
      <w:r w:rsidR="00AE16FF" w:rsidRPr="000528DA">
        <w:rPr>
          <w:rFonts w:ascii="Fb Fontext" w:hAnsi="Fb Fontext"/>
          <w:rtl/>
        </w:rPr>
        <w:t>"</w:t>
      </w:r>
      <w:r w:rsidR="00A80906" w:rsidRPr="000528DA">
        <w:rPr>
          <w:rFonts w:ascii="Fb Fontext" w:hAnsi="Fb Fontext" w:hint="cs"/>
          <w:rtl/>
        </w:rPr>
        <w:t>א.</w:t>
      </w:r>
    </w:p>
    <w:p w14:paraId="7861870C" w14:textId="77777777" w:rsidR="00A24328" w:rsidRDefault="005175F4" w:rsidP="009A59D1">
      <w:pPr>
        <w:pStyle w:val="38"/>
        <w:framePr w:wrap="notBeside"/>
        <w:rPr>
          <w:rtl/>
        </w:rPr>
      </w:pPr>
      <w:r w:rsidRPr="00660D7A">
        <w:rPr>
          <w:rtl/>
        </w:rPr>
        <w:t>רב"ש</w:t>
      </w:r>
      <w:r w:rsidR="00A24328">
        <w:rPr>
          <w:rtl/>
        </w:rPr>
        <w:t>:</w:t>
      </w:r>
    </w:p>
    <w:p w14:paraId="667A56E9" w14:textId="2FE8285F" w:rsidR="00C334A8" w:rsidRPr="000528DA" w:rsidRDefault="00515B2B" w:rsidP="000528DA">
      <w:pPr>
        <w:rPr>
          <w:rtl/>
        </w:rPr>
      </w:pPr>
      <w:r w:rsidRPr="00E34F28">
        <w:rPr>
          <w:rStyle w:val="afffff9"/>
          <w:rFonts w:hint="cs"/>
          <w:rtl/>
        </w:rPr>
        <w:t>בבית</w:t>
      </w:r>
      <w:r w:rsidR="005175F4" w:rsidRPr="00E34F28">
        <w:rPr>
          <w:rStyle w:val="afffff9"/>
          <w:rtl/>
        </w:rPr>
        <w:t xml:space="preserve"> ריש גלותא, </w:t>
      </w:r>
      <w:r w:rsidR="005175F4" w:rsidRPr="000528DA">
        <w:rPr>
          <w:rFonts w:hint="cs"/>
          <w:rtl/>
        </w:rPr>
        <w:t xml:space="preserve">הוציאו לו לחם </w:t>
      </w:r>
      <w:r w:rsidR="005175F4" w:rsidRPr="00A10336">
        <w:rPr>
          <w:rStyle w:val="30"/>
          <w:rFonts w:hint="cs"/>
          <w:rtl/>
        </w:rPr>
        <w:t xml:space="preserve">ופרס מיד </w:t>
      </w:r>
      <w:r w:rsidR="005175F4" w:rsidRPr="000528DA">
        <w:rPr>
          <w:rFonts w:hint="cs"/>
          <w:rtl/>
        </w:rPr>
        <w:t>ולא שחזר בו</w:t>
      </w:r>
      <w:r w:rsidR="00C334A8" w:rsidRPr="000528DA">
        <w:rPr>
          <w:rFonts w:hint="cs"/>
          <w:rtl/>
        </w:rPr>
        <w:t>,</w:t>
      </w:r>
      <w:r w:rsidR="005175F4" w:rsidRPr="000528DA">
        <w:rPr>
          <w:rFonts w:hint="cs"/>
          <w:rtl/>
        </w:rPr>
        <w:t xml:space="preserve"> </w:t>
      </w:r>
    </w:p>
    <w:p w14:paraId="7E65063A" w14:textId="5D116839" w:rsidR="005175F4" w:rsidRPr="000528DA" w:rsidRDefault="005175F4" w:rsidP="000528DA">
      <w:pPr>
        <w:rPr>
          <w:rtl/>
        </w:rPr>
      </w:pPr>
      <w:r w:rsidRPr="000528DA">
        <w:rPr>
          <w:rFonts w:hint="cs"/>
          <w:rtl/>
        </w:rPr>
        <w:t>אלא שפת נקיה היתה שא</w:t>
      </w:r>
      <w:r w:rsidRPr="000528DA">
        <w:rPr>
          <w:rtl/>
        </w:rPr>
        <w:t>"</w:t>
      </w:r>
      <w:r w:rsidRPr="000528DA">
        <w:rPr>
          <w:rFonts w:hint="cs"/>
          <w:rtl/>
        </w:rPr>
        <w:t>צ לפתן.</w:t>
      </w:r>
    </w:p>
    <w:p w14:paraId="763DBAC3" w14:textId="15FCD1EB" w:rsidR="00F44FB1" w:rsidRPr="00E34F28" w:rsidRDefault="005175F4" w:rsidP="00CC648B">
      <w:pPr>
        <w:pStyle w:val="afffffc"/>
        <w:rPr>
          <w:rtl/>
        </w:rPr>
      </w:pPr>
      <w:bookmarkStart w:id="1261" w:name="_Toc193636172"/>
      <w:bookmarkStart w:id="1262" w:name="_Toc216184781"/>
      <w:r w:rsidRPr="00CC648B">
        <w:rPr>
          <w:rtl/>
        </w:rPr>
        <w:t>מי רגלים</w:t>
      </w:r>
      <w:bookmarkEnd w:id="1261"/>
      <w:bookmarkEnd w:id="1262"/>
    </w:p>
    <w:p w14:paraId="5BFDAF9D" w14:textId="77777777" w:rsidR="00A24328" w:rsidRDefault="00CC648B" w:rsidP="009A59D1">
      <w:pPr>
        <w:pStyle w:val="38"/>
        <w:framePr w:wrap="notBeside"/>
        <w:rPr>
          <w:rtl/>
        </w:rPr>
      </w:pPr>
      <w:r w:rsidRPr="00660D7A">
        <w:rPr>
          <w:rFonts w:hint="cs"/>
          <w:rtl/>
        </w:rPr>
        <w:t>מר''ח</w:t>
      </w:r>
      <w:r w:rsidR="00A24328">
        <w:rPr>
          <w:rtl/>
        </w:rPr>
        <w:t>:</w:t>
      </w:r>
    </w:p>
    <w:p w14:paraId="3932D229" w14:textId="5086BC96" w:rsidR="00242FFD" w:rsidRPr="000528DA" w:rsidRDefault="005175F4" w:rsidP="000528DA">
      <w:pPr>
        <w:rPr>
          <w:rtl/>
        </w:rPr>
      </w:pPr>
      <w:r w:rsidRPr="000528DA">
        <w:rPr>
          <w:rFonts w:ascii="Fb Fontext" w:hAnsi="Fb Fontext"/>
          <w:rtl/>
        </w:rPr>
        <w:t xml:space="preserve">כלים </w:t>
      </w:r>
      <w:r w:rsidR="00A80906" w:rsidRPr="000528DA">
        <w:rPr>
          <w:rFonts w:ascii="Fb Fontext" w:hAnsi="Fb Fontext" w:hint="cs"/>
          <w:rtl/>
        </w:rPr>
        <w:t>רק</w:t>
      </w:r>
      <w:r w:rsidRPr="000528DA">
        <w:rPr>
          <w:rFonts w:ascii="Fb Fontext" w:hAnsi="Fb Fontext"/>
          <w:rtl/>
        </w:rPr>
        <w:t xml:space="preserve"> בישיבה.</w:t>
      </w:r>
      <w:r w:rsidR="00515B2B" w:rsidRPr="000528DA">
        <w:rPr>
          <w:rFonts w:hint="cs"/>
          <w:rtl/>
        </w:rPr>
        <w:t xml:space="preserve"> </w:t>
      </w:r>
      <w:r w:rsidRPr="00E34F28">
        <w:rPr>
          <w:rStyle w:val="afffff9"/>
          <w:rtl/>
        </w:rPr>
        <w:t>ר</w:t>
      </w:r>
      <w:r w:rsidRPr="00E34F28">
        <w:rPr>
          <w:rStyle w:val="afffff9"/>
          <w:rFonts w:hint="cs"/>
          <w:rtl/>
        </w:rPr>
        <w:t>"כ</w:t>
      </w:r>
      <w:r w:rsidRPr="00E34F28">
        <w:rPr>
          <w:rStyle w:val="afffff9"/>
          <w:rtl/>
        </w:rPr>
        <w:t xml:space="preserve">: </w:t>
      </w:r>
      <w:r w:rsidRPr="000528DA">
        <w:rPr>
          <w:rtl/>
        </w:rPr>
        <w:t xml:space="preserve">ובעפר תיחוח אפילו בעמידה. </w:t>
      </w:r>
    </w:p>
    <w:p w14:paraId="6DB54A88" w14:textId="7A5F2896" w:rsidR="00515B2B" w:rsidRPr="000528DA" w:rsidRDefault="005175F4" w:rsidP="000528DA">
      <w:pPr>
        <w:rPr>
          <w:rtl/>
        </w:rPr>
      </w:pPr>
      <w:r w:rsidRPr="000528DA">
        <w:rPr>
          <w:rtl/>
        </w:rPr>
        <w:t xml:space="preserve">ואי </w:t>
      </w:r>
      <w:r w:rsidR="00A80906" w:rsidRPr="000528DA">
        <w:rPr>
          <w:rFonts w:hint="cs"/>
          <w:rtl/>
        </w:rPr>
        <w:t>אין</w:t>
      </w:r>
      <w:r w:rsidR="00CC648B" w:rsidRPr="000528DA">
        <w:rPr>
          <w:rFonts w:hint="cs"/>
          <w:rtl/>
        </w:rPr>
        <w:t>,</w:t>
      </w:r>
      <w:r w:rsidR="00A80906" w:rsidRPr="000528DA">
        <w:rPr>
          <w:rFonts w:hint="cs"/>
          <w:rtl/>
        </w:rPr>
        <w:t xml:space="preserve"> </w:t>
      </w:r>
      <w:r w:rsidRPr="000528DA">
        <w:rPr>
          <w:rtl/>
        </w:rPr>
        <w:t>יעמוד במקום גבוה וישתין למדרון.</w:t>
      </w:r>
    </w:p>
    <w:p w14:paraId="77DD924E" w14:textId="38C381C8" w:rsidR="00A24328" w:rsidRDefault="00A51DC3" w:rsidP="009A59D1">
      <w:pPr>
        <w:pStyle w:val="38"/>
        <w:framePr w:wrap="notBeside"/>
        <w:rPr>
          <w:rtl/>
        </w:rPr>
      </w:pPr>
      <w:r w:rsidRPr="00660D7A">
        <w:rPr>
          <w:rFonts w:hint="cs"/>
          <w:rtl/>
        </w:rPr>
        <w:t>מ</w:t>
      </w:r>
      <w:r w:rsidR="005175F4" w:rsidRPr="00660D7A">
        <w:rPr>
          <w:rFonts w:hint="cs"/>
          <w:rtl/>
        </w:rPr>
        <w:t>ר"ח</w:t>
      </w:r>
      <w:r w:rsidR="009B14FE">
        <w:rPr>
          <w:rtl/>
        </w:rPr>
        <w:t>:</w:t>
      </w:r>
    </w:p>
    <w:p w14:paraId="6C40EC4B" w14:textId="2E47142B" w:rsidR="00CC648B" w:rsidRPr="00E34F28" w:rsidRDefault="005175F4" w:rsidP="00CC648B">
      <w:pPr>
        <w:pStyle w:val="afffff5"/>
        <w:spacing w:before="0"/>
        <w:rPr>
          <w:rtl/>
        </w:rPr>
      </w:pPr>
      <w:r w:rsidRPr="00FE3D07">
        <w:rPr>
          <w:rtl/>
        </w:rPr>
        <w:t xml:space="preserve">אחר כל אכילתך אכול מלח, </w:t>
      </w:r>
    </w:p>
    <w:p w14:paraId="16BB6203" w14:textId="055014F7" w:rsidR="00F44FB1" w:rsidRPr="00E34F28" w:rsidRDefault="005175F4" w:rsidP="00CC648B">
      <w:pPr>
        <w:pStyle w:val="afffff5"/>
        <w:spacing w:before="0"/>
        <w:rPr>
          <w:rtl/>
        </w:rPr>
      </w:pPr>
      <w:r w:rsidRPr="00FE3D07">
        <w:rPr>
          <w:rtl/>
        </w:rPr>
        <w:t>ואחר כל שתייתך שתה מים, ואי אתה נזוק.</w:t>
      </w:r>
      <w:r w:rsidR="00A80906" w:rsidRPr="00FE3D07">
        <w:rPr>
          <w:rFonts w:hint="cs"/>
          <w:rtl/>
        </w:rPr>
        <w:t xml:space="preserve"> </w:t>
      </w:r>
      <w:r w:rsidR="00A80906" w:rsidRPr="00A10336">
        <w:rPr>
          <w:rStyle w:val="30"/>
          <w:rFonts w:hint="cs"/>
          <w:rtl/>
        </w:rPr>
        <w:t>ותנ</w:t>
      </w:r>
      <w:r w:rsidR="00AE16FF" w:rsidRPr="00A10336">
        <w:rPr>
          <w:rStyle w:val="30"/>
          <w:rtl/>
        </w:rPr>
        <w:t>"</w:t>
      </w:r>
      <w:r w:rsidR="00A80906" w:rsidRPr="00A10336">
        <w:rPr>
          <w:rStyle w:val="30"/>
          <w:rFonts w:hint="cs"/>
          <w:rtl/>
        </w:rPr>
        <w:t>ה.</w:t>
      </w:r>
      <w:r w:rsidR="00291D7F" w:rsidRPr="00A10336">
        <w:rPr>
          <w:rStyle w:val="30"/>
          <w:rFonts w:hint="cs"/>
          <w:rtl/>
        </w:rPr>
        <w:t xml:space="preserve"> </w:t>
      </w:r>
    </w:p>
    <w:p w14:paraId="3B32065E" w14:textId="79D1413D" w:rsidR="00A24328" w:rsidRDefault="00A80906" w:rsidP="009A59D1">
      <w:pPr>
        <w:pStyle w:val="38"/>
        <w:framePr w:wrap="notBeside"/>
        <w:rPr>
          <w:rtl/>
        </w:rPr>
      </w:pPr>
      <w:r w:rsidRPr="00660D7A">
        <w:rPr>
          <w:rFonts w:hint="cs"/>
          <w:rtl/>
        </w:rPr>
        <w:t>ותניא אידך</w:t>
      </w:r>
      <w:r w:rsidR="009B14FE">
        <w:rPr>
          <w:rtl/>
        </w:rPr>
        <w:t>:</w:t>
      </w:r>
    </w:p>
    <w:p w14:paraId="2DABCBE2" w14:textId="0A42AEA1" w:rsidR="005175F4" w:rsidRPr="000528DA" w:rsidRDefault="00A51DC3" w:rsidP="000528DA">
      <w:pPr>
        <w:rPr>
          <w:rtl/>
        </w:rPr>
      </w:pPr>
      <w:r w:rsidRPr="000528DA">
        <w:rPr>
          <w:rtl/>
        </w:rPr>
        <w:t>אכל כל מאכל ולא מלח, שתה כל משקין ולא</w:t>
      </w:r>
      <w:r w:rsidR="005175F4" w:rsidRPr="000528DA">
        <w:rPr>
          <w:rtl/>
        </w:rPr>
        <w:t xml:space="preserve"> מים,</w:t>
      </w:r>
      <w:r w:rsidR="00A80906" w:rsidRPr="000528DA">
        <w:rPr>
          <w:rFonts w:hint="cs"/>
          <w:rtl/>
        </w:rPr>
        <w:t xml:space="preserve"> </w:t>
      </w:r>
    </w:p>
    <w:p w14:paraId="32B958D2" w14:textId="77777777" w:rsidR="005175F4" w:rsidRPr="000528DA" w:rsidRDefault="00A80906" w:rsidP="000528DA">
      <w:pPr>
        <w:rPr>
          <w:rtl/>
        </w:rPr>
      </w:pPr>
      <w:r w:rsidRPr="000528DA">
        <w:rPr>
          <w:rtl/>
        </w:rPr>
        <w:t xml:space="preserve">ידאג </w:t>
      </w:r>
      <w:r w:rsidR="00A51DC3" w:rsidRPr="000528DA">
        <w:rPr>
          <w:rFonts w:hint="cs"/>
          <w:rtl/>
        </w:rPr>
        <w:t xml:space="preserve">ביום </w:t>
      </w:r>
      <w:r w:rsidRPr="000528DA">
        <w:rPr>
          <w:rtl/>
        </w:rPr>
        <w:t>מ</w:t>
      </w:r>
      <w:r w:rsidR="005175F4" w:rsidRPr="000528DA">
        <w:rPr>
          <w:rtl/>
        </w:rPr>
        <w:t>ריח הפה,</w:t>
      </w:r>
      <w:r w:rsidR="00291D7F" w:rsidRPr="000528DA">
        <w:rPr>
          <w:rtl/>
        </w:rPr>
        <w:t xml:space="preserve"> </w:t>
      </w:r>
      <w:r w:rsidR="005175F4" w:rsidRPr="000528DA">
        <w:rPr>
          <w:rtl/>
        </w:rPr>
        <w:t>ובלילה מאסכרה.</w:t>
      </w:r>
    </w:p>
    <w:p w14:paraId="0B914137" w14:textId="77777777" w:rsidR="005175F4" w:rsidRPr="00E34F28" w:rsidRDefault="005175F4" w:rsidP="00CC648B">
      <w:pPr>
        <w:pStyle w:val="afffff5"/>
        <w:spacing w:before="0" w:after="60"/>
        <w:rPr>
          <w:rtl/>
        </w:rPr>
      </w:pPr>
      <w:bookmarkStart w:id="1263" w:name="_Toc193636173"/>
      <w:bookmarkStart w:id="1264" w:name="_Toc216184782"/>
      <w:r w:rsidRPr="00A10336">
        <w:rPr>
          <w:rStyle w:val="30"/>
          <w:rtl/>
        </w:rPr>
        <w:t>המקפה אכילתו במים</w:t>
      </w:r>
      <w:r w:rsidR="00A51DC3" w:rsidRPr="00A10336">
        <w:rPr>
          <w:rStyle w:val="30"/>
          <w:rFonts w:hint="cs"/>
          <w:rtl/>
        </w:rPr>
        <w:t>-</w:t>
      </w:r>
      <w:bookmarkEnd w:id="1263"/>
      <w:bookmarkEnd w:id="1264"/>
      <w:r w:rsidR="00A51DC3" w:rsidRPr="00A10336">
        <w:rPr>
          <w:rStyle w:val="30"/>
          <w:rFonts w:hint="cs"/>
          <w:rtl/>
        </w:rPr>
        <w:t xml:space="preserve">  </w:t>
      </w:r>
      <w:r w:rsidRPr="00F95182">
        <w:rPr>
          <w:rtl/>
        </w:rPr>
        <w:t>אינו בא לידי חולי מעים.</w:t>
      </w:r>
      <w:r w:rsidR="00F44FB1" w:rsidRPr="00F95182">
        <w:rPr>
          <w:rFonts w:hint="cs"/>
          <w:rtl/>
        </w:rPr>
        <w:t xml:space="preserve"> </w:t>
      </w:r>
      <w:r w:rsidRPr="00F95182">
        <w:rPr>
          <w:rtl/>
        </w:rPr>
        <w:t>קיתון לפת.</w:t>
      </w:r>
    </w:p>
    <w:p w14:paraId="5E7F950C" w14:textId="77777777" w:rsidR="00242FFD" w:rsidRPr="000528DA" w:rsidRDefault="005175F4" w:rsidP="000528DA">
      <w:pPr>
        <w:rPr>
          <w:rtl/>
        </w:rPr>
      </w:pPr>
      <w:bookmarkStart w:id="1265" w:name="_Toc193636174"/>
      <w:bookmarkStart w:id="1266" w:name="_Toc216184783"/>
      <w:r w:rsidRPr="00A10336">
        <w:rPr>
          <w:rStyle w:val="30"/>
          <w:rtl/>
        </w:rPr>
        <w:t>הרגיל בעדשים אחת ל</w:t>
      </w:r>
      <w:r w:rsidRPr="00A10336">
        <w:rPr>
          <w:rStyle w:val="30"/>
          <w:rFonts w:hint="cs"/>
          <w:rtl/>
        </w:rPr>
        <w:t>ל'</w:t>
      </w:r>
      <w:r w:rsidRPr="00A10336">
        <w:rPr>
          <w:rStyle w:val="30"/>
          <w:rtl/>
        </w:rPr>
        <w:t xml:space="preserve"> יום</w:t>
      </w:r>
      <w:bookmarkEnd w:id="1265"/>
      <w:bookmarkEnd w:id="1266"/>
    </w:p>
    <w:p w14:paraId="568EE00E" w14:textId="5C8D611E" w:rsidR="00A24328" w:rsidRDefault="00A80906" w:rsidP="009A59D1">
      <w:pPr>
        <w:pStyle w:val="38"/>
        <w:framePr w:wrap="notBeside"/>
        <w:rPr>
          <w:rtl/>
        </w:rPr>
      </w:pPr>
      <w:r w:rsidRPr="00660D7A">
        <w:rPr>
          <w:rFonts w:hint="cs"/>
          <w:rtl/>
        </w:rPr>
        <w:t>רי"ו</w:t>
      </w:r>
      <w:r w:rsidR="009B14FE">
        <w:rPr>
          <w:rFonts w:hint="cs"/>
          <w:rtl/>
        </w:rPr>
        <w:t>:</w:t>
      </w:r>
    </w:p>
    <w:p w14:paraId="5F85E4CB" w14:textId="092B209D" w:rsidR="005175F4" w:rsidRPr="000528DA" w:rsidRDefault="005175F4" w:rsidP="000528DA">
      <w:pPr>
        <w:rPr>
          <w:rtl/>
        </w:rPr>
      </w:pPr>
      <w:r w:rsidRPr="000528DA">
        <w:rPr>
          <w:rFonts w:ascii="Fb Fontext" w:hAnsi="Fb Fontext"/>
          <w:sz w:val="20"/>
          <w:rtl/>
        </w:rPr>
        <w:t>מונע אסכרה מתוך ביתו.</w:t>
      </w:r>
      <w:r w:rsidRPr="000528DA">
        <w:rPr>
          <w:rFonts w:ascii="Fb Fontext" w:hAnsi="Fb Fontext" w:hint="cs"/>
          <w:sz w:val="20"/>
          <w:rtl/>
        </w:rPr>
        <w:t xml:space="preserve"> </w:t>
      </w:r>
      <w:r w:rsidR="00242FFD" w:rsidRPr="000528DA">
        <w:rPr>
          <w:rFonts w:ascii="Fb Fontext" w:hAnsi="Fb Fontext" w:hint="cs"/>
          <w:sz w:val="20"/>
          <w:rtl/>
        </w:rPr>
        <w:t>ו</w:t>
      </w:r>
      <w:r w:rsidRPr="000528DA">
        <w:rPr>
          <w:rFonts w:ascii="Fb Fontext" w:hAnsi="Fb Fontext" w:hint="cs"/>
          <w:sz w:val="20"/>
          <w:rtl/>
        </w:rPr>
        <w:t>לא כל יום שקשה לריח הפה</w:t>
      </w:r>
      <w:r w:rsidR="00F44FB1" w:rsidRPr="000528DA">
        <w:rPr>
          <w:rFonts w:ascii="Fb Fontext" w:hAnsi="Fb Fontext" w:hint="cs"/>
          <w:sz w:val="20"/>
          <w:rtl/>
        </w:rPr>
        <w:t>.</w:t>
      </w:r>
    </w:p>
    <w:p w14:paraId="2EA72E1E" w14:textId="77777777" w:rsidR="00242FFD" w:rsidRPr="000528DA" w:rsidRDefault="005175F4" w:rsidP="000528DA">
      <w:pPr>
        <w:rPr>
          <w:rtl/>
        </w:rPr>
      </w:pPr>
      <w:bookmarkStart w:id="1267" w:name="_Toc193636175"/>
      <w:bookmarkStart w:id="1268" w:name="_Toc216184784"/>
      <w:r w:rsidRPr="00A10336">
        <w:rPr>
          <w:rStyle w:val="30"/>
          <w:rtl/>
        </w:rPr>
        <w:t xml:space="preserve">הרגיל בחרדל אחת </w:t>
      </w:r>
      <w:r w:rsidRPr="00A10336">
        <w:rPr>
          <w:rStyle w:val="30"/>
          <w:rFonts w:hint="cs"/>
          <w:rtl/>
        </w:rPr>
        <w:t>ל</w:t>
      </w:r>
      <w:r w:rsidRPr="00A10336">
        <w:rPr>
          <w:rStyle w:val="30"/>
          <w:rtl/>
        </w:rPr>
        <w:t>ל</w:t>
      </w:r>
      <w:r w:rsidRPr="00A10336">
        <w:rPr>
          <w:rStyle w:val="30"/>
          <w:rFonts w:hint="cs"/>
          <w:rtl/>
        </w:rPr>
        <w:t>'</w:t>
      </w:r>
      <w:r w:rsidRPr="00A10336">
        <w:rPr>
          <w:rStyle w:val="30"/>
          <w:rtl/>
        </w:rPr>
        <w:t xml:space="preserve"> יום</w:t>
      </w:r>
      <w:bookmarkEnd w:id="1267"/>
      <w:bookmarkEnd w:id="1268"/>
      <w:r w:rsidRPr="000528DA">
        <w:rPr>
          <w:rFonts w:ascii="Fb Fontext" w:hAnsi="Fb Fontext"/>
          <w:rtl/>
        </w:rPr>
        <w:t xml:space="preserve"> </w:t>
      </w:r>
    </w:p>
    <w:p w14:paraId="3A6870A4" w14:textId="6FFBB01F" w:rsidR="00A24328" w:rsidRDefault="00A80906" w:rsidP="009A59D1">
      <w:pPr>
        <w:pStyle w:val="38"/>
        <w:framePr w:wrap="notBeside"/>
        <w:rPr>
          <w:rtl/>
        </w:rPr>
      </w:pPr>
      <w:r w:rsidRPr="00660D7A">
        <w:rPr>
          <w:rFonts w:hint="cs"/>
          <w:rtl/>
        </w:rPr>
        <w:t>רי"ו</w:t>
      </w:r>
      <w:r w:rsidR="009B14FE">
        <w:rPr>
          <w:rFonts w:hint="cs"/>
          <w:rtl/>
        </w:rPr>
        <w:t>:</w:t>
      </w:r>
    </w:p>
    <w:p w14:paraId="5EA0FDBA" w14:textId="42365BB1" w:rsidR="005175F4" w:rsidRPr="000528DA" w:rsidRDefault="005175F4" w:rsidP="000528DA">
      <w:pPr>
        <w:rPr>
          <w:rtl/>
        </w:rPr>
      </w:pPr>
      <w:r w:rsidRPr="000528DA">
        <w:rPr>
          <w:rFonts w:ascii="Fb Fontext" w:hAnsi="Fb Fontext"/>
          <w:rtl/>
        </w:rPr>
        <w:t xml:space="preserve">מונע חלאים מתוך ביתו, אבל </w:t>
      </w:r>
      <w:r w:rsidRPr="000528DA">
        <w:rPr>
          <w:rFonts w:ascii="Fb Fontext" w:hAnsi="Fb Fontext" w:hint="cs"/>
          <w:rtl/>
        </w:rPr>
        <w:t>לא כל יום שקשה ללב</w:t>
      </w:r>
      <w:r w:rsidR="00242FFD" w:rsidRPr="000528DA">
        <w:rPr>
          <w:rFonts w:ascii="Fb Fontext" w:hAnsi="Fb Fontext" w:hint="cs"/>
          <w:rtl/>
        </w:rPr>
        <w:t>,</w:t>
      </w:r>
    </w:p>
    <w:p w14:paraId="6132B7B0" w14:textId="77777777" w:rsidR="00242FFD" w:rsidRPr="000528DA" w:rsidRDefault="00A80906" w:rsidP="000528DA">
      <w:pPr>
        <w:rPr>
          <w:rtl/>
        </w:rPr>
      </w:pPr>
      <w:bookmarkStart w:id="1269" w:name="_Toc193636176"/>
      <w:bookmarkStart w:id="1270" w:name="_Toc216184785"/>
      <w:r w:rsidRPr="00A10336">
        <w:rPr>
          <w:rStyle w:val="30"/>
          <w:rFonts w:hint="cs"/>
          <w:rtl/>
        </w:rPr>
        <w:t>הרג</w:t>
      </w:r>
      <w:r w:rsidR="005175F4" w:rsidRPr="00A10336">
        <w:rPr>
          <w:rStyle w:val="30"/>
          <w:rtl/>
        </w:rPr>
        <w:t>יל בדגים קטנים</w:t>
      </w:r>
      <w:bookmarkEnd w:id="1269"/>
      <w:bookmarkEnd w:id="1270"/>
      <w:r w:rsidRPr="000528DA">
        <w:rPr>
          <w:rFonts w:hint="cs"/>
          <w:rtl/>
        </w:rPr>
        <w:t xml:space="preserve"> -</w:t>
      </w:r>
      <w:r w:rsidRPr="00E34F28">
        <w:rPr>
          <w:rStyle w:val="afffff9"/>
          <w:rFonts w:hint="cs"/>
          <w:rtl/>
        </w:rPr>
        <w:t>רב:</w:t>
      </w:r>
      <w:r w:rsidR="005175F4" w:rsidRPr="00E34F28">
        <w:rPr>
          <w:rStyle w:val="afffff9"/>
          <w:rtl/>
        </w:rPr>
        <w:t xml:space="preserve"> </w:t>
      </w:r>
      <w:r w:rsidR="005175F4" w:rsidRPr="000528DA">
        <w:rPr>
          <w:rtl/>
        </w:rPr>
        <w:t>אינו בא לידי חולי מעים</w:t>
      </w:r>
      <w:r w:rsidRPr="000528DA">
        <w:rPr>
          <w:rFonts w:hint="cs"/>
          <w:rtl/>
        </w:rPr>
        <w:t xml:space="preserve">, </w:t>
      </w:r>
    </w:p>
    <w:p w14:paraId="71BDC316" w14:textId="77777777" w:rsidR="005175F4" w:rsidRPr="000528DA" w:rsidRDefault="00515B2B" w:rsidP="000528DA">
      <w:pPr>
        <w:rPr>
          <w:rtl/>
        </w:rPr>
      </w:pPr>
      <w:r w:rsidRPr="00E34F28">
        <w:rPr>
          <w:rStyle w:val="afffff9"/>
          <w:rFonts w:hint="cs"/>
          <w:rtl/>
        </w:rPr>
        <w:t>ו</w:t>
      </w:r>
      <w:r w:rsidR="005175F4" w:rsidRPr="00E34F28">
        <w:rPr>
          <w:rStyle w:val="afffff9"/>
          <w:rtl/>
        </w:rPr>
        <w:t>עוד</w:t>
      </w:r>
      <w:r w:rsidR="005175F4" w:rsidRPr="000528DA">
        <w:rPr>
          <w:rtl/>
        </w:rPr>
        <w:t xml:space="preserve"> שדגים קטנים מפרין ומרבין ומברין כל גופו של אדם.</w:t>
      </w:r>
    </w:p>
    <w:p w14:paraId="4C9553BE" w14:textId="77777777" w:rsidR="00CC648B" w:rsidRPr="000528DA" w:rsidRDefault="005175F4" w:rsidP="000528DA">
      <w:pPr>
        <w:rPr>
          <w:rtl/>
        </w:rPr>
      </w:pPr>
      <w:bookmarkStart w:id="1271" w:name="_Toc193636177"/>
      <w:bookmarkStart w:id="1272" w:name="_Toc216184786"/>
      <w:r w:rsidRPr="00A10336">
        <w:rPr>
          <w:rStyle w:val="30"/>
          <w:rtl/>
        </w:rPr>
        <w:t>הרגיל ב</w:t>
      </w:r>
      <w:r w:rsidRPr="00A10336">
        <w:rPr>
          <w:rStyle w:val="30"/>
          <w:rFonts w:hint="cs"/>
          <w:rtl/>
        </w:rPr>
        <w:t xml:space="preserve">טעם </w:t>
      </w:r>
      <w:r w:rsidRPr="00A10336">
        <w:rPr>
          <w:rStyle w:val="30"/>
          <w:rtl/>
        </w:rPr>
        <w:t>קצח</w:t>
      </w:r>
      <w:bookmarkEnd w:id="1271"/>
      <w:bookmarkEnd w:id="1272"/>
      <w:r w:rsidR="00A80906" w:rsidRPr="000528DA">
        <w:rPr>
          <w:rFonts w:hint="cs"/>
          <w:rtl/>
        </w:rPr>
        <w:t xml:space="preserve"> </w:t>
      </w:r>
      <w:r w:rsidR="00A80906" w:rsidRPr="00E34F28">
        <w:rPr>
          <w:rStyle w:val="afffff9"/>
          <w:rFonts w:hint="cs"/>
          <w:rtl/>
        </w:rPr>
        <w:t>רחב"ח:</w:t>
      </w:r>
      <w:r w:rsidRPr="00E34F28">
        <w:rPr>
          <w:rStyle w:val="afffff9"/>
          <w:rtl/>
        </w:rPr>
        <w:t xml:space="preserve"> </w:t>
      </w:r>
      <w:r w:rsidRPr="000528DA">
        <w:rPr>
          <w:rtl/>
        </w:rPr>
        <w:t>אינו בא לידי כאב לב.</w:t>
      </w:r>
      <w:r w:rsidR="00A80906" w:rsidRPr="000528DA">
        <w:rPr>
          <w:rFonts w:hint="cs"/>
          <w:rtl/>
        </w:rPr>
        <w:t xml:space="preserve"> </w:t>
      </w:r>
    </w:p>
    <w:p w14:paraId="093DA9F5" w14:textId="18F5319F" w:rsidR="00A24328" w:rsidRDefault="005175F4" w:rsidP="009A59D1">
      <w:pPr>
        <w:pStyle w:val="38"/>
        <w:framePr w:wrap="notBeside"/>
        <w:rPr>
          <w:rtl/>
        </w:rPr>
      </w:pPr>
      <w:r w:rsidRPr="00660D7A">
        <w:rPr>
          <w:rFonts w:hint="cs"/>
          <w:rtl/>
        </w:rPr>
        <w:t>והך דרשב</w:t>
      </w:r>
      <w:r w:rsidRPr="00660D7A">
        <w:rPr>
          <w:rtl/>
        </w:rPr>
        <w:t>"</w:t>
      </w:r>
      <w:r w:rsidRPr="00660D7A">
        <w:rPr>
          <w:rFonts w:hint="cs"/>
          <w:rtl/>
        </w:rPr>
        <w:t>ג</w:t>
      </w:r>
      <w:r w:rsidR="009B14FE">
        <w:rPr>
          <w:rtl/>
        </w:rPr>
        <w:t>:</w:t>
      </w:r>
    </w:p>
    <w:p w14:paraId="43730FA8" w14:textId="53B6072A" w:rsidR="00CC648B" w:rsidRPr="000528DA" w:rsidRDefault="005175F4" w:rsidP="000528DA">
      <w:pPr>
        <w:rPr>
          <w:rtl/>
        </w:rPr>
      </w:pPr>
      <w:r w:rsidRPr="000528DA">
        <w:rPr>
          <w:rFonts w:hint="cs"/>
          <w:rtl/>
        </w:rPr>
        <w:t>ד</w:t>
      </w:r>
      <w:r w:rsidRPr="000528DA">
        <w:rPr>
          <w:rtl/>
        </w:rPr>
        <w:t>קצח אחד מ</w:t>
      </w:r>
      <w:r w:rsidRPr="000528DA">
        <w:rPr>
          <w:rFonts w:hint="cs"/>
          <w:rtl/>
        </w:rPr>
        <w:t xml:space="preserve">ס' </w:t>
      </w:r>
      <w:r w:rsidRPr="000528DA">
        <w:rPr>
          <w:rtl/>
        </w:rPr>
        <w:t>סמני המות</w:t>
      </w:r>
      <w:r w:rsidR="00C334A8" w:rsidRPr="000528DA">
        <w:rPr>
          <w:rFonts w:hint="cs"/>
          <w:rtl/>
        </w:rPr>
        <w:t>,</w:t>
      </w:r>
      <w:r w:rsidRPr="000528DA">
        <w:rPr>
          <w:rtl/>
        </w:rPr>
        <w:t xml:space="preserve"> והישן למזרח גרנו</w:t>
      </w:r>
      <w:r w:rsidRPr="000528DA">
        <w:rPr>
          <w:rFonts w:hint="cs"/>
          <w:rtl/>
        </w:rPr>
        <w:t xml:space="preserve"> </w:t>
      </w:r>
      <w:r w:rsidRPr="000528DA">
        <w:rPr>
          <w:rStyle w:val="affffff7"/>
          <w:rFonts w:hint="cs"/>
          <w:rtl/>
        </w:rPr>
        <w:t>[דקצח]</w:t>
      </w:r>
      <w:r w:rsidRPr="000528DA">
        <w:rPr>
          <w:rtl/>
        </w:rPr>
        <w:t>- דמו בראשו</w:t>
      </w:r>
      <w:r w:rsidRPr="000528DA">
        <w:rPr>
          <w:rFonts w:hint="cs"/>
          <w:rtl/>
        </w:rPr>
        <w:t xml:space="preserve">, </w:t>
      </w:r>
    </w:p>
    <w:p w14:paraId="2F5F5A78" w14:textId="02698A2E" w:rsidR="00A24328" w:rsidRDefault="00F95182" w:rsidP="009A59D1">
      <w:pPr>
        <w:pStyle w:val="38"/>
        <w:framePr w:wrap="notBeside"/>
        <w:rPr>
          <w:rtl/>
        </w:rPr>
      </w:pPr>
      <w:r>
        <w:rPr>
          <w:rFonts w:hint="cs"/>
          <w:rtl/>
        </w:rPr>
        <w:t>-</w:t>
      </w:r>
    </w:p>
    <w:p w14:paraId="3C406950" w14:textId="1DADCB5C" w:rsidR="005175F4" w:rsidRPr="000528DA" w:rsidRDefault="005175F4" w:rsidP="000528DA">
      <w:pPr>
        <w:rPr>
          <w:rtl/>
        </w:rPr>
      </w:pPr>
      <w:r w:rsidRPr="000528DA">
        <w:rPr>
          <w:rFonts w:hint="cs"/>
          <w:rtl/>
        </w:rPr>
        <w:t>היינו בריח</w:t>
      </w:r>
    </w:p>
    <w:p w14:paraId="45A625DA" w14:textId="2BF90FFE" w:rsidR="00A24328" w:rsidRDefault="005175F4" w:rsidP="009A59D1">
      <w:pPr>
        <w:pStyle w:val="38"/>
        <w:framePr w:wrap="notBeside"/>
        <w:rPr>
          <w:rtl/>
        </w:rPr>
      </w:pPr>
      <w:r w:rsidRPr="00660D7A">
        <w:rPr>
          <w:rtl/>
        </w:rPr>
        <w:t>א</w:t>
      </w:r>
      <w:r w:rsidR="00A80906" w:rsidRPr="00660D7A">
        <w:rPr>
          <w:rFonts w:hint="cs"/>
          <w:rtl/>
        </w:rPr>
        <w:t>מו דרי</w:t>
      </w:r>
      <w:r w:rsidR="00AE16FF" w:rsidRPr="00660D7A">
        <w:rPr>
          <w:rtl/>
        </w:rPr>
        <w:t>"</w:t>
      </w:r>
      <w:r w:rsidR="00A80906" w:rsidRPr="00660D7A">
        <w:rPr>
          <w:rFonts w:hint="cs"/>
          <w:rtl/>
        </w:rPr>
        <w:t>ר</w:t>
      </w:r>
      <w:r w:rsidR="009B14FE">
        <w:rPr>
          <w:rtl/>
        </w:rPr>
        <w:t>:</w:t>
      </w:r>
    </w:p>
    <w:p w14:paraId="2BBA5976" w14:textId="781E8375" w:rsidR="00F64167" w:rsidRDefault="005175F4" w:rsidP="000528DA">
      <w:pPr>
        <w:rPr>
          <w:rtl/>
        </w:rPr>
      </w:pPr>
      <w:r w:rsidRPr="000528DA">
        <w:rPr>
          <w:rFonts w:hint="cs"/>
          <w:rtl/>
        </w:rPr>
        <w:t xml:space="preserve">אפתה לו לחם </w:t>
      </w:r>
      <w:r w:rsidRPr="000528DA">
        <w:rPr>
          <w:rtl/>
        </w:rPr>
        <w:t>ו</w:t>
      </w:r>
      <w:r w:rsidRPr="000528DA">
        <w:rPr>
          <w:rFonts w:hint="cs"/>
          <w:rtl/>
        </w:rPr>
        <w:t>הדביקה קצח</w:t>
      </w:r>
      <w:r w:rsidR="00A80906" w:rsidRPr="000528DA">
        <w:rPr>
          <w:rFonts w:hint="cs"/>
          <w:rtl/>
        </w:rPr>
        <w:t>, ואח</w:t>
      </w:r>
      <w:r w:rsidR="00AE16FF" w:rsidRPr="000528DA">
        <w:rPr>
          <w:rtl/>
        </w:rPr>
        <w:t>"</w:t>
      </w:r>
      <w:r w:rsidR="00BA57BA" w:rsidRPr="000528DA">
        <w:rPr>
          <w:rFonts w:hint="cs"/>
          <w:rtl/>
        </w:rPr>
        <w:t xml:space="preserve">כ </w:t>
      </w:r>
      <w:r w:rsidR="00A80906" w:rsidRPr="000528DA">
        <w:rPr>
          <w:rFonts w:hint="cs"/>
          <w:rtl/>
        </w:rPr>
        <w:t>קילפה</w:t>
      </w:r>
      <w:r w:rsidR="00C334A8" w:rsidRPr="000528DA">
        <w:rPr>
          <w:rFonts w:hint="cs"/>
          <w:rtl/>
        </w:rPr>
        <w:t>.</w:t>
      </w:r>
    </w:p>
    <w:p w14:paraId="6898B091" w14:textId="77777777" w:rsidR="005175F4" w:rsidRPr="00E34F28" w:rsidRDefault="00A51DC3" w:rsidP="00470C2A">
      <w:pPr>
        <w:pStyle w:val="afffffe"/>
        <w:rPr>
          <w:rtl/>
        </w:rPr>
      </w:pPr>
      <w:ins w:id="9848" w:author="מספור קטעי משנה" w:date="2026-10-06T06:45:16Z">
        <w:r>
          <w:rPr>
            <w:rStyle w:val="MisparKeta"/>
          </w:rPr>
          <w:t xml:space="preserve">ה. </w:t>
        </w:r>
      </w:ins>
      <w:bookmarkStart w:id="1273" w:name="_Toc193636178"/>
      <w:bookmarkStart w:id="1274" w:name="_Toc216184787"/>
      <w:r>
        <w:rPr>
          <w:rtl/>
        </w:rPr>
        <w:lastRenderedPageBreak/>
        <w:t>ר"י</w:t>
      </w:r>
      <w:r w:rsidR="005175F4" w:rsidRPr="00E34F28">
        <w:rPr>
          <w:rStyle w:val="afffff9"/>
          <w:rtl/>
        </w:rPr>
        <w:t xml:space="preserve">: </w:t>
      </w:r>
      <w:r w:rsidR="005175F4" w:rsidRPr="00BD298B">
        <w:rPr>
          <w:rtl/>
        </w:rPr>
        <w:t>בורא מיני דשאים</w:t>
      </w:r>
      <w:r w:rsidR="005175F4" w:rsidRPr="009757B9">
        <w:rPr>
          <w:rtl/>
        </w:rPr>
        <w:t>.</w:t>
      </w:r>
      <w:bookmarkEnd w:id="1273"/>
      <w:bookmarkEnd w:id="1274"/>
    </w:p>
    <w:p w14:paraId="2E47DDE5" w14:textId="1473A787" w:rsidR="00A24328" w:rsidRDefault="005175F4" w:rsidP="009A59D1">
      <w:pPr>
        <w:pStyle w:val="38"/>
        <w:framePr w:wrap="notBeside"/>
        <w:rPr>
          <w:rtl/>
        </w:rPr>
      </w:pPr>
      <w:r w:rsidRPr="00660D7A">
        <w:rPr>
          <w:rFonts w:hint="cs"/>
          <w:rtl/>
        </w:rPr>
        <w:t>ר"ז מרחב"פ</w:t>
      </w:r>
      <w:r w:rsidR="009B14FE">
        <w:rPr>
          <w:rtl/>
        </w:rPr>
        <w:t>:</w:t>
      </w:r>
    </w:p>
    <w:p w14:paraId="44BA948D" w14:textId="1206E9E6" w:rsidR="005175F4" w:rsidRPr="000528DA" w:rsidRDefault="005175F4" w:rsidP="000528DA">
      <w:pPr>
        <w:rPr>
          <w:rtl/>
        </w:rPr>
      </w:pPr>
      <w:bookmarkStart w:id="1275" w:name="_Toc193636179"/>
      <w:bookmarkStart w:id="1276" w:name="_Toc216184788"/>
      <w:r>
        <w:rPr>
          <w:rStyle w:val="30"/>
          <w:rtl/>
        </w:rPr>
        <w:t xml:space="preserve">אין הלכה </w:t>
      </w:r>
      <w:r>
        <w:rPr>
          <w:rStyle w:val="afffff9"/>
          <w:rtl/>
          <w:rPrChange w:id="9253" w:author="מנוע אמוראים" w:date="2026-10-05T16:40:51Z">
            <w:rPr>
              <w:rStyle w:val="30"/>
              <w:rtl/>
            </w:rPr>
          </w:rPrChange>
        </w:rPr>
        <w:t xml:space="preserve">כר"י</w:t>
      </w:r>
      <w:bookmarkEnd w:id="1275"/>
      <w:bookmarkEnd w:id="1276"/>
      <w:r w:rsidRPr="000528DA">
        <w:rPr>
          <w:rFonts w:ascii="Fb Fontext" w:hAnsi="Fb Fontext"/>
          <w:rtl/>
        </w:rPr>
        <w:t>.</w:t>
      </w:r>
      <w:r w:rsidR="00A80906" w:rsidRPr="000528DA">
        <w:rPr>
          <w:rFonts w:hint="cs"/>
          <w:rtl/>
        </w:rPr>
        <w:t xml:space="preserve"> </w:t>
      </w:r>
      <w:r w:rsidR="00A80906" w:rsidRPr="00A10336">
        <w:rPr>
          <w:rStyle w:val="30"/>
          <w:rFonts w:hint="cs"/>
          <w:rtl/>
        </w:rPr>
        <w:t>וטעמו</w:t>
      </w:r>
      <w:r w:rsidR="00A80906" w:rsidRPr="000528DA">
        <w:rPr>
          <w:rFonts w:hint="cs"/>
          <w:rtl/>
        </w:rPr>
        <w:t xml:space="preserve"> </w:t>
      </w:r>
      <w:r w:rsidRPr="003F2389">
        <w:rPr>
          <w:rStyle w:val="ad"/>
          <w:rtl/>
        </w:rPr>
        <w:t xml:space="preserve">ברוך ה' יום יום </w:t>
      </w:r>
      <w:r w:rsidR="00C334A8" w:rsidRPr="003F2389">
        <w:rPr>
          <w:rStyle w:val="ad"/>
          <w:rFonts w:hint="cs"/>
          <w:rtl/>
        </w:rPr>
        <w:t>-</w:t>
      </w:r>
      <w:r w:rsidRPr="000528DA">
        <w:rPr>
          <w:rtl/>
        </w:rPr>
        <w:t xml:space="preserve">כל יום ויום תן לו מעין ברכותיו. </w:t>
      </w:r>
      <w:r w:rsidRPr="000528DA">
        <w:rPr>
          <w:rFonts w:hint="cs"/>
          <w:rtl/>
        </w:rPr>
        <w:t>ה"נ</w:t>
      </w:r>
      <w:r w:rsidRPr="000528DA">
        <w:rPr>
          <w:rtl/>
        </w:rPr>
        <w:t xml:space="preserve"> כל מין ומין תן לו מעין ברכותיו.</w:t>
      </w:r>
    </w:p>
    <w:p w14:paraId="06A56A22" w14:textId="64AC67AA" w:rsidR="00A24328" w:rsidRDefault="005175F4" w:rsidP="009A59D1">
      <w:pPr>
        <w:pStyle w:val="38"/>
        <w:framePr w:wrap="notBeside"/>
        <w:rPr>
          <w:rtl/>
        </w:rPr>
      </w:pPr>
      <w:r w:rsidRPr="00660D7A">
        <w:rPr>
          <w:rFonts w:hint="cs"/>
          <w:rtl/>
        </w:rPr>
        <w:t>ר"ז מרחב"פ</w:t>
      </w:r>
      <w:r w:rsidR="009B14FE">
        <w:rPr>
          <w:rtl/>
        </w:rPr>
        <w:t>:</w:t>
      </w:r>
    </w:p>
    <w:p w14:paraId="44E1B1F3" w14:textId="595AACD6" w:rsidR="00C334A8" w:rsidRPr="00E34F28" w:rsidRDefault="005175F4" w:rsidP="003F2389">
      <w:pPr>
        <w:pStyle w:val="afffff5"/>
        <w:spacing w:before="0"/>
        <w:rPr>
          <w:rtl/>
        </w:rPr>
      </w:pPr>
      <w:r w:rsidRPr="00CC648B">
        <w:rPr>
          <w:rtl/>
        </w:rPr>
        <w:t xml:space="preserve">מדת בשר ודם </w:t>
      </w:r>
      <w:r w:rsidR="00A80906" w:rsidRPr="00CC648B">
        <w:rPr>
          <w:rFonts w:hint="cs"/>
          <w:rtl/>
        </w:rPr>
        <w:t>שלא כמדת הקב</w:t>
      </w:r>
      <w:r w:rsidR="007B7D72" w:rsidRPr="00CC648B">
        <w:rPr>
          <w:rFonts w:hint="cs"/>
          <w:rtl/>
        </w:rPr>
        <w:t>"</w:t>
      </w:r>
      <w:r w:rsidR="00A80906" w:rsidRPr="00CC648B">
        <w:rPr>
          <w:rFonts w:hint="cs"/>
          <w:rtl/>
        </w:rPr>
        <w:t>ה דכלי</w:t>
      </w:r>
      <w:r w:rsidRPr="00CC648B">
        <w:rPr>
          <w:rtl/>
        </w:rPr>
        <w:t xml:space="preserve"> מלא מחזיק, </w:t>
      </w:r>
      <w:r w:rsidR="003F2389">
        <w:rPr>
          <w:rFonts w:hint="cs"/>
          <w:rtl/>
        </w:rPr>
        <w:t>וריקן לא</w:t>
      </w:r>
    </w:p>
    <w:p w14:paraId="01B0F226" w14:textId="2DEA165A" w:rsidR="00A24328" w:rsidRDefault="00C334A8" w:rsidP="009A59D1">
      <w:pPr>
        <w:pStyle w:val="38"/>
        <w:framePr w:wrap="notBeside"/>
        <w:rPr>
          <w:rtl/>
        </w:rPr>
      </w:pPr>
      <w:r w:rsidRPr="00660D7A">
        <w:rPr>
          <w:rFonts w:hint="cs"/>
          <w:rtl/>
        </w:rPr>
        <w:t>א</w:t>
      </w:r>
      <w:r w:rsidR="00A24328">
        <w:rPr>
          <w:rFonts w:hint="cs"/>
          <w:rtl/>
        </w:rPr>
        <w:t>.</w:t>
      </w:r>
    </w:p>
    <w:p w14:paraId="2174911E" w14:textId="12E54C68" w:rsidR="005175F4" w:rsidRPr="000528DA" w:rsidRDefault="005175F4" w:rsidP="000528DA">
      <w:pPr>
        <w:rPr>
          <w:rtl/>
        </w:rPr>
      </w:pPr>
      <w:r w:rsidRPr="003F2389">
        <w:rPr>
          <w:rStyle w:val="ad"/>
          <w:rFonts w:hint="cs"/>
          <w:rtl/>
        </w:rPr>
        <w:t>ד'</w:t>
      </w:r>
      <w:r w:rsidRPr="003F2389">
        <w:rPr>
          <w:rStyle w:val="ad"/>
          <w:rtl/>
        </w:rPr>
        <w:t>ויאמר אם שמוע תשמע</w:t>
      </w:r>
      <w:r w:rsidRPr="003F2389">
        <w:rPr>
          <w:rStyle w:val="ad"/>
          <w:rFonts w:hint="cs"/>
          <w:rtl/>
        </w:rPr>
        <w:t>'</w:t>
      </w:r>
      <w:r w:rsidRPr="00F95182">
        <w:rPr>
          <w:rtl/>
        </w:rPr>
        <w:t xml:space="preserve"> </w:t>
      </w:r>
      <w:r w:rsidRPr="000528DA">
        <w:rPr>
          <w:rtl/>
        </w:rPr>
        <w:t>ואם לאו לא תשמע.</w:t>
      </w:r>
    </w:p>
    <w:p w14:paraId="30876CE4" w14:textId="2397336E" w:rsidR="00A24328" w:rsidRDefault="00515B2B" w:rsidP="009A59D1">
      <w:pPr>
        <w:pStyle w:val="38"/>
        <w:framePr w:wrap="notBeside"/>
        <w:rPr>
          <w:rtl/>
        </w:rPr>
      </w:pPr>
      <w:r w:rsidRPr="00660D7A">
        <w:rPr>
          <w:rFonts w:hint="cs"/>
          <w:rtl/>
        </w:rPr>
        <w:t>ב</w:t>
      </w:r>
      <w:r w:rsidR="00A24328">
        <w:rPr>
          <w:rFonts w:hint="cs"/>
          <w:rtl/>
        </w:rPr>
        <w:t>.</w:t>
      </w:r>
    </w:p>
    <w:p w14:paraId="4BFE8B3D" w14:textId="7C465067" w:rsidR="00F64167" w:rsidRDefault="005175F4" w:rsidP="000528DA">
      <w:pPr>
        <w:rPr>
          <w:rtl/>
        </w:rPr>
      </w:pPr>
      <w:r w:rsidRPr="003F2389">
        <w:rPr>
          <w:rStyle w:val="ad"/>
          <w:rtl/>
        </w:rPr>
        <w:t>אם שמוע</w:t>
      </w:r>
      <w:r w:rsidR="00C334A8" w:rsidRPr="000528DA">
        <w:rPr>
          <w:rtl/>
        </w:rPr>
        <w:t xml:space="preserve"> בישן </w:t>
      </w:r>
      <w:r w:rsidRPr="000528DA">
        <w:rPr>
          <w:rtl/>
        </w:rPr>
        <w:t xml:space="preserve"> </w:t>
      </w:r>
      <w:r w:rsidR="00C334A8" w:rsidRPr="003F2389">
        <w:rPr>
          <w:rStyle w:val="ad"/>
          <w:rFonts w:hint="cs"/>
          <w:rtl/>
        </w:rPr>
        <w:t>ת</w:t>
      </w:r>
      <w:r w:rsidRPr="003F2389">
        <w:rPr>
          <w:rStyle w:val="ad"/>
          <w:rtl/>
        </w:rPr>
        <w:t>שמע</w:t>
      </w:r>
      <w:r w:rsidRPr="000528DA">
        <w:rPr>
          <w:rtl/>
        </w:rPr>
        <w:t xml:space="preserve"> בחדש, </w:t>
      </w:r>
      <w:r w:rsidRPr="003F2389">
        <w:rPr>
          <w:rStyle w:val="ad"/>
          <w:rtl/>
        </w:rPr>
        <w:t>ואם יפנה לבבך</w:t>
      </w:r>
      <w:r w:rsidRPr="000528DA">
        <w:rPr>
          <w:rtl/>
        </w:rPr>
        <w:t>- שוב לא תשמע.</w:t>
      </w:r>
    </w:p>
    <w:p w14:paraId="04DFA36F" w14:textId="2706D3F8" w:rsidR="005175F4" w:rsidRPr="00E34F28" w:rsidRDefault="00683C59" w:rsidP="00F50A20">
      <w:pPr>
        <w:pStyle w:val="afffa"/>
        <w:rPr>
          <w:rtl/>
        </w:rPr>
      </w:pPr>
      <w:r>
        <w:rPr>
          <w:rFonts w:hint="cs"/>
          <w:rtl/>
        </w:rPr>
        <w:t>***</w:t>
      </w:r>
    </w:p>
    <w:p>
      <w:pPr>
        <w:pStyle w:val="MishnaBatzad"/>
        <w:rPr>
          <w:ins w:id="20122" w:author="קלוד" w:date="2026-10-06T10:08:25Z"/>
        </w:rPr>
      </w:pPr>
      <w:ins w:id="20121" w:author="קלוד" w:date="2026-10-06T10:08:25Z">
        <w:r>
          <w:t xml:space="preserve">משנה ב</w:t>
        </w:r>
      </w:ins>
    </w:p>
    <w:p w14:paraId="128D8130" w14:textId="77777777" w:rsidR="005175F4" w:rsidRPr="00E34F28" w:rsidRDefault="005175F4" w:rsidP="001619FE">
      <w:pPr>
        <w:pStyle w:val="a3"/>
        <w:spacing w:before="120"/>
        <w:rPr>
          <w:rtl/>
        </w:rPr>
        <w:pPrChange w:id="90024" w:author="קלוד" w:date="2026-10-08T12:08:16Z">
          <w:pPr>
            <w:pStyle w:val="a3"/>
          </w:pPr>
        </w:pPrChange>
      </w:pPr>
      <w:r w:rsidRPr="00FC280D">
        <w:rPr>
          <w:rtl/>
        </w:rPr>
        <w:t xml:space="preserve">בירך על פירות האילן </w:t>
      </w:r>
      <w:r w:rsidR="007A1F57" w:rsidRPr="00FC280D">
        <w:rPr>
          <w:rtl/>
        </w:rPr>
        <w:t>ב</w:t>
      </w:r>
      <w:r w:rsidR="00C334A8" w:rsidRPr="00FC280D">
        <w:rPr>
          <w:rFonts w:hint="cs"/>
          <w:rtl/>
        </w:rPr>
        <w:t>ורא פרי האדמה</w:t>
      </w:r>
      <w:r w:rsidRPr="00FC280D">
        <w:rPr>
          <w:rtl/>
        </w:rPr>
        <w:t xml:space="preserve"> </w:t>
      </w:r>
      <w:r w:rsidR="00C334A8" w:rsidRPr="00FC280D">
        <w:rPr>
          <w:rtl/>
        </w:rPr>
        <w:t>–</w:t>
      </w:r>
      <w:r w:rsidR="00C334A8" w:rsidRPr="00FC280D">
        <w:rPr>
          <w:rFonts w:hint="cs"/>
          <w:rtl/>
        </w:rPr>
        <w:t xml:space="preserve"> </w:t>
      </w:r>
      <w:r w:rsidRPr="00FC280D">
        <w:rPr>
          <w:rtl/>
        </w:rPr>
        <w:t>יצא</w:t>
      </w:r>
      <w:r w:rsidR="00C334A8" w:rsidRPr="00FC280D">
        <w:rPr>
          <w:rFonts w:hint="cs"/>
          <w:rtl/>
        </w:rPr>
        <w:t>.</w:t>
      </w:r>
    </w:p>
    <w:p w14:paraId="59A1DA30" w14:textId="77777777" w:rsidR="005175F4" w:rsidRPr="00E34F28" w:rsidRDefault="005175F4" w:rsidP="001619FE">
      <w:pPr>
        <w:pStyle w:val="a3"/>
        <w:rPr>
          <w:rtl/>
        </w:rPr>
      </w:pPr>
      <w:r w:rsidRPr="00FC280D">
        <w:rPr>
          <w:rtl/>
        </w:rPr>
        <w:t xml:space="preserve">ועל פירות הארץ בורא פרי העץ </w:t>
      </w:r>
      <w:r w:rsidR="00C334A8" w:rsidRPr="00FC280D">
        <w:rPr>
          <w:rtl/>
        </w:rPr>
        <w:tab/>
      </w:r>
      <w:r w:rsidR="00C334A8" w:rsidRPr="00FC280D">
        <w:rPr>
          <w:rtl/>
        </w:rPr>
        <w:tab/>
      </w:r>
      <w:r w:rsidR="00C334A8" w:rsidRPr="00FC280D">
        <w:rPr>
          <w:rtl/>
        </w:rPr>
        <w:tab/>
      </w:r>
      <w:r w:rsidR="00C334A8" w:rsidRPr="00FC280D">
        <w:rPr>
          <w:rFonts w:hint="cs"/>
          <w:rtl/>
        </w:rPr>
        <w:t xml:space="preserve">- </w:t>
      </w:r>
      <w:r w:rsidRPr="00FC280D">
        <w:rPr>
          <w:rtl/>
        </w:rPr>
        <w:t>לא יצא.</w:t>
      </w:r>
    </w:p>
    <w:p w14:paraId="313C55C8" w14:textId="77777777" w:rsidR="005175F4" w:rsidRPr="00E34F28" w:rsidRDefault="005175F4" w:rsidP="001619FE">
      <w:pPr>
        <w:pStyle w:val="a3"/>
        <w:rPr>
          <w:rtl/>
        </w:rPr>
      </w:pPr>
      <w:r w:rsidRPr="00FC280D">
        <w:rPr>
          <w:rtl/>
        </w:rPr>
        <w:t xml:space="preserve">ועל כולם, אם אמר שהכל נהיה בדברו </w:t>
      </w:r>
      <w:r w:rsidR="00C334A8" w:rsidRPr="00FC280D">
        <w:rPr>
          <w:rFonts w:hint="cs"/>
          <w:rtl/>
        </w:rPr>
        <w:t xml:space="preserve">   - </w:t>
      </w:r>
      <w:r w:rsidRPr="00FC280D">
        <w:rPr>
          <w:rtl/>
        </w:rPr>
        <w:t>יצא.</w:t>
      </w:r>
    </w:p>
    <w:p w14:paraId="72B3942C" w14:textId="77777777" w:rsidR="00A51DC3" w:rsidRPr="000528DA" w:rsidRDefault="005175F4" w:rsidP="000528DA">
      <w:pPr>
        <w:rPr>
          <w:rtl/>
        </w:rPr>
      </w:pPr>
      <w:r w:rsidRPr="000528DA">
        <w:rPr>
          <w:rFonts w:ascii="Fb Fontext" w:hAnsi="Fb Fontext" w:hint="cs"/>
          <w:rtl/>
        </w:rPr>
        <w:t xml:space="preserve">דעיקר אילן ארעא היא </w:t>
      </w:r>
      <w:r w:rsidRPr="00E34F28">
        <w:rPr>
          <w:rStyle w:val="afffff9"/>
          <w:rFonts w:hint="cs"/>
          <w:rtl/>
        </w:rPr>
        <w:t>וכר</w:t>
      </w:r>
      <w:r w:rsidRPr="00E34F28">
        <w:rPr>
          <w:rStyle w:val="afffff9"/>
          <w:rtl/>
        </w:rPr>
        <w:t>"</w:t>
      </w:r>
      <w:r w:rsidRPr="00E34F28">
        <w:rPr>
          <w:rStyle w:val="afffff9"/>
          <w:rFonts w:hint="cs"/>
          <w:rtl/>
        </w:rPr>
        <w:t>י</w:t>
      </w:r>
      <w:r w:rsidR="00A51DC3" w:rsidRPr="000528DA">
        <w:rPr>
          <w:rFonts w:ascii="Fb Fontext" w:hAnsi="Fb Fontext" w:hint="cs"/>
          <w:rtl/>
        </w:rPr>
        <w:t>.</w:t>
      </w:r>
      <w:r w:rsidRPr="000528DA">
        <w:rPr>
          <w:rFonts w:ascii="Fb Fontext" w:hAnsi="Fb Fontext" w:hint="cs"/>
          <w:rtl/>
        </w:rPr>
        <w:t xml:space="preserve"> </w:t>
      </w:r>
    </w:p>
    <w:p w14:paraId="01F33DC8" w14:textId="77777777" w:rsidR="00F64167" w:rsidRDefault="005175F4" w:rsidP="000528DA">
      <w:pPr>
        <w:rPr>
          <w:rtl/>
        </w:rPr>
      </w:pPr>
      <w:bookmarkStart w:id="1277" w:name="_Toc193636180"/>
      <w:bookmarkStart w:id="1278" w:name="_Toc216184789"/>
      <w:r w:rsidRPr="00A10336">
        <w:rPr>
          <w:rStyle w:val="30"/>
          <w:rFonts w:hint="cs"/>
          <w:rtl/>
        </w:rPr>
        <w:t>ד</w:t>
      </w:r>
      <w:r w:rsidR="00A80906" w:rsidRPr="00A10336">
        <w:rPr>
          <w:rStyle w:val="30"/>
          <w:rtl/>
        </w:rPr>
        <w:t>יבש המעין ונקצץ האילן</w:t>
      </w:r>
      <w:bookmarkEnd w:id="1277"/>
      <w:bookmarkEnd w:id="1278"/>
      <w:r w:rsidRPr="000528DA">
        <w:rPr>
          <w:rFonts w:ascii="Fb Fontext" w:hAnsi="Fb Fontext"/>
          <w:rtl/>
        </w:rPr>
        <w:t xml:space="preserve"> מביא ואינו קורא. </w:t>
      </w:r>
      <w:r w:rsidRPr="00E34F28">
        <w:rPr>
          <w:rStyle w:val="afffff9"/>
          <w:rFonts w:hint="cs"/>
          <w:rtl/>
        </w:rPr>
        <w:t>ול</w:t>
      </w:r>
      <w:r w:rsidRPr="00E34F28">
        <w:rPr>
          <w:rStyle w:val="afffff9"/>
          <w:rtl/>
        </w:rPr>
        <w:t xml:space="preserve">ר"י: </w:t>
      </w:r>
      <w:r w:rsidRPr="000528DA">
        <w:rPr>
          <w:rFonts w:ascii="Fb Fontext" w:hAnsi="Fb Fontext"/>
          <w:rtl/>
        </w:rPr>
        <w:t>מביא וקורא.</w:t>
      </w:r>
    </w:p>
    <w:p w14:paraId="6839584A" w14:textId="7F307B33" w:rsidR="005175F4" w:rsidRPr="00E34F28" w:rsidRDefault="00683C59" w:rsidP="00F50A20">
      <w:pPr>
        <w:pStyle w:val="afffa"/>
        <w:rPr>
          <w:rtl/>
        </w:rPr>
      </w:pPr>
      <w:r>
        <w:rPr>
          <w:rFonts w:hint="cs"/>
          <w:rtl/>
        </w:rPr>
        <w:t>***</w:t>
      </w:r>
    </w:p>
    <w:p w14:paraId="7AFD0065" w14:textId="77777777" w:rsidR="005175F4" w:rsidRPr="00E34F28" w:rsidRDefault="005175F4" w:rsidP="00672862">
      <w:pPr>
        <w:pStyle w:val="a5"/>
        <w:rPr>
          <w:rtl/>
        </w:rPr>
      </w:pPr>
      <w:ins w:id="9850" w:author="מספור קטעי משנה" w:date="2026-10-06T06:45:16Z">
        <w:r>
          <w:rPr>
            <w:rStyle w:val="MisparKeta"/>
          </w:rPr>
          <w:t xml:space="preserve">ו. </w:t>
        </w:r>
      </w:ins>
      <w:r w:rsidRPr="00BD298B">
        <w:rPr>
          <w:rtl/>
        </w:rPr>
        <w:t>ועל פירות הארץ בורא פרי העץ לא יצא.</w:t>
      </w:r>
    </w:p>
    <w:p w14:paraId="1EC03359" w14:textId="7F875DB4" w:rsidR="00A24328" w:rsidRDefault="005175F4" w:rsidP="009A59D1">
      <w:pPr>
        <w:pStyle w:val="38"/>
        <w:framePr w:wrap="notBeside"/>
        <w:rPr>
          <w:rtl/>
        </w:rPr>
      </w:pPr>
      <w:r w:rsidRPr="00660D7A">
        <w:rPr>
          <w:rFonts w:hint="cs"/>
          <w:rtl/>
        </w:rPr>
        <w:t>וקמ</w:t>
      </w:r>
      <w:r w:rsidRPr="00660D7A">
        <w:rPr>
          <w:rtl/>
        </w:rPr>
        <w:t>"</w:t>
      </w:r>
      <w:r w:rsidRPr="00660D7A">
        <w:rPr>
          <w:rFonts w:hint="cs"/>
          <w:rtl/>
        </w:rPr>
        <w:t xml:space="preserve">ל </w:t>
      </w:r>
      <w:r w:rsidRPr="00660D7A">
        <w:rPr>
          <w:rtl/>
        </w:rPr>
        <w:t>לר"י</w:t>
      </w:r>
      <w:r w:rsidR="009B14FE">
        <w:rPr>
          <w:rtl/>
        </w:rPr>
        <w:t>:</w:t>
      </w:r>
    </w:p>
    <w:p w14:paraId="7C2990B9" w14:textId="56693FC4" w:rsidR="005175F4" w:rsidRPr="000528DA" w:rsidRDefault="005175F4" w:rsidP="000528DA">
      <w:pPr>
        <w:rPr>
          <w:rtl/>
        </w:rPr>
      </w:pPr>
      <w:r w:rsidRPr="000528DA">
        <w:rPr>
          <w:rFonts w:ascii="Fb Fontext" w:hAnsi="Fb Fontext" w:hint="cs"/>
          <w:rtl/>
        </w:rPr>
        <w:t>אפי</w:t>
      </w:r>
      <w:r w:rsidRPr="000528DA">
        <w:rPr>
          <w:rFonts w:ascii="Fb Fontext" w:hAnsi="Fb Fontext"/>
          <w:rtl/>
        </w:rPr>
        <w:t>'</w:t>
      </w:r>
      <w:r w:rsidRPr="000528DA">
        <w:rPr>
          <w:rFonts w:ascii="Fb Fontext" w:hAnsi="Fb Fontext" w:hint="cs"/>
          <w:rtl/>
        </w:rPr>
        <w:t xml:space="preserve"> דס"ל </w:t>
      </w:r>
      <w:r w:rsidRPr="000528DA">
        <w:rPr>
          <w:rFonts w:ascii="Fb Fontext" w:hAnsi="Fb Fontext"/>
          <w:rtl/>
        </w:rPr>
        <w:t>חטה מין אילן היא</w:t>
      </w:r>
      <w:r w:rsidR="00515B2B" w:rsidRPr="000528DA">
        <w:rPr>
          <w:rFonts w:ascii="Fb Fontext" w:hAnsi="Fb Fontext" w:hint="cs"/>
          <w:rtl/>
        </w:rPr>
        <w:t>-</w:t>
      </w:r>
      <w:r w:rsidRPr="000528DA">
        <w:rPr>
          <w:rFonts w:ascii="Fb Fontext" w:hAnsi="Fb Fontext"/>
          <w:rtl/>
        </w:rPr>
        <w:t>ד</w:t>
      </w:r>
      <w:r w:rsidRPr="00A10336">
        <w:rPr>
          <w:rStyle w:val="30"/>
          <w:rtl/>
        </w:rPr>
        <w:t>אילן שאכל ממנו אדם הראשון</w:t>
      </w:r>
    </w:p>
    <w:p w14:paraId="6A1E5481" w14:textId="5A196815" w:rsidR="00A24328" w:rsidRDefault="005175F4" w:rsidP="009A59D1">
      <w:pPr>
        <w:pStyle w:val="38"/>
        <w:framePr w:wrap="notBeside"/>
        <w:rPr>
          <w:rtl/>
        </w:rPr>
      </w:pPr>
      <w:r w:rsidRPr="00660D7A">
        <w:rPr>
          <w:rtl/>
        </w:rPr>
        <w:t>ר"מ</w:t>
      </w:r>
      <w:r w:rsidR="009B14FE">
        <w:rPr>
          <w:rtl/>
        </w:rPr>
        <w:t>:</w:t>
      </w:r>
    </w:p>
    <w:p w14:paraId="21276945" w14:textId="4E7E9B72" w:rsidR="005175F4" w:rsidRPr="000528DA" w:rsidRDefault="005175F4" w:rsidP="000528DA">
      <w:pPr>
        <w:rPr>
          <w:rtl/>
        </w:rPr>
      </w:pPr>
      <w:bookmarkStart w:id="1279" w:name="_Toc193636181"/>
      <w:bookmarkStart w:id="1280" w:name="_Toc216184790"/>
      <w:r w:rsidRPr="00A10336">
        <w:rPr>
          <w:rStyle w:val="30"/>
          <w:rtl/>
        </w:rPr>
        <w:t>גפן</w:t>
      </w:r>
      <w:bookmarkEnd w:id="1279"/>
      <w:bookmarkEnd w:id="1280"/>
      <w:r w:rsidRPr="000528DA">
        <w:rPr>
          <w:rtl/>
        </w:rPr>
        <w:t xml:space="preserve">, מביא יללה על האדם </w:t>
      </w:r>
      <w:r w:rsidR="00C64809" w:rsidRPr="000528DA">
        <w:rPr>
          <w:rtl/>
        </w:rPr>
        <w:t>ד</w:t>
      </w:r>
      <w:r w:rsidRPr="00E34F28">
        <w:rPr>
          <w:rStyle w:val="ad"/>
          <w:rtl/>
        </w:rPr>
        <w:t>'וישת מן היין וישכר</w:t>
      </w:r>
      <w:r w:rsidRPr="00E34F28">
        <w:rPr>
          <w:rStyle w:val="ad"/>
          <w:rFonts w:hint="cs"/>
          <w:rtl/>
        </w:rPr>
        <w:t>'</w:t>
      </w:r>
      <w:r w:rsidRPr="00E34F28">
        <w:rPr>
          <w:rStyle w:val="ad"/>
          <w:rtl/>
        </w:rPr>
        <w:t>.</w:t>
      </w:r>
    </w:p>
    <w:p w14:paraId="76F65D41" w14:textId="6888AC7F" w:rsidR="00A24328" w:rsidRDefault="00A80906" w:rsidP="009A59D1">
      <w:pPr>
        <w:pStyle w:val="38"/>
        <w:framePr w:wrap="notBeside"/>
        <w:rPr>
          <w:rtl/>
        </w:rPr>
      </w:pPr>
      <w:r w:rsidRPr="00660D7A">
        <w:rPr>
          <w:rtl/>
        </w:rPr>
        <w:t>ר</w:t>
      </w:r>
      <w:r w:rsidRPr="00660D7A">
        <w:rPr>
          <w:rFonts w:hint="cs"/>
          <w:rtl/>
        </w:rPr>
        <w:t>"נ</w:t>
      </w:r>
      <w:r w:rsidR="009B14FE">
        <w:rPr>
          <w:rtl/>
        </w:rPr>
        <w:t>:</w:t>
      </w:r>
    </w:p>
    <w:p w14:paraId="7FFE3ADA" w14:textId="0250F5E7" w:rsidR="005175F4" w:rsidRPr="000528DA" w:rsidRDefault="005175F4" w:rsidP="000528DA">
      <w:pPr>
        <w:rPr>
          <w:rtl/>
        </w:rPr>
      </w:pPr>
      <w:bookmarkStart w:id="1281" w:name="_Toc193636182"/>
      <w:bookmarkStart w:id="1282" w:name="_Toc216184791"/>
      <w:r w:rsidRPr="00A10336">
        <w:rPr>
          <w:rStyle w:val="30"/>
          <w:rtl/>
        </w:rPr>
        <w:t>תאנה</w:t>
      </w:r>
      <w:r w:rsidR="00A80906" w:rsidRPr="00A10336">
        <w:rPr>
          <w:rStyle w:val="30"/>
          <w:rFonts w:hint="cs"/>
          <w:rtl/>
        </w:rPr>
        <w:t>,</w:t>
      </w:r>
      <w:bookmarkEnd w:id="1281"/>
      <w:bookmarkEnd w:id="1282"/>
      <w:r w:rsidRPr="000528DA">
        <w:rPr>
          <w:rtl/>
        </w:rPr>
        <w:t xml:space="preserve"> שבדבר שנתקלקלו בו נתקנו, </w:t>
      </w:r>
      <w:r w:rsidR="00A80906" w:rsidRPr="000528DA">
        <w:rPr>
          <w:rFonts w:hint="cs"/>
          <w:rtl/>
        </w:rPr>
        <w:t>ד</w:t>
      </w:r>
      <w:r w:rsidRPr="00AD32C2">
        <w:rPr>
          <w:rStyle w:val="ad"/>
          <w:rFonts w:hint="cs"/>
          <w:rtl/>
        </w:rPr>
        <w:t>'</w:t>
      </w:r>
      <w:r w:rsidRPr="00AD32C2">
        <w:rPr>
          <w:rStyle w:val="ad"/>
          <w:rtl/>
        </w:rPr>
        <w:t>ויתפרו עלה תאנה</w:t>
      </w:r>
      <w:r w:rsidRPr="00AD32C2">
        <w:rPr>
          <w:rStyle w:val="ad"/>
          <w:rFonts w:hint="cs"/>
          <w:rtl/>
        </w:rPr>
        <w:t>'</w:t>
      </w:r>
      <w:r w:rsidRPr="00AD32C2">
        <w:rPr>
          <w:rStyle w:val="ad"/>
          <w:rtl/>
        </w:rPr>
        <w:t>.</w:t>
      </w:r>
    </w:p>
    <w:p w14:paraId="54566CD9" w14:textId="00B16366" w:rsidR="00A24328" w:rsidRDefault="005175F4" w:rsidP="009A59D1">
      <w:pPr>
        <w:pStyle w:val="38"/>
        <w:framePr w:wrap="notBeside"/>
        <w:rPr>
          <w:rtl/>
        </w:rPr>
      </w:pPr>
      <w:r w:rsidRPr="00660D7A">
        <w:rPr>
          <w:rtl/>
        </w:rPr>
        <w:t>ר"י</w:t>
      </w:r>
      <w:r w:rsidR="009B14FE">
        <w:rPr>
          <w:rtl/>
        </w:rPr>
        <w:t>:</w:t>
      </w:r>
    </w:p>
    <w:p w14:paraId="6BA5E77A" w14:textId="0A64B3E7" w:rsidR="00F64167" w:rsidRDefault="005175F4" w:rsidP="000528DA">
      <w:pPr>
        <w:rPr>
          <w:rtl/>
        </w:rPr>
      </w:pPr>
      <w:bookmarkStart w:id="1283" w:name="_Toc193636183"/>
      <w:bookmarkStart w:id="1284" w:name="_Toc216184792"/>
      <w:r w:rsidRPr="00A10336">
        <w:rPr>
          <w:rStyle w:val="30"/>
          <w:rtl/>
        </w:rPr>
        <w:t>חטה</w:t>
      </w:r>
      <w:bookmarkEnd w:id="1283"/>
      <w:bookmarkEnd w:id="1284"/>
      <w:r w:rsidRPr="000528DA">
        <w:rPr>
          <w:rtl/>
        </w:rPr>
        <w:t>, שאין התינוק יודע לקרות אבא ואמא עד שיטעום טעם דגן.</w:t>
      </w:r>
      <w:r w:rsidR="00D31B0E" w:rsidRPr="000528DA">
        <w:rPr>
          <w:rFonts w:hint="cs"/>
          <w:rtl/>
        </w:rPr>
        <w:t xml:space="preserve"> </w:t>
      </w:r>
      <w:r w:rsidRPr="000528DA">
        <w:rPr>
          <w:rFonts w:hint="cs"/>
          <w:rtl/>
        </w:rPr>
        <w:t>ד</w:t>
      </w:r>
      <w:r w:rsidRPr="000528DA">
        <w:rPr>
          <w:rtl/>
        </w:rPr>
        <w:t>מברכי</w:t>
      </w:r>
      <w:r w:rsidR="008527AC" w:rsidRPr="000528DA">
        <w:rPr>
          <w:rFonts w:hint="cs"/>
          <w:rtl/>
        </w:rPr>
        <w:t>ם</w:t>
      </w:r>
      <w:r w:rsidRPr="000528DA">
        <w:rPr>
          <w:rtl/>
        </w:rPr>
        <w:t xml:space="preserve"> בורא פרי העץ </w:t>
      </w:r>
      <w:r w:rsidR="00A51DC3" w:rsidRPr="000528DA">
        <w:rPr>
          <w:rFonts w:hint="cs"/>
          <w:rtl/>
        </w:rPr>
        <w:t>במקום</w:t>
      </w:r>
      <w:r w:rsidRPr="000528DA">
        <w:rPr>
          <w:rtl/>
        </w:rPr>
        <w:t xml:space="preserve"> ש</w:t>
      </w:r>
      <w:r w:rsidR="00A80906" w:rsidRPr="000528DA">
        <w:rPr>
          <w:rFonts w:hint="cs"/>
          <w:rtl/>
        </w:rPr>
        <w:t>אם</w:t>
      </w:r>
      <w:r w:rsidRPr="000528DA">
        <w:rPr>
          <w:rFonts w:hint="cs"/>
          <w:rtl/>
        </w:rPr>
        <w:t xml:space="preserve"> תיקח לפרי יש לענף שיוציא פרי אחר</w:t>
      </w:r>
      <w:r w:rsidR="00C334A8" w:rsidRPr="000528DA">
        <w:rPr>
          <w:rFonts w:hint="cs"/>
          <w:rtl/>
        </w:rPr>
        <w:t>, והיכן</w:t>
      </w:r>
      <w:r w:rsidRPr="000528DA">
        <w:rPr>
          <w:rFonts w:hint="cs"/>
          <w:rtl/>
        </w:rPr>
        <w:t xml:space="preserve"> שלא מברך בפה</w:t>
      </w:r>
      <w:r w:rsidRPr="000528DA">
        <w:rPr>
          <w:rtl/>
        </w:rPr>
        <w:t>"</w:t>
      </w:r>
      <w:r w:rsidRPr="000528DA">
        <w:rPr>
          <w:rFonts w:hint="cs"/>
          <w:rtl/>
        </w:rPr>
        <w:t>א</w:t>
      </w:r>
      <w:r w:rsidR="00C334A8" w:rsidRPr="000528DA">
        <w:rPr>
          <w:rFonts w:hint="cs"/>
          <w:rtl/>
        </w:rPr>
        <w:t>.</w:t>
      </w:r>
    </w:p>
    <w:p w14:paraId="38BEF594" w14:textId="6B95C4A5" w:rsidR="005175F4" w:rsidRPr="00E34F28" w:rsidRDefault="00683C59" w:rsidP="00F50A20">
      <w:pPr>
        <w:pStyle w:val="afffa"/>
        <w:rPr>
          <w:del w:id="90027" w:author="מנוע עיצוב" w:date="2026-10-08T11:01:28Z"/>
          <w:rtl/>
        </w:rPr>
      </w:pPr>
      <w:del w:id="90026" w:author="מנוע עיצוב" w:date="2026-10-08T11:01:28Z">
        <w:r>
          <w:rPr>
            <w:rFonts w:hint="cs"/>
            <w:rtl/>
          </w:rPr>
          <w:delText xml:space="preserve">***</w:delText>
        </w:r>
      </w:del>
    </w:p>
    <w:p w14:paraId="10DFEFCE" w14:textId="77777777" w:rsidR="005175F4" w:rsidRPr="00E34F28" w:rsidRDefault="005175F4" w:rsidP="00EC0DC4">
      <w:pPr>
        <w:pStyle w:val="af2"/>
        <w:framePr w:wrap="around"/>
        <w:rPr>
          <w:rtl/>
        </w:rPr>
      </w:pPr>
      <w:r w:rsidRPr="009757B9">
        <w:rPr>
          <w:rFonts w:hint="cs"/>
          <w:rtl/>
        </w:rPr>
        <w:t>מ:</w:t>
      </w:r>
    </w:p>
    <w:p w14:paraId="79FF7EC9" w14:textId="77777777" w:rsidR="005175F4" w:rsidRPr="00E34F28" w:rsidRDefault="005175F4" w:rsidP="00470C2A">
      <w:pPr>
        <w:pStyle w:val="afffffe"/>
        <w:rPr>
          <w:rtl/>
        </w:rPr>
      </w:pPr>
      <w:ins w:id="9851" w:author="מספור קטעי משנה" w:date="2026-10-06T06:45:16Z">
        <w:r>
          <w:rPr>
            <w:rStyle w:val="MisparKeta"/>
          </w:rPr>
          <w:t xml:space="preserve">א. </w:t>
        </w:r>
      </w:ins>
      <w:bookmarkStart w:id="1285" w:name="_Toc193636184"/>
      <w:bookmarkStart w:id="1286" w:name="_Toc216184793"/>
      <w:r w:rsidRPr="00756565">
        <w:rPr>
          <w:rtl/>
        </w:rPr>
        <w:t xml:space="preserve">ועל כולן אם אמר שהכל </w:t>
      </w:r>
      <w:r w:rsidRPr="00756565">
        <w:rPr>
          <w:rFonts w:hint="cs"/>
          <w:rtl/>
        </w:rPr>
        <w:t>נהיה בדברו יצא</w:t>
      </w:r>
      <w:r w:rsidRPr="00756565">
        <w:rPr>
          <w:rtl/>
        </w:rPr>
        <w:t>.</w:t>
      </w:r>
      <w:bookmarkEnd w:id="1285"/>
      <w:bookmarkEnd w:id="1286"/>
    </w:p>
    <w:p w14:paraId="495BCBA9" w14:textId="4DA36F11" w:rsidR="005175F4" w:rsidRPr="000528DA" w:rsidRDefault="00374527" w:rsidP="000528DA">
      <w:pPr>
        <w:rPr>
          <w:rtl/>
        </w:rPr>
      </w:pPr>
      <w:bookmarkStart w:id="1287" w:name="_Toc193636185"/>
      <w:bookmarkStart w:id="1288" w:name="_Toc216184794"/>
      <w:r w:rsidRPr="00A10336">
        <w:rPr>
          <w:rStyle w:val="30"/>
          <w:rFonts w:hint="cs"/>
          <w:rtl/>
        </w:rPr>
        <w:t>פת ויין</w:t>
      </w:r>
      <w:bookmarkEnd w:id="1287"/>
      <w:bookmarkEnd w:id="1288"/>
      <w:r w:rsidRPr="000528DA">
        <w:rPr>
          <w:rFonts w:ascii="Fb Fontext" w:hAnsi="Fb Fontext" w:hint="cs"/>
          <w:rtl/>
        </w:rPr>
        <w:t xml:space="preserve"> </w:t>
      </w:r>
      <w:r w:rsidR="005175F4" w:rsidRPr="00E34F28">
        <w:rPr>
          <w:rStyle w:val="afffff9"/>
          <w:rtl/>
        </w:rPr>
        <w:t>ר</w:t>
      </w:r>
      <w:r w:rsidR="005175F4" w:rsidRPr="00E34F28">
        <w:rPr>
          <w:rStyle w:val="afffff9"/>
          <w:rFonts w:hint="cs"/>
          <w:rtl/>
        </w:rPr>
        <w:t>"ה</w:t>
      </w:r>
      <w:r w:rsidR="005175F4" w:rsidRPr="00E34F28">
        <w:rPr>
          <w:rStyle w:val="afffff9"/>
          <w:rtl/>
        </w:rPr>
        <w:t xml:space="preserve">: </w:t>
      </w:r>
      <w:r w:rsidR="005175F4" w:rsidRPr="000528DA">
        <w:rPr>
          <w:rFonts w:ascii="Fb Fontext" w:hAnsi="Fb Fontext"/>
          <w:rtl/>
        </w:rPr>
        <w:t xml:space="preserve">חוץ מן הפת ומן היין. </w:t>
      </w:r>
      <w:r w:rsidR="00E34F28" w:rsidRPr="000528DA">
        <w:rPr>
          <w:rFonts w:ascii="Fb Fontext" w:hAnsi="Fb Fontext" w:hint="cs"/>
          <w:rtl/>
        </w:rPr>
        <w:t xml:space="preserve"> </w:t>
      </w:r>
      <w:r w:rsidR="00E34F28" w:rsidRPr="00E34F28">
        <w:rPr>
          <w:rStyle w:val="afffff9"/>
          <w:rtl/>
        </w:rPr>
        <w:tab/>
      </w:r>
      <w:r w:rsidR="00E34F28" w:rsidRPr="00E34F28">
        <w:rPr>
          <w:rStyle w:val="afffff9"/>
          <w:rtl/>
        </w:rPr>
        <w:tab/>
      </w:r>
      <w:r w:rsidR="005175F4" w:rsidRPr="00E34F28">
        <w:rPr>
          <w:rStyle w:val="afffff9"/>
          <w:rtl/>
        </w:rPr>
        <w:t>ורי"ו</w:t>
      </w:r>
      <w:r w:rsidR="005175F4" w:rsidRPr="00E34F28">
        <w:rPr>
          <w:rStyle w:val="afffff9"/>
          <w:rFonts w:hint="cs"/>
          <w:rtl/>
        </w:rPr>
        <w:t>:</w:t>
      </w:r>
      <w:r w:rsidR="005175F4" w:rsidRPr="00E34F28">
        <w:rPr>
          <w:rStyle w:val="afffff9"/>
          <w:rtl/>
        </w:rPr>
        <w:t xml:space="preserve"> </w:t>
      </w:r>
      <w:r w:rsidR="005175F4" w:rsidRPr="000528DA">
        <w:rPr>
          <w:rFonts w:ascii="Fb Fontext" w:hAnsi="Fb Fontext"/>
          <w:rtl/>
        </w:rPr>
        <w:t>אפילו פת ויין.</w:t>
      </w:r>
    </w:p>
    <w:p w14:paraId="45D36EF7" w14:textId="19CB930C" w:rsidR="00A24328" w:rsidRDefault="005175F4" w:rsidP="009A59D1">
      <w:pPr>
        <w:pStyle w:val="38"/>
        <w:framePr w:wrap="notBeside"/>
        <w:rPr>
          <w:rtl/>
        </w:rPr>
      </w:pPr>
      <w:r w:rsidRPr="00660D7A">
        <w:rPr>
          <w:rtl/>
        </w:rPr>
        <w:t>כתנאי</w:t>
      </w:r>
      <w:r w:rsidR="00A24328">
        <w:rPr>
          <w:rtl/>
        </w:rPr>
        <w:t>:</w:t>
      </w:r>
    </w:p>
    <w:p w14:paraId="41CF728A" w14:textId="55840C29" w:rsidR="00E34F28" w:rsidRPr="000528DA" w:rsidRDefault="005175F4" w:rsidP="000528DA">
      <w:pPr>
        <w:rPr>
          <w:rtl/>
        </w:rPr>
      </w:pPr>
      <w:bookmarkStart w:id="1289" w:name="_Toc193636186"/>
      <w:bookmarkStart w:id="1290" w:name="_Toc216184795"/>
      <w:r w:rsidRPr="00A10336">
        <w:rPr>
          <w:rStyle w:val="30"/>
          <w:rtl/>
        </w:rPr>
        <w:t>ראה פת</w:t>
      </w:r>
      <w:bookmarkEnd w:id="1289"/>
      <w:bookmarkEnd w:id="1290"/>
      <w:r w:rsidRPr="00A10336">
        <w:rPr>
          <w:rStyle w:val="30"/>
          <w:rtl/>
        </w:rPr>
        <w:t xml:space="preserve"> </w:t>
      </w:r>
      <w:r w:rsidR="00990E0E" w:rsidRPr="000528DA">
        <w:rPr>
          <w:rFonts w:hint="cs"/>
          <w:rtl/>
        </w:rPr>
        <w:t xml:space="preserve">או תאנה </w:t>
      </w:r>
      <w:r w:rsidRPr="000528DA">
        <w:rPr>
          <w:rtl/>
        </w:rPr>
        <w:t xml:space="preserve">ואמר </w:t>
      </w:r>
      <w:r w:rsidR="00374527" w:rsidRPr="000528DA">
        <w:rPr>
          <w:rtl/>
        </w:rPr>
        <w:t xml:space="preserve">כמה נאה </w:t>
      </w:r>
      <w:r w:rsidR="00E34F28" w:rsidRPr="000528DA">
        <w:rPr>
          <w:rFonts w:hint="cs"/>
          <w:rtl/>
        </w:rPr>
        <w:t xml:space="preserve">פת </w:t>
      </w:r>
      <w:r w:rsidR="00374527" w:rsidRPr="000528DA">
        <w:rPr>
          <w:rtl/>
        </w:rPr>
        <w:t>זו ברוך המקום שבראה</w:t>
      </w:r>
    </w:p>
    <w:p w14:paraId="2DDEB205" w14:textId="4ED97ABA" w:rsidR="00A24328" w:rsidRDefault="00A51DC3" w:rsidP="009A59D1">
      <w:pPr>
        <w:pStyle w:val="38"/>
        <w:framePr w:wrap="notBeside"/>
        <w:rPr>
          <w:rtl/>
        </w:rPr>
      </w:pPr>
      <w:r w:rsidRPr="00660D7A">
        <w:rPr>
          <w:rFonts w:hint="cs"/>
          <w:rtl/>
        </w:rPr>
        <w:t>-</w:t>
      </w:r>
      <w:r w:rsidR="005175F4" w:rsidRPr="00660D7A">
        <w:rPr>
          <w:rtl/>
        </w:rPr>
        <w:t xml:space="preserve"> </w:t>
      </w:r>
      <w:r w:rsidR="00990E0E" w:rsidRPr="00660D7A">
        <w:rPr>
          <w:rFonts w:hint="cs"/>
          <w:rtl/>
        </w:rPr>
        <w:t>לר"מ</w:t>
      </w:r>
      <w:r w:rsidR="00A24328">
        <w:rPr>
          <w:rFonts w:hint="cs"/>
          <w:rtl/>
        </w:rPr>
        <w:t>:</w:t>
      </w:r>
    </w:p>
    <w:p w14:paraId="61A0FAD8" w14:textId="71CF0423" w:rsidR="00C334A8" w:rsidRPr="000528DA" w:rsidRDefault="005175F4" w:rsidP="000528DA">
      <w:pPr>
        <w:rPr>
          <w:rtl/>
        </w:rPr>
      </w:pPr>
      <w:r w:rsidRPr="000528DA">
        <w:rPr>
          <w:rtl/>
        </w:rPr>
        <w:t>יצא.</w:t>
      </w:r>
      <w:r w:rsidR="00990E0E" w:rsidRPr="00E34F28">
        <w:rPr>
          <w:rStyle w:val="afffff9"/>
          <w:rFonts w:hint="cs"/>
          <w:rtl/>
        </w:rPr>
        <w:t xml:space="preserve"> </w:t>
      </w:r>
    </w:p>
    <w:p w14:paraId="2CD16F92" w14:textId="7BAC8795" w:rsidR="00A24328" w:rsidRDefault="005175F4" w:rsidP="009A59D1">
      <w:pPr>
        <w:pStyle w:val="38"/>
        <w:framePr w:wrap="notBeside"/>
        <w:rPr>
          <w:rtl/>
        </w:rPr>
      </w:pPr>
      <w:r w:rsidRPr="00660D7A">
        <w:rPr>
          <w:rtl/>
        </w:rPr>
        <w:t>רבי יוסי</w:t>
      </w:r>
      <w:r w:rsidR="009B14FE">
        <w:rPr>
          <w:rtl/>
        </w:rPr>
        <w:t>:</w:t>
      </w:r>
    </w:p>
    <w:p w14:paraId="77C4123F" w14:textId="536034AB" w:rsidR="005175F4" w:rsidRPr="000528DA" w:rsidRDefault="005175F4" w:rsidP="000528DA">
      <w:pPr>
        <w:rPr>
          <w:rtl/>
        </w:rPr>
      </w:pPr>
      <w:r w:rsidRPr="000528DA">
        <w:rPr>
          <w:rtl/>
        </w:rPr>
        <w:t>כל ה</w:t>
      </w:r>
      <w:r w:rsidR="00374527" w:rsidRPr="000528DA">
        <w:rPr>
          <w:rtl/>
        </w:rPr>
        <w:t xml:space="preserve">משנה ממטבע שטבעו חכמים בברכות </w:t>
      </w:r>
      <w:r w:rsidRPr="000528DA">
        <w:rPr>
          <w:rtl/>
        </w:rPr>
        <w:t>לא יצא יד</w:t>
      </w:r>
      <w:r w:rsidR="00374527" w:rsidRPr="000528DA">
        <w:rPr>
          <w:rFonts w:hint="cs"/>
          <w:rtl/>
        </w:rPr>
        <w:t>"ח</w:t>
      </w:r>
      <w:r w:rsidRPr="000528DA">
        <w:rPr>
          <w:rtl/>
        </w:rPr>
        <w:t>.</w:t>
      </w:r>
    </w:p>
    <w:p w14:paraId="3BC32554" w14:textId="681C4670" w:rsidR="00A24328" w:rsidRDefault="00374527" w:rsidP="009A59D1">
      <w:pPr>
        <w:pStyle w:val="38"/>
        <w:framePr w:wrap="notBeside"/>
        <w:rPr>
          <w:rtl/>
        </w:rPr>
      </w:pPr>
      <w:r w:rsidRPr="00660D7A">
        <w:rPr>
          <w:rFonts w:hint="cs"/>
          <w:rtl/>
        </w:rPr>
        <w:t xml:space="preserve">דחאו </w:t>
      </w:r>
      <w:r w:rsidR="005175F4" w:rsidRPr="00660D7A">
        <w:rPr>
          <w:rFonts w:hint="cs"/>
          <w:rtl/>
        </w:rPr>
        <w:t>ר"ה</w:t>
      </w:r>
      <w:r w:rsidR="009B14FE">
        <w:rPr>
          <w:rFonts w:hint="cs"/>
          <w:rtl/>
        </w:rPr>
        <w:t>:</w:t>
      </w:r>
    </w:p>
    <w:p w14:paraId="37FCFCAA" w14:textId="79B1F9A5" w:rsidR="005175F4" w:rsidRPr="000528DA" w:rsidRDefault="00E34F28" w:rsidP="000528DA">
      <w:pPr>
        <w:rPr>
          <w:rtl/>
        </w:rPr>
      </w:pPr>
      <w:r w:rsidRPr="00E34F28">
        <w:rPr>
          <w:rStyle w:val="afffff9"/>
          <w:rFonts w:hint="cs"/>
          <w:rtl/>
        </w:rPr>
        <w:t>אף לר</w:t>
      </w:r>
      <w:r w:rsidR="005175F4" w:rsidRPr="00E34F28">
        <w:rPr>
          <w:rStyle w:val="afffff9"/>
          <w:rtl/>
        </w:rPr>
        <w:t>"</w:t>
      </w:r>
      <w:r w:rsidR="005175F4" w:rsidRPr="00E34F28">
        <w:rPr>
          <w:rStyle w:val="afffff9"/>
          <w:rFonts w:hint="cs"/>
          <w:rtl/>
        </w:rPr>
        <w:t xml:space="preserve">מ </w:t>
      </w:r>
      <w:r w:rsidR="005175F4" w:rsidRPr="000528DA">
        <w:rPr>
          <w:rFonts w:hint="cs"/>
          <w:rtl/>
        </w:rPr>
        <w:t xml:space="preserve">דווקא </w:t>
      </w:r>
      <w:r w:rsidR="001821B2" w:rsidRPr="000528DA">
        <w:rPr>
          <w:rtl/>
        </w:rPr>
        <w:t>שם</w:t>
      </w:r>
      <w:r w:rsidR="005175F4" w:rsidRPr="000528DA">
        <w:rPr>
          <w:rtl/>
        </w:rPr>
        <w:t xml:space="preserve"> </w:t>
      </w:r>
      <w:r w:rsidR="00374527" w:rsidRPr="000528DA">
        <w:rPr>
          <w:rFonts w:hint="cs"/>
          <w:rtl/>
        </w:rPr>
        <w:t>שמזכיר</w:t>
      </w:r>
      <w:r w:rsidR="005175F4" w:rsidRPr="000528DA">
        <w:rPr>
          <w:rtl/>
        </w:rPr>
        <w:t xml:space="preserve"> </w:t>
      </w:r>
      <w:r w:rsidR="00374527" w:rsidRPr="000528DA">
        <w:rPr>
          <w:rFonts w:hint="cs"/>
          <w:rtl/>
        </w:rPr>
        <w:t xml:space="preserve">שם </w:t>
      </w:r>
      <w:r w:rsidR="005175F4" w:rsidRPr="000528DA">
        <w:rPr>
          <w:rtl/>
        </w:rPr>
        <w:t xml:space="preserve">פת, </w:t>
      </w:r>
      <w:r w:rsidRPr="000528DA">
        <w:rPr>
          <w:rFonts w:hint="cs"/>
          <w:rtl/>
        </w:rPr>
        <w:t xml:space="preserve">אבל </w:t>
      </w:r>
      <w:r w:rsidR="00990E0E" w:rsidRPr="000528DA">
        <w:rPr>
          <w:rFonts w:hint="cs"/>
          <w:rtl/>
        </w:rPr>
        <w:t>כאן</w:t>
      </w:r>
      <w:r w:rsidR="005175F4" w:rsidRPr="000528DA">
        <w:rPr>
          <w:rFonts w:hint="cs"/>
          <w:rtl/>
        </w:rPr>
        <w:t xml:space="preserve"> אפי</w:t>
      </w:r>
      <w:r w:rsidR="005175F4" w:rsidRPr="000528DA">
        <w:rPr>
          <w:rtl/>
        </w:rPr>
        <w:t>'</w:t>
      </w:r>
      <w:r w:rsidR="005175F4" w:rsidRPr="000528DA">
        <w:rPr>
          <w:rFonts w:hint="cs"/>
          <w:rtl/>
        </w:rPr>
        <w:t xml:space="preserve"> </w:t>
      </w:r>
      <w:r w:rsidR="005175F4" w:rsidRPr="00E34F28">
        <w:rPr>
          <w:rStyle w:val="afffff9"/>
          <w:rFonts w:hint="cs"/>
          <w:rtl/>
        </w:rPr>
        <w:t>ר</w:t>
      </w:r>
      <w:r w:rsidR="005175F4" w:rsidRPr="00E34F28">
        <w:rPr>
          <w:rStyle w:val="afffff9"/>
          <w:rtl/>
        </w:rPr>
        <w:t>"</w:t>
      </w:r>
      <w:r w:rsidR="005175F4" w:rsidRPr="00E34F28">
        <w:rPr>
          <w:rStyle w:val="afffff9"/>
          <w:rFonts w:hint="cs"/>
          <w:rtl/>
        </w:rPr>
        <w:t xml:space="preserve">מ </w:t>
      </w:r>
      <w:r w:rsidR="005175F4" w:rsidRPr="000528DA">
        <w:rPr>
          <w:rFonts w:hint="cs"/>
          <w:rtl/>
        </w:rPr>
        <w:t>מודה</w:t>
      </w:r>
      <w:r w:rsidR="00F44FB1" w:rsidRPr="000528DA">
        <w:rPr>
          <w:rFonts w:hint="cs"/>
          <w:rtl/>
        </w:rPr>
        <w:t>.</w:t>
      </w:r>
    </w:p>
    <w:p w14:paraId="5375B23F" w14:textId="336FF59A" w:rsidR="00A24328" w:rsidRDefault="005175F4" w:rsidP="009A59D1">
      <w:pPr>
        <w:pStyle w:val="38"/>
        <w:framePr w:wrap="notBeside"/>
        <w:rPr>
          <w:rtl/>
        </w:rPr>
      </w:pPr>
      <w:r w:rsidRPr="00660D7A">
        <w:rPr>
          <w:rtl/>
        </w:rPr>
        <w:t>ו</w:t>
      </w:r>
      <w:r w:rsidRPr="00660D7A">
        <w:rPr>
          <w:rFonts w:hint="cs"/>
          <w:rtl/>
        </w:rPr>
        <w:t>ל</w:t>
      </w:r>
      <w:r w:rsidRPr="00660D7A">
        <w:rPr>
          <w:rtl/>
        </w:rPr>
        <w:t>רי"ו</w:t>
      </w:r>
      <w:r w:rsidR="009B14FE">
        <w:rPr>
          <w:rFonts w:hint="cs"/>
          <w:rtl/>
        </w:rPr>
        <w:t>:</w:t>
      </w:r>
    </w:p>
    <w:p w14:paraId="2CE8A669" w14:textId="487BE10E" w:rsidR="00F64167" w:rsidRDefault="00E34F28" w:rsidP="005B28A3">
      <w:pPr>
        <w:spacing w:after="120"/>
        <w:rPr>
          <w:rtl/>
        </w:rPr>
      </w:pPr>
      <w:r w:rsidRPr="00E34F28">
        <w:rPr>
          <w:rStyle w:val="afffff9"/>
          <w:rFonts w:hint="cs"/>
          <w:rtl/>
        </w:rPr>
        <w:t xml:space="preserve">אף </w:t>
      </w:r>
      <w:r w:rsidR="005175F4" w:rsidRPr="00E34F28">
        <w:rPr>
          <w:rStyle w:val="afffff9"/>
          <w:rtl/>
        </w:rPr>
        <w:t>לרבי יוסי</w:t>
      </w:r>
      <w:r w:rsidR="00374527" w:rsidRPr="000528DA">
        <w:rPr>
          <w:rFonts w:hint="cs"/>
          <w:rtl/>
        </w:rPr>
        <w:t xml:space="preserve"> דוקא </w:t>
      </w:r>
      <w:r w:rsidR="001821B2" w:rsidRPr="000528DA">
        <w:rPr>
          <w:rFonts w:hint="cs"/>
          <w:rtl/>
        </w:rPr>
        <w:t>שם</w:t>
      </w:r>
      <w:r w:rsidR="00374527" w:rsidRPr="000528DA">
        <w:rPr>
          <w:rFonts w:hint="cs"/>
          <w:rtl/>
        </w:rPr>
        <w:t xml:space="preserve"> שאמר ברכה ש</w:t>
      </w:r>
      <w:r w:rsidR="005175F4" w:rsidRPr="000528DA">
        <w:rPr>
          <w:rFonts w:hint="cs"/>
          <w:rtl/>
        </w:rPr>
        <w:t>לא ת</w:t>
      </w:r>
      <w:r w:rsidR="00374527" w:rsidRPr="000528DA">
        <w:rPr>
          <w:rFonts w:hint="cs"/>
          <w:rtl/>
        </w:rPr>
        <w:t>י</w:t>
      </w:r>
      <w:r w:rsidR="005175F4" w:rsidRPr="000528DA">
        <w:rPr>
          <w:rFonts w:hint="cs"/>
          <w:rtl/>
        </w:rPr>
        <w:t>קנו רבנן אבל בשהכל נהיה בדברו מודה</w:t>
      </w:r>
      <w:r w:rsidR="00C334A8" w:rsidRPr="000528DA">
        <w:rPr>
          <w:rFonts w:hint="cs"/>
          <w:rtl/>
        </w:rPr>
        <w:t>.</w:t>
      </w:r>
    </w:p>
    <w:p w14:paraId="7E77F087" w14:textId="77777777" w:rsidR="005B28A3" w:rsidRPr="005B28A3" w:rsidRDefault="005175F4" w:rsidP="005B28A3">
      <w:pPr>
        <w:pStyle w:val="38"/>
        <w:framePr w:wrap="notBeside"/>
        <w:rPr>
          <w:rtl/>
        </w:rPr>
      </w:pPr>
      <w:r w:rsidRPr="005B28A3">
        <w:rPr>
          <w:rtl/>
        </w:rPr>
        <w:lastRenderedPageBreak/>
        <w:t>בנימין רעיא</w:t>
      </w:r>
    </w:p>
    <w:p w14:paraId="5F7FAF75" w14:textId="6864CF77" w:rsidR="00C334A8" w:rsidRPr="000528DA" w:rsidRDefault="005175F4" w:rsidP="000528DA">
      <w:pPr>
        <w:rPr>
          <w:rtl/>
        </w:rPr>
      </w:pPr>
      <w:r w:rsidRPr="00E34F28">
        <w:rPr>
          <w:rStyle w:val="afffff9"/>
          <w:rtl/>
        </w:rPr>
        <w:t xml:space="preserve"> </w:t>
      </w:r>
      <w:bookmarkStart w:id="1291" w:name="_Toc216184796"/>
      <w:r w:rsidRPr="00A10336">
        <w:rPr>
          <w:rStyle w:val="30"/>
          <w:rtl/>
        </w:rPr>
        <w:t xml:space="preserve">כרך </w:t>
      </w:r>
      <w:r w:rsidR="00A51DC3" w:rsidRPr="00A10336">
        <w:rPr>
          <w:rStyle w:val="30"/>
          <w:rFonts w:hint="cs"/>
          <w:rtl/>
        </w:rPr>
        <w:t>לחם</w:t>
      </w:r>
      <w:bookmarkEnd w:id="1291"/>
      <w:r w:rsidRPr="00A10336">
        <w:rPr>
          <w:rStyle w:val="30"/>
          <w:rtl/>
        </w:rPr>
        <w:t xml:space="preserve"> </w:t>
      </w:r>
      <w:r w:rsidRPr="000528DA">
        <w:rPr>
          <w:rtl/>
        </w:rPr>
        <w:t>ואמר</w:t>
      </w:r>
      <w:r w:rsidRPr="00E34F28">
        <w:rPr>
          <w:rStyle w:val="afffff9"/>
          <w:rtl/>
        </w:rPr>
        <w:t xml:space="preserve">: </w:t>
      </w:r>
      <w:r w:rsidRPr="000528DA">
        <w:rPr>
          <w:rtl/>
        </w:rPr>
        <w:t xml:space="preserve">בריך </w:t>
      </w:r>
      <w:r w:rsidRPr="000528DA">
        <w:rPr>
          <w:rFonts w:hint="cs"/>
          <w:rtl/>
        </w:rPr>
        <w:t xml:space="preserve">רחמנא </w:t>
      </w:r>
      <w:r w:rsidRPr="000528DA">
        <w:rPr>
          <w:rtl/>
        </w:rPr>
        <w:t>מריה דהאי פיתא.</w:t>
      </w:r>
      <w:r w:rsidRPr="000528DA">
        <w:rPr>
          <w:rFonts w:hint="cs"/>
          <w:rtl/>
        </w:rPr>
        <w:t xml:space="preserve"> </w:t>
      </w:r>
    </w:p>
    <w:p w14:paraId="7D777990" w14:textId="22A44164" w:rsidR="00A24328" w:rsidRDefault="005175F4" w:rsidP="009A59D1">
      <w:pPr>
        <w:pStyle w:val="38"/>
        <w:framePr w:wrap="notBeside"/>
        <w:rPr>
          <w:rtl/>
        </w:rPr>
      </w:pPr>
      <w:r w:rsidRPr="00660D7A">
        <w:rPr>
          <w:rFonts w:hint="cs"/>
          <w:rtl/>
        </w:rPr>
        <w:t>- ו</w:t>
      </w:r>
      <w:r w:rsidRPr="00660D7A">
        <w:rPr>
          <w:rtl/>
        </w:rPr>
        <w:t>אמר רב</w:t>
      </w:r>
      <w:r w:rsidR="009B14FE">
        <w:rPr>
          <w:rtl/>
        </w:rPr>
        <w:t>:</w:t>
      </w:r>
    </w:p>
    <w:p w14:paraId="407AF7F7" w14:textId="654404C2" w:rsidR="005175F4" w:rsidRPr="000528DA" w:rsidRDefault="005175F4" w:rsidP="000528DA">
      <w:pPr>
        <w:rPr>
          <w:rtl/>
        </w:rPr>
      </w:pPr>
      <w:r w:rsidRPr="000528DA">
        <w:rPr>
          <w:rFonts w:ascii="Fb Fontext" w:hAnsi="Fb Fontext"/>
          <w:rtl/>
        </w:rPr>
        <w:t>יצא</w:t>
      </w:r>
      <w:r w:rsidRPr="000528DA">
        <w:rPr>
          <w:rFonts w:ascii="Fb Fontext" w:hAnsi="Fb Fontext" w:hint="cs"/>
          <w:rtl/>
        </w:rPr>
        <w:t xml:space="preserve"> בברכה ראשונה</w:t>
      </w:r>
      <w:r w:rsidRPr="000528DA">
        <w:rPr>
          <w:rFonts w:ascii="Fb Fontext" w:hAnsi="Fb Fontext"/>
          <w:rtl/>
        </w:rPr>
        <w:t>.</w:t>
      </w:r>
    </w:p>
    <w:p w14:paraId="16CB5EB4" w14:textId="0E147863" w:rsidR="00A24328" w:rsidRDefault="005175F4" w:rsidP="009A59D1">
      <w:pPr>
        <w:pStyle w:val="38"/>
        <w:framePr w:wrap="notBeside"/>
        <w:rPr>
          <w:rtl/>
        </w:rPr>
      </w:pPr>
      <w:r w:rsidRPr="00660D7A">
        <w:rPr>
          <w:rFonts w:hint="cs"/>
          <w:rtl/>
        </w:rPr>
        <w:t>וקמ</w:t>
      </w:r>
      <w:r w:rsidRPr="00660D7A">
        <w:rPr>
          <w:rtl/>
        </w:rPr>
        <w:t>"</w:t>
      </w:r>
      <w:r w:rsidRPr="00660D7A">
        <w:rPr>
          <w:rFonts w:hint="cs"/>
          <w:rtl/>
        </w:rPr>
        <w:t>ל</w:t>
      </w:r>
      <w:r w:rsidR="009B14FE">
        <w:rPr>
          <w:rFonts w:hint="cs"/>
          <w:rtl/>
        </w:rPr>
        <w:t>:</w:t>
      </w:r>
    </w:p>
    <w:p w14:paraId="0D30E2AB" w14:textId="6B7F8983" w:rsidR="00F64167" w:rsidRDefault="005175F4" w:rsidP="000528DA">
      <w:pPr>
        <w:rPr>
          <w:rtl/>
        </w:rPr>
      </w:pPr>
      <w:r w:rsidRPr="000528DA">
        <w:rPr>
          <w:rFonts w:hint="cs"/>
          <w:rtl/>
        </w:rPr>
        <w:t>ד</w:t>
      </w:r>
      <w:r w:rsidR="00C334A8" w:rsidRPr="000528DA">
        <w:rPr>
          <w:rFonts w:hint="cs"/>
          <w:rtl/>
        </w:rPr>
        <w:t>אפי'</w:t>
      </w:r>
      <w:r w:rsidRPr="000528DA">
        <w:rPr>
          <w:rtl/>
        </w:rPr>
        <w:t xml:space="preserve"> דאמרה בלשון חול</w:t>
      </w:r>
      <w:r w:rsidRPr="000528DA">
        <w:rPr>
          <w:rFonts w:hint="cs"/>
          <w:rtl/>
        </w:rPr>
        <w:t xml:space="preserve"> גם במקום דלא תקינו בלשון קודש</w:t>
      </w:r>
    </w:p>
    <w:p w14:paraId="15C9A125" w14:textId="7444C470" w:rsidR="005175F4" w:rsidRPr="00E34F28" w:rsidRDefault="00683C59" w:rsidP="00F50A20">
      <w:pPr>
        <w:pStyle w:val="afffa"/>
        <w:rPr>
          <w:rtl/>
        </w:rPr>
      </w:pPr>
      <w:r>
        <w:rPr>
          <w:rFonts w:hint="cs"/>
          <w:rtl/>
        </w:rPr>
        <w:t>***</w:t>
      </w:r>
    </w:p>
    <w:p w14:paraId="092F54F1" w14:textId="0983C5D8" w:rsidR="00A24328" w:rsidRDefault="005175F4" w:rsidP="009A59D1">
      <w:pPr>
        <w:pStyle w:val="38"/>
        <w:framePr w:wrap="notBeside"/>
        <w:rPr>
          <w:rtl/>
        </w:rPr>
      </w:pPr>
      <w:r w:rsidRPr="00660D7A">
        <w:rPr>
          <w:rtl/>
        </w:rPr>
        <w:t>רב</w:t>
      </w:r>
      <w:r w:rsidR="009B14FE">
        <w:rPr>
          <w:rtl/>
        </w:rPr>
        <w:t>:</w:t>
      </w:r>
    </w:p>
    <w:p w14:paraId="7337BD6A" w14:textId="12FCD977" w:rsidR="00C334A8" w:rsidRPr="000528DA" w:rsidRDefault="005175F4" w:rsidP="000528DA">
      <w:pPr>
        <w:rPr>
          <w:rtl/>
        </w:rPr>
      </w:pPr>
      <w:r w:rsidRPr="000528DA">
        <w:rPr>
          <w:rFonts w:ascii="Fb Fontext" w:hAnsi="Fb Fontext"/>
          <w:rtl/>
        </w:rPr>
        <w:t xml:space="preserve">כל ברכה שאין בה </w:t>
      </w:r>
      <w:r w:rsidRPr="00A10336">
        <w:rPr>
          <w:rStyle w:val="30"/>
          <w:rtl/>
        </w:rPr>
        <w:t xml:space="preserve">הזכרת השם </w:t>
      </w:r>
      <w:r w:rsidRPr="000528DA">
        <w:rPr>
          <w:rFonts w:ascii="Fb Fontext" w:hAnsi="Fb Fontext"/>
          <w:rtl/>
        </w:rPr>
        <w:t>אינה ברכה.</w:t>
      </w:r>
      <w:r w:rsidR="00291D7F" w:rsidRPr="000528DA">
        <w:rPr>
          <w:rFonts w:hint="cs"/>
          <w:rtl/>
        </w:rPr>
        <w:t xml:space="preserve"> </w:t>
      </w:r>
    </w:p>
    <w:p w14:paraId="11105BC8" w14:textId="663C5840" w:rsidR="00A24328" w:rsidRDefault="005175F4" w:rsidP="009A59D1">
      <w:pPr>
        <w:pStyle w:val="38"/>
        <w:framePr w:wrap="notBeside"/>
        <w:rPr>
          <w:rtl/>
        </w:rPr>
      </w:pPr>
      <w:r w:rsidRPr="00660D7A">
        <w:rPr>
          <w:rtl/>
        </w:rPr>
        <w:t>ורי"ו</w:t>
      </w:r>
      <w:r w:rsidR="009B14FE">
        <w:rPr>
          <w:rtl/>
        </w:rPr>
        <w:t>:</w:t>
      </w:r>
    </w:p>
    <w:p w14:paraId="3C6A7575" w14:textId="77DA698E" w:rsidR="005175F4" w:rsidRPr="000528DA" w:rsidRDefault="005175F4" w:rsidP="000528DA">
      <w:pPr>
        <w:rPr>
          <w:rtl/>
        </w:rPr>
      </w:pPr>
      <w:r w:rsidRPr="000528DA">
        <w:rPr>
          <w:rtl/>
        </w:rPr>
        <w:t>כל ברכה שאין בה</w:t>
      </w:r>
      <w:r w:rsidRPr="00A10336">
        <w:rPr>
          <w:rStyle w:val="30"/>
          <w:rtl/>
        </w:rPr>
        <w:t xml:space="preserve"> מלכות</w:t>
      </w:r>
      <w:r w:rsidRPr="000528DA">
        <w:rPr>
          <w:rtl/>
        </w:rPr>
        <w:t xml:space="preserve"> </w:t>
      </w:r>
      <w:r w:rsidR="003C5071" w:rsidRPr="000528DA">
        <w:rPr>
          <w:rtl/>
        </w:rPr>
        <w:tab/>
      </w:r>
      <w:r w:rsidR="003C5071" w:rsidRPr="000528DA">
        <w:rPr>
          <w:rtl/>
        </w:rPr>
        <w:tab/>
      </w:r>
      <w:r w:rsidR="003C5071" w:rsidRPr="000528DA">
        <w:rPr>
          <w:rtl/>
        </w:rPr>
        <w:tab/>
      </w:r>
      <w:r w:rsidRPr="000528DA">
        <w:rPr>
          <w:rtl/>
        </w:rPr>
        <w:t>אינה ברכה.</w:t>
      </w:r>
    </w:p>
    <w:p w14:paraId="3051344C" w14:textId="00985F2F" w:rsidR="00A24328" w:rsidRDefault="005175F4" w:rsidP="009A59D1">
      <w:pPr>
        <w:pStyle w:val="38"/>
        <w:framePr w:wrap="notBeside"/>
        <w:rPr>
          <w:rtl/>
        </w:rPr>
      </w:pPr>
      <w:r w:rsidRPr="00660D7A">
        <w:rPr>
          <w:rtl/>
        </w:rPr>
        <w:t>אביי</w:t>
      </w:r>
      <w:r w:rsidR="00374527" w:rsidRPr="00660D7A">
        <w:rPr>
          <w:rtl/>
        </w:rPr>
        <w:t xml:space="preserve">: </w:t>
      </w:r>
      <w:r w:rsidR="00E34F28" w:rsidRPr="00660D7A">
        <w:rPr>
          <w:rFonts w:hint="cs"/>
          <w:rtl/>
        </w:rPr>
        <w:t xml:space="preserve"> מסתבר</w:t>
      </w:r>
      <w:r w:rsidR="00A24328">
        <w:rPr>
          <w:rFonts w:hint="cs"/>
          <w:rtl/>
        </w:rPr>
        <w:t>:</w:t>
      </w:r>
    </w:p>
    <w:p w14:paraId="49C082FD" w14:textId="5E03FA87" w:rsidR="005175F4" w:rsidRPr="000528DA" w:rsidRDefault="00374527" w:rsidP="000528DA">
      <w:pPr>
        <w:rPr>
          <w:rtl/>
        </w:rPr>
      </w:pPr>
      <w:r w:rsidRPr="00E34F28">
        <w:rPr>
          <w:rStyle w:val="afffff9"/>
          <w:rtl/>
        </w:rPr>
        <w:t>כרב</w:t>
      </w:r>
      <w:r w:rsidR="005175F4" w:rsidRPr="000528DA">
        <w:rPr>
          <w:rtl/>
        </w:rPr>
        <w:t xml:space="preserve"> ד</w:t>
      </w:r>
      <w:r w:rsidR="005175F4" w:rsidRPr="00F95182">
        <w:rPr>
          <w:rFonts w:hint="cs"/>
          <w:rtl/>
        </w:rPr>
        <w:t>'</w:t>
      </w:r>
      <w:r w:rsidR="005175F4" w:rsidRPr="00E34F28">
        <w:rPr>
          <w:rStyle w:val="ad"/>
          <w:rtl/>
        </w:rPr>
        <w:t>לא עברתי ממצותיך</w:t>
      </w:r>
      <w:r w:rsidR="005175F4" w:rsidRPr="00E34F28">
        <w:rPr>
          <w:rStyle w:val="ad"/>
          <w:rFonts w:hint="cs"/>
          <w:rtl/>
        </w:rPr>
        <w:t>'</w:t>
      </w:r>
      <w:r w:rsidR="005175F4" w:rsidRPr="000528DA">
        <w:rPr>
          <w:rFonts w:hint="cs"/>
          <w:rtl/>
        </w:rPr>
        <w:t xml:space="preserve"> מלברכך</w:t>
      </w:r>
      <w:r w:rsidR="00F95182">
        <w:rPr>
          <w:rFonts w:hint="cs"/>
          <w:rtl/>
        </w:rPr>
        <w:t>,</w:t>
      </w:r>
      <w:r w:rsidR="005175F4" w:rsidRPr="00F95182">
        <w:rPr>
          <w:rtl/>
        </w:rPr>
        <w:t xml:space="preserve"> </w:t>
      </w:r>
      <w:r w:rsidR="003C5071" w:rsidRPr="00F95182">
        <w:rPr>
          <w:rFonts w:hint="cs"/>
          <w:rtl/>
        </w:rPr>
        <w:t xml:space="preserve"> </w:t>
      </w:r>
      <w:r w:rsidR="005175F4" w:rsidRPr="00E34F28">
        <w:rPr>
          <w:rStyle w:val="ad"/>
          <w:rFonts w:hint="cs"/>
          <w:rtl/>
        </w:rPr>
        <w:t>'</w:t>
      </w:r>
      <w:r w:rsidR="005175F4" w:rsidRPr="00E34F28">
        <w:rPr>
          <w:rStyle w:val="ad"/>
          <w:rtl/>
        </w:rPr>
        <w:t>ולא שכחתי</w:t>
      </w:r>
      <w:r w:rsidR="005175F4" w:rsidRPr="00E34F28">
        <w:rPr>
          <w:rStyle w:val="ad"/>
          <w:rFonts w:hint="cs"/>
          <w:rtl/>
        </w:rPr>
        <w:t>'-</w:t>
      </w:r>
      <w:r w:rsidR="005175F4" w:rsidRPr="000528DA">
        <w:rPr>
          <w:rFonts w:hint="cs"/>
          <w:rtl/>
        </w:rPr>
        <w:t xml:space="preserve"> מלהזכיר שמך</w:t>
      </w:r>
      <w:r w:rsidR="005175F4" w:rsidRPr="000528DA">
        <w:rPr>
          <w:rtl/>
        </w:rPr>
        <w:t>.</w:t>
      </w:r>
    </w:p>
    <w:p w14:paraId="38236CDA" w14:textId="37ABFFDC" w:rsidR="00A24328" w:rsidRDefault="005175F4" w:rsidP="009A59D1">
      <w:pPr>
        <w:pStyle w:val="38"/>
        <w:framePr w:wrap="notBeside"/>
        <w:rPr>
          <w:rtl/>
        </w:rPr>
      </w:pPr>
      <w:r w:rsidRPr="00660D7A">
        <w:rPr>
          <w:rtl/>
        </w:rPr>
        <w:t>ורי"ו</w:t>
      </w:r>
      <w:r w:rsidR="00A24328">
        <w:rPr>
          <w:rFonts w:hint="cs"/>
          <w:rtl/>
        </w:rPr>
        <w:t>:</w:t>
      </w:r>
    </w:p>
    <w:p w14:paraId="7CF85DE4" w14:textId="36500D85" w:rsidR="00F64167" w:rsidRDefault="003C5071" w:rsidP="000528DA">
      <w:pPr>
        <w:rPr>
          <w:rtl/>
        </w:rPr>
      </w:pPr>
      <w:r w:rsidRPr="000528DA">
        <w:rPr>
          <w:rFonts w:hint="cs"/>
          <w:rtl/>
        </w:rPr>
        <w:t>תני</w:t>
      </w:r>
      <w:r w:rsidRPr="00F95182">
        <w:rPr>
          <w:rFonts w:hint="cs"/>
          <w:rtl/>
        </w:rPr>
        <w:t xml:space="preserve"> </w:t>
      </w:r>
      <w:r w:rsidR="005175F4" w:rsidRPr="00E34F28">
        <w:rPr>
          <w:rStyle w:val="ad"/>
          <w:rtl/>
        </w:rPr>
        <w:t>ולא שכחתי</w:t>
      </w:r>
      <w:r w:rsidR="005175F4" w:rsidRPr="000528DA">
        <w:rPr>
          <w:rtl/>
        </w:rPr>
        <w:t xml:space="preserve"> מלהזכיר שמך </w:t>
      </w:r>
      <w:r w:rsidR="005175F4" w:rsidRPr="00A10336">
        <w:rPr>
          <w:rStyle w:val="30"/>
          <w:rtl/>
        </w:rPr>
        <w:t>ומלכותך</w:t>
      </w:r>
      <w:r w:rsidR="005175F4" w:rsidRPr="000528DA">
        <w:rPr>
          <w:rtl/>
        </w:rPr>
        <w:t xml:space="preserve"> עליו.</w:t>
      </w:r>
    </w:p>
    <w:p w14:paraId="09455C1A" w14:textId="69910EF9" w:rsidR="005175F4" w:rsidRPr="00E34F28" w:rsidRDefault="00683C59" w:rsidP="00F50A20">
      <w:pPr>
        <w:pStyle w:val="afffa"/>
        <w:rPr>
          <w:rtl/>
        </w:rPr>
      </w:pPr>
      <w:r>
        <w:rPr>
          <w:rFonts w:hint="cs"/>
          <w:rtl/>
        </w:rPr>
        <w:t>***</w:t>
      </w:r>
    </w:p>
    <w:p>
      <w:pPr>
        <w:pStyle w:val="MishnaBatzad"/>
        <w:rPr>
          <w:ins w:id="20124" w:author="קלוד" w:date="2026-10-06T10:08:25Z"/>
        </w:rPr>
      </w:pPr>
      <w:ins w:id="20123" w:author="קלוד" w:date="2026-10-06T10:08:25Z">
        <w:r>
          <w:t xml:space="preserve">משנה ג</w:t>
        </w:r>
      </w:ins>
    </w:p>
    <w:p w14:paraId="070624F6" w14:textId="6A2A3357" w:rsidR="005175F4" w:rsidRPr="00E34F28" w:rsidRDefault="005175F4" w:rsidP="00CF550F">
      <w:pPr>
        <w:pStyle w:val="affffff"/>
        <w:rPr>
          <w:rtl/>
        </w:rPr>
      </w:pPr>
      <w:r w:rsidRPr="00E34F28">
        <w:rPr>
          <w:rtl/>
        </w:rPr>
        <w:t>על דבר שאין גדולו מן הארץ</w:t>
      </w:r>
      <w:r w:rsidRPr="00C8748A">
        <w:rPr>
          <w:rtl/>
        </w:rPr>
        <w:t xml:space="preserve"> </w:t>
      </w:r>
      <w:r w:rsidR="00E34F28">
        <w:rPr>
          <w:rFonts w:hint="cs"/>
          <w:rtl/>
        </w:rPr>
        <w:t xml:space="preserve"> </w:t>
      </w:r>
      <w:r w:rsidRPr="00374527">
        <w:rPr>
          <w:rtl/>
        </w:rPr>
        <w:t>אומר</w:t>
      </w:r>
      <w:r w:rsidRPr="00E34F28">
        <w:rPr>
          <w:rStyle w:val="TanaimMishna"/>
          <w:rtl/>
          <w:rPrChange w:id="20004" w:author="קלוד" w:date="2026-10-06T10:08:25Z">
            <w:rPr>
              <w:rStyle w:val="afffff9"/>
              <w:rtl/>
            </w:rPr>
          </w:rPrChange>
        </w:rPr>
        <w:t xml:space="preserve">: </w:t>
      </w:r>
      <w:r w:rsidRPr="00374527">
        <w:rPr>
          <w:rtl/>
        </w:rPr>
        <w:t>שהכל נהיה בדברו.</w:t>
      </w:r>
    </w:p>
    <w:p w14:paraId="11C4AF7C" w14:textId="77777777" w:rsidR="005175F4" w:rsidRPr="00E34F28" w:rsidRDefault="005175F4" w:rsidP="001619FE">
      <w:pPr>
        <w:pStyle w:val="a3"/>
        <w:spacing w:before="120"/>
        <w:rPr>
          <w:rtl/>
        </w:rPr>
        <w:pPrChange w:id="90025" w:author="קלוד" w:date="2026-10-08T12:08:16Z">
          <w:pPr>
            <w:pStyle w:val="a3"/>
          </w:pPr>
        </w:pPrChange>
      </w:pPr>
      <w:r w:rsidRPr="00CF550F">
        <w:rPr>
          <w:rStyle w:val="affffff0"/>
          <w:rtl/>
        </w:rPr>
        <w:t>על החומץ ועל הנובלות ועל הגובאי</w:t>
      </w:r>
      <w:r w:rsidR="003859CF" w:rsidRPr="00A500E2">
        <w:rPr>
          <w:rFonts w:hint="cs"/>
          <w:rtl/>
        </w:rPr>
        <w:t xml:space="preserve"> </w:t>
      </w:r>
      <w:r w:rsidRPr="00A500E2">
        <w:rPr>
          <w:rtl/>
        </w:rPr>
        <w:t>אומר</w:t>
      </w:r>
      <w:r w:rsidRPr="00E34F28">
        <w:rPr>
          <w:rStyle w:val="TanaimMishna"/>
          <w:rtl/>
          <w:rPrChange w:id="20005" w:author="קלוד" w:date="2026-10-06T10:08:25Z">
            <w:rPr>
              <w:rStyle w:val="afffff9"/>
              <w:rtl/>
            </w:rPr>
          </w:rPrChange>
        </w:rPr>
        <w:t xml:space="preserve">: </w:t>
      </w:r>
      <w:r w:rsidRPr="00A500E2">
        <w:rPr>
          <w:rtl/>
        </w:rPr>
        <w:t>שהכל נהיה בדברו.</w:t>
      </w:r>
    </w:p>
    <w:p w14:paraId="418CF1C7" w14:textId="77777777" w:rsidR="005175F4" w:rsidRPr="00E34F28" w:rsidRDefault="00374527" w:rsidP="00E34F28">
      <w:pPr>
        <w:pStyle w:val="a3"/>
        <w:spacing w:after="60"/>
        <w:rPr>
          <w:rtl/>
        </w:rPr>
      </w:pPr>
      <w:r w:rsidRPr="00E34F28">
        <w:rPr>
          <w:rStyle w:val="TanaimMishna"/>
          <w:rtl/>
          <w:rPrChange w:id="20006" w:author="קלוד" w:date="2026-10-06T10:08:25Z">
            <w:rPr>
              <w:rStyle w:val="afffff9"/>
              <w:rtl/>
            </w:rPr>
          </w:rPrChange>
        </w:rPr>
        <w:t>ר"י</w:t>
      </w:r>
      <w:r w:rsidR="005175F4" w:rsidRPr="00E34F28">
        <w:rPr>
          <w:rStyle w:val="TanaimMishna"/>
          <w:rtl/>
          <w:rPrChange w:id="20007" w:author="קלוד" w:date="2026-10-06T10:08:25Z">
            <w:rPr>
              <w:rStyle w:val="afffff9"/>
              <w:rtl/>
            </w:rPr>
          </w:rPrChange>
        </w:rPr>
        <w:t xml:space="preserve">: </w:t>
      </w:r>
      <w:r w:rsidR="005175F4" w:rsidRPr="00374527">
        <w:rPr>
          <w:rtl/>
        </w:rPr>
        <w:t>כל שהוא מין קללה אין מברכין עליו.</w:t>
      </w:r>
    </w:p>
    <w:p w14:paraId="57242EF1" w14:textId="60CEECBC" w:rsidR="00F44FB1" w:rsidRPr="00E34F28" w:rsidRDefault="00374527" w:rsidP="00E34F28">
      <w:pPr>
        <w:pStyle w:val="a3"/>
        <w:jc w:val="center"/>
        <w:rPr>
          <w:rtl/>
        </w:rPr>
      </w:pPr>
      <w:r w:rsidRPr="00CF550F">
        <w:rPr>
          <w:rStyle w:val="affffff0"/>
          <w:rtl/>
        </w:rPr>
        <w:t>היו לפניו מינין הרבה</w:t>
      </w:r>
      <w:r>
        <w:rPr>
          <w:rtl/>
        </w:rPr>
        <w:t>,</w:t>
      </w:r>
    </w:p>
    <w:p w14:paraId="2229B09D" w14:textId="2144B4E9" w:rsidR="005175F4" w:rsidRPr="00E34F28" w:rsidRDefault="00374527" w:rsidP="001619FE">
      <w:pPr>
        <w:pStyle w:val="a3"/>
        <w:rPr>
          <w:rtl/>
        </w:rPr>
      </w:pPr>
      <w:r w:rsidRPr="00E34F28">
        <w:rPr>
          <w:rStyle w:val="TanaimMishna"/>
          <w:rtl/>
          <w:rPrChange w:id="20008" w:author="קלוד" w:date="2026-10-06T10:08:25Z">
            <w:rPr>
              <w:rStyle w:val="afffff9"/>
              <w:rtl/>
            </w:rPr>
          </w:rPrChange>
        </w:rPr>
        <w:t>ר"י</w:t>
      </w:r>
      <w:r w:rsidR="005175F4" w:rsidRPr="00E34F28">
        <w:rPr>
          <w:rStyle w:val="TanaimMishna"/>
          <w:rtl/>
          <w:rPrChange w:id="20009" w:author="קלוד" w:date="2026-10-06T10:08:25Z">
            <w:rPr>
              <w:rStyle w:val="afffff9"/>
              <w:rtl/>
            </w:rPr>
          </w:rPrChange>
        </w:rPr>
        <w:t xml:space="preserve">: </w:t>
      </w:r>
      <w:r w:rsidR="005175F4" w:rsidRPr="00054EE3">
        <w:rPr>
          <w:rtl/>
        </w:rPr>
        <w:t>אם יש ביניהן מין שבעה עליו מברך.</w:t>
      </w:r>
      <w:r w:rsidR="00E34F28">
        <w:rPr>
          <w:rFonts w:hint="cs"/>
          <w:rtl/>
        </w:rPr>
        <w:t xml:space="preserve"> </w:t>
      </w:r>
    </w:p>
    <w:p w14:paraId="45004DB0" w14:textId="117C1D18" w:rsidR="003C5071" w:rsidRPr="00E34F28" w:rsidRDefault="005175F4" w:rsidP="00E34F28">
      <w:pPr>
        <w:pStyle w:val="a3"/>
      </w:pPr>
      <w:r w:rsidRPr="00E34F28">
        <w:rPr>
          <w:rStyle w:val="TanaimMishna"/>
          <w:rtl/>
          <w:rPrChange w:id="20010" w:author="קלוד" w:date="2026-10-06T10:08:25Z">
            <w:rPr>
              <w:rStyle w:val="afffff9"/>
              <w:rtl/>
            </w:rPr>
          </w:rPrChange>
        </w:rPr>
        <w:t>וחכ</w:t>
      </w:r>
      <w:r w:rsidRPr="00E34F28">
        <w:rPr>
          <w:rStyle w:val="TanaimMishna"/>
          <w:rFonts w:hint="cs"/>
          <w:rtl/>
          <w:rPrChange w:id="20011" w:author="קלוד" w:date="2026-10-06T10:08:25Z">
            <w:rPr>
              <w:rStyle w:val="afffff9"/>
              <w:rFonts w:hint="cs"/>
              <w:rtl/>
            </w:rPr>
          </w:rPrChange>
        </w:rPr>
        <w:t>"א</w:t>
      </w:r>
      <w:r w:rsidRPr="00E34F28">
        <w:rPr>
          <w:rStyle w:val="TanaimMishna"/>
          <w:rtl/>
          <w:rPrChange w:id="20012" w:author="קלוד" w:date="2026-10-06T10:08:25Z">
            <w:rPr>
              <w:rStyle w:val="afffff9"/>
              <w:rtl/>
            </w:rPr>
          </w:rPrChange>
        </w:rPr>
        <w:t xml:space="preserve">: </w:t>
      </w:r>
      <w:r w:rsidRPr="00A500E2">
        <w:rPr>
          <w:rtl/>
        </w:rPr>
        <w:t>מברך על איזה מהן שירצה.</w:t>
      </w:r>
    </w:p>
    <w:p w14:paraId="37B13746" w14:textId="77777777" w:rsidR="003859CF" w:rsidRPr="00E34F28" w:rsidRDefault="005175F4" w:rsidP="00470C2A">
      <w:pPr>
        <w:pStyle w:val="afffffe"/>
        <w:rPr>
          <w:rtl/>
        </w:rPr>
      </w:pPr>
      <w:ins w:id="9852" w:author="מספור קטעי משנה" w:date="2026-10-06T06:45:16Z">
        <w:r>
          <w:rPr>
            <w:rStyle w:val="MisparKeta"/>
          </w:rPr>
          <w:t xml:space="preserve">ה. </w:t>
        </w:r>
      </w:ins>
      <w:bookmarkStart w:id="1292" w:name="_Toc193636187"/>
      <w:bookmarkStart w:id="1293" w:name="_Toc216184797"/>
      <w:r w:rsidRPr="003859CF">
        <w:rPr>
          <w:rStyle w:val="a7"/>
          <w:rtl/>
        </w:rPr>
        <w:t>על דבר שאין גדולו מן הארץ</w:t>
      </w:r>
      <w:bookmarkEnd w:id="1292"/>
      <w:bookmarkEnd w:id="1293"/>
      <w:r w:rsidRPr="00FE3D07">
        <w:rPr>
          <w:rtl/>
        </w:rPr>
        <w:t xml:space="preserve"> </w:t>
      </w:r>
    </w:p>
    <w:p w14:paraId="24A24635" w14:textId="77777777" w:rsidR="005175F4" w:rsidRPr="000528DA" w:rsidRDefault="003C5071" w:rsidP="000528DA">
      <w:pPr>
        <w:rPr>
          <w:rtl/>
        </w:rPr>
      </w:pPr>
      <w:bookmarkStart w:id="1294" w:name="_Toc193636188"/>
      <w:bookmarkStart w:id="1295" w:name="_Toc216184798"/>
      <w:r w:rsidRPr="00A10336">
        <w:rPr>
          <w:rStyle w:val="30"/>
          <w:rFonts w:hint="cs"/>
          <w:rtl/>
        </w:rPr>
        <w:t>כ</w:t>
      </w:r>
      <w:r w:rsidR="005175F4" w:rsidRPr="00A10336">
        <w:rPr>
          <w:rStyle w:val="30"/>
          <w:rtl/>
        </w:rPr>
        <w:t>בשר בהמות חיות ועופות ודגים</w:t>
      </w:r>
      <w:bookmarkEnd w:id="1294"/>
      <w:bookmarkEnd w:id="1295"/>
      <w:r w:rsidR="005175F4" w:rsidRPr="000528DA">
        <w:rPr>
          <w:rtl/>
        </w:rPr>
        <w:t>, אומר שהכל נהיה בדברו</w:t>
      </w:r>
    </w:p>
    <w:p w14:paraId="006C2790" w14:textId="77777777" w:rsidR="005175F4" w:rsidRPr="000528DA" w:rsidRDefault="005175F4" w:rsidP="000528DA">
      <w:pPr>
        <w:rPr>
          <w:rtl/>
        </w:rPr>
      </w:pPr>
      <w:bookmarkStart w:id="1296" w:name="_Toc193636189"/>
      <w:bookmarkStart w:id="1297" w:name="_Toc216184799"/>
      <w:r w:rsidRPr="00A10336">
        <w:rPr>
          <w:rStyle w:val="30"/>
          <w:rtl/>
        </w:rPr>
        <w:t>החלב ביצים גבינה</w:t>
      </w:r>
      <w:bookmarkEnd w:id="1296"/>
      <w:bookmarkEnd w:id="1297"/>
      <w:r w:rsidR="002F3969" w:rsidRPr="000528DA">
        <w:rPr>
          <w:rFonts w:ascii="Fb Fontext" w:hAnsi="Fb Fontext" w:hint="cs"/>
          <w:rtl/>
        </w:rPr>
        <w:t>,</w:t>
      </w:r>
      <w:r w:rsidRPr="000528DA">
        <w:rPr>
          <w:rFonts w:ascii="Fb Fontext" w:hAnsi="Fb Fontext"/>
          <w:rtl/>
        </w:rPr>
        <w:t xml:space="preserve"> אומר שהכל.</w:t>
      </w:r>
    </w:p>
    <w:p w14:paraId="557F4E4D" w14:textId="78492825" w:rsidR="005175F4" w:rsidRPr="000528DA" w:rsidRDefault="005175F4" w:rsidP="000528DA">
      <w:pPr>
        <w:rPr>
          <w:rtl/>
        </w:rPr>
      </w:pPr>
      <w:bookmarkStart w:id="1298" w:name="_Toc193636190"/>
      <w:bookmarkStart w:id="1299" w:name="_Toc216184800"/>
      <w:r w:rsidRPr="00A10336">
        <w:rPr>
          <w:rStyle w:val="30"/>
          <w:rtl/>
        </w:rPr>
        <w:t>פת שעפשה</w:t>
      </w:r>
      <w:bookmarkEnd w:id="1298"/>
      <w:bookmarkEnd w:id="1299"/>
      <w:r w:rsidR="003C5071" w:rsidRPr="000528DA">
        <w:rPr>
          <w:rtl/>
        </w:rPr>
        <w:t xml:space="preserve">, </w:t>
      </w:r>
      <w:r w:rsidR="003C5071" w:rsidRPr="00A10336">
        <w:rPr>
          <w:rStyle w:val="30"/>
          <w:rtl/>
        </w:rPr>
        <w:t>יין שהקרים,</w:t>
      </w:r>
      <w:r w:rsidR="00E34F28" w:rsidRPr="00A10336">
        <w:rPr>
          <w:rStyle w:val="30"/>
          <w:rFonts w:hint="cs"/>
          <w:rtl/>
        </w:rPr>
        <w:t xml:space="preserve"> </w:t>
      </w:r>
      <w:r w:rsidRPr="00A10336">
        <w:rPr>
          <w:rStyle w:val="30"/>
          <w:rtl/>
        </w:rPr>
        <w:t>תבשיל שעבר צורתו</w:t>
      </w:r>
      <w:r w:rsidRPr="000528DA">
        <w:rPr>
          <w:rtl/>
        </w:rPr>
        <w:t xml:space="preserve"> אומר שהכל.</w:t>
      </w:r>
    </w:p>
    <w:p w14:paraId="0FEBD517" w14:textId="448A715C" w:rsidR="005175F4" w:rsidRPr="000528DA" w:rsidRDefault="005175F4" w:rsidP="000528DA">
      <w:pPr>
        <w:rPr>
          <w:rtl/>
        </w:rPr>
      </w:pPr>
      <w:bookmarkStart w:id="1300" w:name="_Toc193636191"/>
      <w:bookmarkStart w:id="1301" w:name="_Toc216184801"/>
      <w:r w:rsidRPr="00A10336">
        <w:rPr>
          <w:rStyle w:val="30"/>
          <w:rtl/>
        </w:rPr>
        <w:t>מלח</w:t>
      </w:r>
      <w:r w:rsidR="002F3969" w:rsidRPr="00A10336">
        <w:rPr>
          <w:rStyle w:val="30"/>
          <w:rFonts w:hint="cs"/>
          <w:rtl/>
        </w:rPr>
        <w:t>,</w:t>
      </w:r>
      <w:r w:rsidRPr="00A10336">
        <w:rPr>
          <w:rStyle w:val="30"/>
          <w:rtl/>
        </w:rPr>
        <w:t xml:space="preserve"> הזמית</w:t>
      </w:r>
      <w:bookmarkEnd w:id="1300"/>
      <w:bookmarkEnd w:id="1301"/>
      <w:r w:rsidRPr="000528DA">
        <w:rPr>
          <w:rtl/>
        </w:rPr>
        <w:t xml:space="preserve"> </w:t>
      </w:r>
      <w:r w:rsidRPr="00A10336">
        <w:rPr>
          <w:rStyle w:val="30"/>
          <w:rtl/>
        </w:rPr>
        <w:t xml:space="preserve">כמהין ופטריות </w:t>
      </w:r>
      <w:r w:rsidRPr="000528DA">
        <w:rPr>
          <w:rtl/>
        </w:rPr>
        <w:t>אומר שהכל.</w:t>
      </w:r>
    </w:p>
    <w:p w14:paraId="5790876E" w14:textId="77777777" w:rsidR="00F64167" w:rsidRDefault="005175F4" w:rsidP="000528DA">
      <w:pPr>
        <w:rPr>
          <w:rtl/>
        </w:rPr>
      </w:pPr>
      <w:bookmarkStart w:id="1302" w:name="_Toc193636192"/>
      <w:bookmarkStart w:id="1303" w:name="_Toc216184802"/>
      <w:r w:rsidRPr="00A10336">
        <w:rPr>
          <w:rStyle w:val="30"/>
          <w:rtl/>
        </w:rPr>
        <w:t>כמהין ופטריות</w:t>
      </w:r>
      <w:bookmarkEnd w:id="1302"/>
      <w:bookmarkEnd w:id="1303"/>
      <w:r w:rsidRPr="000528DA">
        <w:rPr>
          <w:rFonts w:hint="cs"/>
          <w:rtl/>
        </w:rPr>
        <w:t xml:space="preserve"> </w:t>
      </w:r>
      <w:r w:rsidRPr="00A10336">
        <w:rPr>
          <w:rStyle w:val="30"/>
          <w:rFonts w:hint="cs"/>
          <w:rtl/>
        </w:rPr>
        <w:t>מירבו</w:t>
      </w:r>
      <w:r w:rsidRPr="000528DA">
        <w:rPr>
          <w:rFonts w:hint="cs"/>
          <w:rtl/>
        </w:rPr>
        <w:t xml:space="preserve"> מקרקע אבל לא יונקים מהם</w:t>
      </w:r>
      <w:r w:rsidR="0045168F" w:rsidRPr="000528DA">
        <w:rPr>
          <w:rFonts w:hint="cs"/>
          <w:rtl/>
        </w:rPr>
        <w:t>,</w:t>
      </w:r>
      <w:r w:rsidRPr="000528DA">
        <w:rPr>
          <w:rFonts w:hint="cs"/>
          <w:rtl/>
        </w:rPr>
        <w:t xml:space="preserve"> </w:t>
      </w:r>
    </w:p>
    <w:p w14:paraId="00D21965" w14:textId="77777777" w:rsidR="00F64167" w:rsidRDefault="003C5071" w:rsidP="000528DA">
      <w:pPr>
        <w:rPr>
          <w:rtl/>
        </w:rPr>
      </w:pPr>
      <w:r w:rsidRPr="000528DA">
        <w:rPr>
          <w:rFonts w:hint="cs"/>
          <w:rtl/>
        </w:rPr>
        <w:t xml:space="preserve">  </w:t>
      </w:r>
      <w:r w:rsidR="005175F4" w:rsidRPr="000528DA">
        <w:rPr>
          <w:rFonts w:hint="cs"/>
          <w:rtl/>
        </w:rPr>
        <w:t>ול</w:t>
      </w:r>
      <w:r w:rsidR="009A2435" w:rsidRPr="000528DA">
        <w:rPr>
          <w:rFonts w:hint="cs"/>
          <w:rtl/>
        </w:rPr>
        <w:t>כך</w:t>
      </w:r>
      <w:r w:rsidR="005175F4" w:rsidRPr="000528DA">
        <w:rPr>
          <w:rFonts w:hint="cs"/>
          <w:rtl/>
        </w:rPr>
        <w:t xml:space="preserve"> בכל גידולי קרקע עלי</w:t>
      </w:r>
      <w:r w:rsidRPr="000528DA">
        <w:rPr>
          <w:rFonts w:hint="cs"/>
          <w:rtl/>
        </w:rPr>
        <w:t>,</w:t>
      </w:r>
      <w:r w:rsidR="005175F4" w:rsidRPr="000528DA">
        <w:rPr>
          <w:rFonts w:hint="cs"/>
          <w:rtl/>
        </w:rPr>
        <w:t xml:space="preserve"> אסור אף בכמהין</w:t>
      </w:r>
      <w:r w:rsidR="0045168F" w:rsidRPr="000528DA">
        <w:rPr>
          <w:rFonts w:hint="cs"/>
          <w:rtl/>
        </w:rPr>
        <w:t>,</w:t>
      </w:r>
    </w:p>
    <w:p w14:paraId="65E46678" w14:textId="5EA87D0C" w:rsidR="005175F4" w:rsidRPr="00E34F28" w:rsidRDefault="00683C59" w:rsidP="00F50A20">
      <w:pPr>
        <w:pStyle w:val="afffa"/>
        <w:rPr>
          <w:rtl/>
        </w:rPr>
      </w:pPr>
      <w:r>
        <w:rPr>
          <w:rFonts w:hint="cs"/>
          <w:rtl/>
        </w:rPr>
        <w:t>***</w:t>
      </w:r>
    </w:p>
    <w:p w14:paraId="063BEBD4" w14:textId="22F0FD73" w:rsidR="005175F4" w:rsidRPr="00E34F28" w:rsidRDefault="005175F4" w:rsidP="00672862">
      <w:pPr>
        <w:pStyle w:val="a5"/>
        <w:rPr>
          <w:rtl/>
        </w:rPr>
      </w:pPr>
      <w:ins w:id="9853" w:author="מספור קטעי משנה" w:date="2026-10-06T06:45:16Z">
        <w:r>
          <w:rPr>
            <w:rStyle w:val="MisparKeta"/>
          </w:rPr>
          <w:t xml:space="preserve">ד. </w:t>
        </w:r>
      </w:ins>
      <w:r w:rsidRPr="00D31B0E">
        <w:rPr>
          <w:rtl/>
        </w:rPr>
        <w:t>ועל הנובלות.</w:t>
      </w:r>
      <w:r w:rsidR="00E34F28">
        <w:rPr>
          <w:rFonts w:hint="cs"/>
          <w:rtl/>
        </w:rPr>
        <w:t xml:space="preserve"> </w:t>
      </w:r>
      <w:r w:rsidR="00E34F28" w:rsidRPr="00E34F28">
        <w:rPr>
          <w:rStyle w:val="afffff9"/>
          <w:rFonts w:hint="cs"/>
          <w:rtl/>
        </w:rPr>
        <w:t>ת''ק</w:t>
      </w:r>
      <w:r w:rsidR="00E34F28">
        <w:rPr>
          <w:rFonts w:hint="cs"/>
          <w:rtl/>
        </w:rPr>
        <w:t xml:space="preserve"> שהכל </w:t>
      </w:r>
      <w:r w:rsidR="00E34F28" w:rsidRPr="00E34F28">
        <w:rPr>
          <w:rStyle w:val="afffff9"/>
          <w:rFonts w:hint="cs"/>
          <w:rtl/>
        </w:rPr>
        <w:t>ר''י</w:t>
      </w:r>
      <w:r w:rsidR="00E34F28">
        <w:rPr>
          <w:rFonts w:hint="cs"/>
          <w:rtl/>
        </w:rPr>
        <w:t xml:space="preserve"> אין מברכין</w:t>
      </w:r>
    </w:p>
    <w:p w14:paraId="085D64EA" w14:textId="3CEBBE1F" w:rsidR="00A24328" w:rsidRDefault="003C5071" w:rsidP="009A59D1">
      <w:pPr>
        <w:pStyle w:val="38"/>
        <w:framePr w:wrap="notBeside"/>
        <w:rPr>
          <w:rtl/>
        </w:rPr>
      </w:pPr>
      <w:r w:rsidRPr="00660D7A">
        <w:rPr>
          <w:rFonts w:hint="cs"/>
          <w:rtl/>
        </w:rPr>
        <w:t>חלקו</w:t>
      </w:r>
      <w:r w:rsidR="009B14FE">
        <w:rPr>
          <w:rFonts w:hint="cs"/>
          <w:rtl/>
        </w:rPr>
        <w:t>:</w:t>
      </w:r>
    </w:p>
    <w:p w14:paraId="43D2DC83" w14:textId="4213B040" w:rsidR="005175F4" w:rsidRPr="000528DA" w:rsidRDefault="003C5071" w:rsidP="000528DA">
      <w:pPr>
        <w:rPr>
          <w:rtl/>
        </w:rPr>
      </w:pPr>
      <w:r w:rsidRPr="00E34F28">
        <w:rPr>
          <w:rStyle w:val="afffff9"/>
          <w:rFonts w:hint="cs"/>
          <w:rtl/>
        </w:rPr>
        <w:t>אם</w:t>
      </w:r>
      <w:r w:rsidR="005175F4" w:rsidRPr="00E34F28">
        <w:rPr>
          <w:rStyle w:val="afffff9"/>
          <w:rtl/>
        </w:rPr>
        <w:t xml:space="preserve"> </w:t>
      </w:r>
      <w:r w:rsidR="005175F4" w:rsidRPr="000528DA">
        <w:rPr>
          <w:rFonts w:ascii="Fb Fontext" w:hAnsi="Fb Fontext" w:hint="cs"/>
          <w:rtl/>
        </w:rPr>
        <w:t xml:space="preserve">תמרים </w:t>
      </w:r>
      <w:r w:rsidR="005175F4" w:rsidRPr="00A10336">
        <w:rPr>
          <w:rStyle w:val="30"/>
          <w:rFonts w:hint="cs"/>
          <w:rtl/>
        </w:rPr>
        <w:t>שנתייבשו</w:t>
      </w:r>
      <w:r w:rsidR="005175F4" w:rsidRPr="000528DA">
        <w:rPr>
          <w:rFonts w:ascii="Fb Fontext" w:hAnsi="Fb Fontext" w:hint="cs"/>
          <w:rtl/>
        </w:rPr>
        <w:t xml:space="preserve"> מהשמש</w:t>
      </w:r>
      <w:r w:rsidR="005175F4" w:rsidRPr="000528DA">
        <w:rPr>
          <w:rFonts w:ascii="Fb Fontext" w:hAnsi="Fb Fontext"/>
          <w:rtl/>
        </w:rPr>
        <w:t>.</w:t>
      </w:r>
      <w:r w:rsidR="005175F4" w:rsidRPr="000528DA">
        <w:rPr>
          <w:rFonts w:ascii="Fb Fontext" w:hAnsi="Fb Fontext" w:hint="cs"/>
          <w:rtl/>
        </w:rPr>
        <w:t xml:space="preserve"> </w:t>
      </w:r>
      <w:r w:rsidR="002F3969" w:rsidRPr="00E34F28">
        <w:rPr>
          <w:rStyle w:val="afffff9"/>
          <w:rFonts w:hint="cs"/>
          <w:rtl/>
        </w:rPr>
        <w:t>או</w:t>
      </w:r>
      <w:r w:rsidR="005175F4" w:rsidRPr="00E34F28">
        <w:rPr>
          <w:rStyle w:val="afffff9"/>
          <w:rtl/>
        </w:rPr>
        <w:t xml:space="preserve"> </w:t>
      </w:r>
      <w:r w:rsidR="005175F4" w:rsidRPr="00A10336">
        <w:rPr>
          <w:rStyle w:val="30"/>
          <w:rFonts w:hint="cs"/>
          <w:rtl/>
        </w:rPr>
        <w:t>שנושרים</w:t>
      </w:r>
      <w:r w:rsidR="005175F4" w:rsidRPr="000528DA">
        <w:rPr>
          <w:rFonts w:ascii="Fb Fontext" w:hAnsi="Fb Fontext" w:hint="cs"/>
          <w:rtl/>
        </w:rPr>
        <w:t xml:space="preserve"> מהרוח.</w:t>
      </w:r>
    </w:p>
    <w:p w14:paraId="3303DB5B" w14:textId="39F53095" w:rsidR="00A24328" w:rsidRDefault="005175F4" w:rsidP="009A59D1">
      <w:pPr>
        <w:pStyle w:val="38"/>
        <w:framePr w:wrap="notBeside"/>
        <w:rPr>
          <w:rtl/>
        </w:rPr>
      </w:pPr>
      <w:r w:rsidRPr="00660D7A">
        <w:rPr>
          <w:rtl/>
        </w:rPr>
        <w:t xml:space="preserve">תנן </w:t>
      </w:r>
      <w:r w:rsidR="00E34F28" w:rsidRPr="00660D7A">
        <w:rPr>
          <w:rFonts w:hint="cs"/>
          <w:rtl/>
        </w:rPr>
        <w:t xml:space="preserve"> ר''י</w:t>
      </w:r>
      <w:r w:rsidR="00A24328">
        <w:rPr>
          <w:rFonts w:hint="cs"/>
          <w:rtl/>
        </w:rPr>
        <w:t>:</w:t>
      </w:r>
    </w:p>
    <w:p w14:paraId="58E77B7A" w14:textId="01F51A70" w:rsidR="00F02268" w:rsidRPr="000528DA" w:rsidRDefault="005175F4" w:rsidP="000528DA">
      <w:pPr>
        <w:rPr>
          <w:rtl/>
        </w:rPr>
      </w:pPr>
      <w:r w:rsidRPr="000528DA">
        <w:rPr>
          <w:rtl/>
        </w:rPr>
        <w:t>כל שהוא מין קללה אין מברכין עליו.</w:t>
      </w:r>
      <w:r w:rsidR="002F3969" w:rsidRPr="000528DA">
        <w:rPr>
          <w:rFonts w:hint="cs"/>
          <w:rtl/>
        </w:rPr>
        <w:t xml:space="preserve"> </w:t>
      </w:r>
      <w:r w:rsidRPr="00E34F28">
        <w:rPr>
          <w:rStyle w:val="afffff9"/>
          <w:rtl/>
        </w:rPr>
        <w:t xml:space="preserve">למ"ד </w:t>
      </w:r>
      <w:r w:rsidRPr="000528DA">
        <w:rPr>
          <w:rFonts w:hint="cs"/>
          <w:rtl/>
        </w:rPr>
        <w:t>שנתייבשו מהשמש</w:t>
      </w:r>
      <w:r w:rsidR="00F02268" w:rsidRPr="000528DA">
        <w:rPr>
          <w:rFonts w:hint="cs"/>
          <w:rtl/>
        </w:rPr>
        <w:t>,</w:t>
      </w:r>
      <w:r w:rsidRPr="000528DA">
        <w:rPr>
          <w:rFonts w:hint="cs"/>
          <w:rtl/>
        </w:rPr>
        <w:t xml:space="preserve"> </w:t>
      </w:r>
    </w:p>
    <w:p w14:paraId="4378DEA6" w14:textId="77777777" w:rsidR="005175F4" w:rsidRPr="000528DA" w:rsidRDefault="005175F4" w:rsidP="000528DA">
      <w:pPr>
        <w:rPr>
          <w:rtl/>
        </w:rPr>
      </w:pPr>
      <w:r w:rsidRPr="00E34F28">
        <w:rPr>
          <w:rStyle w:val="afffff9"/>
          <w:rFonts w:hint="cs"/>
          <w:rtl/>
        </w:rPr>
        <w:t>ואפי</w:t>
      </w:r>
      <w:r w:rsidRPr="00E34F28">
        <w:rPr>
          <w:rStyle w:val="afffff9"/>
          <w:rtl/>
        </w:rPr>
        <w:t>'</w:t>
      </w:r>
      <w:r w:rsidRPr="00E34F28">
        <w:rPr>
          <w:rStyle w:val="afffff9"/>
          <w:rFonts w:hint="cs"/>
          <w:rtl/>
        </w:rPr>
        <w:t xml:space="preserve"> למ</w:t>
      </w:r>
      <w:r w:rsidRPr="00E34F28">
        <w:rPr>
          <w:rStyle w:val="afffff9"/>
          <w:rtl/>
        </w:rPr>
        <w:t>"</w:t>
      </w:r>
      <w:r w:rsidRPr="00E34F28">
        <w:rPr>
          <w:rStyle w:val="afffff9"/>
          <w:rFonts w:hint="cs"/>
          <w:rtl/>
        </w:rPr>
        <w:t xml:space="preserve">ד </w:t>
      </w:r>
      <w:r w:rsidRPr="000528DA">
        <w:rPr>
          <w:rFonts w:hint="cs"/>
          <w:rtl/>
        </w:rPr>
        <w:t>שנשרו ברוח</w:t>
      </w:r>
      <w:r w:rsidR="00F02268" w:rsidRPr="000528DA">
        <w:rPr>
          <w:rFonts w:hint="cs"/>
          <w:rtl/>
        </w:rPr>
        <w:t>,</w:t>
      </w:r>
      <w:r w:rsidRPr="000528DA">
        <w:rPr>
          <w:rFonts w:hint="cs"/>
          <w:rtl/>
        </w:rPr>
        <w:t xml:space="preserve"> הך מין קללה היינו </w:t>
      </w:r>
      <w:r w:rsidR="00F02268" w:rsidRPr="000528DA">
        <w:rPr>
          <w:rFonts w:hint="cs"/>
          <w:rtl/>
        </w:rPr>
        <w:t>על השאר.</w:t>
      </w:r>
    </w:p>
    <w:p w14:paraId="2F0BD24C" w14:textId="42677CBE" w:rsidR="00A24328" w:rsidRDefault="005175F4" w:rsidP="009A59D1">
      <w:pPr>
        <w:pStyle w:val="38"/>
        <w:framePr w:wrap="notBeside"/>
        <w:rPr>
          <w:rtl/>
        </w:rPr>
      </w:pPr>
      <w:r w:rsidRPr="00660D7A">
        <w:rPr>
          <w:rtl/>
        </w:rPr>
        <w:t>א"ד</w:t>
      </w:r>
      <w:r w:rsidR="009B14FE">
        <w:rPr>
          <w:rtl/>
        </w:rPr>
        <w:t>:</w:t>
      </w:r>
    </w:p>
    <w:p w14:paraId="0F024C4B" w14:textId="36031365" w:rsidR="00F02268" w:rsidRPr="000528DA" w:rsidRDefault="005175F4" w:rsidP="000528DA">
      <w:pPr>
        <w:rPr>
          <w:rtl/>
        </w:rPr>
      </w:pPr>
      <w:r w:rsidRPr="00E34F28">
        <w:rPr>
          <w:rStyle w:val="afffff9"/>
          <w:rtl/>
        </w:rPr>
        <w:t>למ"ד</w:t>
      </w:r>
      <w:r w:rsidRPr="000528DA">
        <w:rPr>
          <w:rtl/>
        </w:rPr>
        <w:t xml:space="preserve"> </w:t>
      </w:r>
      <w:r w:rsidRPr="000528DA">
        <w:rPr>
          <w:rFonts w:hint="cs"/>
          <w:rtl/>
        </w:rPr>
        <w:t>שנתייבשו מהשמש לכך מברכים שהכל</w:t>
      </w:r>
      <w:r w:rsidR="00F02268" w:rsidRPr="000528DA">
        <w:rPr>
          <w:rFonts w:hint="cs"/>
          <w:rtl/>
        </w:rPr>
        <w:t>,</w:t>
      </w:r>
      <w:r w:rsidR="002F3969" w:rsidRPr="000528DA">
        <w:rPr>
          <w:rFonts w:hint="cs"/>
          <w:rtl/>
        </w:rPr>
        <w:t xml:space="preserve"> </w:t>
      </w:r>
    </w:p>
    <w:p w14:paraId="645A77CD" w14:textId="483494D9" w:rsidR="00A24328" w:rsidRDefault="005175F4" w:rsidP="009A59D1">
      <w:pPr>
        <w:pStyle w:val="38"/>
        <w:framePr w:wrap="notBeside"/>
        <w:rPr>
          <w:rtl/>
        </w:rPr>
      </w:pPr>
      <w:r w:rsidRPr="00660D7A">
        <w:rPr>
          <w:rFonts w:hint="cs"/>
          <w:rtl/>
        </w:rPr>
        <w:t>ולמ</w:t>
      </w:r>
      <w:r w:rsidRPr="00660D7A">
        <w:rPr>
          <w:rtl/>
        </w:rPr>
        <w:t>"</w:t>
      </w:r>
      <w:r w:rsidRPr="00660D7A">
        <w:rPr>
          <w:rFonts w:hint="cs"/>
          <w:rtl/>
        </w:rPr>
        <w:t>ד</w:t>
      </w:r>
      <w:r w:rsidR="009B14FE">
        <w:rPr>
          <w:rFonts w:hint="cs"/>
          <w:rtl/>
        </w:rPr>
        <w:t>:</w:t>
      </w:r>
    </w:p>
    <w:p w14:paraId="2D64BDE6" w14:textId="738F87D2" w:rsidR="005175F4" w:rsidRPr="000528DA" w:rsidRDefault="0045168F" w:rsidP="000528DA">
      <w:pPr>
        <w:rPr>
          <w:rtl/>
        </w:rPr>
      </w:pPr>
      <w:bookmarkStart w:id="1304" w:name="_Toc193636193"/>
      <w:bookmarkStart w:id="1305" w:name="_Toc216184803"/>
      <w:r w:rsidRPr="00A10336">
        <w:rPr>
          <w:rStyle w:val="30"/>
          <w:rtl/>
        </w:rPr>
        <w:t>בנובלות סת</w:t>
      </w:r>
      <w:r w:rsidRPr="00A10336">
        <w:rPr>
          <w:rStyle w:val="30"/>
          <w:rFonts w:hint="cs"/>
          <w:rtl/>
        </w:rPr>
        <w:t>ם</w:t>
      </w:r>
      <w:r w:rsidR="005175F4" w:rsidRPr="00A10336">
        <w:rPr>
          <w:rStyle w:val="30"/>
          <w:rtl/>
        </w:rPr>
        <w:t xml:space="preserve"> </w:t>
      </w:r>
      <w:r w:rsidR="002F3969" w:rsidRPr="00A10336">
        <w:rPr>
          <w:rStyle w:val="30"/>
          <w:rFonts w:hint="cs"/>
          <w:rtl/>
        </w:rPr>
        <w:t>ל</w:t>
      </w:r>
      <w:r w:rsidR="005175F4" w:rsidRPr="00A10336">
        <w:rPr>
          <w:rStyle w:val="30"/>
          <w:rtl/>
        </w:rPr>
        <w:t>כו</w:t>
      </w:r>
      <w:r w:rsidR="005175F4" w:rsidRPr="00A10336">
        <w:rPr>
          <w:rStyle w:val="30"/>
          <w:rFonts w:hint="cs"/>
          <w:rtl/>
        </w:rPr>
        <w:t>"ע</w:t>
      </w:r>
      <w:bookmarkEnd w:id="1304"/>
      <w:bookmarkEnd w:id="1305"/>
      <w:r w:rsidR="005175F4" w:rsidRPr="00A10336">
        <w:rPr>
          <w:rStyle w:val="30"/>
          <w:rFonts w:hint="cs"/>
          <w:rtl/>
        </w:rPr>
        <w:t xml:space="preserve"> </w:t>
      </w:r>
      <w:r w:rsidR="005175F4" w:rsidRPr="000528DA">
        <w:rPr>
          <w:rtl/>
        </w:rPr>
        <w:t>ד</w:t>
      </w:r>
      <w:r w:rsidR="005175F4" w:rsidRPr="000528DA">
        <w:rPr>
          <w:rFonts w:hint="cs"/>
          <w:rtl/>
        </w:rPr>
        <w:t>תמרים שנתייבשו הם</w:t>
      </w:r>
      <w:r w:rsidR="005175F4" w:rsidRPr="000528DA">
        <w:rPr>
          <w:rtl/>
        </w:rPr>
        <w:t xml:space="preserve">, </w:t>
      </w:r>
      <w:r w:rsidR="002F3969" w:rsidRPr="00A10336">
        <w:rPr>
          <w:rStyle w:val="30"/>
          <w:rFonts w:hint="cs"/>
          <w:rtl/>
        </w:rPr>
        <w:t>ו</w:t>
      </w:r>
      <w:r w:rsidR="00F02268" w:rsidRPr="00A10336">
        <w:rPr>
          <w:rStyle w:val="30"/>
          <w:rFonts w:hint="cs"/>
          <w:rtl/>
        </w:rPr>
        <w:t>חלקו</w:t>
      </w:r>
      <w:r w:rsidR="005175F4" w:rsidRPr="000528DA">
        <w:rPr>
          <w:rtl/>
        </w:rPr>
        <w:t xml:space="preserve"> בנובלות תמרה.</w:t>
      </w:r>
    </w:p>
    <w:p w14:paraId="0CD5FE98" w14:textId="77777777" w:rsidR="005175F4" w:rsidRPr="000528DA" w:rsidRDefault="005175F4" w:rsidP="000528DA">
      <w:pPr>
        <w:rPr>
          <w:rtl/>
        </w:rPr>
      </w:pPr>
      <w:r w:rsidRPr="000528DA">
        <w:rPr>
          <w:rtl/>
        </w:rPr>
        <w:lastRenderedPageBreak/>
        <w:t>דהקלין שבדמאי</w:t>
      </w:r>
      <w:r w:rsidRPr="00E34F28">
        <w:rPr>
          <w:rStyle w:val="afffff9"/>
          <w:rtl/>
        </w:rPr>
        <w:t xml:space="preserve">: </w:t>
      </w:r>
      <w:r w:rsidRPr="000528DA">
        <w:rPr>
          <w:rtl/>
        </w:rPr>
        <w:t xml:space="preserve">השיתין, והרימין, והעוזרדין, בנות שוח, ובנות שקמה, וגופנין, ונצפה, </w:t>
      </w:r>
      <w:r w:rsidRPr="00A10336">
        <w:rPr>
          <w:rStyle w:val="30"/>
          <w:rtl/>
        </w:rPr>
        <w:t>ונובלות תמרה.</w:t>
      </w:r>
    </w:p>
    <w:p w14:paraId="543E5AD5" w14:textId="27EA0450" w:rsidR="00A24328" w:rsidRDefault="002F3969" w:rsidP="009A59D1">
      <w:pPr>
        <w:pStyle w:val="38"/>
        <w:framePr w:wrap="notBeside"/>
        <w:rPr>
          <w:rtl/>
        </w:rPr>
      </w:pPr>
      <w:r w:rsidRPr="00660D7A">
        <w:rPr>
          <w:rFonts w:hint="cs"/>
          <w:rtl/>
        </w:rPr>
        <w:t>רי</w:t>
      </w:r>
      <w:r w:rsidR="00AE16FF" w:rsidRPr="00660D7A">
        <w:rPr>
          <w:rtl/>
        </w:rPr>
        <w:t>"</w:t>
      </w:r>
      <w:r w:rsidRPr="00660D7A">
        <w:rPr>
          <w:rFonts w:hint="cs"/>
          <w:rtl/>
        </w:rPr>
        <w:t>ו</w:t>
      </w:r>
      <w:r w:rsidR="009B14FE">
        <w:rPr>
          <w:rFonts w:hint="cs"/>
          <w:rtl/>
        </w:rPr>
        <w:t>:</w:t>
      </w:r>
    </w:p>
    <w:p w14:paraId="0894BF20" w14:textId="3BBCC780" w:rsidR="00F02268" w:rsidRPr="000528DA" w:rsidRDefault="005175F4" w:rsidP="000528DA">
      <w:pPr>
        <w:rPr>
          <w:rtl/>
        </w:rPr>
      </w:pPr>
      <w:bookmarkStart w:id="1306" w:name="_Toc193636194"/>
      <w:bookmarkStart w:id="1307" w:name="_Toc216184804"/>
      <w:r w:rsidRPr="00A10336">
        <w:rPr>
          <w:rStyle w:val="30"/>
          <w:rtl/>
        </w:rPr>
        <w:t>שיתין</w:t>
      </w:r>
      <w:bookmarkEnd w:id="1306"/>
      <w:bookmarkEnd w:id="1307"/>
      <w:r w:rsidRPr="000528DA">
        <w:rPr>
          <w:rtl/>
        </w:rPr>
        <w:t xml:space="preserve"> מין תאנים, </w:t>
      </w:r>
      <w:r w:rsidRPr="00A10336">
        <w:rPr>
          <w:rStyle w:val="30"/>
          <w:rtl/>
        </w:rPr>
        <w:t>רימין</w:t>
      </w:r>
      <w:r w:rsidRPr="000528DA">
        <w:rPr>
          <w:rtl/>
        </w:rPr>
        <w:t xml:space="preserve">- כנדי. </w:t>
      </w:r>
      <w:r w:rsidRPr="00A10336">
        <w:rPr>
          <w:rStyle w:val="30"/>
          <w:rtl/>
        </w:rPr>
        <w:t>העוזרדין</w:t>
      </w:r>
      <w:r w:rsidRPr="000528DA">
        <w:rPr>
          <w:rtl/>
        </w:rPr>
        <w:t xml:space="preserve"> - טולשי.</w:t>
      </w:r>
      <w:r w:rsidR="002F3969" w:rsidRPr="000528DA">
        <w:rPr>
          <w:rFonts w:hint="cs"/>
          <w:rtl/>
        </w:rPr>
        <w:t xml:space="preserve"> </w:t>
      </w:r>
    </w:p>
    <w:p w14:paraId="4D74E10D" w14:textId="77777777" w:rsidR="00F02268" w:rsidRPr="000528DA" w:rsidRDefault="005175F4" w:rsidP="000528DA">
      <w:pPr>
        <w:rPr>
          <w:rtl/>
        </w:rPr>
      </w:pPr>
      <w:bookmarkStart w:id="1308" w:name="_Toc193636195"/>
      <w:bookmarkStart w:id="1309" w:name="_Toc216184805"/>
      <w:r w:rsidRPr="00A10336">
        <w:rPr>
          <w:rStyle w:val="30"/>
          <w:rtl/>
        </w:rPr>
        <w:t>בנות</w:t>
      </w:r>
      <w:bookmarkEnd w:id="1308"/>
      <w:bookmarkEnd w:id="1309"/>
      <w:r w:rsidRPr="000528DA">
        <w:rPr>
          <w:rtl/>
        </w:rPr>
        <w:t xml:space="preserve"> </w:t>
      </w:r>
      <w:r w:rsidRPr="00A10336">
        <w:rPr>
          <w:rStyle w:val="30"/>
          <w:rtl/>
        </w:rPr>
        <w:t>שוח</w:t>
      </w:r>
      <w:r w:rsidR="002F3969" w:rsidRPr="000528DA">
        <w:rPr>
          <w:rFonts w:hint="cs"/>
          <w:rtl/>
        </w:rPr>
        <w:t xml:space="preserve"> - </w:t>
      </w:r>
      <w:r w:rsidRPr="000528DA">
        <w:rPr>
          <w:rtl/>
        </w:rPr>
        <w:t xml:space="preserve">תאיני </w:t>
      </w:r>
      <w:r w:rsidR="002F3969" w:rsidRPr="000528DA">
        <w:rPr>
          <w:rFonts w:hint="cs"/>
          <w:rtl/>
        </w:rPr>
        <w:t xml:space="preserve">לבנות, </w:t>
      </w:r>
      <w:r w:rsidRPr="00A10336">
        <w:rPr>
          <w:rStyle w:val="30"/>
          <w:rtl/>
        </w:rPr>
        <w:t>בנות</w:t>
      </w:r>
      <w:r w:rsidRPr="000528DA">
        <w:rPr>
          <w:rtl/>
        </w:rPr>
        <w:t xml:space="preserve"> </w:t>
      </w:r>
      <w:r w:rsidRPr="00A10336">
        <w:rPr>
          <w:rStyle w:val="30"/>
          <w:rtl/>
        </w:rPr>
        <w:t>שקמה</w:t>
      </w:r>
      <w:r w:rsidR="002F3969" w:rsidRPr="000528DA">
        <w:rPr>
          <w:rFonts w:hint="cs"/>
          <w:rtl/>
        </w:rPr>
        <w:t>-</w:t>
      </w:r>
      <w:r w:rsidRPr="000528DA">
        <w:rPr>
          <w:rtl/>
        </w:rPr>
        <w:t xml:space="preserve"> דובלי.</w:t>
      </w:r>
      <w:r w:rsidR="002F3969" w:rsidRPr="000528DA">
        <w:rPr>
          <w:rFonts w:hint="cs"/>
          <w:rtl/>
        </w:rPr>
        <w:t xml:space="preserve"> </w:t>
      </w:r>
    </w:p>
    <w:p w14:paraId="17EA92EE" w14:textId="77777777" w:rsidR="00F02268" w:rsidRPr="000528DA" w:rsidRDefault="005175F4" w:rsidP="000528DA">
      <w:pPr>
        <w:rPr>
          <w:rtl/>
        </w:rPr>
      </w:pPr>
      <w:bookmarkStart w:id="1310" w:name="_Toc193636196"/>
      <w:bookmarkStart w:id="1311" w:name="_Toc216184806"/>
      <w:r w:rsidRPr="00A10336">
        <w:rPr>
          <w:rStyle w:val="30"/>
          <w:rtl/>
        </w:rPr>
        <w:t>גופנין</w:t>
      </w:r>
      <w:bookmarkEnd w:id="1310"/>
      <w:bookmarkEnd w:id="1311"/>
      <w:r w:rsidRPr="000528DA">
        <w:rPr>
          <w:rtl/>
        </w:rPr>
        <w:t xml:space="preserve"> - שילהי גופני. </w:t>
      </w:r>
      <w:r w:rsidRPr="00A10336">
        <w:rPr>
          <w:rStyle w:val="30"/>
          <w:rtl/>
        </w:rPr>
        <w:t>נצפה</w:t>
      </w:r>
      <w:r w:rsidRPr="000528DA">
        <w:rPr>
          <w:rtl/>
        </w:rPr>
        <w:t xml:space="preserve"> - פרחה. </w:t>
      </w:r>
    </w:p>
    <w:p w14:paraId="1D137AD2" w14:textId="77777777" w:rsidR="005175F4" w:rsidRPr="000528DA" w:rsidRDefault="005175F4" w:rsidP="000528DA">
      <w:pPr>
        <w:rPr>
          <w:rtl/>
        </w:rPr>
      </w:pPr>
      <w:bookmarkStart w:id="1312" w:name="_Toc193636197"/>
      <w:bookmarkStart w:id="1313" w:name="_Toc216184807"/>
      <w:r w:rsidRPr="00A10336">
        <w:rPr>
          <w:rStyle w:val="30"/>
          <w:rtl/>
        </w:rPr>
        <w:t>נובלות תמרה</w:t>
      </w:r>
      <w:bookmarkEnd w:id="1312"/>
      <w:bookmarkEnd w:id="1313"/>
      <w:r w:rsidRPr="000528DA">
        <w:rPr>
          <w:rtl/>
        </w:rPr>
        <w:t xml:space="preserve"> </w:t>
      </w:r>
      <w:r w:rsidRPr="00E34F28">
        <w:rPr>
          <w:rStyle w:val="afffff9"/>
          <w:rFonts w:hint="cs"/>
          <w:rtl/>
        </w:rPr>
        <w:t>ר</w:t>
      </w:r>
      <w:r w:rsidRPr="00E34F28">
        <w:rPr>
          <w:rStyle w:val="afffff9"/>
          <w:rtl/>
        </w:rPr>
        <w:t>"</w:t>
      </w:r>
      <w:r w:rsidRPr="00E34F28">
        <w:rPr>
          <w:rStyle w:val="afffff9"/>
          <w:rFonts w:hint="cs"/>
          <w:rtl/>
        </w:rPr>
        <w:t>א ור</w:t>
      </w:r>
      <w:r w:rsidRPr="00E34F28">
        <w:rPr>
          <w:rStyle w:val="afffff9"/>
          <w:rtl/>
        </w:rPr>
        <w:t>"</w:t>
      </w:r>
      <w:r w:rsidRPr="00E34F28">
        <w:rPr>
          <w:rStyle w:val="afffff9"/>
          <w:rFonts w:hint="cs"/>
          <w:rtl/>
        </w:rPr>
        <w:t>ז</w:t>
      </w:r>
      <w:r w:rsidRPr="000528DA">
        <w:rPr>
          <w:rFonts w:hint="cs"/>
          <w:rtl/>
        </w:rPr>
        <w:t xml:space="preserve"> או שנתייבשו</w:t>
      </w:r>
      <w:r w:rsidR="00F02268" w:rsidRPr="000528DA">
        <w:rPr>
          <w:rFonts w:hint="cs"/>
          <w:rtl/>
        </w:rPr>
        <w:t>,</w:t>
      </w:r>
      <w:r w:rsidRPr="000528DA">
        <w:rPr>
          <w:rFonts w:hint="cs"/>
          <w:rtl/>
        </w:rPr>
        <w:t xml:space="preserve"> </w:t>
      </w:r>
      <w:r w:rsidRPr="00E34F28">
        <w:rPr>
          <w:rStyle w:val="afffff9"/>
          <w:rFonts w:hint="cs"/>
          <w:rtl/>
        </w:rPr>
        <w:t>או</w:t>
      </w:r>
      <w:r w:rsidRPr="000528DA">
        <w:rPr>
          <w:rFonts w:hint="cs"/>
          <w:rtl/>
        </w:rPr>
        <w:t xml:space="preserve"> שנשרו מהרוח</w:t>
      </w:r>
      <w:r w:rsidR="00F02268" w:rsidRPr="000528DA">
        <w:rPr>
          <w:rFonts w:hint="cs"/>
          <w:rtl/>
        </w:rPr>
        <w:t>.</w:t>
      </w:r>
    </w:p>
    <w:p w14:paraId="551E7432" w14:textId="2D985AD7" w:rsidR="00A24328" w:rsidRDefault="005175F4" w:rsidP="009A59D1">
      <w:pPr>
        <w:pStyle w:val="38"/>
        <w:framePr w:wrap="notBeside"/>
        <w:rPr>
          <w:rtl/>
        </w:rPr>
      </w:pPr>
      <w:r w:rsidRPr="00660D7A">
        <w:rPr>
          <w:rtl/>
        </w:rPr>
        <w:t xml:space="preserve">למ"ד </w:t>
      </w:r>
      <w:r w:rsidRPr="00660D7A">
        <w:rPr>
          <w:rFonts w:hint="cs"/>
          <w:rtl/>
        </w:rPr>
        <w:t>שנתייבשו</w:t>
      </w:r>
      <w:r w:rsidR="009B14FE">
        <w:rPr>
          <w:rFonts w:hint="cs"/>
          <w:rtl/>
        </w:rPr>
        <w:t>:</w:t>
      </w:r>
    </w:p>
    <w:p w14:paraId="0F5B9346" w14:textId="7551906C" w:rsidR="00F02268" w:rsidRPr="000528DA" w:rsidRDefault="005175F4" w:rsidP="000528DA">
      <w:pPr>
        <w:rPr>
          <w:rtl/>
        </w:rPr>
      </w:pPr>
      <w:r w:rsidRPr="000528DA">
        <w:rPr>
          <w:rFonts w:hint="cs"/>
          <w:rtl/>
        </w:rPr>
        <w:t>היינו ד</w:t>
      </w:r>
      <w:r w:rsidR="00F02268" w:rsidRPr="000528DA">
        <w:rPr>
          <w:rtl/>
        </w:rPr>
        <w:t xml:space="preserve">הקלין שבדמאי </w:t>
      </w:r>
      <w:r w:rsidRPr="000528DA">
        <w:rPr>
          <w:rtl/>
        </w:rPr>
        <w:t xml:space="preserve">ספיקן פטור, </w:t>
      </w:r>
      <w:r w:rsidRPr="000528DA">
        <w:rPr>
          <w:rFonts w:hint="cs"/>
          <w:rtl/>
        </w:rPr>
        <w:t>ו</w:t>
      </w:r>
      <w:r w:rsidRPr="000528DA">
        <w:rPr>
          <w:rtl/>
        </w:rPr>
        <w:t>ודאן חייב.</w:t>
      </w:r>
    </w:p>
    <w:p w14:paraId="562D2015" w14:textId="3F18AFE0" w:rsidR="00A24328" w:rsidRDefault="005175F4" w:rsidP="009A59D1">
      <w:pPr>
        <w:pStyle w:val="38"/>
        <w:framePr w:wrap="notBeside"/>
        <w:rPr>
          <w:rtl/>
        </w:rPr>
      </w:pPr>
      <w:r w:rsidRPr="00660D7A">
        <w:rPr>
          <w:rtl/>
        </w:rPr>
        <w:t xml:space="preserve">למ"ד </w:t>
      </w:r>
      <w:r w:rsidR="002F3969" w:rsidRPr="00660D7A">
        <w:rPr>
          <w:rFonts w:hint="cs"/>
          <w:rtl/>
        </w:rPr>
        <w:t>שנשרו מרוח</w:t>
      </w:r>
      <w:r w:rsidR="009B14FE">
        <w:rPr>
          <w:rtl/>
        </w:rPr>
        <w:t>:</w:t>
      </w:r>
    </w:p>
    <w:p w14:paraId="472D94C2" w14:textId="0C5C90D6" w:rsidR="00F02268" w:rsidRPr="000528DA" w:rsidRDefault="00F02268" w:rsidP="000528DA">
      <w:pPr>
        <w:rPr>
          <w:rtl/>
        </w:rPr>
      </w:pPr>
      <w:r w:rsidRPr="000528DA">
        <w:rPr>
          <w:rFonts w:hint="cs"/>
          <w:rtl/>
        </w:rPr>
        <w:t>מה ש</w:t>
      </w:r>
      <w:r w:rsidR="005175F4" w:rsidRPr="000528DA">
        <w:rPr>
          <w:rtl/>
        </w:rPr>
        <w:t>ודאן חייב</w:t>
      </w:r>
      <w:r w:rsidR="005175F4" w:rsidRPr="000528DA">
        <w:rPr>
          <w:rFonts w:hint="cs"/>
          <w:rtl/>
        </w:rPr>
        <w:t xml:space="preserve"> </w:t>
      </w:r>
      <w:r w:rsidRPr="000528DA">
        <w:rPr>
          <w:rFonts w:hint="cs"/>
          <w:rtl/>
        </w:rPr>
        <w:t xml:space="preserve">אפי' </w:t>
      </w:r>
      <w:r w:rsidR="005175F4" w:rsidRPr="000528DA">
        <w:rPr>
          <w:rFonts w:hint="cs"/>
          <w:rtl/>
        </w:rPr>
        <w:t>ד</w:t>
      </w:r>
      <w:r w:rsidR="002F3969" w:rsidRPr="000528DA">
        <w:rPr>
          <w:rtl/>
        </w:rPr>
        <w:t>הפקר</w:t>
      </w:r>
      <w:r w:rsidRPr="000528DA">
        <w:rPr>
          <w:rFonts w:hint="cs"/>
          <w:rtl/>
        </w:rPr>
        <w:t xml:space="preserve">, </w:t>
      </w:r>
    </w:p>
    <w:p w14:paraId="2A8E87FE" w14:textId="51E14499" w:rsidR="00A24328" w:rsidRDefault="00F02268" w:rsidP="009A59D1">
      <w:pPr>
        <w:pStyle w:val="38"/>
        <w:framePr w:wrap="notBeside"/>
        <w:rPr>
          <w:rtl/>
        </w:rPr>
      </w:pPr>
      <w:r w:rsidRPr="00660D7A">
        <w:rPr>
          <w:rFonts w:hint="cs"/>
          <w:rtl/>
        </w:rPr>
        <w:t>דמיירי</w:t>
      </w:r>
      <w:r w:rsidR="009B14FE">
        <w:rPr>
          <w:rFonts w:hint="cs"/>
          <w:rtl/>
        </w:rPr>
        <w:t>:</w:t>
      </w:r>
    </w:p>
    <w:p w14:paraId="3AB0B663" w14:textId="1C34A444" w:rsidR="005175F4" w:rsidRPr="000528DA" w:rsidRDefault="005175F4" w:rsidP="000528DA">
      <w:pPr>
        <w:rPr>
          <w:rtl/>
        </w:rPr>
      </w:pPr>
      <w:r w:rsidRPr="000528DA">
        <w:rPr>
          <w:rtl/>
        </w:rPr>
        <w:t>שעשאן גורן</w:t>
      </w:r>
      <w:r w:rsidRPr="000528DA">
        <w:rPr>
          <w:rFonts w:hint="cs"/>
          <w:rtl/>
        </w:rPr>
        <w:t xml:space="preserve"> </w:t>
      </w:r>
      <w:r w:rsidR="00F02268" w:rsidRPr="000528DA">
        <w:rPr>
          <w:rFonts w:hint="cs"/>
          <w:rtl/>
        </w:rPr>
        <w:t>ש</w:t>
      </w:r>
      <w:r w:rsidRPr="000528DA">
        <w:rPr>
          <w:rFonts w:hint="cs"/>
          <w:rtl/>
        </w:rPr>
        <w:t>הוקבעו למעשר</w:t>
      </w:r>
      <w:r w:rsidR="00F02268" w:rsidRPr="000528DA">
        <w:rPr>
          <w:rFonts w:hint="cs"/>
          <w:rtl/>
        </w:rPr>
        <w:t>,</w:t>
      </w:r>
    </w:p>
    <w:p w14:paraId="62C625EB" w14:textId="3A28F769" w:rsidR="00A24328" w:rsidRDefault="005175F4" w:rsidP="009A59D1">
      <w:pPr>
        <w:pStyle w:val="38"/>
        <w:framePr w:wrap="notBeside"/>
        <w:rPr>
          <w:rtl/>
        </w:rPr>
      </w:pPr>
      <w:r w:rsidRPr="00660D7A">
        <w:rPr>
          <w:rtl/>
        </w:rPr>
        <w:t>א"ד</w:t>
      </w:r>
      <w:r w:rsidR="009B14FE">
        <w:rPr>
          <w:rtl/>
        </w:rPr>
        <w:t>:</w:t>
      </w:r>
    </w:p>
    <w:p w14:paraId="76B6A48B" w14:textId="3903D319" w:rsidR="00E34F28" w:rsidRPr="000528DA" w:rsidRDefault="005175F4" w:rsidP="000528DA">
      <w:pPr>
        <w:rPr>
          <w:rtl/>
        </w:rPr>
      </w:pPr>
      <w:r w:rsidRPr="00E34F28">
        <w:rPr>
          <w:rStyle w:val="afffff9"/>
          <w:rtl/>
        </w:rPr>
        <w:t>למ"ד</w:t>
      </w:r>
      <w:r w:rsidR="00F02268" w:rsidRPr="00E34F28">
        <w:rPr>
          <w:rStyle w:val="afffff9"/>
          <w:rFonts w:hint="cs"/>
          <w:rtl/>
        </w:rPr>
        <w:t xml:space="preserve"> שנשרו ברוח</w:t>
      </w:r>
      <w:r w:rsidR="00F02268" w:rsidRPr="000528DA">
        <w:rPr>
          <w:rFonts w:hint="cs"/>
          <w:rtl/>
        </w:rPr>
        <w:t xml:space="preserve"> </w:t>
      </w:r>
      <w:r w:rsidRPr="000528DA">
        <w:rPr>
          <w:rtl/>
        </w:rPr>
        <w:t xml:space="preserve">היינו </w:t>
      </w:r>
      <w:r w:rsidRPr="000528DA">
        <w:rPr>
          <w:rFonts w:hint="cs"/>
          <w:rtl/>
        </w:rPr>
        <w:t xml:space="preserve">שכאן </w:t>
      </w:r>
      <w:r w:rsidR="002F3969" w:rsidRPr="000528DA">
        <w:rPr>
          <w:rFonts w:hint="cs"/>
          <w:rtl/>
        </w:rPr>
        <w:t>קראה נובלת וש</w:t>
      </w:r>
      <w:r w:rsidRPr="000528DA">
        <w:rPr>
          <w:rFonts w:hint="cs"/>
          <w:rtl/>
        </w:rPr>
        <w:t>ם תמרה</w:t>
      </w:r>
      <w:r w:rsidR="002F3969" w:rsidRPr="000528DA">
        <w:rPr>
          <w:rFonts w:hint="cs"/>
          <w:rtl/>
        </w:rPr>
        <w:t>,</w:t>
      </w:r>
    </w:p>
    <w:p w14:paraId="7B70640B" w14:textId="77777777" w:rsidR="00F64167" w:rsidRDefault="005175F4" w:rsidP="000528DA">
      <w:pPr>
        <w:rPr>
          <w:rtl/>
        </w:rPr>
      </w:pPr>
      <w:r w:rsidRPr="00E34F28">
        <w:rPr>
          <w:rStyle w:val="afffff9"/>
          <w:rFonts w:hint="cs"/>
          <w:rtl/>
        </w:rPr>
        <w:t xml:space="preserve">ולמ"ד </w:t>
      </w:r>
      <w:r w:rsidR="00F02268" w:rsidRPr="00E34F28">
        <w:rPr>
          <w:rStyle w:val="afffff9"/>
          <w:rFonts w:hint="cs"/>
          <w:rtl/>
        </w:rPr>
        <w:t>ש</w:t>
      </w:r>
      <w:r w:rsidRPr="00E34F28">
        <w:rPr>
          <w:rStyle w:val="afffff9"/>
          <w:rFonts w:hint="cs"/>
          <w:rtl/>
        </w:rPr>
        <w:t>נתייבשו</w:t>
      </w:r>
      <w:r w:rsidRPr="000528DA">
        <w:rPr>
          <w:rFonts w:hint="cs"/>
          <w:rtl/>
        </w:rPr>
        <w:t xml:space="preserve"> קש</w:t>
      </w:r>
      <w:r w:rsidR="00F02268" w:rsidRPr="000528DA">
        <w:rPr>
          <w:rFonts w:hint="cs"/>
          <w:rtl/>
        </w:rPr>
        <w:t>ה</w:t>
      </w:r>
      <w:r w:rsidRPr="000528DA">
        <w:rPr>
          <w:rFonts w:hint="cs"/>
          <w:rtl/>
        </w:rPr>
        <w:t xml:space="preserve"> ד</w:t>
      </w:r>
      <w:r w:rsidRPr="000528DA">
        <w:rPr>
          <w:rtl/>
        </w:rPr>
        <w:t xml:space="preserve">ניתני </w:t>
      </w:r>
      <w:r w:rsidR="00E34F28" w:rsidRPr="000528DA">
        <w:rPr>
          <w:rFonts w:hint="cs"/>
          <w:rtl/>
        </w:rPr>
        <w:t xml:space="preserve">שניהם </w:t>
      </w:r>
      <w:r w:rsidRPr="000528DA">
        <w:rPr>
          <w:rtl/>
        </w:rPr>
        <w:t xml:space="preserve">נובלות תמרה </w:t>
      </w:r>
      <w:r w:rsidR="00E34F28" w:rsidRPr="000528DA">
        <w:rPr>
          <w:rFonts w:hint="cs"/>
          <w:rtl/>
        </w:rPr>
        <w:t xml:space="preserve">שניהם נובלות </w:t>
      </w:r>
      <w:r w:rsidRPr="000528DA">
        <w:rPr>
          <w:rtl/>
        </w:rPr>
        <w:t>ס</w:t>
      </w:r>
      <w:r w:rsidRPr="000528DA">
        <w:rPr>
          <w:rFonts w:hint="cs"/>
          <w:rtl/>
        </w:rPr>
        <w:t>ת</w:t>
      </w:r>
      <w:r w:rsidR="0045168F" w:rsidRPr="000528DA">
        <w:rPr>
          <w:rFonts w:hint="cs"/>
          <w:rtl/>
        </w:rPr>
        <w:t>ם</w:t>
      </w:r>
      <w:r w:rsidRPr="000528DA">
        <w:rPr>
          <w:rFonts w:hint="cs"/>
          <w:rtl/>
        </w:rPr>
        <w:t>.</w:t>
      </w:r>
    </w:p>
    <w:p w14:paraId="2F48559C" w14:textId="1724D79D" w:rsidR="005175F4" w:rsidRPr="00E34F28" w:rsidRDefault="00683C59" w:rsidP="00F50A20">
      <w:pPr>
        <w:pStyle w:val="afffa"/>
        <w:rPr>
          <w:rtl/>
        </w:rPr>
      </w:pPr>
      <w:r>
        <w:rPr>
          <w:rFonts w:hint="cs"/>
          <w:rtl/>
        </w:rPr>
        <w:t>***</w:t>
      </w:r>
    </w:p>
    <w:p w14:paraId="0508FCB8" w14:textId="77777777" w:rsidR="005175F4" w:rsidRPr="00E34F28" w:rsidRDefault="005175F4" w:rsidP="00EC0DC4">
      <w:pPr>
        <w:pStyle w:val="af2"/>
        <w:framePr w:wrap="around"/>
        <w:rPr>
          <w:rtl/>
        </w:rPr>
      </w:pPr>
      <w:r w:rsidRPr="009757B9">
        <w:rPr>
          <w:rtl/>
        </w:rPr>
        <w:t>מא</w:t>
      </w:r>
      <w:r w:rsidRPr="006F178A">
        <w:rPr>
          <w:rFonts w:cs="FontbitDavid"/>
          <w:rtl/>
        </w:rPr>
        <w:t>.</w:t>
      </w:r>
    </w:p>
    <w:p w14:paraId="4878C688" w14:textId="6CB6DD29" w:rsidR="00E34F28" w:rsidRPr="00E34F28" w:rsidRDefault="005175F4" w:rsidP="00E34F28">
      <w:pPr>
        <w:pStyle w:val="a5"/>
        <w:jc w:val="both"/>
        <w:rPr>
          <w:rtl/>
        </w:rPr>
      </w:pPr>
      <w:ins w:id="9854" w:author="מספור קטעי משנה" w:date="2026-10-06T06:45:16Z">
        <w:r>
          <w:rPr>
            <w:rStyle w:val="MisparKeta"/>
          </w:rPr>
          <w:t xml:space="preserve">א. </w:t>
        </w:r>
      </w:ins>
      <w:r w:rsidRPr="003859CF">
        <w:rPr>
          <w:rtl/>
        </w:rPr>
        <w:t xml:space="preserve">מינין הרבה </w:t>
      </w:r>
      <w:r w:rsidRPr="003859CF">
        <w:rPr>
          <w:rFonts w:hint="cs"/>
          <w:rtl/>
        </w:rPr>
        <w:t>לר"י</w:t>
      </w:r>
      <w:r w:rsidR="003859CF" w:rsidRPr="00E34F28">
        <w:rPr>
          <w:rStyle w:val="afffff9"/>
          <w:rFonts w:hint="cs"/>
          <w:rtl/>
        </w:rPr>
        <w:t>:</w:t>
      </w:r>
      <w:r w:rsidRPr="00E34F28">
        <w:rPr>
          <w:rStyle w:val="afffff9"/>
          <w:rFonts w:hint="cs"/>
          <w:rtl/>
        </w:rPr>
        <w:t xml:space="preserve"> </w:t>
      </w:r>
      <w:r w:rsidR="002F3969" w:rsidRPr="003859CF">
        <w:rPr>
          <w:rFonts w:hint="cs"/>
          <w:rtl/>
        </w:rPr>
        <w:t xml:space="preserve">מברך על מין שבעה, </w:t>
      </w:r>
      <w:r w:rsidRPr="003859CF">
        <w:rPr>
          <w:rFonts w:hint="cs"/>
          <w:rtl/>
        </w:rPr>
        <w:t>וחכ</w:t>
      </w:r>
      <w:r w:rsidRPr="003859CF">
        <w:rPr>
          <w:rtl/>
        </w:rPr>
        <w:t>"</w:t>
      </w:r>
      <w:r w:rsidR="00990E0E" w:rsidRPr="003859CF">
        <w:rPr>
          <w:rFonts w:hint="cs"/>
          <w:rtl/>
        </w:rPr>
        <w:t>א</w:t>
      </w:r>
      <w:r w:rsidR="003859CF" w:rsidRPr="00E34F28">
        <w:rPr>
          <w:rStyle w:val="afffff9"/>
          <w:rFonts w:hint="cs"/>
          <w:rtl/>
        </w:rPr>
        <w:t>:</w:t>
      </w:r>
      <w:r w:rsidR="00990E0E" w:rsidRPr="00E34F28">
        <w:rPr>
          <w:rStyle w:val="afffff9"/>
          <w:rFonts w:hint="cs"/>
          <w:rtl/>
        </w:rPr>
        <w:t xml:space="preserve"> </w:t>
      </w:r>
      <w:r w:rsidRPr="003859CF">
        <w:rPr>
          <w:rFonts w:hint="cs"/>
          <w:rtl/>
        </w:rPr>
        <w:t>על איזה שירצה</w:t>
      </w:r>
    </w:p>
    <w:p w14:paraId="1450711D" w14:textId="03EAD82B" w:rsidR="00A24328" w:rsidRDefault="005175F4" w:rsidP="009A59D1">
      <w:pPr>
        <w:pStyle w:val="38"/>
        <w:framePr w:wrap="notBeside"/>
        <w:rPr>
          <w:rtl/>
        </w:rPr>
      </w:pPr>
      <w:r w:rsidRPr="00660D7A">
        <w:rPr>
          <w:rtl/>
        </w:rPr>
        <w:t>עולא</w:t>
      </w:r>
      <w:r w:rsidR="00A24328">
        <w:rPr>
          <w:rtl/>
        </w:rPr>
        <w:t>:</w:t>
      </w:r>
    </w:p>
    <w:p w14:paraId="3C7BB4FE" w14:textId="66A99F48" w:rsidR="005175F4" w:rsidRPr="000528DA" w:rsidRDefault="005175F4" w:rsidP="000528DA">
      <w:pPr>
        <w:rPr>
          <w:rtl/>
        </w:rPr>
      </w:pPr>
      <w:bookmarkStart w:id="1314" w:name="_Toc193636198"/>
      <w:bookmarkStart w:id="1315" w:name="_Toc216184808"/>
      <w:r w:rsidRPr="00A10336">
        <w:rPr>
          <w:rStyle w:val="30"/>
          <w:rtl/>
        </w:rPr>
        <w:t>מחלוקת בשברכותיהן שוות,</w:t>
      </w:r>
      <w:bookmarkEnd w:id="1314"/>
      <w:bookmarkEnd w:id="1315"/>
      <w:r w:rsidRPr="000528DA">
        <w:rPr>
          <w:rFonts w:ascii="Fb Fontext" w:hAnsi="Fb Fontext"/>
          <w:rtl/>
        </w:rPr>
        <w:t xml:space="preserve"> </w:t>
      </w:r>
      <w:r w:rsidR="00990E0E" w:rsidRPr="00E34F28">
        <w:rPr>
          <w:rStyle w:val="afffff9"/>
          <w:rFonts w:hint="cs"/>
          <w:rtl/>
        </w:rPr>
        <w:t>ל</w:t>
      </w:r>
      <w:r w:rsidRPr="00E34F28">
        <w:rPr>
          <w:rStyle w:val="afffff9"/>
          <w:rtl/>
        </w:rPr>
        <w:t xml:space="preserve">ר"י: </w:t>
      </w:r>
      <w:r w:rsidR="0045168F" w:rsidRPr="000528DA">
        <w:rPr>
          <w:rFonts w:ascii="Fb Fontext" w:hAnsi="Fb Fontext" w:hint="cs"/>
          <w:rtl/>
        </w:rPr>
        <w:t>ש</w:t>
      </w:r>
      <w:r w:rsidRPr="000528DA">
        <w:rPr>
          <w:rFonts w:ascii="Fb Fontext" w:hAnsi="Fb Fontext"/>
          <w:rtl/>
        </w:rPr>
        <w:t xml:space="preserve">בעה עדיף, </w:t>
      </w:r>
      <w:r w:rsidRPr="00E34F28">
        <w:rPr>
          <w:rStyle w:val="afffff9"/>
          <w:rtl/>
        </w:rPr>
        <w:t>ו</w:t>
      </w:r>
      <w:r w:rsidR="00990E0E" w:rsidRPr="00E34F28">
        <w:rPr>
          <w:rStyle w:val="afffff9"/>
          <w:rFonts w:hint="cs"/>
          <w:rtl/>
        </w:rPr>
        <w:t>ל</w:t>
      </w:r>
      <w:r w:rsidRPr="00E34F28">
        <w:rPr>
          <w:rStyle w:val="afffff9"/>
          <w:rtl/>
        </w:rPr>
        <w:t xml:space="preserve">רבנן: </w:t>
      </w:r>
      <w:r w:rsidRPr="000528DA">
        <w:rPr>
          <w:rFonts w:ascii="Fb Fontext" w:hAnsi="Fb Fontext"/>
          <w:rtl/>
        </w:rPr>
        <w:t>חביב עדיף.</w:t>
      </w:r>
    </w:p>
    <w:p w14:paraId="24CFA88F" w14:textId="5E34BC25" w:rsidR="005175F4" w:rsidRPr="005B28A3" w:rsidRDefault="0045168F" w:rsidP="000528DA">
      <w:pPr>
        <w:rPr>
          <w:spacing w:val="-2"/>
          <w:rtl/>
        </w:rPr>
      </w:pPr>
      <w:bookmarkStart w:id="1316" w:name="_Toc193636199"/>
      <w:bookmarkStart w:id="1317" w:name="_Toc216184809"/>
      <w:r w:rsidRPr="00A10336">
        <w:rPr>
          <w:rStyle w:val="30"/>
          <w:rFonts w:hint="cs"/>
          <w:rtl/>
        </w:rPr>
        <w:t xml:space="preserve">אבל </w:t>
      </w:r>
      <w:r w:rsidR="005175F4" w:rsidRPr="00A10336">
        <w:rPr>
          <w:rStyle w:val="30"/>
          <w:rtl/>
        </w:rPr>
        <w:t>בשאין ברכותיהן שוות</w:t>
      </w:r>
      <w:r w:rsidRPr="00A10336">
        <w:rPr>
          <w:rStyle w:val="30"/>
          <w:rFonts w:hint="cs"/>
          <w:rtl/>
        </w:rPr>
        <w:t>-</w:t>
      </w:r>
      <w:r w:rsidR="005175F4" w:rsidRPr="005B28A3">
        <w:rPr>
          <w:rStyle w:val="30"/>
          <w:spacing w:val="-2"/>
          <w:rtl/>
        </w:rPr>
        <w:t xml:space="preserve"> </w:t>
      </w:r>
      <w:r w:rsidR="002F3969" w:rsidRPr="005B28A3">
        <w:rPr>
          <w:rStyle w:val="30"/>
          <w:rFonts w:hint="cs"/>
          <w:spacing w:val="-2"/>
          <w:rtl/>
        </w:rPr>
        <w:t>לכו"ע</w:t>
      </w:r>
      <w:bookmarkEnd w:id="1316"/>
      <w:bookmarkEnd w:id="1317"/>
      <w:r w:rsidR="005175F4" w:rsidRPr="005B28A3">
        <w:rPr>
          <w:spacing w:val="-2"/>
          <w:rtl/>
        </w:rPr>
        <w:t xml:space="preserve"> מברך על זה וחוזר ומברך על זה.</w:t>
      </w:r>
    </w:p>
    <w:p w14:paraId="1426E181" w14:textId="77777777" w:rsidR="00A24328" w:rsidRDefault="005175F4" w:rsidP="009A59D1">
      <w:pPr>
        <w:pStyle w:val="38"/>
        <w:framePr w:wrap="notBeside"/>
        <w:rPr>
          <w:rtl/>
        </w:rPr>
      </w:pPr>
      <w:r w:rsidRPr="00660D7A">
        <w:rPr>
          <w:rFonts w:hint="cs"/>
          <w:rtl/>
        </w:rPr>
        <w:t>ו</w:t>
      </w:r>
      <w:r w:rsidR="00E34F28" w:rsidRPr="00660D7A">
        <w:rPr>
          <w:rFonts w:hint="cs"/>
          <w:rtl/>
        </w:rPr>
        <w:t>סיפא</w:t>
      </w:r>
      <w:r w:rsidR="00A24328">
        <w:rPr>
          <w:rtl/>
        </w:rPr>
        <w:t>:</w:t>
      </w:r>
    </w:p>
    <w:p w14:paraId="4D823CE8" w14:textId="401581F1" w:rsidR="002F3969" w:rsidRPr="000528DA" w:rsidRDefault="005175F4" w:rsidP="000528DA">
      <w:pPr>
        <w:rPr>
          <w:rtl/>
        </w:rPr>
      </w:pPr>
      <w:r w:rsidRPr="00E34F28">
        <w:rPr>
          <w:rStyle w:val="afffff9"/>
          <w:rFonts w:hint="cs"/>
          <w:rtl/>
        </w:rPr>
        <w:t>ה</w:t>
      </w:r>
      <w:r w:rsidR="00BA57BA" w:rsidRPr="00E34F28">
        <w:rPr>
          <w:rStyle w:val="afffff9"/>
          <w:rFonts w:hint="cs"/>
          <w:rtl/>
        </w:rPr>
        <w:t>"</w:t>
      </w:r>
      <w:r w:rsidRPr="00E34F28">
        <w:rPr>
          <w:rStyle w:val="afffff9"/>
          <w:rFonts w:hint="cs"/>
          <w:rtl/>
        </w:rPr>
        <w:t>ק-</w:t>
      </w:r>
      <w:r w:rsidRPr="000528DA">
        <w:rPr>
          <w:rFonts w:hint="cs"/>
          <w:rtl/>
        </w:rPr>
        <w:t xml:space="preserve"> </w:t>
      </w:r>
      <w:r w:rsidR="0052155B" w:rsidRPr="000528DA">
        <w:rPr>
          <w:rtl/>
        </w:rPr>
        <w:t>היו לפניו צנון וזית</w:t>
      </w:r>
      <w:r w:rsidRPr="000528DA">
        <w:rPr>
          <w:rtl/>
        </w:rPr>
        <w:t xml:space="preserve"> מברך על הצנון ופוטר את הזית.</w:t>
      </w:r>
    </w:p>
    <w:p w14:paraId="18676AA6" w14:textId="77777777" w:rsidR="005175F4" w:rsidRPr="000528DA" w:rsidRDefault="005175F4" w:rsidP="000528DA">
      <w:pPr>
        <w:rPr>
          <w:rtl/>
        </w:rPr>
      </w:pPr>
      <w:r w:rsidRPr="000528DA">
        <w:rPr>
          <w:rtl/>
        </w:rPr>
        <w:t xml:space="preserve">אבל אין הצנון עיקר </w:t>
      </w:r>
      <w:r w:rsidR="002F3969" w:rsidRPr="00A10336">
        <w:rPr>
          <w:rStyle w:val="30"/>
          <w:rFonts w:hint="cs"/>
          <w:rtl/>
        </w:rPr>
        <w:t xml:space="preserve">לכו"ע </w:t>
      </w:r>
      <w:r w:rsidRPr="000528DA">
        <w:rPr>
          <w:rtl/>
        </w:rPr>
        <w:t>מברך על זה וחוזר ומברך על זה</w:t>
      </w:r>
      <w:r w:rsidRPr="000528DA">
        <w:rPr>
          <w:rFonts w:hint="cs"/>
          <w:rtl/>
        </w:rPr>
        <w:t>.</w:t>
      </w:r>
    </w:p>
    <w:p w14:paraId="52731807" w14:textId="77777777" w:rsidR="0052155B" w:rsidRPr="000528DA" w:rsidRDefault="005175F4" w:rsidP="000528DA">
      <w:pPr>
        <w:rPr>
          <w:rtl/>
        </w:rPr>
      </w:pPr>
      <w:bookmarkStart w:id="1318" w:name="_Toc193636200"/>
      <w:bookmarkStart w:id="1319" w:name="_Toc216184810"/>
      <w:r w:rsidRPr="00A10336">
        <w:rPr>
          <w:rStyle w:val="30"/>
          <w:rtl/>
        </w:rPr>
        <w:t>ושני מינין בעלמא שברכותיהן שוות</w:t>
      </w:r>
      <w:bookmarkEnd w:id="1318"/>
      <w:bookmarkEnd w:id="1319"/>
      <w:r w:rsidRPr="000528DA">
        <w:rPr>
          <w:rFonts w:ascii="Fb Fontext" w:hAnsi="Fb Fontext"/>
          <w:rtl/>
        </w:rPr>
        <w:t xml:space="preserve"> </w:t>
      </w:r>
    </w:p>
    <w:p w14:paraId="1FDD8642" w14:textId="5A847E42" w:rsidR="00A24328" w:rsidRDefault="0045168F" w:rsidP="009A59D1">
      <w:pPr>
        <w:pStyle w:val="38"/>
        <w:framePr w:wrap="notBeside"/>
        <w:rPr>
          <w:rtl/>
        </w:rPr>
      </w:pPr>
      <w:r w:rsidRPr="00660D7A">
        <w:rPr>
          <w:rFonts w:hint="cs"/>
          <w:rtl/>
        </w:rPr>
        <w:t>ת"ק</w:t>
      </w:r>
      <w:r w:rsidR="009B14FE">
        <w:rPr>
          <w:rFonts w:hint="cs"/>
          <w:rtl/>
        </w:rPr>
        <w:t>:</w:t>
      </w:r>
    </w:p>
    <w:p w14:paraId="246DA773" w14:textId="32A5DB5E" w:rsidR="0052155B" w:rsidRPr="000528DA" w:rsidRDefault="005175F4" w:rsidP="000528DA">
      <w:pPr>
        <w:rPr>
          <w:rtl/>
        </w:rPr>
      </w:pPr>
      <w:r w:rsidRPr="000528DA">
        <w:rPr>
          <w:rFonts w:ascii="Fb Fontext" w:hAnsi="Fb Fontext"/>
          <w:rtl/>
        </w:rPr>
        <w:t>מברך על איזה מהן שירצה.</w:t>
      </w:r>
    </w:p>
    <w:p w14:paraId="59EF29E9" w14:textId="633210FC" w:rsidR="00A24328" w:rsidRDefault="00990E0E" w:rsidP="009A59D1">
      <w:pPr>
        <w:pStyle w:val="38"/>
        <w:framePr w:wrap="notBeside"/>
        <w:rPr>
          <w:rtl/>
        </w:rPr>
      </w:pPr>
      <w:r w:rsidRPr="00660D7A">
        <w:rPr>
          <w:rtl/>
        </w:rPr>
        <w:t>ר"י</w:t>
      </w:r>
      <w:r w:rsidR="009B14FE">
        <w:rPr>
          <w:rtl/>
        </w:rPr>
        <w:t>:</w:t>
      </w:r>
    </w:p>
    <w:p w14:paraId="1EFBE2B5" w14:textId="1074550A" w:rsidR="00F64167" w:rsidRDefault="005175F4" w:rsidP="000528DA">
      <w:pPr>
        <w:rPr>
          <w:rtl/>
        </w:rPr>
      </w:pPr>
      <w:r w:rsidRPr="000528DA">
        <w:rPr>
          <w:rtl/>
        </w:rPr>
        <w:t>מברך על הזית, שהזית ממין שבעה.</w:t>
      </w:r>
    </w:p>
    <w:p w14:paraId="123A4E98" w14:textId="21BB06AD" w:rsidR="005175F4" w:rsidRPr="00E34F28" w:rsidRDefault="00683C59" w:rsidP="00F50A20">
      <w:pPr>
        <w:pStyle w:val="afffa"/>
        <w:rPr>
          <w:rtl/>
        </w:rPr>
      </w:pPr>
      <w:r>
        <w:rPr>
          <w:rFonts w:hint="cs"/>
          <w:rtl/>
        </w:rPr>
        <w:t>***</w:t>
      </w:r>
    </w:p>
    <w:p w14:paraId="5B52610A" w14:textId="65F41307" w:rsidR="00A24328" w:rsidRDefault="00A72708" w:rsidP="009A59D1">
      <w:pPr>
        <w:pStyle w:val="38"/>
        <w:framePr w:wrap="notBeside"/>
        <w:rPr>
          <w:rtl/>
        </w:rPr>
      </w:pPr>
      <w:r w:rsidRPr="00660D7A">
        <w:rPr>
          <w:rtl/>
        </w:rPr>
        <w:t>חלקו</w:t>
      </w:r>
      <w:r w:rsidR="005175F4" w:rsidRPr="00660D7A">
        <w:rPr>
          <w:rtl/>
        </w:rPr>
        <w:t xml:space="preserve"> ר</w:t>
      </w:r>
      <w:r w:rsidR="005175F4" w:rsidRPr="00660D7A">
        <w:rPr>
          <w:rFonts w:hint="cs"/>
          <w:rtl/>
        </w:rPr>
        <w:t>"א ורי</w:t>
      </w:r>
      <w:r w:rsidR="005175F4" w:rsidRPr="00660D7A">
        <w:rPr>
          <w:rtl/>
        </w:rPr>
        <w:t>"</w:t>
      </w:r>
      <w:r w:rsidR="005175F4" w:rsidRPr="00660D7A">
        <w:rPr>
          <w:rFonts w:hint="cs"/>
          <w:rtl/>
        </w:rPr>
        <w:t>נ</w:t>
      </w:r>
      <w:r w:rsidR="00A24328">
        <w:rPr>
          <w:rFonts w:hint="cs"/>
          <w:rtl/>
        </w:rPr>
        <w:t>:</w:t>
      </w:r>
    </w:p>
    <w:p w14:paraId="02AFF9D5" w14:textId="4727C236" w:rsidR="00F64167" w:rsidRDefault="002F3969" w:rsidP="000528DA">
      <w:pPr>
        <w:rPr>
          <w:rtl/>
        </w:rPr>
      </w:pPr>
      <w:r w:rsidRPr="00E34F28">
        <w:rPr>
          <w:rStyle w:val="afffff9"/>
          <w:rFonts w:hint="cs"/>
          <w:rtl/>
        </w:rPr>
        <w:t xml:space="preserve">אי </w:t>
      </w:r>
      <w:r w:rsidR="005175F4" w:rsidRPr="000528DA">
        <w:rPr>
          <w:rFonts w:ascii="Fb Fontext" w:hAnsi="Fb Fontext"/>
          <w:rtl/>
        </w:rPr>
        <w:t>מחלוקת בשברכותיהן שוות</w:t>
      </w:r>
      <w:r w:rsidR="0052155B" w:rsidRPr="000528DA">
        <w:rPr>
          <w:rFonts w:ascii="Fb Fontext" w:hAnsi="Fb Fontext" w:hint="cs"/>
          <w:rtl/>
        </w:rPr>
        <w:t>,</w:t>
      </w:r>
      <w:r w:rsidR="005175F4" w:rsidRPr="000528DA">
        <w:rPr>
          <w:rFonts w:ascii="Fb Fontext" w:hAnsi="Fb Fontext"/>
          <w:rtl/>
        </w:rPr>
        <w:t xml:space="preserve"> </w:t>
      </w:r>
    </w:p>
    <w:p w14:paraId="47D1D65B" w14:textId="1DC75260" w:rsidR="005175F4" w:rsidRPr="000528DA" w:rsidRDefault="005175F4" w:rsidP="000528DA">
      <w:pPr>
        <w:rPr>
          <w:rtl/>
        </w:rPr>
      </w:pPr>
      <w:r w:rsidRPr="00E34F28">
        <w:rPr>
          <w:rStyle w:val="afffff9"/>
          <w:rFonts w:hint="cs"/>
          <w:rtl/>
        </w:rPr>
        <w:t>דלר</w:t>
      </w:r>
      <w:r w:rsidRPr="00E34F28">
        <w:rPr>
          <w:rStyle w:val="afffff9"/>
          <w:rtl/>
        </w:rPr>
        <w:t>"</w:t>
      </w:r>
      <w:r w:rsidRPr="00E34F28">
        <w:rPr>
          <w:rStyle w:val="afffff9"/>
          <w:rFonts w:hint="cs"/>
          <w:rtl/>
        </w:rPr>
        <w:t>י</w:t>
      </w:r>
      <w:r w:rsidRPr="00E34F28">
        <w:rPr>
          <w:rStyle w:val="afffff9"/>
          <w:rtl/>
        </w:rPr>
        <w:t xml:space="preserve">: </w:t>
      </w:r>
      <w:r w:rsidRPr="000528DA">
        <w:rPr>
          <w:rtl/>
        </w:rPr>
        <w:t>מין שבעה עדיף,</w:t>
      </w:r>
      <w:r w:rsidRPr="000528DA">
        <w:rPr>
          <w:rFonts w:ascii="Fb Fontext" w:hAnsi="Fb Fontext"/>
          <w:rtl/>
        </w:rPr>
        <w:t xml:space="preserve"> </w:t>
      </w:r>
      <w:r w:rsidRPr="00E34F28">
        <w:rPr>
          <w:rStyle w:val="afffff9"/>
          <w:rtl/>
        </w:rPr>
        <w:t>ו</w:t>
      </w:r>
      <w:r w:rsidRPr="00E34F28">
        <w:rPr>
          <w:rStyle w:val="afffff9"/>
          <w:rFonts w:hint="cs"/>
          <w:rtl/>
        </w:rPr>
        <w:t>ל</w:t>
      </w:r>
      <w:r w:rsidRPr="00E34F28">
        <w:rPr>
          <w:rStyle w:val="afffff9"/>
          <w:rtl/>
        </w:rPr>
        <w:t>רבנן</w:t>
      </w:r>
      <w:r w:rsidRPr="00E34F28">
        <w:rPr>
          <w:rStyle w:val="afffff9"/>
          <w:rFonts w:hint="cs"/>
          <w:rtl/>
        </w:rPr>
        <w:t>:</w:t>
      </w:r>
      <w:r w:rsidRPr="00E34F28">
        <w:rPr>
          <w:rStyle w:val="afffff9"/>
          <w:rtl/>
        </w:rPr>
        <w:t xml:space="preserve"> </w:t>
      </w:r>
      <w:r w:rsidRPr="000528DA">
        <w:rPr>
          <w:rFonts w:ascii="Fb Fontext" w:hAnsi="Fb Fontext"/>
          <w:rtl/>
        </w:rPr>
        <w:t>מין חביב עדיף,</w:t>
      </w:r>
    </w:p>
    <w:p w14:paraId="58192D69" w14:textId="67B6482B" w:rsidR="005175F4" w:rsidRPr="000528DA" w:rsidRDefault="005175F4" w:rsidP="000528DA">
      <w:pPr>
        <w:rPr>
          <w:rtl/>
        </w:rPr>
      </w:pPr>
      <w:bookmarkStart w:id="1320" w:name="_Toc193636201"/>
      <w:bookmarkStart w:id="1321" w:name="_Toc216184811"/>
      <w:r w:rsidRPr="00A10336">
        <w:rPr>
          <w:rStyle w:val="30"/>
          <w:rtl/>
        </w:rPr>
        <w:t>אבל בשאין ברכותיהן שוות</w:t>
      </w:r>
      <w:bookmarkEnd w:id="1320"/>
      <w:bookmarkEnd w:id="1321"/>
      <w:r w:rsidRPr="000528DA">
        <w:rPr>
          <w:rtl/>
        </w:rPr>
        <w:t xml:space="preserve"> </w:t>
      </w:r>
      <w:r w:rsidR="002F3969" w:rsidRPr="00A10336">
        <w:rPr>
          <w:rStyle w:val="30"/>
          <w:rFonts w:hint="cs"/>
          <w:rtl/>
        </w:rPr>
        <w:t>לכו</w:t>
      </w:r>
      <w:r w:rsidR="00AE16FF" w:rsidRPr="00A10336">
        <w:rPr>
          <w:rStyle w:val="30"/>
          <w:rtl/>
        </w:rPr>
        <w:t>"</w:t>
      </w:r>
      <w:r w:rsidR="002F3969" w:rsidRPr="00A10336">
        <w:rPr>
          <w:rStyle w:val="30"/>
          <w:rFonts w:hint="cs"/>
          <w:rtl/>
        </w:rPr>
        <w:t>ע</w:t>
      </w:r>
      <w:r w:rsidRPr="000528DA">
        <w:rPr>
          <w:rtl/>
        </w:rPr>
        <w:t xml:space="preserve"> מברך על זה וחוזר ומברך </w:t>
      </w:r>
      <w:r w:rsidR="00CF550F">
        <w:rPr>
          <w:rFonts w:hint="cs"/>
          <w:rtl/>
        </w:rPr>
        <w:t>ע''ז.</w:t>
      </w:r>
    </w:p>
    <w:p w14:paraId="77EFCDEF" w14:textId="4C4F2E12" w:rsidR="00A24328" w:rsidRDefault="005175F4" w:rsidP="009A59D1">
      <w:pPr>
        <w:pStyle w:val="38"/>
        <w:framePr w:wrap="notBeside"/>
        <w:rPr>
          <w:rtl/>
        </w:rPr>
      </w:pPr>
      <w:r w:rsidRPr="00660D7A">
        <w:rPr>
          <w:rtl/>
        </w:rPr>
        <w:t>וחד אמר</w:t>
      </w:r>
      <w:r w:rsidR="009B14FE">
        <w:rPr>
          <w:rtl/>
        </w:rPr>
        <w:t>:</w:t>
      </w:r>
    </w:p>
    <w:p w14:paraId="4698AD98" w14:textId="0261AB28" w:rsidR="005175F4" w:rsidRPr="000528DA" w:rsidRDefault="005175F4" w:rsidP="000528DA">
      <w:pPr>
        <w:rPr>
          <w:rtl/>
        </w:rPr>
      </w:pPr>
      <w:bookmarkStart w:id="1322" w:name="_Toc193636202"/>
      <w:bookmarkStart w:id="1323" w:name="_Toc216184812"/>
      <w:r w:rsidRPr="00A10336">
        <w:rPr>
          <w:rStyle w:val="30"/>
          <w:rtl/>
        </w:rPr>
        <w:t>אף בשאין ברכותיהן שוות מחלוקת</w:t>
      </w:r>
      <w:bookmarkEnd w:id="1322"/>
      <w:bookmarkEnd w:id="1323"/>
      <w:r w:rsidRPr="000528DA">
        <w:rPr>
          <w:rtl/>
        </w:rPr>
        <w:t>.</w:t>
      </w:r>
      <w:r w:rsidR="000528DA" w:rsidRPr="000528DA">
        <w:rPr>
          <w:rFonts w:hint="cs"/>
          <w:rtl/>
        </w:rPr>
        <w:t xml:space="preserve"> </w:t>
      </w:r>
      <w:r w:rsidRPr="00E34F28">
        <w:rPr>
          <w:rStyle w:val="afffff9"/>
          <w:rFonts w:hint="cs"/>
          <w:rtl/>
        </w:rPr>
        <w:t>ל</w:t>
      </w:r>
      <w:r w:rsidR="002F3969" w:rsidRPr="00E34F28">
        <w:rPr>
          <w:rStyle w:val="afffff9"/>
          <w:rtl/>
        </w:rPr>
        <w:t>מ"ד</w:t>
      </w:r>
      <w:r w:rsidR="002F3969" w:rsidRPr="000528DA">
        <w:rPr>
          <w:rtl/>
        </w:rPr>
        <w:t xml:space="preserve"> </w:t>
      </w:r>
      <w:r w:rsidR="002F3969" w:rsidRPr="00E34F28">
        <w:rPr>
          <w:rStyle w:val="afffff9"/>
          <w:rtl/>
        </w:rPr>
        <w:t>בשברכותיהן שוות</w:t>
      </w:r>
      <w:r w:rsidR="002F3969" w:rsidRPr="000528DA">
        <w:rPr>
          <w:rtl/>
        </w:rPr>
        <w:t xml:space="preserve"> </w:t>
      </w:r>
      <w:r w:rsidR="000528DA" w:rsidRPr="000528DA">
        <w:rPr>
          <w:rFonts w:hint="cs"/>
          <w:rtl/>
        </w:rPr>
        <w:t>מ</w:t>
      </w:r>
      <w:r w:rsidR="002F3969" w:rsidRPr="000528DA">
        <w:rPr>
          <w:rtl/>
        </w:rPr>
        <w:t>חלוקת</w:t>
      </w:r>
      <w:r w:rsidRPr="000528DA">
        <w:rPr>
          <w:rtl/>
        </w:rPr>
        <w:t xml:space="preserve"> שפיר,</w:t>
      </w:r>
      <w:r w:rsidR="00990E0E" w:rsidRPr="000528DA">
        <w:rPr>
          <w:rFonts w:hint="cs"/>
          <w:rtl/>
        </w:rPr>
        <w:t xml:space="preserve"> </w:t>
      </w:r>
      <w:r w:rsidRPr="00E34F28">
        <w:rPr>
          <w:rStyle w:val="afffff9"/>
          <w:rFonts w:hint="cs"/>
          <w:rtl/>
        </w:rPr>
        <w:t>ו</w:t>
      </w:r>
      <w:r w:rsidRPr="00E34F28">
        <w:rPr>
          <w:rStyle w:val="afffff9"/>
          <w:rtl/>
        </w:rPr>
        <w:t>למ"ד</w:t>
      </w:r>
      <w:r w:rsidRPr="000528DA">
        <w:rPr>
          <w:rtl/>
        </w:rPr>
        <w:t xml:space="preserve"> </w:t>
      </w:r>
      <w:r w:rsidRPr="00E34F28">
        <w:rPr>
          <w:rStyle w:val="afffff9"/>
          <w:rtl/>
        </w:rPr>
        <w:t>בשאין ברכותיהן שוות</w:t>
      </w:r>
      <w:r w:rsidRPr="000528DA">
        <w:rPr>
          <w:rtl/>
        </w:rPr>
        <w:t xml:space="preserve"> </w:t>
      </w:r>
      <w:r w:rsidR="0052155B" w:rsidRPr="00A10336">
        <w:rPr>
          <w:rStyle w:val="30"/>
          <w:rFonts w:hint="cs"/>
          <w:rtl/>
        </w:rPr>
        <w:t>חלקו</w:t>
      </w:r>
      <w:r w:rsidRPr="000528DA">
        <w:rPr>
          <w:rFonts w:hint="cs"/>
          <w:rtl/>
        </w:rPr>
        <w:t xml:space="preserve"> ב</w:t>
      </w:r>
      <w:r w:rsidRPr="000528DA">
        <w:rPr>
          <w:rtl/>
        </w:rPr>
        <w:t>להק</w:t>
      </w:r>
      <w:r w:rsidR="0045168F" w:rsidRPr="000528DA">
        <w:rPr>
          <w:rFonts w:hint="cs"/>
          <w:rtl/>
        </w:rPr>
        <w:t>דים</w:t>
      </w:r>
    </w:p>
    <w:p w14:paraId="4EED6842" w14:textId="6F9635D0" w:rsidR="00A24328" w:rsidRDefault="005175F4" w:rsidP="009A59D1">
      <w:pPr>
        <w:pStyle w:val="38"/>
        <w:framePr w:wrap="notBeside"/>
        <w:rPr>
          <w:rtl/>
        </w:rPr>
      </w:pPr>
      <w:r w:rsidRPr="00660D7A">
        <w:rPr>
          <w:rFonts w:hint="cs"/>
          <w:rtl/>
        </w:rPr>
        <w:t>דרב יוסף</w:t>
      </w:r>
      <w:r w:rsidRPr="00660D7A">
        <w:rPr>
          <w:rtl/>
        </w:rPr>
        <w:t xml:space="preserve"> </w:t>
      </w:r>
      <w:r w:rsidRPr="00660D7A">
        <w:rPr>
          <w:rFonts w:hint="cs"/>
          <w:rtl/>
        </w:rPr>
        <w:t>[רי</w:t>
      </w:r>
      <w:r w:rsidRPr="00660D7A">
        <w:rPr>
          <w:rtl/>
        </w:rPr>
        <w:t>"</w:t>
      </w:r>
      <w:r w:rsidRPr="00660D7A">
        <w:rPr>
          <w:rFonts w:hint="cs"/>
          <w:rtl/>
        </w:rPr>
        <w:t>צ]</w:t>
      </w:r>
      <w:r w:rsidR="009B14FE">
        <w:rPr>
          <w:rtl/>
        </w:rPr>
        <w:t>:</w:t>
      </w:r>
    </w:p>
    <w:p w14:paraId="38012D0C" w14:textId="523B7B13" w:rsidR="000528DA" w:rsidRPr="000528DA" w:rsidRDefault="005175F4" w:rsidP="000528DA">
      <w:pPr>
        <w:rPr>
          <w:rtl/>
        </w:rPr>
      </w:pPr>
      <w:r w:rsidRPr="000528DA">
        <w:rPr>
          <w:rtl/>
        </w:rPr>
        <w:t xml:space="preserve">כל המוקדם בפסוק זה מוקדם לברכה, </w:t>
      </w:r>
    </w:p>
    <w:p w14:paraId="6A48800D" w14:textId="1C8BBDE8" w:rsidR="005175F4" w:rsidRPr="000528DA" w:rsidRDefault="00C64809" w:rsidP="000528DA">
      <w:pPr>
        <w:rPr>
          <w:rtl/>
        </w:rPr>
      </w:pPr>
      <w:r w:rsidRPr="000528DA">
        <w:rPr>
          <w:rtl/>
        </w:rPr>
        <w:t>ד</w:t>
      </w:r>
      <w:r w:rsidR="005175F4" w:rsidRPr="00AD32C2">
        <w:rPr>
          <w:rStyle w:val="ad"/>
          <w:rtl/>
        </w:rPr>
        <w:t>'ארץ חטה ושעורה וגפן ותאנה ורמון ארץ זית שמן ודבש</w:t>
      </w:r>
      <w:r w:rsidR="005175F4" w:rsidRPr="00AD32C2">
        <w:rPr>
          <w:rStyle w:val="ad"/>
          <w:rFonts w:hint="cs"/>
          <w:rtl/>
        </w:rPr>
        <w:t>'</w:t>
      </w:r>
      <w:r w:rsidR="005175F4" w:rsidRPr="00AD32C2">
        <w:rPr>
          <w:rStyle w:val="ad"/>
          <w:rtl/>
        </w:rPr>
        <w:t>.</w:t>
      </w:r>
    </w:p>
    <w:p w14:paraId="2C0F8D8B" w14:textId="6D461FA1" w:rsidR="00A24328" w:rsidRDefault="0052155B" w:rsidP="009A59D1">
      <w:pPr>
        <w:pStyle w:val="38"/>
        <w:framePr w:wrap="notBeside"/>
        <w:rPr>
          <w:rtl/>
        </w:rPr>
      </w:pPr>
      <w:r w:rsidRPr="00660D7A">
        <w:rPr>
          <w:rtl/>
        </w:rPr>
        <w:t>ו</w:t>
      </w:r>
      <w:r w:rsidRPr="00660D7A">
        <w:rPr>
          <w:rFonts w:hint="cs"/>
          <w:rtl/>
        </w:rPr>
        <w:t xml:space="preserve">חלק על </w:t>
      </w:r>
      <w:r w:rsidR="005175F4" w:rsidRPr="00660D7A">
        <w:rPr>
          <w:rtl/>
        </w:rPr>
        <w:t>ר</w:t>
      </w:r>
      <w:r w:rsidR="005175F4" w:rsidRPr="00660D7A">
        <w:rPr>
          <w:rFonts w:hint="cs"/>
          <w:rtl/>
        </w:rPr>
        <w:t>"ח</w:t>
      </w:r>
      <w:r w:rsidR="00A24328">
        <w:rPr>
          <w:rtl/>
        </w:rPr>
        <w:t>:</w:t>
      </w:r>
    </w:p>
    <w:p w14:paraId="7A6558C6" w14:textId="04C59C73" w:rsidR="002F3969" w:rsidRPr="000528DA" w:rsidRDefault="005175F4" w:rsidP="000528DA">
      <w:pPr>
        <w:rPr>
          <w:rtl/>
        </w:rPr>
      </w:pPr>
      <w:r w:rsidRPr="000528DA">
        <w:rPr>
          <w:rFonts w:hint="cs"/>
          <w:rtl/>
        </w:rPr>
        <w:t>ד</w:t>
      </w:r>
      <w:r w:rsidRPr="000528DA">
        <w:rPr>
          <w:rtl/>
        </w:rPr>
        <w:t>כל הפסוק כולו לשיעורין נאמר.</w:t>
      </w:r>
    </w:p>
    <w:p w14:paraId="6538C85D" w14:textId="77777777" w:rsidR="00F64167" w:rsidRDefault="005175F4" w:rsidP="00682BF2">
      <w:pPr>
        <w:pStyle w:val="afffff5"/>
        <w:spacing w:before="0"/>
        <w:rPr>
          <w:rtl/>
        </w:rPr>
      </w:pPr>
      <w:r w:rsidRPr="000528DA">
        <w:rPr>
          <w:rStyle w:val="ad"/>
          <w:rFonts w:hint="cs"/>
          <w:rtl/>
        </w:rPr>
        <w:lastRenderedPageBreak/>
        <w:t>'</w:t>
      </w:r>
      <w:r w:rsidRPr="000528DA">
        <w:rPr>
          <w:rStyle w:val="ad"/>
          <w:rtl/>
        </w:rPr>
        <w:t>חטה</w:t>
      </w:r>
      <w:r w:rsidRPr="000528DA">
        <w:rPr>
          <w:rStyle w:val="ad"/>
          <w:rFonts w:hint="cs"/>
          <w:rtl/>
        </w:rPr>
        <w:t>'</w:t>
      </w:r>
      <w:r w:rsidRPr="000528DA">
        <w:rPr>
          <w:rStyle w:val="ad"/>
          <w:rtl/>
        </w:rPr>
        <w:t xml:space="preserve"> -</w:t>
      </w:r>
      <w:r w:rsidRPr="00FE3D07">
        <w:rPr>
          <w:rtl/>
        </w:rPr>
        <w:t>דהנכנס לבית המנוגע וכליו ע</w:t>
      </w:r>
      <w:r w:rsidR="0045168F">
        <w:rPr>
          <w:rtl/>
        </w:rPr>
        <w:t>ל כתפיו</w:t>
      </w:r>
      <w:r w:rsidR="0052155B">
        <w:rPr>
          <w:rFonts w:hint="cs"/>
          <w:rtl/>
        </w:rPr>
        <w:t>,</w:t>
      </w:r>
      <w:r w:rsidR="0045168F">
        <w:rPr>
          <w:rtl/>
        </w:rPr>
        <w:t xml:space="preserve"> </w:t>
      </w:r>
    </w:p>
    <w:p w14:paraId="5F296630" w14:textId="34100266" w:rsidR="005175F4" w:rsidRPr="00E34F28" w:rsidRDefault="0045168F" w:rsidP="0052155B">
      <w:pPr>
        <w:pStyle w:val="afffff5"/>
        <w:spacing w:before="0"/>
        <w:ind w:left="226" w:firstLine="113"/>
        <w:rPr>
          <w:rtl/>
        </w:rPr>
      </w:pPr>
      <w:r>
        <w:rPr>
          <w:rtl/>
        </w:rPr>
        <w:t>וסנדליו וטבעותיו בידיו</w:t>
      </w:r>
      <w:r w:rsidR="0052155B">
        <w:rPr>
          <w:rFonts w:hint="cs"/>
          <w:rtl/>
        </w:rPr>
        <w:t>,</w:t>
      </w:r>
      <w:r w:rsidR="005175F4" w:rsidRPr="00FE3D07">
        <w:rPr>
          <w:rtl/>
        </w:rPr>
        <w:t xml:space="preserve"> הוא והן טמאין מיד.</w:t>
      </w:r>
    </w:p>
    <w:p w14:paraId="52422B55" w14:textId="77777777" w:rsidR="0052155B" w:rsidRPr="000528DA" w:rsidRDefault="005175F4" w:rsidP="000528DA">
      <w:pPr>
        <w:rPr>
          <w:rtl/>
        </w:rPr>
      </w:pPr>
      <w:r w:rsidRPr="000528DA">
        <w:rPr>
          <w:rtl/>
        </w:rPr>
        <w:t>היה לבוש כליו, וסנדליו ברגליו, וטבעותיו באצבעותיו הוא טמא מיד,</w:t>
      </w:r>
      <w:r w:rsidR="0052155B" w:rsidRPr="000528DA">
        <w:rPr>
          <w:rFonts w:hint="cs"/>
          <w:rtl/>
        </w:rPr>
        <w:t xml:space="preserve"> </w:t>
      </w:r>
      <w:r w:rsidRPr="000528DA">
        <w:rPr>
          <w:rtl/>
        </w:rPr>
        <w:t xml:space="preserve">והן טהורין עד שישהא בכדי אכילת פרס, </w:t>
      </w:r>
    </w:p>
    <w:p w14:paraId="4F854B4C" w14:textId="77777777" w:rsidR="005175F4" w:rsidRPr="000528DA" w:rsidRDefault="005175F4" w:rsidP="000528DA">
      <w:pPr>
        <w:rPr>
          <w:rtl/>
        </w:rPr>
      </w:pPr>
      <w:r w:rsidRPr="000528DA">
        <w:rPr>
          <w:rtl/>
        </w:rPr>
        <w:t>פת חטין ולא פת שעורין, מיסב ואוכלן בלפתן.</w:t>
      </w:r>
    </w:p>
    <w:p w14:paraId="47A68045" w14:textId="77777777" w:rsidR="005175F4" w:rsidRPr="000528DA" w:rsidRDefault="005175F4" w:rsidP="000528DA">
      <w:pPr>
        <w:rPr>
          <w:rtl/>
        </w:rPr>
      </w:pPr>
      <w:r w:rsidRPr="000528DA">
        <w:rPr>
          <w:rStyle w:val="ad"/>
          <w:rFonts w:hint="cs"/>
          <w:rtl/>
        </w:rPr>
        <w:t>'</w:t>
      </w:r>
      <w:r w:rsidRPr="000528DA">
        <w:rPr>
          <w:rStyle w:val="ad"/>
          <w:rtl/>
        </w:rPr>
        <w:t>שעורה</w:t>
      </w:r>
      <w:r w:rsidRPr="000528DA">
        <w:rPr>
          <w:rStyle w:val="ad"/>
          <w:rFonts w:hint="cs"/>
          <w:rtl/>
        </w:rPr>
        <w:t>'</w:t>
      </w:r>
      <w:r w:rsidRPr="000528DA">
        <w:rPr>
          <w:rStyle w:val="ad"/>
          <w:rtl/>
        </w:rPr>
        <w:t xml:space="preserve"> </w:t>
      </w:r>
      <w:r w:rsidRPr="000528DA">
        <w:rPr>
          <w:rtl/>
        </w:rPr>
        <w:t>- דעצם כשעורה מטמא במגע ובמשא, ו</w:t>
      </w:r>
      <w:r w:rsidR="0052155B" w:rsidRPr="000528DA">
        <w:rPr>
          <w:rFonts w:hint="cs"/>
          <w:rtl/>
        </w:rPr>
        <w:t>לא באוהל</w:t>
      </w:r>
      <w:r w:rsidRPr="000528DA">
        <w:rPr>
          <w:rtl/>
        </w:rPr>
        <w:t>.</w:t>
      </w:r>
    </w:p>
    <w:p w14:paraId="5993B2DA" w14:textId="77777777" w:rsidR="005175F4" w:rsidRPr="000528DA" w:rsidRDefault="005175F4" w:rsidP="000528DA">
      <w:pPr>
        <w:rPr>
          <w:rtl/>
        </w:rPr>
      </w:pPr>
      <w:r w:rsidRPr="000528DA">
        <w:rPr>
          <w:rStyle w:val="ad"/>
          <w:rFonts w:hint="cs"/>
          <w:rtl/>
        </w:rPr>
        <w:t>'</w:t>
      </w:r>
      <w:r w:rsidRPr="000528DA">
        <w:rPr>
          <w:rStyle w:val="ad"/>
          <w:rtl/>
        </w:rPr>
        <w:t>גפן</w:t>
      </w:r>
      <w:r w:rsidRPr="000528DA">
        <w:rPr>
          <w:rStyle w:val="ad"/>
          <w:rFonts w:hint="cs"/>
          <w:rtl/>
        </w:rPr>
        <w:t>'</w:t>
      </w:r>
      <w:r w:rsidRPr="000528DA">
        <w:rPr>
          <w:rStyle w:val="ad"/>
          <w:rtl/>
        </w:rPr>
        <w:t xml:space="preserve"> </w:t>
      </w:r>
      <w:r w:rsidRPr="000528DA">
        <w:rPr>
          <w:rtl/>
        </w:rPr>
        <w:t>- כדי רביעית יין לנזיר.</w:t>
      </w:r>
    </w:p>
    <w:p w14:paraId="12414298" w14:textId="77777777" w:rsidR="005175F4" w:rsidRPr="000528DA" w:rsidRDefault="005175F4" w:rsidP="000528DA">
      <w:pPr>
        <w:rPr>
          <w:rtl/>
        </w:rPr>
      </w:pPr>
      <w:r w:rsidRPr="000528DA">
        <w:rPr>
          <w:rStyle w:val="ad"/>
          <w:rFonts w:hint="cs"/>
          <w:rtl/>
        </w:rPr>
        <w:t>'</w:t>
      </w:r>
      <w:r w:rsidRPr="000528DA">
        <w:rPr>
          <w:rStyle w:val="ad"/>
          <w:rtl/>
        </w:rPr>
        <w:t>תאנה</w:t>
      </w:r>
      <w:r w:rsidRPr="000528DA">
        <w:rPr>
          <w:rStyle w:val="ad"/>
          <w:rFonts w:hint="cs"/>
          <w:rtl/>
        </w:rPr>
        <w:t>'</w:t>
      </w:r>
      <w:r w:rsidRPr="000528DA">
        <w:rPr>
          <w:rStyle w:val="ad"/>
          <w:rtl/>
        </w:rPr>
        <w:t xml:space="preserve"> </w:t>
      </w:r>
      <w:r w:rsidRPr="000528DA">
        <w:rPr>
          <w:rtl/>
        </w:rPr>
        <w:t>- כגרוגרת להוצאת שבת.</w:t>
      </w:r>
    </w:p>
    <w:p w14:paraId="6CA47C2F" w14:textId="77777777" w:rsidR="005175F4" w:rsidRPr="000528DA" w:rsidRDefault="005175F4" w:rsidP="000528DA">
      <w:pPr>
        <w:rPr>
          <w:rtl/>
        </w:rPr>
      </w:pPr>
      <w:r w:rsidRPr="000528DA">
        <w:rPr>
          <w:rStyle w:val="ad"/>
          <w:rFonts w:hint="cs"/>
          <w:rtl/>
        </w:rPr>
        <w:t>'</w:t>
      </w:r>
      <w:r w:rsidRPr="000528DA">
        <w:rPr>
          <w:rStyle w:val="ad"/>
          <w:rtl/>
        </w:rPr>
        <w:t>רמון</w:t>
      </w:r>
      <w:r w:rsidRPr="000528DA">
        <w:rPr>
          <w:rStyle w:val="ad"/>
          <w:rFonts w:hint="cs"/>
          <w:rtl/>
        </w:rPr>
        <w:t>'</w:t>
      </w:r>
      <w:r w:rsidRPr="000528DA">
        <w:rPr>
          <w:rStyle w:val="ad"/>
          <w:rtl/>
        </w:rPr>
        <w:t xml:space="preserve"> </w:t>
      </w:r>
      <w:r w:rsidR="002F3969" w:rsidRPr="000528DA">
        <w:rPr>
          <w:rtl/>
        </w:rPr>
        <w:t xml:space="preserve">- </w:t>
      </w:r>
      <w:r w:rsidR="002F3969" w:rsidRPr="000528DA">
        <w:rPr>
          <w:rFonts w:hint="cs"/>
          <w:rtl/>
        </w:rPr>
        <w:t>ד</w:t>
      </w:r>
      <w:r w:rsidRPr="000528DA">
        <w:rPr>
          <w:rtl/>
        </w:rPr>
        <w:t>כל כלי בעלי בתים שיעורן כרמונים.</w:t>
      </w:r>
    </w:p>
    <w:p w14:paraId="7D3D1566" w14:textId="77777777" w:rsidR="005175F4" w:rsidRPr="000528DA" w:rsidRDefault="005175F4" w:rsidP="000528DA">
      <w:pPr>
        <w:rPr>
          <w:rtl/>
        </w:rPr>
      </w:pPr>
      <w:r w:rsidRPr="000528DA">
        <w:rPr>
          <w:rStyle w:val="ad"/>
          <w:rFonts w:hint="cs"/>
          <w:rtl/>
        </w:rPr>
        <w:t>'</w:t>
      </w:r>
      <w:r w:rsidRPr="000528DA">
        <w:rPr>
          <w:rStyle w:val="ad"/>
          <w:rtl/>
        </w:rPr>
        <w:t>ארץ זית שמן</w:t>
      </w:r>
      <w:r w:rsidRPr="000528DA">
        <w:rPr>
          <w:rStyle w:val="ad"/>
          <w:rFonts w:hint="cs"/>
          <w:rtl/>
        </w:rPr>
        <w:t>'</w:t>
      </w:r>
      <w:r w:rsidRPr="000528DA">
        <w:rPr>
          <w:rStyle w:val="ad"/>
          <w:rtl/>
        </w:rPr>
        <w:t xml:space="preserve"> </w:t>
      </w:r>
      <w:r w:rsidR="0045168F" w:rsidRPr="00E34F28">
        <w:rPr>
          <w:rStyle w:val="afffff9"/>
          <w:rFonts w:hint="cs"/>
          <w:rtl/>
        </w:rPr>
        <w:t xml:space="preserve">א. </w:t>
      </w:r>
      <w:r w:rsidRPr="00E34F28">
        <w:rPr>
          <w:rStyle w:val="afffff9"/>
          <w:rFonts w:hint="cs"/>
          <w:rtl/>
        </w:rPr>
        <w:t>ריב"ח</w:t>
      </w:r>
      <w:r w:rsidRPr="00E34F28">
        <w:rPr>
          <w:rStyle w:val="afffff9"/>
          <w:rtl/>
        </w:rPr>
        <w:t xml:space="preserve">: </w:t>
      </w:r>
      <w:r w:rsidRPr="000528DA">
        <w:rPr>
          <w:rtl/>
        </w:rPr>
        <w:t>ארץ</w:t>
      </w:r>
      <w:r w:rsidRPr="000528DA">
        <w:rPr>
          <w:rFonts w:hint="cs"/>
          <w:rtl/>
        </w:rPr>
        <w:t xml:space="preserve"> </w:t>
      </w:r>
      <w:r w:rsidRPr="00A10336">
        <w:rPr>
          <w:rStyle w:val="30"/>
          <w:rFonts w:hint="cs"/>
          <w:rtl/>
        </w:rPr>
        <w:t>שכל</w:t>
      </w:r>
      <w:r w:rsidRPr="000528DA">
        <w:rPr>
          <w:rFonts w:hint="cs"/>
          <w:rtl/>
        </w:rPr>
        <w:t xml:space="preserve"> </w:t>
      </w:r>
      <w:r w:rsidRPr="000528DA">
        <w:rPr>
          <w:rtl/>
        </w:rPr>
        <w:t>שיעוריה כזיתים</w:t>
      </w:r>
      <w:r w:rsidRPr="000528DA">
        <w:rPr>
          <w:rFonts w:hint="cs"/>
          <w:rtl/>
        </w:rPr>
        <w:t xml:space="preserve"> </w:t>
      </w:r>
      <w:r w:rsidRPr="000528DA">
        <w:rPr>
          <w:rFonts w:hint="cs"/>
          <w:sz w:val="14"/>
          <w:rtl/>
        </w:rPr>
        <w:t>דשאר שיעורים אסמכתא]</w:t>
      </w:r>
      <w:r w:rsidR="00990E0E" w:rsidRPr="006D3CF8">
        <w:rPr>
          <w:rStyle w:val="afffffb"/>
          <w:rFonts w:hint="cs"/>
          <w:b w:val="0"/>
          <w:bCs w:val="0"/>
          <w:rtl/>
        </w:rPr>
        <w:t xml:space="preserve"> </w:t>
      </w:r>
      <w:r w:rsidRPr="006D3CF8">
        <w:rPr>
          <w:rStyle w:val="afffffb"/>
          <w:rFonts w:hint="cs"/>
          <w:b w:val="0"/>
          <w:bCs w:val="0"/>
          <w:rtl/>
        </w:rPr>
        <w:t>ב.</w:t>
      </w:r>
      <w:r w:rsidRPr="00A10336">
        <w:rPr>
          <w:rStyle w:val="30"/>
          <w:rFonts w:hint="cs"/>
          <w:rtl/>
        </w:rPr>
        <w:t xml:space="preserve"> דרוב</w:t>
      </w:r>
      <w:r w:rsidRPr="000528DA">
        <w:rPr>
          <w:rFonts w:hint="cs"/>
          <w:rtl/>
        </w:rPr>
        <w:t xml:space="preserve"> שיעוריה כזיתים</w:t>
      </w:r>
    </w:p>
    <w:p w14:paraId="2B6AF3D9" w14:textId="77777777" w:rsidR="005175F4" w:rsidRPr="000528DA" w:rsidRDefault="005175F4" w:rsidP="000528DA">
      <w:pPr>
        <w:spacing w:after="60"/>
        <w:rPr>
          <w:rtl/>
        </w:rPr>
      </w:pPr>
      <w:r w:rsidRPr="000528DA">
        <w:rPr>
          <w:rStyle w:val="ad"/>
          <w:rtl/>
        </w:rPr>
        <w:t xml:space="preserve">דבש </w:t>
      </w:r>
      <w:r w:rsidRPr="000528DA">
        <w:rPr>
          <w:rtl/>
        </w:rPr>
        <w:t xml:space="preserve">- ככותבת הגסה </w:t>
      </w:r>
      <w:r w:rsidR="0052155B" w:rsidRPr="000528DA">
        <w:rPr>
          <w:rStyle w:val="affffff7"/>
          <w:rFonts w:hint="cs"/>
          <w:rtl/>
        </w:rPr>
        <w:t>[תמרה]</w:t>
      </w:r>
      <w:r w:rsidR="0052155B" w:rsidRPr="000528DA">
        <w:rPr>
          <w:rFonts w:hint="cs"/>
          <w:rtl/>
        </w:rPr>
        <w:t xml:space="preserve"> </w:t>
      </w:r>
      <w:r w:rsidRPr="000528DA">
        <w:rPr>
          <w:rtl/>
        </w:rPr>
        <w:t>ביום הכפורים.</w:t>
      </w:r>
      <w:r w:rsidRPr="000528DA">
        <w:rPr>
          <w:rFonts w:hint="cs"/>
          <w:rtl/>
        </w:rPr>
        <w:t xml:space="preserve"> </w:t>
      </w:r>
    </w:p>
    <w:p w14:paraId="39DDBDEB" w14:textId="142A1E3A" w:rsidR="00A24328" w:rsidRDefault="000528DA" w:rsidP="009A59D1">
      <w:pPr>
        <w:pStyle w:val="38"/>
        <w:framePr w:wrap="notBeside"/>
      </w:pPr>
      <w:r w:rsidRPr="00660D7A">
        <w:rPr>
          <w:rFonts w:hint="cs"/>
          <w:rtl/>
        </w:rPr>
        <w:t>רה"מ</w:t>
      </w:r>
      <w:r w:rsidR="009B14FE">
        <w:rPr>
          <w:rFonts w:hint="cs"/>
          <w:rtl/>
        </w:rPr>
        <w:t>:</w:t>
      </w:r>
    </w:p>
    <w:p w14:paraId="102F0693" w14:textId="6BB5D5F3" w:rsidR="0052155B" w:rsidRPr="000528DA" w:rsidRDefault="005175F4" w:rsidP="000528DA">
      <w:pPr>
        <w:pStyle w:val="afffff5"/>
        <w:spacing w:before="0"/>
        <w:rPr>
          <w:rtl/>
        </w:rPr>
      </w:pPr>
      <w:r w:rsidRPr="00FE3D07">
        <w:rPr>
          <w:rFonts w:hint="cs"/>
          <w:rtl/>
        </w:rPr>
        <w:t>בירך קודם על התמר</w:t>
      </w:r>
      <w:r w:rsidR="002F3969" w:rsidRPr="00FE3D07">
        <w:rPr>
          <w:rFonts w:hint="cs"/>
          <w:rtl/>
        </w:rPr>
        <w:t>,</w:t>
      </w:r>
      <w:r w:rsidRPr="00FE3D07">
        <w:rPr>
          <w:rFonts w:hint="cs"/>
          <w:rtl/>
        </w:rPr>
        <w:t xml:space="preserve"> </w:t>
      </w:r>
      <w:r w:rsidR="000528DA">
        <w:rPr>
          <w:rFonts w:hint="cs"/>
          <w:rtl/>
        </w:rPr>
        <w:t xml:space="preserve">אף </w:t>
      </w:r>
      <w:r w:rsidR="0052155B" w:rsidRPr="000528DA">
        <w:rPr>
          <w:rFonts w:hint="cs"/>
          <w:rtl/>
        </w:rPr>
        <w:t>ש</w:t>
      </w:r>
      <w:r w:rsidRPr="000528DA">
        <w:rPr>
          <w:rFonts w:hint="cs"/>
          <w:rtl/>
        </w:rPr>
        <w:t>מאוחר יותר</w:t>
      </w:r>
      <w:r w:rsidR="0052155B" w:rsidRPr="000528DA">
        <w:rPr>
          <w:rFonts w:hint="cs"/>
          <w:rtl/>
        </w:rPr>
        <w:t>,</w:t>
      </w:r>
      <w:r w:rsidRPr="000528DA">
        <w:rPr>
          <w:rFonts w:hint="cs"/>
          <w:rtl/>
        </w:rPr>
        <w:t xml:space="preserve"> כיון שהוא </w:t>
      </w:r>
      <w:r w:rsidRPr="00A10336">
        <w:rPr>
          <w:rStyle w:val="30"/>
          <w:rFonts w:hint="cs"/>
          <w:rtl/>
        </w:rPr>
        <w:t>שני ל</w:t>
      </w:r>
      <w:r w:rsidRPr="000528DA">
        <w:rPr>
          <w:rStyle w:val="ad"/>
          <w:rFonts w:hint="cs"/>
          <w:rtl/>
        </w:rPr>
        <w:t>ארץ</w:t>
      </w:r>
      <w:r w:rsidR="002F3969" w:rsidRPr="000528DA">
        <w:rPr>
          <w:rStyle w:val="ad"/>
          <w:rFonts w:hint="cs"/>
          <w:rtl/>
        </w:rPr>
        <w:t>,</w:t>
      </w:r>
      <w:r w:rsidR="002F3969" w:rsidRPr="000528DA">
        <w:rPr>
          <w:rFonts w:hint="cs"/>
          <w:rtl/>
        </w:rPr>
        <w:t xml:space="preserve"> </w:t>
      </w:r>
    </w:p>
    <w:p w14:paraId="443500FB" w14:textId="2B86585C" w:rsidR="00A24328" w:rsidRDefault="005175F4" w:rsidP="009A59D1">
      <w:pPr>
        <w:pStyle w:val="38"/>
        <w:framePr w:wrap="notBeside"/>
        <w:rPr>
          <w:rtl/>
        </w:rPr>
      </w:pPr>
      <w:r w:rsidRPr="00660D7A">
        <w:rPr>
          <w:rtl/>
        </w:rPr>
        <w:t>א"ל</w:t>
      </w:r>
      <w:r w:rsidR="000528DA" w:rsidRPr="00660D7A">
        <w:rPr>
          <w:rFonts w:hint="cs"/>
          <w:rtl/>
        </w:rPr>
        <w:t xml:space="preserve"> ר''ח ור''ה</w:t>
      </w:r>
      <w:r w:rsidR="00A24328">
        <w:rPr>
          <w:rtl/>
        </w:rPr>
        <w:t>:</w:t>
      </w:r>
    </w:p>
    <w:p w14:paraId="771BE2BB" w14:textId="0ACBB6EB" w:rsidR="005175F4" w:rsidRPr="000528DA" w:rsidRDefault="005175F4" w:rsidP="000528DA">
      <w:pPr>
        <w:rPr>
          <w:rtl/>
        </w:rPr>
      </w:pPr>
      <w:r w:rsidRPr="000528DA">
        <w:rPr>
          <w:rFonts w:hint="cs"/>
          <w:rtl/>
        </w:rPr>
        <w:t>מי יביא</w:t>
      </w:r>
      <w:r w:rsidR="002F3969" w:rsidRPr="000528DA">
        <w:rPr>
          <w:rFonts w:hint="cs"/>
          <w:rtl/>
        </w:rPr>
        <w:t>ני</w:t>
      </w:r>
      <w:r w:rsidRPr="000528DA">
        <w:rPr>
          <w:rFonts w:hint="cs"/>
          <w:rtl/>
        </w:rPr>
        <w:t xml:space="preserve"> רגלי ברזל לשמשך תמיד</w:t>
      </w:r>
      <w:r w:rsidRPr="000528DA">
        <w:rPr>
          <w:rtl/>
        </w:rPr>
        <w:t>.</w:t>
      </w:r>
    </w:p>
    <w:p w14:paraId="47FD9780" w14:textId="77777777" w:rsidR="005175F4" w:rsidRPr="000528DA" w:rsidRDefault="005175F4" w:rsidP="000F6DD4">
      <w:pPr>
        <w:pStyle w:val="afffffc"/>
        <w:rPr>
          <w:rtl/>
        </w:rPr>
      </w:pPr>
      <w:bookmarkStart w:id="1324" w:name="_Toc193636203"/>
      <w:bookmarkStart w:id="1325" w:name="_Toc216184813"/>
      <w:r w:rsidRPr="000528DA">
        <w:rPr>
          <w:rtl/>
        </w:rPr>
        <w:t>הביאו לפניהם תאנים וענבים בתוך הסעודה.</w:t>
      </w:r>
      <w:bookmarkEnd w:id="1324"/>
      <w:bookmarkEnd w:id="1325"/>
    </w:p>
    <w:p w14:paraId="270645BC" w14:textId="6ADC5159" w:rsidR="00A24328" w:rsidRDefault="005175F4" w:rsidP="009A59D1">
      <w:pPr>
        <w:pStyle w:val="38"/>
        <w:framePr w:wrap="notBeside"/>
        <w:rPr>
          <w:rtl/>
        </w:rPr>
      </w:pPr>
      <w:r w:rsidRPr="00660D7A">
        <w:rPr>
          <w:rtl/>
        </w:rPr>
        <w:t>ר</w:t>
      </w:r>
      <w:r w:rsidRPr="00660D7A">
        <w:rPr>
          <w:rFonts w:hint="cs"/>
          <w:rtl/>
        </w:rPr>
        <w:t>"ה</w:t>
      </w:r>
      <w:r w:rsidRPr="00660D7A">
        <w:rPr>
          <w:rtl/>
        </w:rPr>
        <w:t xml:space="preserve"> </w:t>
      </w:r>
      <w:r w:rsidRPr="00660D7A">
        <w:rPr>
          <w:rFonts w:hint="cs"/>
          <w:rtl/>
        </w:rPr>
        <w:t>[ור</w:t>
      </w:r>
      <w:r w:rsidRPr="00660D7A">
        <w:rPr>
          <w:rtl/>
        </w:rPr>
        <w:t>"</w:t>
      </w:r>
      <w:r w:rsidRPr="00660D7A">
        <w:rPr>
          <w:rFonts w:hint="cs"/>
          <w:rtl/>
        </w:rPr>
        <w:t>נ]</w:t>
      </w:r>
      <w:r w:rsidR="00A24328">
        <w:rPr>
          <w:rtl/>
        </w:rPr>
        <w:t>:</w:t>
      </w:r>
    </w:p>
    <w:p w14:paraId="66A9DF5E" w14:textId="40736C15" w:rsidR="005175F4" w:rsidRPr="000528DA" w:rsidRDefault="005175F4" w:rsidP="000528DA">
      <w:pPr>
        <w:rPr>
          <w:rtl/>
        </w:rPr>
      </w:pPr>
      <w:r w:rsidRPr="000528DA">
        <w:rPr>
          <w:rtl/>
        </w:rPr>
        <w:t xml:space="preserve">טעונים </w:t>
      </w:r>
      <w:r w:rsidRPr="00A10336">
        <w:rPr>
          <w:rStyle w:val="30"/>
          <w:rtl/>
        </w:rPr>
        <w:t>ברכה</w:t>
      </w:r>
      <w:r w:rsidRPr="000528DA">
        <w:rPr>
          <w:rtl/>
        </w:rPr>
        <w:t xml:space="preserve"> </w:t>
      </w:r>
      <w:r w:rsidRPr="00A10336">
        <w:rPr>
          <w:rStyle w:val="30"/>
          <w:rtl/>
        </w:rPr>
        <w:t>לפניהם</w:t>
      </w:r>
      <w:r w:rsidRPr="000528DA">
        <w:rPr>
          <w:rtl/>
        </w:rPr>
        <w:t xml:space="preserve"> ואין טעונים ברכה לאחריהם.</w:t>
      </w:r>
    </w:p>
    <w:p w14:paraId="4DD7811D" w14:textId="71A5841C" w:rsidR="00A24328" w:rsidRDefault="005175F4" w:rsidP="009A59D1">
      <w:pPr>
        <w:pStyle w:val="38"/>
        <w:framePr w:wrap="notBeside"/>
        <w:rPr>
          <w:rtl/>
        </w:rPr>
      </w:pPr>
      <w:r w:rsidRPr="00660D7A">
        <w:rPr>
          <w:rFonts w:hint="cs"/>
          <w:rtl/>
        </w:rPr>
        <w:t>ור"ש</w:t>
      </w:r>
      <w:r w:rsidR="009B14FE">
        <w:rPr>
          <w:rFonts w:hint="cs"/>
          <w:rtl/>
        </w:rPr>
        <w:t>:</w:t>
      </w:r>
    </w:p>
    <w:p w14:paraId="5703098D" w14:textId="36AE0A8D" w:rsidR="005175F4" w:rsidRPr="000528DA" w:rsidRDefault="005175F4" w:rsidP="000528DA">
      <w:pPr>
        <w:rPr>
          <w:rtl/>
        </w:rPr>
      </w:pPr>
      <w:r w:rsidRPr="000528DA">
        <w:rPr>
          <w:rtl/>
        </w:rPr>
        <w:t xml:space="preserve">טעונין ברכה </w:t>
      </w:r>
      <w:r w:rsidRPr="00A10336">
        <w:rPr>
          <w:rStyle w:val="30"/>
          <w:rtl/>
        </w:rPr>
        <w:t>בין לפניהם בין לאחריהם</w:t>
      </w:r>
      <w:r w:rsidRPr="000528DA">
        <w:rPr>
          <w:rtl/>
        </w:rPr>
        <w:t>,</w:t>
      </w:r>
      <w:r w:rsidR="00B51809" w:rsidRPr="000528DA">
        <w:rPr>
          <w:rFonts w:hint="cs"/>
          <w:rtl/>
        </w:rPr>
        <w:t xml:space="preserve"> </w:t>
      </w:r>
      <w:r w:rsidRPr="000528DA">
        <w:rPr>
          <w:rtl/>
        </w:rPr>
        <w:t>שאין לך דבר שטעון ברכה לפניו ואין טעון ברכה לאחריו</w:t>
      </w:r>
      <w:r w:rsidR="0052155B" w:rsidRPr="000528DA">
        <w:rPr>
          <w:rFonts w:hint="cs"/>
          <w:rtl/>
        </w:rPr>
        <w:t>,</w:t>
      </w:r>
      <w:r w:rsidRPr="000528DA">
        <w:rPr>
          <w:rtl/>
        </w:rPr>
        <w:t xml:space="preserve"> אלא פת הבאה בכסנין בלבד.</w:t>
      </w:r>
    </w:p>
    <w:p w14:paraId="756B6537" w14:textId="65C4D2EA" w:rsidR="00A24328" w:rsidRDefault="005175F4" w:rsidP="009A59D1">
      <w:pPr>
        <w:pStyle w:val="38"/>
        <w:framePr w:wrap="notBeside"/>
        <w:rPr>
          <w:rtl/>
        </w:rPr>
      </w:pPr>
      <w:r w:rsidRPr="00660D7A">
        <w:rPr>
          <w:rtl/>
        </w:rPr>
        <w:t>ופליגא דר</w:t>
      </w:r>
      <w:r w:rsidRPr="00660D7A">
        <w:rPr>
          <w:rFonts w:hint="cs"/>
          <w:rtl/>
        </w:rPr>
        <w:t>"ח</w:t>
      </w:r>
      <w:r w:rsidR="009B14FE">
        <w:rPr>
          <w:rtl/>
        </w:rPr>
        <w:t>:</w:t>
      </w:r>
    </w:p>
    <w:p w14:paraId="4A8D7682" w14:textId="5F8110B9" w:rsidR="005175F4" w:rsidRPr="000528DA" w:rsidRDefault="005175F4" w:rsidP="000528DA">
      <w:pPr>
        <w:rPr>
          <w:rtl/>
        </w:rPr>
      </w:pPr>
      <w:r w:rsidRPr="000528DA">
        <w:rPr>
          <w:rFonts w:hint="cs"/>
          <w:rtl/>
        </w:rPr>
        <w:t>ד</w:t>
      </w:r>
      <w:r w:rsidRPr="000528DA">
        <w:rPr>
          <w:rtl/>
        </w:rPr>
        <w:t>פת פוטרת כל מיני מאכל, ויין פוטר כל מיני משקים.</w:t>
      </w:r>
    </w:p>
    <w:p w14:paraId="6F332C33" w14:textId="30F47AF8" w:rsidR="00A24328" w:rsidRDefault="005175F4" w:rsidP="009A59D1">
      <w:pPr>
        <w:pStyle w:val="38"/>
        <w:framePr w:wrap="notBeside"/>
        <w:rPr>
          <w:rtl/>
        </w:rPr>
      </w:pPr>
      <w:r w:rsidRPr="00660D7A">
        <w:rPr>
          <w:rFonts w:hint="cs"/>
          <w:rtl/>
        </w:rPr>
        <w:t>ר"פ</w:t>
      </w:r>
      <w:r w:rsidR="009B14FE">
        <w:rPr>
          <w:rFonts w:hint="cs"/>
          <w:rtl/>
        </w:rPr>
        <w:t>:</w:t>
      </w:r>
    </w:p>
    <w:p w14:paraId="3008238F" w14:textId="3416F148" w:rsidR="0052155B" w:rsidRPr="000528DA" w:rsidRDefault="00C545E6" w:rsidP="000528DA">
      <w:pPr>
        <w:rPr>
          <w:rtl/>
        </w:rPr>
      </w:pPr>
      <w:bookmarkStart w:id="1326" w:name="_Toc193636204"/>
      <w:bookmarkStart w:id="1327" w:name="_Toc216184814"/>
      <w:r w:rsidRPr="00A10336">
        <w:rPr>
          <w:rStyle w:val="30"/>
          <w:rtl/>
        </w:rPr>
        <w:t>הלכה</w:t>
      </w:r>
      <w:bookmarkEnd w:id="1326"/>
      <w:bookmarkEnd w:id="1327"/>
      <w:r w:rsidR="005175F4" w:rsidRPr="00E34F28">
        <w:rPr>
          <w:rStyle w:val="afffff9"/>
          <w:rtl/>
        </w:rPr>
        <w:t xml:space="preserve">: </w:t>
      </w:r>
      <w:r w:rsidR="005175F4" w:rsidRPr="000528DA">
        <w:rPr>
          <w:rtl/>
        </w:rPr>
        <w:t>דברים</w:t>
      </w:r>
      <w:r w:rsidR="00B51809" w:rsidRPr="000528DA">
        <w:rPr>
          <w:rtl/>
        </w:rPr>
        <w:t xml:space="preserve"> הבאים </w:t>
      </w:r>
      <w:r w:rsidR="00B51809" w:rsidRPr="00A10336">
        <w:rPr>
          <w:rStyle w:val="30"/>
          <w:rtl/>
        </w:rPr>
        <w:t>מחמת הסעודה בתוך הסעודה</w:t>
      </w:r>
      <w:r w:rsidR="005175F4" w:rsidRPr="00A10336">
        <w:rPr>
          <w:rStyle w:val="30"/>
          <w:rtl/>
        </w:rPr>
        <w:t xml:space="preserve"> </w:t>
      </w:r>
    </w:p>
    <w:p w14:paraId="4348DF9E" w14:textId="77777777" w:rsidR="005175F4" w:rsidRPr="000528DA" w:rsidRDefault="005175F4" w:rsidP="000528DA">
      <w:pPr>
        <w:rPr>
          <w:rtl/>
        </w:rPr>
      </w:pPr>
      <w:r w:rsidRPr="000528DA">
        <w:rPr>
          <w:rtl/>
        </w:rPr>
        <w:t>אין טעונים ברכה לא לפניהם ולא לאחריהם,</w:t>
      </w:r>
    </w:p>
    <w:p w14:paraId="5DB792DA" w14:textId="366A6D5C" w:rsidR="005175F4" w:rsidRPr="005B28A3" w:rsidRDefault="005175F4" w:rsidP="000528DA">
      <w:pPr>
        <w:rPr>
          <w:spacing w:val="-4"/>
          <w:rtl/>
        </w:rPr>
      </w:pPr>
      <w:bookmarkStart w:id="1328" w:name="_Toc193636205"/>
      <w:bookmarkStart w:id="1329" w:name="_Toc216184815"/>
      <w:r w:rsidRPr="005B28A3">
        <w:rPr>
          <w:rStyle w:val="30"/>
          <w:spacing w:val="-4"/>
          <w:rtl/>
        </w:rPr>
        <w:t>שלא מחמת הסעודה בתוך הסעודה</w:t>
      </w:r>
      <w:bookmarkEnd w:id="1328"/>
      <w:bookmarkEnd w:id="1329"/>
      <w:r w:rsidRPr="005B28A3">
        <w:rPr>
          <w:spacing w:val="-4"/>
          <w:rtl/>
        </w:rPr>
        <w:t xml:space="preserve"> טעונים ברכה לפניהם</w:t>
      </w:r>
      <w:r w:rsidR="00B51809" w:rsidRPr="005B28A3">
        <w:rPr>
          <w:rFonts w:hint="cs"/>
          <w:spacing w:val="-4"/>
          <w:rtl/>
        </w:rPr>
        <w:t>, ולא</w:t>
      </w:r>
      <w:r w:rsidRPr="005B28A3">
        <w:rPr>
          <w:spacing w:val="-4"/>
          <w:rtl/>
        </w:rPr>
        <w:t xml:space="preserve"> לאחריהם</w:t>
      </w:r>
    </w:p>
    <w:p w14:paraId="6689A8F5" w14:textId="77777777" w:rsidR="005175F4" w:rsidRPr="000528DA" w:rsidRDefault="005175F4" w:rsidP="000528DA">
      <w:pPr>
        <w:rPr>
          <w:rtl/>
        </w:rPr>
      </w:pPr>
      <w:bookmarkStart w:id="1330" w:name="_Toc193636206"/>
      <w:bookmarkStart w:id="1331" w:name="_Toc216184816"/>
      <w:r w:rsidRPr="00A10336">
        <w:rPr>
          <w:rStyle w:val="30"/>
          <w:rtl/>
        </w:rPr>
        <w:t>לאחר סעודה</w:t>
      </w:r>
      <w:bookmarkEnd w:id="1330"/>
      <w:bookmarkEnd w:id="1331"/>
      <w:r w:rsidRPr="000528DA">
        <w:rPr>
          <w:rtl/>
        </w:rPr>
        <w:t xml:space="preserve"> - טעונים ברכה בין לפניהם בין לאחריהם.</w:t>
      </w:r>
    </w:p>
    <w:p w14:paraId="572ACA0B" w14:textId="00F4CBB1" w:rsidR="00A24328" w:rsidRDefault="00B51809" w:rsidP="009A59D1">
      <w:pPr>
        <w:pStyle w:val="38"/>
        <w:framePr w:wrap="notBeside"/>
        <w:rPr>
          <w:rtl/>
        </w:rPr>
      </w:pPr>
      <w:r w:rsidRPr="00660D7A">
        <w:rPr>
          <w:rFonts w:hint="cs"/>
          <w:rtl/>
        </w:rPr>
        <w:t>בן זומא</w:t>
      </w:r>
      <w:r w:rsidR="009B14FE">
        <w:rPr>
          <w:rFonts w:hint="cs"/>
          <w:rtl/>
        </w:rPr>
        <w:t>:</w:t>
      </w:r>
    </w:p>
    <w:p w14:paraId="56519E1C" w14:textId="68A32E0E" w:rsidR="005175F4" w:rsidRPr="005B28A3" w:rsidRDefault="00B51809" w:rsidP="000528DA">
      <w:pPr>
        <w:rPr>
          <w:spacing w:val="-2"/>
          <w:rtl/>
        </w:rPr>
      </w:pPr>
      <w:r w:rsidRPr="005B28A3">
        <w:rPr>
          <w:rFonts w:hint="cs"/>
          <w:spacing w:val="-2"/>
          <w:rtl/>
        </w:rPr>
        <w:t xml:space="preserve">טעם בתוך הסעודה לא </w:t>
      </w:r>
      <w:r w:rsidR="000528DA" w:rsidRPr="005B28A3">
        <w:rPr>
          <w:rFonts w:hint="cs"/>
          <w:spacing w:val="-2"/>
          <w:rtl/>
        </w:rPr>
        <w:t>-ש</w:t>
      </w:r>
      <w:r w:rsidR="005175F4" w:rsidRPr="005B28A3">
        <w:rPr>
          <w:spacing w:val="-2"/>
          <w:rtl/>
        </w:rPr>
        <w:t>פת פוטרתן</w:t>
      </w:r>
      <w:r w:rsidR="000528DA" w:rsidRPr="005B28A3">
        <w:rPr>
          <w:rFonts w:hint="cs"/>
          <w:spacing w:val="-2"/>
          <w:rtl/>
        </w:rPr>
        <w:t xml:space="preserve"> </w:t>
      </w:r>
      <w:r w:rsidR="005175F4" w:rsidRPr="005B28A3">
        <w:rPr>
          <w:rFonts w:hint="cs"/>
          <w:spacing w:val="-2"/>
          <w:rtl/>
        </w:rPr>
        <w:t>ו</w:t>
      </w:r>
      <w:r w:rsidR="005175F4" w:rsidRPr="005B28A3">
        <w:rPr>
          <w:spacing w:val="-2"/>
          <w:rtl/>
        </w:rPr>
        <w:t>שאני יין דגורם ברכה לעצמו.</w:t>
      </w:r>
    </w:p>
    <w:p w14:paraId="142B74F0" w14:textId="6F9307C8" w:rsidR="005175F4" w:rsidRPr="00E34F28" w:rsidRDefault="00683C59" w:rsidP="00F50A20">
      <w:pPr>
        <w:pStyle w:val="afffa"/>
        <w:rPr>
          <w:rtl/>
        </w:rPr>
      </w:pPr>
      <w:r>
        <w:rPr>
          <w:rFonts w:hint="cs"/>
          <w:rtl/>
        </w:rPr>
        <w:t>***</w:t>
      </w:r>
    </w:p>
    <w:p w14:paraId="6231C9B7" w14:textId="77777777" w:rsidR="005175F4" w:rsidRPr="00E34F28" w:rsidRDefault="005175F4" w:rsidP="00EC0DC4">
      <w:pPr>
        <w:pStyle w:val="af2"/>
        <w:framePr w:wrap="around"/>
        <w:rPr>
          <w:rtl/>
        </w:rPr>
      </w:pPr>
      <w:r w:rsidRPr="009757B9">
        <w:rPr>
          <w:rtl/>
        </w:rPr>
        <w:t>מב.</w:t>
      </w:r>
    </w:p>
    <w:p w14:paraId="546FFBA1" w14:textId="3A7B1D3B" w:rsidR="00A24328" w:rsidRDefault="005175F4" w:rsidP="009A59D1">
      <w:pPr>
        <w:pStyle w:val="38"/>
        <w:framePr w:wrap="notBeside"/>
        <w:rPr>
          <w:rtl/>
        </w:rPr>
      </w:pPr>
      <w:r w:rsidRPr="00660D7A">
        <w:rPr>
          <w:rtl/>
        </w:rPr>
        <w:t>ר</w:t>
      </w:r>
      <w:r w:rsidR="00B51809" w:rsidRPr="00660D7A">
        <w:rPr>
          <w:rFonts w:hint="cs"/>
          <w:rtl/>
        </w:rPr>
        <w:t>"ה</w:t>
      </w:r>
      <w:r w:rsidR="009B14FE">
        <w:rPr>
          <w:rtl/>
        </w:rPr>
        <w:t>:</w:t>
      </w:r>
    </w:p>
    <w:p w14:paraId="2B1469F7" w14:textId="1F95E49C" w:rsidR="005175F4" w:rsidRPr="000528DA" w:rsidRDefault="005175F4" w:rsidP="000528DA">
      <w:pPr>
        <w:rPr>
          <w:rtl/>
        </w:rPr>
      </w:pPr>
      <w:r w:rsidRPr="000528DA">
        <w:rPr>
          <w:rFonts w:ascii="Fb Fontext" w:hAnsi="Fb Fontext"/>
          <w:rtl/>
        </w:rPr>
        <w:t xml:space="preserve">אכל </w:t>
      </w:r>
      <w:r w:rsidRPr="00A10336">
        <w:rPr>
          <w:rStyle w:val="30"/>
          <w:rFonts w:hint="cs"/>
          <w:rtl/>
        </w:rPr>
        <w:t>י"ג לחמי כיסנין</w:t>
      </w:r>
      <w:r w:rsidRPr="000528DA">
        <w:rPr>
          <w:rFonts w:ascii="Fb Fontext" w:hAnsi="Fb Fontext" w:hint="cs"/>
          <w:rtl/>
        </w:rPr>
        <w:t xml:space="preserve"> ולא בירך</w:t>
      </w:r>
    </w:p>
    <w:p w14:paraId="31F36C49" w14:textId="3A88353E" w:rsidR="00A24328" w:rsidRDefault="003E7762" w:rsidP="009A59D1">
      <w:pPr>
        <w:pStyle w:val="38"/>
        <w:framePr w:wrap="notBeside"/>
        <w:rPr>
          <w:rtl/>
        </w:rPr>
      </w:pPr>
      <w:r w:rsidRPr="00660D7A">
        <w:rPr>
          <w:rtl/>
        </w:rPr>
        <w:t>א</w:t>
      </w:r>
      <w:r w:rsidRPr="00660D7A">
        <w:rPr>
          <w:rFonts w:hint="cs"/>
          <w:rtl/>
        </w:rPr>
        <w:t>"</w:t>
      </w:r>
      <w:r w:rsidR="005175F4" w:rsidRPr="00660D7A">
        <w:rPr>
          <w:rtl/>
        </w:rPr>
        <w:t xml:space="preserve">ל </w:t>
      </w:r>
      <w:r w:rsidR="005175F4" w:rsidRPr="00660D7A">
        <w:rPr>
          <w:rFonts w:hint="cs"/>
          <w:rtl/>
        </w:rPr>
        <w:t>ר"נ</w:t>
      </w:r>
      <w:r w:rsidR="009B14FE">
        <w:rPr>
          <w:rtl/>
        </w:rPr>
        <w:t>:</w:t>
      </w:r>
    </w:p>
    <w:p w14:paraId="49320591" w14:textId="671529DA" w:rsidR="005175F4" w:rsidRPr="005B28A3" w:rsidRDefault="005175F4" w:rsidP="000528DA">
      <w:pPr>
        <w:spacing w:after="60"/>
        <w:rPr>
          <w:spacing w:val="-6"/>
          <w:rtl/>
        </w:rPr>
      </w:pPr>
      <w:r w:rsidRPr="005B28A3">
        <w:rPr>
          <w:rFonts w:hint="cs"/>
          <w:spacing w:val="-6"/>
          <w:rtl/>
        </w:rPr>
        <w:t>שאפי</w:t>
      </w:r>
      <w:r w:rsidRPr="005B28A3">
        <w:rPr>
          <w:spacing w:val="-6"/>
          <w:rtl/>
        </w:rPr>
        <w:t>'</w:t>
      </w:r>
      <w:r w:rsidRPr="005B28A3">
        <w:rPr>
          <w:rFonts w:hint="cs"/>
          <w:spacing w:val="-6"/>
          <w:rtl/>
        </w:rPr>
        <w:t xml:space="preserve"> שנאכלו לרעבון</w:t>
      </w:r>
      <w:r w:rsidR="0052155B" w:rsidRPr="005B28A3">
        <w:rPr>
          <w:rFonts w:hint="cs"/>
          <w:spacing w:val="-6"/>
          <w:rtl/>
        </w:rPr>
        <w:t>,</w:t>
      </w:r>
      <w:r w:rsidRPr="005B28A3">
        <w:rPr>
          <w:rFonts w:hint="cs"/>
          <w:spacing w:val="-6"/>
          <w:rtl/>
        </w:rPr>
        <w:t xml:space="preserve"> מ</w:t>
      </w:r>
      <w:r w:rsidRPr="005B28A3">
        <w:rPr>
          <w:spacing w:val="-6"/>
          <w:rtl/>
        </w:rPr>
        <w:t>"</w:t>
      </w:r>
      <w:r w:rsidRPr="005B28A3">
        <w:rPr>
          <w:rFonts w:hint="cs"/>
          <w:spacing w:val="-6"/>
          <w:rtl/>
        </w:rPr>
        <w:t xml:space="preserve">מ </w:t>
      </w:r>
      <w:r w:rsidRPr="005B28A3">
        <w:rPr>
          <w:spacing w:val="-6"/>
          <w:rtl/>
        </w:rPr>
        <w:t>כל שאחרים קובעים עליו סעודה צריך לברך.</w:t>
      </w:r>
    </w:p>
    <w:p w14:paraId="7932DBA8" w14:textId="0A0ED57A" w:rsidR="00A24328" w:rsidRDefault="005175F4" w:rsidP="009A59D1">
      <w:pPr>
        <w:pStyle w:val="38"/>
        <w:framePr w:wrap="notBeside"/>
        <w:rPr>
          <w:rtl/>
        </w:rPr>
      </w:pPr>
      <w:r w:rsidRPr="00660D7A">
        <w:rPr>
          <w:rFonts w:hint="cs"/>
          <w:rtl/>
        </w:rPr>
        <w:t>ר"י</w:t>
      </w:r>
      <w:r w:rsidR="009B14FE">
        <w:rPr>
          <w:rtl/>
        </w:rPr>
        <w:t>:</w:t>
      </w:r>
    </w:p>
    <w:p w14:paraId="1F0C678A" w14:textId="628DE90F" w:rsidR="00CB6FD5" w:rsidRPr="00E34F28" w:rsidRDefault="005175F4" w:rsidP="000528DA">
      <w:pPr>
        <w:pStyle w:val="afffff5"/>
        <w:spacing w:before="0"/>
        <w:rPr>
          <w:rtl/>
        </w:rPr>
      </w:pPr>
      <w:bookmarkStart w:id="1332" w:name="_Toc193636207"/>
      <w:bookmarkStart w:id="1333" w:name="_Toc216184817"/>
      <w:r w:rsidRPr="00A10336">
        <w:rPr>
          <w:rStyle w:val="30"/>
          <w:rFonts w:hint="cs"/>
          <w:rtl/>
        </w:rPr>
        <w:t>עסק</w:t>
      </w:r>
      <w:bookmarkEnd w:id="1332"/>
      <w:bookmarkEnd w:id="1333"/>
      <w:r w:rsidRPr="00A10336">
        <w:rPr>
          <w:rStyle w:val="30"/>
          <w:rFonts w:hint="cs"/>
          <w:rtl/>
        </w:rPr>
        <w:t xml:space="preserve"> </w:t>
      </w:r>
      <w:r w:rsidRPr="00E34F28">
        <w:rPr>
          <w:rStyle w:val="afffff9"/>
          <w:rFonts w:hint="cs"/>
          <w:rtl/>
        </w:rPr>
        <w:t>לבנו של ריב</w:t>
      </w:r>
      <w:r w:rsidRPr="00E34F28">
        <w:rPr>
          <w:rStyle w:val="afffff9"/>
          <w:rtl/>
        </w:rPr>
        <w:t>"</w:t>
      </w:r>
      <w:r w:rsidRPr="00E34F28">
        <w:rPr>
          <w:rStyle w:val="afffff9"/>
          <w:rFonts w:hint="cs"/>
          <w:rtl/>
        </w:rPr>
        <w:t xml:space="preserve">ח </w:t>
      </w:r>
      <w:r w:rsidRPr="00FE3D07">
        <w:rPr>
          <w:rFonts w:hint="cs"/>
          <w:rtl/>
        </w:rPr>
        <w:t xml:space="preserve">וכשהביאו </w:t>
      </w:r>
      <w:r w:rsidRPr="00FE3D07">
        <w:rPr>
          <w:rtl/>
        </w:rPr>
        <w:t>פת הבאה בכסנין</w:t>
      </w:r>
      <w:r w:rsidRPr="00FE3D07">
        <w:rPr>
          <w:rFonts w:hint="cs"/>
          <w:rtl/>
        </w:rPr>
        <w:t xml:space="preserve"> ובירכו המוציא </w:t>
      </w:r>
    </w:p>
    <w:p w14:paraId="59A64205" w14:textId="5521526C" w:rsidR="00A24328" w:rsidRDefault="00CB6FD5" w:rsidP="009A59D1">
      <w:pPr>
        <w:pStyle w:val="38"/>
        <w:framePr w:wrap="notBeside"/>
        <w:rPr>
          <w:rtl/>
        </w:rPr>
      </w:pPr>
      <w:r w:rsidRPr="00660D7A">
        <w:rPr>
          <w:rFonts w:hint="cs"/>
          <w:rtl/>
        </w:rPr>
        <w:lastRenderedPageBreak/>
        <w:t>ו</w:t>
      </w:r>
      <w:r w:rsidR="005175F4" w:rsidRPr="00660D7A">
        <w:rPr>
          <w:rFonts w:hint="cs"/>
          <w:rtl/>
        </w:rPr>
        <w:t>א</w:t>
      </w:r>
      <w:r w:rsidRPr="00660D7A">
        <w:rPr>
          <w:rFonts w:hint="cs"/>
          <w:rtl/>
        </w:rPr>
        <w:t>מרו לו</w:t>
      </w:r>
      <w:r w:rsidR="009B14FE">
        <w:rPr>
          <w:rFonts w:hint="cs"/>
          <w:rtl/>
        </w:rPr>
        <w:t>:</w:t>
      </w:r>
    </w:p>
    <w:p w14:paraId="39ECE722" w14:textId="739FEF25" w:rsidR="005175F4" w:rsidRPr="000528DA" w:rsidRDefault="00CB6FD5" w:rsidP="000528DA">
      <w:pPr>
        <w:rPr>
          <w:rtl/>
        </w:rPr>
      </w:pPr>
      <w:r w:rsidRPr="00E34F28">
        <w:rPr>
          <w:rStyle w:val="afffff9"/>
          <w:rFonts w:hint="cs"/>
          <w:rtl/>
        </w:rPr>
        <w:t xml:space="preserve">שכן </w:t>
      </w:r>
      <w:r w:rsidR="005175F4" w:rsidRPr="00E34F28">
        <w:rPr>
          <w:rStyle w:val="afffff9"/>
          <w:rFonts w:hint="cs"/>
          <w:rtl/>
        </w:rPr>
        <w:t>ר</w:t>
      </w:r>
      <w:r w:rsidR="005175F4" w:rsidRPr="00E34F28">
        <w:rPr>
          <w:rStyle w:val="afffff9"/>
          <w:rtl/>
        </w:rPr>
        <w:t>"</w:t>
      </w:r>
      <w:r w:rsidR="005175F4" w:rsidRPr="00E34F28">
        <w:rPr>
          <w:rStyle w:val="afffff9"/>
          <w:rFonts w:hint="cs"/>
          <w:rtl/>
        </w:rPr>
        <w:t>מ מר</w:t>
      </w:r>
      <w:r w:rsidR="005175F4" w:rsidRPr="00E34F28">
        <w:rPr>
          <w:rStyle w:val="afffff9"/>
          <w:rtl/>
        </w:rPr>
        <w:t>"</w:t>
      </w:r>
      <w:r w:rsidR="005175F4" w:rsidRPr="00E34F28">
        <w:rPr>
          <w:rStyle w:val="afffff9"/>
          <w:rFonts w:hint="cs"/>
          <w:rtl/>
        </w:rPr>
        <w:t>י</w:t>
      </w:r>
      <w:r w:rsidR="005175F4" w:rsidRPr="00E34F28">
        <w:rPr>
          <w:rStyle w:val="afffff9"/>
          <w:rtl/>
        </w:rPr>
        <w:t xml:space="preserve">: ואמר שמואל: </w:t>
      </w:r>
      <w:r w:rsidR="005175F4" w:rsidRPr="00A10336">
        <w:rPr>
          <w:rStyle w:val="30"/>
          <w:rtl/>
        </w:rPr>
        <w:t xml:space="preserve">הלכה </w:t>
      </w:r>
      <w:r w:rsidR="005175F4" w:rsidRPr="00E34F28">
        <w:rPr>
          <w:rStyle w:val="afffff9"/>
          <w:rtl/>
        </w:rPr>
        <w:t>כרבי מונא</w:t>
      </w:r>
      <w:r w:rsidR="005175F4" w:rsidRPr="000528DA">
        <w:rPr>
          <w:rtl/>
        </w:rPr>
        <w:t>.</w:t>
      </w:r>
    </w:p>
    <w:p w14:paraId="56608B10" w14:textId="48D8A63E" w:rsidR="00A24328" w:rsidRDefault="00990E0E" w:rsidP="009A59D1">
      <w:pPr>
        <w:pStyle w:val="38"/>
        <w:framePr w:wrap="notBeside"/>
        <w:rPr>
          <w:rtl/>
        </w:rPr>
      </w:pPr>
      <w:r w:rsidRPr="00660D7A">
        <w:rPr>
          <w:rFonts w:hint="cs"/>
          <w:rtl/>
        </w:rPr>
        <w:t>א</w:t>
      </w:r>
      <w:r w:rsidR="00CB6FD5" w:rsidRPr="00660D7A">
        <w:rPr>
          <w:rFonts w:hint="cs"/>
          <w:rtl/>
        </w:rPr>
        <w:t>מר להם</w:t>
      </w:r>
      <w:r w:rsidR="009B14FE">
        <w:rPr>
          <w:rtl/>
        </w:rPr>
        <w:t>:</w:t>
      </w:r>
    </w:p>
    <w:p w14:paraId="506BE090" w14:textId="5A3FA317" w:rsidR="005175F4" w:rsidRPr="000528DA" w:rsidRDefault="005175F4" w:rsidP="000528DA">
      <w:pPr>
        <w:rPr>
          <w:rtl/>
        </w:rPr>
      </w:pPr>
      <w:bookmarkStart w:id="1334" w:name="_Toc193636208"/>
      <w:bookmarkStart w:id="1335" w:name="_Toc216184818"/>
      <w:r w:rsidRPr="00A10336">
        <w:rPr>
          <w:rStyle w:val="30"/>
          <w:rtl/>
        </w:rPr>
        <w:t>אין הלכה</w:t>
      </w:r>
      <w:bookmarkEnd w:id="1334"/>
      <w:bookmarkEnd w:id="1335"/>
      <w:r w:rsidRPr="00A10336">
        <w:rPr>
          <w:rStyle w:val="30"/>
          <w:rtl/>
        </w:rPr>
        <w:t xml:space="preserve"> </w:t>
      </w:r>
      <w:r w:rsidRPr="00E34F28">
        <w:rPr>
          <w:rStyle w:val="afffff9"/>
          <w:rtl/>
        </w:rPr>
        <w:t>כר</w:t>
      </w:r>
      <w:r w:rsidR="00B51809" w:rsidRPr="00E34F28">
        <w:rPr>
          <w:rStyle w:val="afffff9"/>
          <w:rFonts w:hint="cs"/>
          <w:rtl/>
        </w:rPr>
        <w:t>"מ</w:t>
      </w:r>
      <w:r w:rsidRPr="00E34F28">
        <w:rPr>
          <w:rStyle w:val="afffff9"/>
          <w:rtl/>
        </w:rPr>
        <w:t xml:space="preserve"> </w:t>
      </w:r>
      <w:r w:rsidRPr="000528DA">
        <w:rPr>
          <w:rtl/>
        </w:rPr>
        <w:t>אתמר.</w:t>
      </w:r>
    </w:p>
    <w:p w14:paraId="5E8C8F29" w14:textId="3C95EF65" w:rsidR="00A24328" w:rsidRDefault="005175F4" w:rsidP="009A59D1">
      <w:pPr>
        <w:pStyle w:val="38"/>
        <w:framePr w:wrap="notBeside"/>
        <w:rPr>
          <w:rtl/>
        </w:rPr>
      </w:pPr>
      <w:r w:rsidRPr="00660D7A">
        <w:rPr>
          <w:rtl/>
        </w:rPr>
        <w:t>אמר</w:t>
      </w:r>
      <w:r w:rsidRPr="00660D7A">
        <w:rPr>
          <w:rFonts w:hint="cs"/>
          <w:rtl/>
        </w:rPr>
        <w:t>ו לו</w:t>
      </w:r>
      <w:r w:rsidR="009B14FE">
        <w:rPr>
          <w:rtl/>
        </w:rPr>
        <w:t>:</w:t>
      </w:r>
    </w:p>
    <w:p w14:paraId="7BC2026C" w14:textId="6D07CB06" w:rsidR="005175F4" w:rsidRPr="000528DA" w:rsidRDefault="005175F4" w:rsidP="000528DA">
      <w:pPr>
        <w:rPr>
          <w:rtl/>
        </w:rPr>
      </w:pPr>
      <w:r w:rsidRPr="000528DA">
        <w:rPr>
          <w:rtl/>
        </w:rPr>
        <w:t>והא</w:t>
      </w:r>
      <w:r w:rsidR="00B51809" w:rsidRPr="000528DA">
        <w:rPr>
          <w:rtl/>
        </w:rPr>
        <w:t xml:space="preserve"> מר אמר </w:t>
      </w:r>
      <w:r w:rsidR="00B51809" w:rsidRPr="00E34F28">
        <w:rPr>
          <w:rStyle w:val="afffff9"/>
          <w:rtl/>
        </w:rPr>
        <w:t>משמואל</w:t>
      </w:r>
      <w:r w:rsidR="00B51809" w:rsidRPr="000528DA">
        <w:rPr>
          <w:rtl/>
        </w:rPr>
        <w:t xml:space="preserve"> </w:t>
      </w:r>
      <w:r w:rsidR="00CB6FD5" w:rsidRPr="000528DA">
        <w:rPr>
          <w:rFonts w:hint="cs"/>
          <w:rtl/>
        </w:rPr>
        <w:t>ש</w:t>
      </w:r>
      <w:r w:rsidR="00B51809" w:rsidRPr="000528DA">
        <w:rPr>
          <w:rtl/>
        </w:rPr>
        <w:t xml:space="preserve">לחמניות </w:t>
      </w:r>
      <w:r w:rsidRPr="000528DA">
        <w:rPr>
          <w:rtl/>
        </w:rPr>
        <w:t>מערבין בהן ומברכין עליהן המוציא</w:t>
      </w:r>
    </w:p>
    <w:p w14:paraId="7622A5EC" w14:textId="2E051B6B" w:rsidR="00A24328" w:rsidRDefault="00990E0E" w:rsidP="009A59D1">
      <w:pPr>
        <w:pStyle w:val="38"/>
        <w:framePr w:wrap="notBeside"/>
        <w:rPr>
          <w:rtl/>
        </w:rPr>
      </w:pPr>
      <w:r w:rsidRPr="00660D7A">
        <w:rPr>
          <w:rFonts w:hint="cs"/>
          <w:rtl/>
        </w:rPr>
        <w:t>א"ל</w:t>
      </w:r>
      <w:r w:rsidR="009B14FE">
        <w:rPr>
          <w:rFonts w:hint="cs"/>
          <w:rtl/>
        </w:rPr>
        <w:t>:</w:t>
      </w:r>
    </w:p>
    <w:p w14:paraId="5CE3EEAE" w14:textId="515CF4A8" w:rsidR="005175F4" w:rsidRPr="000528DA" w:rsidRDefault="005175F4" w:rsidP="007B686F">
      <w:pPr>
        <w:spacing w:after="60"/>
        <w:rPr>
          <w:rtl/>
        </w:rPr>
      </w:pPr>
      <w:r w:rsidRPr="000528DA">
        <w:rPr>
          <w:rFonts w:hint="cs"/>
          <w:rtl/>
        </w:rPr>
        <w:t>דש</w:t>
      </w:r>
      <w:r w:rsidRPr="000528DA">
        <w:rPr>
          <w:rtl/>
        </w:rPr>
        <w:t xml:space="preserve">אני </w:t>
      </w:r>
      <w:r w:rsidR="001821B2" w:rsidRPr="000528DA">
        <w:rPr>
          <w:rtl/>
        </w:rPr>
        <w:t>שם</w:t>
      </w:r>
      <w:r w:rsidRPr="000528DA">
        <w:rPr>
          <w:rtl/>
        </w:rPr>
        <w:t xml:space="preserve"> </w:t>
      </w:r>
      <w:r w:rsidR="00CB6FD5" w:rsidRPr="000528DA">
        <w:rPr>
          <w:rFonts w:hint="cs"/>
          <w:rtl/>
        </w:rPr>
        <w:t>ש</w:t>
      </w:r>
      <w:r w:rsidRPr="000528DA">
        <w:rPr>
          <w:rtl/>
        </w:rPr>
        <w:t>קבע סעודת</w:t>
      </w:r>
      <w:r w:rsidR="00B51809" w:rsidRPr="000528DA">
        <w:rPr>
          <w:rFonts w:hint="cs"/>
          <w:rtl/>
        </w:rPr>
        <w:t>ו</w:t>
      </w:r>
      <w:r w:rsidR="00B51809" w:rsidRPr="000528DA">
        <w:rPr>
          <w:rtl/>
        </w:rPr>
        <w:t xml:space="preserve"> עלי</w:t>
      </w:r>
      <w:r w:rsidR="00B51809" w:rsidRPr="000528DA">
        <w:rPr>
          <w:rFonts w:hint="cs"/>
          <w:rtl/>
        </w:rPr>
        <w:t>הן</w:t>
      </w:r>
      <w:r w:rsidRPr="000528DA">
        <w:rPr>
          <w:rtl/>
        </w:rPr>
        <w:t xml:space="preserve">, </w:t>
      </w:r>
      <w:r w:rsidRPr="000528DA">
        <w:rPr>
          <w:rFonts w:hint="cs"/>
          <w:rtl/>
        </w:rPr>
        <w:t>משא</w:t>
      </w:r>
      <w:r w:rsidRPr="000528DA">
        <w:rPr>
          <w:rtl/>
        </w:rPr>
        <w:t>"</w:t>
      </w:r>
      <w:r w:rsidR="00CB6FD5" w:rsidRPr="000528DA">
        <w:rPr>
          <w:rFonts w:hint="cs"/>
          <w:rtl/>
        </w:rPr>
        <w:t>כ ב</w:t>
      </w:r>
      <w:r w:rsidRPr="000528DA">
        <w:rPr>
          <w:rFonts w:hint="cs"/>
          <w:rtl/>
        </w:rPr>
        <w:t>לא קבע.</w:t>
      </w:r>
    </w:p>
    <w:p w14:paraId="186D0C2F" w14:textId="2BBEC134" w:rsidR="00A24328" w:rsidRDefault="00B51809" w:rsidP="009A59D1">
      <w:pPr>
        <w:pStyle w:val="38"/>
        <w:framePr w:wrap="notBeside"/>
        <w:rPr>
          <w:rtl/>
        </w:rPr>
      </w:pPr>
      <w:r w:rsidRPr="00660D7A">
        <w:rPr>
          <w:rFonts w:hint="cs"/>
          <w:rtl/>
        </w:rPr>
        <w:t>ר"פ</w:t>
      </w:r>
      <w:r w:rsidR="009B14FE">
        <w:rPr>
          <w:rFonts w:hint="cs"/>
          <w:rtl/>
        </w:rPr>
        <w:t>:</w:t>
      </w:r>
    </w:p>
    <w:p w14:paraId="2F487662" w14:textId="2A444739" w:rsidR="00CB6FD5" w:rsidRPr="00E34F28" w:rsidRDefault="00B51809" w:rsidP="007B686F">
      <w:pPr>
        <w:pStyle w:val="afffff5"/>
        <w:spacing w:before="0"/>
        <w:rPr>
          <w:rtl/>
        </w:rPr>
      </w:pPr>
      <w:r w:rsidRPr="00E34F28">
        <w:rPr>
          <w:rStyle w:val="afffff9"/>
          <w:rFonts w:hint="cs"/>
          <w:rtl/>
        </w:rPr>
        <w:t>ב</w:t>
      </w:r>
      <w:r w:rsidR="005175F4" w:rsidRPr="00E34F28">
        <w:rPr>
          <w:rStyle w:val="afffff9"/>
          <w:rFonts w:hint="cs"/>
          <w:rtl/>
        </w:rPr>
        <w:t>חתונת</w:t>
      </w:r>
      <w:r w:rsidR="005175F4" w:rsidRPr="00A10336">
        <w:rPr>
          <w:rStyle w:val="30"/>
          <w:rFonts w:hint="cs"/>
          <w:rtl/>
        </w:rPr>
        <w:t xml:space="preserve"> </w:t>
      </w:r>
      <w:r w:rsidR="005175F4" w:rsidRPr="00E34F28">
        <w:rPr>
          <w:rStyle w:val="afffff9"/>
          <w:rFonts w:hint="cs"/>
          <w:rtl/>
        </w:rPr>
        <w:t>רהבדר</w:t>
      </w:r>
      <w:r w:rsidR="005175F4" w:rsidRPr="00E34F28">
        <w:rPr>
          <w:rStyle w:val="afffff9"/>
          <w:rtl/>
        </w:rPr>
        <w:t>"</w:t>
      </w:r>
      <w:r w:rsidR="005175F4" w:rsidRPr="00E34F28">
        <w:rPr>
          <w:rStyle w:val="afffff9"/>
          <w:rFonts w:hint="cs"/>
          <w:rtl/>
        </w:rPr>
        <w:t>נ</w:t>
      </w:r>
      <w:r w:rsidR="00CB6FD5" w:rsidRPr="00E34F28">
        <w:rPr>
          <w:rStyle w:val="afffff9"/>
          <w:rFonts w:hint="cs"/>
          <w:rtl/>
        </w:rPr>
        <w:t>:</w:t>
      </w:r>
      <w:r w:rsidR="005175F4" w:rsidRPr="00E34F28">
        <w:rPr>
          <w:rStyle w:val="afffff9"/>
          <w:rFonts w:hint="cs"/>
          <w:rtl/>
        </w:rPr>
        <w:t xml:space="preserve"> </w:t>
      </w:r>
      <w:r w:rsidR="005175F4" w:rsidRPr="00FE3D07">
        <w:rPr>
          <w:rFonts w:hint="cs"/>
          <w:rtl/>
        </w:rPr>
        <w:t>אחר שגמרו סעודתם הביאו לאכול</w:t>
      </w:r>
      <w:r w:rsidR="00CB6FD5">
        <w:rPr>
          <w:rFonts w:hint="cs"/>
          <w:rtl/>
        </w:rPr>
        <w:t>,</w:t>
      </w:r>
      <w:r w:rsidR="005175F4" w:rsidRPr="00FE3D07">
        <w:rPr>
          <w:rFonts w:hint="cs"/>
          <w:rtl/>
        </w:rPr>
        <w:t xml:space="preserve"> </w:t>
      </w:r>
    </w:p>
    <w:p w14:paraId="09F25A08" w14:textId="77777777" w:rsidR="00CB6FD5" w:rsidRPr="000528DA" w:rsidRDefault="005175F4" w:rsidP="000528DA">
      <w:pPr>
        <w:rPr>
          <w:rtl/>
        </w:rPr>
      </w:pPr>
      <w:r w:rsidRPr="00E34F28">
        <w:rPr>
          <w:rStyle w:val="afffff9"/>
          <w:rFonts w:hint="cs"/>
          <w:rtl/>
        </w:rPr>
        <w:t>ור</w:t>
      </w:r>
      <w:r w:rsidRPr="00E34F28">
        <w:rPr>
          <w:rStyle w:val="afffff9"/>
          <w:rtl/>
        </w:rPr>
        <w:t>"</w:t>
      </w:r>
      <w:r w:rsidRPr="00E34F28">
        <w:rPr>
          <w:rStyle w:val="afffff9"/>
          <w:rFonts w:hint="cs"/>
          <w:rtl/>
        </w:rPr>
        <w:t>פ</w:t>
      </w:r>
      <w:r w:rsidR="00CB6FD5" w:rsidRPr="00E34F28">
        <w:rPr>
          <w:rStyle w:val="afffff9"/>
          <w:rFonts w:hint="cs"/>
          <w:rtl/>
        </w:rPr>
        <w:t>:</w:t>
      </w:r>
      <w:r w:rsidRPr="00E34F28">
        <w:rPr>
          <w:rStyle w:val="afffff9"/>
          <w:rFonts w:hint="cs"/>
          <w:rtl/>
        </w:rPr>
        <w:t xml:space="preserve"> </w:t>
      </w:r>
      <w:r w:rsidRPr="000528DA">
        <w:rPr>
          <w:rFonts w:hint="cs"/>
          <w:rtl/>
        </w:rPr>
        <w:t>לקח ואכל</w:t>
      </w:r>
      <w:r w:rsidR="00B51809" w:rsidRPr="000528DA">
        <w:rPr>
          <w:rFonts w:hint="cs"/>
          <w:rtl/>
        </w:rPr>
        <w:t>,</w:t>
      </w:r>
      <w:r w:rsidR="00291D7F" w:rsidRPr="000528DA">
        <w:rPr>
          <w:rFonts w:hint="cs"/>
          <w:rtl/>
        </w:rPr>
        <w:t xml:space="preserve"> </w:t>
      </w:r>
      <w:r w:rsidRPr="00E34F28">
        <w:rPr>
          <w:rStyle w:val="afffff9"/>
          <w:rFonts w:hint="cs"/>
          <w:rtl/>
        </w:rPr>
        <w:t xml:space="preserve">וכששאלוהו </w:t>
      </w:r>
      <w:r w:rsidRPr="000528DA">
        <w:rPr>
          <w:rFonts w:hint="cs"/>
          <w:rtl/>
        </w:rPr>
        <w:t>הא גמר אסור מלאכול</w:t>
      </w:r>
      <w:r w:rsidR="00CB6FD5" w:rsidRPr="000528DA">
        <w:rPr>
          <w:rFonts w:hint="cs"/>
          <w:rtl/>
        </w:rPr>
        <w:t>,</w:t>
      </w:r>
      <w:r w:rsidRPr="000528DA">
        <w:rPr>
          <w:rFonts w:hint="cs"/>
          <w:rtl/>
        </w:rPr>
        <w:t xml:space="preserve"> </w:t>
      </w:r>
    </w:p>
    <w:p w14:paraId="034A0168" w14:textId="487CD7CD" w:rsidR="00A24328" w:rsidRDefault="005175F4" w:rsidP="009A59D1">
      <w:pPr>
        <w:pStyle w:val="38"/>
        <w:framePr w:wrap="notBeside"/>
        <w:rPr>
          <w:rtl/>
        </w:rPr>
      </w:pPr>
      <w:r w:rsidRPr="00660D7A">
        <w:rPr>
          <w:rFonts w:hint="cs"/>
          <w:rtl/>
        </w:rPr>
        <w:t>א</w:t>
      </w:r>
      <w:r w:rsidRPr="00660D7A">
        <w:rPr>
          <w:rtl/>
        </w:rPr>
        <w:t>"</w:t>
      </w:r>
      <w:r w:rsidRPr="00660D7A">
        <w:rPr>
          <w:rFonts w:hint="cs"/>
          <w:rtl/>
        </w:rPr>
        <w:t>ל</w:t>
      </w:r>
      <w:r w:rsidR="009B14FE">
        <w:rPr>
          <w:rFonts w:hint="cs"/>
          <w:rtl/>
        </w:rPr>
        <w:t>:</w:t>
      </w:r>
    </w:p>
    <w:p w14:paraId="3174A2E0" w14:textId="2A791C93" w:rsidR="005175F4" w:rsidRPr="000528DA" w:rsidRDefault="005175F4" w:rsidP="007B686F">
      <w:pPr>
        <w:spacing w:after="60"/>
        <w:rPr>
          <w:rtl/>
        </w:rPr>
      </w:pPr>
      <w:bookmarkStart w:id="1336" w:name="_Toc193636209"/>
      <w:bookmarkStart w:id="1337" w:name="_Toc216184819"/>
      <w:r w:rsidRPr="00A10336">
        <w:rPr>
          <w:rStyle w:val="30"/>
          <w:rFonts w:hint="cs"/>
          <w:rtl/>
        </w:rPr>
        <w:t>דווקא בסלק הלחם</w:t>
      </w:r>
      <w:bookmarkEnd w:id="1336"/>
      <w:bookmarkEnd w:id="1337"/>
      <w:r w:rsidRPr="00A10336">
        <w:rPr>
          <w:rStyle w:val="30"/>
          <w:rFonts w:hint="cs"/>
          <w:rtl/>
        </w:rPr>
        <w:t xml:space="preserve"> </w:t>
      </w:r>
      <w:r w:rsidR="00CB6FD5" w:rsidRPr="000528DA">
        <w:rPr>
          <w:rFonts w:hint="cs"/>
          <w:rtl/>
        </w:rPr>
        <w:t>וכל האוכל מ</w:t>
      </w:r>
      <w:r w:rsidRPr="000528DA">
        <w:rPr>
          <w:rFonts w:hint="cs"/>
          <w:rtl/>
        </w:rPr>
        <w:t xml:space="preserve">השולחן </w:t>
      </w:r>
      <w:r w:rsidRPr="000528DA">
        <w:rPr>
          <w:rFonts w:hint="cs"/>
          <w:sz w:val="12"/>
          <w:szCs w:val="16"/>
          <w:rtl/>
        </w:rPr>
        <w:t>היסח הדעת</w:t>
      </w:r>
    </w:p>
    <w:p w14:paraId="60A3D0B6" w14:textId="77777777" w:rsidR="00A24328" w:rsidRDefault="005175F4" w:rsidP="009A59D1">
      <w:pPr>
        <w:pStyle w:val="38"/>
        <w:framePr w:wrap="notBeside"/>
        <w:rPr>
          <w:rtl/>
        </w:rPr>
      </w:pPr>
      <w:r w:rsidRPr="00660D7A">
        <w:rPr>
          <w:rFonts w:hint="cs"/>
          <w:rtl/>
        </w:rPr>
        <w:t>רבא ור</w:t>
      </w:r>
      <w:r w:rsidRPr="00660D7A">
        <w:rPr>
          <w:rtl/>
        </w:rPr>
        <w:t>"</w:t>
      </w:r>
      <w:r w:rsidRPr="00660D7A">
        <w:rPr>
          <w:rFonts w:hint="cs"/>
          <w:rtl/>
        </w:rPr>
        <w:t>ז</w:t>
      </w:r>
      <w:r w:rsidR="00A24328">
        <w:rPr>
          <w:rtl/>
        </w:rPr>
        <w:t>:</w:t>
      </w:r>
    </w:p>
    <w:p w14:paraId="6299272A" w14:textId="6E51C2C2" w:rsidR="00CB6FD5" w:rsidRPr="000528DA" w:rsidRDefault="005175F4" w:rsidP="000528DA">
      <w:pPr>
        <w:rPr>
          <w:rtl/>
        </w:rPr>
      </w:pPr>
      <w:r w:rsidRPr="00E34F28">
        <w:rPr>
          <w:rStyle w:val="afffff9"/>
          <w:rFonts w:hint="cs"/>
          <w:rtl/>
        </w:rPr>
        <w:t>בחתונת</w:t>
      </w:r>
      <w:r w:rsidRPr="00A10336">
        <w:rPr>
          <w:rStyle w:val="30"/>
          <w:rtl/>
        </w:rPr>
        <w:t xml:space="preserve"> </w:t>
      </w:r>
      <w:r w:rsidRPr="00E34F28">
        <w:rPr>
          <w:rStyle w:val="afffff9"/>
          <w:rtl/>
        </w:rPr>
        <w:t>ריש גלותא</w:t>
      </w:r>
      <w:r w:rsidRPr="000528DA">
        <w:rPr>
          <w:rFonts w:ascii="Fb Fontext" w:hAnsi="Fb Fontext"/>
          <w:rtl/>
        </w:rPr>
        <w:t xml:space="preserve"> </w:t>
      </w:r>
      <w:r w:rsidRPr="005B28A3">
        <w:rPr>
          <w:rFonts w:ascii="Fb Fontext" w:hAnsi="Fb Fontext" w:hint="cs"/>
          <w:spacing w:val="-2"/>
          <w:rtl/>
        </w:rPr>
        <w:t>אחר שסילקו האוכל מהם שלחו להם מנה מ</w:t>
      </w:r>
      <w:r w:rsidRPr="005B28A3">
        <w:rPr>
          <w:rFonts w:ascii="Fb Fontext" w:hAnsi="Fb Fontext"/>
          <w:spacing w:val="-2"/>
          <w:rtl/>
        </w:rPr>
        <w:t>ריש גלותא</w:t>
      </w:r>
    </w:p>
    <w:p w14:paraId="6FC66D94" w14:textId="77777777" w:rsidR="00A24328" w:rsidRDefault="00B51809" w:rsidP="009A59D1">
      <w:pPr>
        <w:pStyle w:val="38"/>
        <w:framePr w:wrap="notBeside"/>
        <w:rPr>
          <w:rtl/>
        </w:rPr>
      </w:pPr>
      <w:r w:rsidRPr="00660D7A">
        <w:rPr>
          <w:rtl/>
        </w:rPr>
        <w:t>רבא</w:t>
      </w:r>
      <w:r w:rsidR="00A24328">
        <w:rPr>
          <w:rtl/>
        </w:rPr>
        <w:t>:</w:t>
      </w:r>
    </w:p>
    <w:p w14:paraId="0E7F2FEF" w14:textId="078AB821" w:rsidR="00F64167" w:rsidRDefault="00B51809" w:rsidP="000528DA">
      <w:pPr>
        <w:rPr>
          <w:rtl/>
        </w:rPr>
      </w:pPr>
      <w:r w:rsidRPr="000528DA">
        <w:rPr>
          <w:rtl/>
        </w:rPr>
        <w:t>אכ</w:t>
      </w:r>
      <w:r w:rsidR="005175F4" w:rsidRPr="000528DA">
        <w:rPr>
          <w:rtl/>
        </w:rPr>
        <w:t>ל</w:t>
      </w:r>
      <w:r w:rsidR="00CB6FD5" w:rsidRPr="000528DA">
        <w:rPr>
          <w:rFonts w:hint="cs"/>
          <w:rtl/>
        </w:rPr>
        <w:t>,</w:t>
      </w:r>
      <w:r w:rsidR="005175F4" w:rsidRPr="000528DA">
        <w:rPr>
          <w:rtl/>
        </w:rPr>
        <w:t xml:space="preserve"> </w:t>
      </w:r>
      <w:r w:rsidR="00CB6FD5" w:rsidRPr="000528DA">
        <w:rPr>
          <w:rFonts w:hint="cs"/>
          <w:rtl/>
        </w:rPr>
        <w:t xml:space="preserve">שסמך על מנת </w:t>
      </w:r>
      <w:r w:rsidR="005175F4" w:rsidRPr="000528DA">
        <w:rPr>
          <w:rFonts w:hint="cs"/>
          <w:rtl/>
        </w:rPr>
        <w:t xml:space="preserve">ריש גלותא, </w:t>
      </w:r>
      <w:r w:rsidR="005175F4" w:rsidRPr="000528DA">
        <w:rPr>
          <w:rFonts w:hint="cs"/>
          <w:sz w:val="12"/>
          <w:szCs w:val="16"/>
          <w:rtl/>
        </w:rPr>
        <w:t>אם ישלח לו</w:t>
      </w:r>
      <w:r w:rsidR="005175F4" w:rsidRPr="000528DA">
        <w:rPr>
          <w:rFonts w:hint="cs"/>
          <w:rtl/>
        </w:rPr>
        <w:t xml:space="preserve">. </w:t>
      </w:r>
      <w:r w:rsidR="005175F4" w:rsidRPr="00E34F28">
        <w:rPr>
          <w:rStyle w:val="afffff9"/>
          <w:rtl/>
        </w:rPr>
        <w:t>ור</w:t>
      </w:r>
      <w:r w:rsidR="005175F4" w:rsidRPr="00E34F28">
        <w:rPr>
          <w:rStyle w:val="afffff9"/>
          <w:rFonts w:hint="cs"/>
          <w:rtl/>
        </w:rPr>
        <w:t>"ז</w:t>
      </w:r>
      <w:r w:rsidRPr="00E34F28">
        <w:rPr>
          <w:rStyle w:val="afffff9"/>
          <w:rtl/>
        </w:rPr>
        <w:t xml:space="preserve"> </w:t>
      </w:r>
      <w:r w:rsidRPr="000528DA">
        <w:rPr>
          <w:rtl/>
        </w:rPr>
        <w:t>לא אכ</w:t>
      </w:r>
      <w:r w:rsidR="005175F4" w:rsidRPr="000528DA">
        <w:rPr>
          <w:rtl/>
        </w:rPr>
        <w:t>ל.</w:t>
      </w:r>
    </w:p>
    <w:p w14:paraId="6302A1E6" w14:textId="4E6B894D" w:rsidR="005175F4" w:rsidRPr="00E34F28" w:rsidRDefault="00683C59" w:rsidP="00F50A20">
      <w:pPr>
        <w:pStyle w:val="afffa"/>
        <w:rPr>
          <w:rtl/>
        </w:rPr>
      </w:pPr>
      <w:r>
        <w:rPr>
          <w:rFonts w:hint="cs"/>
          <w:rtl/>
        </w:rPr>
        <w:t>***</w:t>
      </w:r>
    </w:p>
    <w:p w14:paraId="7709EC5D" w14:textId="77777777" w:rsidR="005175F4" w:rsidRPr="000528DA" w:rsidRDefault="005175F4" w:rsidP="000528DA">
      <w:pPr>
        <w:rPr>
          <w:rtl/>
        </w:rPr>
      </w:pPr>
      <w:bookmarkStart w:id="1338" w:name="_Toc193636210"/>
      <w:bookmarkStart w:id="1339" w:name="_Toc216184820"/>
      <w:r w:rsidRPr="006D3CF8">
        <w:rPr>
          <w:rStyle w:val="afffffd"/>
          <w:b w:val="0"/>
          <w:rtl/>
        </w:rPr>
        <w:t>הרגיל בשמן</w:t>
      </w:r>
      <w:bookmarkEnd w:id="1338"/>
      <w:bookmarkEnd w:id="1339"/>
      <w:r w:rsidRPr="000528DA">
        <w:rPr>
          <w:rFonts w:ascii="Fb Fontext" w:hAnsi="Fb Fontext"/>
          <w:rtl/>
        </w:rPr>
        <w:t xml:space="preserve"> </w:t>
      </w:r>
      <w:r w:rsidR="00B51809" w:rsidRPr="00E34F28">
        <w:rPr>
          <w:rStyle w:val="afffff9"/>
          <w:rFonts w:hint="cs"/>
          <w:rtl/>
        </w:rPr>
        <w:t xml:space="preserve">רב: </w:t>
      </w:r>
      <w:r w:rsidRPr="000528DA">
        <w:rPr>
          <w:rFonts w:ascii="Fb Fontext" w:hAnsi="Fb Fontext"/>
          <w:rtl/>
        </w:rPr>
        <w:t>- שמן מעכבו.</w:t>
      </w:r>
    </w:p>
    <w:p w14:paraId="3FC739A3" w14:textId="6E13D658" w:rsidR="00A24328" w:rsidRDefault="0045168F" w:rsidP="009A59D1">
      <w:pPr>
        <w:pStyle w:val="38"/>
        <w:framePr w:wrap="notBeside"/>
        <w:rPr>
          <w:rtl/>
        </w:rPr>
      </w:pPr>
      <w:r w:rsidRPr="00660D7A">
        <w:rPr>
          <w:rFonts w:hint="cs"/>
          <w:rtl/>
        </w:rPr>
        <w:t>ר"א</w:t>
      </w:r>
      <w:r w:rsidR="009B14FE">
        <w:rPr>
          <w:rFonts w:hint="cs"/>
          <w:rtl/>
        </w:rPr>
        <w:t>:</w:t>
      </w:r>
    </w:p>
    <w:p w14:paraId="52BD96A2" w14:textId="2A66AB52" w:rsidR="005175F4" w:rsidRPr="000528DA" w:rsidRDefault="005175F4" w:rsidP="000528DA">
      <w:pPr>
        <w:rPr>
          <w:rtl/>
        </w:rPr>
      </w:pPr>
      <w:r w:rsidRPr="000528DA">
        <w:rPr>
          <w:rtl/>
        </w:rPr>
        <w:t>כ</w:t>
      </w:r>
      <w:r w:rsidRPr="000528DA">
        <w:rPr>
          <w:rFonts w:hint="cs"/>
          <w:rtl/>
        </w:rPr>
        <w:t xml:space="preserve">שהיה אצל </w:t>
      </w:r>
      <w:r w:rsidRPr="00E34F28">
        <w:rPr>
          <w:rStyle w:val="afffff9"/>
          <w:rFonts w:hint="cs"/>
          <w:rtl/>
        </w:rPr>
        <w:t>ר</w:t>
      </w:r>
      <w:r w:rsidRPr="00E34F28">
        <w:rPr>
          <w:rStyle w:val="afffff9"/>
          <w:rtl/>
        </w:rPr>
        <w:t>"</w:t>
      </w:r>
      <w:r w:rsidRPr="00E34F28">
        <w:rPr>
          <w:rStyle w:val="afffff9"/>
          <w:rFonts w:hint="cs"/>
          <w:rtl/>
        </w:rPr>
        <w:t>כ-</w:t>
      </w:r>
      <w:r w:rsidR="00B51809" w:rsidRPr="000528DA">
        <w:rPr>
          <w:rFonts w:hint="cs"/>
          <w:rtl/>
        </w:rPr>
        <w:t xml:space="preserve"> כגון אנו שרגילים בשמן שמן מעכב מלברך.</w:t>
      </w:r>
    </w:p>
    <w:p w14:paraId="4E489F97" w14:textId="77777777" w:rsidR="00CB6FD5" w:rsidRPr="000528DA" w:rsidRDefault="005175F4" w:rsidP="000528DA">
      <w:pPr>
        <w:rPr>
          <w:rtl/>
        </w:rPr>
      </w:pPr>
      <w:r w:rsidRPr="000528DA">
        <w:rPr>
          <w:rtl/>
        </w:rPr>
        <w:t>ו</w:t>
      </w:r>
      <w:r w:rsidR="00C545E6" w:rsidRPr="000528DA">
        <w:rPr>
          <w:rFonts w:hint="cs"/>
          <w:rtl/>
        </w:rPr>
        <w:t>אין</w:t>
      </w:r>
      <w:r w:rsidRPr="000528DA">
        <w:rPr>
          <w:rtl/>
        </w:rPr>
        <w:t xml:space="preserve"> </w:t>
      </w:r>
      <w:r w:rsidR="00C545E6" w:rsidRPr="00A10336">
        <w:rPr>
          <w:rStyle w:val="30"/>
          <w:rtl/>
        </w:rPr>
        <w:t>הלכה</w:t>
      </w:r>
      <w:r w:rsidRPr="000528DA">
        <w:rPr>
          <w:rtl/>
        </w:rPr>
        <w:t xml:space="preserve"> ככל הני שמעתתא, </w:t>
      </w:r>
    </w:p>
    <w:p w14:paraId="2F961768" w14:textId="4E82C98D" w:rsidR="00A24328" w:rsidRDefault="005175F4" w:rsidP="009A59D1">
      <w:pPr>
        <w:pStyle w:val="38"/>
        <w:framePr w:wrap="notBeside"/>
        <w:rPr>
          <w:rtl/>
        </w:rPr>
      </w:pPr>
      <w:r w:rsidRPr="00660D7A">
        <w:rPr>
          <w:rFonts w:hint="cs"/>
          <w:rtl/>
        </w:rPr>
        <w:t>אלא</w:t>
      </w:r>
      <w:r w:rsidR="009B14FE">
        <w:rPr>
          <w:rFonts w:hint="cs"/>
          <w:rtl/>
        </w:rPr>
        <w:t>:</w:t>
      </w:r>
    </w:p>
    <w:p w14:paraId="531F3C6B" w14:textId="58FAFBAE" w:rsidR="00B51809" w:rsidRPr="000528DA" w:rsidRDefault="005175F4" w:rsidP="000528DA">
      <w:pPr>
        <w:rPr>
          <w:rtl/>
        </w:rPr>
      </w:pPr>
      <w:r w:rsidRPr="00E34F28">
        <w:rPr>
          <w:rStyle w:val="afffff9"/>
          <w:rFonts w:hint="cs"/>
          <w:rtl/>
        </w:rPr>
        <w:t>כרחב</w:t>
      </w:r>
      <w:r w:rsidRPr="00E34F28">
        <w:rPr>
          <w:rStyle w:val="afffff9"/>
          <w:rtl/>
        </w:rPr>
        <w:t>"</w:t>
      </w:r>
      <w:r w:rsidRPr="00E34F28">
        <w:rPr>
          <w:rStyle w:val="afffff9"/>
          <w:rFonts w:hint="cs"/>
          <w:rtl/>
        </w:rPr>
        <w:t>א מרב</w:t>
      </w:r>
      <w:r w:rsidR="00B51809" w:rsidRPr="00E34F28">
        <w:rPr>
          <w:rStyle w:val="afffff9"/>
          <w:rFonts w:hint="cs"/>
          <w:rtl/>
        </w:rPr>
        <w:t xml:space="preserve">: </w:t>
      </w:r>
      <w:r w:rsidRPr="00A10336">
        <w:rPr>
          <w:rStyle w:val="30"/>
          <w:rFonts w:hint="cs"/>
          <w:rtl/>
        </w:rPr>
        <w:t>ד</w:t>
      </w:r>
      <w:r w:rsidR="00B51809" w:rsidRPr="00A10336">
        <w:rPr>
          <w:rStyle w:val="30"/>
          <w:rFonts w:hint="cs"/>
          <w:rtl/>
        </w:rPr>
        <w:t>ג'</w:t>
      </w:r>
      <w:r w:rsidRPr="00A10336">
        <w:rPr>
          <w:rStyle w:val="30"/>
          <w:rtl/>
        </w:rPr>
        <w:t xml:space="preserve"> תכיפות הן</w:t>
      </w:r>
      <w:r w:rsidRPr="00E34F28">
        <w:rPr>
          <w:rStyle w:val="afffff9"/>
          <w:rtl/>
        </w:rPr>
        <w:t xml:space="preserve">: </w:t>
      </w:r>
    </w:p>
    <w:p w14:paraId="705DC988" w14:textId="77777777" w:rsidR="005175F4" w:rsidRPr="000528DA" w:rsidRDefault="005175F4" w:rsidP="000528DA">
      <w:pPr>
        <w:rPr>
          <w:rtl/>
        </w:rPr>
      </w:pPr>
      <w:bookmarkStart w:id="1340" w:name="_Toc193636211"/>
      <w:bookmarkStart w:id="1341" w:name="_Toc216184821"/>
      <w:r w:rsidRPr="00A10336">
        <w:rPr>
          <w:rStyle w:val="30"/>
          <w:rtl/>
        </w:rPr>
        <w:t>תכף</w:t>
      </w:r>
      <w:bookmarkEnd w:id="1340"/>
      <w:bookmarkEnd w:id="1341"/>
      <w:r w:rsidRPr="000528DA">
        <w:rPr>
          <w:rtl/>
        </w:rPr>
        <w:t xml:space="preserve"> לסמיכה שחיטה, </w:t>
      </w:r>
      <w:r w:rsidRPr="00A10336">
        <w:rPr>
          <w:rStyle w:val="30"/>
          <w:rtl/>
        </w:rPr>
        <w:t>תכף</w:t>
      </w:r>
      <w:r w:rsidRPr="000528DA">
        <w:rPr>
          <w:rtl/>
        </w:rPr>
        <w:t xml:space="preserve"> לגאולה תפלה,</w:t>
      </w:r>
      <w:r w:rsidR="00291D7F" w:rsidRPr="000528DA">
        <w:rPr>
          <w:rtl/>
        </w:rPr>
        <w:t xml:space="preserve"> </w:t>
      </w:r>
      <w:r w:rsidRPr="00A10336">
        <w:rPr>
          <w:rStyle w:val="30"/>
          <w:rtl/>
        </w:rPr>
        <w:t>תכף</w:t>
      </w:r>
      <w:r w:rsidRPr="000528DA">
        <w:rPr>
          <w:rtl/>
        </w:rPr>
        <w:t xml:space="preserve"> לנטילת ידים ברכה.</w:t>
      </w:r>
    </w:p>
    <w:p w14:paraId="7F0B86DB" w14:textId="14059733" w:rsidR="00A24328" w:rsidRDefault="005175F4" w:rsidP="009A59D1">
      <w:pPr>
        <w:pStyle w:val="38"/>
        <w:framePr w:wrap="notBeside"/>
        <w:rPr>
          <w:rtl/>
        </w:rPr>
      </w:pPr>
      <w:r w:rsidRPr="00660D7A">
        <w:rPr>
          <w:rtl/>
        </w:rPr>
        <w:t>אביי</w:t>
      </w:r>
      <w:r w:rsidR="009B14FE">
        <w:rPr>
          <w:rFonts w:hint="cs"/>
          <w:rtl/>
        </w:rPr>
        <w:t>:</w:t>
      </w:r>
    </w:p>
    <w:p w14:paraId="59095F7D" w14:textId="2C0CB86A" w:rsidR="005175F4" w:rsidRPr="000528DA" w:rsidRDefault="005175F4" w:rsidP="000528DA">
      <w:pPr>
        <w:rPr>
          <w:rtl/>
        </w:rPr>
      </w:pPr>
      <w:r w:rsidRPr="000528DA">
        <w:rPr>
          <w:rtl/>
        </w:rPr>
        <w:t>אף אנו נאמר</w:t>
      </w:r>
      <w:r w:rsidRPr="00E34F28">
        <w:rPr>
          <w:rStyle w:val="afffff9"/>
          <w:rtl/>
        </w:rPr>
        <w:t xml:space="preserve">: </w:t>
      </w:r>
      <w:r w:rsidRPr="00A10336">
        <w:rPr>
          <w:rStyle w:val="30"/>
          <w:rtl/>
        </w:rPr>
        <w:t>תכף</w:t>
      </w:r>
      <w:r w:rsidRPr="000528DA">
        <w:rPr>
          <w:rtl/>
        </w:rPr>
        <w:t xml:space="preserve"> לתלמידי חכמים ברכה, </w:t>
      </w:r>
      <w:r w:rsidR="00C64809" w:rsidRPr="000528DA">
        <w:rPr>
          <w:rtl/>
        </w:rPr>
        <w:t>ד</w:t>
      </w:r>
      <w:r w:rsidRPr="000528DA">
        <w:rPr>
          <w:rStyle w:val="ad"/>
          <w:rtl/>
        </w:rPr>
        <w:t>'ויברכני ה' בגללך</w:t>
      </w:r>
      <w:r w:rsidRPr="000528DA">
        <w:rPr>
          <w:rStyle w:val="ad"/>
          <w:rFonts w:hint="cs"/>
          <w:rtl/>
        </w:rPr>
        <w:t>'</w:t>
      </w:r>
      <w:r w:rsidRPr="000528DA">
        <w:rPr>
          <w:rStyle w:val="ad"/>
          <w:rtl/>
        </w:rPr>
        <w:t>.</w:t>
      </w:r>
    </w:p>
    <w:p w14:paraId="081E73CE" w14:textId="77777777" w:rsidR="00F64167" w:rsidRDefault="00B51809" w:rsidP="000528DA">
      <w:pPr>
        <w:rPr>
          <w:rtl/>
        </w:rPr>
      </w:pPr>
      <w:r w:rsidRPr="006D3CF8">
        <w:rPr>
          <w:rStyle w:val="afffffb"/>
          <w:rFonts w:hint="cs"/>
          <w:b w:val="0"/>
          <w:bCs w:val="0"/>
          <w:rtl/>
        </w:rPr>
        <w:t>ב.</w:t>
      </w:r>
      <w:r w:rsidRPr="00A10336">
        <w:rPr>
          <w:rStyle w:val="30"/>
          <w:rFonts w:hint="cs"/>
          <w:rtl/>
        </w:rPr>
        <w:t xml:space="preserve"> </w:t>
      </w:r>
      <w:r w:rsidR="005175F4" w:rsidRPr="000528DA">
        <w:rPr>
          <w:rStyle w:val="ad"/>
          <w:rFonts w:hint="cs"/>
          <w:rtl/>
        </w:rPr>
        <w:t>מ'</w:t>
      </w:r>
      <w:r w:rsidR="005175F4" w:rsidRPr="000528DA">
        <w:rPr>
          <w:rStyle w:val="ad"/>
          <w:rtl/>
        </w:rPr>
        <w:t>ויברך ה' את בית המצרי</w:t>
      </w:r>
      <w:r w:rsidR="005175F4" w:rsidRPr="000528DA">
        <w:rPr>
          <w:rtl/>
        </w:rPr>
        <w:t xml:space="preserve"> בגלל יוסף.</w:t>
      </w:r>
    </w:p>
    <w:p w14:paraId="5D39FDBE" w14:textId="405E98F3" w:rsidR="005175F4" w:rsidRPr="00E34F28" w:rsidRDefault="00683C59" w:rsidP="00F50A20">
      <w:pPr>
        <w:pStyle w:val="afffa"/>
        <w:rPr>
          <w:rtl/>
        </w:rPr>
      </w:pPr>
      <w:r>
        <w:rPr>
          <w:rFonts w:hint="cs"/>
          <w:rtl/>
        </w:rPr>
        <w:t>***</w:t>
      </w:r>
    </w:p>
    <w:p>
      <w:pPr>
        <w:pStyle w:val="MishnaBatzad"/>
        <w:rPr>
          <w:ins w:id="20126" w:author="קלוד" w:date="2026-10-06T10:08:25Z"/>
        </w:rPr>
      </w:pPr>
      <w:ins w:id="20125" w:author="קלוד" w:date="2026-10-06T10:08:25Z">
        <w:r>
          <w:t xml:space="preserve">משנה ה</w:t>
        </w:r>
      </w:ins>
    </w:p>
    <w:p w14:paraId="14C85963" w14:textId="77777777" w:rsidR="005175F4" w:rsidRPr="00E34F28" w:rsidRDefault="0045168F" w:rsidP="001619FE">
      <w:pPr>
        <w:pStyle w:val="a3"/>
        <w:spacing w:before="120"/>
        <w:rPr>
          <w:rtl/>
        </w:rPr>
        <w:pPrChange w:id="90026" w:author="קלוד" w:date="2026-10-08T12:08:16Z">
          <w:pPr>
            <w:pStyle w:val="a3"/>
          </w:pPr>
        </w:pPrChange>
      </w:pPr>
      <w:r w:rsidRPr="00FC280D">
        <w:rPr>
          <w:rtl/>
        </w:rPr>
        <w:t xml:space="preserve">ברך על </w:t>
      </w:r>
      <w:r w:rsidRPr="00CF550F">
        <w:rPr>
          <w:rStyle w:val="affffff0"/>
          <w:rtl/>
        </w:rPr>
        <w:t>היין שלפני המזון</w:t>
      </w:r>
      <w:r w:rsidRPr="00FC280D">
        <w:rPr>
          <w:rtl/>
        </w:rPr>
        <w:t xml:space="preserve"> - פטר</w:t>
      </w:r>
      <w:r w:rsidR="005175F4" w:rsidRPr="00FC280D">
        <w:rPr>
          <w:rtl/>
        </w:rPr>
        <w:t xml:space="preserve"> היין שלאחר המזון,</w:t>
      </w:r>
    </w:p>
    <w:p w14:paraId="6519EC00" w14:textId="77777777" w:rsidR="005175F4" w:rsidRPr="00E34F28" w:rsidRDefault="005175F4" w:rsidP="001619FE">
      <w:pPr>
        <w:pStyle w:val="a3"/>
        <w:rPr>
          <w:rtl/>
        </w:rPr>
      </w:pPr>
      <w:r w:rsidRPr="00FC280D">
        <w:rPr>
          <w:rtl/>
        </w:rPr>
        <w:t xml:space="preserve">ברך על </w:t>
      </w:r>
      <w:r w:rsidRPr="00CF550F">
        <w:rPr>
          <w:rStyle w:val="affffff0"/>
          <w:rtl/>
        </w:rPr>
        <w:t>הפרפרת שלפני המזון -</w:t>
      </w:r>
      <w:r w:rsidRPr="00FC280D">
        <w:rPr>
          <w:rtl/>
        </w:rPr>
        <w:t xml:space="preserve"> פטר הפרפרת שלאחר המזון,</w:t>
      </w:r>
    </w:p>
    <w:p w14:paraId="73757ECE" w14:textId="13A01670" w:rsidR="005175F4" w:rsidRPr="00E34F28" w:rsidRDefault="003859CF" w:rsidP="007B686F">
      <w:pPr>
        <w:pStyle w:val="a3"/>
        <w:rPr>
          <w:rtl/>
        </w:rPr>
      </w:pPr>
      <w:r w:rsidRPr="00FC280D">
        <w:rPr>
          <w:rtl/>
        </w:rPr>
        <w:t xml:space="preserve">ברך על </w:t>
      </w:r>
      <w:r w:rsidRPr="00CF550F">
        <w:rPr>
          <w:rStyle w:val="affffff0"/>
          <w:rtl/>
        </w:rPr>
        <w:t>הפת</w:t>
      </w:r>
      <w:r w:rsidRPr="00FC280D">
        <w:rPr>
          <w:rtl/>
        </w:rPr>
        <w:t xml:space="preserve"> </w:t>
      </w:r>
      <w:r w:rsidR="005175F4" w:rsidRPr="00FC280D">
        <w:rPr>
          <w:rtl/>
        </w:rPr>
        <w:t xml:space="preserve">פטר את הפרפרת, על </w:t>
      </w:r>
      <w:r w:rsidR="005175F4" w:rsidRPr="00CF550F">
        <w:rPr>
          <w:rStyle w:val="affffff0"/>
          <w:rtl/>
        </w:rPr>
        <w:t>הפרפרת</w:t>
      </w:r>
      <w:r w:rsidR="005175F4" w:rsidRPr="00FC280D">
        <w:rPr>
          <w:rtl/>
        </w:rPr>
        <w:t xml:space="preserve"> </w:t>
      </w:r>
      <w:r w:rsidR="007B686F">
        <w:rPr>
          <w:rFonts w:hint="cs"/>
          <w:rtl/>
        </w:rPr>
        <w:t>-</w:t>
      </w:r>
      <w:r w:rsidR="005175F4" w:rsidRPr="00FC280D">
        <w:rPr>
          <w:rtl/>
        </w:rPr>
        <w:t>לא פטר את הפת.</w:t>
      </w:r>
    </w:p>
    <w:p w14:paraId="7D8E9081" w14:textId="77777777" w:rsidR="005175F4" w:rsidRPr="00E34F28" w:rsidRDefault="0045168F" w:rsidP="007B686F">
      <w:pPr>
        <w:pStyle w:val="a3"/>
        <w:spacing w:after="60"/>
        <w:rPr>
          <w:rtl/>
        </w:rPr>
      </w:pPr>
      <w:r w:rsidRPr="00FC280D">
        <w:rPr>
          <w:rStyle w:val="affffff2"/>
          <w:rtl/>
        </w:rPr>
        <w:t>ב"ש</w:t>
      </w:r>
      <w:r w:rsidR="005175F4" w:rsidRPr="00E34F28">
        <w:rPr>
          <w:rStyle w:val="TanaimMishna"/>
          <w:rtl/>
          <w:rPrChange w:id="20013" w:author="קלוד" w:date="2026-10-06T10:08:25Z">
            <w:rPr>
              <w:rStyle w:val="afffff9"/>
              <w:rtl/>
            </w:rPr>
          </w:rPrChange>
        </w:rPr>
        <w:t xml:space="preserve">: </w:t>
      </w:r>
      <w:r w:rsidR="005175F4" w:rsidRPr="00FC280D">
        <w:rPr>
          <w:rtl/>
        </w:rPr>
        <w:t>אף לא מעשה קדרה.</w:t>
      </w:r>
    </w:p>
    <w:p w14:paraId="614AA5D0" w14:textId="7FFD5AFC" w:rsidR="00F26FDF" w:rsidRPr="00E34F28" w:rsidRDefault="0045168F" w:rsidP="001619FE">
      <w:pPr>
        <w:pStyle w:val="a3"/>
        <w:rPr>
          <w:rtl/>
        </w:rPr>
      </w:pPr>
      <w:r w:rsidRPr="00CF550F">
        <w:rPr>
          <w:rStyle w:val="affffff0"/>
          <w:rFonts w:hint="cs"/>
          <w:rtl/>
        </w:rPr>
        <w:t>ה</w:t>
      </w:r>
      <w:r w:rsidR="005175F4" w:rsidRPr="00CF550F">
        <w:rPr>
          <w:rStyle w:val="affffff0"/>
          <w:rtl/>
        </w:rPr>
        <w:t>יו יושבין</w:t>
      </w:r>
      <w:r w:rsidR="005175F4" w:rsidRPr="00FC280D">
        <w:rPr>
          <w:rtl/>
        </w:rPr>
        <w:t xml:space="preserve"> כל אחד מברך לעצמו, </w:t>
      </w:r>
    </w:p>
    <w:p w14:paraId="07C80DA2" w14:textId="37AD4B7A" w:rsidR="005175F4" w:rsidRPr="00E34F28" w:rsidRDefault="005175F4" w:rsidP="001619FE">
      <w:pPr>
        <w:pStyle w:val="a3"/>
        <w:rPr>
          <w:rtl/>
        </w:rPr>
      </w:pPr>
      <w:r w:rsidRPr="00CF550F">
        <w:rPr>
          <w:rStyle w:val="affffff0"/>
          <w:rtl/>
        </w:rPr>
        <w:t>הסבו</w:t>
      </w:r>
      <w:r w:rsidRPr="00FC280D">
        <w:rPr>
          <w:rtl/>
        </w:rPr>
        <w:t xml:space="preserve"> - אחד מברך לכולן.</w:t>
      </w:r>
    </w:p>
    <w:p w14:paraId="20BFB700" w14:textId="77777777" w:rsidR="005175F4" w:rsidRPr="00E34F28" w:rsidRDefault="005175F4" w:rsidP="001619FE">
      <w:pPr>
        <w:pStyle w:val="a3"/>
        <w:rPr>
          <w:rtl/>
        </w:rPr>
      </w:pPr>
      <w:r w:rsidRPr="00CF550F">
        <w:rPr>
          <w:rStyle w:val="affffff0"/>
          <w:rtl/>
        </w:rPr>
        <w:t>בא להם יין בתוך המזון -</w:t>
      </w:r>
      <w:r w:rsidRPr="00FC280D">
        <w:rPr>
          <w:rtl/>
        </w:rPr>
        <w:t xml:space="preserve"> כל אחד ואחד מברך לעצמו.</w:t>
      </w:r>
    </w:p>
    <w:p w14:paraId="75DC48D9" w14:textId="77777777" w:rsidR="00FC280D" w:rsidRPr="00E34F28" w:rsidRDefault="005175F4" w:rsidP="001619FE">
      <w:pPr>
        <w:pStyle w:val="a3"/>
        <w:rPr>
          <w:rtl/>
        </w:rPr>
      </w:pPr>
      <w:r w:rsidRPr="00CF550F">
        <w:rPr>
          <w:rStyle w:val="affffff0"/>
          <w:rtl/>
        </w:rPr>
        <w:t>אחר המזון -</w:t>
      </w:r>
      <w:r w:rsidRPr="00FC280D">
        <w:rPr>
          <w:rtl/>
        </w:rPr>
        <w:t xml:space="preserve"> אחד מברך לכולם, והוא אומר על המוגמר, </w:t>
      </w:r>
    </w:p>
    <w:p w14:paraId="1EE3A279" w14:textId="5F63D125" w:rsidR="00470C2A" w:rsidRDefault="005175F4" w:rsidP="001619FE">
      <w:pPr>
        <w:pStyle w:val="a3"/>
        <w:rPr>
          <w:rtl/>
        </w:rPr>
      </w:pPr>
      <w:r w:rsidRPr="00FC280D">
        <w:rPr>
          <w:rtl/>
        </w:rPr>
        <w:t>ואע"פ שאין מביאין את המוגמר אלא לאחר סעודה.</w:t>
      </w:r>
    </w:p>
    <w:p w14:paraId="135B5C53" w14:textId="77777777" w:rsidR="00470C2A" w:rsidRDefault="00470C2A">
      <w:pPr>
        <w:bidi w:val="0"/>
        <w:spacing w:after="160" w:line="259" w:lineRule="auto"/>
        <w:jc w:val="left"/>
        <w:rPr>
          <w:rFonts w:ascii="Fb Fontext" w:hAnsi="Fb Fontext" w:cs="BA Vilna Bold"/>
          <w:spacing w:val="4"/>
          <w:sz w:val="18"/>
          <w:shd w:val="clear" w:color="auto" w:fill="F2F2F2" w:themeFill="background1" w:themeFillShade="F2"/>
          <w:rtl/>
        </w:rPr>
      </w:pPr>
      <w:r>
        <w:rPr>
          <w:rtl/>
        </w:rPr>
        <w:br w:type="page"/>
      </w:r>
    </w:p>
    <w:p w14:paraId="374B7B19" w14:textId="77777777" w:rsidR="005175F4" w:rsidRPr="00E34F28" w:rsidRDefault="005175F4" w:rsidP="00EC0DC4">
      <w:pPr>
        <w:pStyle w:val="af2"/>
        <w:framePr w:wrap="around"/>
        <w:rPr>
          <w:rtl/>
        </w:rPr>
      </w:pPr>
      <w:r w:rsidRPr="009757B9">
        <w:rPr>
          <w:rtl/>
        </w:rPr>
        <w:lastRenderedPageBreak/>
        <w:t>מב:</w:t>
      </w:r>
    </w:p>
    <w:p w14:paraId="65BE4BF7" w14:textId="77777777" w:rsidR="006225C1" w:rsidRPr="00E34F28" w:rsidRDefault="006225C1" w:rsidP="00470C2A">
      <w:pPr>
        <w:pStyle w:val="afffffe"/>
        <w:rPr>
          <w:rtl/>
        </w:rPr>
      </w:pPr>
      <w:ins w:id="9856" w:author="מספור קטעי משנה" w:date="2026-10-06T06:45:16Z">
        <w:r>
          <w:rPr>
            <w:rStyle w:val="MisparKeta"/>
          </w:rPr>
          <w:t xml:space="preserve">ב. </w:t>
        </w:r>
      </w:ins>
      <w:bookmarkStart w:id="1342" w:name="_Toc193636212"/>
      <w:bookmarkStart w:id="1343" w:name="_Toc216184822"/>
      <w:r w:rsidRPr="006225C1">
        <w:rPr>
          <w:rFonts w:hint="cs"/>
          <w:rtl/>
        </w:rPr>
        <w:t>פטר היין שלאחר המזון</w:t>
      </w:r>
      <w:bookmarkEnd w:id="1342"/>
      <w:bookmarkEnd w:id="1343"/>
      <w:r w:rsidRPr="006225C1">
        <w:rPr>
          <w:rFonts w:hint="cs"/>
          <w:rtl/>
        </w:rPr>
        <w:t xml:space="preserve"> </w:t>
      </w:r>
    </w:p>
    <w:p w14:paraId="04564796" w14:textId="78D559BB" w:rsidR="00A24328" w:rsidRDefault="005175F4" w:rsidP="009A59D1">
      <w:pPr>
        <w:pStyle w:val="38"/>
        <w:framePr w:wrap="notBeside"/>
        <w:rPr>
          <w:rtl/>
        </w:rPr>
      </w:pPr>
      <w:r w:rsidRPr="00660D7A">
        <w:rPr>
          <w:rFonts w:hint="cs"/>
          <w:rtl/>
        </w:rPr>
        <w:t>מ</w:t>
      </w:r>
      <w:r w:rsidRPr="00660D7A">
        <w:rPr>
          <w:rtl/>
        </w:rPr>
        <w:t>רי"ו</w:t>
      </w:r>
      <w:r w:rsidR="009B14FE">
        <w:rPr>
          <w:rtl/>
        </w:rPr>
        <w:t>:</w:t>
      </w:r>
    </w:p>
    <w:p w14:paraId="5075336C" w14:textId="78418348" w:rsidR="00CB6FD5" w:rsidRPr="000528DA" w:rsidRDefault="005175F4" w:rsidP="000528DA">
      <w:pPr>
        <w:rPr>
          <w:rtl/>
        </w:rPr>
      </w:pPr>
      <w:bookmarkStart w:id="1344" w:name="_Toc193636213"/>
      <w:bookmarkStart w:id="1345" w:name="_Toc216184823"/>
      <w:r w:rsidRPr="00A10336">
        <w:rPr>
          <w:rStyle w:val="30"/>
          <w:rFonts w:hint="cs"/>
          <w:rtl/>
        </w:rPr>
        <w:t xml:space="preserve">דווקא </w:t>
      </w:r>
      <w:r w:rsidRPr="00A10336">
        <w:rPr>
          <w:rStyle w:val="30"/>
          <w:rtl/>
        </w:rPr>
        <w:t>בשבתות וי</w:t>
      </w:r>
      <w:r w:rsidRPr="00A10336">
        <w:rPr>
          <w:rStyle w:val="30"/>
          <w:rFonts w:hint="cs"/>
          <w:rtl/>
        </w:rPr>
        <w:t>ו"ט</w:t>
      </w:r>
      <w:r w:rsidRPr="00A10336">
        <w:rPr>
          <w:rStyle w:val="30"/>
          <w:rtl/>
        </w:rPr>
        <w:t>,</w:t>
      </w:r>
      <w:bookmarkEnd w:id="1344"/>
      <w:bookmarkEnd w:id="1345"/>
      <w:r w:rsidRPr="000528DA">
        <w:rPr>
          <w:rFonts w:ascii="Fb Fontext" w:hAnsi="Fb Fontext"/>
          <w:rtl/>
        </w:rPr>
        <w:t xml:space="preserve"> הואיל וקובע סעוד</w:t>
      </w:r>
      <w:r w:rsidR="00F26FDF" w:rsidRPr="000528DA">
        <w:rPr>
          <w:rFonts w:ascii="Fb Fontext" w:hAnsi="Fb Fontext"/>
          <w:rtl/>
        </w:rPr>
        <w:t xml:space="preserve">תו על היין, </w:t>
      </w:r>
    </w:p>
    <w:p w14:paraId="3B429744" w14:textId="77777777" w:rsidR="005175F4" w:rsidRPr="000528DA" w:rsidRDefault="00F26FDF" w:rsidP="000528DA">
      <w:pPr>
        <w:rPr>
          <w:rtl/>
        </w:rPr>
      </w:pPr>
      <w:r w:rsidRPr="000528DA">
        <w:rPr>
          <w:rFonts w:ascii="Fb Fontext" w:hAnsi="Fb Fontext"/>
          <w:rtl/>
        </w:rPr>
        <w:t>אבל בשאר ימות השנה</w:t>
      </w:r>
      <w:r w:rsidR="005175F4" w:rsidRPr="000528DA">
        <w:rPr>
          <w:rFonts w:ascii="Fb Fontext" w:hAnsi="Fb Fontext"/>
          <w:rtl/>
        </w:rPr>
        <w:t xml:space="preserve"> מברך על כל כוס וכוס.</w:t>
      </w:r>
    </w:p>
    <w:p w14:paraId="2EDA540F" w14:textId="56B0DB15" w:rsidR="00A24328" w:rsidRDefault="005175F4" w:rsidP="009A59D1">
      <w:pPr>
        <w:pStyle w:val="38"/>
        <w:framePr w:wrap="notBeside"/>
        <w:rPr>
          <w:rtl/>
        </w:rPr>
      </w:pPr>
      <w:r w:rsidRPr="00660D7A">
        <w:rPr>
          <w:rFonts w:hint="cs"/>
          <w:rtl/>
        </w:rPr>
        <w:t>מ</w:t>
      </w:r>
      <w:r w:rsidRPr="00660D7A">
        <w:rPr>
          <w:rtl/>
        </w:rPr>
        <w:t>ריב"ל</w:t>
      </w:r>
      <w:r w:rsidR="009B14FE">
        <w:rPr>
          <w:rtl/>
        </w:rPr>
        <w:t>:</w:t>
      </w:r>
    </w:p>
    <w:p w14:paraId="04B1EE2A" w14:textId="4EE47E9E" w:rsidR="005175F4" w:rsidRPr="000528DA" w:rsidRDefault="005175F4" w:rsidP="007B686F">
      <w:pPr>
        <w:spacing w:after="60"/>
        <w:rPr>
          <w:rtl/>
        </w:rPr>
      </w:pPr>
      <w:bookmarkStart w:id="1346" w:name="_Toc193636214"/>
      <w:bookmarkStart w:id="1347" w:name="_Toc216184824"/>
      <w:r w:rsidRPr="00A10336">
        <w:rPr>
          <w:rStyle w:val="30"/>
          <w:rFonts w:hint="cs"/>
          <w:rtl/>
        </w:rPr>
        <w:t>דווקא</w:t>
      </w:r>
      <w:r w:rsidRPr="00A10336">
        <w:rPr>
          <w:rStyle w:val="30"/>
          <w:rtl/>
        </w:rPr>
        <w:t xml:space="preserve"> בשבתות וי</w:t>
      </w:r>
      <w:r w:rsidRPr="00A10336">
        <w:rPr>
          <w:rStyle w:val="30"/>
          <w:rFonts w:hint="cs"/>
          <w:rtl/>
        </w:rPr>
        <w:t>ו"ט</w:t>
      </w:r>
      <w:r w:rsidRPr="00A10336">
        <w:rPr>
          <w:rStyle w:val="30"/>
          <w:rtl/>
        </w:rPr>
        <w:t>,</w:t>
      </w:r>
      <w:bookmarkEnd w:id="1346"/>
      <w:bookmarkEnd w:id="1347"/>
      <w:r w:rsidRPr="000528DA">
        <w:rPr>
          <w:rFonts w:ascii="Fb Fontext" w:hAnsi="Fb Fontext"/>
          <w:sz w:val="20"/>
          <w:rtl/>
        </w:rPr>
        <w:t xml:space="preserve"> ובשעה שיוצא מבית המרחץ, ובשעת הקזת דם, הואיל וקובע סעודתו על היין, אבל </w:t>
      </w:r>
      <w:r w:rsidR="00F26FDF" w:rsidRPr="000528DA">
        <w:rPr>
          <w:rFonts w:ascii="Fb Fontext" w:hAnsi="Fb Fontext"/>
          <w:sz w:val="20"/>
          <w:rtl/>
        </w:rPr>
        <w:t>בשאר ימות השנה</w:t>
      </w:r>
      <w:r w:rsidRPr="000528DA">
        <w:rPr>
          <w:rFonts w:ascii="Fb Fontext" w:hAnsi="Fb Fontext"/>
          <w:sz w:val="20"/>
          <w:rtl/>
        </w:rPr>
        <w:t xml:space="preserve"> מברך על כל כוס וכוס.</w:t>
      </w:r>
    </w:p>
    <w:p w14:paraId="03541FCD" w14:textId="77777777" w:rsidR="00A24328" w:rsidRDefault="005175F4" w:rsidP="009A59D1">
      <w:pPr>
        <w:pStyle w:val="38"/>
        <w:framePr w:wrap="notBeside"/>
        <w:rPr>
          <w:rtl/>
        </w:rPr>
      </w:pPr>
      <w:r w:rsidRPr="00660D7A">
        <w:rPr>
          <w:rFonts w:hint="cs"/>
          <w:rtl/>
        </w:rPr>
        <w:t>רב</w:t>
      </w:r>
      <w:r w:rsidRPr="00660D7A">
        <w:rPr>
          <w:rtl/>
        </w:rPr>
        <w:t>"</w:t>
      </w:r>
      <w:r w:rsidRPr="00660D7A">
        <w:rPr>
          <w:rFonts w:hint="cs"/>
          <w:rtl/>
        </w:rPr>
        <w:t>מ</w:t>
      </w:r>
      <w:r w:rsidR="00A24328">
        <w:rPr>
          <w:rtl/>
        </w:rPr>
        <w:t>:</w:t>
      </w:r>
    </w:p>
    <w:p w14:paraId="5F4FF76F" w14:textId="7E4DA231" w:rsidR="005175F4" w:rsidRPr="000528DA" w:rsidRDefault="00CB6FD5" w:rsidP="007B686F">
      <w:pPr>
        <w:spacing w:after="60"/>
        <w:rPr>
          <w:rtl/>
        </w:rPr>
      </w:pPr>
      <w:r w:rsidRPr="00E34F28">
        <w:rPr>
          <w:rStyle w:val="afffff9"/>
          <w:rFonts w:hint="cs"/>
          <w:rtl/>
        </w:rPr>
        <w:t xml:space="preserve">כשבא </w:t>
      </w:r>
      <w:r w:rsidR="005175F4" w:rsidRPr="00E34F28">
        <w:rPr>
          <w:rStyle w:val="afffff9"/>
          <w:rFonts w:hint="cs"/>
          <w:rtl/>
        </w:rPr>
        <w:t>לרבא</w:t>
      </w:r>
      <w:r w:rsidR="005175F4" w:rsidRPr="000528DA">
        <w:rPr>
          <w:rFonts w:ascii="Fb Fontext" w:hAnsi="Fb Fontext" w:hint="cs"/>
          <w:rtl/>
        </w:rPr>
        <w:t xml:space="preserve"> </w:t>
      </w:r>
      <w:r w:rsidR="005175F4" w:rsidRPr="005B28A3">
        <w:rPr>
          <w:rFonts w:ascii="Fb Fontext" w:hAnsi="Fb Fontext" w:hint="cs"/>
          <w:spacing w:val="-2"/>
          <w:rtl/>
        </w:rPr>
        <w:t>בחול ראהו מברך לפני ואחרי המזון</w:t>
      </w:r>
      <w:r w:rsidR="005175F4" w:rsidRPr="000528DA">
        <w:rPr>
          <w:rFonts w:ascii="Fb Fontext" w:hAnsi="Fb Fontext" w:hint="cs"/>
          <w:rtl/>
        </w:rPr>
        <w:t xml:space="preserve"> </w:t>
      </w:r>
      <w:r w:rsidR="005175F4" w:rsidRPr="00E34F28">
        <w:rPr>
          <w:rStyle w:val="afffff9"/>
          <w:rFonts w:hint="cs"/>
          <w:rtl/>
        </w:rPr>
        <w:t>א</w:t>
      </w:r>
      <w:r w:rsidR="005175F4" w:rsidRPr="00E34F28">
        <w:rPr>
          <w:rStyle w:val="afffff9"/>
          <w:rtl/>
        </w:rPr>
        <w:t>"</w:t>
      </w:r>
      <w:r w:rsidR="005175F4" w:rsidRPr="00E34F28">
        <w:rPr>
          <w:rStyle w:val="afffff9"/>
          <w:rFonts w:hint="cs"/>
          <w:rtl/>
        </w:rPr>
        <w:t>ל</w:t>
      </w:r>
      <w:r w:rsidR="005175F4" w:rsidRPr="00E34F28">
        <w:rPr>
          <w:rStyle w:val="afffff9"/>
          <w:rtl/>
        </w:rPr>
        <w:t xml:space="preserve">: </w:t>
      </w:r>
      <w:r w:rsidR="005175F4" w:rsidRPr="000528DA">
        <w:rPr>
          <w:rFonts w:ascii="Fb Fontext" w:hAnsi="Fb Fontext"/>
          <w:rtl/>
        </w:rPr>
        <w:t xml:space="preserve">יישר, וכן אמר </w:t>
      </w:r>
      <w:r w:rsidR="005175F4" w:rsidRPr="00E34F28">
        <w:rPr>
          <w:rStyle w:val="afffff9"/>
          <w:rtl/>
        </w:rPr>
        <w:t>ריב"ל</w:t>
      </w:r>
      <w:r w:rsidR="005175F4" w:rsidRPr="000528DA">
        <w:rPr>
          <w:rFonts w:ascii="Fb Fontext" w:hAnsi="Fb Fontext"/>
          <w:rtl/>
        </w:rPr>
        <w:t>.</w:t>
      </w:r>
    </w:p>
    <w:p w14:paraId="42C3093B" w14:textId="77777777" w:rsidR="00A24328" w:rsidRDefault="005175F4" w:rsidP="009A59D1">
      <w:pPr>
        <w:pStyle w:val="38"/>
        <w:framePr w:wrap="notBeside"/>
        <w:rPr>
          <w:rtl/>
        </w:rPr>
      </w:pPr>
      <w:r w:rsidRPr="00660D7A">
        <w:rPr>
          <w:rtl/>
        </w:rPr>
        <w:t>ר</w:t>
      </w:r>
      <w:r w:rsidRPr="00660D7A">
        <w:rPr>
          <w:rFonts w:hint="cs"/>
          <w:rtl/>
        </w:rPr>
        <w:t>יב</w:t>
      </w:r>
      <w:r w:rsidRPr="00660D7A">
        <w:rPr>
          <w:rtl/>
        </w:rPr>
        <w:t>"</w:t>
      </w:r>
      <w:r w:rsidRPr="00660D7A">
        <w:rPr>
          <w:rFonts w:hint="cs"/>
          <w:rtl/>
        </w:rPr>
        <w:t>י</w:t>
      </w:r>
      <w:r w:rsidR="00A24328">
        <w:rPr>
          <w:rtl/>
        </w:rPr>
        <w:t>:</w:t>
      </w:r>
    </w:p>
    <w:p w14:paraId="020C619E" w14:textId="4D54A176" w:rsidR="005175F4" w:rsidRPr="005B28A3" w:rsidRDefault="005175F4" w:rsidP="007B686F">
      <w:pPr>
        <w:rPr>
          <w:spacing w:val="-4"/>
          <w:rtl/>
        </w:rPr>
      </w:pPr>
      <w:r w:rsidRPr="005B28A3">
        <w:rPr>
          <w:rStyle w:val="afffff9"/>
          <w:rFonts w:hint="cs"/>
          <w:spacing w:val="-4"/>
          <w:rtl/>
        </w:rPr>
        <w:t>כשהגיע לאביי ביו</w:t>
      </w:r>
      <w:r w:rsidRPr="005B28A3">
        <w:rPr>
          <w:rStyle w:val="afffff9"/>
          <w:spacing w:val="-4"/>
          <w:rtl/>
        </w:rPr>
        <w:t>"</w:t>
      </w:r>
      <w:r w:rsidRPr="005B28A3">
        <w:rPr>
          <w:rStyle w:val="afffff9"/>
          <w:rFonts w:hint="cs"/>
          <w:spacing w:val="-4"/>
          <w:rtl/>
        </w:rPr>
        <w:t>ט</w:t>
      </w:r>
      <w:r w:rsidRPr="005B28A3">
        <w:rPr>
          <w:rFonts w:hint="cs"/>
          <w:spacing w:val="-4"/>
          <w:rtl/>
        </w:rPr>
        <w:t xml:space="preserve"> ראהו מברך </w:t>
      </w:r>
      <w:r w:rsidRPr="005B28A3">
        <w:rPr>
          <w:spacing w:val="-4"/>
          <w:rtl/>
        </w:rPr>
        <w:t>אכל כ</w:t>
      </w:r>
      <w:r w:rsidR="00F26FDF" w:rsidRPr="005B28A3">
        <w:rPr>
          <w:rFonts w:hint="cs"/>
          <w:spacing w:val="-4"/>
          <w:rtl/>
        </w:rPr>
        <w:t>וס וכוס</w:t>
      </w:r>
      <w:r w:rsidRPr="005B28A3">
        <w:rPr>
          <w:spacing w:val="-4"/>
          <w:rtl/>
        </w:rPr>
        <w:t>.</w:t>
      </w:r>
      <w:r w:rsidRPr="005B28A3">
        <w:rPr>
          <w:rFonts w:hint="cs"/>
          <w:spacing w:val="-4"/>
          <w:rtl/>
        </w:rPr>
        <w:t xml:space="preserve"> </w:t>
      </w:r>
      <w:r w:rsidRPr="005B28A3">
        <w:rPr>
          <w:rStyle w:val="afffff9"/>
          <w:rFonts w:hint="cs"/>
          <w:spacing w:val="-4"/>
          <w:rtl/>
        </w:rPr>
        <w:t>וא</w:t>
      </w:r>
      <w:r w:rsidRPr="005B28A3">
        <w:rPr>
          <w:rStyle w:val="afffff9"/>
          <w:spacing w:val="-4"/>
          <w:rtl/>
        </w:rPr>
        <w:t>"</w:t>
      </w:r>
      <w:r w:rsidRPr="005B28A3">
        <w:rPr>
          <w:rStyle w:val="afffff9"/>
          <w:rFonts w:hint="cs"/>
          <w:spacing w:val="-4"/>
          <w:rtl/>
        </w:rPr>
        <w:t>ל</w:t>
      </w:r>
      <w:r w:rsidRPr="005B28A3">
        <w:rPr>
          <w:rFonts w:hint="cs"/>
          <w:spacing w:val="-4"/>
          <w:rtl/>
        </w:rPr>
        <w:t xml:space="preserve"> דכיון שנמלך הוא לכן בירך</w:t>
      </w:r>
      <w:r w:rsidR="00CB6FD5" w:rsidRPr="005B28A3">
        <w:rPr>
          <w:rFonts w:hint="cs"/>
          <w:spacing w:val="-4"/>
          <w:rtl/>
        </w:rPr>
        <w:t>.</w:t>
      </w:r>
    </w:p>
    <w:p w14:paraId="7B3CB495" w14:textId="77777777" w:rsidR="005175F4" w:rsidRPr="00E34F28" w:rsidRDefault="005175F4" w:rsidP="000F6DD4">
      <w:pPr>
        <w:pStyle w:val="afffffc"/>
        <w:rPr>
          <w:rtl/>
        </w:rPr>
      </w:pPr>
      <w:bookmarkStart w:id="1348" w:name="_Toc193636215"/>
      <w:bookmarkStart w:id="1349" w:name="_Toc216184825"/>
      <w:r w:rsidRPr="00CB6FD5">
        <w:rPr>
          <w:rtl/>
        </w:rPr>
        <w:t xml:space="preserve">בא להם יין בתוך המזון, </w:t>
      </w:r>
      <w:r w:rsidR="00CB6FD5">
        <w:rPr>
          <w:rFonts w:hint="cs"/>
          <w:rtl/>
        </w:rPr>
        <w:t>אם</w:t>
      </w:r>
      <w:r w:rsidRPr="00CB6FD5">
        <w:rPr>
          <w:rFonts w:hint="cs"/>
          <w:rtl/>
        </w:rPr>
        <w:t xml:space="preserve"> פוטר </w:t>
      </w:r>
      <w:r w:rsidRPr="00CB6FD5">
        <w:rPr>
          <w:rtl/>
        </w:rPr>
        <w:t>היין שלאחר המזו</w:t>
      </w:r>
      <w:r w:rsidR="00CB6FD5">
        <w:rPr>
          <w:rFonts w:hint="cs"/>
          <w:rtl/>
        </w:rPr>
        <w:t>ן</w:t>
      </w:r>
      <w:bookmarkEnd w:id="1348"/>
      <w:bookmarkEnd w:id="1349"/>
    </w:p>
    <w:p w14:paraId="49959225" w14:textId="0E1BCBA5" w:rsidR="00A24328" w:rsidRDefault="005175F4" w:rsidP="009A59D1">
      <w:pPr>
        <w:pStyle w:val="38"/>
        <w:framePr w:wrap="notBeside"/>
        <w:rPr>
          <w:rtl/>
        </w:rPr>
      </w:pPr>
      <w:r w:rsidRPr="00660D7A">
        <w:rPr>
          <w:rtl/>
        </w:rPr>
        <w:t>את"ל</w:t>
      </w:r>
      <w:r w:rsidR="009B14FE">
        <w:rPr>
          <w:rtl/>
        </w:rPr>
        <w:t>:</w:t>
      </w:r>
    </w:p>
    <w:p w14:paraId="62E8ABF7" w14:textId="4F45F35A" w:rsidR="00CB6FD5" w:rsidRPr="000528DA" w:rsidRDefault="005175F4" w:rsidP="000528DA">
      <w:pPr>
        <w:rPr>
          <w:rtl/>
        </w:rPr>
      </w:pPr>
      <w:r w:rsidRPr="000528DA">
        <w:rPr>
          <w:rtl/>
        </w:rPr>
        <w:t xml:space="preserve">ברך על היין שלפני </w:t>
      </w:r>
      <w:r w:rsidR="00F26FDF" w:rsidRPr="000528DA">
        <w:rPr>
          <w:rtl/>
        </w:rPr>
        <w:t>המזון פוטר היין שאחר המזון</w:t>
      </w:r>
      <w:r w:rsidRPr="000528DA">
        <w:rPr>
          <w:rtl/>
        </w:rPr>
        <w:t xml:space="preserve"> </w:t>
      </w:r>
    </w:p>
    <w:p w14:paraId="131A1C0B" w14:textId="77777777" w:rsidR="005175F4" w:rsidRPr="000528DA" w:rsidRDefault="005175F4" w:rsidP="000528DA">
      <w:pPr>
        <w:rPr>
          <w:rtl/>
        </w:rPr>
      </w:pPr>
      <w:r w:rsidRPr="000528DA">
        <w:rPr>
          <w:rtl/>
        </w:rPr>
        <w:t>משום דזה לשתות וזה לשתות,</w:t>
      </w:r>
    </w:p>
    <w:p w14:paraId="4E03830F" w14:textId="14C2A8F7" w:rsidR="00A24328" w:rsidRDefault="00F26FDF" w:rsidP="009A59D1">
      <w:pPr>
        <w:pStyle w:val="38"/>
        <w:framePr w:wrap="notBeside"/>
        <w:rPr>
          <w:rtl/>
        </w:rPr>
      </w:pPr>
      <w:r w:rsidRPr="00660D7A">
        <w:rPr>
          <w:rtl/>
        </w:rPr>
        <w:t xml:space="preserve">אבל </w:t>
      </w:r>
      <w:r w:rsidR="001821B2" w:rsidRPr="00660D7A">
        <w:rPr>
          <w:rtl/>
        </w:rPr>
        <w:t>כאן</w:t>
      </w:r>
      <w:r w:rsidR="009B14FE">
        <w:rPr>
          <w:rtl/>
        </w:rPr>
        <w:t>:</w:t>
      </w:r>
    </w:p>
    <w:p w14:paraId="6BB28864" w14:textId="0A14761A" w:rsidR="005175F4" w:rsidRPr="000528DA" w:rsidRDefault="00F26FDF" w:rsidP="000528DA">
      <w:pPr>
        <w:rPr>
          <w:rtl/>
        </w:rPr>
      </w:pPr>
      <w:r w:rsidRPr="000528DA">
        <w:rPr>
          <w:rtl/>
        </w:rPr>
        <w:t>דזה לשתות וזה לשרות</w:t>
      </w:r>
      <w:r w:rsidR="005175F4" w:rsidRPr="000528DA">
        <w:rPr>
          <w:rtl/>
        </w:rPr>
        <w:t xml:space="preserve"> לא. </w:t>
      </w:r>
      <w:r w:rsidR="00F44FB1" w:rsidRPr="00A10336">
        <w:rPr>
          <w:rStyle w:val="30"/>
          <w:rFonts w:hint="cs"/>
          <w:rtl/>
        </w:rPr>
        <w:t>או</w:t>
      </w:r>
      <w:r w:rsidR="005175F4" w:rsidRPr="000528DA">
        <w:rPr>
          <w:rtl/>
        </w:rPr>
        <w:t xml:space="preserve"> לא שנא?</w:t>
      </w:r>
    </w:p>
    <w:p w14:paraId="708ACFB0" w14:textId="6FF0EA08" w:rsidR="005175F4" w:rsidRPr="000528DA" w:rsidRDefault="005175F4" w:rsidP="007B686F">
      <w:pPr>
        <w:rPr>
          <w:rtl/>
        </w:rPr>
      </w:pPr>
      <w:r w:rsidRPr="00E34F28">
        <w:rPr>
          <w:rStyle w:val="afffff9"/>
          <w:rtl/>
        </w:rPr>
        <w:t>רב</w:t>
      </w:r>
      <w:r w:rsidRPr="00E34F28">
        <w:rPr>
          <w:rStyle w:val="afffff9"/>
          <w:rFonts w:hint="cs"/>
          <w:rtl/>
        </w:rPr>
        <w:t xml:space="preserve"> ר</w:t>
      </w:r>
      <w:r w:rsidRPr="00E34F28">
        <w:rPr>
          <w:rStyle w:val="afffff9"/>
          <w:rtl/>
        </w:rPr>
        <w:t>"</w:t>
      </w:r>
      <w:r w:rsidRPr="00E34F28">
        <w:rPr>
          <w:rStyle w:val="afffff9"/>
          <w:rFonts w:hint="cs"/>
          <w:rtl/>
        </w:rPr>
        <w:t>נ</w:t>
      </w:r>
      <w:r w:rsidRPr="00E34F28">
        <w:rPr>
          <w:rStyle w:val="afffff9"/>
          <w:rtl/>
        </w:rPr>
        <w:t xml:space="preserve">: </w:t>
      </w:r>
      <w:r w:rsidRPr="000528DA">
        <w:rPr>
          <w:rtl/>
        </w:rPr>
        <w:t xml:space="preserve">פוטר, </w:t>
      </w:r>
      <w:r w:rsidRPr="00E34F28">
        <w:rPr>
          <w:rStyle w:val="afffff9"/>
          <w:rtl/>
        </w:rPr>
        <w:t>ור</w:t>
      </w:r>
      <w:r w:rsidRPr="00E34F28">
        <w:rPr>
          <w:rStyle w:val="afffff9"/>
          <w:rFonts w:hint="cs"/>
          <w:rtl/>
        </w:rPr>
        <w:t>"כ ור"ש</w:t>
      </w:r>
      <w:r w:rsidRPr="00E34F28">
        <w:rPr>
          <w:rStyle w:val="afffff9"/>
          <w:rtl/>
        </w:rPr>
        <w:t xml:space="preserve">: </w:t>
      </w:r>
      <w:r w:rsidRPr="000528DA">
        <w:rPr>
          <w:rtl/>
        </w:rPr>
        <w:t>אינו פוטר.</w:t>
      </w:r>
      <w:r w:rsidR="007B686F">
        <w:rPr>
          <w:rFonts w:hint="cs"/>
          <w:rtl/>
        </w:rPr>
        <w:t xml:space="preserve"> </w:t>
      </w:r>
      <w:r w:rsidRPr="00E34F28">
        <w:rPr>
          <w:rStyle w:val="afffff9"/>
          <w:rFonts w:hint="cs"/>
          <w:rtl/>
        </w:rPr>
        <w:t>ר</w:t>
      </w:r>
      <w:r w:rsidRPr="00E34F28">
        <w:rPr>
          <w:rStyle w:val="afffff9"/>
          <w:rtl/>
        </w:rPr>
        <w:t>"</w:t>
      </w:r>
      <w:r w:rsidRPr="00E34F28">
        <w:rPr>
          <w:rStyle w:val="afffff9"/>
          <w:rFonts w:hint="cs"/>
          <w:rtl/>
        </w:rPr>
        <w:t>ה ור</w:t>
      </w:r>
      <w:r w:rsidRPr="00E34F28">
        <w:rPr>
          <w:rStyle w:val="afffff9"/>
          <w:rtl/>
        </w:rPr>
        <w:t>"</w:t>
      </w:r>
      <w:r w:rsidRPr="00E34F28">
        <w:rPr>
          <w:rStyle w:val="afffff9"/>
          <w:rFonts w:hint="cs"/>
          <w:rtl/>
        </w:rPr>
        <w:t>י וכל ת</w:t>
      </w:r>
      <w:r w:rsidR="00CB6FD5" w:rsidRPr="00E34F28">
        <w:rPr>
          <w:rStyle w:val="afffff9"/>
          <w:rtl/>
        </w:rPr>
        <w:t xml:space="preserve">למידי </w:t>
      </w:r>
      <w:r w:rsidRPr="00E34F28">
        <w:rPr>
          <w:rStyle w:val="afffff9"/>
          <w:rtl/>
        </w:rPr>
        <w:t xml:space="preserve">רב: </w:t>
      </w:r>
      <w:r w:rsidRPr="000528DA">
        <w:rPr>
          <w:rtl/>
        </w:rPr>
        <w:t>אינו פוטר.</w:t>
      </w:r>
    </w:p>
    <w:p w14:paraId="43FC2A75" w14:textId="55F241F9" w:rsidR="00A24328" w:rsidRDefault="005175F4" w:rsidP="009A59D1">
      <w:pPr>
        <w:pStyle w:val="38"/>
        <w:framePr w:wrap="notBeside"/>
        <w:rPr>
          <w:rtl/>
        </w:rPr>
      </w:pPr>
      <w:r w:rsidRPr="00660D7A">
        <w:rPr>
          <w:rFonts w:hint="cs"/>
          <w:rtl/>
        </w:rPr>
        <w:t>וה</w:t>
      </w:r>
      <w:r w:rsidRPr="00660D7A">
        <w:rPr>
          <w:rtl/>
        </w:rPr>
        <w:t>"</w:t>
      </w:r>
      <w:r w:rsidRPr="00660D7A">
        <w:rPr>
          <w:rFonts w:hint="cs"/>
          <w:rtl/>
        </w:rPr>
        <w:t>ק</w:t>
      </w:r>
      <w:r w:rsidR="00A24328">
        <w:rPr>
          <w:rtl/>
        </w:rPr>
        <w:t>:</w:t>
      </w:r>
    </w:p>
    <w:p w14:paraId="082A533C" w14:textId="77C7B874" w:rsidR="00F64167" w:rsidRDefault="005175F4" w:rsidP="000528DA">
      <w:pPr>
        <w:rPr>
          <w:rtl/>
        </w:rPr>
      </w:pPr>
      <w:r w:rsidRPr="000528DA">
        <w:rPr>
          <w:rtl/>
        </w:rPr>
        <w:t xml:space="preserve">אם לא בא יין בתוך </w:t>
      </w:r>
      <w:r w:rsidR="00CB6FD5" w:rsidRPr="000528DA">
        <w:rPr>
          <w:rtl/>
        </w:rPr>
        <w:t xml:space="preserve">המזון אלא </w:t>
      </w:r>
      <w:r w:rsidRPr="000528DA">
        <w:rPr>
          <w:rtl/>
        </w:rPr>
        <w:t>אחר ה</w:t>
      </w:r>
      <w:r w:rsidR="00F26FDF" w:rsidRPr="000528DA">
        <w:rPr>
          <w:rtl/>
        </w:rPr>
        <w:t xml:space="preserve">מזון </w:t>
      </w:r>
      <w:r w:rsidRPr="000528DA">
        <w:rPr>
          <w:rtl/>
        </w:rPr>
        <w:t>אחד מברך לכולם.</w:t>
      </w:r>
    </w:p>
    <w:p w14:paraId="152E2EC4" w14:textId="166051AF" w:rsidR="005175F4" w:rsidRPr="00E34F28" w:rsidRDefault="00683C59" w:rsidP="00F50A20">
      <w:pPr>
        <w:pStyle w:val="afffa"/>
        <w:rPr>
          <w:rtl/>
        </w:rPr>
      </w:pPr>
      <w:r>
        <w:rPr>
          <w:rFonts w:hint="cs"/>
          <w:rtl/>
        </w:rPr>
        <w:t>***</w:t>
      </w:r>
    </w:p>
    <w:p>
      <w:pPr>
        <w:pStyle w:val="MishnaBatzad"/>
        <w:rPr>
          <w:ins w:id="20128" w:author="קלוד" w:date="2026-10-06T10:08:25Z"/>
        </w:rPr>
      </w:pPr>
      <w:ins w:id="20127" w:author="קלוד" w:date="2026-10-06T10:08:25Z">
        <w:r>
          <w:t xml:space="preserve">משנה ה</w:t>
        </w:r>
      </w:ins>
    </w:p>
    <w:p w14:paraId="27C4E394" w14:textId="77777777" w:rsidR="00CB6FD5" w:rsidRPr="00CF550F" w:rsidRDefault="005175F4" w:rsidP="001619FE">
      <w:pPr>
        <w:pStyle w:val="a3"/>
        <w:spacing w:before="120"/>
        <w:rPr>
          <w:rStyle w:val="affffff0"/>
          <w:rtl/>
        </w:rPr>
        <w:pPrChange w:id="90027" w:author="קלוד" w:date="2026-10-08T12:08:16Z">
          <w:pPr>
            <w:pStyle w:val="a3"/>
          </w:pPr>
        </w:pPrChange>
      </w:pPr>
      <w:r w:rsidRPr="00CF550F">
        <w:rPr>
          <w:rStyle w:val="affffff0"/>
          <w:rtl/>
        </w:rPr>
        <w:t xml:space="preserve">ברך על הפת פטר את הפרפרת, </w:t>
      </w:r>
    </w:p>
    <w:p w14:paraId="475B7E74" w14:textId="77777777" w:rsidR="005175F4" w:rsidRPr="00E34F28" w:rsidRDefault="005175F4" w:rsidP="001619FE">
      <w:pPr>
        <w:pStyle w:val="a3"/>
        <w:rPr>
          <w:rtl/>
        </w:rPr>
      </w:pPr>
      <w:r w:rsidRPr="00B26742">
        <w:rPr>
          <w:rtl/>
        </w:rPr>
        <w:t>על הפרפרת לא פטר את הפת.</w:t>
      </w:r>
    </w:p>
    <w:p w14:paraId="1C0F123E" w14:textId="77777777" w:rsidR="005175F4" w:rsidRPr="00E34F28" w:rsidRDefault="00B26742" w:rsidP="00CF550F">
      <w:pPr>
        <w:pStyle w:val="a3"/>
        <w:spacing w:after="120"/>
        <w:rPr>
          <w:rtl/>
        </w:rPr>
      </w:pPr>
      <w:r w:rsidRPr="007A7B3E">
        <w:rPr>
          <w:rStyle w:val="affffff2"/>
          <w:rtl/>
        </w:rPr>
        <w:t>ב"ש</w:t>
      </w:r>
      <w:r w:rsidR="005175F4" w:rsidRPr="00E34F28">
        <w:rPr>
          <w:rStyle w:val="TanaimMishna"/>
          <w:rtl/>
          <w:rPrChange w:id="20014" w:author="קלוד" w:date="2026-10-06T10:08:25Z">
            <w:rPr>
              <w:rStyle w:val="afffff9"/>
              <w:rtl/>
            </w:rPr>
          </w:rPrChange>
        </w:rPr>
        <w:t xml:space="preserve">: </w:t>
      </w:r>
      <w:r w:rsidR="005175F4" w:rsidRPr="00B26742">
        <w:rPr>
          <w:rtl/>
        </w:rPr>
        <w:t>אף לא מעשה קדרה.</w:t>
      </w:r>
    </w:p>
    <w:p w14:paraId="093B8FCC" w14:textId="77777777" w:rsidR="006A2BB0" w:rsidRPr="000528DA" w:rsidRDefault="005175F4" w:rsidP="000528DA">
      <w:pPr>
        <w:rPr>
          <w:rtl/>
        </w:rPr>
      </w:pPr>
      <w:bookmarkStart w:id="1350" w:name="_Toc193636216"/>
      <w:bookmarkStart w:id="1351" w:name="_Toc216184826"/>
      <w:r w:rsidRPr="00A10336">
        <w:rPr>
          <w:rStyle w:val="30"/>
          <w:rtl/>
        </w:rPr>
        <w:t>איבעיא</w:t>
      </w:r>
      <w:bookmarkEnd w:id="1350"/>
      <w:bookmarkEnd w:id="1351"/>
      <w:r w:rsidRPr="00E34F28">
        <w:rPr>
          <w:rStyle w:val="afffff9"/>
          <w:rtl/>
        </w:rPr>
        <w:t>: ב"ש</w:t>
      </w:r>
      <w:r w:rsidRPr="000528DA">
        <w:rPr>
          <w:rtl/>
        </w:rPr>
        <w:t xml:space="preserve"> ארישא </w:t>
      </w:r>
      <w:r w:rsidR="006A2BB0" w:rsidRPr="000528DA">
        <w:rPr>
          <w:rFonts w:hint="cs"/>
          <w:rtl/>
        </w:rPr>
        <w:t xml:space="preserve">דאפי' מעשה קדאה לא פטרה </w:t>
      </w:r>
    </w:p>
    <w:p w14:paraId="413C3608" w14:textId="77777777" w:rsidR="00F64167" w:rsidRDefault="005175F4" w:rsidP="000528DA">
      <w:pPr>
        <w:rPr>
          <w:rtl/>
        </w:rPr>
      </w:pPr>
      <w:bookmarkStart w:id="1352" w:name="_Toc193636217"/>
      <w:bookmarkStart w:id="1353" w:name="_Toc216184827"/>
      <w:r w:rsidRPr="00A10336">
        <w:rPr>
          <w:rStyle w:val="30"/>
          <w:rFonts w:hint="cs"/>
          <w:rtl/>
        </w:rPr>
        <w:t>או</w:t>
      </w:r>
      <w:bookmarkEnd w:id="1352"/>
      <w:bookmarkEnd w:id="1353"/>
      <w:r w:rsidRPr="000528DA">
        <w:rPr>
          <w:rtl/>
        </w:rPr>
        <w:t xml:space="preserve"> אסיפא </w:t>
      </w:r>
      <w:r w:rsidR="006A2BB0" w:rsidRPr="000528DA">
        <w:rPr>
          <w:rFonts w:hint="cs"/>
          <w:rtl/>
        </w:rPr>
        <w:t>דברך על הפרפרת לא פטר מעשה קדרה,</w:t>
      </w:r>
      <w:r w:rsidR="006A2BB0" w:rsidRPr="00A10336">
        <w:rPr>
          <w:rStyle w:val="30"/>
          <w:rFonts w:hint="cs"/>
          <w:rtl/>
        </w:rPr>
        <w:t xml:space="preserve"> </w:t>
      </w:r>
      <w:r w:rsidRPr="00A10336">
        <w:rPr>
          <w:rStyle w:val="30"/>
          <w:rtl/>
        </w:rPr>
        <w:t>תיקו</w:t>
      </w:r>
      <w:r w:rsidRPr="000528DA">
        <w:rPr>
          <w:rtl/>
        </w:rPr>
        <w:t>.</w:t>
      </w:r>
    </w:p>
    <w:p w14:paraId="4D955981" w14:textId="5AC7E229" w:rsidR="005175F4" w:rsidRPr="00E34F28" w:rsidRDefault="00683C59" w:rsidP="00F50A20">
      <w:pPr>
        <w:pStyle w:val="afffa"/>
        <w:rPr>
          <w:del w:id="90029" w:author="מנוע עיצוב" w:date="2026-10-08T11:01:28Z"/>
          <w:rtl/>
        </w:rPr>
      </w:pPr>
      <w:del w:id="90028" w:author="מנוע עיצוב" w:date="2026-10-08T11:01:28Z">
        <w:r>
          <w:rPr>
            <w:rFonts w:hint="cs"/>
            <w:rtl/>
          </w:rPr>
          <w:delText xml:space="preserve">***</w:delText>
        </w:r>
      </w:del>
    </w:p>
    <w:p w14:paraId="759778AF" w14:textId="77777777" w:rsidR="005175F4" w:rsidRPr="00E34F28" w:rsidRDefault="005175F4" w:rsidP="000F6DD4">
      <w:pPr>
        <w:pStyle w:val="afffffc"/>
        <w:rPr>
          <w:rtl/>
        </w:rPr>
      </w:pPr>
      <w:bookmarkStart w:id="1354" w:name="_Toc193636218"/>
      <w:bookmarkStart w:id="1355" w:name="_Toc216184828"/>
      <w:r w:rsidRPr="007D462B">
        <w:rPr>
          <w:rtl/>
        </w:rPr>
        <w:t>היו יושבין כל אחד מברך לעצמו,</w:t>
      </w:r>
      <w:r w:rsidR="003A6499" w:rsidRPr="007D462B">
        <w:rPr>
          <w:rFonts w:hint="cs"/>
          <w:rtl/>
        </w:rPr>
        <w:t xml:space="preserve"> </w:t>
      </w:r>
      <w:r w:rsidR="006A2BB0">
        <w:rPr>
          <w:rtl/>
        </w:rPr>
        <w:t>הסבו</w:t>
      </w:r>
      <w:r w:rsidRPr="007D462B">
        <w:rPr>
          <w:rtl/>
        </w:rPr>
        <w:t xml:space="preserve"> אחד מברך לכולן.</w:t>
      </w:r>
      <w:bookmarkEnd w:id="1354"/>
      <w:bookmarkEnd w:id="1355"/>
    </w:p>
    <w:p w14:paraId="4EFDD513" w14:textId="77777777" w:rsidR="006A2BB0" w:rsidRPr="000528DA" w:rsidRDefault="005175F4" w:rsidP="000528DA">
      <w:pPr>
        <w:rPr>
          <w:rtl/>
        </w:rPr>
      </w:pPr>
      <w:bookmarkStart w:id="1356" w:name="_Toc193636219"/>
      <w:bookmarkStart w:id="1357" w:name="_Toc216184829"/>
      <w:r w:rsidRPr="00A10336">
        <w:rPr>
          <w:rStyle w:val="30"/>
          <w:rtl/>
        </w:rPr>
        <w:t>לא הסבו</w:t>
      </w:r>
      <w:bookmarkEnd w:id="1356"/>
      <w:bookmarkEnd w:id="1357"/>
      <w:r w:rsidRPr="000528DA">
        <w:rPr>
          <w:rFonts w:ascii="Fb Fontext" w:hAnsi="Fb Fontext"/>
          <w:rtl/>
        </w:rPr>
        <w:t xml:space="preserve"> - לא.</w:t>
      </w:r>
      <w:r w:rsidR="006D0C52" w:rsidRPr="000528DA">
        <w:rPr>
          <w:rFonts w:ascii="Fb Fontext" w:hAnsi="Fb Fontext" w:hint="cs"/>
          <w:rtl/>
        </w:rPr>
        <w:t xml:space="preserve"> </w:t>
      </w:r>
      <w:r w:rsidRPr="00A10336">
        <w:rPr>
          <w:rStyle w:val="30"/>
          <w:rtl/>
        </w:rPr>
        <w:t>ו</w:t>
      </w:r>
      <w:r w:rsidRPr="00A10336">
        <w:rPr>
          <w:rStyle w:val="30"/>
          <w:rFonts w:hint="cs"/>
          <w:rtl/>
        </w:rPr>
        <w:t>הך</w:t>
      </w:r>
      <w:r w:rsidRPr="000528DA">
        <w:rPr>
          <w:rFonts w:hint="cs"/>
          <w:rtl/>
        </w:rPr>
        <w:t xml:space="preserve"> ד</w:t>
      </w:r>
      <w:r w:rsidRPr="000528DA">
        <w:rPr>
          <w:rtl/>
        </w:rPr>
        <w:t xml:space="preserve">עשרה שהולכים בדרך, </w:t>
      </w:r>
    </w:p>
    <w:p w14:paraId="7AE40B59" w14:textId="77777777" w:rsidR="005175F4" w:rsidRPr="000528DA" w:rsidRDefault="006A2BB0" w:rsidP="000528DA">
      <w:pPr>
        <w:rPr>
          <w:rtl/>
        </w:rPr>
      </w:pPr>
      <w:r w:rsidRPr="000528DA">
        <w:rPr>
          <w:rFonts w:hint="cs"/>
          <w:rtl/>
        </w:rPr>
        <w:t xml:space="preserve">אפי' </w:t>
      </w:r>
      <w:r w:rsidR="005175F4" w:rsidRPr="000528DA">
        <w:rPr>
          <w:rtl/>
        </w:rPr>
        <w:t xml:space="preserve">שכולם </w:t>
      </w:r>
      <w:r w:rsidR="006225C1" w:rsidRPr="000528DA">
        <w:rPr>
          <w:rtl/>
        </w:rPr>
        <w:t>אוכלים מככר אחד</w:t>
      </w:r>
      <w:r w:rsidR="006225C1" w:rsidRPr="000528DA">
        <w:rPr>
          <w:rFonts w:hint="cs"/>
          <w:rtl/>
        </w:rPr>
        <w:t xml:space="preserve"> </w:t>
      </w:r>
      <w:r w:rsidR="006D0C52" w:rsidRPr="000528DA">
        <w:rPr>
          <w:rtl/>
        </w:rPr>
        <w:t>כ</w:t>
      </w:r>
      <w:r w:rsidR="006D0C52" w:rsidRPr="000528DA">
        <w:rPr>
          <w:rFonts w:hint="cs"/>
          <w:rtl/>
        </w:rPr>
        <w:t>או"א</w:t>
      </w:r>
      <w:r w:rsidR="005175F4" w:rsidRPr="000528DA">
        <w:rPr>
          <w:rtl/>
        </w:rPr>
        <w:t xml:space="preserve"> מברך לעצמו.</w:t>
      </w:r>
    </w:p>
    <w:p w14:paraId="1994402F" w14:textId="77777777" w:rsidR="006A2BB0" w:rsidRPr="000528DA" w:rsidRDefault="005175F4" w:rsidP="000528DA">
      <w:pPr>
        <w:rPr>
          <w:rtl/>
        </w:rPr>
      </w:pPr>
      <w:r w:rsidRPr="000528DA">
        <w:rPr>
          <w:rtl/>
        </w:rPr>
        <w:t xml:space="preserve">ישבו לאכול </w:t>
      </w:r>
      <w:r w:rsidRPr="000528DA">
        <w:rPr>
          <w:rFonts w:hint="cs"/>
          <w:rtl/>
        </w:rPr>
        <w:t>אפי</w:t>
      </w:r>
      <w:r w:rsidRPr="000528DA">
        <w:rPr>
          <w:rtl/>
        </w:rPr>
        <w:t>'</w:t>
      </w:r>
      <w:r w:rsidR="006A2BB0" w:rsidRPr="000528DA">
        <w:rPr>
          <w:rFonts w:hint="cs"/>
          <w:rtl/>
        </w:rPr>
        <w:t xml:space="preserve"> שלא הסבו</w:t>
      </w:r>
      <w:r w:rsidR="006D0C52" w:rsidRPr="000528DA">
        <w:rPr>
          <w:rtl/>
        </w:rPr>
        <w:t>,</w:t>
      </w:r>
    </w:p>
    <w:p w14:paraId="676EFF72" w14:textId="64196EE7" w:rsidR="005175F4" w:rsidRPr="000528DA" w:rsidRDefault="006D0C52" w:rsidP="000528DA">
      <w:pPr>
        <w:rPr>
          <w:rtl/>
        </w:rPr>
      </w:pPr>
      <w:r w:rsidRPr="000528DA">
        <w:rPr>
          <w:rtl/>
        </w:rPr>
        <w:t>א</w:t>
      </w:r>
      <w:r w:rsidRPr="000528DA">
        <w:rPr>
          <w:rFonts w:hint="cs"/>
          <w:rtl/>
        </w:rPr>
        <w:t>פי'</w:t>
      </w:r>
      <w:r w:rsidRPr="000528DA">
        <w:rPr>
          <w:rtl/>
        </w:rPr>
        <w:t xml:space="preserve"> שכ</w:t>
      </w:r>
      <w:r w:rsidR="005175F4" w:rsidRPr="000528DA">
        <w:rPr>
          <w:rtl/>
        </w:rPr>
        <w:t>א</w:t>
      </w:r>
      <w:r w:rsidR="005175F4" w:rsidRPr="000528DA">
        <w:rPr>
          <w:rFonts w:hint="cs"/>
          <w:rtl/>
        </w:rPr>
        <w:t xml:space="preserve">ו"א </w:t>
      </w:r>
      <w:r w:rsidRPr="000528DA">
        <w:rPr>
          <w:rtl/>
        </w:rPr>
        <w:t>אוכל מככרו</w:t>
      </w:r>
      <w:r w:rsidR="005175F4" w:rsidRPr="000528DA">
        <w:rPr>
          <w:rtl/>
        </w:rPr>
        <w:t xml:space="preserve"> אחד מברך לכולם.</w:t>
      </w:r>
    </w:p>
    <w:p w14:paraId="5B4C8304" w14:textId="58A973E0" w:rsidR="00A24328" w:rsidRDefault="005175F4" w:rsidP="009A59D1">
      <w:pPr>
        <w:pStyle w:val="38"/>
        <w:framePr w:wrap="notBeside"/>
        <w:rPr>
          <w:rtl/>
        </w:rPr>
      </w:pPr>
      <w:r w:rsidRPr="00660D7A">
        <w:rPr>
          <w:rFonts w:hint="cs"/>
          <w:rtl/>
        </w:rPr>
        <w:t>רנב"י</w:t>
      </w:r>
      <w:r w:rsidR="009B14FE">
        <w:rPr>
          <w:rtl/>
        </w:rPr>
        <w:t>:</w:t>
      </w:r>
    </w:p>
    <w:p w14:paraId="55687945" w14:textId="3BF5AF22" w:rsidR="005175F4" w:rsidRPr="000528DA" w:rsidRDefault="005175F4" w:rsidP="007B686F">
      <w:pPr>
        <w:spacing w:after="60"/>
        <w:rPr>
          <w:rtl/>
        </w:rPr>
      </w:pPr>
      <w:r w:rsidRPr="000528DA">
        <w:rPr>
          <w:rFonts w:hint="cs"/>
          <w:rtl/>
        </w:rPr>
        <w:t xml:space="preserve">באמרו נלך ונאכל לחם </w:t>
      </w:r>
      <w:r w:rsidRPr="000528DA">
        <w:rPr>
          <w:rtl/>
        </w:rPr>
        <w:t>ב</w:t>
      </w:r>
      <w:r w:rsidRPr="000528DA">
        <w:rPr>
          <w:rFonts w:hint="cs"/>
          <w:rtl/>
        </w:rPr>
        <w:t>מקום פלוני, אבל אי נתיישבו סתם לא.</w:t>
      </w:r>
    </w:p>
    <w:p w14:paraId="5A06F33D" w14:textId="363A78E0" w:rsidR="006D0C52" w:rsidRPr="000528DA" w:rsidRDefault="005175F4" w:rsidP="00502170">
      <w:pPr>
        <w:rPr>
          <w:rtl/>
        </w:rPr>
      </w:pPr>
      <w:bookmarkStart w:id="1358" w:name="_Toc193636220"/>
      <w:bookmarkStart w:id="1359" w:name="_Toc216184830"/>
      <w:r w:rsidRPr="00A10336">
        <w:rPr>
          <w:rStyle w:val="30"/>
          <w:rFonts w:hint="cs"/>
          <w:rtl/>
        </w:rPr>
        <w:lastRenderedPageBreak/>
        <w:t xml:space="preserve">כשנפטר </w:t>
      </w:r>
      <w:r w:rsidRPr="00A10336">
        <w:rPr>
          <w:rStyle w:val="30"/>
          <w:rtl/>
        </w:rPr>
        <w:t>רב</w:t>
      </w:r>
      <w:bookmarkEnd w:id="1358"/>
      <w:bookmarkEnd w:id="1359"/>
      <w:r w:rsidRPr="00A10336">
        <w:rPr>
          <w:rStyle w:val="30"/>
          <w:rFonts w:hint="cs"/>
          <w:rtl/>
        </w:rPr>
        <w:t xml:space="preserve"> </w:t>
      </w:r>
      <w:r w:rsidRPr="000528DA">
        <w:rPr>
          <w:rFonts w:hint="cs"/>
          <w:rtl/>
        </w:rPr>
        <w:t xml:space="preserve">הלכו תלמידיו אחריו, וכשחזרו, </w:t>
      </w:r>
      <w:r w:rsidR="006A2BB0" w:rsidRPr="000528DA">
        <w:rPr>
          <w:rFonts w:hint="cs"/>
          <w:rtl/>
        </w:rPr>
        <w:t xml:space="preserve">ישבו וכרכו לחם ליד נהר דנק, </w:t>
      </w:r>
      <w:r w:rsidR="006D0C52" w:rsidRPr="000528DA">
        <w:rPr>
          <w:rFonts w:hint="cs"/>
          <w:rtl/>
        </w:rPr>
        <w:t xml:space="preserve">נסתפקו </w:t>
      </w:r>
      <w:r w:rsidR="006D0C52" w:rsidRPr="00E34F28">
        <w:rPr>
          <w:rStyle w:val="afffff9"/>
          <w:rFonts w:hint="cs"/>
          <w:rtl/>
        </w:rPr>
        <w:t xml:space="preserve">אי </w:t>
      </w:r>
      <w:r w:rsidR="006D0C52" w:rsidRPr="00A10336">
        <w:rPr>
          <w:rStyle w:val="30"/>
          <w:rFonts w:hint="cs"/>
          <w:rtl/>
        </w:rPr>
        <w:t>הולכין</w:t>
      </w:r>
      <w:r w:rsidRPr="000528DA">
        <w:rPr>
          <w:rFonts w:hint="cs"/>
          <w:rtl/>
        </w:rPr>
        <w:t xml:space="preserve"> דוקא</w:t>
      </w:r>
      <w:r w:rsidR="006A2BB0" w:rsidRPr="000528DA">
        <w:rPr>
          <w:rFonts w:hint="cs"/>
          <w:rtl/>
        </w:rPr>
        <w:t>,</w:t>
      </w:r>
      <w:r w:rsidRPr="000528DA">
        <w:rPr>
          <w:rFonts w:hint="cs"/>
          <w:rtl/>
        </w:rPr>
        <w:t xml:space="preserve"> </w:t>
      </w:r>
      <w:r w:rsidRPr="00E34F28">
        <w:rPr>
          <w:rStyle w:val="afffff9"/>
          <w:rFonts w:hint="cs"/>
          <w:rtl/>
        </w:rPr>
        <w:t>או</w:t>
      </w:r>
      <w:r w:rsidRPr="000528DA">
        <w:rPr>
          <w:rFonts w:hint="cs"/>
          <w:rtl/>
        </w:rPr>
        <w:t xml:space="preserve"> גם </w:t>
      </w:r>
      <w:r w:rsidRPr="00A10336">
        <w:rPr>
          <w:rStyle w:val="30"/>
          <w:rFonts w:hint="cs"/>
          <w:rtl/>
        </w:rPr>
        <w:t>ישבו</w:t>
      </w:r>
      <w:r w:rsidRPr="000528DA">
        <w:rPr>
          <w:rFonts w:hint="cs"/>
          <w:rtl/>
        </w:rPr>
        <w:t xml:space="preserve"> </w:t>
      </w:r>
      <w:r w:rsidRPr="00E34F28">
        <w:rPr>
          <w:rStyle w:val="afffff9"/>
          <w:rFonts w:hint="cs"/>
          <w:rtl/>
        </w:rPr>
        <w:t>או</w:t>
      </w:r>
      <w:r w:rsidRPr="000528DA">
        <w:rPr>
          <w:rFonts w:hint="cs"/>
          <w:rtl/>
        </w:rPr>
        <w:t xml:space="preserve"> כיון שגמרו לאכול כאן </w:t>
      </w:r>
      <w:r w:rsidR="006D0C52" w:rsidRPr="000528DA">
        <w:rPr>
          <w:rFonts w:hint="cs"/>
          <w:rtl/>
        </w:rPr>
        <w:t>דומה</w:t>
      </w:r>
      <w:r w:rsidRPr="000528DA">
        <w:rPr>
          <w:rFonts w:hint="cs"/>
          <w:rtl/>
        </w:rPr>
        <w:t xml:space="preserve"> להסבו</w:t>
      </w:r>
      <w:r w:rsidR="006D0C52" w:rsidRPr="000528DA">
        <w:rPr>
          <w:rFonts w:hint="cs"/>
          <w:rtl/>
        </w:rPr>
        <w:t>,</w:t>
      </w:r>
      <w:r w:rsidR="00502170">
        <w:rPr>
          <w:rFonts w:hint="cs"/>
          <w:rtl/>
        </w:rPr>
        <w:t xml:space="preserve"> </w:t>
      </w:r>
      <w:r w:rsidRPr="00E34F28">
        <w:rPr>
          <w:rStyle w:val="afffff9"/>
          <w:rtl/>
        </w:rPr>
        <w:t xml:space="preserve">קם </w:t>
      </w:r>
      <w:r w:rsidR="006D0C52" w:rsidRPr="00E34F28">
        <w:rPr>
          <w:rStyle w:val="afffff9"/>
          <w:rFonts w:hint="cs"/>
          <w:rtl/>
        </w:rPr>
        <w:t>ראב</w:t>
      </w:r>
      <w:r w:rsidR="00AE16FF" w:rsidRPr="00E34F28">
        <w:rPr>
          <w:rStyle w:val="afffff9"/>
          <w:rtl/>
        </w:rPr>
        <w:t>"</w:t>
      </w:r>
      <w:r w:rsidR="006D0C52" w:rsidRPr="00E34F28">
        <w:rPr>
          <w:rStyle w:val="afffff9"/>
          <w:rFonts w:hint="cs"/>
          <w:rtl/>
        </w:rPr>
        <w:t>א</w:t>
      </w:r>
      <w:r w:rsidR="006A2BB0" w:rsidRPr="00E34F28">
        <w:rPr>
          <w:rStyle w:val="afffff9"/>
          <w:rFonts w:hint="cs"/>
          <w:rtl/>
        </w:rPr>
        <w:t>:</w:t>
      </w:r>
      <w:r w:rsidRPr="00E34F28">
        <w:rPr>
          <w:rStyle w:val="afffff9"/>
          <w:rtl/>
        </w:rPr>
        <w:t xml:space="preserve"> </w:t>
      </w:r>
      <w:r w:rsidRPr="000528DA">
        <w:rPr>
          <w:rFonts w:hint="cs"/>
          <w:rtl/>
        </w:rPr>
        <w:t>והחזיק קרעו לאחוריו</w:t>
      </w:r>
      <w:r w:rsidR="006A2BB0" w:rsidRPr="000528DA">
        <w:rPr>
          <w:rFonts w:hint="cs"/>
          <w:rtl/>
        </w:rPr>
        <w:t>,</w:t>
      </w:r>
      <w:r w:rsidRPr="000528DA">
        <w:rPr>
          <w:rFonts w:hint="cs"/>
          <w:rtl/>
        </w:rPr>
        <w:t xml:space="preserve"> וקרע קריעה אחרת</w:t>
      </w:r>
      <w:r w:rsidR="006D0C52" w:rsidRPr="000528DA">
        <w:rPr>
          <w:rFonts w:hint="cs"/>
          <w:rtl/>
        </w:rPr>
        <w:t xml:space="preserve">, </w:t>
      </w:r>
      <w:r w:rsidR="006D0C52" w:rsidRPr="00E34F28">
        <w:rPr>
          <w:rStyle w:val="afffff9"/>
          <w:rtl/>
        </w:rPr>
        <w:t>אמר</w:t>
      </w:r>
      <w:r w:rsidR="006A2BB0" w:rsidRPr="00E34F28">
        <w:rPr>
          <w:rStyle w:val="afffff9"/>
          <w:rFonts w:hint="cs"/>
          <w:rtl/>
        </w:rPr>
        <w:t>:</w:t>
      </w:r>
      <w:r w:rsidRPr="00E34F28">
        <w:rPr>
          <w:rStyle w:val="afffff9"/>
          <w:rtl/>
        </w:rPr>
        <w:t xml:space="preserve"> </w:t>
      </w:r>
      <w:r w:rsidR="006D0C52" w:rsidRPr="000528DA">
        <w:rPr>
          <w:rFonts w:hint="cs"/>
          <w:rtl/>
        </w:rPr>
        <w:t>נפטר</w:t>
      </w:r>
      <w:r w:rsidRPr="000528DA">
        <w:rPr>
          <w:rtl/>
        </w:rPr>
        <w:t xml:space="preserve"> רב</w:t>
      </w:r>
      <w:r w:rsidR="006A2BB0" w:rsidRPr="000528DA">
        <w:rPr>
          <w:rFonts w:hint="cs"/>
          <w:rtl/>
        </w:rPr>
        <w:t>,</w:t>
      </w:r>
      <w:r w:rsidRPr="000528DA">
        <w:rPr>
          <w:rtl/>
        </w:rPr>
        <w:t xml:space="preserve"> ו</w:t>
      </w:r>
      <w:r>
        <w:rPr>
          <w:rFonts w:hint="cs"/>
          <w:rtl/>
        </w:rPr>
        <w:t xml:space="preserve">לא למדנו </w:t>
      </w:r>
      <w:r>
        <w:rPr>
          <w:rStyle w:val="afffff9"/>
          <w:rFonts w:hint="cs"/>
          <w:rtl/>
          <w:rPrChange w:id="9254" w:author="מנוע אמוראים" w:date="2026-10-05T16:40:51Z">
            <w:rPr>
              <w:rFonts w:hint="cs"/>
              <w:rtl/>
            </w:rPr>
          </w:rPrChange>
        </w:rPr>
        <w:t xml:space="preserve">ברכהמ</w:t>
      </w:r>
      <w:r>
        <w:rPr>
          <w:rStyle w:val="afffff9"/>
          <w:rtl/>
          <w:rPrChange w:id="9255" w:author="מנוע אמוראים" w:date="2026-10-05T16:40:51Z">
            <w:rPr>
              <w:rtl/>
            </w:rPr>
          </w:rPrChange>
        </w:rPr>
        <w:t xml:space="preserve">"</w:t>
      </w:r>
      <w:r>
        <w:rPr>
          <w:rStyle w:val="afffff9"/>
          <w:rFonts w:hint="cs"/>
          <w:rtl/>
          <w:rPrChange w:id="9256" w:author="מנוע אמוראים" w:date="2026-10-05T16:40:51Z">
            <w:rPr>
              <w:rFonts w:hint="cs"/>
              <w:rtl/>
            </w:rPr>
          </w:rPrChange>
        </w:rPr>
        <w:t xml:space="preserve">ז</w:t>
      </w:r>
      <w:r>
        <w:rPr>
          <w:rFonts w:hint="cs"/>
          <w:rtl/>
        </w:rPr>
        <w:t xml:space="preserve">,</w:t>
      </w:r>
    </w:p>
    <w:p w14:paraId="57AE4C6A" w14:textId="77777777" w:rsidR="006A2BB0" w:rsidRPr="000528DA" w:rsidRDefault="005175F4" w:rsidP="000528DA">
      <w:pPr>
        <w:rPr>
          <w:rtl/>
        </w:rPr>
      </w:pPr>
      <w:r w:rsidRPr="000528DA">
        <w:rPr>
          <w:rtl/>
        </w:rPr>
        <w:t xml:space="preserve">עד </w:t>
      </w:r>
      <w:r w:rsidRPr="000528DA">
        <w:rPr>
          <w:rFonts w:hint="cs"/>
          <w:rtl/>
        </w:rPr>
        <w:t xml:space="preserve">שבא </w:t>
      </w:r>
      <w:r w:rsidRPr="000528DA">
        <w:rPr>
          <w:rtl/>
        </w:rPr>
        <w:t>סבא</w:t>
      </w:r>
      <w:r w:rsidRPr="000528DA">
        <w:rPr>
          <w:rFonts w:hint="cs"/>
          <w:rtl/>
        </w:rPr>
        <w:t>,</w:t>
      </w:r>
      <w:r w:rsidRPr="000528DA">
        <w:rPr>
          <w:rtl/>
        </w:rPr>
        <w:t xml:space="preserve"> </w:t>
      </w:r>
      <w:r w:rsidRPr="000528DA">
        <w:rPr>
          <w:rFonts w:hint="cs"/>
          <w:rtl/>
        </w:rPr>
        <w:t>והקשה מהמשנה אברייתא ותירצם</w:t>
      </w:r>
      <w:r w:rsidR="006A2BB0" w:rsidRPr="00E34F28">
        <w:rPr>
          <w:rStyle w:val="afffff9"/>
          <w:rFonts w:hint="cs"/>
          <w:rtl/>
        </w:rPr>
        <w:t>:</w:t>
      </w:r>
      <w:r w:rsidRPr="00E34F28">
        <w:rPr>
          <w:rStyle w:val="afffff9"/>
          <w:rFonts w:hint="cs"/>
          <w:rtl/>
        </w:rPr>
        <w:t xml:space="preserve"> </w:t>
      </w:r>
    </w:p>
    <w:p w14:paraId="7A167FBB" w14:textId="77777777" w:rsidR="00F64167" w:rsidRDefault="005175F4" w:rsidP="000528DA">
      <w:pPr>
        <w:rPr>
          <w:rtl/>
        </w:rPr>
      </w:pPr>
      <w:bookmarkStart w:id="1360" w:name="_Toc193636221"/>
      <w:bookmarkStart w:id="1361" w:name="_Toc216184831"/>
      <w:r w:rsidRPr="00A10336">
        <w:rPr>
          <w:rStyle w:val="30"/>
          <w:rFonts w:hint="cs"/>
          <w:rtl/>
        </w:rPr>
        <w:t>ד</w:t>
      </w:r>
      <w:r w:rsidRPr="00A10336">
        <w:rPr>
          <w:rStyle w:val="30"/>
          <w:rtl/>
        </w:rPr>
        <w:t xml:space="preserve">כיון </w:t>
      </w:r>
      <w:r w:rsidRPr="00A10336">
        <w:rPr>
          <w:rStyle w:val="30"/>
          <w:rFonts w:hint="cs"/>
          <w:rtl/>
        </w:rPr>
        <w:t>ש</w:t>
      </w:r>
      <w:r w:rsidRPr="00A10336">
        <w:rPr>
          <w:rStyle w:val="30"/>
          <w:rtl/>
        </w:rPr>
        <w:t>אמר</w:t>
      </w:r>
      <w:r w:rsidRPr="00A10336">
        <w:rPr>
          <w:rStyle w:val="30"/>
          <w:rFonts w:hint="cs"/>
          <w:rtl/>
        </w:rPr>
        <w:t>ו</w:t>
      </w:r>
      <w:r w:rsidRPr="00A10336">
        <w:rPr>
          <w:rStyle w:val="30"/>
          <w:rtl/>
        </w:rPr>
        <w:t xml:space="preserve"> </w:t>
      </w:r>
      <w:r w:rsidRPr="00A10336">
        <w:rPr>
          <w:rStyle w:val="30"/>
          <w:rFonts w:hint="cs"/>
          <w:rtl/>
        </w:rPr>
        <w:t>נלך ונאכל במקום פלוני כהסבו דמי</w:t>
      </w:r>
      <w:bookmarkEnd w:id="1360"/>
      <w:bookmarkEnd w:id="1361"/>
    </w:p>
    <w:p w14:paraId="76D4AD0C" w14:textId="3DF1A367" w:rsidR="005175F4" w:rsidRPr="00E34F28" w:rsidRDefault="00683C59" w:rsidP="00F50A20">
      <w:pPr>
        <w:pStyle w:val="afffa"/>
        <w:rPr>
          <w:rtl/>
        </w:rPr>
      </w:pPr>
      <w:r>
        <w:rPr>
          <w:rFonts w:hint="cs"/>
          <w:rtl/>
        </w:rPr>
        <w:t>***</w:t>
      </w:r>
    </w:p>
    <w:p w14:paraId="45811589" w14:textId="77777777" w:rsidR="00F64167" w:rsidRDefault="005175F4" w:rsidP="00EC0DC4">
      <w:pPr>
        <w:pStyle w:val="af2"/>
        <w:framePr w:wrap="around"/>
        <w:rPr>
          <w:rtl/>
        </w:rPr>
      </w:pPr>
      <w:r w:rsidRPr="009757B9">
        <w:rPr>
          <w:rtl/>
        </w:rPr>
        <w:t>מג.</w:t>
      </w:r>
    </w:p>
    <w:p w14:paraId="0390ED4F" w14:textId="4C2F168E" w:rsidR="005175F4" w:rsidRPr="000528DA" w:rsidRDefault="005175F4" w:rsidP="000528DA">
      <w:pPr>
        <w:rPr>
          <w:rtl/>
        </w:rPr>
      </w:pPr>
      <w:bookmarkStart w:id="1362" w:name="_Toc193636222"/>
      <w:bookmarkStart w:id="1363" w:name="_Toc216184832"/>
      <w:r w:rsidRPr="006D3CF8">
        <w:rPr>
          <w:rStyle w:val="afffffd"/>
          <w:b w:val="0"/>
          <w:rtl/>
        </w:rPr>
        <w:t>הסבו - אחד מברך</w:t>
      </w:r>
      <w:r w:rsidRPr="006D3CF8">
        <w:rPr>
          <w:rStyle w:val="afffffd"/>
          <w:rFonts w:hint="cs"/>
          <w:b w:val="0"/>
          <w:rtl/>
        </w:rPr>
        <w:t xml:space="preserve"> לכולן</w:t>
      </w:r>
      <w:bookmarkEnd w:id="1362"/>
      <w:bookmarkEnd w:id="1363"/>
      <w:r w:rsidRPr="000528DA">
        <w:rPr>
          <w:rtl/>
        </w:rPr>
        <w:t>.</w:t>
      </w:r>
    </w:p>
    <w:p w14:paraId="59D34E84" w14:textId="63F40C12" w:rsidR="00A24328" w:rsidRDefault="005175F4" w:rsidP="009A59D1">
      <w:pPr>
        <w:pStyle w:val="38"/>
        <w:framePr w:wrap="notBeside"/>
        <w:rPr>
          <w:rtl/>
        </w:rPr>
      </w:pPr>
      <w:r w:rsidRPr="00660D7A">
        <w:rPr>
          <w:rtl/>
        </w:rPr>
        <w:t>רב</w:t>
      </w:r>
      <w:r w:rsidR="009B14FE">
        <w:rPr>
          <w:rtl/>
        </w:rPr>
        <w:t>:</w:t>
      </w:r>
    </w:p>
    <w:p w14:paraId="69EC959C" w14:textId="214B1E3A" w:rsidR="005175F4" w:rsidRPr="000528DA" w:rsidRDefault="005175F4" w:rsidP="000528DA">
      <w:pPr>
        <w:rPr>
          <w:rtl/>
        </w:rPr>
      </w:pPr>
      <w:bookmarkStart w:id="1364" w:name="_Toc193636223"/>
      <w:bookmarkStart w:id="1365" w:name="_Toc216184833"/>
      <w:r w:rsidRPr="00A10336">
        <w:rPr>
          <w:rStyle w:val="30"/>
          <w:rFonts w:hint="cs"/>
          <w:rtl/>
        </w:rPr>
        <w:t xml:space="preserve">דווקא </w:t>
      </w:r>
      <w:r w:rsidRPr="00A10336">
        <w:rPr>
          <w:rStyle w:val="30"/>
          <w:rtl/>
        </w:rPr>
        <w:t>פת דבעי הסבה</w:t>
      </w:r>
      <w:bookmarkEnd w:id="1364"/>
      <w:bookmarkEnd w:id="1365"/>
      <w:r w:rsidRPr="000528DA">
        <w:rPr>
          <w:rFonts w:ascii="Fb Fontext" w:hAnsi="Fb Fontext"/>
          <w:rtl/>
        </w:rPr>
        <w:t xml:space="preserve">, אבל יין לא </w:t>
      </w:r>
      <w:r w:rsidRPr="00A10336">
        <w:rPr>
          <w:rStyle w:val="30"/>
          <w:rtl/>
        </w:rPr>
        <w:t>בעי</w:t>
      </w:r>
      <w:r w:rsidRPr="000528DA">
        <w:rPr>
          <w:rFonts w:ascii="Fb Fontext" w:hAnsi="Fb Fontext"/>
          <w:rtl/>
        </w:rPr>
        <w:t xml:space="preserve"> הסבה.</w:t>
      </w:r>
      <w:r w:rsidR="006D0C52" w:rsidRPr="000528DA">
        <w:rPr>
          <w:rFonts w:hint="cs"/>
          <w:rtl/>
        </w:rPr>
        <w:t xml:space="preserve"> </w:t>
      </w:r>
    </w:p>
    <w:p w14:paraId="1CBA59C2" w14:textId="5E18F3D6" w:rsidR="00A24328" w:rsidRDefault="005175F4" w:rsidP="009A59D1">
      <w:pPr>
        <w:pStyle w:val="38"/>
        <w:framePr w:wrap="notBeside"/>
        <w:rPr>
          <w:rtl/>
        </w:rPr>
      </w:pPr>
      <w:r w:rsidRPr="00660D7A">
        <w:rPr>
          <w:rtl/>
        </w:rPr>
        <w:t>ו</w:t>
      </w:r>
      <w:r w:rsidRPr="00660D7A">
        <w:rPr>
          <w:rFonts w:hint="cs"/>
          <w:rtl/>
        </w:rPr>
        <w:t>ל</w:t>
      </w:r>
      <w:r w:rsidRPr="00660D7A">
        <w:rPr>
          <w:rtl/>
        </w:rPr>
        <w:t>רי"ו</w:t>
      </w:r>
      <w:r w:rsidR="009B14FE">
        <w:rPr>
          <w:rtl/>
        </w:rPr>
        <w:t>:</w:t>
      </w:r>
    </w:p>
    <w:p w14:paraId="3D1A9FD7" w14:textId="28854BD1" w:rsidR="00502170" w:rsidRPr="00502170" w:rsidRDefault="005175F4" w:rsidP="00502170">
      <w:pPr>
        <w:rPr>
          <w:rStyle w:val="afffff9"/>
          <w:rFonts w:cs="FrankRuehl"/>
          <w:spacing w:val="0"/>
          <w:szCs w:val="18"/>
          <w:rtl/>
        </w:rPr>
      </w:pPr>
      <w:bookmarkStart w:id="1366" w:name="_Toc193636224"/>
      <w:bookmarkStart w:id="1367" w:name="_Toc216184834"/>
      <w:r w:rsidRPr="00A10336">
        <w:rPr>
          <w:rStyle w:val="30"/>
          <w:rtl/>
        </w:rPr>
        <w:t>אפילו</w:t>
      </w:r>
      <w:bookmarkEnd w:id="1366"/>
      <w:bookmarkEnd w:id="1367"/>
      <w:r w:rsidRPr="000528DA">
        <w:rPr>
          <w:rtl/>
        </w:rPr>
        <w:t xml:space="preserve"> </w:t>
      </w:r>
      <w:r w:rsidRPr="00A10336">
        <w:rPr>
          <w:rStyle w:val="30"/>
          <w:rtl/>
        </w:rPr>
        <w:t>יין</w:t>
      </w:r>
      <w:r w:rsidRPr="000528DA">
        <w:rPr>
          <w:rtl/>
        </w:rPr>
        <w:t xml:space="preserve"> נמי בעי הסבה.</w:t>
      </w:r>
    </w:p>
    <w:p w14:paraId="09274567" w14:textId="4380179E" w:rsidR="00A24328" w:rsidRDefault="005175F4" w:rsidP="009A59D1">
      <w:pPr>
        <w:pStyle w:val="38"/>
        <w:framePr w:wrap="notBeside"/>
        <w:rPr>
          <w:rtl/>
        </w:rPr>
      </w:pPr>
      <w:r w:rsidRPr="00660D7A">
        <w:rPr>
          <w:rtl/>
        </w:rPr>
        <w:t xml:space="preserve">א"ד: </w:t>
      </w:r>
      <w:r w:rsidRPr="00660D7A">
        <w:rPr>
          <w:rFonts w:hint="cs"/>
          <w:rtl/>
        </w:rPr>
        <w:t>דל</w:t>
      </w:r>
      <w:r w:rsidRPr="00660D7A">
        <w:rPr>
          <w:rtl/>
        </w:rPr>
        <w:t>רב</w:t>
      </w:r>
      <w:r w:rsidR="00A24328">
        <w:rPr>
          <w:rtl/>
        </w:rPr>
        <w:t>:</w:t>
      </w:r>
    </w:p>
    <w:p w14:paraId="5CE305FF" w14:textId="73471616" w:rsidR="006A2BB0" w:rsidRPr="000528DA" w:rsidRDefault="005175F4" w:rsidP="000528DA">
      <w:pPr>
        <w:rPr>
          <w:rtl/>
        </w:rPr>
      </w:pPr>
      <w:bookmarkStart w:id="1368" w:name="_Toc193636225"/>
      <w:bookmarkStart w:id="1369" w:name="_Toc216184835"/>
      <w:r w:rsidRPr="00A10336">
        <w:rPr>
          <w:rStyle w:val="30"/>
          <w:rFonts w:hint="cs"/>
          <w:rtl/>
        </w:rPr>
        <w:t>מהניא</w:t>
      </w:r>
      <w:bookmarkEnd w:id="1368"/>
      <w:bookmarkEnd w:id="1369"/>
      <w:r w:rsidRPr="000528DA">
        <w:rPr>
          <w:rFonts w:ascii="Fb Fontext" w:hAnsi="Fb Fontext" w:hint="cs"/>
          <w:sz w:val="20"/>
          <w:rtl/>
        </w:rPr>
        <w:t xml:space="preserve"> הסבה בפת, ולא ביין, </w:t>
      </w:r>
    </w:p>
    <w:p w14:paraId="069117B1" w14:textId="6B61B651" w:rsidR="00502170" w:rsidRPr="00502170" w:rsidRDefault="005175F4" w:rsidP="00502170">
      <w:pPr>
        <w:rPr>
          <w:rtl/>
        </w:rPr>
      </w:pPr>
      <w:r w:rsidRPr="000528DA">
        <w:rPr>
          <w:rFonts w:ascii="Fb Fontext" w:hAnsi="Fb Fontext" w:hint="cs"/>
          <w:sz w:val="20"/>
          <w:rtl/>
        </w:rPr>
        <w:t xml:space="preserve">ואהך </w:t>
      </w:r>
      <w:r w:rsidRPr="00E34F28">
        <w:rPr>
          <w:rStyle w:val="afffff9"/>
          <w:rFonts w:hint="cs"/>
          <w:rtl/>
        </w:rPr>
        <w:t>רי</w:t>
      </w:r>
      <w:r w:rsidRPr="00E34F28">
        <w:rPr>
          <w:rStyle w:val="afffff9"/>
          <w:rtl/>
        </w:rPr>
        <w:t>"</w:t>
      </w:r>
      <w:r w:rsidRPr="00E34F28">
        <w:rPr>
          <w:rStyle w:val="afffff9"/>
          <w:rFonts w:hint="cs"/>
          <w:rtl/>
        </w:rPr>
        <w:t>ו</w:t>
      </w:r>
      <w:r w:rsidRPr="000528DA">
        <w:rPr>
          <w:rFonts w:ascii="Fb Fontext" w:hAnsi="Fb Fontext" w:hint="cs"/>
          <w:sz w:val="20"/>
          <w:rtl/>
        </w:rPr>
        <w:t xml:space="preserve"> אמר- דגם ביין לא </w:t>
      </w:r>
      <w:r w:rsidRPr="00A10336">
        <w:rPr>
          <w:rStyle w:val="30"/>
          <w:rFonts w:hint="cs"/>
          <w:rtl/>
        </w:rPr>
        <w:t>מהניא</w:t>
      </w:r>
      <w:r w:rsidRPr="000528DA">
        <w:rPr>
          <w:rFonts w:ascii="Fb Fontext" w:hAnsi="Fb Fontext" w:hint="cs"/>
          <w:sz w:val="20"/>
          <w:rtl/>
        </w:rPr>
        <w:t xml:space="preserve"> הסבה.</w:t>
      </w:r>
    </w:p>
    <w:p w14:paraId="6392D7BB" w14:textId="3EAD974D" w:rsidR="00A24328" w:rsidRDefault="005175F4" w:rsidP="009A59D1">
      <w:pPr>
        <w:pStyle w:val="38"/>
        <w:framePr w:wrap="notBeside"/>
        <w:rPr>
          <w:rtl/>
        </w:rPr>
      </w:pPr>
      <w:r w:rsidRPr="00660D7A">
        <w:rPr>
          <w:rtl/>
        </w:rPr>
        <w:t>מיתיבי</w:t>
      </w:r>
      <w:r w:rsidR="009B14FE">
        <w:rPr>
          <w:rtl/>
        </w:rPr>
        <w:t>:</w:t>
      </w:r>
    </w:p>
    <w:p w14:paraId="5A8CC399" w14:textId="0C383696" w:rsidR="006A2BB0" w:rsidRPr="000528DA" w:rsidRDefault="005175F4" w:rsidP="00502170">
      <w:pPr>
        <w:rPr>
          <w:rtl/>
        </w:rPr>
      </w:pPr>
      <w:bookmarkStart w:id="1370" w:name="_Toc193636226"/>
      <w:bookmarkStart w:id="1371" w:name="_Toc216184836"/>
      <w:r w:rsidRPr="00A10336">
        <w:rPr>
          <w:rStyle w:val="30"/>
          <w:rtl/>
        </w:rPr>
        <w:t>כיצד סדר הסבה?</w:t>
      </w:r>
      <w:bookmarkEnd w:id="1370"/>
      <w:bookmarkEnd w:id="1371"/>
      <w:r w:rsidRPr="000528DA">
        <w:rPr>
          <w:rFonts w:ascii="Fb Fontext" w:hAnsi="Fb Fontext"/>
          <w:rtl/>
        </w:rPr>
        <w:t xml:space="preserve"> אורחין נכנסין ויושבין ע"ג ספסלין וע"ג קתדראות עד שיכנסו כולם.</w:t>
      </w:r>
      <w:r w:rsidR="00502170">
        <w:rPr>
          <w:rFonts w:hint="cs"/>
          <w:rtl/>
        </w:rPr>
        <w:t xml:space="preserve"> </w:t>
      </w:r>
      <w:r w:rsidR="006D0C52" w:rsidRPr="000528DA">
        <w:rPr>
          <w:rtl/>
        </w:rPr>
        <w:t>הביאו להם מים כ</w:t>
      </w:r>
      <w:r w:rsidR="006D0C52" w:rsidRPr="000528DA">
        <w:rPr>
          <w:rFonts w:hint="cs"/>
          <w:rtl/>
        </w:rPr>
        <w:t>או"א</w:t>
      </w:r>
      <w:r w:rsidRPr="000528DA">
        <w:rPr>
          <w:rtl/>
        </w:rPr>
        <w:t xml:space="preserve"> נוטל ידו אחת, </w:t>
      </w:r>
    </w:p>
    <w:p w14:paraId="6538ABAE" w14:textId="77777777" w:rsidR="005175F4" w:rsidRPr="000528DA" w:rsidRDefault="005175F4" w:rsidP="000528DA">
      <w:pPr>
        <w:rPr>
          <w:rtl/>
        </w:rPr>
      </w:pPr>
      <w:r w:rsidRPr="000528DA">
        <w:rPr>
          <w:rtl/>
        </w:rPr>
        <w:t>בא לה</w:t>
      </w:r>
      <w:r w:rsidR="006D0C52" w:rsidRPr="000528DA">
        <w:rPr>
          <w:rtl/>
        </w:rPr>
        <w:t xml:space="preserve">ם יין </w:t>
      </w:r>
      <w:r w:rsidR="006D0C52" w:rsidRPr="000528DA">
        <w:rPr>
          <w:rFonts w:hint="cs"/>
          <w:rtl/>
        </w:rPr>
        <w:t>כאו</w:t>
      </w:r>
      <w:r w:rsidR="00AE16FF" w:rsidRPr="000528DA">
        <w:rPr>
          <w:rtl/>
        </w:rPr>
        <w:t>"</w:t>
      </w:r>
      <w:r w:rsidR="006D0C52" w:rsidRPr="000528DA">
        <w:rPr>
          <w:rFonts w:hint="cs"/>
          <w:rtl/>
        </w:rPr>
        <w:t>א</w:t>
      </w:r>
      <w:r w:rsidRPr="000528DA">
        <w:rPr>
          <w:rtl/>
        </w:rPr>
        <w:t xml:space="preserve"> מברך לעצמו.</w:t>
      </w:r>
    </w:p>
    <w:p w14:paraId="4A1F3004" w14:textId="77777777" w:rsidR="006A2BB0" w:rsidRPr="00502170" w:rsidRDefault="006D0C52" w:rsidP="00502170">
      <w:pPr>
        <w:pStyle w:val="afffffc"/>
        <w:rPr>
          <w:rtl/>
        </w:rPr>
      </w:pPr>
      <w:bookmarkStart w:id="1372" w:name="_Toc193636227"/>
      <w:bookmarkStart w:id="1373" w:name="_Toc216184837"/>
      <w:r w:rsidRPr="00502170">
        <w:rPr>
          <w:rtl/>
        </w:rPr>
        <w:t>עלו והסבו ובא להם מים,</w:t>
      </w:r>
      <w:bookmarkEnd w:id="1372"/>
      <w:bookmarkEnd w:id="1373"/>
      <w:r w:rsidRPr="00502170">
        <w:rPr>
          <w:rtl/>
        </w:rPr>
        <w:t xml:space="preserve"> </w:t>
      </w:r>
    </w:p>
    <w:p w14:paraId="2981E252" w14:textId="77777777" w:rsidR="005175F4" w:rsidRPr="000528DA" w:rsidRDefault="006D0C52" w:rsidP="000528DA">
      <w:pPr>
        <w:rPr>
          <w:rtl/>
        </w:rPr>
      </w:pPr>
      <w:r w:rsidRPr="000528DA">
        <w:rPr>
          <w:rtl/>
        </w:rPr>
        <w:t>א</w:t>
      </w:r>
      <w:r w:rsidRPr="000528DA">
        <w:rPr>
          <w:rFonts w:hint="cs"/>
          <w:rtl/>
        </w:rPr>
        <w:t>פי'</w:t>
      </w:r>
      <w:r w:rsidRPr="000528DA">
        <w:rPr>
          <w:rtl/>
        </w:rPr>
        <w:t xml:space="preserve"> שכל אחד ואחד נטל ידו אחת </w:t>
      </w:r>
      <w:r w:rsidR="005175F4" w:rsidRPr="000528DA">
        <w:rPr>
          <w:rtl/>
        </w:rPr>
        <w:t>חוזר ונוטל שתי ידיו.</w:t>
      </w:r>
    </w:p>
    <w:p w14:paraId="76D42799" w14:textId="77777777" w:rsidR="005175F4" w:rsidRPr="000528DA" w:rsidRDefault="005175F4" w:rsidP="000528DA">
      <w:pPr>
        <w:rPr>
          <w:rtl/>
        </w:rPr>
      </w:pPr>
      <w:bookmarkStart w:id="1374" w:name="_Toc193636228"/>
      <w:bookmarkStart w:id="1375" w:name="_Toc216184838"/>
      <w:r w:rsidRPr="00724E73">
        <w:rPr>
          <w:rStyle w:val="afffffd"/>
          <w:rtl/>
        </w:rPr>
        <w:t>בא להם יין,</w:t>
      </w:r>
      <w:bookmarkEnd w:id="1374"/>
      <w:bookmarkEnd w:id="1375"/>
      <w:r w:rsidRPr="000528DA">
        <w:rPr>
          <w:rtl/>
        </w:rPr>
        <w:t xml:space="preserve"> א</w:t>
      </w:r>
      <w:r w:rsidR="006A2BB0" w:rsidRPr="000528DA">
        <w:rPr>
          <w:rFonts w:hint="cs"/>
          <w:rtl/>
        </w:rPr>
        <w:t>פי'</w:t>
      </w:r>
      <w:r w:rsidR="006A2BB0" w:rsidRPr="000528DA">
        <w:rPr>
          <w:rtl/>
        </w:rPr>
        <w:t xml:space="preserve"> ש</w:t>
      </w:r>
      <w:r w:rsidR="00F14A89" w:rsidRPr="000528DA">
        <w:rPr>
          <w:rFonts w:hint="cs"/>
          <w:rtl/>
        </w:rPr>
        <w:t>כ"א</w:t>
      </w:r>
      <w:r w:rsidR="006A2BB0" w:rsidRPr="000528DA">
        <w:rPr>
          <w:rtl/>
        </w:rPr>
        <w:t xml:space="preserve"> ברך לעצמו </w:t>
      </w:r>
      <w:r w:rsidRPr="000528DA">
        <w:rPr>
          <w:rtl/>
        </w:rPr>
        <w:t>אחד מברך לכולם.</w:t>
      </w:r>
    </w:p>
    <w:p w14:paraId="4BA739A7" w14:textId="77777777" w:rsidR="00A24328" w:rsidRDefault="005175F4" w:rsidP="009A59D1">
      <w:pPr>
        <w:pStyle w:val="38"/>
        <w:framePr w:wrap="notBeside"/>
        <w:rPr>
          <w:rtl/>
        </w:rPr>
      </w:pPr>
      <w:r w:rsidRPr="00660D7A">
        <w:rPr>
          <w:rtl/>
        </w:rPr>
        <w:t>ל</w:t>
      </w:r>
      <w:r w:rsidRPr="00660D7A">
        <w:rPr>
          <w:rFonts w:hint="cs"/>
          <w:rtl/>
        </w:rPr>
        <w:t>ל</w:t>
      </w:r>
      <w:r w:rsidRPr="00660D7A">
        <w:rPr>
          <w:rtl/>
        </w:rPr>
        <w:t>"</w:t>
      </w:r>
      <w:r w:rsidRPr="00660D7A">
        <w:rPr>
          <w:rFonts w:hint="cs"/>
          <w:rtl/>
        </w:rPr>
        <w:t>ק דרב</w:t>
      </w:r>
      <w:r w:rsidR="00A24328">
        <w:rPr>
          <w:rtl/>
        </w:rPr>
        <w:t>:</w:t>
      </w:r>
    </w:p>
    <w:p w14:paraId="11D5969A" w14:textId="0E897DAE" w:rsidR="00502170" w:rsidRDefault="005175F4" w:rsidP="000528DA">
      <w:pPr>
        <w:rPr>
          <w:rtl/>
        </w:rPr>
      </w:pPr>
      <w:r w:rsidRPr="000528DA">
        <w:rPr>
          <w:rFonts w:hint="cs"/>
          <w:rtl/>
        </w:rPr>
        <w:t>דפת בעי הסיבה ולא יין</w:t>
      </w:r>
      <w:r w:rsidR="006A2BB0" w:rsidRPr="000528DA">
        <w:rPr>
          <w:rFonts w:hint="cs"/>
          <w:rtl/>
        </w:rPr>
        <w:t>,</w:t>
      </w:r>
      <w:r w:rsidRPr="000528DA">
        <w:rPr>
          <w:rFonts w:hint="cs"/>
          <w:rtl/>
        </w:rPr>
        <w:t xml:space="preserve"> </w:t>
      </w:r>
      <w:r w:rsidR="00F14A89" w:rsidRPr="000528DA">
        <w:rPr>
          <w:rFonts w:hint="cs"/>
          <w:rtl/>
        </w:rPr>
        <w:t>-</w:t>
      </w:r>
      <w:r w:rsidRPr="000528DA">
        <w:rPr>
          <w:rFonts w:hint="cs"/>
          <w:rtl/>
        </w:rPr>
        <w:t>לא קש</w:t>
      </w:r>
      <w:r w:rsidR="00F14A89" w:rsidRPr="000528DA">
        <w:rPr>
          <w:rFonts w:hint="cs"/>
          <w:rtl/>
        </w:rPr>
        <w:t>ה</w:t>
      </w:r>
      <w:r w:rsidRPr="000528DA">
        <w:rPr>
          <w:rFonts w:hint="cs"/>
          <w:rtl/>
        </w:rPr>
        <w:t xml:space="preserve"> רישא </w:t>
      </w:r>
      <w:r w:rsidR="00F14A89" w:rsidRPr="000528DA">
        <w:rPr>
          <w:rFonts w:hint="cs"/>
          <w:rtl/>
        </w:rPr>
        <w:t>ש</w:t>
      </w:r>
      <w:r w:rsidRPr="000528DA">
        <w:rPr>
          <w:rFonts w:hint="cs"/>
          <w:rtl/>
        </w:rPr>
        <w:t>כ</w:t>
      </w:r>
      <w:r w:rsidRPr="000528DA">
        <w:rPr>
          <w:rtl/>
        </w:rPr>
        <w:t>"</w:t>
      </w:r>
      <w:r w:rsidRPr="000528DA">
        <w:rPr>
          <w:rFonts w:hint="cs"/>
          <w:rtl/>
        </w:rPr>
        <w:t>א מברך לעצמו</w:t>
      </w:r>
      <w:r w:rsidR="00F14A89" w:rsidRPr="000528DA">
        <w:rPr>
          <w:rFonts w:hint="cs"/>
          <w:rtl/>
        </w:rPr>
        <w:t>,</w:t>
      </w:r>
      <w:r w:rsidRPr="000528DA">
        <w:rPr>
          <w:rFonts w:hint="cs"/>
          <w:rtl/>
        </w:rPr>
        <w:t xml:space="preserve"> </w:t>
      </w:r>
    </w:p>
    <w:p w14:paraId="7932F184" w14:textId="38935D09" w:rsidR="00A24328" w:rsidRDefault="00502170" w:rsidP="009A59D1">
      <w:pPr>
        <w:pStyle w:val="38"/>
        <w:framePr w:wrap="notBeside"/>
        <w:rPr>
          <w:rtl/>
        </w:rPr>
      </w:pPr>
      <w:r w:rsidRPr="00660D7A">
        <w:rPr>
          <w:rFonts w:hint="cs"/>
          <w:rtl/>
        </w:rPr>
        <w:t xml:space="preserve">- </w:t>
      </w:r>
      <w:r w:rsidR="005175F4" w:rsidRPr="00660D7A">
        <w:rPr>
          <w:rFonts w:hint="cs"/>
          <w:rtl/>
        </w:rPr>
        <w:t>דשאני</w:t>
      </w:r>
      <w:r w:rsidR="009B14FE">
        <w:rPr>
          <w:rFonts w:hint="cs"/>
          <w:rtl/>
        </w:rPr>
        <w:t>:</w:t>
      </w:r>
    </w:p>
    <w:p w14:paraId="4400012F" w14:textId="695B9368" w:rsidR="005175F4" w:rsidRPr="000528DA" w:rsidRDefault="005175F4" w:rsidP="000528DA">
      <w:pPr>
        <w:rPr>
          <w:rtl/>
        </w:rPr>
      </w:pPr>
      <w:r w:rsidRPr="000528DA">
        <w:rPr>
          <w:rFonts w:hint="cs"/>
          <w:rtl/>
        </w:rPr>
        <w:t xml:space="preserve">אורחין </w:t>
      </w:r>
      <w:r w:rsidRPr="000528DA">
        <w:rPr>
          <w:rtl/>
        </w:rPr>
        <w:t>דדעת</w:t>
      </w:r>
      <w:r w:rsidR="00F14A89" w:rsidRPr="000528DA">
        <w:rPr>
          <w:rFonts w:hint="cs"/>
          <w:rtl/>
        </w:rPr>
        <w:t>ם</w:t>
      </w:r>
      <w:r w:rsidRPr="000528DA">
        <w:rPr>
          <w:rtl/>
        </w:rPr>
        <w:t xml:space="preserve"> למיעקר.</w:t>
      </w:r>
    </w:p>
    <w:p w14:paraId="6791F189" w14:textId="1AC274C1" w:rsidR="00A24328" w:rsidRDefault="005175F4" w:rsidP="009A59D1">
      <w:pPr>
        <w:pStyle w:val="38"/>
        <w:framePr w:wrap="notBeside"/>
        <w:rPr>
          <w:rtl/>
        </w:rPr>
      </w:pPr>
      <w:r w:rsidRPr="00660D7A">
        <w:rPr>
          <w:rtl/>
        </w:rPr>
        <w:t>ול</w:t>
      </w:r>
      <w:r w:rsidRPr="00660D7A">
        <w:rPr>
          <w:rFonts w:hint="cs"/>
          <w:rtl/>
        </w:rPr>
        <w:t>א</w:t>
      </w:r>
      <w:r w:rsidRPr="00660D7A">
        <w:rPr>
          <w:rtl/>
        </w:rPr>
        <w:t>"</w:t>
      </w:r>
      <w:r w:rsidRPr="00660D7A">
        <w:rPr>
          <w:rFonts w:hint="cs"/>
          <w:rtl/>
        </w:rPr>
        <w:t>ד: ד</w:t>
      </w:r>
      <w:r w:rsidRPr="00660D7A">
        <w:rPr>
          <w:rtl/>
        </w:rPr>
        <w:t>רב</w:t>
      </w:r>
      <w:r w:rsidR="009B14FE">
        <w:rPr>
          <w:rtl/>
        </w:rPr>
        <w:t>:</w:t>
      </w:r>
    </w:p>
    <w:p w14:paraId="4D3DD7FE" w14:textId="32685502" w:rsidR="00F64167" w:rsidRDefault="005175F4" w:rsidP="000528DA">
      <w:pPr>
        <w:rPr>
          <w:rtl/>
        </w:rPr>
      </w:pPr>
      <w:r w:rsidRPr="000528DA">
        <w:rPr>
          <w:rFonts w:hint="cs"/>
          <w:rtl/>
        </w:rPr>
        <w:t>דביין לא מהני הסבה</w:t>
      </w:r>
      <w:r w:rsidR="006A2BB0" w:rsidRPr="000528DA">
        <w:rPr>
          <w:rFonts w:hint="cs"/>
          <w:rtl/>
        </w:rPr>
        <w:t>,</w:t>
      </w:r>
      <w:r w:rsidRPr="000528DA">
        <w:rPr>
          <w:rFonts w:hint="cs"/>
          <w:rtl/>
        </w:rPr>
        <w:t xml:space="preserve"> </w:t>
      </w:r>
      <w:r w:rsidRPr="00E34F28">
        <w:rPr>
          <w:rStyle w:val="afffff9"/>
          <w:rFonts w:hint="cs"/>
          <w:rtl/>
        </w:rPr>
        <w:t>הך</w:t>
      </w:r>
      <w:r w:rsidRPr="000528DA">
        <w:rPr>
          <w:rFonts w:hint="cs"/>
          <w:rtl/>
        </w:rPr>
        <w:t xml:space="preserve"> דסיפא דחד מברך לכולם דמתוך דמהני הסבה לפת מהני ליין</w:t>
      </w:r>
    </w:p>
    <w:p w14:paraId="06871C23" w14:textId="740DB74C" w:rsidR="005175F4" w:rsidRPr="00E34F28" w:rsidRDefault="00683C59" w:rsidP="00F50A20">
      <w:pPr>
        <w:pStyle w:val="afffa"/>
        <w:rPr>
          <w:rtl/>
        </w:rPr>
      </w:pPr>
      <w:r>
        <w:rPr>
          <w:rFonts w:hint="cs"/>
          <w:rtl/>
        </w:rPr>
        <w:t>***</w:t>
      </w:r>
    </w:p>
    <w:p w14:paraId="084F0FA9" w14:textId="77777777" w:rsidR="005175F4" w:rsidRPr="00E34F28" w:rsidRDefault="005175F4" w:rsidP="00672862">
      <w:pPr>
        <w:pStyle w:val="a5"/>
        <w:rPr>
          <w:rtl/>
        </w:rPr>
      </w:pPr>
      <w:ins w:id="9857" w:author="מספור קטעי משנה" w:date="2026-10-06T06:45:16Z">
        <w:r>
          <w:rPr>
            <w:rStyle w:val="MisparKeta"/>
          </w:rPr>
          <w:t xml:space="preserve">ב. </w:t>
        </w:r>
      </w:ins>
      <w:r w:rsidRPr="006225C1">
        <w:rPr>
          <w:rtl/>
        </w:rPr>
        <w:t>בא להם יין בתוך המזון.</w:t>
      </w:r>
    </w:p>
    <w:p w14:paraId="4C63EEDE" w14:textId="44EE0C5F" w:rsidR="00A24328" w:rsidRDefault="005175F4" w:rsidP="009A59D1">
      <w:pPr>
        <w:pStyle w:val="38"/>
        <w:framePr w:wrap="notBeside"/>
        <w:rPr>
          <w:rtl/>
        </w:rPr>
      </w:pPr>
      <w:r w:rsidRPr="00660D7A">
        <w:rPr>
          <w:rtl/>
        </w:rPr>
        <w:t>שאלו את בן זומא</w:t>
      </w:r>
      <w:r w:rsidR="009B14FE">
        <w:rPr>
          <w:rtl/>
        </w:rPr>
        <w:t>:</w:t>
      </w:r>
    </w:p>
    <w:p w14:paraId="43106A23" w14:textId="64EBFD5E" w:rsidR="00F64167" w:rsidRDefault="005175F4" w:rsidP="00502170">
      <w:pPr>
        <w:rPr>
          <w:rtl/>
        </w:rPr>
      </w:pPr>
      <w:r w:rsidRPr="000528DA">
        <w:rPr>
          <w:rFonts w:ascii="Fb Fontext" w:hAnsi="Fb Fontext"/>
          <w:rtl/>
        </w:rPr>
        <w:t xml:space="preserve">מפני מה אמרו בא להם יין בתוך המזון </w:t>
      </w:r>
      <w:r w:rsidR="006D0C52" w:rsidRPr="000528DA">
        <w:rPr>
          <w:rFonts w:ascii="Fb Fontext" w:hAnsi="Fb Fontext" w:hint="cs"/>
          <w:rtl/>
        </w:rPr>
        <w:t>כ"א</w:t>
      </w:r>
      <w:r w:rsidRPr="000528DA">
        <w:rPr>
          <w:rFonts w:ascii="Fb Fontext" w:hAnsi="Fb Fontext"/>
          <w:rtl/>
        </w:rPr>
        <w:t xml:space="preserve"> מברך לעצמו, </w:t>
      </w:r>
      <w:r w:rsidR="006D0C52" w:rsidRPr="000528DA">
        <w:rPr>
          <w:rFonts w:ascii="Fb Fontext" w:hAnsi="Fb Fontext"/>
          <w:rtl/>
        </w:rPr>
        <w:t xml:space="preserve">לאחר המזון אחד מברך לכולם? </w:t>
      </w:r>
      <w:r w:rsidR="006D0C52" w:rsidRPr="00E34F28">
        <w:rPr>
          <w:rStyle w:val="afffff9"/>
          <w:rtl/>
        </w:rPr>
        <w:t>א</w:t>
      </w:r>
      <w:r w:rsidR="006D0C52" w:rsidRPr="00E34F28">
        <w:rPr>
          <w:rStyle w:val="afffff9"/>
          <w:rFonts w:hint="cs"/>
          <w:rtl/>
        </w:rPr>
        <w:t>"ל</w:t>
      </w:r>
      <w:r w:rsidRPr="00E34F28">
        <w:rPr>
          <w:rStyle w:val="afffff9"/>
          <w:rtl/>
        </w:rPr>
        <w:t xml:space="preserve">: </w:t>
      </w:r>
      <w:r w:rsidRPr="000528DA">
        <w:rPr>
          <w:rFonts w:ascii="Fb Fontext" w:hAnsi="Fb Fontext"/>
          <w:rtl/>
        </w:rPr>
        <w:t>הואיל ואין בית הבליעה פנוי.</w:t>
      </w:r>
    </w:p>
    <w:p w14:paraId="2ECE761E" w14:textId="77777777" w:rsidR="005175F4" w:rsidRPr="00E34F28" w:rsidRDefault="005175F4" w:rsidP="00470C2A">
      <w:pPr>
        <w:pStyle w:val="afffffe"/>
        <w:rPr>
          <w:rtl/>
        </w:rPr>
      </w:pPr>
      <w:ins w:id="9858" w:author="מספור קטעי משנה" w:date="2026-10-06T06:45:16Z">
        <w:r>
          <w:rPr>
            <w:rStyle w:val="MisparKeta"/>
          </w:rPr>
          <w:t xml:space="preserve">ג. </w:t>
        </w:r>
      </w:ins>
      <w:bookmarkStart w:id="1376" w:name="_Toc193636229"/>
      <w:bookmarkStart w:id="1377" w:name="_Toc216184839"/>
      <w:r w:rsidRPr="003A6499">
        <w:rPr>
          <w:rtl/>
        </w:rPr>
        <w:t>והוא אומר על המוגמר כו'.</w:t>
      </w:r>
      <w:bookmarkEnd w:id="1376"/>
      <w:bookmarkEnd w:id="1377"/>
    </w:p>
    <w:p w14:paraId="41963098" w14:textId="77777777" w:rsidR="005175F4" w:rsidRPr="000528DA" w:rsidRDefault="005175F4" w:rsidP="000528DA">
      <w:pPr>
        <w:rPr>
          <w:rtl/>
        </w:rPr>
      </w:pPr>
      <w:r w:rsidRPr="000528DA">
        <w:rPr>
          <w:rFonts w:ascii="Fb Fontext" w:hAnsi="Fb Fontext"/>
          <w:rtl/>
        </w:rPr>
        <w:t>-</w:t>
      </w:r>
      <w:r w:rsidRPr="00A10336">
        <w:rPr>
          <w:rStyle w:val="30"/>
          <w:rtl/>
        </w:rPr>
        <w:t>הואיל ו</w:t>
      </w:r>
      <w:r w:rsidR="006D0C52" w:rsidRPr="00A10336">
        <w:rPr>
          <w:rStyle w:val="30"/>
          <w:rFonts w:hint="cs"/>
          <w:rtl/>
        </w:rPr>
        <w:t>נ</w:t>
      </w:r>
      <w:r w:rsidRPr="00A10336">
        <w:rPr>
          <w:rStyle w:val="30"/>
          <w:rtl/>
        </w:rPr>
        <w:t>טל ידיו תחלה באחרונה</w:t>
      </w:r>
      <w:r w:rsidRPr="000528DA">
        <w:rPr>
          <w:rFonts w:ascii="Fb Fontext" w:hAnsi="Fb Fontext"/>
          <w:rtl/>
        </w:rPr>
        <w:t>.</w:t>
      </w:r>
    </w:p>
    <w:p w14:paraId="25807C98" w14:textId="4CFE2117" w:rsidR="00A24328" w:rsidRDefault="006D0C52" w:rsidP="009A59D1">
      <w:pPr>
        <w:pStyle w:val="38"/>
        <w:framePr w:wrap="notBeside"/>
        <w:rPr>
          <w:rtl/>
        </w:rPr>
      </w:pPr>
      <w:r w:rsidRPr="00660D7A">
        <w:rPr>
          <w:rFonts w:hint="cs"/>
          <w:rtl/>
        </w:rPr>
        <w:t>כ</w:t>
      </w:r>
      <w:r w:rsidR="005175F4" w:rsidRPr="00660D7A">
        <w:rPr>
          <w:rFonts w:hint="cs"/>
          <w:rtl/>
        </w:rPr>
        <w:t>רב</w:t>
      </w:r>
      <w:r w:rsidR="009B14FE">
        <w:rPr>
          <w:rtl/>
        </w:rPr>
        <w:t>:</w:t>
      </w:r>
    </w:p>
    <w:p w14:paraId="39D30CF0" w14:textId="30CF8DD2" w:rsidR="005175F4" w:rsidRPr="000528DA" w:rsidRDefault="006D0C52" w:rsidP="000528DA">
      <w:pPr>
        <w:rPr>
          <w:rtl/>
        </w:rPr>
      </w:pPr>
      <w:r w:rsidRPr="000528DA">
        <w:rPr>
          <w:rtl/>
        </w:rPr>
        <w:t>הנוטל ידיו תחלה באחרונה</w:t>
      </w:r>
      <w:r w:rsidR="005175F4" w:rsidRPr="000528DA">
        <w:rPr>
          <w:rtl/>
        </w:rPr>
        <w:t xml:space="preserve"> הוא מזומן לברכה.</w:t>
      </w:r>
    </w:p>
    <w:p w14:paraId="0FBBE800" w14:textId="162C8FC0" w:rsidR="00A24328" w:rsidRDefault="005175F4" w:rsidP="009A59D1">
      <w:pPr>
        <w:pStyle w:val="38"/>
        <w:framePr w:wrap="notBeside"/>
        <w:rPr>
          <w:rtl/>
        </w:rPr>
      </w:pPr>
      <w:r w:rsidRPr="00660D7A">
        <w:rPr>
          <w:rFonts w:hint="cs"/>
          <w:rtl/>
        </w:rPr>
        <w:lastRenderedPageBreak/>
        <w:t>רבי</w:t>
      </w:r>
      <w:r w:rsidR="009B14FE">
        <w:rPr>
          <w:rFonts w:hint="cs"/>
          <w:rtl/>
        </w:rPr>
        <w:t>:</w:t>
      </w:r>
    </w:p>
    <w:p w14:paraId="643544AA" w14:textId="4D389BC0" w:rsidR="005175F4" w:rsidRPr="000528DA" w:rsidRDefault="005175F4" w:rsidP="00502170">
      <w:pPr>
        <w:rPr>
          <w:rtl/>
        </w:rPr>
      </w:pPr>
      <w:r w:rsidRPr="00E34F28">
        <w:rPr>
          <w:rStyle w:val="afffff9"/>
          <w:rFonts w:hint="cs"/>
          <w:rtl/>
        </w:rPr>
        <w:t>לרב</w:t>
      </w:r>
      <w:r w:rsidR="00502170">
        <w:rPr>
          <w:rStyle w:val="afffff9"/>
          <w:rFonts w:hint="cs"/>
          <w:rtl/>
        </w:rPr>
        <w:t xml:space="preserve"> בסעודה</w:t>
      </w:r>
      <w:r w:rsidR="006A2BB0" w:rsidRPr="00E34F28">
        <w:rPr>
          <w:rStyle w:val="afffff9"/>
          <w:rFonts w:hint="cs"/>
          <w:rtl/>
        </w:rPr>
        <w:t>:</w:t>
      </w:r>
      <w:r w:rsidRPr="00E34F28">
        <w:rPr>
          <w:rStyle w:val="afffff9"/>
          <w:rFonts w:hint="cs"/>
          <w:rtl/>
        </w:rPr>
        <w:t xml:space="preserve"> </w:t>
      </w:r>
      <w:r w:rsidRPr="000528DA">
        <w:rPr>
          <w:rFonts w:hint="cs"/>
          <w:rtl/>
        </w:rPr>
        <w:t>שיטול ידיו</w:t>
      </w:r>
      <w:r w:rsidR="006A2BB0" w:rsidRPr="000528DA">
        <w:rPr>
          <w:rFonts w:hint="cs"/>
          <w:rtl/>
        </w:rPr>
        <w:t>,</w:t>
      </w:r>
      <w:r w:rsidRPr="000528DA">
        <w:rPr>
          <w:rFonts w:hint="cs"/>
          <w:rtl/>
        </w:rPr>
        <w:t xml:space="preserve"> </w:t>
      </w:r>
      <w:r w:rsidR="00502170">
        <w:rPr>
          <w:rFonts w:hint="cs"/>
          <w:rtl/>
        </w:rPr>
        <w:t xml:space="preserve">ורב </w:t>
      </w:r>
      <w:r w:rsidRPr="000528DA">
        <w:rPr>
          <w:rFonts w:hint="cs"/>
          <w:rtl/>
        </w:rPr>
        <w:t>ורעד שחשש שמא ידיו מטונפות</w:t>
      </w:r>
      <w:r w:rsidR="006D0C52" w:rsidRPr="000528DA">
        <w:rPr>
          <w:rFonts w:hint="cs"/>
          <w:rtl/>
        </w:rPr>
        <w:t>,</w:t>
      </w:r>
    </w:p>
    <w:p w14:paraId="7B5057EE" w14:textId="77777777" w:rsidR="00F64167" w:rsidRDefault="005175F4" w:rsidP="000528DA">
      <w:pPr>
        <w:rPr>
          <w:rtl/>
        </w:rPr>
      </w:pP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w:t>
      </w:r>
      <w:r w:rsidRPr="00E34F28">
        <w:rPr>
          <w:rStyle w:val="afffff9"/>
          <w:rFonts w:hint="cs"/>
          <w:rtl/>
        </w:rPr>
        <w:t>ר</w:t>
      </w:r>
      <w:r w:rsidRPr="00E34F28">
        <w:rPr>
          <w:rStyle w:val="afffff9"/>
          <w:rtl/>
        </w:rPr>
        <w:t>"</w:t>
      </w:r>
      <w:r w:rsidRPr="00E34F28">
        <w:rPr>
          <w:rStyle w:val="afffff9"/>
          <w:rFonts w:hint="cs"/>
          <w:rtl/>
        </w:rPr>
        <w:t>ח</w:t>
      </w:r>
      <w:r w:rsidR="006A2BB0" w:rsidRPr="00E34F28">
        <w:rPr>
          <w:rStyle w:val="afffff9"/>
          <w:rFonts w:hint="cs"/>
          <w:rtl/>
        </w:rPr>
        <w:t>:</w:t>
      </w:r>
      <w:r w:rsidRPr="00E34F28">
        <w:rPr>
          <w:rStyle w:val="afffff9"/>
          <w:rFonts w:hint="cs"/>
          <w:rtl/>
        </w:rPr>
        <w:t xml:space="preserve"> </w:t>
      </w:r>
      <w:r w:rsidRPr="000528DA">
        <w:rPr>
          <w:rFonts w:hint="cs"/>
          <w:rtl/>
        </w:rPr>
        <w:t>שרק א</w:t>
      </w:r>
      <w:r w:rsidRPr="000528DA">
        <w:rPr>
          <w:rtl/>
        </w:rPr>
        <w:t>"</w:t>
      </w:r>
      <w:r>
        <w:rPr>
          <w:rFonts w:hint="cs"/>
          <w:rtl/>
        </w:rPr>
        <w:t xml:space="preserve">ל לברך </w:t>
      </w:r>
      <w:r>
        <w:rPr>
          <w:rStyle w:val="afffff9"/>
          <w:rFonts w:hint="cs"/>
          <w:rtl/>
          <w:rPrChange w:id="9257" w:author="מנוע אמוראים" w:date="2026-10-05T16:40:51Z">
            <w:rPr>
              <w:rFonts w:hint="cs"/>
              <w:rtl/>
            </w:rPr>
          </w:rPrChange>
        </w:rPr>
        <w:t xml:space="preserve">ברכהמ</w:t>
      </w:r>
      <w:r>
        <w:rPr>
          <w:rStyle w:val="afffff9"/>
          <w:rtl/>
          <w:rPrChange w:id="9258" w:author="מנוע אמוראים" w:date="2026-10-05T16:40:51Z">
            <w:rPr>
              <w:rtl/>
            </w:rPr>
          </w:rPrChange>
        </w:rPr>
        <w:t xml:space="preserve">"</w:t>
      </w:r>
      <w:r>
        <w:rPr>
          <w:rStyle w:val="afffff9"/>
          <w:rFonts w:hint="cs"/>
          <w:rtl/>
          <w:rPrChange w:id="9259" w:author="מנוע אמוראים" w:date="2026-10-05T16:40:51Z">
            <w:rPr>
              <w:rFonts w:hint="cs"/>
              <w:rtl/>
            </w:rPr>
          </w:rPrChange>
        </w:rPr>
        <w:t xml:space="preserve">ז</w:t>
      </w:r>
      <w:r w:rsidR="006A2BB0" w:rsidRPr="000528DA">
        <w:rPr>
          <w:rFonts w:hint="cs"/>
          <w:rtl/>
        </w:rPr>
        <w:t>,</w:t>
      </w:r>
    </w:p>
    <w:p w14:paraId="6659BF63" w14:textId="67C49335" w:rsidR="005175F4" w:rsidRPr="00E34F28" w:rsidRDefault="00683C59" w:rsidP="00F50A20">
      <w:pPr>
        <w:pStyle w:val="afffa"/>
        <w:rPr>
          <w:del w:id="90031" w:author="מנוע עיצוב" w:date="2026-10-08T11:01:28Z"/>
          <w:rtl/>
        </w:rPr>
      </w:pPr>
      <w:del w:id="90030" w:author="מנוע עיצוב" w:date="2026-10-08T11:01:28Z">
        <w:r>
          <w:rPr>
            <w:rFonts w:hint="cs"/>
            <w:rtl/>
          </w:rPr>
          <w:delText xml:space="preserve">***</w:delText>
        </w:r>
      </w:del>
    </w:p>
    <w:p w14:paraId="1C1037D2" w14:textId="77777777" w:rsidR="00D10321" w:rsidRPr="00E34F28" w:rsidRDefault="005175F4" w:rsidP="000F6DD4">
      <w:pPr>
        <w:pStyle w:val="afffffc"/>
        <w:rPr>
          <w:rtl/>
        </w:rPr>
      </w:pPr>
      <w:bookmarkStart w:id="1378" w:name="_Toc193636230"/>
      <w:bookmarkStart w:id="1379" w:name="_Toc216184840"/>
      <w:r w:rsidRPr="007D462B">
        <w:rPr>
          <w:rtl/>
        </w:rPr>
        <w:t>מאימתי מברכין על הריח</w:t>
      </w:r>
      <w:bookmarkEnd w:id="1378"/>
      <w:bookmarkEnd w:id="1379"/>
    </w:p>
    <w:p w14:paraId="7CFCF60D" w14:textId="0A32EB9A" w:rsidR="00A24328" w:rsidRDefault="00D10321" w:rsidP="009A59D1">
      <w:pPr>
        <w:pStyle w:val="38"/>
        <w:framePr w:wrap="notBeside"/>
        <w:rPr>
          <w:rtl/>
        </w:rPr>
      </w:pPr>
      <w:r w:rsidRPr="00660D7A">
        <w:rPr>
          <w:rFonts w:hint="cs"/>
          <w:rtl/>
        </w:rPr>
        <w:t>רי"ר</w:t>
      </w:r>
      <w:r w:rsidR="009B14FE">
        <w:rPr>
          <w:rFonts w:hint="cs"/>
          <w:rtl/>
        </w:rPr>
        <w:t>:</w:t>
      </w:r>
    </w:p>
    <w:p w14:paraId="353A3A9F" w14:textId="36BFF3E9" w:rsidR="005175F4" w:rsidRPr="000528DA" w:rsidRDefault="005175F4" w:rsidP="00502170">
      <w:pPr>
        <w:spacing w:after="60"/>
        <w:rPr>
          <w:rtl/>
        </w:rPr>
      </w:pPr>
      <w:r w:rsidRPr="000528DA">
        <w:rPr>
          <w:rFonts w:ascii="Fb Fontext" w:hAnsi="Fb Fontext"/>
          <w:rtl/>
        </w:rPr>
        <w:t>משתעלה תמרתו.</w:t>
      </w:r>
      <w:r w:rsidR="006D0C52" w:rsidRPr="000528DA">
        <w:rPr>
          <w:rFonts w:hint="cs"/>
          <w:rtl/>
        </w:rPr>
        <w:t xml:space="preserve"> </w:t>
      </w:r>
      <w:r w:rsidRPr="000528DA">
        <w:rPr>
          <w:rFonts w:hint="cs"/>
          <w:rtl/>
        </w:rPr>
        <w:t>וכברכת המוציא דעדיין לא אכל וסגי בדעתו לאכול</w:t>
      </w:r>
      <w:r w:rsidR="006A2BB0" w:rsidRPr="000528DA">
        <w:rPr>
          <w:rFonts w:hint="cs"/>
          <w:rtl/>
        </w:rPr>
        <w:t>,</w:t>
      </w:r>
      <w:r w:rsidRPr="000528DA">
        <w:rPr>
          <w:rFonts w:hint="cs"/>
          <w:rtl/>
        </w:rPr>
        <w:t xml:space="preserve"> ה</w:t>
      </w:r>
      <w:r w:rsidRPr="000528DA">
        <w:rPr>
          <w:rtl/>
        </w:rPr>
        <w:t>"</w:t>
      </w:r>
      <w:r w:rsidRPr="000528DA">
        <w:rPr>
          <w:rFonts w:hint="cs"/>
          <w:rtl/>
        </w:rPr>
        <w:t>נ סגי דדעתו להריח</w:t>
      </w:r>
      <w:r w:rsidR="00F14A89" w:rsidRPr="000528DA">
        <w:rPr>
          <w:rFonts w:hint="cs"/>
          <w:rtl/>
        </w:rPr>
        <w:t>,</w:t>
      </w:r>
    </w:p>
    <w:p w14:paraId="15E7BC9B" w14:textId="77777777" w:rsidR="006A2BB0" w:rsidRPr="000528DA" w:rsidRDefault="005175F4" w:rsidP="000528DA">
      <w:pPr>
        <w:rPr>
          <w:rtl/>
        </w:rPr>
      </w:pPr>
      <w:bookmarkStart w:id="1380" w:name="_Toc193636231"/>
      <w:bookmarkStart w:id="1381" w:name="_Toc216184841"/>
      <w:r w:rsidRPr="00A10336">
        <w:rPr>
          <w:rStyle w:val="30"/>
          <w:rtl/>
        </w:rPr>
        <w:t>כל המוגמרות</w:t>
      </w:r>
      <w:bookmarkEnd w:id="1380"/>
      <w:bookmarkEnd w:id="1381"/>
      <w:r w:rsidR="00D10321" w:rsidRPr="00A10336">
        <w:rPr>
          <w:rStyle w:val="30"/>
          <w:rFonts w:hint="cs"/>
          <w:rtl/>
        </w:rPr>
        <w:t xml:space="preserve"> </w:t>
      </w:r>
      <w:r w:rsidR="00D10321" w:rsidRPr="00E34F28">
        <w:rPr>
          <w:rStyle w:val="afffff9"/>
          <w:rFonts w:hint="cs"/>
          <w:rtl/>
        </w:rPr>
        <w:t>ר</w:t>
      </w:r>
      <w:r w:rsidR="00D10321" w:rsidRPr="00E34F28">
        <w:rPr>
          <w:rStyle w:val="afffff9"/>
          <w:rtl/>
        </w:rPr>
        <w:t>"</w:t>
      </w:r>
      <w:r w:rsidR="00D10321" w:rsidRPr="00E34F28">
        <w:rPr>
          <w:rStyle w:val="afffff9"/>
          <w:rFonts w:hint="cs"/>
          <w:rtl/>
        </w:rPr>
        <w:t>ח מ</w:t>
      </w:r>
      <w:r w:rsidR="00D10321" w:rsidRPr="00E34F28">
        <w:rPr>
          <w:rStyle w:val="afffff9"/>
          <w:rtl/>
        </w:rPr>
        <w:t>זעירי:</w:t>
      </w:r>
      <w:r w:rsidR="00291D7F" w:rsidRPr="00E34F28">
        <w:rPr>
          <w:rStyle w:val="afffff9"/>
          <w:rtl/>
        </w:rPr>
        <w:t xml:space="preserve"> </w:t>
      </w:r>
      <w:r w:rsidRPr="000528DA">
        <w:rPr>
          <w:rtl/>
        </w:rPr>
        <w:t xml:space="preserve">מברכין בורא </w:t>
      </w:r>
      <w:r w:rsidRPr="00A10336">
        <w:rPr>
          <w:rStyle w:val="30"/>
          <w:rtl/>
        </w:rPr>
        <w:t>עצי</w:t>
      </w:r>
      <w:r w:rsidRPr="000528DA">
        <w:rPr>
          <w:rtl/>
        </w:rPr>
        <w:t xml:space="preserve"> בשמים, </w:t>
      </w:r>
    </w:p>
    <w:p w14:paraId="763B4DCA" w14:textId="77777777" w:rsidR="005175F4" w:rsidRPr="000528DA" w:rsidRDefault="005175F4" w:rsidP="00502170">
      <w:pPr>
        <w:spacing w:after="60"/>
        <w:rPr>
          <w:rtl/>
        </w:rPr>
      </w:pPr>
      <w:r w:rsidRPr="000528DA">
        <w:rPr>
          <w:rtl/>
        </w:rPr>
        <w:t xml:space="preserve">חוץ ממושק שמן חיה שמברכין בורא </w:t>
      </w:r>
      <w:r w:rsidRPr="00A10336">
        <w:rPr>
          <w:rStyle w:val="30"/>
          <w:rtl/>
        </w:rPr>
        <w:t>מיני</w:t>
      </w:r>
      <w:r w:rsidRPr="000528DA">
        <w:rPr>
          <w:rtl/>
        </w:rPr>
        <w:t xml:space="preserve"> בשמים.</w:t>
      </w:r>
    </w:p>
    <w:p w14:paraId="7165C192" w14:textId="122967EA" w:rsidR="006A2BB0" w:rsidRPr="000528DA" w:rsidRDefault="005175F4" w:rsidP="00502170">
      <w:pPr>
        <w:rPr>
          <w:rtl/>
        </w:rPr>
      </w:pPr>
      <w:bookmarkStart w:id="1382" w:name="_Toc193636232"/>
      <w:bookmarkStart w:id="1383" w:name="_Toc216184842"/>
      <w:r w:rsidRPr="00A10336">
        <w:rPr>
          <w:rStyle w:val="30"/>
          <w:rFonts w:hint="cs"/>
          <w:rtl/>
        </w:rPr>
        <w:t>ותיובתא</w:t>
      </w:r>
      <w:bookmarkEnd w:id="1382"/>
      <w:bookmarkEnd w:id="1383"/>
      <w:r w:rsidRPr="00A10336">
        <w:rPr>
          <w:rStyle w:val="30"/>
          <w:rFonts w:hint="cs"/>
          <w:rtl/>
        </w:rPr>
        <w:t xml:space="preserve"> </w:t>
      </w:r>
      <w:r w:rsidRPr="000528DA">
        <w:rPr>
          <w:rFonts w:ascii="Fb Fontext" w:hAnsi="Fb Fontext" w:hint="cs"/>
          <w:sz w:val="20"/>
          <w:rtl/>
        </w:rPr>
        <w:t>מהך ד</w:t>
      </w:r>
      <w:r w:rsidRPr="000528DA">
        <w:rPr>
          <w:rFonts w:ascii="Fb Fontext" w:hAnsi="Fb Fontext"/>
          <w:sz w:val="20"/>
          <w:rtl/>
        </w:rPr>
        <w:t xml:space="preserve">אין מברכין בורא עצי בשמים אלא על אפרסמון של בית רבי, </w:t>
      </w:r>
      <w:r w:rsidRPr="000528DA">
        <w:rPr>
          <w:rFonts w:ascii="Fb Fontext" w:hAnsi="Fb Fontext" w:hint="cs"/>
          <w:sz w:val="20"/>
          <w:rtl/>
        </w:rPr>
        <w:t xml:space="preserve">ושל </w:t>
      </w:r>
      <w:r w:rsidRPr="000528DA">
        <w:rPr>
          <w:rFonts w:ascii="Fb Fontext" w:hAnsi="Fb Fontext"/>
          <w:sz w:val="20"/>
          <w:rtl/>
        </w:rPr>
        <w:t xml:space="preserve">בית קיסר, </w:t>
      </w:r>
      <w:r w:rsidRPr="000528DA">
        <w:rPr>
          <w:rFonts w:ascii="Fb Fontext" w:hAnsi="Fb Fontext" w:hint="cs"/>
          <w:sz w:val="20"/>
          <w:rtl/>
        </w:rPr>
        <w:t>ו</w:t>
      </w:r>
      <w:r w:rsidRPr="000528DA">
        <w:rPr>
          <w:rFonts w:ascii="Fb Fontext" w:hAnsi="Fb Fontext"/>
          <w:sz w:val="20"/>
          <w:rtl/>
        </w:rPr>
        <w:t>הדס שבכל מקום</w:t>
      </w:r>
      <w:r w:rsidRPr="000528DA">
        <w:rPr>
          <w:rFonts w:ascii="Fb Fontext" w:hAnsi="Fb Fontext" w:hint="cs"/>
          <w:sz w:val="20"/>
          <w:rtl/>
        </w:rPr>
        <w:t>.</w:t>
      </w:r>
    </w:p>
    <w:p w14:paraId="3D967C94" w14:textId="77777777" w:rsidR="00F64167" w:rsidRDefault="006A2BB0" w:rsidP="00502170">
      <w:pPr>
        <w:pStyle w:val="afffffc"/>
        <w:rPr>
          <w:rStyle w:val="afffff9"/>
          <w:rtl/>
        </w:rPr>
      </w:pPr>
      <w:bookmarkStart w:id="1384" w:name="_Toc193636233"/>
      <w:bookmarkStart w:id="1385" w:name="_Toc216184843"/>
      <w:r w:rsidRPr="00502170">
        <w:rPr>
          <w:rFonts w:hint="cs"/>
          <w:rtl/>
        </w:rPr>
        <w:t>שמן</w:t>
      </w:r>
      <w:r w:rsidRPr="00502170">
        <w:rPr>
          <w:rtl/>
        </w:rPr>
        <w:t xml:space="preserve"> אפרסמון</w:t>
      </w:r>
      <w:r w:rsidRPr="00E34F28">
        <w:rPr>
          <w:rStyle w:val="afffff9"/>
          <w:rFonts w:hint="cs"/>
          <w:rtl/>
        </w:rPr>
        <w:t>:</w:t>
      </w:r>
      <w:bookmarkEnd w:id="1384"/>
      <w:bookmarkEnd w:id="1385"/>
    </w:p>
    <w:p w14:paraId="5EC8F722" w14:textId="77777777" w:rsidR="005B28A3" w:rsidRDefault="005175F4" w:rsidP="005B28A3">
      <w:pPr>
        <w:pStyle w:val="38"/>
        <w:framePr w:wrap="notBeside"/>
        <w:rPr>
          <w:rStyle w:val="afffff9"/>
          <w:rtl/>
        </w:rPr>
      </w:pPr>
      <w:r w:rsidRPr="00E34F28">
        <w:rPr>
          <w:rStyle w:val="afffff9"/>
          <w:rFonts w:hint="cs"/>
          <w:rtl/>
        </w:rPr>
        <w:t>ר"י</w:t>
      </w:r>
      <w:r w:rsidRPr="00E34F28">
        <w:rPr>
          <w:rStyle w:val="afffff9"/>
          <w:rtl/>
        </w:rPr>
        <w:t>:</w:t>
      </w:r>
    </w:p>
    <w:p w14:paraId="48956435" w14:textId="1EE0A3A9" w:rsidR="006D0C52" w:rsidRPr="000528DA" w:rsidRDefault="005175F4" w:rsidP="00502170">
      <w:pPr>
        <w:rPr>
          <w:rtl/>
        </w:rPr>
      </w:pPr>
      <w:r w:rsidRPr="000528DA">
        <w:rPr>
          <w:rtl/>
        </w:rPr>
        <w:t>בורא שמן ארצנו.</w:t>
      </w:r>
      <w:r w:rsidR="006D0C52" w:rsidRPr="000528DA">
        <w:rPr>
          <w:rFonts w:hint="cs"/>
          <w:rtl/>
        </w:rPr>
        <w:t xml:space="preserve"> </w:t>
      </w:r>
      <w:r w:rsidRPr="00E34F28">
        <w:rPr>
          <w:rStyle w:val="afffff9"/>
          <w:rtl/>
        </w:rPr>
        <w:t xml:space="preserve">א"ל: </w:t>
      </w:r>
      <w:r w:rsidRPr="000528DA">
        <w:rPr>
          <w:rFonts w:hint="cs"/>
          <w:rtl/>
        </w:rPr>
        <w:t xml:space="preserve">שלא יביא ראייה </w:t>
      </w:r>
      <w:r w:rsidRPr="00E34F28">
        <w:rPr>
          <w:rStyle w:val="afffff9"/>
          <w:rFonts w:hint="cs"/>
          <w:rtl/>
        </w:rPr>
        <w:t>מר</w:t>
      </w:r>
      <w:r w:rsidRPr="00E34F28">
        <w:rPr>
          <w:rStyle w:val="afffff9"/>
          <w:rtl/>
        </w:rPr>
        <w:t>"</w:t>
      </w:r>
      <w:r w:rsidRPr="00E34F28">
        <w:rPr>
          <w:rStyle w:val="afffff9"/>
          <w:rFonts w:hint="cs"/>
          <w:rtl/>
        </w:rPr>
        <w:t xml:space="preserve">י </w:t>
      </w:r>
      <w:r w:rsidR="006A2BB0" w:rsidRPr="000528DA">
        <w:rPr>
          <w:rFonts w:hint="cs"/>
          <w:rtl/>
        </w:rPr>
        <w:t>שחביבה לו</w:t>
      </w:r>
      <w:r w:rsidRPr="000528DA">
        <w:rPr>
          <w:rtl/>
        </w:rPr>
        <w:t xml:space="preserve"> ארץ ישראל, </w:t>
      </w:r>
    </w:p>
    <w:p w14:paraId="26322850" w14:textId="316DE0DA" w:rsidR="00927259" w:rsidRPr="000528DA" w:rsidRDefault="005175F4" w:rsidP="000528DA">
      <w:pPr>
        <w:rPr>
          <w:rtl/>
        </w:rPr>
      </w:pPr>
      <w:r w:rsidRPr="00E34F28">
        <w:rPr>
          <w:rStyle w:val="afffff9"/>
          <w:rFonts w:hint="cs"/>
          <w:rtl/>
        </w:rPr>
        <w:t>ולכו</w:t>
      </w:r>
      <w:r w:rsidRPr="00E34F28">
        <w:rPr>
          <w:rStyle w:val="afffff9"/>
          <w:rtl/>
        </w:rPr>
        <w:t>"</w:t>
      </w:r>
      <w:r w:rsidRPr="00E34F28">
        <w:rPr>
          <w:rStyle w:val="afffff9"/>
          <w:rFonts w:hint="cs"/>
          <w:rtl/>
        </w:rPr>
        <w:t>ע</w:t>
      </w:r>
      <w:r w:rsidR="00F14A89" w:rsidRPr="00E34F28">
        <w:rPr>
          <w:rStyle w:val="afffff9"/>
          <w:rFonts w:hint="cs"/>
          <w:rtl/>
        </w:rPr>
        <w:t>:</w:t>
      </w:r>
      <w:r w:rsidRPr="00E34F28">
        <w:rPr>
          <w:rStyle w:val="afffff9"/>
          <w:rFonts w:hint="cs"/>
          <w:rtl/>
        </w:rPr>
        <w:t xml:space="preserve"> </w:t>
      </w:r>
      <w:r w:rsidRPr="000528DA">
        <w:rPr>
          <w:rFonts w:hint="cs"/>
          <w:rtl/>
        </w:rPr>
        <w:t xml:space="preserve">מברך </w:t>
      </w:r>
      <w:r w:rsidRPr="00E34F28">
        <w:rPr>
          <w:rStyle w:val="afffff9"/>
          <w:rFonts w:hint="cs"/>
          <w:rtl/>
        </w:rPr>
        <w:t>כרי</w:t>
      </w:r>
      <w:r w:rsidRPr="00E34F28">
        <w:rPr>
          <w:rStyle w:val="afffff9"/>
          <w:rtl/>
        </w:rPr>
        <w:t>"</w:t>
      </w:r>
      <w:r w:rsidRPr="00E34F28">
        <w:rPr>
          <w:rStyle w:val="afffff9"/>
          <w:rFonts w:hint="cs"/>
          <w:rtl/>
        </w:rPr>
        <w:t>ו:</w:t>
      </w:r>
      <w:r w:rsidRPr="00E34F28">
        <w:rPr>
          <w:rStyle w:val="afffff9"/>
          <w:rtl/>
        </w:rPr>
        <w:t xml:space="preserve"> </w:t>
      </w:r>
      <w:r w:rsidRPr="000528DA">
        <w:rPr>
          <w:rtl/>
        </w:rPr>
        <w:t>בורא שמן ערב.</w:t>
      </w:r>
      <w:r w:rsidRPr="00A10336">
        <w:rPr>
          <w:rStyle w:val="30"/>
          <w:rtl/>
        </w:rPr>
        <w:t xml:space="preserve"> </w:t>
      </w:r>
    </w:p>
    <w:p w14:paraId="4F3D3590" w14:textId="67526A54" w:rsidR="00502170" w:rsidRPr="00CF550F" w:rsidRDefault="006A2BB0" w:rsidP="00CF550F">
      <w:pPr>
        <w:pStyle w:val="afffffc"/>
        <w:rPr>
          <w:rtl/>
        </w:rPr>
      </w:pPr>
      <w:bookmarkStart w:id="1386" w:name="_Toc193636234"/>
      <w:bookmarkStart w:id="1387" w:name="_Toc216184844"/>
      <w:r w:rsidRPr="00CF550F">
        <w:rPr>
          <w:rFonts w:hint="cs"/>
          <w:rtl/>
        </w:rPr>
        <w:t>קשוט</w:t>
      </w:r>
      <w:r w:rsidR="00CF550F" w:rsidRPr="00CF550F">
        <w:rPr>
          <w:rFonts w:hint="cs"/>
          <w:rtl/>
        </w:rPr>
        <w:t xml:space="preserve">- </w:t>
      </w:r>
      <w:r w:rsidR="00CF550F">
        <w:rPr>
          <w:rFonts w:hint="cs"/>
          <w:rtl/>
        </w:rPr>
        <w:t xml:space="preserve">מברכין </w:t>
      </w:r>
      <w:r w:rsidR="00CF550F" w:rsidRPr="00CF550F">
        <w:rPr>
          <w:rFonts w:hint="cs"/>
          <w:rtl/>
        </w:rPr>
        <w:t>בורא עצי בשמים</w:t>
      </w:r>
      <w:bookmarkEnd w:id="1386"/>
      <w:bookmarkEnd w:id="1387"/>
      <w:r w:rsidRPr="00CF550F">
        <w:rPr>
          <w:rFonts w:hint="cs"/>
          <w:rtl/>
        </w:rPr>
        <w:t xml:space="preserve"> </w:t>
      </w:r>
    </w:p>
    <w:p w14:paraId="14D6D082" w14:textId="348495E4" w:rsidR="00A24328" w:rsidRDefault="00927259" w:rsidP="009A59D1">
      <w:pPr>
        <w:pStyle w:val="38"/>
        <w:framePr w:wrap="notBeside"/>
        <w:rPr>
          <w:rtl/>
        </w:rPr>
      </w:pPr>
      <w:r w:rsidRPr="00660D7A">
        <w:rPr>
          <w:rFonts w:hint="cs"/>
          <w:rtl/>
        </w:rPr>
        <w:t>ראב"א</w:t>
      </w:r>
      <w:r w:rsidR="009B14FE">
        <w:rPr>
          <w:rFonts w:hint="cs"/>
          <w:rtl/>
        </w:rPr>
        <w:t>:</w:t>
      </w:r>
    </w:p>
    <w:p w14:paraId="7AE08F44" w14:textId="0F784AB6" w:rsidR="005175F4" w:rsidRPr="000528DA" w:rsidRDefault="00502170" w:rsidP="00502170">
      <w:pPr>
        <w:rPr>
          <w:rtl/>
        </w:rPr>
      </w:pPr>
      <w:r>
        <w:rPr>
          <w:rFonts w:hint="cs"/>
          <w:rtl/>
        </w:rPr>
        <w:t>א</w:t>
      </w:r>
      <w:r w:rsidR="005175F4" w:rsidRPr="000528DA">
        <w:rPr>
          <w:rtl/>
        </w:rPr>
        <w:t xml:space="preserve">בל </w:t>
      </w:r>
      <w:r>
        <w:rPr>
          <w:rFonts w:hint="cs"/>
          <w:rtl/>
        </w:rPr>
        <w:t xml:space="preserve">לא </w:t>
      </w:r>
      <w:r w:rsidR="005175F4" w:rsidRPr="000528DA">
        <w:rPr>
          <w:rFonts w:hint="cs"/>
          <w:rtl/>
        </w:rPr>
        <w:t>שמן שבו שורים הקושט</w:t>
      </w:r>
    </w:p>
    <w:p w14:paraId="6058F766" w14:textId="3DB670C3" w:rsidR="00A24328" w:rsidRDefault="005175F4" w:rsidP="009A59D1">
      <w:pPr>
        <w:pStyle w:val="38"/>
        <w:framePr w:wrap="notBeside"/>
        <w:rPr>
          <w:rtl/>
        </w:rPr>
      </w:pPr>
      <w:r w:rsidRPr="00660D7A">
        <w:rPr>
          <w:rFonts w:hint="cs"/>
          <w:rtl/>
        </w:rPr>
        <w:t>ור</w:t>
      </w:r>
      <w:r w:rsidRPr="00660D7A">
        <w:rPr>
          <w:rtl/>
        </w:rPr>
        <w:t>"</w:t>
      </w:r>
      <w:r w:rsidRPr="00660D7A">
        <w:rPr>
          <w:rFonts w:hint="cs"/>
          <w:rtl/>
        </w:rPr>
        <w:t>כ</w:t>
      </w:r>
      <w:r w:rsidR="009B14FE">
        <w:rPr>
          <w:rtl/>
        </w:rPr>
        <w:t>:</w:t>
      </w:r>
    </w:p>
    <w:p w14:paraId="13E52003" w14:textId="1009BB09" w:rsidR="006A2BB0" w:rsidRPr="000528DA" w:rsidRDefault="005175F4" w:rsidP="000528DA">
      <w:pPr>
        <w:rPr>
          <w:rtl/>
        </w:rPr>
      </w:pPr>
      <w:r w:rsidRPr="000528DA">
        <w:rPr>
          <w:rtl/>
        </w:rPr>
        <w:t xml:space="preserve">אפילו </w:t>
      </w:r>
      <w:r w:rsidRPr="000528DA">
        <w:rPr>
          <w:rFonts w:hint="cs"/>
          <w:rtl/>
        </w:rPr>
        <w:t xml:space="preserve">שמן כזה אבל לא </w:t>
      </w:r>
      <w:r w:rsidR="00927259" w:rsidRPr="000528DA">
        <w:rPr>
          <w:rFonts w:hint="cs"/>
          <w:rtl/>
        </w:rPr>
        <w:t>שמן שנטחן בו</w:t>
      </w:r>
      <w:r w:rsidRPr="000528DA">
        <w:rPr>
          <w:rFonts w:hint="cs"/>
          <w:rtl/>
        </w:rPr>
        <w:t>.</w:t>
      </w:r>
      <w:r w:rsidR="00D10321" w:rsidRPr="000528DA">
        <w:rPr>
          <w:rFonts w:hint="cs"/>
          <w:rtl/>
        </w:rPr>
        <w:t xml:space="preserve"> </w:t>
      </w:r>
    </w:p>
    <w:p w14:paraId="401B3B2E" w14:textId="6AADBA0A" w:rsidR="00A24328" w:rsidRDefault="00D10321" w:rsidP="009A59D1">
      <w:pPr>
        <w:pStyle w:val="38"/>
        <w:framePr w:wrap="notBeside"/>
        <w:rPr>
          <w:rtl/>
        </w:rPr>
      </w:pPr>
      <w:r w:rsidRPr="00660D7A">
        <w:rPr>
          <w:rFonts w:hint="cs"/>
          <w:rtl/>
        </w:rPr>
        <w:t>ול</w:t>
      </w:r>
      <w:r w:rsidR="005175F4" w:rsidRPr="00660D7A">
        <w:rPr>
          <w:rtl/>
        </w:rPr>
        <w:t>נהרדעי</w:t>
      </w:r>
      <w:r w:rsidR="009B14FE">
        <w:rPr>
          <w:rtl/>
        </w:rPr>
        <w:t>:</w:t>
      </w:r>
    </w:p>
    <w:p w14:paraId="745CEFD1" w14:textId="5733AFC3" w:rsidR="00502170" w:rsidRPr="005B28A3" w:rsidRDefault="00D10321" w:rsidP="005B28A3">
      <w:pPr>
        <w:spacing w:after="120"/>
        <w:rPr>
          <w:rStyle w:val="afffff9"/>
          <w:rFonts w:cs="FrankRuehl"/>
          <w:spacing w:val="0"/>
          <w:szCs w:val="18"/>
          <w:rtl/>
        </w:rPr>
      </w:pPr>
      <w:r w:rsidRPr="000528DA">
        <w:rPr>
          <w:rtl/>
        </w:rPr>
        <w:t>אפי</w:t>
      </w:r>
      <w:r w:rsidRPr="000528DA">
        <w:rPr>
          <w:rFonts w:hint="cs"/>
          <w:rtl/>
        </w:rPr>
        <w:t>'</w:t>
      </w:r>
      <w:r w:rsidR="005175F4" w:rsidRPr="000528DA">
        <w:rPr>
          <w:rtl/>
        </w:rPr>
        <w:t xml:space="preserve"> </w:t>
      </w:r>
      <w:r w:rsidRPr="000528DA">
        <w:rPr>
          <w:rFonts w:hint="cs"/>
          <w:rtl/>
        </w:rPr>
        <w:t>שמן טחון</w:t>
      </w:r>
      <w:r w:rsidR="005175F4" w:rsidRPr="000528DA">
        <w:rPr>
          <w:rtl/>
        </w:rPr>
        <w:t>.</w:t>
      </w:r>
      <w:r w:rsidR="006A2BB0" w:rsidRPr="000528DA">
        <w:rPr>
          <w:rFonts w:hint="cs"/>
          <w:rtl/>
        </w:rPr>
        <w:t xml:space="preserve"> </w:t>
      </w:r>
    </w:p>
    <w:p w14:paraId="5532E33B" w14:textId="5E692E6B" w:rsidR="00A24328" w:rsidRDefault="00D10321" w:rsidP="009A59D1">
      <w:pPr>
        <w:pStyle w:val="38"/>
        <w:framePr w:wrap="notBeside"/>
        <w:rPr>
          <w:rtl/>
        </w:rPr>
      </w:pPr>
      <w:r w:rsidRPr="00660D7A">
        <w:rPr>
          <w:rFonts w:hint="cs"/>
          <w:rtl/>
        </w:rPr>
        <w:t>ר"ג</w:t>
      </w:r>
      <w:r w:rsidRPr="00660D7A">
        <w:rPr>
          <w:rtl/>
        </w:rPr>
        <w:t xml:space="preserve"> </w:t>
      </w:r>
      <w:r w:rsidRPr="00660D7A">
        <w:rPr>
          <w:rFonts w:hint="cs"/>
          <w:rtl/>
        </w:rPr>
        <w:t>מ</w:t>
      </w:r>
      <w:r w:rsidRPr="00660D7A">
        <w:rPr>
          <w:rtl/>
        </w:rPr>
        <w:t>רב</w:t>
      </w:r>
      <w:r w:rsidR="009B14FE">
        <w:rPr>
          <w:rtl/>
        </w:rPr>
        <w:t>:</w:t>
      </w:r>
    </w:p>
    <w:p w14:paraId="72FC51F4" w14:textId="73673BC4" w:rsidR="00502170" w:rsidRPr="00502170" w:rsidRDefault="005B28A3" w:rsidP="005B28A3">
      <w:pPr>
        <w:rPr>
          <w:rtl/>
        </w:rPr>
      </w:pPr>
      <w:bookmarkStart w:id="1388" w:name="_Toc193636235"/>
      <w:bookmarkStart w:id="1389" w:name="_Toc216184845"/>
      <w:r w:rsidRPr="005B28A3">
        <w:rPr>
          <w:rStyle w:val="afffffd"/>
          <w:rFonts w:hint="cs"/>
          <w:rtl/>
        </w:rPr>
        <w:t>יסמין</w:t>
      </w:r>
      <w:bookmarkEnd w:id="1388"/>
      <w:bookmarkEnd w:id="1389"/>
      <w:r w:rsidRPr="005B28A3">
        <w:rPr>
          <w:rStyle w:val="afffffd"/>
          <w:rFonts w:hint="cs"/>
          <w:rtl/>
        </w:rPr>
        <w:t xml:space="preserve"> </w:t>
      </w:r>
      <w:r w:rsidR="005175F4" w:rsidRPr="000528DA">
        <w:rPr>
          <w:rtl/>
        </w:rPr>
        <w:t>בורא עצי בשמים.</w:t>
      </w:r>
    </w:p>
    <w:p w14:paraId="7C9924CF" w14:textId="573915BD" w:rsidR="00A24328" w:rsidRDefault="00D10321" w:rsidP="009A59D1">
      <w:pPr>
        <w:pStyle w:val="38"/>
        <w:framePr w:wrap="notBeside"/>
        <w:rPr>
          <w:rtl/>
        </w:rPr>
      </w:pPr>
      <w:r w:rsidRPr="00660D7A">
        <w:rPr>
          <w:rFonts w:hint="cs"/>
          <w:rtl/>
        </w:rPr>
        <w:t>מרב</w:t>
      </w:r>
      <w:r w:rsidR="009B14FE">
        <w:rPr>
          <w:rFonts w:hint="cs"/>
          <w:rtl/>
        </w:rPr>
        <w:t>:</w:t>
      </w:r>
    </w:p>
    <w:p w14:paraId="6B79881E" w14:textId="5B1B4BE0" w:rsidR="005175F4" w:rsidRPr="000528DA" w:rsidRDefault="005B28A3" w:rsidP="00502170">
      <w:pPr>
        <w:rPr>
          <w:rtl/>
        </w:rPr>
      </w:pPr>
      <w:bookmarkStart w:id="1390" w:name="_Toc216184846"/>
      <w:r w:rsidRPr="005B28A3">
        <w:rPr>
          <w:rStyle w:val="afffffd"/>
          <w:rFonts w:hint="cs"/>
          <w:rtl/>
        </w:rPr>
        <w:t>שבולת נרד</w:t>
      </w:r>
      <w:bookmarkEnd w:id="1390"/>
      <w:r>
        <w:rPr>
          <w:rFonts w:hint="cs"/>
          <w:rtl/>
        </w:rPr>
        <w:t xml:space="preserve"> </w:t>
      </w:r>
      <w:r w:rsidR="005175F4" w:rsidRPr="000528DA">
        <w:rPr>
          <w:rtl/>
        </w:rPr>
        <w:t xml:space="preserve">בורא </w:t>
      </w:r>
      <w:r w:rsidR="005175F4" w:rsidRPr="00A10336">
        <w:rPr>
          <w:rStyle w:val="30"/>
          <w:rtl/>
        </w:rPr>
        <w:t>עצי</w:t>
      </w:r>
      <w:r w:rsidR="005175F4" w:rsidRPr="000528DA">
        <w:rPr>
          <w:rtl/>
        </w:rPr>
        <w:t xml:space="preserve"> בשמים.</w:t>
      </w:r>
      <w:r w:rsidR="005175F4" w:rsidRPr="000528DA">
        <w:rPr>
          <w:rFonts w:hint="cs"/>
          <w:rtl/>
        </w:rPr>
        <w:t xml:space="preserve"> </w:t>
      </w:r>
      <w:r w:rsidR="00502170">
        <w:rPr>
          <w:rFonts w:hint="cs"/>
          <w:rtl/>
        </w:rPr>
        <w:t xml:space="preserve"> </w:t>
      </w:r>
      <w:r w:rsidR="005175F4" w:rsidRPr="00E34F28">
        <w:rPr>
          <w:rStyle w:val="afffff9"/>
          <w:rFonts w:hint="cs"/>
          <w:rtl/>
        </w:rPr>
        <w:t>מ"ז</w:t>
      </w:r>
      <w:r w:rsidR="005175F4" w:rsidRPr="00E34F28">
        <w:rPr>
          <w:rStyle w:val="afffff9"/>
          <w:rtl/>
        </w:rPr>
        <w:t xml:space="preserve">: </w:t>
      </w:r>
      <w:r w:rsidR="005175F4" w:rsidRPr="000528DA">
        <w:rPr>
          <w:rStyle w:val="ad"/>
          <w:rFonts w:hint="cs"/>
          <w:rtl/>
        </w:rPr>
        <w:t>'</w:t>
      </w:r>
      <w:r w:rsidR="005175F4" w:rsidRPr="000528DA">
        <w:rPr>
          <w:rStyle w:val="ad"/>
          <w:rtl/>
        </w:rPr>
        <w:t>ותטמנם בפשתי העץ</w:t>
      </w:r>
      <w:r w:rsidR="005175F4" w:rsidRPr="000528DA">
        <w:rPr>
          <w:rStyle w:val="ad"/>
          <w:rFonts w:hint="cs"/>
          <w:rtl/>
        </w:rPr>
        <w:t>'</w:t>
      </w:r>
    </w:p>
    <w:p w14:paraId="1A1744DB" w14:textId="404A3F09" w:rsidR="005175F4" w:rsidRPr="005B28A3" w:rsidRDefault="005B28A3" w:rsidP="005B28A3">
      <w:pPr>
        <w:rPr>
          <w:spacing w:val="-2"/>
          <w:rtl/>
        </w:rPr>
      </w:pPr>
      <w:bookmarkStart w:id="1391" w:name="_Toc193636238"/>
      <w:bookmarkStart w:id="1392" w:name="_Toc216184847"/>
      <w:r w:rsidRPr="005B28A3">
        <w:rPr>
          <w:rStyle w:val="afffffd"/>
          <w:rFonts w:hint="cs"/>
          <w:rtl/>
        </w:rPr>
        <w:t xml:space="preserve">חבצלת השרון </w:t>
      </w:r>
      <w:r w:rsidR="00F14A89" w:rsidRPr="005B28A3">
        <w:rPr>
          <w:rStyle w:val="afffffd"/>
          <w:rFonts w:hint="cs"/>
          <w:rtl/>
        </w:rPr>
        <w:t>דגינה</w:t>
      </w:r>
      <w:bookmarkEnd w:id="1391"/>
      <w:bookmarkEnd w:id="1392"/>
      <w:r w:rsidR="00F14A89" w:rsidRPr="005B28A3">
        <w:rPr>
          <w:rStyle w:val="afffff9"/>
          <w:rFonts w:hint="cs"/>
          <w:spacing w:val="-2"/>
          <w:rtl/>
        </w:rPr>
        <w:t xml:space="preserve"> </w:t>
      </w:r>
      <w:r w:rsidR="00D10321" w:rsidRPr="005B28A3">
        <w:rPr>
          <w:rStyle w:val="afffff9"/>
          <w:rFonts w:hint="cs"/>
          <w:spacing w:val="-2"/>
          <w:rtl/>
        </w:rPr>
        <w:t>ר</w:t>
      </w:r>
      <w:r w:rsidR="00AE16FF" w:rsidRPr="005B28A3">
        <w:rPr>
          <w:rStyle w:val="afffff9"/>
          <w:spacing w:val="-2"/>
          <w:rtl/>
        </w:rPr>
        <w:t>"</w:t>
      </w:r>
      <w:r w:rsidR="00D10321" w:rsidRPr="005B28A3">
        <w:rPr>
          <w:rStyle w:val="afffff9"/>
          <w:rFonts w:hint="cs"/>
          <w:spacing w:val="-2"/>
          <w:rtl/>
        </w:rPr>
        <w:t>מ:</w:t>
      </w:r>
      <w:r w:rsidRPr="005B28A3">
        <w:rPr>
          <w:rStyle w:val="afffff9"/>
          <w:rFonts w:hint="cs"/>
          <w:spacing w:val="-2"/>
          <w:rtl/>
        </w:rPr>
        <w:t xml:space="preserve"> </w:t>
      </w:r>
      <w:r w:rsidR="005175F4" w:rsidRPr="005B28A3">
        <w:rPr>
          <w:spacing w:val="-2"/>
          <w:rtl/>
        </w:rPr>
        <w:t xml:space="preserve">בורא עצי בשמים, </w:t>
      </w:r>
      <w:r w:rsidR="005175F4" w:rsidRPr="005B28A3">
        <w:rPr>
          <w:rStyle w:val="afffffd"/>
          <w:spacing w:val="-2"/>
          <w:rtl/>
        </w:rPr>
        <w:t>ד</w:t>
      </w:r>
      <w:r w:rsidR="00D10321" w:rsidRPr="005B28A3">
        <w:rPr>
          <w:rStyle w:val="afffffd"/>
          <w:rFonts w:hint="cs"/>
          <w:spacing w:val="-2"/>
          <w:rtl/>
        </w:rPr>
        <w:t>שדה</w:t>
      </w:r>
      <w:r w:rsidR="00D10321" w:rsidRPr="005B28A3">
        <w:rPr>
          <w:rFonts w:hint="cs"/>
          <w:spacing w:val="-2"/>
          <w:rtl/>
        </w:rPr>
        <w:t xml:space="preserve"> </w:t>
      </w:r>
      <w:r w:rsidR="005175F4" w:rsidRPr="005B28A3">
        <w:rPr>
          <w:spacing w:val="-2"/>
          <w:rtl/>
        </w:rPr>
        <w:t>בורא עשבי בשמים.</w:t>
      </w:r>
    </w:p>
    <w:p w14:paraId="3F117F8D" w14:textId="6087FDD3" w:rsidR="00A24328" w:rsidRDefault="00502170" w:rsidP="009A59D1">
      <w:pPr>
        <w:pStyle w:val="38"/>
        <w:framePr w:wrap="notBeside"/>
        <w:rPr>
          <w:rtl/>
        </w:rPr>
      </w:pPr>
      <w:r w:rsidRPr="00660D7A">
        <w:rPr>
          <w:rFonts w:hint="cs"/>
          <w:rtl/>
        </w:rPr>
        <w:t>ר</w:t>
      </w:r>
      <w:r w:rsidRPr="00660D7A">
        <w:rPr>
          <w:rtl/>
        </w:rPr>
        <w:t>"</w:t>
      </w:r>
      <w:r w:rsidRPr="00660D7A">
        <w:rPr>
          <w:rFonts w:hint="cs"/>
          <w:rtl/>
        </w:rPr>
        <w:t>ש</w:t>
      </w:r>
      <w:r w:rsidR="009B14FE">
        <w:rPr>
          <w:rFonts w:hint="cs"/>
          <w:rtl/>
        </w:rPr>
        <w:t>:</w:t>
      </w:r>
    </w:p>
    <w:p w14:paraId="09B93777" w14:textId="1A26016D" w:rsidR="005175F4" w:rsidRPr="000528DA" w:rsidRDefault="00F14A89" w:rsidP="000528DA">
      <w:pPr>
        <w:rPr>
          <w:rtl/>
        </w:rPr>
      </w:pPr>
      <w:bookmarkStart w:id="1393" w:name="_Toc193636239"/>
      <w:bookmarkStart w:id="1394" w:name="_Toc216184848"/>
      <w:r w:rsidRPr="00724E73">
        <w:rPr>
          <w:rStyle w:val="afffffd"/>
          <w:rFonts w:hint="cs"/>
          <w:rtl/>
        </w:rPr>
        <w:t>סיגליות</w:t>
      </w:r>
      <w:bookmarkEnd w:id="1393"/>
      <w:bookmarkEnd w:id="1394"/>
      <w:r w:rsidRPr="00E34F28">
        <w:rPr>
          <w:rStyle w:val="afffff9"/>
          <w:rFonts w:hint="cs"/>
          <w:rtl/>
        </w:rPr>
        <w:t xml:space="preserve"> </w:t>
      </w:r>
      <w:r w:rsidR="005175F4" w:rsidRPr="000528DA">
        <w:rPr>
          <w:rtl/>
        </w:rPr>
        <w:t>בורא עשבי בשמים.</w:t>
      </w:r>
    </w:p>
    <w:p w14:paraId="47A5056B" w14:textId="1BBE7DAC" w:rsidR="00A24328" w:rsidRDefault="00502170" w:rsidP="009A59D1">
      <w:pPr>
        <w:pStyle w:val="38"/>
        <w:framePr w:wrap="notBeside"/>
        <w:rPr>
          <w:rtl/>
        </w:rPr>
      </w:pPr>
      <w:r w:rsidRPr="00660D7A">
        <w:rPr>
          <w:rFonts w:hint="cs"/>
          <w:rtl/>
        </w:rPr>
        <w:t>מ"ז</w:t>
      </w:r>
      <w:r w:rsidR="00A24328">
        <w:rPr>
          <w:rFonts w:hint="cs"/>
          <w:rtl/>
        </w:rPr>
        <w:t>:</w:t>
      </w:r>
    </w:p>
    <w:p w14:paraId="21841F87" w14:textId="2A34D390" w:rsidR="00F64167" w:rsidRDefault="005175F4" w:rsidP="000528DA">
      <w:pPr>
        <w:rPr>
          <w:rtl/>
        </w:rPr>
      </w:pPr>
      <w:bookmarkStart w:id="1395" w:name="_Toc193636240"/>
      <w:bookmarkStart w:id="1396" w:name="_Toc216184849"/>
      <w:r w:rsidRPr="00724E73">
        <w:rPr>
          <w:rStyle w:val="afffffd"/>
          <w:rtl/>
        </w:rPr>
        <w:t>ה</w:t>
      </w:r>
      <w:r w:rsidRPr="00724E73">
        <w:rPr>
          <w:rStyle w:val="afffffd"/>
          <w:rFonts w:hint="cs"/>
          <w:rtl/>
        </w:rPr>
        <w:t xml:space="preserve">מריח </w:t>
      </w:r>
      <w:r w:rsidR="00F14A89" w:rsidRPr="00724E73">
        <w:rPr>
          <w:rStyle w:val="afffffd"/>
          <w:rtl/>
        </w:rPr>
        <w:t xml:space="preserve">באתרוג או </w:t>
      </w:r>
      <w:r w:rsidRPr="00724E73">
        <w:rPr>
          <w:rStyle w:val="afffffd"/>
          <w:rtl/>
        </w:rPr>
        <w:t>חבוש</w:t>
      </w:r>
      <w:bookmarkEnd w:id="1395"/>
      <w:bookmarkEnd w:id="1396"/>
      <w:r w:rsidR="00502170" w:rsidRPr="00A10336">
        <w:rPr>
          <w:rStyle w:val="30"/>
          <w:rFonts w:hint="cs"/>
          <w:rtl/>
        </w:rPr>
        <w:t xml:space="preserve"> </w:t>
      </w:r>
      <w:r w:rsidRPr="000528DA">
        <w:rPr>
          <w:rtl/>
        </w:rPr>
        <w:t>ברוך שנתן ריח טוב בפירות.</w:t>
      </w:r>
    </w:p>
    <w:p w14:paraId="664E4A3C" w14:textId="51360C56" w:rsidR="005175F4" w:rsidRPr="00E34F28" w:rsidRDefault="00683C59" w:rsidP="00F50A20">
      <w:pPr>
        <w:pStyle w:val="afffa"/>
        <w:rPr>
          <w:rtl/>
        </w:rPr>
      </w:pPr>
      <w:r>
        <w:rPr>
          <w:rFonts w:hint="cs"/>
          <w:rtl/>
        </w:rPr>
        <w:t>***</w:t>
      </w:r>
    </w:p>
    <w:p w14:paraId="6482CC84" w14:textId="77777777" w:rsidR="005175F4" w:rsidRPr="00E34F28" w:rsidRDefault="005175F4" w:rsidP="00EC0DC4">
      <w:pPr>
        <w:pStyle w:val="af2"/>
        <w:framePr w:wrap="around"/>
        <w:rPr>
          <w:rtl/>
        </w:rPr>
      </w:pPr>
      <w:r w:rsidRPr="009757B9">
        <w:rPr>
          <w:rtl/>
        </w:rPr>
        <w:t>מג:</w:t>
      </w:r>
    </w:p>
    <w:p w14:paraId="08ECD34D" w14:textId="77777777" w:rsidR="005175F4" w:rsidRPr="000528DA" w:rsidRDefault="00D10321" w:rsidP="000528DA">
      <w:pPr>
        <w:rPr>
          <w:rtl/>
        </w:rPr>
      </w:pPr>
      <w:bookmarkStart w:id="1397" w:name="_Toc193636241"/>
      <w:bookmarkStart w:id="1398" w:name="_Toc216184850"/>
      <w:r w:rsidRPr="006D3CF8">
        <w:rPr>
          <w:rStyle w:val="afffffd"/>
          <w:rFonts w:hint="cs"/>
          <w:b w:val="0"/>
          <w:rtl/>
        </w:rPr>
        <w:t xml:space="preserve">היוצא </w:t>
      </w:r>
      <w:r w:rsidR="005175F4" w:rsidRPr="006D3CF8">
        <w:rPr>
          <w:rStyle w:val="afffffd"/>
          <w:rFonts w:hint="cs"/>
          <w:b w:val="0"/>
          <w:rtl/>
        </w:rPr>
        <w:t>בימי ניסן</w:t>
      </w:r>
      <w:bookmarkEnd w:id="1397"/>
      <w:bookmarkEnd w:id="1398"/>
      <w:r w:rsidR="005175F4" w:rsidRPr="00A10336">
        <w:rPr>
          <w:rStyle w:val="30"/>
          <w:rFonts w:hint="cs"/>
          <w:rtl/>
        </w:rPr>
        <w:t xml:space="preserve"> ורואה אילנות המלבלבים</w:t>
      </w:r>
      <w:r w:rsidRPr="000528DA">
        <w:rPr>
          <w:rFonts w:ascii="Fb Fontext" w:hAnsi="Fb Fontext" w:hint="cs"/>
          <w:rtl/>
        </w:rPr>
        <w:t>-</w:t>
      </w:r>
      <w:r w:rsidR="005175F4" w:rsidRPr="000528DA">
        <w:rPr>
          <w:rFonts w:ascii="Fb Fontext" w:hAnsi="Fb Fontext"/>
          <w:rtl/>
        </w:rPr>
        <w:t xml:space="preserve"> </w:t>
      </w:r>
      <w:r w:rsidRPr="00E34F28">
        <w:rPr>
          <w:rStyle w:val="afffff9"/>
          <w:rFonts w:hint="cs"/>
          <w:rtl/>
        </w:rPr>
        <w:t>ר</w:t>
      </w:r>
      <w:r w:rsidR="00AE16FF" w:rsidRPr="00E34F28">
        <w:rPr>
          <w:rStyle w:val="afffff9"/>
          <w:rtl/>
        </w:rPr>
        <w:t>"</w:t>
      </w:r>
      <w:r w:rsidRPr="00E34F28">
        <w:rPr>
          <w:rStyle w:val="afffff9"/>
          <w:rFonts w:hint="cs"/>
          <w:rtl/>
        </w:rPr>
        <w:t xml:space="preserve">י: </w:t>
      </w:r>
      <w:r w:rsidR="005175F4" w:rsidRPr="000528DA">
        <w:rPr>
          <w:rFonts w:ascii="Fb Fontext" w:hAnsi="Fb Fontext"/>
          <w:rtl/>
        </w:rPr>
        <w:t>אומר ברוך שלא חיסר בעולמו כלום וברא בו בריות טובות ואילנות טובות להתנאות בהן בני אדם.</w:t>
      </w:r>
    </w:p>
    <w:p w14:paraId="4D4EC916" w14:textId="77777777" w:rsidR="00502170" w:rsidRDefault="005175F4" w:rsidP="00682BF2">
      <w:pPr>
        <w:pStyle w:val="afffff5"/>
        <w:rPr>
          <w:rtl/>
        </w:rPr>
      </w:pPr>
      <w:r w:rsidRPr="000528DA">
        <w:rPr>
          <w:rStyle w:val="ad"/>
          <w:rtl/>
        </w:rPr>
        <w:lastRenderedPageBreak/>
        <w:t>'כל הנשמה תהלל יה</w:t>
      </w:r>
      <w:r w:rsidRPr="000528DA">
        <w:rPr>
          <w:rStyle w:val="ad"/>
          <w:rFonts w:hint="cs"/>
          <w:rtl/>
        </w:rPr>
        <w:t>'</w:t>
      </w:r>
      <w:r w:rsidRPr="000528DA">
        <w:rPr>
          <w:rStyle w:val="ad"/>
          <w:rtl/>
        </w:rPr>
        <w:t>,</w:t>
      </w:r>
      <w:r w:rsidRPr="00FE3D07">
        <w:rPr>
          <w:rtl/>
        </w:rPr>
        <w:t xml:space="preserve"> </w:t>
      </w:r>
    </w:p>
    <w:p w14:paraId="5E107868" w14:textId="0C90F7CE" w:rsidR="00A24328" w:rsidRDefault="000E084A" w:rsidP="009A59D1">
      <w:pPr>
        <w:pStyle w:val="38"/>
        <w:framePr w:wrap="notBeside"/>
        <w:rPr>
          <w:rtl/>
        </w:rPr>
      </w:pPr>
      <w:r w:rsidRPr="00660D7A">
        <w:rPr>
          <w:rtl/>
        </w:rPr>
        <w:t>רב</w:t>
      </w:r>
      <w:r w:rsidR="009B14FE">
        <w:rPr>
          <w:rtl/>
        </w:rPr>
        <w:t>:</w:t>
      </w:r>
    </w:p>
    <w:p w14:paraId="0072E14E" w14:textId="6BA618C0" w:rsidR="000E084A" w:rsidRPr="00E34F28" w:rsidRDefault="000E084A" w:rsidP="00502170">
      <w:pPr>
        <w:pStyle w:val="afffff5"/>
        <w:spacing w:before="0"/>
        <w:rPr>
          <w:rtl/>
        </w:rPr>
      </w:pPr>
      <w:bookmarkStart w:id="1399" w:name="_Toc193636242"/>
      <w:bookmarkStart w:id="1400" w:name="_Toc216184851"/>
      <w:r w:rsidRPr="00A10336">
        <w:rPr>
          <w:rStyle w:val="30"/>
          <w:rtl/>
        </w:rPr>
        <w:t>מברכין על הריח</w:t>
      </w:r>
      <w:bookmarkEnd w:id="1399"/>
      <w:bookmarkEnd w:id="1400"/>
      <w:r>
        <w:rPr>
          <w:rFonts w:hint="cs"/>
          <w:rtl/>
        </w:rPr>
        <w:t xml:space="preserve"> </w:t>
      </w:r>
      <w:r w:rsidR="005175F4" w:rsidRPr="00FE3D07">
        <w:rPr>
          <w:rtl/>
        </w:rPr>
        <w:t>דבר שהנשמה נהנית ממנו</w:t>
      </w:r>
      <w:r w:rsidR="005175F4" w:rsidRPr="00FE3D07">
        <w:rPr>
          <w:rFonts w:hint="cs"/>
          <w:rtl/>
        </w:rPr>
        <w:t xml:space="preserve">, </w:t>
      </w:r>
      <w:r w:rsidR="00502170">
        <w:rPr>
          <w:rFonts w:hint="cs"/>
          <w:rtl/>
        </w:rPr>
        <w:t xml:space="preserve">ולא הגוף. </w:t>
      </w:r>
    </w:p>
    <w:p w14:paraId="523A26E1" w14:textId="77777777" w:rsidR="00F14A89" w:rsidRPr="00E34F28" w:rsidRDefault="005175F4" w:rsidP="00682BF2">
      <w:pPr>
        <w:pStyle w:val="afffff5"/>
        <w:rPr>
          <w:rtl/>
        </w:rPr>
      </w:pPr>
      <w:r w:rsidRPr="000528DA">
        <w:rPr>
          <w:rStyle w:val="ad"/>
          <w:rFonts w:hint="cs"/>
          <w:rtl/>
        </w:rPr>
        <w:t>'</w:t>
      </w:r>
      <w:r w:rsidRPr="000528DA">
        <w:rPr>
          <w:rStyle w:val="ad"/>
          <w:rtl/>
        </w:rPr>
        <w:t>ילכו יונקותיו ויהי כזית הודו וריח לו כלבנון.</w:t>
      </w:r>
      <w:r w:rsidR="000E084A" w:rsidRPr="000E084A">
        <w:rPr>
          <w:rtl/>
        </w:rPr>
        <w:t xml:space="preserve"> </w:t>
      </w:r>
    </w:p>
    <w:p w14:paraId="16B91AC4" w14:textId="1E69CBE0" w:rsidR="00A24328" w:rsidRDefault="000E084A" w:rsidP="009A59D1">
      <w:pPr>
        <w:pStyle w:val="38"/>
        <w:framePr w:wrap="notBeside"/>
        <w:rPr>
          <w:rtl/>
        </w:rPr>
      </w:pPr>
      <w:r w:rsidRPr="00660D7A">
        <w:rPr>
          <w:rtl/>
        </w:rPr>
        <w:t>רב</w:t>
      </w:r>
      <w:r w:rsidR="009B14FE">
        <w:rPr>
          <w:rtl/>
        </w:rPr>
        <w:t>:</w:t>
      </w:r>
    </w:p>
    <w:p w14:paraId="1BF272C3" w14:textId="7EB59243" w:rsidR="005175F4" w:rsidRPr="000528DA" w:rsidRDefault="000E084A" w:rsidP="000528DA">
      <w:pPr>
        <w:rPr>
          <w:rtl/>
        </w:rPr>
      </w:pPr>
      <w:r w:rsidRPr="000528DA">
        <w:rPr>
          <w:rtl/>
        </w:rPr>
        <w:t>עתידים בחורי ישראל שיתנו ריח טוב כלבנון,</w:t>
      </w:r>
    </w:p>
    <w:p w14:paraId="0F5EB485" w14:textId="4405F5D0" w:rsidR="00502170" w:rsidRDefault="005175F4" w:rsidP="00502170">
      <w:pPr>
        <w:pStyle w:val="afffff5"/>
        <w:rPr>
          <w:rStyle w:val="afffff9"/>
          <w:rtl/>
        </w:rPr>
      </w:pPr>
      <w:r w:rsidRPr="000528DA">
        <w:rPr>
          <w:rStyle w:val="ad"/>
          <w:rFonts w:hint="cs"/>
          <w:rtl/>
        </w:rPr>
        <w:t>'</w:t>
      </w:r>
      <w:r w:rsidRPr="000528DA">
        <w:rPr>
          <w:rStyle w:val="ad"/>
          <w:rtl/>
        </w:rPr>
        <w:t>את הכל עשה יפה בעתו,</w:t>
      </w:r>
      <w:r w:rsidRPr="00FE3D07">
        <w:rPr>
          <w:rtl/>
        </w:rPr>
        <w:t xml:space="preserve"> </w:t>
      </w:r>
    </w:p>
    <w:p w14:paraId="1CDF61AE" w14:textId="4C7637AC" w:rsidR="00A24328" w:rsidRDefault="000E084A" w:rsidP="009A59D1">
      <w:pPr>
        <w:pStyle w:val="38"/>
        <w:framePr w:wrap="notBeside"/>
        <w:rPr>
          <w:rtl/>
        </w:rPr>
      </w:pPr>
      <w:r w:rsidRPr="00660D7A">
        <w:rPr>
          <w:rFonts w:hint="cs"/>
          <w:rtl/>
        </w:rPr>
        <w:t>רב</w:t>
      </w:r>
      <w:r w:rsidR="009B14FE">
        <w:rPr>
          <w:rFonts w:hint="cs"/>
          <w:rtl/>
        </w:rPr>
        <w:t>:</w:t>
      </w:r>
    </w:p>
    <w:p w14:paraId="333F8C4D" w14:textId="56447F95" w:rsidR="00F14A89" w:rsidRPr="000528DA" w:rsidRDefault="005175F4" w:rsidP="000528DA">
      <w:pPr>
        <w:rPr>
          <w:rtl/>
        </w:rPr>
      </w:pPr>
      <w:r w:rsidRPr="000528DA">
        <w:rPr>
          <w:rtl/>
        </w:rPr>
        <w:t>שכל אחד ואחד יפה לו הקב"ה אומנתו בפניו</w:t>
      </w:r>
      <w:r w:rsidR="00D10321" w:rsidRPr="000528DA">
        <w:rPr>
          <w:rFonts w:hint="cs"/>
          <w:rtl/>
        </w:rPr>
        <w:t xml:space="preserve">. </w:t>
      </w:r>
    </w:p>
    <w:p w14:paraId="30507536" w14:textId="0F94EB10" w:rsidR="00A24328" w:rsidRDefault="005175F4" w:rsidP="009A59D1">
      <w:pPr>
        <w:pStyle w:val="38"/>
        <w:framePr w:wrap="notBeside"/>
        <w:rPr>
          <w:rtl/>
        </w:rPr>
      </w:pPr>
      <w:r w:rsidRPr="00660D7A">
        <w:rPr>
          <w:rFonts w:hint="cs"/>
          <w:rtl/>
        </w:rPr>
        <w:t>ר"פ</w:t>
      </w:r>
      <w:r w:rsidR="009B14FE">
        <w:rPr>
          <w:rFonts w:hint="cs"/>
          <w:rtl/>
        </w:rPr>
        <w:t>:</w:t>
      </w:r>
    </w:p>
    <w:p w14:paraId="27F636AC" w14:textId="40B30EED" w:rsidR="005175F4" w:rsidRPr="000528DA" w:rsidRDefault="00F14A89" w:rsidP="000528DA">
      <w:pPr>
        <w:rPr>
          <w:rtl/>
        </w:rPr>
      </w:pPr>
      <w:r w:rsidRPr="000528DA">
        <w:rPr>
          <w:rFonts w:hint="cs"/>
          <w:rtl/>
        </w:rPr>
        <w:t>כמו שאומרים</w:t>
      </w:r>
      <w:r w:rsidR="005175F4" w:rsidRPr="000528DA">
        <w:rPr>
          <w:rtl/>
        </w:rPr>
        <w:t xml:space="preserve"> תלה קורא </w:t>
      </w:r>
      <w:r w:rsidR="006225C1" w:rsidRPr="000528DA">
        <w:rPr>
          <w:rFonts w:hint="cs"/>
          <w:rtl/>
        </w:rPr>
        <w:t>ד</w:t>
      </w:r>
      <w:r w:rsidR="005175F4" w:rsidRPr="000528DA">
        <w:rPr>
          <w:rFonts w:hint="cs"/>
          <w:rtl/>
        </w:rPr>
        <w:t>דקל</w:t>
      </w:r>
      <w:r w:rsidR="005175F4" w:rsidRPr="000528DA">
        <w:rPr>
          <w:rtl/>
        </w:rPr>
        <w:t xml:space="preserve"> ל</w:t>
      </w:r>
      <w:r w:rsidR="005175F4" w:rsidRPr="000528DA">
        <w:rPr>
          <w:rFonts w:hint="cs"/>
          <w:rtl/>
        </w:rPr>
        <w:t>חזיר והוא כבר יגלגלנו באשפה</w:t>
      </w:r>
      <w:r w:rsidR="006225C1" w:rsidRPr="000528DA">
        <w:rPr>
          <w:rFonts w:hint="cs"/>
          <w:rtl/>
        </w:rPr>
        <w:t>.</w:t>
      </w:r>
    </w:p>
    <w:p w14:paraId="2D54CC74" w14:textId="334D572C" w:rsidR="00A24328" w:rsidRDefault="005175F4" w:rsidP="009A59D1">
      <w:pPr>
        <w:pStyle w:val="38"/>
        <w:framePr w:wrap="notBeside"/>
        <w:rPr>
          <w:rtl/>
        </w:rPr>
      </w:pPr>
      <w:r w:rsidRPr="00660D7A">
        <w:rPr>
          <w:rtl/>
        </w:rPr>
        <w:t>רב</w:t>
      </w:r>
      <w:r w:rsidR="009B14FE">
        <w:rPr>
          <w:rtl/>
        </w:rPr>
        <w:t>:</w:t>
      </w:r>
    </w:p>
    <w:p w14:paraId="2B9C3003" w14:textId="19AD6DAA" w:rsidR="005175F4" w:rsidRPr="00E34F28" w:rsidRDefault="005175F4" w:rsidP="00682BF2">
      <w:pPr>
        <w:pStyle w:val="afffff5"/>
        <w:rPr>
          <w:rtl/>
        </w:rPr>
      </w:pPr>
      <w:bookmarkStart w:id="1401" w:name="_Toc193636243"/>
      <w:bookmarkStart w:id="1402" w:name="_Toc216184852"/>
      <w:r w:rsidRPr="00A10336">
        <w:rPr>
          <w:rStyle w:val="30"/>
          <w:rtl/>
        </w:rPr>
        <w:t>אבוקה כשנים, וירח כשלשה.</w:t>
      </w:r>
      <w:bookmarkEnd w:id="1401"/>
      <w:bookmarkEnd w:id="1402"/>
    </w:p>
    <w:p w14:paraId="0C989162" w14:textId="1BBDA5EF" w:rsidR="00A24328" w:rsidRDefault="005175F4" w:rsidP="009A59D1">
      <w:pPr>
        <w:pStyle w:val="38"/>
        <w:framePr w:wrap="notBeside"/>
        <w:rPr>
          <w:rtl/>
        </w:rPr>
      </w:pPr>
      <w:r w:rsidRPr="00660D7A">
        <w:rPr>
          <w:rtl/>
        </w:rPr>
        <w:t>איבעיא</w:t>
      </w:r>
      <w:r w:rsidR="009B14FE">
        <w:rPr>
          <w:rFonts w:hint="cs"/>
          <w:rtl/>
        </w:rPr>
        <w:t>:</w:t>
      </w:r>
    </w:p>
    <w:p w14:paraId="21EAC087" w14:textId="4B2604F2" w:rsidR="00D10321" w:rsidRPr="000528DA" w:rsidRDefault="005175F4" w:rsidP="00502170">
      <w:pPr>
        <w:spacing w:after="60"/>
        <w:rPr>
          <w:rtl/>
        </w:rPr>
      </w:pPr>
      <w:bookmarkStart w:id="1403" w:name="_Toc193636244"/>
      <w:bookmarkStart w:id="1404" w:name="_Toc216184853"/>
      <w:r w:rsidRPr="00A10336">
        <w:rPr>
          <w:rStyle w:val="30"/>
          <w:rtl/>
        </w:rPr>
        <w:t xml:space="preserve">אבוקה כשנים </w:t>
      </w:r>
      <w:r w:rsidRPr="00A10336">
        <w:rPr>
          <w:rStyle w:val="30"/>
          <w:rFonts w:hint="cs"/>
          <w:rtl/>
        </w:rPr>
        <w:t>יחד עמו</w:t>
      </w:r>
      <w:r w:rsidRPr="00A10336">
        <w:rPr>
          <w:rStyle w:val="30"/>
          <w:rtl/>
        </w:rPr>
        <w:t>,</w:t>
      </w:r>
      <w:bookmarkEnd w:id="1403"/>
      <w:bookmarkEnd w:id="1404"/>
      <w:r w:rsidRPr="000528DA">
        <w:rPr>
          <w:rtl/>
        </w:rPr>
        <w:t xml:space="preserve"> </w:t>
      </w:r>
      <w:r w:rsidRPr="000528DA">
        <w:rPr>
          <w:rFonts w:hint="cs"/>
          <w:rtl/>
        </w:rPr>
        <w:t>או</w:t>
      </w:r>
      <w:r w:rsidR="004D0C9F" w:rsidRPr="000528DA">
        <w:rPr>
          <w:rtl/>
        </w:rPr>
        <w:t xml:space="preserve"> </w:t>
      </w:r>
      <w:r w:rsidR="004D0C9F" w:rsidRPr="000528DA">
        <w:rPr>
          <w:rFonts w:hint="cs"/>
          <w:rtl/>
        </w:rPr>
        <w:t xml:space="preserve">חוץ ממנו, </w:t>
      </w:r>
      <w:r w:rsidR="00D10321" w:rsidRPr="000528DA">
        <w:rPr>
          <w:rFonts w:hint="cs"/>
          <w:rtl/>
        </w:rPr>
        <w:t xml:space="preserve">מהך דאמר </w:t>
      </w:r>
      <w:r w:rsidRPr="000528DA">
        <w:rPr>
          <w:rtl/>
        </w:rPr>
        <w:t xml:space="preserve">וירח כשלשה. </w:t>
      </w:r>
      <w:r w:rsidR="00D10321" w:rsidRPr="000528DA">
        <w:rPr>
          <w:rFonts w:hint="cs"/>
          <w:rtl/>
        </w:rPr>
        <w:t>משמע יחד עמו ד</w:t>
      </w:r>
      <w:r w:rsidRPr="000528DA">
        <w:rPr>
          <w:rFonts w:hint="cs"/>
          <w:rtl/>
        </w:rPr>
        <w:t>הא ל</w:t>
      </w:r>
      <w:r w:rsidRPr="000528DA">
        <w:rPr>
          <w:rtl/>
        </w:rPr>
        <w:t xml:space="preserve">אחד </w:t>
      </w:r>
      <w:r w:rsidRPr="000528DA">
        <w:rPr>
          <w:rFonts w:hint="cs"/>
          <w:rtl/>
        </w:rPr>
        <w:t>נ</w:t>
      </w:r>
      <w:r w:rsidRPr="000528DA">
        <w:rPr>
          <w:rtl/>
        </w:rPr>
        <w:t xml:space="preserve">ראה ומזיק, לשנים </w:t>
      </w:r>
      <w:r w:rsidRPr="000528DA">
        <w:rPr>
          <w:rFonts w:hint="cs"/>
          <w:rtl/>
        </w:rPr>
        <w:t>נ</w:t>
      </w:r>
      <w:r w:rsidRPr="000528DA">
        <w:rPr>
          <w:rtl/>
        </w:rPr>
        <w:t xml:space="preserve">ראה ואינו מזיק, </w:t>
      </w:r>
      <w:r w:rsidRPr="00A10336">
        <w:rPr>
          <w:rStyle w:val="30"/>
          <w:rtl/>
        </w:rPr>
        <w:t>לשלשה - אינו נראה כל עיקר</w:t>
      </w:r>
      <w:r w:rsidRPr="00A10336">
        <w:rPr>
          <w:rStyle w:val="30"/>
          <w:rFonts w:hint="cs"/>
          <w:rtl/>
        </w:rPr>
        <w:t>.</w:t>
      </w:r>
    </w:p>
    <w:p w14:paraId="2641C9E4" w14:textId="16834B94" w:rsidR="00A24328" w:rsidRDefault="004D0C9F" w:rsidP="009A59D1">
      <w:pPr>
        <w:pStyle w:val="38"/>
        <w:framePr w:wrap="notBeside"/>
        <w:rPr>
          <w:rtl/>
        </w:rPr>
      </w:pPr>
      <w:r w:rsidRPr="00660D7A">
        <w:rPr>
          <w:rtl/>
        </w:rPr>
        <w:t>רב</w:t>
      </w:r>
      <w:r w:rsidR="005175F4" w:rsidRPr="00660D7A">
        <w:rPr>
          <w:rtl/>
        </w:rPr>
        <w:t xml:space="preserve"> </w:t>
      </w:r>
      <w:r w:rsidR="00D10321" w:rsidRPr="00660D7A">
        <w:rPr>
          <w:rFonts w:hint="cs"/>
          <w:rtl/>
        </w:rPr>
        <w:t>רש</w:t>
      </w:r>
      <w:r w:rsidR="00AE16FF" w:rsidRPr="00660D7A">
        <w:rPr>
          <w:rtl/>
        </w:rPr>
        <w:t>"</w:t>
      </w:r>
      <w:r w:rsidR="00D10321" w:rsidRPr="00660D7A">
        <w:rPr>
          <w:rFonts w:hint="cs"/>
          <w:rtl/>
        </w:rPr>
        <w:t>ח ו</w:t>
      </w:r>
      <w:r w:rsidR="005175F4" w:rsidRPr="00660D7A">
        <w:rPr>
          <w:rtl/>
        </w:rPr>
        <w:t>רשב"י</w:t>
      </w:r>
      <w:r w:rsidR="009B14FE">
        <w:rPr>
          <w:rtl/>
        </w:rPr>
        <w:t>:</w:t>
      </w:r>
    </w:p>
    <w:p w14:paraId="45E8C1ED" w14:textId="49A0509F" w:rsidR="005175F4" w:rsidRPr="00E34F28" w:rsidRDefault="005175F4" w:rsidP="00502170">
      <w:pPr>
        <w:pStyle w:val="afffff5"/>
        <w:spacing w:before="0"/>
        <w:rPr>
          <w:rtl/>
        </w:rPr>
      </w:pPr>
      <w:bookmarkStart w:id="1405" w:name="_Toc193636245"/>
      <w:bookmarkStart w:id="1406" w:name="_Toc216184854"/>
      <w:r w:rsidRPr="00A10336">
        <w:rPr>
          <w:rStyle w:val="30"/>
          <w:rtl/>
        </w:rPr>
        <w:t xml:space="preserve">נוח </w:t>
      </w:r>
      <w:r w:rsidR="00D10321" w:rsidRPr="00A10336">
        <w:rPr>
          <w:rStyle w:val="30"/>
          <w:rtl/>
        </w:rPr>
        <w:t xml:space="preserve">לאדם שיפיל עצמו </w:t>
      </w:r>
      <w:r w:rsidRPr="00A10336">
        <w:rPr>
          <w:rStyle w:val="30"/>
          <w:rtl/>
        </w:rPr>
        <w:t>כבשן האש</w:t>
      </w:r>
      <w:bookmarkEnd w:id="1405"/>
      <w:bookmarkEnd w:id="1406"/>
      <w:r w:rsidRPr="00A10336">
        <w:rPr>
          <w:rStyle w:val="30"/>
          <w:rtl/>
        </w:rPr>
        <w:t xml:space="preserve"> </w:t>
      </w:r>
      <w:r w:rsidRPr="00FE3D07">
        <w:rPr>
          <w:rtl/>
        </w:rPr>
        <w:t>ואל ילבין פני חברו ברבים.</w:t>
      </w:r>
      <w:r w:rsidRPr="00FE3D07">
        <w:rPr>
          <w:rFonts w:hint="cs"/>
          <w:rtl/>
        </w:rPr>
        <w:t xml:space="preserve"> </w:t>
      </w:r>
      <w:r w:rsidRPr="00FE3D07">
        <w:rPr>
          <w:rtl/>
        </w:rPr>
        <w:t xml:space="preserve">מתמר, </w:t>
      </w:r>
      <w:r w:rsidR="00C64809" w:rsidRPr="00FE3D07">
        <w:rPr>
          <w:rtl/>
        </w:rPr>
        <w:t>ד</w:t>
      </w:r>
      <w:r w:rsidRPr="000528DA">
        <w:rPr>
          <w:rStyle w:val="ad"/>
          <w:rtl/>
        </w:rPr>
        <w:t>'היא מוצאת</w:t>
      </w:r>
      <w:r w:rsidR="00CC63CA" w:rsidRPr="000528DA">
        <w:rPr>
          <w:rStyle w:val="ad"/>
          <w:rtl/>
        </w:rPr>
        <w:t>'</w:t>
      </w:r>
      <w:r w:rsidRPr="000528DA">
        <w:rPr>
          <w:rStyle w:val="ad"/>
          <w:rtl/>
        </w:rPr>
        <w:t>.</w:t>
      </w:r>
    </w:p>
    <w:p w14:paraId="61D5E5FB" w14:textId="77777777" w:rsidR="00D10321" w:rsidRPr="00E34F28" w:rsidRDefault="005175F4" w:rsidP="000F6DD4">
      <w:pPr>
        <w:pStyle w:val="afffffc"/>
        <w:rPr>
          <w:rtl/>
        </w:rPr>
      </w:pPr>
      <w:bookmarkStart w:id="1407" w:name="_Toc193636246"/>
      <w:bookmarkStart w:id="1408" w:name="_Toc216184855"/>
      <w:r w:rsidRPr="007D462B">
        <w:rPr>
          <w:rtl/>
        </w:rPr>
        <w:t>הביאו לפניו שמן והדס,</w:t>
      </w:r>
      <w:bookmarkEnd w:id="1407"/>
      <w:bookmarkEnd w:id="1408"/>
      <w:r w:rsidRPr="00FE3D07">
        <w:rPr>
          <w:rtl/>
        </w:rPr>
        <w:t xml:space="preserve"> </w:t>
      </w:r>
    </w:p>
    <w:p w14:paraId="7DF6FCE6" w14:textId="338308DF" w:rsidR="00A24328" w:rsidRDefault="00D10321" w:rsidP="009A59D1">
      <w:pPr>
        <w:pStyle w:val="38"/>
        <w:framePr w:wrap="notBeside"/>
        <w:rPr>
          <w:rtl/>
        </w:rPr>
      </w:pPr>
      <w:r w:rsidRPr="00660D7A">
        <w:rPr>
          <w:rFonts w:hint="cs"/>
          <w:rtl/>
        </w:rPr>
        <w:t>לב</w:t>
      </w:r>
      <w:r w:rsidRPr="00660D7A">
        <w:rPr>
          <w:rtl/>
        </w:rPr>
        <w:t>"ש</w:t>
      </w:r>
      <w:r w:rsidR="009B14FE">
        <w:rPr>
          <w:rtl/>
        </w:rPr>
        <w:t>:</w:t>
      </w:r>
    </w:p>
    <w:p w14:paraId="65E4B0B6" w14:textId="53E7C82B" w:rsidR="00D10321" w:rsidRPr="000528DA" w:rsidRDefault="005175F4" w:rsidP="000528DA">
      <w:pPr>
        <w:rPr>
          <w:rtl/>
        </w:rPr>
      </w:pPr>
      <w:r w:rsidRPr="000528DA">
        <w:rPr>
          <w:rtl/>
        </w:rPr>
        <w:t xml:space="preserve">מברך על </w:t>
      </w:r>
      <w:r w:rsidRPr="00A10336">
        <w:rPr>
          <w:rStyle w:val="30"/>
          <w:rtl/>
        </w:rPr>
        <w:t xml:space="preserve">השמן </w:t>
      </w:r>
      <w:r w:rsidRPr="000528DA">
        <w:rPr>
          <w:rtl/>
        </w:rPr>
        <w:t>ואח</w:t>
      </w:r>
      <w:r w:rsidR="00D10321" w:rsidRPr="000528DA">
        <w:rPr>
          <w:rFonts w:hint="cs"/>
          <w:rtl/>
        </w:rPr>
        <w:t>"כ</w:t>
      </w:r>
      <w:r w:rsidRPr="000528DA">
        <w:rPr>
          <w:rtl/>
        </w:rPr>
        <w:t xml:space="preserve"> על ההדס.</w:t>
      </w:r>
      <w:r w:rsidR="00D10321" w:rsidRPr="000528DA">
        <w:rPr>
          <w:rFonts w:hint="cs"/>
          <w:rtl/>
        </w:rPr>
        <w:t xml:space="preserve"> </w:t>
      </w:r>
    </w:p>
    <w:p w14:paraId="4829F0BF" w14:textId="7D1498F0" w:rsidR="00A24328" w:rsidRDefault="00D10321" w:rsidP="009A59D1">
      <w:pPr>
        <w:pStyle w:val="38"/>
        <w:framePr w:wrap="notBeside"/>
        <w:rPr>
          <w:rtl/>
        </w:rPr>
      </w:pPr>
      <w:r w:rsidRPr="00660D7A">
        <w:rPr>
          <w:rFonts w:hint="cs"/>
          <w:rtl/>
        </w:rPr>
        <w:t>ולב"ה</w:t>
      </w:r>
      <w:r w:rsidR="009B14FE">
        <w:rPr>
          <w:rtl/>
        </w:rPr>
        <w:t>:</w:t>
      </w:r>
    </w:p>
    <w:p w14:paraId="115C30DA" w14:textId="0750F73F" w:rsidR="005175F4" w:rsidRPr="000528DA" w:rsidRDefault="005175F4" w:rsidP="000528DA">
      <w:pPr>
        <w:rPr>
          <w:rtl/>
        </w:rPr>
      </w:pPr>
      <w:r w:rsidRPr="000528DA">
        <w:rPr>
          <w:rtl/>
        </w:rPr>
        <w:t xml:space="preserve">מברך על </w:t>
      </w:r>
      <w:r w:rsidRPr="00A10336">
        <w:rPr>
          <w:rStyle w:val="30"/>
          <w:rtl/>
        </w:rPr>
        <w:t>ההדס</w:t>
      </w:r>
      <w:r w:rsidRPr="000528DA">
        <w:rPr>
          <w:rtl/>
        </w:rPr>
        <w:t xml:space="preserve"> ואח</w:t>
      </w:r>
      <w:r w:rsidR="00D10321" w:rsidRPr="000528DA">
        <w:rPr>
          <w:rFonts w:hint="cs"/>
          <w:rtl/>
        </w:rPr>
        <w:t>"כ</w:t>
      </w:r>
      <w:r w:rsidRPr="000528DA">
        <w:rPr>
          <w:rtl/>
        </w:rPr>
        <w:t xml:space="preserve"> על השמן.</w:t>
      </w:r>
    </w:p>
    <w:p w14:paraId="4FCF8C87" w14:textId="0FD0B9A6" w:rsidR="00A24328" w:rsidRDefault="005175F4" w:rsidP="009A59D1">
      <w:pPr>
        <w:pStyle w:val="38"/>
        <w:framePr w:wrap="notBeside"/>
        <w:rPr>
          <w:rtl/>
        </w:rPr>
      </w:pPr>
      <w:r w:rsidRPr="00660D7A">
        <w:rPr>
          <w:rtl/>
        </w:rPr>
        <w:t>ר</w:t>
      </w:r>
      <w:r w:rsidRPr="00660D7A">
        <w:rPr>
          <w:rFonts w:hint="cs"/>
          <w:rtl/>
        </w:rPr>
        <w:t>"ג</w:t>
      </w:r>
      <w:r w:rsidR="009B14FE">
        <w:rPr>
          <w:rtl/>
        </w:rPr>
        <w:t>:</w:t>
      </w:r>
    </w:p>
    <w:p w14:paraId="3A6F8B3D" w14:textId="0C05A675" w:rsidR="005175F4" w:rsidRPr="005B28A3" w:rsidRDefault="005175F4" w:rsidP="00502170">
      <w:pPr>
        <w:rPr>
          <w:spacing w:val="-2"/>
          <w:rtl/>
        </w:rPr>
      </w:pPr>
      <w:bookmarkStart w:id="1409" w:name="_Toc193636247"/>
      <w:bookmarkStart w:id="1410" w:name="_Toc216184856"/>
      <w:r w:rsidRPr="005B28A3">
        <w:rPr>
          <w:rStyle w:val="30"/>
          <w:spacing w:val="-2"/>
          <w:rtl/>
        </w:rPr>
        <w:t>אני אכריע</w:t>
      </w:r>
      <w:bookmarkEnd w:id="1409"/>
      <w:bookmarkEnd w:id="1410"/>
      <w:r w:rsidRPr="005B28A3">
        <w:rPr>
          <w:spacing w:val="-2"/>
          <w:rtl/>
        </w:rPr>
        <w:t>.</w:t>
      </w:r>
      <w:r w:rsidRPr="005B28A3">
        <w:rPr>
          <w:rFonts w:hint="cs"/>
          <w:spacing w:val="-2"/>
          <w:rtl/>
        </w:rPr>
        <w:t xml:space="preserve"> </w:t>
      </w:r>
      <w:r w:rsidRPr="005B28A3">
        <w:rPr>
          <w:spacing w:val="-2"/>
          <w:rtl/>
        </w:rPr>
        <w:t xml:space="preserve">שמן </w:t>
      </w:r>
      <w:r w:rsidR="00D10321" w:rsidRPr="005B28A3">
        <w:rPr>
          <w:spacing w:val="-2"/>
          <w:rtl/>
        </w:rPr>
        <w:t>זכינו לריחו ולסיכתו, הדס</w:t>
      </w:r>
      <w:r w:rsidRPr="005B28A3">
        <w:rPr>
          <w:spacing w:val="-2"/>
          <w:rtl/>
        </w:rPr>
        <w:t xml:space="preserve"> לריחו זכינו, </w:t>
      </w:r>
      <w:r w:rsidR="00D10321" w:rsidRPr="005B28A3">
        <w:rPr>
          <w:rFonts w:hint="cs"/>
          <w:spacing w:val="-2"/>
          <w:rtl/>
        </w:rPr>
        <w:t xml:space="preserve">ולא </w:t>
      </w:r>
      <w:r w:rsidRPr="005B28A3">
        <w:rPr>
          <w:spacing w:val="-2"/>
          <w:rtl/>
        </w:rPr>
        <w:t>לסיכתו.</w:t>
      </w:r>
    </w:p>
    <w:p w14:paraId="47289280" w14:textId="196F2BEC" w:rsidR="00A24328" w:rsidRDefault="005175F4" w:rsidP="009A59D1">
      <w:pPr>
        <w:pStyle w:val="38"/>
        <w:framePr w:wrap="notBeside"/>
        <w:rPr>
          <w:rtl/>
        </w:rPr>
      </w:pPr>
      <w:r w:rsidRPr="00660D7A">
        <w:rPr>
          <w:rtl/>
        </w:rPr>
        <w:t>רי"ו</w:t>
      </w:r>
      <w:r w:rsidR="009B14FE">
        <w:rPr>
          <w:rtl/>
        </w:rPr>
        <w:t>:</w:t>
      </w:r>
    </w:p>
    <w:p w14:paraId="643D7C66" w14:textId="08693525" w:rsidR="005175F4" w:rsidRPr="000528DA" w:rsidRDefault="005175F4" w:rsidP="000528DA">
      <w:pPr>
        <w:rPr>
          <w:rtl/>
        </w:rPr>
      </w:pPr>
      <w:bookmarkStart w:id="1411" w:name="_Toc193636248"/>
      <w:bookmarkStart w:id="1412" w:name="_Toc216184857"/>
      <w:r w:rsidRPr="00A10336">
        <w:rPr>
          <w:rStyle w:val="30"/>
          <w:rtl/>
        </w:rPr>
        <w:t>הלכה כדברי המכריע.</w:t>
      </w:r>
      <w:bookmarkEnd w:id="1411"/>
      <w:bookmarkEnd w:id="1412"/>
    </w:p>
    <w:p w14:paraId="6F9B33DC" w14:textId="4A00EF55" w:rsidR="00A24328" w:rsidRDefault="005175F4" w:rsidP="009A59D1">
      <w:pPr>
        <w:pStyle w:val="38"/>
        <w:framePr w:wrap="notBeside"/>
        <w:rPr>
          <w:rtl/>
        </w:rPr>
      </w:pPr>
      <w:r w:rsidRPr="00660D7A">
        <w:rPr>
          <w:rtl/>
        </w:rPr>
        <w:t>ר"</w:t>
      </w:r>
      <w:r w:rsidRPr="00660D7A">
        <w:rPr>
          <w:rFonts w:hint="cs"/>
          <w:rtl/>
        </w:rPr>
        <w:t>פ</w:t>
      </w:r>
      <w:r w:rsidR="00502170" w:rsidRPr="00660D7A">
        <w:rPr>
          <w:rFonts w:hint="cs"/>
          <w:rtl/>
        </w:rPr>
        <w:t xml:space="preserve"> בחתונת רהבדר''א</w:t>
      </w:r>
      <w:r w:rsidR="009B14FE">
        <w:rPr>
          <w:rFonts w:hint="cs"/>
          <w:rtl/>
        </w:rPr>
        <w:t>:</w:t>
      </w:r>
    </w:p>
    <w:p w14:paraId="403162C0" w14:textId="0CCB557C" w:rsidR="005175F4" w:rsidRPr="000528DA" w:rsidRDefault="005175F4" w:rsidP="00502170">
      <w:pPr>
        <w:rPr>
          <w:rtl/>
        </w:rPr>
      </w:pPr>
      <w:r w:rsidRPr="000528DA">
        <w:rPr>
          <w:rFonts w:hint="cs"/>
          <w:rtl/>
        </w:rPr>
        <w:t>בירך על ההדס בתחילה</w:t>
      </w:r>
      <w:r w:rsidR="00CC6598" w:rsidRPr="000528DA">
        <w:rPr>
          <w:rFonts w:hint="cs"/>
          <w:rtl/>
        </w:rPr>
        <w:t>,</w:t>
      </w:r>
      <w:r w:rsidR="00F14A89" w:rsidRPr="00E34F28">
        <w:rPr>
          <w:rStyle w:val="afffff9"/>
          <w:rFonts w:hint="cs"/>
          <w:rtl/>
        </w:rPr>
        <w:t xml:space="preserve">ואמר: </w:t>
      </w:r>
      <w:r w:rsidR="00F14A89" w:rsidRPr="000528DA">
        <w:rPr>
          <w:rFonts w:hint="cs"/>
          <w:rtl/>
        </w:rPr>
        <w:t xml:space="preserve">שהלכה כב''ה, רק כדי להשתמט. </w:t>
      </w:r>
    </w:p>
    <w:p w14:paraId="1ECBA0C0" w14:textId="77777777" w:rsidR="005175F4" w:rsidRPr="00E34F28" w:rsidRDefault="005175F4" w:rsidP="00502170">
      <w:pPr>
        <w:pStyle w:val="afffffc"/>
        <w:rPr>
          <w:rtl/>
        </w:rPr>
      </w:pPr>
      <w:bookmarkStart w:id="1413" w:name="_Toc193636249"/>
      <w:bookmarkStart w:id="1414" w:name="_Toc216184858"/>
      <w:r w:rsidRPr="007D462B">
        <w:rPr>
          <w:rtl/>
        </w:rPr>
        <w:t>הביאו לפניהם שמן ויין,</w:t>
      </w:r>
      <w:bookmarkEnd w:id="1413"/>
      <w:bookmarkEnd w:id="1414"/>
    </w:p>
    <w:p w14:paraId="0F3F2A00" w14:textId="3E9473BA" w:rsidR="00A24328" w:rsidRDefault="005175F4" w:rsidP="009A59D1">
      <w:pPr>
        <w:pStyle w:val="38"/>
        <w:framePr w:wrap="notBeside"/>
        <w:rPr>
          <w:rtl/>
        </w:rPr>
      </w:pPr>
      <w:r w:rsidRPr="00660D7A">
        <w:rPr>
          <w:rFonts w:hint="cs"/>
          <w:rtl/>
        </w:rPr>
        <w:t>ל</w:t>
      </w:r>
      <w:r w:rsidRPr="00660D7A">
        <w:rPr>
          <w:rtl/>
        </w:rPr>
        <w:t>ב"ש</w:t>
      </w:r>
      <w:r w:rsidR="009B14FE">
        <w:rPr>
          <w:rtl/>
        </w:rPr>
        <w:t>:</w:t>
      </w:r>
    </w:p>
    <w:p w14:paraId="03BE3C04" w14:textId="30217981" w:rsidR="005175F4" w:rsidRPr="005B28A3" w:rsidRDefault="005175F4" w:rsidP="00502170">
      <w:pPr>
        <w:rPr>
          <w:spacing w:val="-2"/>
          <w:rtl/>
        </w:rPr>
      </w:pPr>
      <w:r w:rsidRPr="005B28A3">
        <w:rPr>
          <w:spacing w:val="-2"/>
          <w:rtl/>
        </w:rPr>
        <w:t xml:space="preserve">אוחז שמן בימינו ויין בשמאלו, </w:t>
      </w:r>
      <w:r w:rsidR="00502170" w:rsidRPr="005B28A3">
        <w:rPr>
          <w:rFonts w:hint="cs"/>
          <w:spacing w:val="-2"/>
          <w:rtl/>
        </w:rPr>
        <w:t>מ</w:t>
      </w:r>
      <w:r w:rsidRPr="005B28A3">
        <w:rPr>
          <w:spacing w:val="-2"/>
          <w:rtl/>
        </w:rPr>
        <w:t>ברך על השמן וחוזר ומברך על היין.</w:t>
      </w:r>
    </w:p>
    <w:p w14:paraId="422A3805" w14:textId="0EF25561" w:rsidR="00A24328" w:rsidRDefault="005175F4" w:rsidP="009A59D1">
      <w:pPr>
        <w:pStyle w:val="38"/>
        <w:framePr w:wrap="notBeside"/>
        <w:rPr>
          <w:rtl/>
        </w:rPr>
      </w:pPr>
      <w:r w:rsidRPr="00660D7A">
        <w:rPr>
          <w:rFonts w:hint="cs"/>
          <w:rtl/>
        </w:rPr>
        <w:t>ל</w:t>
      </w:r>
      <w:r w:rsidR="00CC6598" w:rsidRPr="00660D7A">
        <w:rPr>
          <w:rtl/>
        </w:rPr>
        <w:t>ב"ה</w:t>
      </w:r>
      <w:r w:rsidR="009B14FE">
        <w:rPr>
          <w:rtl/>
        </w:rPr>
        <w:t>:</w:t>
      </w:r>
    </w:p>
    <w:p w14:paraId="0C47330C" w14:textId="266AEFBE" w:rsidR="005175F4" w:rsidRPr="005B28A3" w:rsidRDefault="00CC6598" w:rsidP="00502170">
      <w:pPr>
        <w:rPr>
          <w:spacing w:val="-4"/>
          <w:rtl/>
        </w:rPr>
      </w:pPr>
      <w:r w:rsidRPr="005B28A3">
        <w:rPr>
          <w:spacing w:val="-4"/>
          <w:rtl/>
        </w:rPr>
        <w:t>אוחז</w:t>
      </w:r>
      <w:r w:rsidRPr="005B28A3">
        <w:rPr>
          <w:rFonts w:hint="cs"/>
          <w:spacing w:val="-4"/>
          <w:rtl/>
        </w:rPr>
        <w:t xml:space="preserve"> </w:t>
      </w:r>
      <w:r w:rsidRPr="005B28A3">
        <w:rPr>
          <w:spacing w:val="-4"/>
          <w:rtl/>
        </w:rPr>
        <w:t>יין בימינו</w:t>
      </w:r>
      <w:r w:rsidR="005175F4" w:rsidRPr="005B28A3">
        <w:rPr>
          <w:spacing w:val="-4"/>
          <w:rtl/>
        </w:rPr>
        <w:t xml:space="preserve"> </w:t>
      </w:r>
      <w:r w:rsidRPr="005B28A3">
        <w:rPr>
          <w:rFonts w:hint="cs"/>
          <w:spacing w:val="-4"/>
          <w:rtl/>
        </w:rPr>
        <w:t>ו</w:t>
      </w:r>
      <w:r w:rsidR="005175F4" w:rsidRPr="005B28A3">
        <w:rPr>
          <w:spacing w:val="-4"/>
          <w:rtl/>
        </w:rPr>
        <w:t>השמן בשמאלו, מברך על היין וחוזר ומברך על השמן.</w:t>
      </w:r>
    </w:p>
    <w:p w14:paraId="227DF9E0" w14:textId="77777777" w:rsidR="005175F4" w:rsidRPr="000528DA" w:rsidRDefault="005175F4" w:rsidP="00502170">
      <w:pPr>
        <w:spacing w:after="120"/>
        <w:rPr>
          <w:rtl/>
        </w:rPr>
      </w:pPr>
      <w:r w:rsidRPr="000528DA">
        <w:rPr>
          <w:rtl/>
        </w:rPr>
        <w:t>וטחו בראש השמש, ואם שמש ת"ח הוא טחו בכותל, מפני שגנאי לת"ח לצאת לשוק כשהוא מבושם.</w:t>
      </w:r>
    </w:p>
    <w:p w14:paraId="57848BA5" w14:textId="0D2BFBFA" w:rsidR="00A24328" w:rsidRDefault="005175F4" w:rsidP="009A59D1">
      <w:pPr>
        <w:pStyle w:val="38"/>
        <w:framePr w:wrap="notBeside"/>
        <w:rPr>
          <w:rtl/>
        </w:rPr>
      </w:pPr>
      <w:r w:rsidRPr="00660D7A">
        <w:rPr>
          <w:rtl/>
        </w:rPr>
        <w:t>ת"ר</w:t>
      </w:r>
      <w:r w:rsidR="009B14FE">
        <w:rPr>
          <w:rtl/>
        </w:rPr>
        <w:t>:</w:t>
      </w:r>
    </w:p>
    <w:p w14:paraId="37E859D0" w14:textId="68B3DF25" w:rsidR="005175F4" w:rsidRPr="00502170" w:rsidRDefault="005175F4" w:rsidP="00502170">
      <w:pPr>
        <w:pStyle w:val="afffffc"/>
        <w:spacing w:before="0"/>
        <w:rPr>
          <w:rtl/>
        </w:rPr>
      </w:pPr>
      <w:bookmarkStart w:id="1415" w:name="_Toc193636250"/>
      <w:bookmarkStart w:id="1416" w:name="_Toc216184859"/>
      <w:r w:rsidRPr="00502170">
        <w:rPr>
          <w:rtl/>
        </w:rPr>
        <w:t>ששה דברים גנאי לו לת"ח.</w:t>
      </w:r>
      <w:bookmarkEnd w:id="1415"/>
      <w:bookmarkEnd w:id="1416"/>
    </w:p>
    <w:p w14:paraId="71299E0F" w14:textId="42C779B3" w:rsidR="00A24328" w:rsidRDefault="00CC6598" w:rsidP="009A59D1">
      <w:pPr>
        <w:pStyle w:val="38"/>
        <w:framePr w:wrap="notBeside"/>
        <w:rPr>
          <w:rtl/>
        </w:rPr>
      </w:pPr>
      <w:r w:rsidRPr="00660D7A">
        <w:rPr>
          <w:rFonts w:hint="cs"/>
          <w:rtl/>
        </w:rPr>
        <w:t>א</w:t>
      </w:r>
      <w:r w:rsidR="009B14FE">
        <w:rPr>
          <w:rFonts w:hint="cs"/>
          <w:rtl/>
        </w:rPr>
        <w:t>.</w:t>
      </w:r>
    </w:p>
    <w:p w14:paraId="67CA5AB3" w14:textId="74E786C1" w:rsidR="00F14A89" w:rsidRPr="000528DA" w:rsidRDefault="005175F4" w:rsidP="000528DA">
      <w:pPr>
        <w:rPr>
          <w:rtl/>
        </w:rPr>
      </w:pPr>
      <w:r w:rsidRPr="000528DA">
        <w:rPr>
          <w:rtl/>
        </w:rPr>
        <w:t xml:space="preserve">אל יצא כשהוא מבושם לשוק </w:t>
      </w:r>
    </w:p>
    <w:p w14:paraId="279F11F4" w14:textId="05056E87" w:rsidR="00A24328" w:rsidRDefault="005175F4" w:rsidP="009A59D1">
      <w:pPr>
        <w:pStyle w:val="38"/>
        <w:framePr w:wrap="notBeside"/>
        <w:rPr>
          <w:rtl/>
        </w:rPr>
      </w:pPr>
      <w:r w:rsidRPr="00660D7A">
        <w:rPr>
          <w:rFonts w:hint="cs"/>
          <w:rtl/>
        </w:rPr>
        <w:lastRenderedPageBreak/>
        <w:t>מ</w:t>
      </w:r>
      <w:r w:rsidRPr="00660D7A">
        <w:rPr>
          <w:rtl/>
        </w:rPr>
        <w:t>רי"ו</w:t>
      </w:r>
      <w:r w:rsidR="009B14FE">
        <w:rPr>
          <w:rtl/>
        </w:rPr>
        <w:t>:</w:t>
      </w:r>
    </w:p>
    <w:p w14:paraId="59067292" w14:textId="64A1A0B4" w:rsidR="005175F4" w:rsidRPr="000528DA" w:rsidRDefault="005175F4" w:rsidP="000528DA">
      <w:pPr>
        <w:rPr>
          <w:rtl/>
        </w:rPr>
      </w:pPr>
      <w:r w:rsidRPr="000528DA">
        <w:rPr>
          <w:rtl/>
        </w:rPr>
        <w:t>במקום שחשודים על משכב זכור.</w:t>
      </w:r>
    </w:p>
    <w:p w14:paraId="07FEAC60" w14:textId="5DA2A279" w:rsidR="00A24328" w:rsidRDefault="005175F4" w:rsidP="009A59D1">
      <w:pPr>
        <w:pStyle w:val="38"/>
        <w:framePr w:wrap="notBeside"/>
        <w:rPr>
          <w:rtl/>
        </w:rPr>
      </w:pPr>
      <w:r w:rsidRPr="00660D7A">
        <w:rPr>
          <w:rFonts w:hint="cs"/>
          <w:rtl/>
        </w:rPr>
        <w:t>ר"ש</w:t>
      </w:r>
      <w:r w:rsidR="009B14FE">
        <w:rPr>
          <w:rtl/>
        </w:rPr>
        <w:t>:</w:t>
      </w:r>
    </w:p>
    <w:p w14:paraId="67663A4E" w14:textId="1C807B16" w:rsidR="005175F4" w:rsidRPr="000528DA" w:rsidRDefault="00CC6598" w:rsidP="000528DA">
      <w:pPr>
        <w:rPr>
          <w:rtl/>
        </w:rPr>
      </w:pPr>
      <w:r w:rsidRPr="000528DA">
        <w:rPr>
          <w:rFonts w:hint="cs"/>
          <w:rtl/>
        </w:rPr>
        <w:t xml:space="preserve">דוקא </w:t>
      </w:r>
      <w:r w:rsidR="005175F4" w:rsidRPr="000528DA">
        <w:rPr>
          <w:rtl/>
        </w:rPr>
        <w:t>בבגדו, אבל בגופו</w:t>
      </w:r>
      <w:r w:rsidRPr="000528DA">
        <w:rPr>
          <w:rFonts w:hint="cs"/>
          <w:rtl/>
        </w:rPr>
        <w:t xml:space="preserve"> הזיעה מעברת</w:t>
      </w:r>
      <w:r w:rsidR="005175F4" w:rsidRPr="000528DA">
        <w:rPr>
          <w:rtl/>
        </w:rPr>
        <w:t>.</w:t>
      </w:r>
    </w:p>
    <w:p w14:paraId="176E8C28" w14:textId="0316837E" w:rsidR="00A24328" w:rsidRDefault="005175F4" w:rsidP="009A59D1">
      <w:pPr>
        <w:pStyle w:val="38"/>
        <w:framePr w:wrap="notBeside"/>
        <w:rPr>
          <w:rtl/>
        </w:rPr>
      </w:pPr>
      <w:r w:rsidRPr="00660D7A">
        <w:rPr>
          <w:rFonts w:hint="cs"/>
          <w:rtl/>
        </w:rPr>
        <w:t>ר"פ</w:t>
      </w:r>
      <w:r w:rsidR="009B14FE">
        <w:rPr>
          <w:rtl/>
        </w:rPr>
        <w:t>:</w:t>
      </w:r>
    </w:p>
    <w:p w14:paraId="57D7B86C" w14:textId="502786E3" w:rsidR="0034662C" w:rsidRPr="000528DA" w:rsidRDefault="005175F4" w:rsidP="00502170">
      <w:pPr>
        <w:spacing w:after="60"/>
        <w:rPr>
          <w:rtl/>
        </w:rPr>
      </w:pPr>
      <w:r w:rsidRPr="000528DA">
        <w:rPr>
          <w:rtl/>
        </w:rPr>
        <w:t xml:space="preserve">ושערו כבגדו דמי. </w:t>
      </w:r>
      <w:r w:rsidR="00CC6598" w:rsidRPr="00E34F28">
        <w:rPr>
          <w:rStyle w:val="afffff9"/>
          <w:rFonts w:hint="cs"/>
          <w:rtl/>
        </w:rPr>
        <w:t>ואמרי</w:t>
      </w:r>
      <w:r w:rsidR="00CC6598" w:rsidRPr="000528DA">
        <w:rPr>
          <w:rtl/>
        </w:rPr>
        <w:t xml:space="preserve"> כגופו</w:t>
      </w:r>
      <w:r w:rsidRPr="000528DA">
        <w:rPr>
          <w:rtl/>
        </w:rPr>
        <w:t>.</w:t>
      </w:r>
    </w:p>
    <w:p w14:paraId="30DB7856" w14:textId="5806BCD1" w:rsidR="00A24328" w:rsidRDefault="00CC6598" w:rsidP="009A59D1">
      <w:pPr>
        <w:pStyle w:val="38"/>
        <w:framePr w:wrap="notBeside"/>
        <w:rPr>
          <w:rtl/>
        </w:rPr>
      </w:pPr>
      <w:r w:rsidRPr="00660D7A">
        <w:rPr>
          <w:rFonts w:hint="cs"/>
          <w:rtl/>
        </w:rPr>
        <w:t>ב</w:t>
      </w:r>
      <w:r w:rsidR="009B14FE">
        <w:rPr>
          <w:rFonts w:hint="cs"/>
          <w:rtl/>
        </w:rPr>
        <w:t>.</w:t>
      </w:r>
    </w:p>
    <w:p w14:paraId="48B055FC" w14:textId="07039E45" w:rsidR="005175F4" w:rsidRPr="000528DA" w:rsidRDefault="005175F4" w:rsidP="00502170">
      <w:pPr>
        <w:spacing w:after="60"/>
        <w:rPr>
          <w:rtl/>
        </w:rPr>
      </w:pPr>
      <w:r w:rsidRPr="000528DA">
        <w:rPr>
          <w:rtl/>
        </w:rPr>
        <w:t>ו</w:t>
      </w:r>
      <w:r w:rsidRPr="005B28A3">
        <w:rPr>
          <w:rtl/>
        </w:rPr>
        <w:t xml:space="preserve">אל </w:t>
      </w:r>
      <w:r w:rsidRPr="000528DA">
        <w:rPr>
          <w:rtl/>
        </w:rPr>
        <w:t>יצא יחידי ב</w:t>
      </w:r>
      <w:r w:rsidR="006225C1" w:rsidRPr="000528DA">
        <w:rPr>
          <w:rtl/>
        </w:rPr>
        <w:t xml:space="preserve">לילה </w:t>
      </w:r>
      <w:r w:rsidR="00CC6598" w:rsidRPr="000528DA">
        <w:rPr>
          <w:rtl/>
        </w:rPr>
        <w:t>משום חשד</w:t>
      </w:r>
      <w:r w:rsidRPr="000528DA">
        <w:rPr>
          <w:rtl/>
        </w:rPr>
        <w:t xml:space="preserve">, </w:t>
      </w:r>
      <w:r w:rsidRPr="000528DA">
        <w:rPr>
          <w:rFonts w:hint="cs"/>
          <w:rtl/>
        </w:rPr>
        <w:t>אבל בקבוע זמנו</w:t>
      </w:r>
      <w:r w:rsidR="00CC6598" w:rsidRPr="000528DA">
        <w:rPr>
          <w:rFonts w:hint="cs"/>
          <w:rtl/>
        </w:rPr>
        <w:t xml:space="preserve"> לרבו,</w:t>
      </w:r>
      <w:r w:rsidRPr="000528DA">
        <w:rPr>
          <w:rFonts w:hint="cs"/>
          <w:rtl/>
        </w:rPr>
        <w:t xml:space="preserve"> יודעים </w:t>
      </w:r>
    </w:p>
    <w:p w14:paraId="2F868DA4" w14:textId="6A7FA7CE" w:rsidR="00A24328" w:rsidRDefault="00CC6598" w:rsidP="009A59D1">
      <w:pPr>
        <w:pStyle w:val="38"/>
        <w:framePr w:wrap="notBeside"/>
        <w:rPr>
          <w:rtl/>
        </w:rPr>
      </w:pPr>
      <w:r w:rsidRPr="00660D7A">
        <w:rPr>
          <w:rFonts w:hint="cs"/>
          <w:rtl/>
        </w:rPr>
        <w:t>ג</w:t>
      </w:r>
      <w:r w:rsidR="00A24328">
        <w:rPr>
          <w:rFonts w:hint="cs"/>
          <w:rtl/>
        </w:rPr>
        <w:t>.</w:t>
      </w:r>
    </w:p>
    <w:p w14:paraId="2FDF8CEC" w14:textId="6EA448B7" w:rsidR="0034662C" w:rsidRPr="005B28A3" w:rsidRDefault="00CC6598" w:rsidP="000528DA">
      <w:pPr>
        <w:rPr>
          <w:rtl/>
        </w:rPr>
      </w:pPr>
      <w:r w:rsidRPr="000528DA">
        <w:rPr>
          <w:rtl/>
        </w:rPr>
        <w:t>ו</w:t>
      </w:r>
      <w:r w:rsidRPr="005B28A3">
        <w:rPr>
          <w:rtl/>
        </w:rPr>
        <w:t>א</w:t>
      </w:r>
      <w:r w:rsidRPr="000528DA">
        <w:rPr>
          <w:rtl/>
        </w:rPr>
        <w:t xml:space="preserve">ל </w:t>
      </w:r>
      <w:r w:rsidRPr="005B28A3">
        <w:rPr>
          <w:rtl/>
        </w:rPr>
        <w:t>יצא במנעלים המטולאים</w:t>
      </w:r>
      <w:r w:rsidR="005175F4" w:rsidRPr="005B28A3">
        <w:rPr>
          <w:rtl/>
        </w:rPr>
        <w:t xml:space="preserve"> </w:t>
      </w:r>
      <w:r w:rsidRPr="005B28A3">
        <w:rPr>
          <w:rFonts w:hint="cs"/>
          <w:rtl/>
        </w:rPr>
        <w:t>ד</w:t>
      </w:r>
      <w:r w:rsidR="005175F4" w:rsidRPr="005B28A3">
        <w:rPr>
          <w:rtl/>
        </w:rPr>
        <w:t>גנאי הוא לת"ח</w:t>
      </w:r>
      <w:r w:rsidRPr="005B28A3">
        <w:rPr>
          <w:rFonts w:hint="cs"/>
          <w:rtl/>
        </w:rPr>
        <w:t xml:space="preserve">, </w:t>
      </w:r>
    </w:p>
    <w:p w14:paraId="5DFD7B6C" w14:textId="00C2571D" w:rsidR="00A24328" w:rsidRDefault="005175F4" w:rsidP="009A59D1">
      <w:pPr>
        <w:pStyle w:val="38"/>
        <w:framePr w:wrap="notBeside"/>
        <w:rPr>
          <w:rtl/>
        </w:rPr>
      </w:pPr>
      <w:r w:rsidRPr="00660D7A">
        <w:rPr>
          <w:rFonts w:hint="cs"/>
          <w:rtl/>
        </w:rPr>
        <w:t>ורחב</w:t>
      </w:r>
      <w:r w:rsidRPr="00660D7A">
        <w:rPr>
          <w:rtl/>
        </w:rPr>
        <w:t>"</w:t>
      </w:r>
      <w:r w:rsidRPr="00660D7A">
        <w:rPr>
          <w:rFonts w:hint="cs"/>
          <w:rtl/>
        </w:rPr>
        <w:t>א</w:t>
      </w:r>
      <w:r w:rsidR="009B14FE">
        <w:rPr>
          <w:rFonts w:hint="cs"/>
          <w:rtl/>
        </w:rPr>
        <w:t>:</w:t>
      </w:r>
    </w:p>
    <w:p w14:paraId="2E2E148D" w14:textId="57F49B7A" w:rsidR="005175F4" w:rsidRPr="000528DA" w:rsidRDefault="00831B62" w:rsidP="00502170">
      <w:pPr>
        <w:spacing w:after="60"/>
        <w:rPr>
          <w:rtl/>
        </w:rPr>
      </w:pPr>
      <w:r w:rsidRPr="000528DA">
        <w:rPr>
          <w:rFonts w:hint="cs"/>
          <w:rtl/>
        </w:rPr>
        <w:t>ד</w:t>
      </w:r>
      <w:r w:rsidR="005175F4" w:rsidRPr="000528DA">
        <w:rPr>
          <w:rFonts w:hint="cs"/>
          <w:rtl/>
        </w:rPr>
        <w:t xml:space="preserve">יצא היינו </w:t>
      </w:r>
      <w:r w:rsidR="005175F4" w:rsidRPr="00A10336">
        <w:rPr>
          <w:rStyle w:val="30"/>
          <w:rFonts w:hint="cs"/>
          <w:rtl/>
        </w:rPr>
        <w:t>בטלאי ע</w:t>
      </w:r>
      <w:r w:rsidR="005175F4" w:rsidRPr="00A10336">
        <w:rPr>
          <w:rStyle w:val="30"/>
          <w:rtl/>
        </w:rPr>
        <w:t>"</w:t>
      </w:r>
      <w:r w:rsidR="005175F4" w:rsidRPr="00A10336">
        <w:rPr>
          <w:rStyle w:val="30"/>
          <w:rFonts w:hint="cs"/>
          <w:rtl/>
        </w:rPr>
        <w:t>ג טלאי</w:t>
      </w:r>
      <w:r w:rsidR="005175F4" w:rsidRPr="000528DA">
        <w:rPr>
          <w:rFonts w:hint="cs"/>
          <w:rtl/>
        </w:rPr>
        <w:t xml:space="preserve">, </w:t>
      </w:r>
      <w:r w:rsidR="005175F4" w:rsidRPr="000528DA">
        <w:rPr>
          <w:rtl/>
        </w:rPr>
        <w:t>ו</w:t>
      </w:r>
      <w:r w:rsidR="005175F4" w:rsidRPr="000528DA">
        <w:rPr>
          <w:rFonts w:hint="cs"/>
          <w:rtl/>
        </w:rPr>
        <w:t xml:space="preserve">דווקא בחלק </w:t>
      </w:r>
      <w:r w:rsidR="005175F4" w:rsidRPr="00A10336">
        <w:rPr>
          <w:rStyle w:val="30"/>
          <w:rFonts w:hint="cs"/>
          <w:rtl/>
        </w:rPr>
        <w:t>העליון</w:t>
      </w:r>
      <w:r w:rsidR="005175F4" w:rsidRPr="000528DA">
        <w:rPr>
          <w:rFonts w:hint="cs"/>
          <w:rtl/>
        </w:rPr>
        <w:t xml:space="preserve"> ולא התחתון של הנעל,</w:t>
      </w:r>
      <w:r w:rsidR="00CC6598" w:rsidRPr="000528DA">
        <w:rPr>
          <w:rFonts w:hint="cs"/>
          <w:rtl/>
        </w:rPr>
        <w:t xml:space="preserve"> </w:t>
      </w:r>
      <w:r w:rsidR="005175F4" w:rsidRPr="000528DA">
        <w:rPr>
          <w:rFonts w:hint="cs"/>
          <w:rtl/>
        </w:rPr>
        <w:t xml:space="preserve">ודווקא </w:t>
      </w:r>
      <w:r w:rsidR="005175F4" w:rsidRPr="00A10336">
        <w:rPr>
          <w:rStyle w:val="30"/>
          <w:rFonts w:hint="cs"/>
          <w:rtl/>
        </w:rPr>
        <w:t>בחוץ</w:t>
      </w:r>
      <w:r w:rsidR="005175F4" w:rsidRPr="000528DA">
        <w:rPr>
          <w:rFonts w:hint="cs"/>
          <w:rtl/>
        </w:rPr>
        <w:t xml:space="preserve"> אבל בבית תמיד אפשר, ודווקא בימות החמה אבל בימות הגשמים לא</w:t>
      </w:r>
    </w:p>
    <w:p w14:paraId="7CA35615" w14:textId="64625837" w:rsidR="00A24328" w:rsidRDefault="00CC6598" w:rsidP="009A59D1">
      <w:pPr>
        <w:pStyle w:val="38"/>
        <w:framePr w:wrap="notBeside"/>
        <w:rPr>
          <w:rtl/>
        </w:rPr>
      </w:pPr>
      <w:r w:rsidRPr="00660D7A">
        <w:rPr>
          <w:rFonts w:hint="cs"/>
          <w:rtl/>
        </w:rPr>
        <w:t>ד</w:t>
      </w:r>
      <w:r w:rsidR="009B14FE">
        <w:rPr>
          <w:rFonts w:hint="cs"/>
          <w:rtl/>
        </w:rPr>
        <w:t>.</w:t>
      </w:r>
    </w:p>
    <w:p w14:paraId="38D71E65" w14:textId="6074D1D9" w:rsidR="0034662C" w:rsidRPr="000528DA" w:rsidRDefault="005175F4" w:rsidP="000528DA">
      <w:pPr>
        <w:rPr>
          <w:rtl/>
        </w:rPr>
      </w:pPr>
      <w:r w:rsidRPr="000528DA">
        <w:rPr>
          <w:rtl/>
        </w:rPr>
        <w:t>ואל יספר עם אשה בשוק</w:t>
      </w:r>
      <w:r w:rsidR="00CC6598" w:rsidRPr="000528DA">
        <w:rPr>
          <w:rFonts w:hint="cs"/>
          <w:rtl/>
        </w:rPr>
        <w:t>,</w:t>
      </w:r>
      <w:r w:rsidRPr="000528DA">
        <w:rPr>
          <w:rtl/>
        </w:rPr>
        <w:t xml:space="preserve"> </w:t>
      </w:r>
      <w:r w:rsidRPr="00E34F28">
        <w:rPr>
          <w:rStyle w:val="afffff9"/>
          <w:rFonts w:hint="cs"/>
          <w:rtl/>
        </w:rPr>
        <w:t>ר</w:t>
      </w:r>
      <w:r w:rsidRPr="00E34F28">
        <w:rPr>
          <w:rStyle w:val="afffff9"/>
          <w:rtl/>
        </w:rPr>
        <w:t>"</w:t>
      </w:r>
      <w:r w:rsidRPr="00E34F28">
        <w:rPr>
          <w:rStyle w:val="afffff9"/>
          <w:rFonts w:hint="cs"/>
          <w:rtl/>
        </w:rPr>
        <w:t>ח</w:t>
      </w:r>
      <w:r w:rsidRPr="00E34F28">
        <w:rPr>
          <w:rStyle w:val="afffff9"/>
          <w:rtl/>
        </w:rPr>
        <w:t xml:space="preserve">: </w:t>
      </w:r>
      <w:r w:rsidRPr="000528DA">
        <w:rPr>
          <w:rtl/>
        </w:rPr>
        <w:t>ואפי</w:t>
      </w:r>
      <w:r w:rsidR="00CC6598" w:rsidRPr="000528DA">
        <w:rPr>
          <w:rFonts w:hint="cs"/>
          <w:rtl/>
        </w:rPr>
        <w:t>'</w:t>
      </w:r>
      <w:r w:rsidRPr="000528DA">
        <w:rPr>
          <w:rtl/>
        </w:rPr>
        <w:t xml:space="preserve"> </w:t>
      </w:r>
      <w:r w:rsidR="00CC6598" w:rsidRPr="000528DA">
        <w:rPr>
          <w:rFonts w:hint="cs"/>
          <w:rtl/>
        </w:rPr>
        <w:t xml:space="preserve">היא </w:t>
      </w:r>
      <w:r w:rsidRPr="000528DA">
        <w:rPr>
          <w:rtl/>
        </w:rPr>
        <w:t>אשתו.</w:t>
      </w:r>
      <w:r w:rsidR="00CC6598" w:rsidRPr="000528DA">
        <w:rPr>
          <w:rFonts w:hint="cs"/>
          <w:rtl/>
        </w:rPr>
        <w:t xml:space="preserve"> </w:t>
      </w:r>
    </w:p>
    <w:p w14:paraId="727871CC" w14:textId="5EC0C918" w:rsidR="00A24328" w:rsidRDefault="005175F4" w:rsidP="009A59D1">
      <w:pPr>
        <w:pStyle w:val="38"/>
        <w:framePr w:wrap="notBeside"/>
        <w:rPr>
          <w:rtl/>
        </w:rPr>
      </w:pPr>
      <w:r w:rsidRPr="00660D7A">
        <w:rPr>
          <w:rtl/>
        </w:rPr>
        <w:t>תנ"ה</w:t>
      </w:r>
      <w:r w:rsidR="00A24328">
        <w:rPr>
          <w:rtl/>
        </w:rPr>
        <w:t>:</w:t>
      </w:r>
    </w:p>
    <w:p w14:paraId="2FB5D2DF" w14:textId="212A652F" w:rsidR="005175F4" w:rsidRPr="000528DA" w:rsidRDefault="005175F4" w:rsidP="00502170">
      <w:pPr>
        <w:spacing w:after="60"/>
        <w:rPr>
          <w:rtl/>
        </w:rPr>
      </w:pPr>
      <w:r w:rsidRPr="000528DA">
        <w:rPr>
          <w:rtl/>
        </w:rPr>
        <w:t>אפילו היא אשתו, בת</w:t>
      </w:r>
      <w:r w:rsidR="0034662C" w:rsidRPr="000528DA">
        <w:rPr>
          <w:rtl/>
        </w:rPr>
        <w:t xml:space="preserve">ו, אחותו </w:t>
      </w:r>
      <w:r w:rsidRPr="000528DA">
        <w:rPr>
          <w:rtl/>
        </w:rPr>
        <w:t>שאין הכל בקיאין בקרובותיו.</w:t>
      </w:r>
    </w:p>
    <w:p w14:paraId="0832A44E" w14:textId="6E42257B" w:rsidR="00A24328" w:rsidRDefault="00CC6598" w:rsidP="009A59D1">
      <w:pPr>
        <w:pStyle w:val="38"/>
        <w:framePr w:wrap="notBeside"/>
        <w:rPr>
          <w:rtl/>
        </w:rPr>
      </w:pPr>
      <w:r w:rsidRPr="00660D7A">
        <w:rPr>
          <w:rFonts w:hint="cs"/>
          <w:rtl/>
        </w:rPr>
        <w:t>ה</w:t>
      </w:r>
      <w:r w:rsidR="00A24328">
        <w:rPr>
          <w:rFonts w:hint="cs"/>
          <w:rtl/>
        </w:rPr>
        <w:t>.</w:t>
      </w:r>
    </w:p>
    <w:p w14:paraId="6D67881B" w14:textId="11B28205" w:rsidR="005175F4" w:rsidRPr="000528DA" w:rsidRDefault="005175F4" w:rsidP="005B28A3">
      <w:pPr>
        <w:rPr>
          <w:rtl/>
        </w:rPr>
      </w:pPr>
      <w:r w:rsidRPr="000528DA">
        <w:rPr>
          <w:rtl/>
        </w:rPr>
        <w:t xml:space="preserve">ואל יסב בחבורה של עמי הארץ </w:t>
      </w:r>
      <w:r w:rsidRPr="000528DA">
        <w:rPr>
          <w:rFonts w:hint="cs"/>
          <w:rtl/>
        </w:rPr>
        <w:t>שמא ימשך אחריהם</w:t>
      </w:r>
      <w:r w:rsidRPr="000528DA">
        <w:rPr>
          <w:rtl/>
        </w:rPr>
        <w:t>.</w:t>
      </w:r>
    </w:p>
    <w:p w14:paraId="408258E2" w14:textId="20452F33" w:rsidR="00A24328" w:rsidRDefault="00CC6598" w:rsidP="009A59D1">
      <w:pPr>
        <w:pStyle w:val="38"/>
        <w:framePr w:wrap="notBeside"/>
        <w:rPr>
          <w:rtl/>
        </w:rPr>
      </w:pPr>
      <w:r w:rsidRPr="00660D7A">
        <w:rPr>
          <w:rFonts w:hint="cs"/>
          <w:rtl/>
        </w:rPr>
        <w:t>ו</w:t>
      </w:r>
      <w:r w:rsidR="00A24328">
        <w:rPr>
          <w:rFonts w:hint="cs"/>
          <w:rtl/>
        </w:rPr>
        <w:t>.</w:t>
      </w:r>
    </w:p>
    <w:p w14:paraId="37DD5E82" w14:textId="19D5F771" w:rsidR="005175F4" w:rsidRPr="000528DA" w:rsidRDefault="005175F4" w:rsidP="005B28A3">
      <w:pPr>
        <w:rPr>
          <w:rtl/>
        </w:rPr>
      </w:pPr>
      <w:r w:rsidRPr="000528DA">
        <w:rPr>
          <w:rtl/>
        </w:rPr>
        <w:t>ואל יכנס אחרונה לבית המדרש משום דקרו ליה פושע.</w:t>
      </w:r>
    </w:p>
    <w:p w14:paraId="70E801A5" w14:textId="146B1C5D" w:rsidR="00A24328" w:rsidRDefault="00CC6598" w:rsidP="009A59D1">
      <w:pPr>
        <w:pStyle w:val="38"/>
        <w:framePr w:wrap="notBeside"/>
        <w:rPr>
          <w:rtl/>
        </w:rPr>
      </w:pPr>
      <w:r w:rsidRPr="00660D7A">
        <w:rPr>
          <w:rFonts w:hint="cs"/>
          <w:rtl/>
        </w:rPr>
        <w:t>וי"א</w:t>
      </w:r>
      <w:r w:rsidR="00A24328">
        <w:rPr>
          <w:rtl/>
        </w:rPr>
        <w:t>:</w:t>
      </w:r>
    </w:p>
    <w:p w14:paraId="427F6DE1" w14:textId="63989DBB" w:rsidR="0034662C" w:rsidRPr="005B28A3" w:rsidRDefault="005175F4" w:rsidP="000528DA">
      <w:pPr>
        <w:rPr>
          <w:spacing w:val="-2"/>
          <w:rtl/>
        </w:rPr>
      </w:pPr>
      <w:r w:rsidRPr="005B28A3">
        <w:rPr>
          <w:spacing w:val="-2"/>
          <w:rtl/>
        </w:rPr>
        <w:t xml:space="preserve">אף לא יפסיע פסיעה גסה </w:t>
      </w:r>
      <w:r w:rsidRPr="005B28A3">
        <w:rPr>
          <w:rFonts w:hint="cs"/>
          <w:spacing w:val="-2"/>
          <w:rtl/>
        </w:rPr>
        <w:t>ש</w:t>
      </w:r>
      <w:r w:rsidRPr="005B28A3">
        <w:rPr>
          <w:spacing w:val="-2"/>
          <w:rtl/>
        </w:rPr>
        <w:t>נוטלת אחד מ</w:t>
      </w:r>
      <w:r w:rsidRPr="005B28A3">
        <w:rPr>
          <w:rFonts w:hint="cs"/>
          <w:spacing w:val="-2"/>
          <w:rtl/>
        </w:rPr>
        <w:t>ת</w:t>
      </w:r>
      <w:r w:rsidRPr="005B28A3">
        <w:rPr>
          <w:spacing w:val="-2"/>
          <w:rtl/>
        </w:rPr>
        <w:t>"</w:t>
      </w:r>
      <w:r w:rsidRPr="005B28A3">
        <w:rPr>
          <w:rFonts w:hint="cs"/>
          <w:spacing w:val="-2"/>
          <w:rtl/>
        </w:rPr>
        <w:t xml:space="preserve">ק </w:t>
      </w:r>
      <w:r w:rsidRPr="005B28A3">
        <w:rPr>
          <w:spacing w:val="-2"/>
          <w:rtl/>
        </w:rPr>
        <w:t>ממאור עיניו של אדם.</w:t>
      </w:r>
      <w:r w:rsidR="00CC6598" w:rsidRPr="005B28A3">
        <w:rPr>
          <w:rStyle w:val="30"/>
          <w:rFonts w:hint="cs"/>
          <w:spacing w:val="-2"/>
          <w:rtl/>
        </w:rPr>
        <w:t xml:space="preserve"> </w:t>
      </w:r>
    </w:p>
    <w:p w14:paraId="2DA7239C" w14:textId="77777777" w:rsidR="005175F4" w:rsidRPr="000528DA" w:rsidRDefault="005175F4" w:rsidP="000528DA">
      <w:pPr>
        <w:rPr>
          <w:rtl/>
        </w:rPr>
      </w:pPr>
      <w:r w:rsidRPr="000528DA">
        <w:rPr>
          <w:rFonts w:hint="cs"/>
          <w:rtl/>
        </w:rPr>
        <w:t>ו</w:t>
      </w:r>
      <w:r w:rsidRPr="00A10336">
        <w:rPr>
          <w:rStyle w:val="30"/>
          <w:rtl/>
        </w:rPr>
        <w:t>תקנת</w:t>
      </w:r>
      <w:r w:rsidRPr="00A10336">
        <w:rPr>
          <w:rStyle w:val="30"/>
          <w:rFonts w:hint="cs"/>
          <w:rtl/>
        </w:rPr>
        <w:t>ו</w:t>
      </w:r>
      <w:r w:rsidRPr="000528DA">
        <w:rPr>
          <w:rtl/>
        </w:rPr>
        <w:t>? לה</w:t>
      </w:r>
      <w:r w:rsidR="00CC6598" w:rsidRPr="000528DA">
        <w:rPr>
          <w:rFonts w:hint="cs"/>
          <w:rtl/>
        </w:rPr>
        <w:t xml:space="preserve">דר </w:t>
      </w:r>
      <w:r w:rsidRPr="000528DA">
        <w:rPr>
          <w:rFonts w:hint="cs"/>
          <w:rtl/>
        </w:rPr>
        <w:t>בקידוש דליל שבת</w:t>
      </w:r>
      <w:r w:rsidRPr="000528DA">
        <w:rPr>
          <w:rtl/>
        </w:rPr>
        <w:t>.</w:t>
      </w:r>
      <w:r w:rsidR="00CC6598" w:rsidRPr="000528DA">
        <w:rPr>
          <w:rFonts w:hint="cs"/>
          <w:rtl/>
        </w:rPr>
        <w:t xml:space="preserve"> להחזיר מאור עיניו,</w:t>
      </w:r>
    </w:p>
    <w:p w14:paraId="000DED78" w14:textId="77777777" w:rsidR="0034662C" w:rsidRPr="000528DA" w:rsidRDefault="00CC6598" w:rsidP="000528DA">
      <w:pPr>
        <w:rPr>
          <w:rtl/>
        </w:rPr>
      </w:pPr>
      <w:r w:rsidRPr="000528DA">
        <w:rPr>
          <w:rtl/>
        </w:rPr>
        <w:t xml:space="preserve">ואל יהלך בקומה זקופה </w:t>
      </w:r>
      <w:r w:rsidRPr="000528DA">
        <w:rPr>
          <w:rFonts w:hint="cs"/>
          <w:rtl/>
        </w:rPr>
        <w:t>ד</w:t>
      </w:r>
      <w:r w:rsidR="005175F4" w:rsidRPr="000528DA">
        <w:rPr>
          <w:rtl/>
        </w:rPr>
        <w:t xml:space="preserve">כאילו דוחק רגלי שכינה, </w:t>
      </w:r>
    </w:p>
    <w:p w14:paraId="4F42DB22" w14:textId="77777777" w:rsidR="00F64167" w:rsidRDefault="005175F4" w:rsidP="000528DA">
      <w:pPr>
        <w:rPr>
          <w:rtl/>
        </w:rPr>
      </w:pPr>
      <w:r w:rsidRPr="000528DA">
        <w:rPr>
          <w:rStyle w:val="ad"/>
          <w:rtl/>
        </w:rPr>
        <w:t>ד</w:t>
      </w:r>
      <w:r w:rsidRPr="000528DA">
        <w:rPr>
          <w:rStyle w:val="ad"/>
          <w:rFonts w:hint="cs"/>
          <w:rtl/>
        </w:rPr>
        <w:t>'</w:t>
      </w:r>
      <w:r w:rsidRPr="000528DA">
        <w:rPr>
          <w:rStyle w:val="ad"/>
          <w:rtl/>
        </w:rPr>
        <w:t>מלא כל הארץ כבודו</w:t>
      </w:r>
      <w:r w:rsidRPr="000528DA">
        <w:rPr>
          <w:rStyle w:val="ad"/>
          <w:rFonts w:hint="cs"/>
          <w:rtl/>
        </w:rPr>
        <w:t>'</w:t>
      </w:r>
      <w:r w:rsidRPr="000528DA">
        <w:rPr>
          <w:rStyle w:val="ad"/>
          <w:rtl/>
        </w:rPr>
        <w:t>.</w:t>
      </w:r>
    </w:p>
    <w:p w14:paraId="28F78DA3" w14:textId="5C12909E" w:rsidR="005175F4" w:rsidRPr="00E34F28" w:rsidRDefault="00683C59" w:rsidP="00F50A20">
      <w:pPr>
        <w:pStyle w:val="afffa"/>
        <w:rPr>
          <w:rtl/>
        </w:rPr>
      </w:pPr>
      <w:r>
        <w:rPr>
          <w:rFonts w:hint="cs"/>
          <w:rtl/>
        </w:rPr>
        <w:t>***</w:t>
      </w:r>
    </w:p>
    <w:p w14:paraId="3C016DD9" w14:textId="77777777" w:rsidR="005175F4" w:rsidRPr="00E34F28" w:rsidRDefault="005175F4" w:rsidP="00EC0DC4">
      <w:pPr>
        <w:pStyle w:val="af2"/>
        <w:framePr w:wrap="around"/>
        <w:rPr>
          <w:rtl/>
        </w:rPr>
      </w:pPr>
      <w:r w:rsidRPr="009757B9">
        <w:rPr>
          <w:rtl/>
        </w:rPr>
        <w:t>מד.</w:t>
      </w:r>
    </w:p>
    <w:p>
      <w:pPr>
        <w:pStyle w:val="MishnaBatzad"/>
        <w:rPr>
          <w:ins w:id="20130" w:author="קלוד" w:date="2026-10-06T10:08:25Z"/>
        </w:rPr>
      </w:pPr>
      <w:ins w:id="20129" w:author="קלוד" w:date="2026-10-06T10:08:25Z">
        <w:r>
          <w:t xml:space="preserve">משנה ז</w:t>
        </w:r>
      </w:ins>
    </w:p>
    <w:p w14:paraId="1DDFEA30" w14:textId="5844CA14" w:rsidR="0034662C" w:rsidRPr="00CF550F" w:rsidRDefault="005175F4" w:rsidP="00CF550F">
      <w:pPr>
        <w:pStyle w:val="a3"/>
        <w:spacing w:before="120"/>
        <w:jc w:val="center"/>
        <w:rPr>
          <w:rStyle w:val="affffff0"/>
          <w:rtl/>
        </w:rPr>
        <w:pPrChange w:id="90028" w:author="קלוד" w:date="2026-10-08T12:08:16Z">
          <w:pPr>
            <w:pStyle w:val="a3"/>
            <w:jc w:val="center"/>
          </w:pPr>
        </w:pPrChange>
      </w:pPr>
      <w:r w:rsidRPr="00CF550F">
        <w:rPr>
          <w:rStyle w:val="affffff0"/>
          <w:rtl/>
        </w:rPr>
        <w:t>הביאו לפניו מליח תחלה ופת עמו</w:t>
      </w:r>
      <w:r w:rsidR="0034662C" w:rsidRPr="00CF550F">
        <w:rPr>
          <w:rStyle w:val="affffff0"/>
          <w:rFonts w:hint="cs"/>
          <w:rtl/>
        </w:rPr>
        <w:t>,</w:t>
      </w:r>
    </w:p>
    <w:p w14:paraId="3227EA70" w14:textId="77777777" w:rsidR="005175F4" w:rsidRPr="00E34F28" w:rsidRDefault="005175F4" w:rsidP="001619FE">
      <w:pPr>
        <w:pStyle w:val="a3"/>
        <w:rPr>
          <w:rtl/>
        </w:rPr>
      </w:pPr>
      <w:r w:rsidRPr="00FC280D">
        <w:rPr>
          <w:rtl/>
        </w:rPr>
        <w:t>מברך על המליח ופוטר את הפת, שהפת טפלה לו.</w:t>
      </w:r>
    </w:p>
    <w:p w14:paraId="40598A9A" w14:textId="77777777" w:rsidR="005175F4" w:rsidRPr="00E34F28" w:rsidRDefault="00CC6598" w:rsidP="001619FE">
      <w:pPr>
        <w:pStyle w:val="a3"/>
        <w:rPr>
          <w:rtl/>
        </w:rPr>
      </w:pPr>
      <w:r w:rsidRPr="00FC280D">
        <w:rPr>
          <w:rtl/>
        </w:rPr>
        <w:t>הכלל</w:t>
      </w:r>
      <w:r w:rsidRPr="00E34F28">
        <w:rPr>
          <w:rStyle w:val="TanaimMishna"/>
          <w:rtl/>
          <w:rPrChange w:id="20015" w:author="קלוד" w:date="2026-10-06T10:08:25Z">
            <w:rPr>
              <w:rStyle w:val="afffff9"/>
              <w:rtl/>
            </w:rPr>
          </w:rPrChange>
        </w:rPr>
        <w:t>:</w:t>
      </w:r>
      <w:r w:rsidR="00E50952" w:rsidRPr="00E34F28">
        <w:rPr>
          <w:rStyle w:val="TanaimMishna"/>
          <w:rFonts w:hint="cs"/>
          <w:rtl/>
          <w:rPrChange w:id="20016" w:author="קלוד" w:date="2026-10-06T10:08:25Z">
            <w:rPr>
              <w:rStyle w:val="afffff9"/>
              <w:rFonts w:hint="cs"/>
              <w:rtl/>
            </w:rPr>
          </w:rPrChange>
        </w:rPr>
        <w:t xml:space="preserve"> </w:t>
      </w:r>
      <w:r w:rsidR="005175F4" w:rsidRPr="00FC280D">
        <w:rPr>
          <w:rtl/>
        </w:rPr>
        <w:t xml:space="preserve">מברך על העיקר ופוטר </w:t>
      </w:r>
      <w:r w:rsidR="00E50952" w:rsidRPr="00FC280D">
        <w:rPr>
          <w:rFonts w:hint="cs"/>
          <w:rtl/>
        </w:rPr>
        <w:t xml:space="preserve">את </w:t>
      </w:r>
      <w:r w:rsidR="005175F4" w:rsidRPr="00FC280D">
        <w:rPr>
          <w:rtl/>
        </w:rPr>
        <w:t>הטפלה.</w:t>
      </w:r>
    </w:p>
    <w:p w14:paraId="46270D76" w14:textId="77777777" w:rsidR="00D5345E" w:rsidRPr="00E34F28" w:rsidRDefault="00D5345E" w:rsidP="00502170">
      <w:pPr>
        <w:pStyle w:val="afffffc"/>
        <w:rPr>
          <w:rtl/>
        </w:rPr>
      </w:pPr>
      <w:bookmarkStart w:id="1417" w:name="_Toc193636251"/>
      <w:bookmarkStart w:id="1418" w:name="_Toc216184860"/>
      <w:r w:rsidRPr="00D5345E">
        <w:rPr>
          <w:rFonts w:hint="cs"/>
          <w:rtl/>
        </w:rPr>
        <w:t>מליח עיקר</w:t>
      </w:r>
      <w:bookmarkEnd w:id="1417"/>
      <w:bookmarkEnd w:id="1418"/>
      <w:r w:rsidRPr="00D5345E">
        <w:rPr>
          <w:rFonts w:hint="cs"/>
          <w:rtl/>
        </w:rPr>
        <w:t xml:space="preserve"> </w:t>
      </w:r>
    </w:p>
    <w:p w14:paraId="3FCFD22F" w14:textId="6D92EA9D" w:rsidR="00A24328" w:rsidRDefault="005175F4" w:rsidP="009A59D1">
      <w:pPr>
        <w:pStyle w:val="38"/>
        <w:framePr w:wrap="notBeside"/>
        <w:rPr>
          <w:rtl/>
        </w:rPr>
      </w:pPr>
      <w:r w:rsidRPr="00660D7A">
        <w:rPr>
          <w:rFonts w:hint="cs"/>
          <w:rtl/>
        </w:rPr>
        <w:t>כר</w:t>
      </w:r>
      <w:r w:rsidRPr="00660D7A">
        <w:rPr>
          <w:rtl/>
        </w:rPr>
        <w:t>"</w:t>
      </w:r>
      <w:r w:rsidRPr="00660D7A">
        <w:rPr>
          <w:rFonts w:hint="cs"/>
          <w:rtl/>
        </w:rPr>
        <w:t>א</w:t>
      </w:r>
      <w:r w:rsidR="009B14FE">
        <w:rPr>
          <w:rtl/>
        </w:rPr>
        <w:t>:</w:t>
      </w:r>
    </w:p>
    <w:p w14:paraId="633C47B3" w14:textId="0F941AAB" w:rsidR="005175F4" w:rsidRPr="000528DA" w:rsidRDefault="005175F4" w:rsidP="000528DA">
      <w:pPr>
        <w:rPr>
          <w:rtl/>
        </w:rPr>
      </w:pPr>
      <w:r w:rsidRPr="000528DA">
        <w:rPr>
          <w:rFonts w:ascii="Fb Fontext" w:hAnsi="Fb Fontext" w:hint="cs"/>
          <w:rtl/>
        </w:rPr>
        <w:t>ד</w:t>
      </w:r>
      <w:r w:rsidRPr="000528DA">
        <w:rPr>
          <w:rFonts w:ascii="Fb Fontext" w:hAnsi="Fb Fontext"/>
          <w:rtl/>
        </w:rPr>
        <w:t xml:space="preserve">באוכלי </w:t>
      </w:r>
      <w:r w:rsidRPr="00A10336">
        <w:rPr>
          <w:rStyle w:val="30"/>
          <w:rtl/>
        </w:rPr>
        <w:t>פירות גנוסר</w:t>
      </w:r>
      <w:r w:rsidRPr="000528DA">
        <w:rPr>
          <w:rFonts w:ascii="Fb Fontext" w:hAnsi="Fb Fontext"/>
          <w:rtl/>
        </w:rPr>
        <w:t xml:space="preserve"> שנו.</w:t>
      </w:r>
    </w:p>
    <w:p w14:paraId="1D3524A3" w14:textId="66E098D7" w:rsidR="00A24328" w:rsidRDefault="005175F4" w:rsidP="009A59D1">
      <w:pPr>
        <w:pStyle w:val="38"/>
        <w:framePr w:wrap="notBeside"/>
        <w:rPr>
          <w:rtl/>
        </w:rPr>
      </w:pPr>
      <w:r w:rsidRPr="00660D7A">
        <w:rPr>
          <w:rFonts w:hint="cs"/>
          <w:rtl/>
        </w:rPr>
        <w:t>רבב"ח</w:t>
      </w:r>
      <w:r w:rsidR="00A24328">
        <w:rPr>
          <w:rtl/>
        </w:rPr>
        <w:t>:</w:t>
      </w:r>
    </w:p>
    <w:p w14:paraId="05B7FC5C" w14:textId="22BF3A87" w:rsidR="005175F4" w:rsidRPr="000528DA" w:rsidRDefault="005175F4" w:rsidP="00502170">
      <w:pPr>
        <w:rPr>
          <w:rtl/>
        </w:rPr>
      </w:pPr>
      <w:r w:rsidRPr="00E34F28">
        <w:rPr>
          <w:rStyle w:val="afffff9"/>
          <w:rtl/>
        </w:rPr>
        <w:t>כ</w:t>
      </w:r>
      <w:r w:rsidRPr="00E34F28">
        <w:rPr>
          <w:rStyle w:val="afffff9"/>
          <w:rFonts w:hint="cs"/>
          <w:rtl/>
        </w:rPr>
        <w:t>שהלכנו אחרי רי</w:t>
      </w:r>
      <w:r w:rsidRPr="00E34F28">
        <w:rPr>
          <w:rStyle w:val="afffff9"/>
          <w:rtl/>
        </w:rPr>
        <w:t>"</w:t>
      </w:r>
      <w:r w:rsidRPr="00E34F28">
        <w:rPr>
          <w:rStyle w:val="afffff9"/>
          <w:rFonts w:hint="cs"/>
          <w:rtl/>
        </w:rPr>
        <w:t>ו</w:t>
      </w:r>
      <w:r w:rsidRPr="000528DA">
        <w:rPr>
          <w:rFonts w:hint="cs"/>
          <w:rtl/>
        </w:rPr>
        <w:t xml:space="preserve"> לאכול </w:t>
      </w:r>
      <w:r w:rsidRPr="000528DA">
        <w:rPr>
          <w:rtl/>
        </w:rPr>
        <w:t>פירות גנוסר, כ</w:t>
      </w:r>
      <w:r w:rsidRPr="000528DA">
        <w:rPr>
          <w:rFonts w:hint="cs"/>
          <w:rtl/>
        </w:rPr>
        <w:t>שה</w:t>
      </w:r>
      <w:r w:rsidRPr="000528DA">
        <w:rPr>
          <w:rtl/>
        </w:rPr>
        <w:t>י</w:t>
      </w:r>
      <w:r w:rsidRPr="000528DA">
        <w:rPr>
          <w:rFonts w:hint="cs"/>
          <w:rtl/>
        </w:rPr>
        <w:t>ינו</w:t>
      </w:r>
      <w:r w:rsidRPr="000528DA">
        <w:rPr>
          <w:rtl/>
        </w:rPr>
        <w:t xml:space="preserve"> מאה </w:t>
      </w:r>
      <w:r w:rsidRPr="000528DA">
        <w:rPr>
          <w:rFonts w:hint="cs"/>
          <w:rtl/>
        </w:rPr>
        <w:t>ליקטנו כ</w:t>
      </w:r>
      <w:r w:rsidRPr="000528DA">
        <w:rPr>
          <w:rtl/>
        </w:rPr>
        <w:t>"</w:t>
      </w:r>
      <w:r w:rsidRPr="000528DA">
        <w:rPr>
          <w:rFonts w:hint="cs"/>
          <w:rtl/>
        </w:rPr>
        <w:t>א עשרה ועשרה,וכשהיינו עשרה כ</w:t>
      </w:r>
      <w:r w:rsidRPr="000528DA">
        <w:rPr>
          <w:rtl/>
        </w:rPr>
        <w:t>"</w:t>
      </w:r>
      <w:r w:rsidRPr="000528DA">
        <w:rPr>
          <w:rFonts w:hint="cs"/>
          <w:rtl/>
        </w:rPr>
        <w:t>א ליקט מאה, והיה מחזיק כלי ג' סאין ונשבע שאכל ועדין לא טעם מזונא</w:t>
      </w:r>
    </w:p>
    <w:p w14:paraId="02A2859A" w14:textId="77777777" w:rsidR="00A24328" w:rsidRDefault="00CC6598" w:rsidP="009A59D1">
      <w:pPr>
        <w:pStyle w:val="38"/>
        <w:framePr w:wrap="notBeside"/>
        <w:rPr>
          <w:rtl/>
        </w:rPr>
      </w:pPr>
      <w:r w:rsidRPr="00660D7A">
        <w:rPr>
          <w:rFonts w:hint="cs"/>
          <w:rtl/>
        </w:rPr>
        <w:t>ר"א</w:t>
      </w:r>
      <w:r w:rsidR="00A24328">
        <w:rPr>
          <w:rtl/>
        </w:rPr>
        <w:t>:</w:t>
      </w:r>
    </w:p>
    <w:p w14:paraId="7E5913FC" w14:textId="1ACB41A8" w:rsidR="0034662C" w:rsidRPr="000528DA" w:rsidRDefault="005175F4" w:rsidP="000528DA">
      <w:pPr>
        <w:rPr>
          <w:rtl/>
        </w:rPr>
      </w:pPr>
      <w:r w:rsidRPr="000528DA">
        <w:rPr>
          <w:rtl/>
        </w:rPr>
        <w:t>אכל ע</w:t>
      </w:r>
      <w:r w:rsidR="00CC6598" w:rsidRPr="000528DA">
        <w:rPr>
          <w:rFonts w:hint="cs"/>
          <w:rtl/>
        </w:rPr>
        <w:t xml:space="preserve">ד שהחליק </w:t>
      </w:r>
      <w:r w:rsidRPr="000528DA">
        <w:rPr>
          <w:rFonts w:hint="cs"/>
          <w:rtl/>
        </w:rPr>
        <w:t>זבוב ממצחו</w:t>
      </w:r>
      <w:r w:rsidRPr="000528DA">
        <w:rPr>
          <w:rtl/>
        </w:rPr>
        <w:t>.</w:t>
      </w:r>
    </w:p>
    <w:p w14:paraId="11C4BE24" w14:textId="77777777" w:rsidR="00A24328" w:rsidRDefault="00D5345E" w:rsidP="009A59D1">
      <w:pPr>
        <w:pStyle w:val="38"/>
        <w:framePr w:wrap="notBeside"/>
        <w:rPr>
          <w:rtl/>
        </w:rPr>
      </w:pPr>
      <w:r w:rsidRPr="00660D7A">
        <w:rPr>
          <w:rFonts w:hint="cs"/>
          <w:rtl/>
        </w:rPr>
        <w:t xml:space="preserve">ר"א </w:t>
      </w:r>
      <w:r w:rsidR="005175F4" w:rsidRPr="00660D7A">
        <w:rPr>
          <w:rtl/>
        </w:rPr>
        <w:t>ור</w:t>
      </w:r>
      <w:r w:rsidR="00277644" w:rsidRPr="00660D7A">
        <w:rPr>
          <w:rFonts w:hint="cs"/>
          <w:rtl/>
        </w:rPr>
        <w:t>"א</w:t>
      </w:r>
      <w:r w:rsidR="00A24328">
        <w:rPr>
          <w:rtl/>
        </w:rPr>
        <w:t>:</w:t>
      </w:r>
    </w:p>
    <w:p w14:paraId="3A609E16" w14:textId="2FEC27EF" w:rsidR="005175F4" w:rsidRPr="000528DA" w:rsidRDefault="005175F4" w:rsidP="000528DA">
      <w:pPr>
        <w:rPr>
          <w:rtl/>
        </w:rPr>
      </w:pPr>
      <w:r w:rsidRPr="000528DA">
        <w:rPr>
          <w:rtl/>
        </w:rPr>
        <w:t>אכל</w:t>
      </w:r>
      <w:r w:rsidRPr="000528DA">
        <w:rPr>
          <w:rFonts w:hint="cs"/>
          <w:rtl/>
        </w:rPr>
        <w:t>ו</w:t>
      </w:r>
      <w:r w:rsidRPr="000528DA">
        <w:rPr>
          <w:rtl/>
        </w:rPr>
        <w:t xml:space="preserve"> עד </w:t>
      </w:r>
      <w:r w:rsidRPr="000528DA">
        <w:rPr>
          <w:rFonts w:hint="cs"/>
          <w:rtl/>
        </w:rPr>
        <w:t>שנשרו</w:t>
      </w:r>
      <w:r w:rsidRPr="000528DA">
        <w:rPr>
          <w:rtl/>
        </w:rPr>
        <w:t xml:space="preserve"> </w:t>
      </w:r>
      <w:r w:rsidRPr="000528DA">
        <w:rPr>
          <w:rFonts w:hint="cs"/>
          <w:rtl/>
        </w:rPr>
        <w:t>שערותם</w:t>
      </w:r>
      <w:r w:rsidRPr="000528DA">
        <w:rPr>
          <w:rtl/>
        </w:rPr>
        <w:t>.</w:t>
      </w:r>
    </w:p>
    <w:p w14:paraId="180967FB" w14:textId="77777777" w:rsidR="00A24328" w:rsidRDefault="005175F4" w:rsidP="009A59D1">
      <w:pPr>
        <w:pStyle w:val="38"/>
        <w:framePr w:wrap="notBeside"/>
        <w:rPr>
          <w:rtl/>
        </w:rPr>
      </w:pPr>
      <w:r w:rsidRPr="00660D7A">
        <w:rPr>
          <w:rFonts w:hint="cs"/>
          <w:rtl/>
        </w:rPr>
        <w:lastRenderedPageBreak/>
        <w:t>רשב"ל</w:t>
      </w:r>
      <w:r w:rsidR="00A24328">
        <w:rPr>
          <w:rtl/>
        </w:rPr>
        <w:t>:</w:t>
      </w:r>
    </w:p>
    <w:p w14:paraId="514B51B0" w14:textId="43BF2C0B" w:rsidR="00F64167" w:rsidRPr="005B28A3" w:rsidRDefault="005175F4" w:rsidP="00502170">
      <w:pPr>
        <w:rPr>
          <w:spacing w:val="-4"/>
          <w:rtl/>
        </w:rPr>
      </w:pPr>
      <w:r w:rsidRPr="005B28A3">
        <w:rPr>
          <w:rFonts w:hint="cs"/>
          <w:spacing w:val="-4"/>
          <w:rtl/>
        </w:rPr>
        <w:t xml:space="preserve">אכל </w:t>
      </w:r>
      <w:r w:rsidRPr="005B28A3">
        <w:rPr>
          <w:spacing w:val="-4"/>
          <w:rtl/>
        </w:rPr>
        <w:t xml:space="preserve">עד </w:t>
      </w:r>
      <w:r w:rsidRPr="005B28A3">
        <w:rPr>
          <w:rFonts w:hint="cs"/>
          <w:spacing w:val="-4"/>
          <w:rtl/>
        </w:rPr>
        <w:t xml:space="preserve">שנתבלבל </w:t>
      </w:r>
      <w:r w:rsidRPr="005B28A3">
        <w:rPr>
          <w:rStyle w:val="afffff9"/>
          <w:rFonts w:hint="cs"/>
          <w:spacing w:val="-4"/>
          <w:rtl/>
        </w:rPr>
        <w:t>וא"ל</w:t>
      </w:r>
      <w:r w:rsidRPr="005B28A3">
        <w:rPr>
          <w:rStyle w:val="afffff9"/>
          <w:spacing w:val="-4"/>
          <w:rtl/>
        </w:rPr>
        <w:t xml:space="preserve"> </w:t>
      </w:r>
      <w:r w:rsidRPr="005B28A3">
        <w:rPr>
          <w:rStyle w:val="afffff9"/>
          <w:rFonts w:hint="cs"/>
          <w:spacing w:val="-4"/>
          <w:rtl/>
        </w:rPr>
        <w:t>ל</w:t>
      </w:r>
      <w:r w:rsidRPr="005B28A3">
        <w:rPr>
          <w:rStyle w:val="afffff9"/>
          <w:spacing w:val="-4"/>
          <w:rtl/>
        </w:rPr>
        <w:t>רי"ו לבי נשיאה</w:t>
      </w:r>
      <w:r w:rsidR="003C5239" w:rsidRPr="005B28A3">
        <w:rPr>
          <w:rStyle w:val="afffff9"/>
          <w:rFonts w:hint="cs"/>
          <w:spacing w:val="-4"/>
          <w:rtl/>
        </w:rPr>
        <w:t>,</w:t>
      </w:r>
      <w:r w:rsidRPr="005B28A3">
        <w:rPr>
          <w:rStyle w:val="afffff9"/>
          <w:rFonts w:hint="cs"/>
          <w:spacing w:val="-4"/>
          <w:rtl/>
        </w:rPr>
        <w:t xml:space="preserve"> </w:t>
      </w:r>
      <w:r w:rsidRPr="005B28A3">
        <w:rPr>
          <w:rFonts w:hint="cs"/>
          <w:spacing w:val="-4"/>
          <w:rtl/>
        </w:rPr>
        <w:t>ושלחו אחריו בלשים לחפשו ולהביאו</w:t>
      </w:r>
      <w:r w:rsidRPr="005B28A3">
        <w:rPr>
          <w:spacing w:val="-4"/>
          <w:rtl/>
        </w:rPr>
        <w:t>.</w:t>
      </w:r>
    </w:p>
    <w:p w14:paraId="51C1803C" w14:textId="096A6257" w:rsidR="00502170" w:rsidRPr="00502170" w:rsidRDefault="00683C59" w:rsidP="00502170">
      <w:pPr>
        <w:pStyle w:val="afffa"/>
        <w:rPr>
          <w:rStyle w:val="afffff9"/>
          <w:rFonts w:ascii="MS Mincho" w:hAnsi="MS Mincho" w:cs="BA TM • Vilna Extra-Bold"/>
          <w:spacing w:val="0"/>
          <w:sz w:val="18"/>
          <w:szCs w:val="18"/>
          <w:rtl/>
        </w:rPr>
      </w:pPr>
      <w:r>
        <w:rPr>
          <w:rFonts w:hint="cs"/>
          <w:rtl/>
        </w:rPr>
        <w:t>***</w:t>
      </w:r>
    </w:p>
    <w:p w14:paraId="217A28E0" w14:textId="748FC839" w:rsidR="00A24328" w:rsidRDefault="005175F4" w:rsidP="009A59D1">
      <w:pPr>
        <w:pStyle w:val="38"/>
        <w:framePr w:wrap="notBeside"/>
        <w:rPr>
          <w:rtl/>
        </w:rPr>
      </w:pPr>
      <w:r w:rsidRPr="00660D7A">
        <w:rPr>
          <w:rFonts w:hint="cs"/>
          <w:rtl/>
        </w:rPr>
        <w:t>ר"ד</w:t>
      </w:r>
      <w:r w:rsidR="009B14FE">
        <w:rPr>
          <w:rtl/>
        </w:rPr>
        <w:t>:</w:t>
      </w:r>
    </w:p>
    <w:p w14:paraId="0C5D687F" w14:textId="3BE6D4B0" w:rsidR="005175F4" w:rsidRPr="000528DA" w:rsidRDefault="005175F4" w:rsidP="00502170">
      <w:pPr>
        <w:spacing w:after="60"/>
        <w:rPr>
          <w:rtl/>
        </w:rPr>
      </w:pPr>
      <w:bookmarkStart w:id="1419" w:name="_Toc193636252"/>
      <w:bookmarkStart w:id="1420" w:name="_Toc216184861"/>
      <w:r w:rsidRPr="00A10336">
        <w:rPr>
          <w:rStyle w:val="30"/>
          <w:rtl/>
        </w:rPr>
        <w:t>עיר היתה לינאי המלך</w:t>
      </w:r>
      <w:bookmarkEnd w:id="1419"/>
      <w:bookmarkEnd w:id="1420"/>
      <w:r w:rsidRPr="000528DA">
        <w:rPr>
          <w:rFonts w:ascii="Fb Fontext" w:hAnsi="Fb Fontext"/>
          <w:rtl/>
        </w:rPr>
        <w:t xml:space="preserve"> בהר המלך, שמוציאים ממנה ששים רבוא ספלי </w:t>
      </w:r>
      <w:r w:rsidRPr="000528DA">
        <w:rPr>
          <w:rFonts w:ascii="Fb Fontext" w:hAnsi="Fb Fontext" w:hint="cs"/>
          <w:rtl/>
        </w:rPr>
        <w:t>דג חתוך</w:t>
      </w:r>
      <w:r w:rsidRPr="000528DA">
        <w:rPr>
          <w:rFonts w:ascii="Fb Fontext" w:hAnsi="Fb Fontext"/>
          <w:rtl/>
        </w:rPr>
        <w:t xml:space="preserve"> ל</w:t>
      </w:r>
      <w:r w:rsidR="00D5345E" w:rsidRPr="000528DA">
        <w:rPr>
          <w:rFonts w:ascii="Fb Fontext" w:hAnsi="Fb Fontext" w:hint="cs"/>
          <w:rtl/>
        </w:rPr>
        <w:t xml:space="preserve">האכיל </w:t>
      </w:r>
      <w:r w:rsidRPr="000528DA">
        <w:rPr>
          <w:rFonts w:ascii="Fb Fontext" w:hAnsi="Fb Fontext"/>
          <w:rtl/>
        </w:rPr>
        <w:t>קוצצי תאנים מערב שבת לערב שבת.</w:t>
      </w:r>
    </w:p>
    <w:p w14:paraId="25FC14FC" w14:textId="06479AC6" w:rsidR="00A24328" w:rsidRDefault="005175F4" w:rsidP="009A59D1">
      <w:pPr>
        <w:pStyle w:val="38"/>
        <w:framePr w:wrap="notBeside"/>
        <w:rPr>
          <w:rtl/>
        </w:rPr>
      </w:pPr>
      <w:r w:rsidRPr="00660D7A">
        <w:rPr>
          <w:rtl/>
        </w:rPr>
        <w:t>רבין</w:t>
      </w:r>
      <w:r w:rsidR="009B14FE">
        <w:rPr>
          <w:rtl/>
        </w:rPr>
        <w:t>:</w:t>
      </w:r>
    </w:p>
    <w:p w14:paraId="767E8C4D" w14:textId="4672322F" w:rsidR="005175F4" w:rsidRPr="00E34F28" w:rsidRDefault="005175F4" w:rsidP="00502170">
      <w:pPr>
        <w:pStyle w:val="afffff5"/>
        <w:spacing w:before="0" w:after="60"/>
        <w:rPr>
          <w:rtl/>
        </w:rPr>
      </w:pPr>
      <w:bookmarkStart w:id="1421" w:name="_Toc193636253"/>
      <w:bookmarkStart w:id="1422" w:name="_Toc216184862"/>
      <w:r w:rsidRPr="00A10336">
        <w:rPr>
          <w:rStyle w:val="30"/>
          <w:rtl/>
        </w:rPr>
        <w:t>אילן היה לינאי המלך</w:t>
      </w:r>
      <w:bookmarkEnd w:id="1421"/>
      <w:bookmarkEnd w:id="1422"/>
      <w:r w:rsidRPr="00A10336">
        <w:rPr>
          <w:rStyle w:val="30"/>
          <w:rtl/>
        </w:rPr>
        <w:t xml:space="preserve"> </w:t>
      </w:r>
      <w:r w:rsidRPr="00FE3D07">
        <w:rPr>
          <w:rtl/>
        </w:rPr>
        <w:t xml:space="preserve">בהר המלך, שהיו מורידים ממנו ארבעים סאה גוזלות משלוש בריכות </w:t>
      </w:r>
      <w:r w:rsidR="003C5239" w:rsidRPr="003C5239">
        <w:rPr>
          <w:rFonts w:hint="cs"/>
          <w:sz w:val="12"/>
          <w:szCs w:val="16"/>
          <w:rtl/>
        </w:rPr>
        <w:t>מחזורים</w:t>
      </w:r>
      <w:r w:rsidR="00D5345E">
        <w:rPr>
          <w:rFonts w:hint="cs"/>
          <w:rtl/>
        </w:rPr>
        <w:t xml:space="preserve"> </w:t>
      </w:r>
      <w:r w:rsidRPr="00FE3D07">
        <w:rPr>
          <w:rtl/>
        </w:rPr>
        <w:t>בח</w:t>
      </w:r>
      <w:r w:rsidR="00D5345E">
        <w:rPr>
          <w:rFonts w:hint="cs"/>
          <w:rtl/>
        </w:rPr>
        <w:t>ו</w:t>
      </w:r>
      <w:r w:rsidRPr="00FE3D07">
        <w:rPr>
          <w:rtl/>
        </w:rPr>
        <w:t>דש.</w:t>
      </w:r>
    </w:p>
    <w:p w14:paraId="38E44B37" w14:textId="75C3E618" w:rsidR="00A24328" w:rsidRDefault="005175F4" w:rsidP="009A59D1">
      <w:pPr>
        <w:pStyle w:val="38"/>
        <w:framePr w:wrap="notBeside"/>
        <w:rPr>
          <w:rtl/>
        </w:rPr>
      </w:pPr>
      <w:r w:rsidRPr="00660D7A">
        <w:rPr>
          <w:rtl/>
        </w:rPr>
        <w:t>ר</w:t>
      </w:r>
      <w:r w:rsidR="00CC6598" w:rsidRPr="00660D7A">
        <w:rPr>
          <w:rFonts w:hint="cs"/>
          <w:rtl/>
        </w:rPr>
        <w:t>י"צ</w:t>
      </w:r>
      <w:r w:rsidR="009B14FE">
        <w:rPr>
          <w:rtl/>
        </w:rPr>
        <w:t>:</w:t>
      </w:r>
    </w:p>
    <w:p w14:paraId="6FD960B4" w14:textId="6F2D535F" w:rsidR="005175F4" w:rsidRPr="00E34F28" w:rsidRDefault="00CC6598" w:rsidP="00502170">
      <w:pPr>
        <w:pStyle w:val="afffff5"/>
        <w:spacing w:before="0" w:after="60"/>
        <w:rPr>
          <w:rtl/>
        </w:rPr>
      </w:pPr>
      <w:r w:rsidRPr="00FE3D07">
        <w:rPr>
          <w:rFonts w:hint="cs"/>
          <w:rtl/>
        </w:rPr>
        <w:t>ה</w:t>
      </w:r>
      <w:r w:rsidR="005175F4" w:rsidRPr="00FE3D07">
        <w:rPr>
          <w:rtl/>
        </w:rPr>
        <w:t xml:space="preserve">עיר </w:t>
      </w:r>
      <w:r w:rsidRPr="00A10336">
        <w:rPr>
          <w:rStyle w:val="30"/>
          <w:rFonts w:hint="cs"/>
          <w:rtl/>
        </w:rPr>
        <w:t>גופנית</w:t>
      </w:r>
      <w:r w:rsidR="005175F4" w:rsidRPr="00FE3D07">
        <w:rPr>
          <w:rtl/>
        </w:rPr>
        <w:t xml:space="preserve"> בארץ ישראל, שהיו בה שמנים זוגות אחים כהנים נשואים לשמנים זוגות אחיות כהנות.</w:t>
      </w:r>
      <w:r w:rsidR="00831B62">
        <w:rPr>
          <w:rFonts w:ascii="Fb Fontext" w:hAnsi="Fb Fontext" w:hint="cs"/>
          <w:rtl/>
        </w:rPr>
        <w:t xml:space="preserve"> </w:t>
      </w:r>
      <w:r w:rsidR="005175F4" w:rsidRPr="00FE3D07">
        <w:rPr>
          <w:rFonts w:ascii="Fb Fontext" w:hAnsi="Fb Fontext"/>
          <w:rtl/>
        </w:rPr>
        <w:t xml:space="preserve">ובדקו רבנן מסורא ועד נהרדעא ולא </w:t>
      </w:r>
      <w:r w:rsidR="005175F4" w:rsidRPr="00FE3D07">
        <w:rPr>
          <w:rFonts w:ascii="Fb Fontext" w:hAnsi="Fb Fontext" w:hint="cs"/>
          <w:rtl/>
        </w:rPr>
        <w:t xml:space="preserve">מצאו חוץ </w:t>
      </w:r>
      <w:r w:rsidR="005175F4" w:rsidRPr="00FE3D07">
        <w:rPr>
          <w:rFonts w:ascii="Fb Fontext" w:hAnsi="Fb Fontext"/>
          <w:rtl/>
        </w:rPr>
        <w:t>מבנ</w:t>
      </w:r>
      <w:r w:rsidR="005175F4" w:rsidRPr="00FE3D07">
        <w:rPr>
          <w:rFonts w:ascii="Fb Fontext" w:hAnsi="Fb Fontext" w:hint="cs"/>
          <w:rtl/>
        </w:rPr>
        <w:t xml:space="preserve">ות </w:t>
      </w:r>
      <w:r w:rsidR="005175F4" w:rsidRPr="00E34F28">
        <w:rPr>
          <w:rStyle w:val="afffff9"/>
          <w:rFonts w:hint="cs"/>
          <w:rtl/>
        </w:rPr>
        <w:t>ר</w:t>
      </w:r>
      <w:r w:rsidR="005175F4" w:rsidRPr="00E34F28">
        <w:rPr>
          <w:rStyle w:val="afffff9"/>
          <w:rtl/>
        </w:rPr>
        <w:t>"</w:t>
      </w:r>
      <w:r w:rsidR="005175F4" w:rsidRPr="00E34F28">
        <w:rPr>
          <w:rStyle w:val="afffff9"/>
          <w:rFonts w:hint="cs"/>
          <w:rtl/>
        </w:rPr>
        <w:t xml:space="preserve">ח </w:t>
      </w:r>
      <w:r w:rsidR="005175F4" w:rsidRPr="00FE3D07">
        <w:rPr>
          <w:rFonts w:ascii="Fb Fontext" w:hAnsi="Fb Fontext" w:hint="cs"/>
          <w:rtl/>
        </w:rPr>
        <w:t xml:space="preserve">שנישאו </w:t>
      </w:r>
      <w:r w:rsidR="005175F4" w:rsidRPr="00E34F28">
        <w:rPr>
          <w:rStyle w:val="afffff9"/>
          <w:rFonts w:hint="cs"/>
          <w:rtl/>
        </w:rPr>
        <w:t>לרב</w:t>
      </w:r>
      <w:r w:rsidR="005175F4" w:rsidRPr="00E34F28">
        <w:rPr>
          <w:rStyle w:val="afffff9"/>
          <w:rtl/>
        </w:rPr>
        <w:t>"</w:t>
      </w:r>
      <w:r w:rsidR="005175F4" w:rsidRPr="00E34F28">
        <w:rPr>
          <w:rStyle w:val="afffff9"/>
          <w:rFonts w:hint="cs"/>
          <w:rtl/>
        </w:rPr>
        <w:t>ח ולמ</w:t>
      </w:r>
      <w:r w:rsidR="005175F4" w:rsidRPr="00E34F28">
        <w:rPr>
          <w:rStyle w:val="afffff9"/>
          <w:rtl/>
        </w:rPr>
        <w:t>"</w:t>
      </w:r>
      <w:r w:rsidR="005175F4" w:rsidRPr="00E34F28">
        <w:rPr>
          <w:rStyle w:val="afffff9"/>
          <w:rFonts w:hint="cs"/>
          <w:rtl/>
        </w:rPr>
        <w:t>ע ב</w:t>
      </w:r>
      <w:r w:rsidR="005175F4" w:rsidRPr="00E34F28">
        <w:rPr>
          <w:rStyle w:val="afffff9"/>
          <w:rtl/>
        </w:rPr>
        <w:t>"</w:t>
      </w:r>
      <w:r w:rsidR="005175F4" w:rsidRPr="00E34F28">
        <w:rPr>
          <w:rStyle w:val="afffff9"/>
          <w:rFonts w:hint="cs"/>
          <w:rtl/>
        </w:rPr>
        <w:t>ח</w:t>
      </w:r>
      <w:r w:rsidR="005175F4" w:rsidRPr="00FE3D07">
        <w:rPr>
          <w:rFonts w:ascii="Fb Fontext" w:hAnsi="Fb Fontext" w:hint="cs"/>
          <w:rtl/>
        </w:rPr>
        <w:t xml:space="preserve"> ואפי</w:t>
      </w:r>
      <w:r w:rsidR="005175F4" w:rsidRPr="00FE3D07">
        <w:rPr>
          <w:rFonts w:ascii="Fb Fontext" w:hAnsi="Fb Fontext"/>
          <w:rtl/>
        </w:rPr>
        <w:t>'</w:t>
      </w:r>
      <w:r w:rsidR="005175F4" w:rsidRPr="00FE3D07">
        <w:rPr>
          <w:rFonts w:ascii="Fb Fontext" w:hAnsi="Fb Fontext" w:hint="cs"/>
          <w:rtl/>
        </w:rPr>
        <w:t xml:space="preserve"> דהוא כהן והיא לא</w:t>
      </w:r>
      <w:r w:rsidR="00831B62">
        <w:rPr>
          <w:rFonts w:ascii="Fb Fontext" w:hAnsi="Fb Fontext" w:hint="cs"/>
          <w:rtl/>
        </w:rPr>
        <w:t>.</w:t>
      </w:r>
    </w:p>
    <w:p w14:paraId="3B5CB050" w14:textId="18C3D924" w:rsidR="00A24328" w:rsidRDefault="00CC6598" w:rsidP="009A59D1">
      <w:pPr>
        <w:pStyle w:val="38"/>
        <w:framePr w:wrap="notBeside"/>
        <w:rPr>
          <w:rtl/>
        </w:rPr>
      </w:pPr>
      <w:r w:rsidRPr="00660D7A">
        <w:rPr>
          <w:rtl/>
        </w:rPr>
        <w:t>רב</w:t>
      </w:r>
      <w:r w:rsidR="009B14FE">
        <w:rPr>
          <w:rtl/>
        </w:rPr>
        <w:t>:</w:t>
      </w:r>
    </w:p>
    <w:p w14:paraId="015FC79D" w14:textId="29263F72" w:rsidR="005175F4" w:rsidRPr="00E34F28" w:rsidRDefault="005175F4" w:rsidP="00502170">
      <w:pPr>
        <w:pStyle w:val="afffff5"/>
        <w:spacing w:before="0"/>
        <w:rPr>
          <w:rtl/>
        </w:rPr>
      </w:pPr>
      <w:bookmarkStart w:id="1423" w:name="_Toc193636254"/>
      <w:bookmarkStart w:id="1424" w:name="_Toc216184863"/>
      <w:r w:rsidRPr="00A10336">
        <w:rPr>
          <w:rStyle w:val="30"/>
          <w:rtl/>
        </w:rPr>
        <w:t>סעודה שאין בה מלח</w:t>
      </w:r>
      <w:bookmarkEnd w:id="1423"/>
      <w:bookmarkEnd w:id="1424"/>
      <w:r w:rsidRPr="003C5239">
        <w:rPr>
          <w:rtl/>
        </w:rPr>
        <w:t xml:space="preserve"> אינה סעודה</w:t>
      </w:r>
      <w:r w:rsidRPr="00F95182">
        <w:rPr>
          <w:rtl/>
        </w:rPr>
        <w:t>.</w:t>
      </w:r>
    </w:p>
    <w:p w14:paraId="76A90C41" w14:textId="12CE94C6" w:rsidR="00A24328" w:rsidRDefault="005175F4" w:rsidP="009A59D1">
      <w:pPr>
        <w:pStyle w:val="38"/>
        <w:framePr w:wrap="notBeside"/>
        <w:rPr>
          <w:rtl/>
        </w:rPr>
      </w:pPr>
      <w:r w:rsidRPr="00660D7A">
        <w:rPr>
          <w:rFonts w:hint="cs"/>
          <w:rtl/>
        </w:rPr>
        <w:t>מ</w:t>
      </w:r>
      <w:r w:rsidRPr="00660D7A">
        <w:rPr>
          <w:rtl/>
        </w:rPr>
        <w:t>רי"ו</w:t>
      </w:r>
      <w:r w:rsidR="009B14FE">
        <w:rPr>
          <w:rtl/>
        </w:rPr>
        <w:t>:</w:t>
      </w:r>
    </w:p>
    <w:p w14:paraId="2723A53C" w14:textId="177ECDC7" w:rsidR="00F64167" w:rsidRDefault="005175F4" w:rsidP="000528DA">
      <w:pPr>
        <w:rPr>
          <w:rtl/>
        </w:rPr>
      </w:pPr>
      <w:bookmarkStart w:id="1425" w:name="_Toc193636255"/>
      <w:bookmarkStart w:id="1426" w:name="_Toc216184864"/>
      <w:r w:rsidRPr="00A10336">
        <w:rPr>
          <w:rStyle w:val="30"/>
          <w:rtl/>
        </w:rPr>
        <w:t>סעודה שאין בה שריף</w:t>
      </w:r>
      <w:bookmarkEnd w:id="1425"/>
      <w:bookmarkEnd w:id="1426"/>
      <w:r w:rsidR="003C5239" w:rsidRPr="000528DA">
        <w:rPr>
          <w:rFonts w:hint="cs"/>
          <w:rtl/>
        </w:rPr>
        <w:t xml:space="preserve"> </w:t>
      </w:r>
      <w:r w:rsidR="003C5239" w:rsidRPr="000528DA">
        <w:rPr>
          <w:rFonts w:hint="cs"/>
          <w:sz w:val="12"/>
          <w:szCs w:val="16"/>
          <w:rtl/>
        </w:rPr>
        <w:t>לח</w:t>
      </w:r>
      <w:r w:rsidR="003C5239" w:rsidRPr="000528DA">
        <w:rPr>
          <w:rFonts w:hint="cs"/>
          <w:rtl/>
        </w:rPr>
        <w:t xml:space="preserve"> </w:t>
      </w:r>
      <w:r w:rsidRPr="000528DA">
        <w:rPr>
          <w:rtl/>
        </w:rPr>
        <w:t>אינה סעודה.</w:t>
      </w:r>
    </w:p>
    <w:p w14:paraId="1C233755" w14:textId="51899B9D" w:rsidR="005175F4" w:rsidRPr="00E34F28" w:rsidRDefault="00683C59" w:rsidP="00F50A20">
      <w:pPr>
        <w:pStyle w:val="afffa"/>
        <w:rPr>
          <w:rtl/>
        </w:rPr>
      </w:pPr>
      <w:r>
        <w:rPr>
          <w:rFonts w:hint="cs"/>
          <w:rtl/>
        </w:rPr>
        <w:t>***</w:t>
      </w:r>
    </w:p>
    <w:p>
      <w:pPr>
        <w:pStyle w:val="MishnaBatzad"/>
        <w:rPr>
          <w:ins w:id="20132" w:author="קלוד" w:date="2026-10-06T10:08:25Z"/>
        </w:rPr>
      </w:pPr>
      <w:ins w:id="20131" w:author="קלוד" w:date="2026-10-06T10:08:25Z">
        <w:r>
          <w:t xml:space="preserve">משנה ח</w:t>
        </w:r>
      </w:ins>
    </w:p>
    <w:p w14:paraId="0E0E8043" w14:textId="78883346" w:rsidR="00CC6598" w:rsidRPr="00502170" w:rsidRDefault="005175F4" w:rsidP="00CF550F">
      <w:pPr>
        <w:pStyle w:val="affffff"/>
        <w:jc w:val="center"/>
        <w:rPr>
          <w:rtl/>
        </w:rPr>
      </w:pPr>
      <w:r w:rsidRPr="00502170">
        <w:rPr>
          <w:rtl/>
        </w:rPr>
        <w:t>אכל ענבים ותאנים ורמונים</w:t>
      </w:r>
    </w:p>
    <w:p w14:paraId="130B6DD2" w14:textId="39D10079" w:rsidR="005175F4" w:rsidRPr="00E34F28" w:rsidRDefault="005175F4" w:rsidP="00502170">
      <w:pPr>
        <w:pStyle w:val="a3"/>
        <w:spacing w:before="120"/>
        <w:rPr>
          <w:rtl/>
        </w:rPr>
        <w:pPrChange w:id="90029" w:author="קלוד" w:date="2026-10-08T12:08:16Z">
          <w:pPr>
            <w:pStyle w:val="a3"/>
          </w:pPr>
        </w:pPrChange>
      </w:pPr>
      <w:r w:rsidRPr="00502170">
        <w:rPr>
          <w:rStyle w:val="TanaimMishna"/>
          <w:rFonts w:hint="cs"/>
          <w:rtl/>
          <w:rPrChange w:id="20017" w:author="קלוד" w:date="2026-10-06T10:08:25Z">
            <w:rPr>
              <w:rStyle w:val="afffff9"/>
              <w:rFonts w:hint="cs"/>
              <w:rtl/>
            </w:rPr>
          </w:rPrChange>
        </w:rPr>
        <w:t>לר"ג:</w:t>
      </w:r>
      <w:r w:rsidRPr="00E34F28">
        <w:rPr>
          <w:rStyle w:val="TanaimMishna"/>
          <w:rFonts w:hint="cs"/>
          <w:rtl/>
          <w:rPrChange w:id="20018" w:author="קלוד" w:date="2026-10-06T10:08:25Z">
            <w:rPr>
              <w:rStyle w:val="afffff9"/>
              <w:rFonts w:hint="cs"/>
              <w:rtl/>
            </w:rPr>
          </w:rPrChange>
        </w:rPr>
        <w:t xml:space="preserve"> </w:t>
      </w:r>
      <w:r w:rsidRPr="001F67E8">
        <w:rPr>
          <w:rtl/>
        </w:rPr>
        <w:t>מברך אחריהם שלש ברכות.</w:t>
      </w:r>
      <w:r w:rsidR="00502170">
        <w:rPr>
          <w:rStyle w:val="TanaimMishna"/>
          <w:rFonts w:hint="cs"/>
          <w:rtl/>
          <w:rPrChange w:id="20019" w:author="קלוד" w:date="2026-10-06T10:08:25Z">
            <w:rPr>
              <w:rStyle w:val="afffff9"/>
              <w:rFonts w:hint="cs"/>
              <w:rtl/>
            </w:rPr>
          </w:rPrChange>
        </w:rPr>
        <w:t xml:space="preserve"> </w:t>
      </w:r>
      <w:r w:rsidRPr="00502170">
        <w:rPr>
          <w:rStyle w:val="TanaimMishna"/>
          <w:rtl/>
          <w:rPrChange w:id="20020" w:author="קלוד" w:date="2026-10-06T10:08:25Z">
            <w:rPr>
              <w:rStyle w:val="afffff9"/>
              <w:rtl/>
            </w:rPr>
          </w:rPrChange>
        </w:rPr>
        <w:t>וחכ</w:t>
      </w:r>
      <w:r w:rsidR="00CC6598" w:rsidRPr="00502170">
        <w:rPr>
          <w:rStyle w:val="TanaimMishna"/>
          <w:rFonts w:hint="cs"/>
          <w:rtl/>
          <w:rPrChange w:id="20021" w:author="קלוד" w:date="2026-10-06T10:08:25Z">
            <w:rPr>
              <w:rStyle w:val="afffff9"/>
              <w:rFonts w:hint="cs"/>
              <w:rtl/>
            </w:rPr>
          </w:rPrChange>
        </w:rPr>
        <w:t>"א</w:t>
      </w:r>
      <w:r w:rsidR="00D5345E" w:rsidRPr="00502170">
        <w:rPr>
          <w:rStyle w:val="TanaimMishna"/>
          <w:rtl/>
          <w:rPrChange w:id="20022" w:author="קלוד" w:date="2026-10-06T10:08:25Z">
            <w:rPr>
              <w:rStyle w:val="afffff9"/>
              <w:rtl/>
            </w:rPr>
          </w:rPrChange>
        </w:rPr>
        <w:t>:</w:t>
      </w:r>
      <w:r w:rsidR="00D5345E" w:rsidRPr="00E34F28">
        <w:rPr>
          <w:rStyle w:val="TanaimMishna"/>
          <w:rtl/>
          <w:rPrChange w:id="20023" w:author="קלוד" w:date="2026-10-06T10:08:25Z">
            <w:rPr>
              <w:rStyle w:val="afffff9"/>
              <w:rtl/>
            </w:rPr>
          </w:rPrChange>
        </w:rPr>
        <w:t xml:space="preserve"> </w:t>
      </w:r>
      <w:r w:rsidR="00D5345E" w:rsidRPr="001F67E8">
        <w:rPr>
          <w:rtl/>
        </w:rPr>
        <w:t>ברכה אחת מעין שלש</w:t>
      </w:r>
      <w:r w:rsidR="00D5345E" w:rsidRPr="001F67E8">
        <w:rPr>
          <w:rFonts w:hint="cs"/>
          <w:rtl/>
        </w:rPr>
        <w:t>,</w:t>
      </w:r>
    </w:p>
    <w:p w14:paraId="56C34746" w14:textId="77777777" w:rsidR="00F64167" w:rsidRDefault="005175F4" w:rsidP="001619FE">
      <w:pPr>
        <w:pStyle w:val="a3"/>
        <w:rPr>
          <w:rtl/>
        </w:rPr>
      </w:pPr>
      <w:r w:rsidRPr="00502170">
        <w:rPr>
          <w:rStyle w:val="TanaimMishna"/>
          <w:rtl/>
          <w:rPrChange w:id="20024" w:author="קלוד" w:date="2026-10-06T10:08:25Z">
            <w:rPr>
              <w:rStyle w:val="afffff9"/>
              <w:rtl/>
            </w:rPr>
          </w:rPrChange>
        </w:rPr>
        <w:t>ר</w:t>
      </w:r>
      <w:r w:rsidR="00CC6598" w:rsidRPr="00502170">
        <w:rPr>
          <w:rStyle w:val="TanaimMishna"/>
          <w:rFonts w:hint="cs"/>
          <w:rtl/>
          <w:rPrChange w:id="20025" w:author="קלוד" w:date="2026-10-06T10:08:25Z">
            <w:rPr>
              <w:rStyle w:val="afffff9"/>
              <w:rFonts w:hint="cs"/>
              <w:rtl/>
            </w:rPr>
          </w:rPrChange>
        </w:rPr>
        <w:t>"ע</w:t>
      </w:r>
      <w:r w:rsidR="00831B62" w:rsidRPr="00502170">
        <w:rPr>
          <w:rStyle w:val="TanaimMishna"/>
          <w:rtl/>
          <w:rPrChange w:id="20026" w:author="קלוד" w:date="2026-10-06T10:08:25Z">
            <w:rPr>
              <w:rStyle w:val="afffff9"/>
              <w:rtl/>
            </w:rPr>
          </w:rPrChange>
        </w:rPr>
        <w:t>:</w:t>
      </w:r>
      <w:r w:rsidR="00831B62" w:rsidRPr="00E34F28">
        <w:rPr>
          <w:rStyle w:val="TanaimMishna"/>
          <w:rtl/>
          <w:rPrChange w:id="20027" w:author="קלוד" w:date="2026-10-06T10:08:25Z">
            <w:rPr>
              <w:rStyle w:val="afffff9"/>
              <w:rtl/>
            </w:rPr>
          </w:rPrChange>
        </w:rPr>
        <w:t xml:space="preserve"> </w:t>
      </w:r>
      <w:r w:rsidR="00831B62" w:rsidRPr="001F67E8">
        <w:rPr>
          <w:rtl/>
        </w:rPr>
        <w:t xml:space="preserve">אפילו אכל שלק והוא מזונו </w:t>
      </w:r>
      <w:r w:rsidRPr="001F67E8">
        <w:rPr>
          <w:rtl/>
        </w:rPr>
        <w:t>מברך עליו שלש ברכות.</w:t>
      </w:r>
    </w:p>
    <w:p w14:paraId="417648F1" w14:textId="1D86C86A" w:rsidR="005175F4" w:rsidRPr="00E34F28" w:rsidRDefault="001F67E8" w:rsidP="001619FE">
      <w:pPr>
        <w:pStyle w:val="a3"/>
        <w:rPr>
          <w:rtl/>
        </w:rPr>
      </w:pPr>
      <w:r>
        <w:rPr>
          <w:rFonts w:hint="cs"/>
          <w:rtl/>
        </w:rPr>
        <w:t xml:space="preserve">  </w:t>
      </w:r>
      <w:r w:rsidR="00CC6598" w:rsidRPr="001F67E8">
        <w:rPr>
          <w:rtl/>
        </w:rPr>
        <w:t xml:space="preserve">השותה מים לצמאו </w:t>
      </w:r>
      <w:r w:rsidR="005175F4" w:rsidRPr="001F67E8">
        <w:rPr>
          <w:rtl/>
        </w:rPr>
        <w:t>מברך שהכל נהיה בדברו.</w:t>
      </w:r>
    </w:p>
    <w:p w14:paraId="71D91725" w14:textId="77777777" w:rsidR="005175F4" w:rsidRPr="00E34F28" w:rsidRDefault="00CC6598" w:rsidP="001619FE">
      <w:pPr>
        <w:pStyle w:val="a3"/>
        <w:rPr>
          <w:rtl/>
        </w:rPr>
      </w:pPr>
      <w:r w:rsidRPr="00502170">
        <w:rPr>
          <w:rStyle w:val="TanaimMishna"/>
          <w:rtl/>
          <w:rPrChange w:id="20028" w:author="קלוד" w:date="2026-10-06T10:08:25Z">
            <w:rPr>
              <w:rStyle w:val="afffff9"/>
              <w:rtl/>
            </w:rPr>
          </w:rPrChange>
        </w:rPr>
        <w:t>רבי טרפון</w:t>
      </w:r>
      <w:r w:rsidR="005175F4" w:rsidRPr="00502170">
        <w:rPr>
          <w:rStyle w:val="TanaimMishna"/>
          <w:rtl/>
          <w:rPrChange w:id="20029" w:author="קלוד" w:date="2026-10-06T10:08:25Z">
            <w:rPr>
              <w:rStyle w:val="afffff9"/>
              <w:rtl/>
            </w:rPr>
          </w:rPrChange>
        </w:rPr>
        <w:t>:</w:t>
      </w:r>
      <w:r w:rsidR="005175F4" w:rsidRPr="00E34F28">
        <w:rPr>
          <w:rStyle w:val="TanaimMishna"/>
          <w:rtl/>
          <w:rPrChange w:id="20030" w:author="קלוד" w:date="2026-10-06T10:08:25Z">
            <w:rPr>
              <w:rStyle w:val="afffff9"/>
              <w:rtl/>
            </w:rPr>
          </w:rPrChange>
        </w:rPr>
        <w:t xml:space="preserve"> </w:t>
      </w:r>
      <w:r w:rsidR="005175F4" w:rsidRPr="001F67E8">
        <w:rPr>
          <w:rtl/>
        </w:rPr>
        <w:t>בורא נפשות רבות וחסרונן.</w:t>
      </w:r>
    </w:p>
    <w:p w14:paraId="3059DF3A" w14:textId="77777777" w:rsidR="00CC6598" w:rsidRPr="00E34F28" w:rsidRDefault="00CC6598" w:rsidP="00672862">
      <w:pPr>
        <w:pStyle w:val="a5"/>
        <w:rPr>
          <w:rtl/>
        </w:rPr>
      </w:pPr>
      <w:ins w:id="9860" w:author="מספור קטעי משנה" w:date="2026-10-06T06:45:16Z">
        <w:r>
          <w:rPr>
            <w:rStyle w:val="MisparKeta"/>
          </w:rPr>
          <w:t xml:space="preserve">ד. </w:t>
        </w:r>
      </w:ins>
      <w:r>
        <w:rPr>
          <w:rFonts w:hint="cs"/>
          <w:rtl/>
        </w:rPr>
        <w:t xml:space="preserve">אחריהם שלוש ברכות </w:t>
      </w:r>
    </w:p>
    <w:p w14:paraId="2A442A1C" w14:textId="0460E1A7" w:rsidR="00A24328" w:rsidRDefault="005175F4" w:rsidP="009A59D1">
      <w:pPr>
        <w:pStyle w:val="38"/>
        <w:framePr w:wrap="notBeside"/>
        <w:rPr>
          <w:rtl/>
        </w:rPr>
      </w:pPr>
      <w:r w:rsidRPr="00660D7A">
        <w:rPr>
          <w:rFonts w:hint="cs"/>
          <w:rtl/>
        </w:rPr>
        <w:t>ר</w:t>
      </w:r>
      <w:r w:rsidRPr="00660D7A">
        <w:rPr>
          <w:rtl/>
        </w:rPr>
        <w:t>"</w:t>
      </w:r>
      <w:r w:rsidRPr="00660D7A">
        <w:rPr>
          <w:rFonts w:hint="cs"/>
          <w:rtl/>
        </w:rPr>
        <w:t>ג</w:t>
      </w:r>
      <w:r w:rsidR="009B14FE">
        <w:rPr>
          <w:rtl/>
        </w:rPr>
        <w:t>:</w:t>
      </w:r>
    </w:p>
    <w:p w14:paraId="02D5866C" w14:textId="03BDFA9E" w:rsidR="005366CB" w:rsidRPr="000528DA" w:rsidRDefault="005175F4" w:rsidP="000528DA">
      <w:pPr>
        <w:rPr>
          <w:rtl/>
        </w:rPr>
      </w:pPr>
      <w:r w:rsidRPr="000528DA">
        <w:rPr>
          <w:rStyle w:val="ad"/>
          <w:rtl/>
        </w:rPr>
        <w:t>ד</w:t>
      </w:r>
      <w:r w:rsidRPr="000528DA">
        <w:rPr>
          <w:rStyle w:val="ad"/>
          <w:rFonts w:hint="cs"/>
          <w:rtl/>
        </w:rPr>
        <w:t>'</w:t>
      </w:r>
      <w:r w:rsidRPr="000528DA">
        <w:rPr>
          <w:rStyle w:val="ad"/>
          <w:rtl/>
        </w:rPr>
        <w:t>ארץ חטה ושעורה</w:t>
      </w:r>
      <w:r w:rsidR="00CC63CA" w:rsidRPr="000528DA">
        <w:rPr>
          <w:rStyle w:val="ad"/>
          <w:rtl/>
        </w:rPr>
        <w:t>'</w:t>
      </w:r>
      <w:r w:rsidRPr="000528DA">
        <w:rPr>
          <w:rStyle w:val="ad"/>
          <w:rtl/>
        </w:rPr>
        <w:t>,</w:t>
      </w:r>
      <w:r w:rsidRPr="000528DA">
        <w:rPr>
          <w:rtl/>
        </w:rPr>
        <w:t xml:space="preserve"> </w:t>
      </w:r>
    </w:p>
    <w:p w14:paraId="5492823F" w14:textId="392C05C7" w:rsidR="00B313D7" w:rsidRPr="000528DA" w:rsidRDefault="005175F4" w:rsidP="00FD39A3">
      <w:pPr>
        <w:rPr>
          <w:rtl/>
        </w:rPr>
      </w:pPr>
      <w:r w:rsidRPr="000528DA">
        <w:rPr>
          <w:rStyle w:val="ad"/>
          <w:rFonts w:hint="cs"/>
          <w:rtl/>
        </w:rPr>
        <w:t>'</w:t>
      </w:r>
      <w:r w:rsidRPr="000528DA">
        <w:rPr>
          <w:rStyle w:val="ad"/>
          <w:rtl/>
        </w:rPr>
        <w:t xml:space="preserve">ארץ אשר לא במסכנת תאכל בה </w:t>
      </w:r>
      <w:r w:rsidR="005366CB" w:rsidRPr="000528DA">
        <w:rPr>
          <w:rStyle w:val="ad"/>
          <w:rtl/>
        </w:rPr>
        <w:t>לחם</w:t>
      </w:r>
      <w:r w:rsidRPr="000528DA">
        <w:rPr>
          <w:rStyle w:val="ad"/>
          <w:rtl/>
        </w:rPr>
        <w:t>,</w:t>
      </w:r>
      <w:r w:rsidR="00FD39A3">
        <w:rPr>
          <w:rStyle w:val="ad"/>
          <w:rFonts w:hint="cs"/>
          <w:rtl/>
        </w:rPr>
        <w:t xml:space="preserve"> </w:t>
      </w:r>
      <w:r w:rsidR="00FD39A3" w:rsidRPr="000528DA">
        <w:rPr>
          <w:rStyle w:val="ad"/>
          <w:rFonts w:hint="cs"/>
          <w:rtl/>
        </w:rPr>
        <w:t>ארץ</w:t>
      </w:r>
      <w:r w:rsidR="00FD39A3" w:rsidRPr="000528DA">
        <w:rPr>
          <w:rStyle w:val="ad"/>
          <w:rtl/>
        </w:rPr>
        <w:t xml:space="preserve"> </w:t>
      </w:r>
      <w:r w:rsidR="00FD39A3">
        <w:rPr>
          <w:rFonts w:hint="cs"/>
          <w:rtl/>
        </w:rPr>
        <w:t xml:space="preserve">רק למעט </w:t>
      </w:r>
      <w:r w:rsidR="00FD39A3" w:rsidRPr="000528DA">
        <w:rPr>
          <w:rtl/>
        </w:rPr>
        <w:t>כוסס החטה.</w:t>
      </w:r>
    </w:p>
    <w:p w14:paraId="139BA0C1" w14:textId="77777777" w:rsidR="00B313D7" w:rsidRPr="000528DA" w:rsidRDefault="005175F4" w:rsidP="000528DA">
      <w:pPr>
        <w:rPr>
          <w:rtl/>
        </w:rPr>
      </w:pPr>
      <w:r w:rsidRPr="000528DA">
        <w:rPr>
          <w:rStyle w:val="ad"/>
          <w:rFonts w:hint="cs"/>
          <w:rtl/>
        </w:rPr>
        <w:t>'</w:t>
      </w:r>
      <w:r w:rsidRPr="000528DA">
        <w:rPr>
          <w:rStyle w:val="ad"/>
          <w:rtl/>
        </w:rPr>
        <w:t>ואכלת ושבעת וברכת את ה' אלהיך</w:t>
      </w:r>
      <w:r w:rsidRPr="000528DA">
        <w:rPr>
          <w:rStyle w:val="ad"/>
          <w:rFonts w:hint="cs"/>
          <w:rtl/>
        </w:rPr>
        <w:t>'</w:t>
      </w:r>
      <w:r w:rsidRPr="000528DA">
        <w:rPr>
          <w:rStyle w:val="ad"/>
          <w:rtl/>
        </w:rPr>
        <w:t>.</w:t>
      </w:r>
    </w:p>
    <w:p w14:paraId="4F9A87AF" w14:textId="77777777" w:rsidR="00A24328" w:rsidRDefault="005175F4" w:rsidP="009A59D1">
      <w:pPr>
        <w:pStyle w:val="38"/>
        <w:framePr w:wrap="notBeside"/>
        <w:rPr>
          <w:rtl/>
        </w:rPr>
      </w:pPr>
      <w:r w:rsidRPr="00660D7A">
        <w:rPr>
          <w:rtl/>
        </w:rPr>
        <w:t>ורבנן</w:t>
      </w:r>
      <w:r w:rsidR="00A24328">
        <w:rPr>
          <w:rtl/>
        </w:rPr>
        <w:t>:</w:t>
      </w:r>
    </w:p>
    <w:p w14:paraId="5472CBE0" w14:textId="141047AE" w:rsidR="005175F4" w:rsidRPr="000528DA" w:rsidRDefault="005175F4" w:rsidP="00FD39A3">
      <w:pPr>
        <w:spacing w:after="60"/>
        <w:rPr>
          <w:rtl/>
        </w:rPr>
      </w:pPr>
      <w:r w:rsidRPr="000528DA">
        <w:rPr>
          <w:rStyle w:val="ad"/>
          <w:rtl/>
        </w:rPr>
        <w:t xml:space="preserve">ארץ </w:t>
      </w:r>
      <w:r w:rsidRPr="000528DA">
        <w:rPr>
          <w:rtl/>
        </w:rPr>
        <w:t>הפסיק הענין.</w:t>
      </w:r>
    </w:p>
    <w:p w14:paraId="1457A7B3" w14:textId="79EB3D9A" w:rsidR="00A24328" w:rsidRDefault="005175F4" w:rsidP="009A59D1">
      <w:pPr>
        <w:pStyle w:val="38"/>
        <w:framePr w:wrap="notBeside"/>
        <w:rPr>
          <w:rtl/>
        </w:rPr>
      </w:pPr>
      <w:r w:rsidRPr="00660D7A">
        <w:rPr>
          <w:rFonts w:hint="cs"/>
          <w:rtl/>
        </w:rPr>
        <w:t>ריב"א מר"ח</w:t>
      </w:r>
      <w:r w:rsidR="009B14FE">
        <w:rPr>
          <w:rtl/>
        </w:rPr>
        <w:t>:</w:t>
      </w:r>
    </w:p>
    <w:p w14:paraId="3C7152CE" w14:textId="76541FDF" w:rsidR="005175F4" w:rsidRPr="005B28A3" w:rsidRDefault="005175F4" w:rsidP="00FD39A3">
      <w:pPr>
        <w:pStyle w:val="afffff5"/>
        <w:spacing w:before="0"/>
        <w:rPr>
          <w:spacing w:val="-4"/>
          <w:rtl/>
        </w:rPr>
      </w:pPr>
      <w:bookmarkStart w:id="1427" w:name="_Toc193636256"/>
      <w:bookmarkStart w:id="1428" w:name="_Toc216184865"/>
      <w:r w:rsidRPr="005B28A3">
        <w:rPr>
          <w:rStyle w:val="30"/>
          <w:spacing w:val="-4"/>
          <w:rtl/>
        </w:rPr>
        <w:t>כל שהוא מחמשת המינין בתחלה</w:t>
      </w:r>
      <w:bookmarkEnd w:id="1427"/>
      <w:bookmarkEnd w:id="1428"/>
      <w:r w:rsidRPr="005B28A3">
        <w:rPr>
          <w:spacing w:val="-4"/>
          <w:rtl/>
        </w:rPr>
        <w:t xml:space="preserve"> מברך </w:t>
      </w:r>
      <w:r w:rsidR="007A1F57" w:rsidRPr="005B28A3">
        <w:rPr>
          <w:spacing w:val="-4"/>
          <w:rtl/>
        </w:rPr>
        <w:t>במ"מ</w:t>
      </w:r>
      <w:r w:rsidRPr="005B28A3">
        <w:rPr>
          <w:spacing w:val="-4"/>
          <w:rtl/>
        </w:rPr>
        <w:t xml:space="preserve">, </w:t>
      </w:r>
      <w:r w:rsidR="00FD39A3" w:rsidRPr="005B28A3">
        <w:rPr>
          <w:rStyle w:val="30"/>
          <w:rFonts w:hint="cs"/>
          <w:spacing w:val="-4"/>
          <w:rtl/>
        </w:rPr>
        <w:t xml:space="preserve"> </w:t>
      </w:r>
      <w:r w:rsidRPr="005B28A3">
        <w:rPr>
          <w:rStyle w:val="30"/>
          <w:spacing w:val="-4"/>
          <w:rtl/>
        </w:rPr>
        <w:t>ולבסוף</w:t>
      </w:r>
      <w:r w:rsidRPr="005B28A3">
        <w:rPr>
          <w:rFonts w:hint="cs"/>
          <w:spacing w:val="-4"/>
          <w:rtl/>
        </w:rPr>
        <w:t xml:space="preserve"> </w:t>
      </w:r>
      <w:r w:rsidRPr="005B28A3">
        <w:rPr>
          <w:spacing w:val="-4"/>
          <w:rtl/>
        </w:rPr>
        <w:t>אחת מעין שלש.</w:t>
      </w:r>
    </w:p>
    <w:p w14:paraId="199CEAE3" w14:textId="392CC036" w:rsidR="00A24328" w:rsidRDefault="005175F4" w:rsidP="009A59D1">
      <w:pPr>
        <w:pStyle w:val="38"/>
        <w:framePr w:wrap="notBeside"/>
        <w:rPr>
          <w:rtl/>
        </w:rPr>
      </w:pPr>
      <w:r w:rsidRPr="00660D7A">
        <w:rPr>
          <w:rFonts w:hint="cs"/>
          <w:rtl/>
        </w:rPr>
        <w:t>מ</w:t>
      </w:r>
      <w:r w:rsidRPr="00660D7A">
        <w:rPr>
          <w:rtl/>
        </w:rPr>
        <w:t>ריב"ל</w:t>
      </w:r>
      <w:r w:rsidR="009B14FE">
        <w:rPr>
          <w:rtl/>
        </w:rPr>
        <w:t>:</w:t>
      </w:r>
    </w:p>
    <w:p w14:paraId="5D708752" w14:textId="23EDCF45" w:rsidR="005175F4" w:rsidRPr="00E34F28" w:rsidRDefault="005175F4" w:rsidP="005B28A3">
      <w:pPr>
        <w:rPr>
          <w:rtl/>
        </w:rPr>
      </w:pPr>
      <w:r w:rsidRPr="000528DA">
        <w:rPr>
          <w:rtl/>
        </w:rPr>
        <w:t>כל שהוא משבעת המינין</w:t>
      </w:r>
      <w:r w:rsidR="003C5239" w:rsidRPr="000528DA">
        <w:rPr>
          <w:rFonts w:hint="cs"/>
          <w:rtl/>
        </w:rPr>
        <w:t>,</w:t>
      </w:r>
      <w:r w:rsidRPr="000528DA">
        <w:rPr>
          <w:rtl/>
        </w:rPr>
        <w:t xml:space="preserve"> </w:t>
      </w:r>
      <w:r w:rsidRPr="00A10336">
        <w:rPr>
          <w:rStyle w:val="30"/>
          <w:rtl/>
        </w:rPr>
        <w:t>בתחלה</w:t>
      </w:r>
      <w:r w:rsidRPr="000528DA">
        <w:rPr>
          <w:rtl/>
        </w:rPr>
        <w:t xml:space="preserve"> מברך בורא פרי העץ </w:t>
      </w:r>
      <w:r w:rsidRPr="00A10336">
        <w:rPr>
          <w:rStyle w:val="30"/>
          <w:rtl/>
        </w:rPr>
        <w:t>ולבסוף</w:t>
      </w:r>
      <w:r w:rsidRPr="000528DA">
        <w:rPr>
          <w:rtl/>
        </w:rPr>
        <w:t xml:space="preserve"> אחת מעין שלש.</w:t>
      </w:r>
    </w:p>
    <w:p w14:paraId="29276384" w14:textId="77777777" w:rsidR="00470C2A" w:rsidRDefault="00470C2A">
      <w:pPr>
        <w:bidi w:val="0"/>
        <w:spacing w:after="160" w:line="259" w:lineRule="auto"/>
        <w:jc w:val="left"/>
        <w:rPr>
          <w:rFonts w:ascii="BA Fontov Regular" w:hAnsi="BA Fontov Regular" w:cs="BA TM • Vilna Extra-Bold"/>
          <w:spacing w:val="4"/>
          <w:sz w:val="20"/>
          <w:szCs w:val="20"/>
          <w:rtl/>
        </w:rPr>
      </w:pPr>
      <w:bookmarkStart w:id="1429" w:name="_Toc193636257"/>
      <w:bookmarkStart w:id="1430" w:name="_Toc216184866"/>
      <w:r>
        <w:rPr>
          <w:rtl/>
        </w:rPr>
        <w:br w:type="page"/>
      </w:r>
    </w:p>
    <w:p w14:paraId="4104452F" w14:textId="16B7EDB8" w:rsidR="005366CB" w:rsidRPr="00FD39A3" w:rsidRDefault="005366CB" w:rsidP="00470C2A">
      <w:pPr>
        <w:pStyle w:val="afffffe"/>
        <w:rPr>
          <w:rtl/>
        </w:rPr>
      </w:pPr>
      <w:ins w:id="9861" w:author="מספור קטעי משנה" w:date="2026-10-06T06:45:16Z">
        <w:r>
          <w:rPr>
            <w:rStyle w:val="MisparKeta"/>
          </w:rPr>
          <w:t xml:space="preserve">ד. </w:t>
        </w:r>
      </w:ins>
      <w:r w:rsidRPr="00FD39A3">
        <w:rPr>
          <w:rFonts w:hint="cs"/>
          <w:rtl/>
        </w:rPr>
        <w:lastRenderedPageBreak/>
        <w:t>ברכה אחת מעין שלוש</w:t>
      </w:r>
      <w:bookmarkEnd w:id="1429"/>
      <w:bookmarkEnd w:id="1430"/>
      <w:r w:rsidRPr="00FD39A3">
        <w:rPr>
          <w:rFonts w:hint="cs"/>
          <w:rtl/>
        </w:rPr>
        <w:t xml:space="preserve"> </w:t>
      </w:r>
    </w:p>
    <w:p w14:paraId="78120426" w14:textId="387FE86A" w:rsidR="00A24328" w:rsidRDefault="005366CB" w:rsidP="009A59D1">
      <w:pPr>
        <w:pStyle w:val="38"/>
        <w:framePr w:wrap="notBeside"/>
        <w:rPr>
          <w:rtl/>
        </w:rPr>
      </w:pPr>
      <w:r w:rsidRPr="00660D7A">
        <w:rPr>
          <w:rFonts w:hint="cs"/>
          <w:rtl/>
        </w:rPr>
        <w:t>ר"ד</w:t>
      </w:r>
      <w:r w:rsidR="009B14FE">
        <w:rPr>
          <w:rtl/>
        </w:rPr>
        <w:t>:</w:t>
      </w:r>
    </w:p>
    <w:p w14:paraId="5BDEE13B" w14:textId="33EBCC86" w:rsidR="005175F4" w:rsidRPr="000528DA" w:rsidRDefault="005175F4" w:rsidP="000528DA">
      <w:pPr>
        <w:rPr>
          <w:rtl/>
        </w:rPr>
      </w:pPr>
      <w:bookmarkStart w:id="1431" w:name="_Toc193636258"/>
      <w:bookmarkStart w:id="1432" w:name="_Toc216184867"/>
      <w:r w:rsidRPr="00A10336">
        <w:rPr>
          <w:rStyle w:val="30"/>
          <w:rtl/>
        </w:rPr>
        <w:t>אפירי דעץ</w:t>
      </w:r>
      <w:bookmarkEnd w:id="1431"/>
      <w:bookmarkEnd w:id="1432"/>
      <w:r w:rsidRPr="00A10336">
        <w:rPr>
          <w:rStyle w:val="30"/>
          <w:rtl/>
        </w:rPr>
        <w:t xml:space="preserve"> </w:t>
      </w:r>
      <w:r w:rsidRPr="000528DA">
        <w:rPr>
          <w:rtl/>
        </w:rPr>
        <w:t>- על העץ ועל פרי העץ ועל תנובת השדה ועל ארץ חמדה טובה ורחבה שהנחלת לאבותינו לאכול מפריה ולשבוע מטובה, רחם ה' אלהינו על ישראל עמך ועל ירושלים עירך ועל מקדשך ועל מזבחך ותבנה ירושלים עיר קדשך במהרה בימינו</w:t>
      </w:r>
      <w:r w:rsidR="003C5239" w:rsidRPr="000528DA">
        <w:rPr>
          <w:rFonts w:hint="cs"/>
          <w:rtl/>
        </w:rPr>
        <w:t>,</w:t>
      </w:r>
      <w:r w:rsidRPr="000528DA">
        <w:rPr>
          <w:rtl/>
        </w:rPr>
        <w:t xml:space="preserve"> והעלנו לתוכה ושמחנו בה כי אתה טוב ומטיב לכל.</w:t>
      </w:r>
    </w:p>
    <w:p w14:paraId="10738760" w14:textId="77777777" w:rsidR="005175F4" w:rsidRPr="000528DA" w:rsidRDefault="005175F4" w:rsidP="000528DA">
      <w:pPr>
        <w:rPr>
          <w:rtl/>
        </w:rPr>
      </w:pPr>
      <w:bookmarkStart w:id="1433" w:name="_Toc193636259"/>
      <w:bookmarkStart w:id="1434" w:name="_Toc216184868"/>
      <w:r w:rsidRPr="00A10336">
        <w:rPr>
          <w:rStyle w:val="30"/>
          <w:rtl/>
        </w:rPr>
        <w:t>דחמשת המינין</w:t>
      </w:r>
      <w:bookmarkEnd w:id="1433"/>
      <w:bookmarkEnd w:id="1434"/>
      <w:r w:rsidRPr="000528DA">
        <w:rPr>
          <w:rtl/>
        </w:rPr>
        <w:t xml:space="preserve"> על המחיה ועל הכלכלה ועל תנובת השדה כו' וחותם על הארץ ועל המחיה.</w:t>
      </w:r>
    </w:p>
    <w:p w14:paraId="51BD0D68" w14:textId="77777777" w:rsidR="00A24328" w:rsidRDefault="005175F4" w:rsidP="009A59D1">
      <w:pPr>
        <w:pStyle w:val="38"/>
        <w:framePr w:wrap="notBeside"/>
        <w:rPr>
          <w:rtl/>
        </w:rPr>
      </w:pPr>
      <w:r w:rsidRPr="00660D7A">
        <w:rPr>
          <w:rtl/>
        </w:rPr>
        <w:t>רב</w:t>
      </w:r>
      <w:r w:rsidR="00A24328">
        <w:rPr>
          <w:rtl/>
        </w:rPr>
        <w:t>:</w:t>
      </w:r>
    </w:p>
    <w:p w14:paraId="3B1D39C7" w14:textId="305BEDC3" w:rsidR="005175F4" w:rsidRPr="000528DA" w:rsidRDefault="00831B62" w:rsidP="000528DA">
      <w:pPr>
        <w:rPr>
          <w:rtl/>
        </w:rPr>
      </w:pPr>
      <w:r w:rsidRPr="000528DA">
        <w:rPr>
          <w:rtl/>
        </w:rPr>
        <w:t>חת</w:t>
      </w:r>
      <w:r w:rsidR="005175F4" w:rsidRPr="000528DA">
        <w:rPr>
          <w:rtl/>
        </w:rPr>
        <w:t>ם בראש חדש ברוך מקדש ישראל וראשי חדשים.</w:t>
      </w:r>
    </w:p>
    <w:p w14:paraId="224E32AA" w14:textId="18D496C7" w:rsidR="00A24328" w:rsidRDefault="005175F4" w:rsidP="009A59D1">
      <w:pPr>
        <w:pStyle w:val="38"/>
        <w:framePr w:wrap="notBeside"/>
        <w:rPr>
          <w:rtl/>
        </w:rPr>
      </w:pPr>
      <w:r w:rsidRPr="00660D7A">
        <w:rPr>
          <w:rtl/>
        </w:rPr>
        <w:t>ר</w:t>
      </w:r>
      <w:r w:rsidRPr="00660D7A">
        <w:rPr>
          <w:rFonts w:hint="cs"/>
          <w:rtl/>
        </w:rPr>
        <w:t>י</w:t>
      </w:r>
      <w:r w:rsidRPr="00660D7A">
        <w:rPr>
          <w:rtl/>
        </w:rPr>
        <w:t>"</w:t>
      </w:r>
      <w:r w:rsidRPr="00660D7A">
        <w:rPr>
          <w:rFonts w:hint="cs"/>
          <w:rtl/>
        </w:rPr>
        <w:t>ו</w:t>
      </w:r>
      <w:r w:rsidR="009B14FE">
        <w:rPr>
          <w:rFonts w:hint="cs"/>
          <w:rtl/>
        </w:rPr>
        <w:t>:</w:t>
      </w:r>
    </w:p>
    <w:p w14:paraId="6B3E6134" w14:textId="5CB83821" w:rsidR="003C5239" w:rsidRPr="000528DA" w:rsidRDefault="005175F4" w:rsidP="000528DA">
      <w:pPr>
        <w:rPr>
          <w:rtl/>
        </w:rPr>
      </w:pPr>
      <w:r w:rsidRPr="000528DA">
        <w:rPr>
          <w:rtl/>
        </w:rPr>
        <w:t xml:space="preserve">על הארץ ועל פירותיה. </w:t>
      </w:r>
    </w:p>
    <w:p w14:paraId="1F4418AE" w14:textId="264CFF5E" w:rsidR="00A24328" w:rsidRDefault="005175F4" w:rsidP="009A59D1">
      <w:pPr>
        <w:pStyle w:val="38"/>
        <w:framePr w:wrap="notBeside"/>
        <w:rPr>
          <w:rtl/>
        </w:rPr>
      </w:pPr>
      <w:r w:rsidRPr="00660D7A">
        <w:rPr>
          <w:rtl/>
        </w:rPr>
        <w:t>ור</w:t>
      </w:r>
      <w:r w:rsidRPr="00660D7A">
        <w:rPr>
          <w:rFonts w:hint="cs"/>
          <w:rtl/>
        </w:rPr>
        <w:t>"ח</w:t>
      </w:r>
      <w:r w:rsidR="009B14FE">
        <w:rPr>
          <w:rtl/>
        </w:rPr>
        <w:t>:</w:t>
      </w:r>
    </w:p>
    <w:p w14:paraId="532406E5" w14:textId="2CFA7415" w:rsidR="005175F4" w:rsidRPr="000528DA" w:rsidRDefault="005175F4" w:rsidP="000528DA">
      <w:pPr>
        <w:rPr>
          <w:rtl/>
        </w:rPr>
      </w:pPr>
      <w:r w:rsidRPr="000528DA">
        <w:rPr>
          <w:rtl/>
        </w:rPr>
        <w:t xml:space="preserve">על הארץ ועל הפירות </w:t>
      </w:r>
      <w:r w:rsidRPr="000528DA">
        <w:rPr>
          <w:rStyle w:val="affffff7"/>
          <w:rFonts w:hint="cs"/>
          <w:rtl/>
        </w:rPr>
        <w:t>[דהוא מבבל]</w:t>
      </w:r>
      <w:r w:rsidRPr="000528DA">
        <w:rPr>
          <w:rtl/>
        </w:rPr>
        <w:t>.</w:t>
      </w:r>
    </w:p>
    <w:p w14:paraId="77706DD6" w14:textId="1D133DC5" w:rsidR="00A24328" w:rsidRDefault="005175F4" w:rsidP="009A59D1">
      <w:pPr>
        <w:pStyle w:val="38"/>
        <w:framePr w:wrap="notBeside"/>
        <w:rPr>
          <w:rtl/>
        </w:rPr>
      </w:pPr>
      <w:r w:rsidRPr="00660D7A">
        <w:rPr>
          <w:rtl/>
        </w:rPr>
        <w:t>ר</w:t>
      </w:r>
      <w:r w:rsidR="00F44FB1" w:rsidRPr="00660D7A">
        <w:rPr>
          <w:rFonts w:hint="cs"/>
          <w:rtl/>
        </w:rPr>
        <w:t>"ע</w:t>
      </w:r>
      <w:r w:rsidR="009B14FE">
        <w:rPr>
          <w:rtl/>
        </w:rPr>
        <w:t>:</w:t>
      </w:r>
    </w:p>
    <w:p w14:paraId="17129F31" w14:textId="127396E4" w:rsidR="00F64167" w:rsidRDefault="005175F4" w:rsidP="000528DA">
      <w:pPr>
        <w:rPr>
          <w:rtl/>
        </w:rPr>
      </w:pPr>
      <w:r w:rsidRPr="000528DA">
        <w:rPr>
          <w:rtl/>
        </w:rPr>
        <w:t xml:space="preserve">ולא </w:t>
      </w:r>
      <w:r w:rsidR="00A72708" w:rsidRPr="000528DA">
        <w:rPr>
          <w:rtl/>
        </w:rPr>
        <w:t>חלקו</w:t>
      </w:r>
      <w:r w:rsidRPr="000528DA">
        <w:rPr>
          <w:rtl/>
        </w:rPr>
        <w:t>, הא לן, והא להו.</w:t>
      </w:r>
    </w:p>
    <w:p w14:paraId="549CE156" w14:textId="10152AAB" w:rsidR="005175F4" w:rsidRPr="00E34F28" w:rsidRDefault="00683C59" w:rsidP="00F50A20">
      <w:pPr>
        <w:pStyle w:val="afffa"/>
        <w:rPr>
          <w:del w:id="90033" w:author="מנוע עיצוב" w:date="2026-10-08T11:01:28Z"/>
          <w:rtl/>
        </w:rPr>
      </w:pPr>
      <w:del w:id="90032" w:author="מנוע עיצוב" w:date="2026-10-08T11:01:28Z">
        <w:r>
          <w:rPr>
            <w:rFonts w:hint="cs"/>
            <w:rtl/>
          </w:rPr>
          <w:delText xml:space="preserve">***</w:delText>
        </w:r>
      </w:del>
    </w:p>
    <w:p w14:paraId="217D8AB8" w14:textId="77777777" w:rsidR="005175F4" w:rsidRPr="00E34F28" w:rsidRDefault="005175F4" w:rsidP="00EC0DC4">
      <w:pPr>
        <w:pStyle w:val="af2"/>
        <w:framePr w:wrap="around"/>
        <w:rPr>
          <w:rtl/>
        </w:rPr>
      </w:pPr>
      <w:r w:rsidRPr="009757B9">
        <w:rPr>
          <w:rtl/>
        </w:rPr>
        <w:t>מד:</w:t>
      </w:r>
    </w:p>
    <w:p w14:paraId="683F6C97" w14:textId="3FF7D204" w:rsidR="005366CB" w:rsidRPr="00E34F28" w:rsidRDefault="005366CB" w:rsidP="000F6DD4">
      <w:pPr>
        <w:pStyle w:val="afffffc"/>
        <w:rPr>
          <w:rtl/>
        </w:rPr>
      </w:pPr>
      <w:bookmarkStart w:id="1435" w:name="_Toc193636260"/>
      <w:bookmarkStart w:id="1436" w:name="_Toc216184869"/>
      <w:r w:rsidRPr="007D462B">
        <w:rPr>
          <w:rFonts w:hint="cs"/>
          <w:rtl/>
        </w:rPr>
        <w:t>על הביצה ומיני קופרא</w:t>
      </w:r>
      <w:r w:rsidR="00470C2A">
        <w:rPr>
          <w:rFonts w:hint="cs"/>
          <w:rtl/>
        </w:rPr>
        <w:t xml:space="preserve"> </w:t>
      </w:r>
      <w:r w:rsidRPr="00F93971">
        <w:rPr>
          <w:rStyle w:val="affffff7"/>
          <w:rFonts w:hint="cs"/>
          <w:rtl/>
        </w:rPr>
        <w:t>[בשר]</w:t>
      </w:r>
      <w:bookmarkEnd w:id="1435"/>
      <w:bookmarkEnd w:id="1436"/>
      <w:r w:rsidRPr="007D462B">
        <w:rPr>
          <w:rFonts w:hint="cs"/>
          <w:rtl/>
        </w:rPr>
        <w:t xml:space="preserve"> </w:t>
      </w:r>
    </w:p>
    <w:p w14:paraId="41C16688" w14:textId="49720C7F" w:rsidR="00A24328" w:rsidRDefault="005175F4" w:rsidP="009A59D1">
      <w:pPr>
        <w:pStyle w:val="38"/>
        <w:framePr w:wrap="notBeside"/>
        <w:rPr>
          <w:rtl/>
        </w:rPr>
      </w:pPr>
      <w:r w:rsidRPr="00660D7A">
        <w:rPr>
          <w:rFonts w:hint="cs"/>
          <w:rtl/>
        </w:rPr>
        <w:t>ריב"א מ</w:t>
      </w:r>
      <w:r w:rsidRPr="00660D7A">
        <w:rPr>
          <w:rtl/>
        </w:rPr>
        <w:t>רבינו</w:t>
      </w:r>
      <w:r w:rsidR="009B14FE">
        <w:rPr>
          <w:rtl/>
        </w:rPr>
        <w:t>:</w:t>
      </w:r>
    </w:p>
    <w:p w14:paraId="7C7D9305" w14:textId="2F328FBF" w:rsidR="005175F4" w:rsidRPr="000528DA" w:rsidRDefault="005175F4" w:rsidP="00FD39A3">
      <w:pPr>
        <w:rPr>
          <w:rtl/>
        </w:rPr>
      </w:pPr>
      <w:r w:rsidRPr="000528DA">
        <w:rPr>
          <w:rtl/>
        </w:rPr>
        <w:t>בתחלה מברך שהכל ולבסוף בורא נפשות רבות אבל ירק לא.</w:t>
      </w:r>
    </w:p>
    <w:p w14:paraId="67F7E8B8" w14:textId="00CE45EE" w:rsidR="00A24328" w:rsidRDefault="005175F4" w:rsidP="009A59D1">
      <w:pPr>
        <w:pStyle w:val="38"/>
        <w:framePr w:wrap="notBeside"/>
        <w:rPr>
          <w:rtl/>
        </w:rPr>
      </w:pPr>
      <w:r w:rsidRPr="00660D7A">
        <w:rPr>
          <w:rtl/>
        </w:rPr>
        <w:t>ו</w:t>
      </w:r>
      <w:r w:rsidR="005366CB" w:rsidRPr="00660D7A">
        <w:rPr>
          <w:rFonts w:hint="cs"/>
          <w:rtl/>
        </w:rPr>
        <w:t>רי</w:t>
      </w:r>
      <w:r w:rsidR="00AE16FF" w:rsidRPr="00660D7A">
        <w:rPr>
          <w:rtl/>
        </w:rPr>
        <w:t>"</w:t>
      </w:r>
      <w:r w:rsidR="005366CB" w:rsidRPr="00660D7A">
        <w:rPr>
          <w:rFonts w:hint="cs"/>
          <w:rtl/>
        </w:rPr>
        <w:t>צ</w:t>
      </w:r>
      <w:r w:rsidR="009B14FE">
        <w:rPr>
          <w:rFonts w:hint="cs"/>
          <w:rtl/>
        </w:rPr>
        <w:t>:</w:t>
      </w:r>
    </w:p>
    <w:p w14:paraId="1C216BC1" w14:textId="33874892" w:rsidR="005175F4" w:rsidRPr="000528DA" w:rsidRDefault="005366CB" w:rsidP="00FD39A3">
      <w:pPr>
        <w:rPr>
          <w:rtl/>
        </w:rPr>
      </w:pPr>
      <w:r w:rsidRPr="000528DA">
        <w:rPr>
          <w:rtl/>
        </w:rPr>
        <w:t>אפי</w:t>
      </w:r>
      <w:r w:rsidRPr="000528DA">
        <w:rPr>
          <w:rFonts w:hint="cs"/>
          <w:rtl/>
        </w:rPr>
        <w:t>'</w:t>
      </w:r>
      <w:r w:rsidR="005175F4" w:rsidRPr="000528DA">
        <w:rPr>
          <w:rtl/>
        </w:rPr>
        <w:t xml:space="preserve"> ירק אבל </w:t>
      </w:r>
      <w:r w:rsidR="005175F4" w:rsidRPr="000528DA">
        <w:rPr>
          <w:rFonts w:hint="cs"/>
          <w:rtl/>
        </w:rPr>
        <w:t>לא מים</w:t>
      </w:r>
      <w:r w:rsidR="005175F4" w:rsidRPr="00E34F28">
        <w:rPr>
          <w:rStyle w:val="afffff9"/>
          <w:rFonts w:hint="cs"/>
          <w:rtl/>
        </w:rPr>
        <w:t>:</w:t>
      </w:r>
      <w:r w:rsidR="005175F4" w:rsidRPr="00E34F28">
        <w:rPr>
          <w:rStyle w:val="afffff9"/>
          <w:rtl/>
        </w:rPr>
        <w:t xml:space="preserve"> </w:t>
      </w:r>
      <w:r w:rsidR="003C5239" w:rsidRPr="00E34F28">
        <w:rPr>
          <w:rStyle w:val="afffff9"/>
          <w:rFonts w:hint="cs"/>
          <w:rtl/>
        </w:rPr>
        <w:t xml:space="preserve">  </w:t>
      </w:r>
      <w:r w:rsidR="00FD39A3">
        <w:rPr>
          <w:rStyle w:val="afffff9"/>
          <w:rtl/>
        </w:rPr>
        <w:tab/>
      </w:r>
      <w:r w:rsidR="00FD39A3">
        <w:rPr>
          <w:rStyle w:val="afffff9"/>
          <w:rtl/>
        </w:rPr>
        <w:tab/>
      </w:r>
      <w:r w:rsidR="00FD39A3">
        <w:rPr>
          <w:rStyle w:val="afffff9"/>
          <w:rtl/>
        </w:rPr>
        <w:tab/>
      </w:r>
      <w:r w:rsidR="00FD39A3">
        <w:rPr>
          <w:rStyle w:val="afffff9"/>
          <w:rtl/>
        </w:rPr>
        <w:tab/>
      </w:r>
      <w:r w:rsidR="00FD39A3">
        <w:rPr>
          <w:rStyle w:val="afffff9"/>
          <w:rtl/>
        </w:rPr>
        <w:tab/>
      </w:r>
      <w:r w:rsidR="00FD39A3">
        <w:rPr>
          <w:rStyle w:val="afffff9"/>
          <w:rtl/>
        </w:rPr>
        <w:tab/>
      </w:r>
      <w:r w:rsidR="005175F4" w:rsidRPr="00E34F28">
        <w:rPr>
          <w:rStyle w:val="afffff9"/>
          <w:rtl/>
        </w:rPr>
        <w:t>ורב פפ</w:t>
      </w:r>
      <w:r w:rsidR="005175F4" w:rsidRPr="00E34F28">
        <w:rPr>
          <w:rStyle w:val="afffff9"/>
          <w:rFonts w:hint="cs"/>
          <w:rtl/>
        </w:rPr>
        <w:t>א</w:t>
      </w:r>
      <w:r w:rsidRPr="00E34F28">
        <w:rPr>
          <w:rStyle w:val="afffff9"/>
          <w:rtl/>
        </w:rPr>
        <w:t xml:space="preserve">: </w:t>
      </w:r>
      <w:r w:rsidRPr="000528DA">
        <w:rPr>
          <w:rtl/>
        </w:rPr>
        <w:t>אפילו מי</w:t>
      </w:r>
      <w:r w:rsidRPr="000528DA">
        <w:rPr>
          <w:rFonts w:hint="cs"/>
          <w:rtl/>
        </w:rPr>
        <w:t>ם</w:t>
      </w:r>
      <w:r w:rsidR="005175F4" w:rsidRPr="000528DA">
        <w:rPr>
          <w:rtl/>
        </w:rPr>
        <w:t>.</w:t>
      </w:r>
    </w:p>
    <w:p w14:paraId="3E491002" w14:textId="38023C81" w:rsidR="00A24328" w:rsidRDefault="005175F4" w:rsidP="009A59D1">
      <w:pPr>
        <w:pStyle w:val="38"/>
        <w:framePr w:wrap="notBeside"/>
        <w:rPr>
          <w:rtl/>
        </w:rPr>
      </w:pPr>
      <w:r w:rsidRPr="00660D7A">
        <w:rPr>
          <w:rtl/>
        </w:rPr>
        <w:t>מ"</w:t>
      </w:r>
      <w:r w:rsidRPr="00660D7A">
        <w:rPr>
          <w:rFonts w:hint="cs"/>
          <w:rtl/>
        </w:rPr>
        <w:t>ז</w:t>
      </w:r>
      <w:r w:rsidR="009B14FE">
        <w:rPr>
          <w:rFonts w:hint="cs"/>
          <w:rtl/>
        </w:rPr>
        <w:t>:</w:t>
      </w:r>
    </w:p>
    <w:p w14:paraId="3F48EAD2" w14:textId="2CA7D953" w:rsidR="003C5239" w:rsidRPr="005B28A3" w:rsidRDefault="005175F4" w:rsidP="00FD39A3">
      <w:pPr>
        <w:rPr>
          <w:spacing w:val="-2"/>
          <w:rtl/>
        </w:rPr>
      </w:pPr>
      <w:r w:rsidRPr="005B28A3">
        <w:rPr>
          <w:rFonts w:hint="cs"/>
          <w:spacing w:val="-2"/>
          <w:rtl/>
        </w:rPr>
        <w:t>נהג</w:t>
      </w:r>
      <w:r w:rsidRPr="005B28A3">
        <w:rPr>
          <w:rStyle w:val="afffff9"/>
          <w:rFonts w:hint="cs"/>
          <w:spacing w:val="-2"/>
          <w:rtl/>
        </w:rPr>
        <w:t xml:space="preserve"> כריב</w:t>
      </w:r>
      <w:r w:rsidRPr="005B28A3">
        <w:rPr>
          <w:rStyle w:val="afffff9"/>
          <w:spacing w:val="-2"/>
          <w:rtl/>
        </w:rPr>
        <w:t>"</w:t>
      </w:r>
      <w:r w:rsidRPr="005B28A3">
        <w:rPr>
          <w:rStyle w:val="afffff9"/>
          <w:rFonts w:hint="cs"/>
          <w:spacing w:val="-2"/>
          <w:rtl/>
        </w:rPr>
        <w:t>א, ורשבר</w:t>
      </w:r>
      <w:r w:rsidRPr="005B28A3">
        <w:rPr>
          <w:rStyle w:val="afffff9"/>
          <w:spacing w:val="-2"/>
          <w:rtl/>
        </w:rPr>
        <w:t>"</w:t>
      </w:r>
      <w:r w:rsidRPr="005B28A3">
        <w:rPr>
          <w:rStyle w:val="afffff9"/>
          <w:rFonts w:hint="cs"/>
          <w:spacing w:val="-2"/>
          <w:rtl/>
        </w:rPr>
        <w:t>א</w:t>
      </w:r>
      <w:r w:rsidRPr="005B28A3">
        <w:rPr>
          <w:rFonts w:hint="cs"/>
          <w:spacing w:val="-2"/>
          <w:rtl/>
        </w:rPr>
        <w:t xml:space="preserve"> נהג </w:t>
      </w:r>
      <w:r w:rsidRPr="005B28A3">
        <w:rPr>
          <w:rStyle w:val="afffff9"/>
          <w:rFonts w:hint="cs"/>
          <w:spacing w:val="-2"/>
          <w:rtl/>
        </w:rPr>
        <w:t>כרי</w:t>
      </w:r>
      <w:r w:rsidRPr="005B28A3">
        <w:rPr>
          <w:rStyle w:val="afffff9"/>
          <w:spacing w:val="-2"/>
          <w:rtl/>
        </w:rPr>
        <w:t>"</w:t>
      </w:r>
      <w:r w:rsidRPr="005B28A3">
        <w:rPr>
          <w:rStyle w:val="afffff9"/>
          <w:rFonts w:hint="cs"/>
          <w:spacing w:val="-2"/>
          <w:rtl/>
        </w:rPr>
        <w:t>צ</w:t>
      </w:r>
      <w:r w:rsidRPr="005B28A3">
        <w:rPr>
          <w:rFonts w:hint="cs"/>
          <w:spacing w:val="-2"/>
          <w:rtl/>
        </w:rPr>
        <w:t xml:space="preserve"> </w:t>
      </w:r>
      <w:r w:rsidRPr="005B28A3">
        <w:rPr>
          <w:rStyle w:val="afffff9"/>
          <w:spacing w:val="-2"/>
          <w:rtl/>
        </w:rPr>
        <w:t xml:space="preserve">וסימנך: </w:t>
      </w:r>
      <w:r w:rsidRPr="005B28A3">
        <w:rPr>
          <w:spacing w:val="-2"/>
          <w:rtl/>
        </w:rPr>
        <w:t xml:space="preserve">חד </w:t>
      </w:r>
      <w:r w:rsidRPr="005B28A3">
        <w:rPr>
          <w:rFonts w:hint="cs"/>
          <w:spacing w:val="-2"/>
          <w:sz w:val="12"/>
          <w:szCs w:val="16"/>
          <w:rtl/>
        </w:rPr>
        <w:t>מ</w:t>
      </w:r>
      <w:r w:rsidRPr="005B28A3">
        <w:rPr>
          <w:spacing w:val="-2"/>
          <w:sz w:val="12"/>
          <w:szCs w:val="16"/>
          <w:rtl/>
        </w:rPr>
        <w:t>"</w:t>
      </w:r>
      <w:r w:rsidRPr="005B28A3">
        <w:rPr>
          <w:rFonts w:hint="cs"/>
          <w:spacing w:val="-2"/>
          <w:sz w:val="12"/>
          <w:szCs w:val="16"/>
          <w:rtl/>
        </w:rPr>
        <w:t>ז</w:t>
      </w:r>
      <w:r w:rsidRPr="005B28A3">
        <w:rPr>
          <w:rFonts w:hint="cs"/>
          <w:spacing w:val="-2"/>
          <w:rtl/>
        </w:rPr>
        <w:t xml:space="preserve"> </w:t>
      </w:r>
      <w:r w:rsidRPr="005B28A3">
        <w:rPr>
          <w:spacing w:val="-2"/>
          <w:rtl/>
        </w:rPr>
        <w:t>כתרי</w:t>
      </w:r>
      <w:r w:rsidR="003C5239" w:rsidRPr="005B28A3">
        <w:rPr>
          <w:rFonts w:hint="cs"/>
          <w:spacing w:val="-2"/>
          <w:rtl/>
        </w:rPr>
        <w:t>,</w:t>
      </w:r>
      <w:r w:rsidRPr="005B28A3">
        <w:rPr>
          <w:spacing w:val="-2"/>
          <w:sz w:val="12"/>
          <w:szCs w:val="16"/>
          <w:rtl/>
        </w:rPr>
        <w:t xml:space="preserve"> </w:t>
      </w:r>
      <w:r w:rsidR="003C5239" w:rsidRPr="005B28A3">
        <w:rPr>
          <w:rFonts w:hint="cs"/>
          <w:spacing w:val="-2"/>
          <w:sz w:val="12"/>
          <w:szCs w:val="16"/>
          <w:rtl/>
        </w:rPr>
        <w:t>שהוזכר שם אביו,</w:t>
      </w:r>
      <w:r w:rsidRPr="005B28A3">
        <w:rPr>
          <w:spacing w:val="-2"/>
          <w:rtl/>
        </w:rPr>
        <w:t xml:space="preserve"> ותרי כחד.</w:t>
      </w:r>
      <w:r w:rsidR="004D0C9F" w:rsidRPr="005B28A3">
        <w:rPr>
          <w:rFonts w:hint="cs"/>
          <w:spacing w:val="-2"/>
          <w:rtl/>
        </w:rPr>
        <w:t xml:space="preserve"> </w:t>
      </w:r>
    </w:p>
    <w:p w14:paraId="279EAE2C" w14:textId="0F3C4173" w:rsidR="00A24328" w:rsidRDefault="005175F4" w:rsidP="009A59D1">
      <w:pPr>
        <w:pStyle w:val="38"/>
        <w:framePr w:wrap="notBeside"/>
        <w:rPr>
          <w:rtl/>
        </w:rPr>
      </w:pPr>
      <w:r w:rsidRPr="00660D7A">
        <w:rPr>
          <w:rtl/>
        </w:rPr>
        <w:t>רב אשי</w:t>
      </w:r>
      <w:r w:rsidR="009B14FE">
        <w:rPr>
          <w:rtl/>
        </w:rPr>
        <w:t>:</w:t>
      </w:r>
    </w:p>
    <w:p w14:paraId="6B6544D7" w14:textId="13F7E1D0" w:rsidR="005175F4" w:rsidRPr="000528DA" w:rsidRDefault="005366CB" w:rsidP="00CF550F">
      <w:pPr>
        <w:spacing w:after="120"/>
        <w:rPr>
          <w:rtl/>
        </w:rPr>
      </w:pPr>
      <w:r w:rsidRPr="000528DA">
        <w:rPr>
          <w:rFonts w:hint="cs"/>
          <w:rtl/>
        </w:rPr>
        <w:t>זכורני</w:t>
      </w:r>
      <w:r w:rsidR="005175F4" w:rsidRPr="000528DA">
        <w:rPr>
          <w:rFonts w:hint="cs"/>
          <w:rtl/>
        </w:rPr>
        <w:t xml:space="preserve"> נוהג ככולם והיינו אף </w:t>
      </w:r>
      <w:r w:rsidR="005175F4" w:rsidRPr="00E34F28">
        <w:rPr>
          <w:rStyle w:val="afffff9"/>
          <w:rFonts w:hint="cs"/>
          <w:rtl/>
        </w:rPr>
        <w:t>כר</w:t>
      </w:r>
      <w:r w:rsidR="005175F4" w:rsidRPr="00E34F28">
        <w:rPr>
          <w:rStyle w:val="afffff9"/>
          <w:rtl/>
        </w:rPr>
        <w:t>"</w:t>
      </w:r>
      <w:r w:rsidR="005175F4" w:rsidRPr="00E34F28">
        <w:rPr>
          <w:rStyle w:val="afffff9"/>
          <w:rFonts w:hint="cs"/>
          <w:rtl/>
        </w:rPr>
        <w:t xml:space="preserve">פ </w:t>
      </w:r>
      <w:r w:rsidR="005175F4" w:rsidRPr="000528DA">
        <w:rPr>
          <w:rFonts w:hint="cs"/>
          <w:rtl/>
        </w:rPr>
        <w:t>דאפי</w:t>
      </w:r>
      <w:r w:rsidR="005175F4" w:rsidRPr="000528DA">
        <w:rPr>
          <w:rtl/>
        </w:rPr>
        <w:t>'</w:t>
      </w:r>
      <w:r w:rsidRPr="000528DA">
        <w:rPr>
          <w:rFonts w:hint="cs"/>
          <w:rtl/>
        </w:rPr>
        <w:t xml:space="preserve"> מים</w:t>
      </w:r>
      <w:r w:rsidR="005175F4" w:rsidRPr="000528DA">
        <w:rPr>
          <w:rFonts w:hint="cs"/>
          <w:rtl/>
        </w:rPr>
        <w:t>.</w:t>
      </w:r>
    </w:p>
    <w:p w14:paraId="66968C44" w14:textId="2A8B903E" w:rsidR="00A24328" w:rsidRDefault="005175F4" w:rsidP="009A59D1">
      <w:pPr>
        <w:pStyle w:val="38"/>
        <w:framePr w:wrap="notBeside"/>
        <w:rPr>
          <w:rtl/>
        </w:rPr>
      </w:pPr>
      <w:r w:rsidRPr="00660D7A">
        <w:rPr>
          <w:rtl/>
        </w:rPr>
        <w:t>תנן</w:t>
      </w:r>
      <w:r w:rsidR="00A24328">
        <w:rPr>
          <w:rtl/>
        </w:rPr>
        <w:t>:</w:t>
      </w:r>
    </w:p>
    <w:p w14:paraId="270EE20B" w14:textId="0D8C9E03" w:rsidR="003C5239" w:rsidRPr="00E34F28" w:rsidRDefault="005175F4" w:rsidP="00CF550F">
      <w:pPr>
        <w:pStyle w:val="afffff5"/>
        <w:spacing w:before="0"/>
        <w:rPr>
          <w:rtl/>
        </w:rPr>
      </w:pPr>
      <w:bookmarkStart w:id="1437" w:name="_Toc193636261"/>
      <w:bookmarkStart w:id="1438" w:name="_Toc216184870"/>
      <w:r w:rsidRPr="00A10336">
        <w:rPr>
          <w:rStyle w:val="30"/>
          <w:rtl/>
        </w:rPr>
        <w:t>כל שטעון ברכה לאחריו טעון ברכה לפניו,</w:t>
      </w:r>
      <w:bookmarkEnd w:id="1437"/>
      <w:bookmarkEnd w:id="1438"/>
      <w:r w:rsidRPr="00FE3D07">
        <w:rPr>
          <w:rtl/>
        </w:rPr>
        <w:t xml:space="preserve"> </w:t>
      </w:r>
    </w:p>
    <w:p w14:paraId="0102963E" w14:textId="77777777" w:rsidR="005175F4" w:rsidRPr="000528DA" w:rsidRDefault="005175F4" w:rsidP="000528DA">
      <w:pPr>
        <w:rPr>
          <w:rtl/>
        </w:rPr>
      </w:pPr>
      <w:r w:rsidRPr="000528DA">
        <w:rPr>
          <w:rtl/>
        </w:rPr>
        <w:t xml:space="preserve">ויש שטעון ברכה לפניו </w:t>
      </w:r>
      <w:r w:rsidR="00D5345E" w:rsidRPr="000528DA">
        <w:rPr>
          <w:rFonts w:hint="cs"/>
          <w:rtl/>
        </w:rPr>
        <w:t>ולא</w:t>
      </w:r>
      <w:r w:rsidRPr="000528DA">
        <w:rPr>
          <w:rtl/>
        </w:rPr>
        <w:t xml:space="preserve"> לאחריו.</w:t>
      </w:r>
    </w:p>
    <w:p w14:paraId="0548EC6E" w14:textId="5A3EB064" w:rsidR="00A24328" w:rsidRDefault="005175F4" w:rsidP="009A59D1">
      <w:pPr>
        <w:pStyle w:val="38"/>
        <w:framePr w:wrap="notBeside"/>
        <w:rPr>
          <w:rtl/>
        </w:rPr>
      </w:pPr>
      <w:r w:rsidRPr="00660D7A">
        <w:rPr>
          <w:rFonts w:hint="cs"/>
          <w:rtl/>
        </w:rPr>
        <w:t>לריב</w:t>
      </w:r>
      <w:r w:rsidRPr="00660D7A">
        <w:rPr>
          <w:rtl/>
        </w:rPr>
        <w:t>"</w:t>
      </w:r>
      <w:r w:rsidRPr="00660D7A">
        <w:rPr>
          <w:rFonts w:hint="cs"/>
          <w:rtl/>
        </w:rPr>
        <w:t>א</w:t>
      </w:r>
      <w:r w:rsidR="009B14FE">
        <w:rPr>
          <w:rFonts w:hint="cs"/>
          <w:rtl/>
        </w:rPr>
        <w:t>:</w:t>
      </w:r>
    </w:p>
    <w:p w14:paraId="5B4A7E9F" w14:textId="0EEBC09C" w:rsidR="005175F4" w:rsidRPr="000528DA" w:rsidRDefault="005175F4" w:rsidP="000528DA">
      <w:pPr>
        <w:rPr>
          <w:rtl/>
        </w:rPr>
      </w:pPr>
      <w:r w:rsidRPr="000528DA">
        <w:rPr>
          <w:rtl/>
        </w:rPr>
        <w:t xml:space="preserve">לאפוקי ירק, </w:t>
      </w:r>
      <w:r w:rsidRPr="00E34F28">
        <w:rPr>
          <w:rStyle w:val="afffff9"/>
          <w:rtl/>
        </w:rPr>
        <w:t>לר"</w:t>
      </w:r>
      <w:r w:rsidRPr="00E34F28">
        <w:rPr>
          <w:rStyle w:val="afffff9"/>
          <w:rFonts w:hint="cs"/>
          <w:rtl/>
        </w:rPr>
        <w:t>יצ</w:t>
      </w:r>
      <w:r w:rsidR="005366CB" w:rsidRPr="00E34F28">
        <w:rPr>
          <w:rStyle w:val="afffff9"/>
          <w:rtl/>
        </w:rPr>
        <w:t xml:space="preserve"> </w:t>
      </w:r>
      <w:r w:rsidR="005366CB" w:rsidRPr="000528DA">
        <w:rPr>
          <w:rtl/>
        </w:rPr>
        <w:t>לאפוקי מי</w:t>
      </w:r>
      <w:r w:rsidR="005366CB" w:rsidRPr="000528DA">
        <w:rPr>
          <w:rFonts w:hint="cs"/>
          <w:rtl/>
        </w:rPr>
        <w:t>ם</w:t>
      </w:r>
      <w:r w:rsidRPr="000528DA">
        <w:rPr>
          <w:rtl/>
        </w:rPr>
        <w:t xml:space="preserve">, </w:t>
      </w:r>
      <w:r w:rsidRPr="00E34F28">
        <w:rPr>
          <w:rStyle w:val="afffff9"/>
          <w:rFonts w:hint="cs"/>
          <w:rtl/>
        </w:rPr>
        <w:t>לר</w:t>
      </w:r>
      <w:r w:rsidRPr="00E34F28">
        <w:rPr>
          <w:rStyle w:val="afffff9"/>
          <w:rtl/>
        </w:rPr>
        <w:t>"</w:t>
      </w:r>
      <w:r w:rsidRPr="00E34F28">
        <w:rPr>
          <w:rStyle w:val="afffff9"/>
          <w:rFonts w:hint="cs"/>
          <w:rtl/>
        </w:rPr>
        <w:t>פ</w:t>
      </w:r>
      <w:r w:rsidR="003C5239" w:rsidRPr="00E34F28">
        <w:rPr>
          <w:rStyle w:val="afffff9"/>
          <w:rFonts w:hint="cs"/>
          <w:rtl/>
        </w:rPr>
        <w:t>:</w:t>
      </w:r>
      <w:r w:rsidRPr="00E34F28">
        <w:rPr>
          <w:rStyle w:val="afffff9"/>
          <w:rtl/>
        </w:rPr>
        <w:t xml:space="preserve"> </w:t>
      </w:r>
      <w:r w:rsidRPr="000528DA">
        <w:rPr>
          <w:rtl/>
        </w:rPr>
        <w:t>לאפוקי מצ</w:t>
      </w:r>
      <w:r w:rsidRPr="000528DA">
        <w:rPr>
          <w:rFonts w:hint="cs"/>
          <w:rtl/>
        </w:rPr>
        <w:t>ו</w:t>
      </w:r>
      <w:r w:rsidRPr="000528DA">
        <w:rPr>
          <w:rtl/>
        </w:rPr>
        <w:t>ות.</w:t>
      </w:r>
    </w:p>
    <w:p w14:paraId="581B3149" w14:textId="77777777" w:rsidR="00A24328" w:rsidRDefault="005175F4" w:rsidP="009A59D1">
      <w:pPr>
        <w:pStyle w:val="38"/>
        <w:framePr w:wrap="notBeside"/>
        <w:rPr>
          <w:rtl/>
        </w:rPr>
      </w:pPr>
      <w:r w:rsidRPr="00660D7A">
        <w:rPr>
          <w:rtl/>
        </w:rPr>
        <w:t>ולבני מערבא</w:t>
      </w:r>
      <w:r w:rsidR="00A24328">
        <w:rPr>
          <w:rtl/>
        </w:rPr>
        <w:t>:</w:t>
      </w:r>
    </w:p>
    <w:p w14:paraId="6939E901" w14:textId="59A2DD93" w:rsidR="00F64167" w:rsidRDefault="003C5239" w:rsidP="000528DA">
      <w:pPr>
        <w:rPr>
          <w:rtl/>
        </w:rPr>
      </w:pPr>
      <w:r w:rsidRPr="000528DA">
        <w:rPr>
          <w:rFonts w:hint="cs"/>
          <w:rtl/>
        </w:rPr>
        <w:t>אחר</w:t>
      </w:r>
      <w:r w:rsidR="005175F4" w:rsidRPr="000528DA">
        <w:rPr>
          <w:rtl/>
        </w:rPr>
        <w:t xml:space="preserve"> דמסלקי תפילייהו מברכי א</w:t>
      </w:r>
      <w:r w:rsidR="005175F4" w:rsidRPr="000528DA">
        <w:rPr>
          <w:rFonts w:hint="cs"/>
          <w:rtl/>
        </w:rPr>
        <w:t>קב</w:t>
      </w:r>
      <w:r w:rsidR="00AE16FF" w:rsidRPr="000528DA">
        <w:rPr>
          <w:rtl/>
        </w:rPr>
        <w:t>"</w:t>
      </w:r>
      <w:r w:rsidR="005175F4" w:rsidRPr="000528DA">
        <w:rPr>
          <w:rFonts w:hint="cs"/>
          <w:rtl/>
        </w:rPr>
        <w:t xml:space="preserve">ו </w:t>
      </w:r>
      <w:r w:rsidR="005175F4" w:rsidRPr="000528DA">
        <w:rPr>
          <w:rtl/>
        </w:rPr>
        <w:t>לשמור חקיו</w:t>
      </w:r>
      <w:r w:rsidR="00293A0F" w:rsidRPr="000528DA">
        <w:rPr>
          <w:rFonts w:hint="cs"/>
          <w:rtl/>
        </w:rPr>
        <w:t>-</w:t>
      </w:r>
      <w:r w:rsidR="005175F4" w:rsidRPr="000528DA">
        <w:rPr>
          <w:rtl/>
        </w:rPr>
        <w:t xml:space="preserve"> לאפוקי ריחני.</w:t>
      </w:r>
    </w:p>
    <w:p w14:paraId="187C6E84" w14:textId="4071CFB3" w:rsidR="005175F4" w:rsidRPr="00E34F28" w:rsidRDefault="00683C59" w:rsidP="00F50A20">
      <w:pPr>
        <w:pStyle w:val="afffa"/>
        <w:rPr>
          <w:rtl/>
        </w:rPr>
      </w:pPr>
      <w:r>
        <w:rPr>
          <w:rFonts w:hint="cs"/>
          <w:rtl/>
        </w:rPr>
        <w:t>***</w:t>
      </w:r>
    </w:p>
    <w:p w14:paraId="49755F47" w14:textId="0D6867D1" w:rsidR="00A24328" w:rsidRDefault="005175F4" w:rsidP="009A59D1">
      <w:pPr>
        <w:pStyle w:val="38"/>
        <w:framePr w:wrap="notBeside"/>
        <w:rPr>
          <w:rtl/>
        </w:rPr>
      </w:pPr>
      <w:r w:rsidRPr="00660D7A">
        <w:rPr>
          <w:rtl/>
        </w:rPr>
        <w:t xml:space="preserve">רבי ינאי </w:t>
      </w:r>
      <w:r w:rsidRPr="00660D7A">
        <w:rPr>
          <w:rFonts w:hint="cs"/>
          <w:rtl/>
        </w:rPr>
        <w:t>מ</w:t>
      </w:r>
      <w:r w:rsidR="00293A0F" w:rsidRPr="00660D7A">
        <w:rPr>
          <w:rtl/>
        </w:rPr>
        <w:t>רבי</w:t>
      </w:r>
      <w:r w:rsidR="009B14FE">
        <w:rPr>
          <w:rtl/>
        </w:rPr>
        <w:t>:</w:t>
      </w:r>
    </w:p>
    <w:p w14:paraId="78A86AE8" w14:textId="263E920A" w:rsidR="005175F4" w:rsidRPr="000528DA" w:rsidRDefault="00293A0F" w:rsidP="000528DA">
      <w:pPr>
        <w:rPr>
          <w:rtl/>
        </w:rPr>
      </w:pPr>
      <w:bookmarkStart w:id="1439" w:name="_Toc193636262"/>
      <w:bookmarkStart w:id="1440" w:name="_Toc216184871"/>
      <w:r w:rsidRPr="00A10336">
        <w:rPr>
          <w:rStyle w:val="30"/>
          <w:rtl/>
        </w:rPr>
        <w:t>כל שהוא כביצה</w:t>
      </w:r>
      <w:r w:rsidR="005175F4" w:rsidRPr="00A10336">
        <w:rPr>
          <w:rStyle w:val="30"/>
          <w:rtl/>
        </w:rPr>
        <w:t xml:space="preserve"> ביצה טובה ממנו.</w:t>
      </w:r>
      <w:bookmarkEnd w:id="1439"/>
      <w:bookmarkEnd w:id="1440"/>
    </w:p>
    <w:p w14:paraId="17D7770D" w14:textId="76633685" w:rsidR="00A24328" w:rsidRDefault="005175F4" w:rsidP="009A59D1">
      <w:pPr>
        <w:pStyle w:val="38"/>
        <w:framePr w:wrap="notBeside"/>
        <w:rPr>
          <w:rtl/>
        </w:rPr>
      </w:pPr>
      <w:r w:rsidRPr="00660D7A">
        <w:rPr>
          <w:rtl/>
        </w:rPr>
        <w:t>רבין</w:t>
      </w:r>
      <w:r w:rsidR="009B14FE">
        <w:rPr>
          <w:rtl/>
        </w:rPr>
        <w:t>:</w:t>
      </w:r>
    </w:p>
    <w:p w14:paraId="701A45E2" w14:textId="3A9C4387" w:rsidR="005175F4" w:rsidRPr="000528DA" w:rsidRDefault="00293A0F" w:rsidP="000528DA">
      <w:pPr>
        <w:rPr>
          <w:rtl/>
        </w:rPr>
      </w:pPr>
      <w:bookmarkStart w:id="1441" w:name="_Toc193636263"/>
      <w:bookmarkStart w:id="1442" w:name="_Toc216184872"/>
      <w:r w:rsidRPr="00A10336">
        <w:rPr>
          <w:rStyle w:val="30"/>
          <w:rFonts w:hint="cs"/>
          <w:rtl/>
        </w:rPr>
        <w:t>טובה</w:t>
      </w:r>
      <w:r w:rsidR="005175F4" w:rsidRPr="00A10336">
        <w:rPr>
          <w:rStyle w:val="30"/>
          <w:rtl/>
        </w:rPr>
        <w:t xml:space="preserve"> בי</w:t>
      </w:r>
      <w:r w:rsidR="005175F4" w:rsidRPr="00A10336">
        <w:rPr>
          <w:rStyle w:val="30"/>
          <w:rFonts w:hint="cs"/>
          <w:rtl/>
        </w:rPr>
        <w:t>צה צלויה</w:t>
      </w:r>
      <w:bookmarkEnd w:id="1441"/>
      <w:bookmarkEnd w:id="1442"/>
      <w:r w:rsidR="005175F4" w:rsidRPr="00A10336">
        <w:rPr>
          <w:rStyle w:val="30"/>
          <w:rFonts w:hint="cs"/>
          <w:rtl/>
        </w:rPr>
        <w:t xml:space="preserve"> </w:t>
      </w:r>
      <w:r w:rsidR="005175F4" w:rsidRPr="000528DA">
        <w:rPr>
          <w:rFonts w:hint="cs"/>
          <w:rtl/>
        </w:rPr>
        <w:t>לחה</w:t>
      </w:r>
      <w:r w:rsidRPr="000528DA">
        <w:rPr>
          <w:rFonts w:hint="cs"/>
          <w:rtl/>
        </w:rPr>
        <w:t>,</w:t>
      </w:r>
      <w:r w:rsidR="005175F4" w:rsidRPr="000528DA">
        <w:rPr>
          <w:rFonts w:hint="cs"/>
          <w:rtl/>
        </w:rPr>
        <w:t xml:space="preserve"> משש לוגין סולת</w:t>
      </w:r>
      <w:r w:rsidR="005175F4" w:rsidRPr="000528DA">
        <w:rPr>
          <w:rtl/>
        </w:rPr>
        <w:t>.</w:t>
      </w:r>
    </w:p>
    <w:p w14:paraId="3D35CD2D" w14:textId="534EBD2B" w:rsidR="00A24328" w:rsidRDefault="005175F4" w:rsidP="009A59D1">
      <w:pPr>
        <w:pStyle w:val="38"/>
        <w:framePr w:wrap="notBeside"/>
        <w:rPr>
          <w:rtl/>
        </w:rPr>
      </w:pPr>
      <w:r w:rsidRPr="00660D7A">
        <w:rPr>
          <w:rtl/>
        </w:rPr>
        <w:t>רב דימי</w:t>
      </w:r>
      <w:r w:rsidR="009B14FE">
        <w:rPr>
          <w:rtl/>
        </w:rPr>
        <w:t>:</w:t>
      </w:r>
    </w:p>
    <w:p w14:paraId="3AF7D5D4" w14:textId="1C066AA4" w:rsidR="005175F4" w:rsidRPr="000528DA" w:rsidRDefault="005175F4" w:rsidP="000528DA">
      <w:pPr>
        <w:rPr>
          <w:rtl/>
        </w:rPr>
      </w:pPr>
      <w:bookmarkStart w:id="1443" w:name="_Toc193636264"/>
      <w:bookmarkStart w:id="1444" w:name="_Toc216184873"/>
      <w:r w:rsidRPr="00A10336">
        <w:rPr>
          <w:rStyle w:val="30"/>
          <w:rFonts w:hint="cs"/>
          <w:rtl/>
        </w:rPr>
        <w:t>טובה ביצה צלויה</w:t>
      </w:r>
      <w:bookmarkEnd w:id="1443"/>
      <w:bookmarkEnd w:id="1444"/>
      <w:r w:rsidRPr="000528DA">
        <w:rPr>
          <w:rFonts w:hint="cs"/>
          <w:rtl/>
        </w:rPr>
        <w:t xml:space="preserve"> </w:t>
      </w:r>
      <w:r w:rsidRPr="00A10336">
        <w:rPr>
          <w:rStyle w:val="30"/>
          <w:rFonts w:hint="cs"/>
          <w:rtl/>
        </w:rPr>
        <w:t>רכה</w:t>
      </w:r>
      <w:r w:rsidRPr="000528DA">
        <w:rPr>
          <w:rFonts w:hint="cs"/>
          <w:rtl/>
        </w:rPr>
        <w:t xml:space="preserve"> משש, </w:t>
      </w:r>
      <w:r w:rsidRPr="00A10336">
        <w:rPr>
          <w:rStyle w:val="30"/>
          <w:rFonts w:hint="cs"/>
          <w:rtl/>
        </w:rPr>
        <w:t>צלויה</w:t>
      </w:r>
      <w:r w:rsidRPr="000528DA">
        <w:rPr>
          <w:rFonts w:hint="cs"/>
          <w:rtl/>
        </w:rPr>
        <w:t xml:space="preserve"> </w:t>
      </w:r>
      <w:r w:rsidRPr="00A10336">
        <w:rPr>
          <w:rStyle w:val="30"/>
          <w:rFonts w:hint="cs"/>
          <w:rtl/>
        </w:rPr>
        <w:t>קשה</w:t>
      </w:r>
      <w:r w:rsidRPr="000528DA">
        <w:rPr>
          <w:rFonts w:hint="cs"/>
          <w:rtl/>
        </w:rPr>
        <w:t xml:space="preserve"> מארבע,</w:t>
      </w:r>
    </w:p>
    <w:p w14:paraId="18BCAED8" w14:textId="77777777" w:rsidR="00F64167" w:rsidRDefault="005175F4" w:rsidP="000528DA">
      <w:pPr>
        <w:rPr>
          <w:rtl/>
        </w:rPr>
      </w:pPr>
      <w:bookmarkStart w:id="1445" w:name="_Toc193636265"/>
      <w:bookmarkStart w:id="1446" w:name="_Toc216184874"/>
      <w:r w:rsidRPr="00A10336">
        <w:rPr>
          <w:rStyle w:val="30"/>
          <w:rFonts w:hint="cs"/>
          <w:rtl/>
        </w:rPr>
        <w:t>מבושלת</w:t>
      </w:r>
      <w:bookmarkEnd w:id="1445"/>
      <w:bookmarkEnd w:id="1446"/>
      <w:r w:rsidRPr="000528DA">
        <w:rPr>
          <w:rFonts w:hint="cs"/>
          <w:rtl/>
        </w:rPr>
        <w:t xml:space="preserve"> </w:t>
      </w:r>
      <w:r w:rsidRPr="000528DA">
        <w:rPr>
          <w:rtl/>
        </w:rPr>
        <w:t xml:space="preserve">- כל שהוא כביצה ביצה טובה הימנו, </w:t>
      </w:r>
      <w:r w:rsidR="00831B62" w:rsidRPr="000528DA">
        <w:rPr>
          <w:rFonts w:hint="cs"/>
          <w:rtl/>
        </w:rPr>
        <w:t xml:space="preserve">חוץ </w:t>
      </w:r>
      <w:r w:rsidRPr="000528DA">
        <w:rPr>
          <w:rtl/>
        </w:rPr>
        <w:t>מבשר.</w:t>
      </w:r>
    </w:p>
    <w:p w14:paraId="49DC4429" w14:textId="6DACC98A" w:rsidR="005175F4" w:rsidRPr="00E34F28" w:rsidRDefault="00683C59" w:rsidP="00F50A20">
      <w:pPr>
        <w:pStyle w:val="afffa"/>
        <w:rPr>
          <w:rtl/>
        </w:rPr>
      </w:pPr>
      <w:r>
        <w:rPr>
          <w:rFonts w:hint="cs"/>
          <w:rtl/>
        </w:rPr>
        <w:t>***</w:t>
      </w:r>
    </w:p>
    <w:p w14:paraId="222FBD13" w14:textId="77777777" w:rsidR="005175F4" w:rsidRPr="00E34F28" w:rsidRDefault="005175F4" w:rsidP="00672862">
      <w:pPr>
        <w:pStyle w:val="a5"/>
        <w:rPr>
          <w:rtl/>
        </w:rPr>
      </w:pPr>
      <w:ins w:id="9862" w:author="מספור קטעי משנה" w:date="2026-10-06T06:45:16Z">
        <w:r>
          <w:rPr>
            <w:rStyle w:val="MisparKeta"/>
          </w:rPr>
          <w:t xml:space="preserve">ג. </w:t>
        </w:r>
      </w:ins>
      <w:r w:rsidRPr="007D462B">
        <w:rPr>
          <w:rtl/>
        </w:rPr>
        <w:lastRenderedPageBreak/>
        <w:t>ר</w:t>
      </w:r>
      <w:r w:rsidR="004D0C9F" w:rsidRPr="007D462B">
        <w:rPr>
          <w:rFonts w:hint="cs"/>
          <w:rtl/>
        </w:rPr>
        <w:t>"ע</w:t>
      </w:r>
      <w:r w:rsidRPr="00E34F28">
        <w:rPr>
          <w:rStyle w:val="afffff9"/>
          <w:rtl/>
        </w:rPr>
        <w:t xml:space="preserve">: </w:t>
      </w:r>
      <w:r w:rsidRPr="007D462B">
        <w:rPr>
          <w:rtl/>
        </w:rPr>
        <w:t>אפילו אכל שלק כו'.</w:t>
      </w:r>
    </w:p>
    <w:p w14:paraId="1C755620" w14:textId="77777777" w:rsidR="005175F4" w:rsidRPr="000528DA" w:rsidRDefault="005175F4" w:rsidP="000528DA">
      <w:pPr>
        <w:rPr>
          <w:rtl/>
        </w:rPr>
      </w:pPr>
      <w:bookmarkStart w:id="1447" w:name="_Toc193636266"/>
      <w:bookmarkStart w:id="1448" w:name="_Toc216184875"/>
      <w:r w:rsidRPr="00A10336">
        <w:rPr>
          <w:rStyle w:val="30"/>
          <w:rtl/>
        </w:rPr>
        <w:t>שלק מזוני</w:t>
      </w:r>
      <w:bookmarkEnd w:id="1447"/>
      <w:bookmarkEnd w:id="1448"/>
      <w:r w:rsidRPr="000528DA">
        <w:rPr>
          <w:rFonts w:ascii="Fb Fontext" w:hAnsi="Fb Fontext"/>
          <w:rtl/>
        </w:rPr>
        <w:t xml:space="preserve"> </w:t>
      </w:r>
      <w:r w:rsidRPr="00E34F28">
        <w:rPr>
          <w:rStyle w:val="afffff9"/>
          <w:rtl/>
        </w:rPr>
        <w:t>ר</w:t>
      </w:r>
      <w:r w:rsidR="004D0C9F" w:rsidRPr="00E34F28">
        <w:rPr>
          <w:rStyle w:val="afffff9"/>
          <w:rFonts w:hint="cs"/>
          <w:rtl/>
        </w:rPr>
        <w:t>"א</w:t>
      </w:r>
      <w:r w:rsidRPr="00E34F28">
        <w:rPr>
          <w:rStyle w:val="afffff9"/>
          <w:rtl/>
        </w:rPr>
        <w:t xml:space="preserve">: </w:t>
      </w:r>
      <w:r w:rsidRPr="000528DA">
        <w:rPr>
          <w:rFonts w:ascii="Fb Fontext" w:hAnsi="Fb Fontext"/>
          <w:rtl/>
        </w:rPr>
        <w:t>בקלח של כרוב שנו.</w:t>
      </w:r>
    </w:p>
    <w:p w14:paraId="5C75C365" w14:textId="77777777" w:rsidR="00293A0F" w:rsidRPr="00E34F28" w:rsidRDefault="005175F4" w:rsidP="00682BF2">
      <w:pPr>
        <w:pStyle w:val="afffff5"/>
        <w:rPr>
          <w:rtl/>
        </w:rPr>
      </w:pPr>
      <w:bookmarkStart w:id="1449" w:name="_Toc193636267"/>
      <w:bookmarkStart w:id="1450" w:name="_Toc216184876"/>
      <w:r w:rsidRPr="00A10336">
        <w:rPr>
          <w:rStyle w:val="30"/>
          <w:rtl/>
        </w:rPr>
        <w:t>טחול</w:t>
      </w:r>
      <w:bookmarkEnd w:id="1449"/>
      <w:bookmarkEnd w:id="1450"/>
      <w:r w:rsidRPr="00F95182">
        <w:rPr>
          <w:rtl/>
        </w:rPr>
        <w:t xml:space="preserve"> יפה לשינים וקשה לבני מעים, </w:t>
      </w:r>
    </w:p>
    <w:p w14:paraId="2CD5D541" w14:textId="77777777" w:rsidR="005175F4" w:rsidRPr="000528DA" w:rsidRDefault="005175F4" w:rsidP="000528DA">
      <w:pPr>
        <w:rPr>
          <w:rtl/>
        </w:rPr>
      </w:pPr>
      <w:bookmarkStart w:id="1451" w:name="_Toc193636268"/>
      <w:bookmarkStart w:id="1452" w:name="_Toc216184877"/>
      <w:r w:rsidRPr="00A10336">
        <w:rPr>
          <w:rStyle w:val="30"/>
          <w:rtl/>
        </w:rPr>
        <w:t>כרישין</w:t>
      </w:r>
      <w:bookmarkEnd w:id="1451"/>
      <w:bookmarkEnd w:id="1452"/>
      <w:r w:rsidRPr="000528DA">
        <w:rPr>
          <w:rtl/>
        </w:rPr>
        <w:t xml:space="preserve"> קשין לשינים ויפין לבני מעים.</w:t>
      </w:r>
    </w:p>
    <w:p w14:paraId="104E33FF" w14:textId="77777777" w:rsidR="00FD39A3" w:rsidRDefault="005175F4" w:rsidP="000528DA">
      <w:pPr>
        <w:rPr>
          <w:rtl/>
        </w:rPr>
      </w:pPr>
      <w:bookmarkStart w:id="1453" w:name="_Toc193636269"/>
      <w:bookmarkStart w:id="1454" w:name="_Toc216184878"/>
      <w:r w:rsidRPr="00A10336">
        <w:rPr>
          <w:rStyle w:val="30"/>
          <w:rtl/>
        </w:rPr>
        <w:t>כל ירק חי</w:t>
      </w:r>
      <w:bookmarkEnd w:id="1453"/>
      <w:bookmarkEnd w:id="1454"/>
      <w:r w:rsidRPr="00A10336">
        <w:rPr>
          <w:rStyle w:val="30"/>
          <w:rtl/>
        </w:rPr>
        <w:t xml:space="preserve"> </w:t>
      </w:r>
      <w:r w:rsidRPr="000528DA">
        <w:rPr>
          <w:rtl/>
        </w:rPr>
        <w:t>מוריק</w:t>
      </w:r>
      <w:r w:rsidRPr="000528DA">
        <w:rPr>
          <w:rFonts w:hint="cs"/>
          <w:rtl/>
        </w:rPr>
        <w:t>,</w:t>
      </w:r>
      <w:r w:rsidRPr="000528DA">
        <w:rPr>
          <w:rtl/>
        </w:rPr>
        <w:t xml:space="preserve"> וכל קטן מקטין, </w:t>
      </w:r>
    </w:p>
    <w:p w14:paraId="2262F71B" w14:textId="74197945" w:rsidR="005175F4" w:rsidRPr="000528DA" w:rsidRDefault="005175F4" w:rsidP="00FD39A3">
      <w:pPr>
        <w:ind w:firstLine="113"/>
        <w:rPr>
          <w:rtl/>
        </w:rPr>
      </w:pPr>
      <w:r w:rsidRPr="000528DA">
        <w:rPr>
          <w:rtl/>
        </w:rPr>
        <w:t>וכל נפש משיב את הנפש, וכל קרוב לנפש משיב את הנפש.</w:t>
      </w:r>
    </w:p>
    <w:p w14:paraId="49AE8E24" w14:textId="77777777" w:rsidR="005175F4" w:rsidRPr="000528DA" w:rsidRDefault="005175F4" w:rsidP="000528DA">
      <w:pPr>
        <w:rPr>
          <w:rtl/>
        </w:rPr>
      </w:pPr>
      <w:bookmarkStart w:id="1455" w:name="_Toc193636270"/>
      <w:bookmarkStart w:id="1456" w:name="_Toc216184879"/>
      <w:r w:rsidRPr="00A10336">
        <w:rPr>
          <w:rStyle w:val="30"/>
          <w:rtl/>
        </w:rPr>
        <w:t>כרוב למזון ותרדין לרפואה,</w:t>
      </w:r>
      <w:bookmarkEnd w:id="1455"/>
      <w:bookmarkEnd w:id="1456"/>
      <w:r w:rsidRPr="000528DA">
        <w:rPr>
          <w:rtl/>
        </w:rPr>
        <w:t xml:space="preserve"> אוי לו לבית שהלפת עוברת בתוכו.</w:t>
      </w:r>
    </w:p>
    <w:p w14:paraId="488FD1EB" w14:textId="0492EA8F" w:rsidR="005175F4" w:rsidRPr="000528DA" w:rsidRDefault="005175F4" w:rsidP="000528DA">
      <w:pPr>
        <w:rPr>
          <w:rtl/>
        </w:rPr>
      </w:pPr>
      <w:bookmarkStart w:id="1457" w:name="_Toc193636271"/>
      <w:bookmarkStart w:id="1458" w:name="_Toc216184880"/>
      <w:r w:rsidRPr="00A10336">
        <w:rPr>
          <w:rStyle w:val="30"/>
          <w:rtl/>
        </w:rPr>
        <w:t>טחול</w:t>
      </w:r>
      <w:bookmarkEnd w:id="1457"/>
      <w:bookmarkEnd w:id="1458"/>
      <w:r w:rsidRPr="000528DA">
        <w:rPr>
          <w:rtl/>
        </w:rPr>
        <w:t xml:space="preserve"> יפה לשינים וקשה לבני מעים.</w:t>
      </w:r>
      <w:r w:rsidRPr="000528DA">
        <w:rPr>
          <w:rFonts w:hint="cs"/>
          <w:rtl/>
        </w:rPr>
        <w:t xml:space="preserve"> ותקנת</w:t>
      </w:r>
      <w:r w:rsidR="00293A0F" w:rsidRPr="000528DA">
        <w:rPr>
          <w:rFonts w:hint="cs"/>
          <w:rtl/>
        </w:rPr>
        <w:t>ו</w:t>
      </w:r>
      <w:r w:rsidRPr="000528DA">
        <w:rPr>
          <w:rtl/>
        </w:rPr>
        <w:t xml:space="preserve"> </w:t>
      </w:r>
      <w:r w:rsidRPr="000528DA">
        <w:rPr>
          <w:rFonts w:hint="cs"/>
          <w:rtl/>
        </w:rPr>
        <w:t>שילעסו וישליכו</w:t>
      </w:r>
      <w:r w:rsidRPr="000528DA">
        <w:rPr>
          <w:rtl/>
        </w:rPr>
        <w:t>.</w:t>
      </w:r>
    </w:p>
    <w:p w14:paraId="3648ACC3" w14:textId="50C2E41E" w:rsidR="005175F4" w:rsidRPr="000528DA" w:rsidRDefault="005175F4" w:rsidP="00FD39A3">
      <w:pPr>
        <w:rPr>
          <w:rtl/>
        </w:rPr>
      </w:pPr>
      <w:bookmarkStart w:id="1459" w:name="_Toc193636272"/>
      <w:bookmarkStart w:id="1460" w:name="_Toc216184881"/>
      <w:r w:rsidRPr="00A10336">
        <w:rPr>
          <w:rStyle w:val="30"/>
          <w:rtl/>
        </w:rPr>
        <w:t>כרישין</w:t>
      </w:r>
      <w:bookmarkEnd w:id="1459"/>
      <w:bookmarkEnd w:id="1460"/>
      <w:r w:rsidRPr="000528DA">
        <w:rPr>
          <w:rtl/>
        </w:rPr>
        <w:t xml:space="preserve"> - קשין לשינים ויפין לבני מעים.</w:t>
      </w:r>
      <w:r w:rsidRPr="000528DA">
        <w:rPr>
          <w:rFonts w:hint="cs"/>
          <w:rtl/>
        </w:rPr>
        <w:t xml:space="preserve"> </w:t>
      </w:r>
      <w:r w:rsidRPr="00A10336">
        <w:rPr>
          <w:rStyle w:val="30"/>
          <w:rFonts w:hint="cs"/>
          <w:rtl/>
        </w:rPr>
        <w:t>ו</w:t>
      </w:r>
      <w:r w:rsidRPr="00A10336">
        <w:rPr>
          <w:rStyle w:val="30"/>
          <w:rtl/>
        </w:rPr>
        <w:t>תקנת</w:t>
      </w:r>
      <w:r w:rsidRPr="00A10336">
        <w:rPr>
          <w:rStyle w:val="30"/>
          <w:rFonts w:hint="cs"/>
          <w:rtl/>
        </w:rPr>
        <w:t>ו</w:t>
      </w:r>
      <w:r w:rsidRPr="000528DA">
        <w:rPr>
          <w:rtl/>
        </w:rPr>
        <w:t xml:space="preserve"> - </w:t>
      </w:r>
      <w:r w:rsidRPr="000528DA">
        <w:rPr>
          <w:rFonts w:hint="cs"/>
          <w:rtl/>
        </w:rPr>
        <w:t>ישלקם</w:t>
      </w:r>
      <w:r w:rsidRPr="000528DA">
        <w:rPr>
          <w:rtl/>
        </w:rPr>
        <w:t xml:space="preserve"> ו</w:t>
      </w:r>
      <w:r w:rsidRPr="000528DA">
        <w:rPr>
          <w:rFonts w:hint="cs"/>
          <w:rtl/>
        </w:rPr>
        <w:t>יבלעם</w:t>
      </w:r>
      <w:r w:rsidRPr="000528DA">
        <w:rPr>
          <w:rtl/>
        </w:rPr>
        <w:t>.</w:t>
      </w:r>
    </w:p>
    <w:p w14:paraId="1D187415" w14:textId="77777777" w:rsidR="005175F4" w:rsidRPr="000528DA" w:rsidRDefault="005175F4" w:rsidP="00FD39A3">
      <w:pPr>
        <w:spacing w:after="60"/>
        <w:rPr>
          <w:rtl/>
        </w:rPr>
      </w:pPr>
      <w:r w:rsidRPr="000528DA">
        <w:rPr>
          <w:rtl/>
        </w:rPr>
        <w:t>כל ירק חי מוריק</w:t>
      </w:r>
      <w:r w:rsidRPr="000528DA">
        <w:rPr>
          <w:rFonts w:hint="cs"/>
          <w:rtl/>
        </w:rPr>
        <w:t xml:space="preserve">- </w:t>
      </w:r>
      <w:r w:rsidRPr="00E34F28">
        <w:rPr>
          <w:rStyle w:val="afffff9"/>
          <w:rtl/>
        </w:rPr>
        <w:t xml:space="preserve">רבי יצחק: </w:t>
      </w:r>
      <w:r w:rsidRPr="000528DA">
        <w:rPr>
          <w:rtl/>
        </w:rPr>
        <w:t>בסעודה ראשונה של אחר הקזה.</w:t>
      </w:r>
    </w:p>
    <w:p w14:paraId="2255651D" w14:textId="5F78182E" w:rsidR="00A24328" w:rsidRDefault="005175F4" w:rsidP="009A59D1">
      <w:pPr>
        <w:pStyle w:val="38"/>
        <w:framePr w:wrap="notBeside"/>
        <w:rPr>
          <w:rtl/>
        </w:rPr>
      </w:pPr>
      <w:r w:rsidRPr="00660D7A">
        <w:rPr>
          <w:rFonts w:hint="cs"/>
          <w:rtl/>
        </w:rPr>
        <w:t>רי</w:t>
      </w:r>
      <w:r w:rsidRPr="00660D7A">
        <w:rPr>
          <w:rtl/>
        </w:rPr>
        <w:t>"</w:t>
      </w:r>
      <w:r w:rsidR="00293A0F" w:rsidRPr="00660D7A">
        <w:rPr>
          <w:rFonts w:hint="cs"/>
          <w:rtl/>
        </w:rPr>
        <w:t>צ</w:t>
      </w:r>
      <w:r w:rsidR="009B14FE">
        <w:rPr>
          <w:rFonts w:hint="cs"/>
          <w:rtl/>
        </w:rPr>
        <w:t>:</w:t>
      </w:r>
    </w:p>
    <w:p w14:paraId="4E2A08CB" w14:textId="5DC32453" w:rsidR="005175F4" w:rsidRPr="000528DA" w:rsidRDefault="005175F4" w:rsidP="000528DA">
      <w:pPr>
        <w:rPr>
          <w:rtl/>
        </w:rPr>
      </w:pPr>
      <w:bookmarkStart w:id="1461" w:name="_Toc193636273"/>
      <w:bookmarkStart w:id="1462" w:name="_Toc216184882"/>
      <w:r w:rsidRPr="00A10336">
        <w:rPr>
          <w:rStyle w:val="30"/>
          <w:rtl/>
        </w:rPr>
        <w:t>האוכל ירק קודם ארבע שעות</w:t>
      </w:r>
      <w:bookmarkEnd w:id="1461"/>
      <w:bookmarkEnd w:id="1462"/>
      <w:r w:rsidRPr="00A10336">
        <w:rPr>
          <w:rStyle w:val="30"/>
          <w:rtl/>
        </w:rPr>
        <w:t xml:space="preserve"> </w:t>
      </w:r>
      <w:r w:rsidRPr="000528DA">
        <w:rPr>
          <w:rtl/>
        </w:rPr>
        <w:t>אסור לספר הימנו</w:t>
      </w:r>
      <w:r w:rsidRPr="000528DA">
        <w:rPr>
          <w:rFonts w:hint="cs"/>
          <w:rtl/>
        </w:rPr>
        <w:t xml:space="preserve"> </w:t>
      </w:r>
      <w:r w:rsidRPr="000528DA">
        <w:rPr>
          <w:rtl/>
        </w:rPr>
        <w:t>משום ריח.</w:t>
      </w:r>
    </w:p>
    <w:p w14:paraId="06D077F7" w14:textId="6756A774" w:rsidR="00A24328" w:rsidRDefault="005175F4" w:rsidP="009A59D1">
      <w:pPr>
        <w:pStyle w:val="38"/>
        <w:framePr w:wrap="notBeside"/>
        <w:rPr>
          <w:rtl/>
        </w:rPr>
      </w:pPr>
      <w:r w:rsidRPr="00660D7A">
        <w:rPr>
          <w:rFonts w:hint="cs"/>
          <w:rtl/>
        </w:rPr>
        <w:t>רי</w:t>
      </w:r>
      <w:r w:rsidRPr="00660D7A">
        <w:rPr>
          <w:rtl/>
        </w:rPr>
        <w:t>"</w:t>
      </w:r>
      <w:r w:rsidRPr="00660D7A">
        <w:rPr>
          <w:rFonts w:hint="cs"/>
          <w:rtl/>
        </w:rPr>
        <w:t>צ</w:t>
      </w:r>
      <w:r w:rsidR="009B14FE">
        <w:rPr>
          <w:rFonts w:hint="cs"/>
          <w:rtl/>
        </w:rPr>
        <w:t>:</w:t>
      </w:r>
    </w:p>
    <w:p w14:paraId="3DA0324E" w14:textId="0AC370F1" w:rsidR="005175F4" w:rsidRPr="000528DA" w:rsidRDefault="00936984" w:rsidP="000528DA">
      <w:pPr>
        <w:rPr>
          <w:rtl/>
        </w:rPr>
      </w:pPr>
      <w:r w:rsidRPr="000528DA">
        <w:rPr>
          <w:rtl/>
        </w:rPr>
        <w:t xml:space="preserve">אסור </w:t>
      </w:r>
      <w:r w:rsidR="005175F4" w:rsidRPr="000528DA">
        <w:rPr>
          <w:rtl/>
        </w:rPr>
        <w:t>שיאכל ירק חי קודם ארבע שעות.</w:t>
      </w:r>
    </w:p>
    <w:p w14:paraId="66BCF999" w14:textId="77777777" w:rsidR="00A24328" w:rsidRDefault="005175F4" w:rsidP="009A59D1">
      <w:pPr>
        <w:pStyle w:val="38"/>
        <w:framePr w:wrap="notBeside"/>
        <w:rPr>
          <w:rtl/>
        </w:rPr>
      </w:pPr>
      <w:r w:rsidRPr="00660D7A">
        <w:rPr>
          <w:rtl/>
        </w:rPr>
        <w:t>אמימר ומ</w:t>
      </w:r>
      <w:r w:rsidRPr="00660D7A">
        <w:rPr>
          <w:rFonts w:hint="cs"/>
          <w:rtl/>
        </w:rPr>
        <w:t>"ז</w:t>
      </w:r>
      <w:r w:rsidRPr="00660D7A">
        <w:rPr>
          <w:rtl/>
        </w:rPr>
        <w:t xml:space="preserve"> ור</w:t>
      </w:r>
      <w:r w:rsidRPr="00660D7A">
        <w:rPr>
          <w:rFonts w:hint="cs"/>
          <w:rtl/>
        </w:rPr>
        <w:t>"א</w:t>
      </w:r>
      <w:r w:rsidR="00A24328">
        <w:rPr>
          <w:rtl/>
        </w:rPr>
        <w:t>:</w:t>
      </w:r>
    </w:p>
    <w:p w14:paraId="45B6BD04" w14:textId="0696EADE" w:rsidR="005175F4" w:rsidRPr="000528DA" w:rsidRDefault="005175F4" w:rsidP="000528DA">
      <w:pPr>
        <w:rPr>
          <w:rtl/>
        </w:rPr>
      </w:pPr>
      <w:r w:rsidRPr="000528DA">
        <w:rPr>
          <w:rFonts w:hint="cs"/>
          <w:rtl/>
        </w:rPr>
        <w:t xml:space="preserve">הביאו לפניהם ירק חי קודם ד' שעות </w:t>
      </w:r>
      <w:r w:rsidRPr="00E34F28">
        <w:rPr>
          <w:rStyle w:val="afffff9"/>
          <w:rFonts w:hint="cs"/>
          <w:rtl/>
        </w:rPr>
        <w:t>אמימר ור</w:t>
      </w:r>
      <w:r w:rsidRPr="00E34F28">
        <w:rPr>
          <w:rStyle w:val="afffff9"/>
          <w:rtl/>
        </w:rPr>
        <w:t>"</w:t>
      </w:r>
      <w:r w:rsidRPr="00E34F28">
        <w:rPr>
          <w:rStyle w:val="afffff9"/>
          <w:rFonts w:hint="cs"/>
          <w:rtl/>
        </w:rPr>
        <w:t>א</w:t>
      </w:r>
      <w:r w:rsidRPr="000528DA">
        <w:rPr>
          <w:rFonts w:hint="cs"/>
          <w:rtl/>
        </w:rPr>
        <w:t xml:space="preserve"> אכלו </w:t>
      </w:r>
      <w:r w:rsidRPr="00E34F28">
        <w:rPr>
          <w:rStyle w:val="afffff9"/>
          <w:rFonts w:hint="cs"/>
          <w:rtl/>
        </w:rPr>
        <w:t>ומ</w:t>
      </w:r>
      <w:r w:rsidRPr="00E34F28">
        <w:rPr>
          <w:rStyle w:val="afffff9"/>
          <w:rtl/>
        </w:rPr>
        <w:t>"</w:t>
      </w:r>
      <w:r w:rsidRPr="00E34F28">
        <w:rPr>
          <w:rStyle w:val="afffff9"/>
          <w:rFonts w:hint="cs"/>
          <w:rtl/>
        </w:rPr>
        <w:t>ז</w:t>
      </w:r>
      <w:r w:rsidRPr="000528DA">
        <w:rPr>
          <w:rFonts w:hint="cs"/>
          <w:rtl/>
        </w:rPr>
        <w:t xml:space="preserve"> לא אכל</w:t>
      </w:r>
      <w:r w:rsidR="00293A0F" w:rsidRPr="000528DA">
        <w:rPr>
          <w:rFonts w:hint="cs"/>
          <w:rtl/>
        </w:rPr>
        <w:t xml:space="preserve">, </w:t>
      </w:r>
      <w:r w:rsidRPr="000528DA">
        <w:rPr>
          <w:rFonts w:hint="cs"/>
          <w:rtl/>
        </w:rPr>
        <w:t>ולא משום ריח דהא אכל עמם</w:t>
      </w:r>
      <w:r w:rsidR="00936984" w:rsidRPr="000528DA">
        <w:rPr>
          <w:rFonts w:hint="cs"/>
          <w:rtl/>
        </w:rPr>
        <w:t xml:space="preserve">, </w:t>
      </w:r>
      <w:r w:rsidRPr="000528DA">
        <w:rPr>
          <w:rFonts w:hint="cs"/>
          <w:rtl/>
        </w:rPr>
        <w:t>אלא כ</w:t>
      </w:r>
      <w:r w:rsidR="00936984" w:rsidRPr="000528DA">
        <w:rPr>
          <w:rFonts w:hint="cs"/>
          <w:rtl/>
        </w:rPr>
        <w:t xml:space="preserve">הך </w:t>
      </w:r>
      <w:r w:rsidR="00936984" w:rsidRPr="00E34F28">
        <w:rPr>
          <w:rStyle w:val="afffff9"/>
          <w:rFonts w:hint="cs"/>
          <w:rtl/>
        </w:rPr>
        <w:t>רי''צ</w:t>
      </w:r>
      <w:r w:rsidRPr="000528DA">
        <w:rPr>
          <w:rtl/>
        </w:rPr>
        <w:t>.</w:t>
      </w:r>
    </w:p>
    <w:p w14:paraId="0E7E24C3" w14:textId="604E002C" w:rsidR="005175F4" w:rsidRPr="000528DA" w:rsidRDefault="005175F4" w:rsidP="00FD39A3">
      <w:pPr>
        <w:spacing w:after="60"/>
        <w:rPr>
          <w:rtl/>
        </w:rPr>
      </w:pPr>
      <w:r w:rsidRPr="000528DA">
        <w:rPr>
          <w:rtl/>
        </w:rPr>
        <w:t>כל קטן מקטין</w:t>
      </w:r>
      <w:r w:rsidR="005B28A3">
        <w:rPr>
          <w:rStyle w:val="afffff9"/>
          <w:rFonts w:hint="cs"/>
          <w:rtl/>
        </w:rPr>
        <w:t xml:space="preserve"> </w:t>
      </w:r>
      <w:r w:rsidRPr="00E34F28">
        <w:rPr>
          <w:rStyle w:val="afffff9"/>
          <w:rFonts w:hint="cs"/>
          <w:rtl/>
        </w:rPr>
        <w:t>ר"ח</w:t>
      </w:r>
      <w:r w:rsidR="00293A0F" w:rsidRPr="00E34F28">
        <w:rPr>
          <w:rStyle w:val="afffff9"/>
          <w:rtl/>
        </w:rPr>
        <w:t xml:space="preserve">: </w:t>
      </w:r>
      <w:r w:rsidR="00293A0F" w:rsidRPr="000528DA">
        <w:rPr>
          <w:rtl/>
        </w:rPr>
        <w:t>אפילו גדי</w:t>
      </w:r>
      <w:r w:rsidRPr="000528DA">
        <w:rPr>
          <w:rtl/>
        </w:rPr>
        <w:t xml:space="preserve"> </w:t>
      </w:r>
      <w:r w:rsidRPr="000528DA">
        <w:rPr>
          <w:rStyle w:val="affffff7"/>
          <w:rFonts w:hint="cs"/>
          <w:rtl/>
        </w:rPr>
        <w:t>שמן וטוב</w:t>
      </w:r>
      <w:r w:rsidRPr="000528DA">
        <w:rPr>
          <w:rtl/>
        </w:rPr>
        <w:t xml:space="preserve"> בר זוז.</w:t>
      </w:r>
      <w:r w:rsidRPr="000528DA">
        <w:rPr>
          <w:rFonts w:hint="cs"/>
          <w:rtl/>
        </w:rPr>
        <w:t xml:space="preserve"> אבל בגדל רביעית</w:t>
      </w:r>
      <w:r w:rsidR="00C545E6" w:rsidRPr="000528DA">
        <w:rPr>
          <w:rFonts w:hint="cs"/>
          <w:rtl/>
        </w:rPr>
        <w:t>,</w:t>
      </w:r>
      <w:r w:rsidRPr="000528DA">
        <w:rPr>
          <w:rFonts w:hint="cs"/>
          <w:rtl/>
        </w:rPr>
        <w:t xml:space="preserve"> </w:t>
      </w:r>
      <w:r w:rsidR="00C545E6" w:rsidRPr="000528DA">
        <w:rPr>
          <w:rFonts w:hint="cs"/>
          <w:rtl/>
        </w:rPr>
        <w:t>לא.</w:t>
      </w:r>
    </w:p>
    <w:p w14:paraId="18550C4F" w14:textId="77777777" w:rsidR="005175F4" w:rsidRPr="005B28A3" w:rsidRDefault="005175F4" w:rsidP="000528DA">
      <w:pPr>
        <w:rPr>
          <w:spacing w:val="-2"/>
          <w:rtl/>
        </w:rPr>
      </w:pPr>
      <w:bookmarkStart w:id="1463" w:name="_Toc193636274"/>
      <w:bookmarkStart w:id="1464" w:name="_Toc216184883"/>
      <w:r w:rsidRPr="005B28A3">
        <w:rPr>
          <w:rStyle w:val="30"/>
          <w:spacing w:val="-2"/>
          <w:rtl/>
        </w:rPr>
        <w:t>כל נפש משיב נפש</w:t>
      </w:r>
      <w:bookmarkEnd w:id="1463"/>
      <w:bookmarkEnd w:id="1464"/>
      <w:r w:rsidRPr="005B28A3">
        <w:rPr>
          <w:rFonts w:hint="cs"/>
          <w:spacing w:val="-2"/>
          <w:rtl/>
        </w:rPr>
        <w:t xml:space="preserve">- </w:t>
      </w:r>
      <w:r w:rsidRPr="005B28A3">
        <w:rPr>
          <w:rStyle w:val="afffff9"/>
          <w:rFonts w:hint="cs"/>
          <w:spacing w:val="-2"/>
          <w:rtl/>
        </w:rPr>
        <w:t>ר</w:t>
      </w:r>
      <w:r w:rsidRPr="005B28A3">
        <w:rPr>
          <w:rStyle w:val="afffff9"/>
          <w:spacing w:val="-2"/>
          <w:rtl/>
        </w:rPr>
        <w:t>"</w:t>
      </w:r>
      <w:r w:rsidRPr="005B28A3">
        <w:rPr>
          <w:rStyle w:val="afffff9"/>
          <w:rFonts w:hint="cs"/>
          <w:spacing w:val="-2"/>
          <w:rtl/>
        </w:rPr>
        <w:t>פ</w:t>
      </w:r>
      <w:r w:rsidRPr="005B28A3">
        <w:rPr>
          <w:rStyle w:val="afffff9"/>
          <w:spacing w:val="-2"/>
          <w:rtl/>
        </w:rPr>
        <w:t xml:space="preserve">: </w:t>
      </w:r>
      <w:r w:rsidRPr="005B28A3">
        <w:rPr>
          <w:spacing w:val="-2"/>
          <w:rtl/>
        </w:rPr>
        <w:t xml:space="preserve">אפילו גילדני דבי גילי </w:t>
      </w:r>
      <w:r w:rsidRPr="005B28A3">
        <w:rPr>
          <w:rStyle w:val="affffff7"/>
          <w:rFonts w:hint="cs"/>
          <w:spacing w:val="-2"/>
          <w:rtl/>
        </w:rPr>
        <w:t>[דגים קטנים שלא גדלים יותר]</w:t>
      </w:r>
      <w:r w:rsidRPr="005B28A3">
        <w:rPr>
          <w:spacing w:val="-2"/>
          <w:rtl/>
        </w:rPr>
        <w:t>.</w:t>
      </w:r>
    </w:p>
    <w:p w14:paraId="11C5E069" w14:textId="77777777" w:rsidR="003C5239" w:rsidRPr="000528DA" w:rsidRDefault="005175F4" w:rsidP="000528DA">
      <w:pPr>
        <w:rPr>
          <w:rtl/>
        </w:rPr>
      </w:pPr>
      <w:bookmarkStart w:id="1465" w:name="_Toc193636275"/>
      <w:bookmarkStart w:id="1466" w:name="_Toc216184884"/>
      <w:r w:rsidRPr="00A10336">
        <w:rPr>
          <w:rStyle w:val="30"/>
          <w:rtl/>
        </w:rPr>
        <w:t>כל הקרוב לנפש משיב את הנפש.</w:t>
      </w:r>
      <w:bookmarkEnd w:id="1465"/>
      <w:bookmarkEnd w:id="1466"/>
      <w:r w:rsidRPr="000528DA">
        <w:rPr>
          <w:rtl/>
        </w:rPr>
        <w:t xml:space="preserve"> </w:t>
      </w:r>
    </w:p>
    <w:p w14:paraId="3ED1AAC4" w14:textId="281B9328" w:rsidR="00A24328" w:rsidRDefault="005175F4" w:rsidP="009A59D1">
      <w:pPr>
        <w:pStyle w:val="38"/>
        <w:framePr w:wrap="notBeside"/>
        <w:rPr>
          <w:rtl/>
        </w:rPr>
      </w:pPr>
      <w:r w:rsidRPr="00660D7A">
        <w:rPr>
          <w:rFonts w:hint="cs"/>
          <w:rtl/>
        </w:rPr>
        <w:t>ראב</w:t>
      </w:r>
      <w:r w:rsidRPr="00660D7A">
        <w:rPr>
          <w:rtl/>
        </w:rPr>
        <w:t>"</w:t>
      </w:r>
      <w:r w:rsidRPr="00660D7A">
        <w:rPr>
          <w:rFonts w:hint="cs"/>
          <w:rtl/>
        </w:rPr>
        <w:t>י</w:t>
      </w:r>
      <w:r w:rsidR="009B14FE">
        <w:rPr>
          <w:rFonts w:hint="cs"/>
          <w:rtl/>
        </w:rPr>
        <w:t>:</w:t>
      </w:r>
    </w:p>
    <w:p w14:paraId="6F3EC7FA" w14:textId="7AC05033" w:rsidR="005175F4" w:rsidRPr="000528DA" w:rsidRDefault="005175F4" w:rsidP="000528DA">
      <w:pPr>
        <w:rPr>
          <w:rtl/>
        </w:rPr>
      </w:pPr>
      <w:r w:rsidRPr="000528DA">
        <w:rPr>
          <w:rFonts w:hint="cs"/>
          <w:rtl/>
        </w:rPr>
        <w:t>צוואר הקרוב ללב ומעיים</w:t>
      </w:r>
      <w:r w:rsidRPr="000528DA">
        <w:rPr>
          <w:rtl/>
        </w:rPr>
        <w:t>.</w:t>
      </w:r>
    </w:p>
    <w:p w14:paraId="2EDF3EFC" w14:textId="42CC6CB7" w:rsidR="00A24328" w:rsidRDefault="005175F4" w:rsidP="009A59D1">
      <w:pPr>
        <w:pStyle w:val="38"/>
        <w:framePr w:wrap="notBeside"/>
        <w:rPr>
          <w:rtl/>
        </w:rPr>
      </w:pPr>
      <w:r w:rsidRPr="00660D7A">
        <w:rPr>
          <w:rtl/>
        </w:rPr>
        <w:t>רבא לשמ</w:t>
      </w:r>
      <w:r w:rsidR="00293A0F" w:rsidRPr="00660D7A">
        <w:rPr>
          <w:rFonts w:hint="cs"/>
          <w:rtl/>
        </w:rPr>
        <w:t>שו</w:t>
      </w:r>
      <w:r w:rsidR="009B14FE">
        <w:rPr>
          <w:rtl/>
        </w:rPr>
        <w:t>:</w:t>
      </w:r>
    </w:p>
    <w:p w14:paraId="568AA5A0" w14:textId="0C90ECF6" w:rsidR="005175F4" w:rsidRPr="000528DA" w:rsidRDefault="005175F4" w:rsidP="000528DA">
      <w:pPr>
        <w:rPr>
          <w:rtl/>
        </w:rPr>
      </w:pPr>
      <w:r w:rsidRPr="000528DA">
        <w:rPr>
          <w:rFonts w:hint="cs"/>
          <w:rtl/>
        </w:rPr>
        <w:t xml:space="preserve">טרח להביא לי </w:t>
      </w:r>
      <w:r w:rsidR="003C5239" w:rsidRPr="000528DA">
        <w:rPr>
          <w:rFonts w:hint="cs"/>
          <w:rtl/>
        </w:rPr>
        <w:t>בשר</w:t>
      </w:r>
      <w:r w:rsidRPr="000528DA">
        <w:rPr>
          <w:rFonts w:hint="cs"/>
          <w:rtl/>
        </w:rPr>
        <w:t xml:space="preserve"> </w:t>
      </w:r>
      <w:r w:rsidR="003C5239" w:rsidRPr="000528DA">
        <w:rPr>
          <w:rFonts w:hint="cs"/>
          <w:rtl/>
        </w:rPr>
        <w:t>ה</w:t>
      </w:r>
      <w:r w:rsidRPr="000528DA">
        <w:rPr>
          <w:rFonts w:hint="cs"/>
          <w:rtl/>
        </w:rPr>
        <w:t>קרוב להיכן שברכו על השחיטה</w:t>
      </w:r>
    </w:p>
    <w:p w14:paraId="2000C2DE" w14:textId="77777777" w:rsidR="005175F4" w:rsidRPr="000528DA" w:rsidRDefault="005175F4" w:rsidP="000528DA">
      <w:pPr>
        <w:rPr>
          <w:rtl/>
        </w:rPr>
      </w:pPr>
      <w:bookmarkStart w:id="1467" w:name="_Toc193636276"/>
      <w:bookmarkStart w:id="1468" w:name="_Toc216184885"/>
      <w:r w:rsidRPr="00A10336">
        <w:rPr>
          <w:rStyle w:val="30"/>
          <w:rtl/>
        </w:rPr>
        <w:t>תרדין לרפואה</w:t>
      </w:r>
      <w:r w:rsidRPr="00A10336">
        <w:rPr>
          <w:rStyle w:val="30"/>
          <w:rFonts w:hint="cs"/>
          <w:rtl/>
        </w:rPr>
        <w:t xml:space="preserve"> וכרוב אף למזון</w:t>
      </w:r>
      <w:bookmarkEnd w:id="1467"/>
      <w:bookmarkEnd w:id="1468"/>
      <w:r w:rsidRPr="000528DA">
        <w:rPr>
          <w:rFonts w:hint="cs"/>
          <w:rtl/>
        </w:rPr>
        <w:t>- ד'</w:t>
      </w:r>
      <w:r w:rsidRPr="000528DA">
        <w:rPr>
          <w:rtl/>
        </w:rPr>
        <w:t>ששה דברים מרפאין את החולה מחליו ורפואתן רפואה, ואלו הן</w:t>
      </w:r>
      <w:r w:rsidRPr="00E34F28">
        <w:rPr>
          <w:rStyle w:val="afffff9"/>
          <w:rtl/>
        </w:rPr>
        <w:t xml:space="preserve">: </w:t>
      </w:r>
      <w:r w:rsidRPr="000528DA">
        <w:rPr>
          <w:rtl/>
        </w:rPr>
        <w:t>כרוב, ותרדין, ומי סיסין דבש, וקיבה, והרת, ויותרת הכבד</w:t>
      </w:r>
    </w:p>
    <w:p w14:paraId="58408D06" w14:textId="77777777" w:rsidR="005175F4" w:rsidRPr="000528DA" w:rsidRDefault="005175F4" w:rsidP="000528DA">
      <w:pPr>
        <w:rPr>
          <w:rtl/>
        </w:rPr>
      </w:pPr>
      <w:bookmarkStart w:id="1469" w:name="_Toc193636277"/>
      <w:bookmarkStart w:id="1470" w:name="_Toc216184886"/>
      <w:r w:rsidRPr="00A10336">
        <w:rPr>
          <w:rStyle w:val="30"/>
          <w:rtl/>
        </w:rPr>
        <w:t>אוי לבית שהלפת עוברת בתוכו</w:t>
      </w:r>
      <w:bookmarkEnd w:id="1469"/>
      <w:bookmarkEnd w:id="1470"/>
      <w:r w:rsidRPr="000528DA">
        <w:rPr>
          <w:rFonts w:hint="cs"/>
          <w:rtl/>
        </w:rPr>
        <w:t xml:space="preserve"> </w:t>
      </w:r>
      <w:r w:rsidRPr="000528DA">
        <w:rPr>
          <w:rtl/>
        </w:rPr>
        <w:t>–</w:t>
      </w:r>
      <w:r w:rsidRPr="000528DA">
        <w:rPr>
          <w:rFonts w:hint="cs"/>
          <w:rtl/>
        </w:rPr>
        <w:t xml:space="preserve"> </w:t>
      </w:r>
      <w:r w:rsidRPr="00E34F28">
        <w:rPr>
          <w:rStyle w:val="afffff9"/>
          <w:rFonts w:hint="cs"/>
          <w:rtl/>
        </w:rPr>
        <w:t xml:space="preserve">אביי: </w:t>
      </w:r>
      <w:r w:rsidRPr="000528DA">
        <w:rPr>
          <w:rFonts w:hint="cs"/>
          <w:rtl/>
        </w:rPr>
        <w:t xml:space="preserve">היינו בלי בשר. </w:t>
      </w:r>
      <w:r w:rsidRPr="00E34F28">
        <w:rPr>
          <w:rStyle w:val="afffff9"/>
          <w:rFonts w:hint="cs"/>
          <w:rtl/>
        </w:rPr>
        <w:t xml:space="preserve">רבא: </w:t>
      </w:r>
      <w:r w:rsidRPr="000528DA">
        <w:rPr>
          <w:rFonts w:hint="cs"/>
          <w:rtl/>
        </w:rPr>
        <w:t>בלי יין.</w:t>
      </w:r>
    </w:p>
    <w:p w14:paraId="1F4E46C0" w14:textId="73EA13A3" w:rsidR="003C5239" w:rsidRPr="005B28A3" w:rsidRDefault="005175F4" w:rsidP="007B4F31">
      <w:pPr>
        <w:rPr>
          <w:spacing w:val="-2"/>
          <w:rtl/>
        </w:rPr>
      </w:pPr>
      <w:r w:rsidRPr="005B28A3">
        <w:rPr>
          <w:rStyle w:val="afffff9"/>
          <w:rFonts w:hint="cs"/>
          <w:spacing w:val="-2"/>
          <w:rtl/>
        </w:rPr>
        <w:t>וזהו דא</w:t>
      </w:r>
      <w:r w:rsidRPr="005B28A3">
        <w:rPr>
          <w:rStyle w:val="afffff9"/>
          <w:spacing w:val="-2"/>
          <w:rtl/>
        </w:rPr>
        <w:t>"</w:t>
      </w:r>
      <w:r w:rsidRPr="005B28A3">
        <w:rPr>
          <w:rStyle w:val="afffff9"/>
          <w:rFonts w:hint="cs"/>
          <w:spacing w:val="-2"/>
          <w:rtl/>
        </w:rPr>
        <w:t>ל</w:t>
      </w:r>
      <w:r w:rsidRPr="005B28A3">
        <w:rPr>
          <w:rFonts w:hint="cs"/>
          <w:spacing w:val="-2"/>
          <w:rtl/>
        </w:rPr>
        <w:t xml:space="preserve"> </w:t>
      </w:r>
      <w:r w:rsidRPr="005B28A3">
        <w:rPr>
          <w:rStyle w:val="afffff9"/>
          <w:spacing w:val="-2"/>
          <w:rtl/>
        </w:rPr>
        <w:t>רבא לשמ</w:t>
      </w:r>
      <w:r w:rsidR="00F0497F" w:rsidRPr="005B28A3">
        <w:rPr>
          <w:rStyle w:val="afffff9"/>
          <w:rFonts w:hint="cs"/>
          <w:spacing w:val="-2"/>
          <w:rtl/>
        </w:rPr>
        <w:t>שו</w:t>
      </w:r>
      <w:r w:rsidRPr="005B28A3">
        <w:rPr>
          <w:rStyle w:val="afffff9"/>
          <w:spacing w:val="-2"/>
          <w:rtl/>
        </w:rPr>
        <w:t xml:space="preserve">: </w:t>
      </w:r>
      <w:r w:rsidRPr="005B28A3">
        <w:rPr>
          <w:spacing w:val="-2"/>
          <w:rtl/>
        </w:rPr>
        <w:t>כ</w:t>
      </w:r>
      <w:r w:rsidRPr="005B28A3">
        <w:rPr>
          <w:rFonts w:hint="cs"/>
          <w:spacing w:val="-2"/>
          <w:rtl/>
        </w:rPr>
        <w:t>שתראה לפת</w:t>
      </w:r>
      <w:r w:rsidR="008D48BF" w:rsidRPr="005B28A3">
        <w:rPr>
          <w:rFonts w:hint="cs"/>
          <w:spacing w:val="-2"/>
          <w:rtl/>
        </w:rPr>
        <w:t xml:space="preserve"> בשוק אל תאמר לי במה כרכתי לחמי.</w:t>
      </w:r>
    </w:p>
    <w:p w14:paraId="5B28D4B2" w14:textId="628CB5CA" w:rsidR="00A24328" w:rsidRDefault="005175F4" w:rsidP="009A59D1">
      <w:pPr>
        <w:pStyle w:val="38"/>
        <w:framePr w:wrap="notBeside"/>
        <w:rPr>
          <w:rtl/>
        </w:rPr>
      </w:pPr>
      <w:r w:rsidRPr="00660D7A">
        <w:rPr>
          <w:rtl/>
        </w:rPr>
        <w:t>רב</w:t>
      </w:r>
      <w:r w:rsidR="009B14FE">
        <w:rPr>
          <w:rtl/>
        </w:rPr>
        <w:t>:</w:t>
      </w:r>
    </w:p>
    <w:p w14:paraId="18FCEF05" w14:textId="45800411" w:rsidR="005175F4" w:rsidRPr="000528DA" w:rsidRDefault="005175F4" w:rsidP="000528DA">
      <w:pPr>
        <w:rPr>
          <w:rtl/>
        </w:rPr>
      </w:pPr>
      <w:bookmarkStart w:id="1471" w:name="_Toc193636278"/>
      <w:bookmarkStart w:id="1472" w:name="_Toc216184887"/>
      <w:r w:rsidRPr="00A10336">
        <w:rPr>
          <w:rStyle w:val="30"/>
          <w:rtl/>
        </w:rPr>
        <w:t>מבלי בשר.</w:t>
      </w:r>
      <w:bookmarkEnd w:id="1471"/>
      <w:bookmarkEnd w:id="1472"/>
      <w:r w:rsidRPr="00A10336">
        <w:rPr>
          <w:rStyle w:val="30"/>
          <w:rtl/>
        </w:rPr>
        <w:t xml:space="preserve"> </w:t>
      </w:r>
      <w:r w:rsidRPr="00E34F28">
        <w:rPr>
          <w:rStyle w:val="afffff9"/>
          <w:rtl/>
        </w:rPr>
        <w:t>ושמואל</w:t>
      </w:r>
      <w:r w:rsidRPr="00E34F28">
        <w:rPr>
          <w:rStyle w:val="afffff9"/>
          <w:rFonts w:hint="cs"/>
          <w:rtl/>
        </w:rPr>
        <w:t>:</w:t>
      </w:r>
      <w:r w:rsidRPr="00E34F28">
        <w:rPr>
          <w:rStyle w:val="afffff9"/>
          <w:rtl/>
        </w:rPr>
        <w:t xml:space="preserve"> </w:t>
      </w:r>
      <w:r w:rsidRPr="00A10336">
        <w:rPr>
          <w:rStyle w:val="30"/>
          <w:rtl/>
        </w:rPr>
        <w:t xml:space="preserve">מבלי עצים. </w:t>
      </w:r>
      <w:r w:rsidRPr="00E34F28">
        <w:rPr>
          <w:rStyle w:val="afffff9"/>
          <w:rtl/>
        </w:rPr>
        <w:t xml:space="preserve">ורי"ו: </w:t>
      </w:r>
      <w:r w:rsidRPr="00A10336">
        <w:rPr>
          <w:rStyle w:val="30"/>
          <w:rtl/>
        </w:rPr>
        <w:t>מבלי יין.</w:t>
      </w:r>
    </w:p>
    <w:p w14:paraId="404F854B" w14:textId="324E8483" w:rsidR="00A24328" w:rsidRDefault="005175F4" w:rsidP="009A59D1">
      <w:pPr>
        <w:pStyle w:val="38"/>
        <w:framePr w:wrap="notBeside"/>
        <w:rPr>
          <w:rtl/>
        </w:rPr>
      </w:pPr>
      <w:r w:rsidRPr="00660D7A">
        <w:rPr>
          <w:rtl/>
        </w:rPr>
        <w:t>רבא</w:t>
      </w:r>
      <w:r w:rsidR="009B14FE">
        <w:rPr>
          <w:rFonts w:hint="cs"/>
          <w:rtl/>
        </w:rPr>
        <w:t>:</w:t>
      </w:r>
    </w:p>
    <w:p w14:paraId="3A6A604B" w14:textId="44385632" w:rsidR="00F0497F" w:rsidRPr="000528DA" w:rsidRDefault="005175F4" w:rsidP="000528DA">
      <w:pPr>
        <w:rPr>
          <w:rtl/>
        </w:rPr>
      </w:pPr>
      <w:r w:rsidRPr="000528DA">
        <w:rPr>
          <w:rFonts w:hint="cs"/>
          <w:rtl/>
        </w:rPr>
        <w:t xml:space="preserve">שבר לכח הלפת ביין. </w:t>
      </w:r>
    </w:p>
    <w:p w14:paraId="7678D30A" w14:textId="77777777" w:rsidR="00A24328" w:rsidRDefault="005175F4" w:rsidP="009A59D1">
      <w:pPr>
        <w:pStyle w:val="38"/>
        <w:framePr w:wrap="notBeside"/>
        <w:rPr>
          <w:rtl/>
        </w:rPr>
      </w:pPr>
      <w:r w:rsidRPr="00660D7A">
        <w:rPr>
          <w:rtl/>
        </w:rPr>
        <w:t>ר"</w:t>
      </w:r>
      <w:r w:rsidRPr="00660D7A">
        <w:rPr>
          <w:rFonts w:hint="cs"/>
          <w:rtl/>
        </w:rPr>
        <w:t>פ</w:t>
      </w:r>
      <w:r w:rsidR="00A24328">
        <w:rPr>
          <w:rtl/>
        </w:rPr>
        <w:t>:</w:t>
      </w:r>
    </w:p>
    <w:p w14:paraId="1DFCF00B" w14:textId="45B972E0" w:rsidR="005175F4" w:rsidRPr="000528DA" w:rsidRDefault="005175F4" w:rsidP="000528DA">
      <w:pPr>
        <w:rPr>
          <w:rtl/>
        </w:rPr>
      </w:pPr>
      <w:r w:rsidRPr="000528DA">
        <w:rPr>
          <w:rFonts w:hint="cs"/>
          <w:rtl/>
        </w:rPr>
        <w:t>ש</w:t>
      </w:r>
      <w:r w:rsidR="00F0497F" w:rsidRPr="000528DA">
        <w:rPr>
          <w:rFonts w:hint="cs"/>
          <w:rtl/>
        </w:rPr>
        <w:t>מוכר שכר</w:t>
      </w:r>
      <w:r w:rsidRPr="000528DA">
        <w:rPr>
          <w:rFonts w:hint="cs"/>
          <w:rtl/>
        </w:rPr>
        <w:t xml:space="preserve"> שבר בעצים</w:t>
      </w:r>
      <w:r w:rsidRPr="000528DA">
        <w:rPr>
          <w:rtl/>
        </w:rPr>
        <w:t xml:space="preserve"> </w:t>
      </w:r>
      <w:r w:rsidR="00F0497F" w:rsidRPr="000528DA">
        <w:rPr>
          <w:rFonts w:hint="cs"/>
          <w:rtl/>
        </w:rPr>
        <w:t>באש</w:t>
      </w:r>
      <w:r w:rsidRPr="000528DA">
        <w:rPr>
          <w:rFonts w:hint="cs"/>
          <w:rtl/>
        </w:rPr>
        <w:t>.</w:t>
      </w:r>
    </w:p>
    <w:p w14:paraId="392C914E" w14:textId="4AFA4219" w:rsidR="00A24328" w:rsidRDefault="005175F4" w:rsidP="009A59D1">
      <w:pPr>
        <w:pStyle w:val="38"/>
        <w:framePr w:wrap="notBeside"/>
        <w:rPr>
          <w:rtl/>
        </w:rPr>
      </w:pPr>
      <w:r w:rsidRPr="00660D7A">
        <w:rPr>
          <w:rFonts w:hint="cs"/>
          <w:rtl/>
        </w:rPr>
        <w:t>אשת ר</w:t>
      </w:r>
      <w:r w:rsidRPr="00660D7A">
        <w:rPr>
          <w:rtl/>
        </w:rPr>
        <w:t>"</w:t>
      </w:r>
      <w:r w:rsidRPr="00660D7A">
        <w:rPr>
          <w:rFonts w:hint="cs"/>
          <w:rtl/>
        </w:rPr>
        <w:t>פ</w:t>
      </w:r>
      <w:r w:rsidR="009B14FE">
        <w:rPr>
          <w:rFonts w:hint="cs"/>
          <w:rtl/>
        </w:rPr>
        <w:t>:</w:t>
      </w:r>
    </w:p>
    <w:p w14:paraId="350FE7D4" w14:textId="14451468" w:rsidR="00F64167" w:rsidRDefault="005175F4" w:rsidP="005B28A3">
      <w:pPr>
        <w:spacing w:after="120"/>
        <w:rPr>
          <w:rtl/>
        </w:rPr>
      </w:pPr>
      <w:r w:rsidRPr="000528DA">
        <w:rPr>
          <w:rFonts w:hint="cs"/>
          <w:rtl/>
        </w:rPr>
        <w:t>אחר שבישלה היתה מבשלת תחת הלפת קערות של עצים גדולות</w:t>
      </w:r>
    </w:p>
    <w:p w14:paraId="0643CBF9" w14:textId="099CC5BB" w:rsidR="005175F4" w:rsidRPr="000528DA" w:rsidRDefault="005175F4" w:rsidP="000528DA">
      <w:pPr>
        <w:rPr>
          <w:rtl/>
        </w:rPr>
      </w:pPr>
      <w:bookmarkStart w:id="1473" w:name="_Toc193636279"/>
      <w:bookmarkStart w:id="1474" w:name="_Toc216184888"/>
      <w:r w:rsidRPr="00A10336">
        <w:rPr>
          <w:rStyle w:val="30"/>
          <w:rtl/>
        </w:rPr>
        <w:lastRenderedPageBreak/>
        <w:t>דג קטן מליח פעמים שהוא ממית</w:t>
      </w:r>
      <w:bookmarkEnd w:id="1473"/>
      <w:bookmarkEnd w:id="1474"/>
      <w:r w:rsidRPr="000528DA">
        <w:rPr>
          <w:rFonts w:ascii="Fb Fontext" w:hAnsi="Fb Fontext"/>
          <w:rtl/>
        </w:rPr>
        <w:t xml:space="preserve"> </w:t>
      </w:r>
      <w:r w:rsidR="00485404">
        <w:rPr>
          <w:rStyle w:val="afffff9"/>
          <w:rtl/>
        </w:rPr>
        <w:ptab w:relativeTo="margin" w:alignment="right" w:leader="none"/>
      </w:r>
      <w:r w:rsidR="00485404">
        <w:rPr>
          <w:rFonts w:ascii="Fb Fontext" w:hAnsi="Fb Fontext" w:hint="cs"/>
          <w:rtl/>
        </w:rPr>
        <w:t>-</w:t>
      </w:r>
      <w:r w:rsidRPr="000528DA">
        <w:rPr>
          <w:rFonts w:ascii="Fb Fontext" w:hAnsi="Fb Fontext"/>
          <w:rtl/>
        </w:rPr>
        <w:t xml:space="preserve"> ב</w:t>
      </w:r>
      <w:r w:rsidRPr="000528DA">
        <w:rPr>
          <w:rFonts w:ascii="Fb Fontext" w:hAnsi="Fb Fontext" w:hint="cs"/>
          <w:rtl/>
        </w:rPr>
        <w:t>ז'</w:t>
      </w:r>
      <w:r w:rsidRPr="000528DA">
        <w:rPr>
          <w:rFonts w:ascii="Fb Fontext" w:hAnsi="Fb Fontext"/>
          <w:rtl/>
        </w:rPr>
        <w:t>, ב</w:t>
      </w:r>
      <w:r w:rsidRPr="000528DA">
        <w:rPr>
          <w:rFonts w:ascii="Fb Fontext" w:hAnsi="Fb Fontext" w:hint="cs"/>
          <w:rtl/>
        </w:rPr>
        <w:t>יז'</w:t>
      </w:r>
      <w:r w:rsidRPr="000528DA">
        <w:rPr>
          <w:rFonts w:ascii="Fb Fontext" w:hAnsi="Fb Fontext"/>
          <w:rtl/>
        </w:rPr>
        <w:t>, וב</w:t>
      </w:r>
      <w:r w:rsidRPr="000528DA">
        <w:rPr>
          <w:rFonts w:ascii="Fb Fontext" w:hAnsi="Fb Fontext" w:hint="cs"/>
          <w:rtl/>
        </w:rPr>
        <w:t>כ</w:t>
      </w:r>
      <w:r w:rsidRPr="000528DA">
        <w:rPr>
          <w:rFonts w:ascii="Fb Fontext" w:hAnsi="Fb Fontext"/>
          <w:rtl/>
        </w:rPr>
        <w:t>"</w:t>
      </w:r>
      <w:r w:rsidRPr="000528DA">
        <w:rPr>
          <w:rFonts w:ascii="Fb Fontext" w:hAnsi="Fb Fontext" w:hint="cs"/>
          <w:rtl/>
        </w:rPr>
        <w:t>ז</w:t>
      </w:r>
      <w:r w:rsidR="008D48BF" w:rsidRPr="000528DA">
        <w:rPr>
          <w:rFonts w:ascii="Fb Fontext" w:hAnsi="Fb Fontext"/>
          <w:rtl/>
        </w:rPr>
        <w:t xml:space="preserve">. </w:t>
      </w:r>
      <w:r w:rsidR="008D48BF" w:rsidRPr="00E34F28">
        <w:rPr>
          <w:rStyle w:val="afffff9"/>
          <w:rFonts w:hint="cs"/>
          <w:rtl/>
        </w:rPr>
        <w:t>א"ד</w:t>
      </w:r>
      <w:r w:rsidRPr="00E34F28">
        <w:rPr>
          <w:rStyle w:val="afffff9"/>
          <w:rtl/>
        </w:rPr>
        <w:t xml:space="preserve">: </w:t>
      </w:r>
      <w:r w:rsidRPr="000528DA">
        <w:rPr>
          <w:rFonts w:ascii="Fb Fontext" w:hAnsi="Fb Fontext"/>
          <w:rtl/>
        </w:rPr>
        <w:t>ב</w:t>
      </w:r>
      <w:r w:rsidRPr="000528DA">
        <w:rPr>
          <w:rFonts w:ascii="Fb Fontext" w:hAnsi="Fb Fontext" w:hint="cs"/>
          <w:rtl/>
        </w:rPr>
        <w:t>כ</w:t>
      </w:r>
      <w:r w:rsidRPr="000528DA">
        <w:rPr>
          <w:rFonts w:ascii="Fb Fontext" w:hAnsi="Fb Fontext"/>
          <w:rtl/>
        </w:rPr>
        <w:t>"</w:t>
      </w:r>
      <w:r w:rsidRPr="000528DA">
        <w:rPr>
          <w:rFonts w:ascii="Fb Fontext" w:hAnsi="Fb Fontext" w:hint="cs"/>
          <w:rtl/>
        </w:rPr>
        <w:t>ג</w:t>
      </w:r>
      <w:r w:rsidRPr="000528DA">
        <w:rPr>
          <w:rFonts w:ascii="Fb Fontext" w:hAnsi="Fb Fontext"/>
          <w:rtl/>
        </w:rPr>
        <w:t>.</w:t>
      </w:r>
    </w:p>
    <w:p w14:paraId="0F3185CB" w14:textId="4904769E" w:rsidR="00A24328" w:rsidRDefault="005175F4" w:rsidP="009A59D1">
      <w:pPr>
        <w:pStyle w:val="38"/>
        <w:framePr w:wrap="notBeside"/>
        <w:rPr>
          <w:rtl/>
        </w:rPr>
      </w:pPr>
      <w:r w:rsidRPr="00660D7A">
        <w:rPr>
          <w:rtl/>
        </w:rPr>
        <w:t>ו</w:t>
      </w:r>
      <w:r w:rsidR="00FD39A3" w:rsidRPr="00660D7A">
        <w:rPr>
          <w:rFonts w:hint="cs"/>
          <w:rtl/>
        </w:rPr>
        <w:t>דוקא</w:t>
      </w:r>
      <w:r w:rsidR="009B14FE">
        <w:rPr>
          <w:rFonts w:hint="cs"/>
          <w:rtl/>
        </w:rPr>
        <w:t>:</w:t>
      </w:r>
    </w:p>
    <w:p w14:paraId="71F4CD1F" w14:textId="7DCF27A9" w:rsidR="003C5239" w:rsidRPr="000528DA" w:rsidRDefault="005175F4" w:rsidP="000528DA">
      <w:pPr>
        <w:rPr>
          <w:rtl/>
        </w:rPr>
      </w:pPr>
      <w:r w:rsidRPr="000528DA">
        <w:rPr>
          <w:rtl/>
        </w:rPr>
        <w:t>ב</w:t>
      </w:r>
      <w:r w:rsidRPr="000528DA">
        <w:rPr>
          <w:rFonts w:hint="cs"/>
          <w:rtl/>
        </w:rPr>
        <w:t>צלוי קצת. אבל בצלוי</w:t>
      </w:r>
      <w:r w:rsidRPr="000528DA">
        <w:rPr>
          <w:rtl/>
        </w:rPr>
        <w:t xml:space="preserve"> </w:t>
      </w:r>
      <w:r w:rsidRPr="000528DA">
        <w:rPr>
          <w:rFonts w:hint="cs"/>
          <w:rtl/>
        </w:rPr>
        <w:t>היטב</w:t>
      </w:r>
      <w:r w:rsidR="008D48BF" w:rsidRPr="000528DA">
        <w:rPr>
          <w:rtl/>
        </w:rPr>
        <w:t xml:space="preserve"> </w:t>
      </w:r>
      <w:r w:rsidR="008D48BF" w:rsidRPr="000528DA">
        <w:rPr>
          <w:rFonts w:hint="cs"/>
          <w:rtl/>
        </w:rPr>
        <w:t xml:space="preserve">לא, </w:t>
      </w:r>
    </w:p>
    <w:p w14:paraId="59E427F8" w14:textId="77777777" w:rsidR="00F64167" w:rsidRDefault="005175F4" w:rsidP="005B28A3">
      <w:pPr>
        <w:spacing w:after="120"/>
        <w:rPr>
          <w:rtl/>
        </w:rPr>
      </w:pPr>
      <w:r w:rsidRPr="000528DA">
        <w:rPr>
          <w:rFonts w:hint="cs"/>
          <w:rtl/>
        </w:rPr>
        <w:t>ובלא צלוי</w:t>
      </w:r>
      <w:r w:rsidR="003C5239" w:rsidRPr="000528DA">
        <w:rPr>
          <w:rFonts w:hint="cs"/>
          <w:rtl/>
        </w:rPr>
        <w:t>,</w:t>
      </w:r>
      <w:r w:rsidRPr="000528DA">
        <w:rPr>
          <w:rFonts w:hint="cs"/>
          <w:rtl/>
        </w:rPr>
        <w:t xml:space="preserve"> </w:t>
      </w:r>
      <w:r w:rsidRPr="00FD39A3">
        <w:rPr>
          <w:rStyle w:val="afffff9"/>
          <w:rFonts w:hint="cs"/>
          <w:rtl/>
        </w:rPr>
        <w:t>דווקא</w:t>
      </w:r>
      <w:r w:rsidRPr="000528DA">
        <w:rPr>
          <w:rFonts w:hint="cs"/>
          <w:rtl/>
        </w:rPr>
        <w:t xml:space="preserve"> בלא שתה אח</w:t>
      </w:r>
      <w:r w:rsidRPr="000528DA">
        <w:rPr>
          <w:rtl/>
        </w:rPr>
        <w:t>"</w:t>
      </w:r>
      <w:r w:rsidR="008D48BF" w:rsidRPr="000528DA">
        <w:rPr>
          <w:rFonts w:hint="cs"/>
          <w:rtl/>
        </w:rPr>
        <w:t>כ שכר</w:t>
      </w:r>
      <w:r w:rsidR="003C5239" w:rsidRPr="000528DA">
        <w:rPr>
          <w:rFonts w:hint="cs"/>
          <w:rtl/>
        </w:rPr>
        <w:t>,</w:t>
      </w:r>
      <w:r w:rsidR="008D48BF" w:rsidRPr="000528DA">
        <w:rPr>
          <w:rFonts w:hint="cs"/>
          <w:rtl/>
        </w:rPr>
        <w:t xml:space="preserve"> </w:t>
      </w:r>
      <w:r w:rsidR="008D48BF" w:rsidRPr="00FD39A3">
        <w:rPr>
          <w:rStyle w:val="afffff9"/>
          <w:rFonts w:hint="cs"/>
          <w:rtl/>
        </w:rPr>
        <w:t>אבל</w:t>
      </w:r>
      <w:r w:rsidR="008D48BF" w:rsidRPr="000528DA">
        <w:rPr>
          <w:rFonts w:hint="cs"/>
          <w:rtl/>
        </w:rPr>
        <w:t xml:space="preserve"> בשתה לא</w:t>
      </w:r>
      <w:r w:rsidR="003C5239" w:rsidRPr="000528DA">
        <w:rPr>
          <w:rFonts w:hint="cs"/>
          <w:rtl/>
        </w:rPr>
        <w:t>.</w:t>
      </w:r>
    </w:p>
    <w:p w14:paraId="67CD1D95" w14:textId="4B18A37C" w:rsidR="005175F4" w:rsidRPr="005B28A3" w:rsidRDefault="005175F4" w:rsidP="005B28A3">
      <w:pPr>
        <w:rPr>
          <w:rtl/>
        </w:rPr>
      </w:pPr>
      <w:r w:rsidRPr="005B28A3">
        <w:rPr>
          <w:rFonts w:ascii="Fb Fontext" w:hAnsi="Fb Fontext" w:cs="BA Vilna Bold"/>
          <w:b/>
          <w:sz w:val="18"/>
          <w:shd w:val="clear" w:color="auto" w:fill="FFFFFF" w:themeFill="background1"/>
          <w:rtl/>
        </w:rPr>
        <w:t>והשותה מים לצמאו וכו'.</w:t>
      </w:r>
      <w:r w:rsidR="005B28A3" w:rsidRPr="005B28A3">
        <w:rPr>
          <w:rStyle w:val="afffff9"/>
          <w:rFonts w:hint="cs"/>
          <w:rtl/>
        </w:rPr>
        <w:t xml:space="preserve"> </w:t>
      </w:r>
      <w:r w:rsidR="005B28A3">
        <w:rPr>
          <w:rStyle w:val="afffff9"/>
          <w:rtl/>
        </w:rPr>
        <w:ptab w:relativeTo="margin" w:alignment="right" w:leader="none"/>
      </w:r>
      <w:r w:rsidR="005B28A3">
        <w:rPr>
          <w:rStyle w:val="afffff9"/>
          <w:rFonts w:hint="cs"/>
          <w:rtl/>
        </w:rPr>
        <w:t xml:space="preserve">- </w:t>
      </w:r>
      <w:r w:rsidR="005B28A3" w:rsidRPr="005B28A3">
        <w:rPr>
          <w:rStyle w:val="afffff9"/>
          <w:rFonts w:hint="cs"/>
          <w:rtl/>
        </w:rPr>
        <w:t>ראב''א:</w:t>
      </w:r>
      <w:r w:rsidR="005B28A3" w:rsidRPr="005B28A3">
        <w:rPr>
          <w:rFonts w:hint="cs"/>
          <w:rtl/>
        </w:rPr>
        <w:t xml:space="preserve"> להוציא מי שחנקתו אומצא</w:t>
      </w:r>
    </w:p>
    <w:p w14:paraId="558F0554" w14:textId="77777777" w:rsidR="005175F4" w:rsidRPr="00E34F28" w:rsidRDefault="005175F4" w:rsidP="00EC0DC4">
      <w:pPr>
        <w:pStyle w:val="af2"/>
        <w:framePr w:wrap="around"/>
        <w:rPr>
          <w:rtl/>
        </w:rPr>
      </w:pPr>
      <w:r w:rsidRPr="009757B9">
        <w:rPr>
          <w:rtl/>
        </w:rPr>
        <w:t>מה.</w:t>
      </w:r>
    </w:p>
    <w:p w14:paraId="3B0D998C" w14:textId="3D8466EF" w:rsidR="005175F4" w:rsidRPr="000528DA" w:rsidRDefault="005B28A3" w:rsidP="000528DA">
      <w:pPr>
        <w:rPr>
          <w:rtl/>
        </w:rPr>
      </w:pPr>
      <w:bookmarkStart w:id="1475" w:name="_Toc193636280"/>
      <w:r>
        <w:rPr>
          <w:rStyle w:val="afffff9"/>
          <w:rFonts w:ascii="Fb Fontext" w:hAnsi="Fb Fontext" w:cs="BA Vilna Bold"/>
          <w:b/>
          <w:spacing w:val="4"/>
          <w:sz w:val="18"/>
          <w:shd w:val="clear" w:color="auto" w:fill="FFFFFF" w:themeFill="background1"/>
          <w:rtl/>
          <w:rPrChange w:id="9260" w:author="מנוע אמוראים" w:date="2026-10-05T16:40:51Z">
            <w:rPr>
              <w:rFonts w:ascii="Fb Fontext" w:hAnsi="Fb Fontext" w:cs="BA Vilna Bold"/>
              <w:b/>
              <w:spacing w:val="4"/>
              <w:sz w:val="18"/>
              <w:shd w:val="clear" w:color="auto" w:fill="FFFFFF" w:themeFill="background1"/>
              <w:rtl/>
            </w:rPr>
          </w:rPrChange>
        </w:rPr>
        <w:t xml:space="preserve">ר</w:t>
      </w:r>
      <w:r>
        <w:rPr>
          <w:rStyle w:val="afffff9"/>
          <w:rFonts w:ascii="Fb Fontext" w:hAnsi="Fb Fontext" w:cs="BA Vilna Bold" w:hint="cs"/>
          <w:b/>
          <w:spacing w:val="4"/>
          <w:sz w:val="18"/>
          <w:shd w:val="clear" w:color="auto" w:fill="FFFFFF" w:themeFill="background1"/>
          <w:rtl/>
          <w:rPrChange w:id="9261" w:author="מנוע אמוראים" w:date="2026-10-05T16:40:51Z">
            <w:rPr>
              <w:rFonts w:ascii="Fb Fontext" w:hAnsi="Fb Fontext" w:cs="BA Vilna Bold" w:hint="cs"/>
              <w:b/>
              <w:spacing w:val="4"/>
              <w:sz w:val="18"/>
              <w:shd w:val="clear" w:color="auto" w:fill="FFFFFF" w:themeFill="background1"/>
              <w:rtl/>
            </w:rPr>
          </w:rPrChange>
        </w:rPr>
        <w:t xml:space="preserve">"ט</w:t>
      </w:r>
      <w:r w:rsidRPr="005B28A3">
        <w:rPr>
          <w:rFonts w:ascii="Fb Fontext" w:hAnsi="Fb Fontext" w:cs="BA Vilna Bold"/>
          <w:b/>
          <w:sz w:val="18"/>
          <w:shd w:val="clear" w:color="auto" w:fill="FFFFFF" w:themeFill="background1"/>
          <w:rtl/>
        </w:rPr>
        <w:t xml:space="preserve">: </w:t>
      </w:r>
      <w:r w:rsidRPr="005B28A3">
        <w:rPr>
          <w:rFonts w:ascii="Fb Fontext" w:hAnsi="Fb Fontext" w:cs="BA Vilna Bold"/>
          <w:b/>
          <w:spacing w:val="4"/>
          <w:sz w:val="18"/>
          <w:shd w:val="clear" w:color="auto" w:fill="FFFFFF" w:themeFill="background1"/>
          <w:rtl/>
        </w:rPr>
        <w:t>בורא נפשות רבות וחסרונן.</w:t>
      </w:r>
      <w:r w:rsidR="00C545E6" w:rsidRPr="00A10336">
        <w:rPr>
          <w:rStyle w:val="30"/>
          <w:rFonts w:hint="cs"/>
          <w:rtl/>
        </w:rPr>
        <w:t>הלכה</w:t>
      </w:r>
      <w:bookmarkEnd w:id="1475"/>
      <w:r w:rsidR="00865BBD" w:rsidRPr="00A10336">
        <w:rPr>
          <w:rStyle w:val="30"/>
          <w:rFonts w:hint="cs"/>
          <w:rtl/>
        </w:rPr>
        <w:t xml:space="preserve"> </w:t>
      </w:r>
      <w:r w:rsidR="005175F4" w:rsidRPr="00E34F28">
        <w:rPr>
          <w:rStyle w:val="afffff9"/>
          <w:rFonts w:hint="cs"/>
          <w:rtl/>
        </w:rPr>
        <w:t>אביי</w:t>
      </w:r>
      <w:r w:rsidR="005175F4" w:rsidRPr="00E34F28">
        <w:rPr>
          <w:rStyle w:val="afffff9"/>
          <w:rtl/>
        </w:rPr>
        <w:t xml:space="preserve">: </w:t>
      </w:r>
      <w:r w:rsidR="00865BBD" w:rsidRPr="000528DA">
        <w:rPr>
          <w:rFonts w:hint="cs"/>
          <w:rtl/>
        </w:rPr>
        <w:t xml:space="preserve">צא ראה הכל נוהגים </w:t>
      </w:r>
      <w:r w:rsidR="00865BBD" w:rsidRPr="00E34F28">
        <w:rPr>
          <w:rStyle w:val="afffff9"/>
          <w:rFonts w:hint="cs"/>
          <w:rtl/>
        </w:rPr>
        <w:t>כר"ט</w:t>
      </w:r>
      <w:r w:rsidR="005175F4" w:rsidRPr="00E34F28">
        <w:rPr>
          <w:rStyle w:val="afffff9"/>
          <w:rtl/>
        </w:rPr>
        <w:t>.</w:t>
      </w:r>
    </w:p>
    <w:p w14:paraId="13C865F4" w14:textId="77777777" w:rsidR="00B313D7" w:rsidRPr="00470C2A" w:rsidRDefault="005175F4" w:rsidP="00470C2A">
      <w:pPr>
        <w:pStyle w:val="Hadran"/>
        <w:rPr>
          <w:rStyle w:val="30"/>
          <w:rFonts w:ascii="BA Vilna Medium" w:hAnsi="BA Vilna Medium" w:cs="BA Vilna Medium"/>
          <w:bCs w:val="0"/>
          <w:sz w:val="20"/>
          <w:szCs w:val="20"/>
          <w:rtl/>
        </w:rPr>
        <w:sectPr w:rsidR="00B313D7" w:rsidRPr="00470C2A" w:rsidSect="00F95182">
          <w:type w:val="continuous"/>
          <w:pgSz w:w="5103" w:h="7371" w:code="221"/>
          <w:pgMar w:top="284" w:right="851" w:bottom="340" w:left="567" w:header="170" w:footer="170" w:gutter="0"/>
          <w:cols w:space="1134"/>
          <w:bidi/>
          <w:rtlGutter/>
          <w:docGrid w:linePitch="360"/>
        </w:sectPr>
        <w:pPrChange w:id="91044" w:author="Claude" w:date="2026-10-08T08:34:46Z">
          <w:pPr>
            <w:pStyle w:val="affff3"/>
            <w:rPr>
              <w:rStyle w:val="30"/>
              <w:rFonts w:ascii="BA Vilna Medium" w:hAnsi="BA Vilna Medium" w:cs="BA Vilna Medium"/>
              <w:bCs w:val="0"/>
              <w:sz w:val="20"/>
              <w:szCs w:val="20"/>
              <w:rtl/>
            </w:rPr>
            <w:sectPr w:rsidR="00B313D7" w:rsidRPr="00470C2A" w:rsidSect="00F95182">
              <w:type w:val="continuous"/>
              <w:pgSz w:w="5103" w:h="7371" w:code="221"/>
              <w:pgMar w:top="284" w:right="851" w:bottom="340" w:left="567" w:header="170" w:footer="170" w:gutter="0"/>
              <w:cols w:space="1134"/>
              <w:bidi/>
              <w:rtlGutter/>
              <w:docGrid w:linePitch="360"/>
            </w:sectPr>
          </w:pPr>
        </w:pPrChange>
      </w:pPr>
      <w:bookmarkStart w:id="1476" w:name="_Toc193636281"/>
      <w:bookmarkStart w:id="1477" w:name="_Toc216184889"/>
      <w:r w:rsidRPr="00470C2A">
        <w:rPr>
          <w:rStyle w:val="30"/>
          <w:rFonts w:ascii="BA Vilna Medium" w:hAnsi="BA Vilna Medium" w:cs="BA Vilna Medium"/>
          <w:bCs w:val="0"/>
          <w:sz w:val="20"/>
          <w:szCs w:val="20"/>
          <w:rtl/>
        </w:rPr>
        <w:t>הדרן עלך</w:t>
      </w:r>
      <w:r w:rsidR="00B313D7" w:rsidRPr="00470C2A">
        <w:rPr>
          <w:rStyle w:val="30"/>
          <w:rFonts w:ascii="BA Vilna Medium" w:hAnsi="BA Vilna Medium" w:cs="BA Vilna Medium" w:hint="cs"/>
          <w:bCs w:val="0"/>
          <w:sz w:val="20"/>
          <w:szCs w:val="20"/>
          <w:rtl/>
        </w:rPr>
        <w:t xml:space="preserve"> כיצד מברכין</w:t>
      </w:r>
      <w:bookmarkEnd w:id="1476"/>
      <w:bookmarkEnd w:id="1477"/>
    </w:p>
    <w:p w14:paraId="260502E3" w14:textId="77777777" w:rsidR="000B38D1" w:rsidRPr="00E34F28" w:rsidRDefault="000B38D1" w:rsidP="00EC0DC4">
      <w:pPr>
        <w:pStyle w:val="af2"/>
        <w:framePr w:wrap="around"/>
        <w:rPr>
          <w:rtl/>
        </w:rPr>
      </w:pPr>
      <w:r>
        <w:rPr>
          <w:rFonts w:hint="cs"/>
          <w:rtl/>
        </w:rPr>
        <w:lastRenderedPageBreak/>
        <w:t>מה.</w:t>
      </w:r>
    </w:p>
    <w:p w14:paraId="641D2FAD" w14:textId="77777777" w:rsidR="00066D2F" w:rsidRPr="009E62D4" w:rsidRDefault="00066D2F" w:rsidP="009E62D4">
      <w:pPr>
        <w:pStyle w:val="afffc"/>
        <w:framePr w:wrap="around"/>
        <w:rPr>
          <w:del w:id="21184" w:author="Claude" w:date="2026-10-07T09:24:28Z"/>
          <w:rtl/>
        </w:rPr>
      </w:pPr>
      <w:del w:id="21183" w:author="Claude" w:date="2026-10-07T09:24:28Z">
        <w:r w:rsidRPr="009E62D4">
          <w:rPr>
            <w:rFonts w:hint="cs"/>
            <w:rtl/>
          </w:rPr>
          <w:delText xml:space="preserve">פרק שביעי </w:delText>
        </w:r>
      </w:del>
    </w:p>
    <w:p w14:paraId="20B96983" w14:textId="77777777" w:rsidR="00066D2F" w:rsidRPr="00CF550F" w:rsidRDefault="00066D2F" w:rsidP="00066D2F">
      <w:pPr>
        <w:pStyle w:val="afffd"/>
        <w:framePr w:wrap="around"/>
        <w:rPr>
          <w:del w:id="21186" w:author="Claude" w:date="2026-10-07T09:24:28Z"/>
          <w:rStyle w:val="affffff0"/>
          <w:rtl/>
        </w:rPr>
      </w:pPr>
      <w:del w:id="21185" w:author="Claude" w:date="2026-10-07T09:24:28Z">
        <w:r w:rsidRPr="00CF550F">
          <w:rPr>
            <w:rStyle w:val="affffff0"/>
            <w:rFonts w:hint="cs"/>
            <w:rtl/>
          </w:rPr>
          <w:delText xml:space="preserve">שלשה שאכלו </w:delText>
        </w:r>
      </w:del>
    </w:p>
    <w:p w14:paraId="50CCC34D" w14:textId="79380BA5" w:rsidR="00066D2F" w:rsidRPr="009E62D4" w:rsidRDefault="00066D2F" w:rsidP="009E62D4">
      <w:pPr>
        <w:pStyle w:val="afffe"/>
        <w:framePr w:wrap="around"/>
        <w:rPr>
          <w:rtl/>
        </w:rPr>
      </w:pPr>
      <w:r w:rsidRPr="009E62D4">
        <w:rPr>
          <w:rFonts w:hint="cs"/>
          <w:rtl/>
        </w:rPr>
        <w:t>(מה.-נא:)</w:t>
      </w:r>
    </w:p>
    <w:p>
      <w:pPr>
        <w:pStyle w:val="PetichatPerek"/>
        <w:rPr>
          <w:ins w:id="21182" w:author="Claude" w:date="2026-10-07T09:24:28Z"/>
        </w:rPr>
      </w:pPr>
      <w:ins w:id="21181" w:author="Claude" w:date="2026-10-07T09:24:28Z">
        <w:r>
          <w:rPr>
            <w:rFonts w:hint="cs"/>
            <w:rtl/>
          </w:rPr>
          <w:t xml:space="preserve">פרק שביעי</w:t>
        </w:r>
        <w:r>
          <w:rPr>
            <w:rFonts w:hint="cs"/>
            <w:rtl/>
          </w:rPr>
          <w:t xml:space="preserve"> - </w:t>
        </w:r>
        <w:r>
          <w:rPr>
            <w:rStyle w:val="affffff0"/>
            <w:rFonts w:hint="cs"/>
            <w:rtl/>
          </w:rPr>
          <w:t xml:space="preserve">שלשה שאכלו</w:t>
        </w:r>
      </w:ins>
    </w:p>
    <w:p>
      <w:pPr>
        <w:pStyle w:val="MishnaBatzad"/>
        <w:rPr>
          <w:ins w:id="20134" w:author="קלוד" w:date="2026-10-06T10:08:25Z"/>
        </w:rPr>
      </w:pPr>
      <w:ins w:id="20133" w:author="קלוד" w:date="2026-10-06T10:08:25Z">
        <w:r>
          <w:t xml:space="preserve">משנה א</w:t>
        </w:r>
      </w:ins>
    </w:p>
    <w:p w14:paraId="294C79F6" w14:textId="57097424" w:rsidR="005175F4" w:rsidRPr="00A10336" w:rsidRDefault="005175F4" w:rsidP="00A1386D">
      <w:pPr>
        <w:pStyle w:val="a3"/>
        <w:spacing w:before="120"/>
        <w:jc w:val="center"/>
        <w:rPr>
          <w:rStyle w:val="affffff0"/>
          <w:rtl/>
        </w:rPr>
        <w:pPrChange w:id="90030" w:author="קלוד" w:date="2026-10-08T12:08:16Z">
          <w:pPr>
            <w:pStyle w:val="a3"/>
            <w:jc w:val="center"/>
          </w:pPr>
        </w:pPrChange>
      </w:pPr>
      <w:r w:rsidRPr="00A10336">
        <w:rPr>
          <w:rStyle w:val="affffff0"/>
          <w:rtl/>
        </w:rPr>
        <w:t>שלשה שאכלו כאחת חייבין לזמן.</w:t>
      </w:r>
    </w:p>
    <w:p w14:paraId="75EF8E62" w14:textId="69CC82AD" w:rsidR="005175F4" w:rsidRPr="00E34F28" w:rsidRDefault="005175F4" w:rsidP="00A1386D">
      <w:pPr>
        <w:pStyle w:val="a3"/>
        <w:spacing w:after="60"/>
        <w:rPr>
          <w:rtl/>
        </w:rPr>
      </w:pPr>
      <w:r w:rsidRPr="001F67E8">
        <w:rPr>
          <w:rtl/>
        </w:rPr>
        <w:t xml:space="preserve">אכל דמאי, ומעשר ראשון שנטלה תרומתו, מעשר שני והקדש </w:t>
      </w:r>
      <w:r w:rsidR="00437AC0" w:rsidRPr="001F67E8">
        <w:rPr>
          <w:rtl/>
        </w:rPr>
        <w:t>שנפדו, והשמש שאכל כזית, והכותי</w:t>
      </w:r>
      <w:r w:rsidRPr="001F67E8">
        <w:rPr>
          <w:rtl/>
        </w:rPr>
        <w:t xml:space="preserve"> </w:t>
      </w:r>
      <w:r w:rsidR="00A1386D">
        <w:rPr>
          <w:rtl/>
        </w:rPr>
        <w:tab/>
      </w:r>
      <w:r w:rsidR="00A1386D">
        <w:rPr>
          <w:rtl/>
        </w:rPr>
        <w:tab/>
      </w:r>
      <w:r w:rsidR="00A1386D">
        <w:rPr>
          <w:rtl/>
        </w:rPr>
        <w:tab/>
      </w:r>
      <w:r w:rsidR="00A1386D">
        <w:rPr>
          <w:rFonts w:hint="cs"/>
          <w:rtl/>
        </w:rPr>
        <w:t xml:space="preserve">- </w:t>
      </w:r>
      <w:r w:rsidRPr="001F67E8">
        <w:rPr>
          <w:rtl/>
        </w:rPr>
        <w:t>מזמנין עליו.</w:t>
      </w:r>
    </w:p>
    <w:p w14:paraId="2D6F4FF0" w14:textId="1C9F51E5" w:rsidR="005175F4" w:rsidRPr="00E34F28" w:rsidRDefault="005175F4" w:rsidP="00A1386D">
      <w:pPr>
        <w:pStyle w:val="a3"/>
        <w:spacing w:after="60"/>
        <w:rPr>
          <w:rtl/>
        </w:rPr>
      </w:pPr>
      <w:r w:rsidRPr="001F67E8">
        <w:rPr>
          <w:rtl/>
        </w:rPr>
        <w:t xml:space="preserve">אכל טבל, </w:t>
      </w:r>
      <w:r w:rsidR="00A1386D">
        <w:rPr>
          <w:rFonts w:hint="cs"/>
          <w:rtl/>
        </w:rPr>
        <w:t xml:space="preserve">ומעש''ר </w:t>
      </w:r>
      <w:r w:rsidRPr="001F67E8">
        <w:rPr>
          <w:rtl/>
        </w:rPr>
        <w:t xml:space="preserve">שלא נטלה תרומתו, </w:t>
      </w:r>
      <w:r w:rsidR="00A1386D">
        <w:rPr>
          <w:rFonts w:hint="cs"/>
          <w:rtl/>
        </w:rPr>
        <w:t xml:space="preserve">ומעש''ש </w:t>
      </w:r>
      <w:r w:rsidRPr="001F67E8">
        <w:rPr>
          <w:rtl/>
        </w:rPr>
        <w:t xml:space="preserve">והקדש שלא נפדו, והשמש שאכל פחות מכזית, והנכרי </w:t>
      </w:r>
      <w:r w:rsidR="00A1386D">
        <w:rPr>
          <w:rFonts w:hint="cs"/>
          <w:rtl/>
        </w:rPr>
        <w:t xml:space="preserve">- </w:t>
      </w:r>
      <w:r w:rsidRPr="001F67E8">
        <w:rPr>
          <w:rtl/>
        </w:rPr>
        <w:t>אין מזמנין עליו.</w:t>
      </w:r>
    </w:p>
    <w:p w14:paraId="225A7B30" w14:textId="77777777" w:rsidR="005175F4" w:rsidRPr="00E34F28" w:rsidRDefault="005175F4" w:rsidP="00A1386D">
      <w:pPr>
        <w:pStyle w:val="a3"/>
        <w:spacing w:after="60"/>
        <w:rPr>
          <w:rtl/>
        </w:rPr>
      </w:pPr>
      <w:r w:rsidRPr="001F67E8">
        <w:rPr>
          <w:rtl/>
        </w:rPr>
        <w:t>נשים ועבדים וקטנים אין מזמנין עליהן.</w:t>
      </w:r>
    </w:p>
    <w:p w14:paraId="0434A17B" w14:textId="77777777" w:rsidR="005175F4" w:rsidRPr="00E34F28" w:rsidRDefault="005175F4" w:rsidP="00A1386D">
      <w:pPr>
        <w:pStyle w:val="a3"/>
        <w:spacing w:after="120"/>
        <w:rPr>
          <w:rtl/>
        </w:rPr>
      </w:pPr>
      <w:r w:rsidRPr="001F67E8">
        <w:rPr>
          <w:rtl/>
        </w:rPr>
        <w:t xml:space="preserve">עד כמה מזמנין? עד כזית. </w:t>
      </w:r>
      <w:r w:rsidR="00077E10" w:rsidRPr="001F67E8">
        <w:rPr>
          <w:rFonts w:hint="cs"/>
          <w:rtl/>
        </w:rPr>
        <w:t xml:space="preserve">                 </w:t>
      </w:r>
      <w:r>
        <w:rPr>
          <w:rStyle w:val="TanaimMishna"/>
          <w:rtl/>
          <w:rPrChange w:id="24200" w:author="Claude" w:date="2026-10-07T09:47:44Z">
            <w:rPr>
              <w:rtl/>
            </w:rPr>
          </w:rPrChange>
        </w:rPr>
        <w:t xml:space="preserve">ר"י</w:t>
      </w:r>
      <w:r w:rsidRPr="00E34F28">
        <w:rPr>
          <w:rStyle w:val="TanaimMishna"/>
          <w:rtl/>
          <w:rPrChange w:id="20031" w:author="קלוד" w:date="2026-10-06T10:08:25Z">
            <w:rPr>
              <w:rStyle w:val="afffff9"/>
              <w:rtl/>
            </w:rPr>
          </w:rPrChange>
        </w:rPr>
        <w:t xml:space="preserve">: </w:t>
      </w:r>
      <w:r w:rsidRPr="001F67E8">
        <w:rPr>
          <w:rtl/>
        </w:rPr>
        <w:t>עד כביצה.</w:t>
      </w:r>
    </w:p>
    <w:p w14:paraId="72239245" w14:textId="77777777" w:rsidR="005175F4" w:rsidRPr="00E34F28" w:rsidRDefault="005175F4" w:rsidP="00672862">
      <w:pPr>
        <w:pStyle w:val="a5"/>
        <w:rPr>
          <w:rtl/>
        </w:rPr>
      </w:pPr>
      <w:ins w:id="9864" w:author="מספור קטעי משנה" w:date="2026-10-06T06:45:16Z">
        <w:r>
          <w:rPr>
            <w:rStyle w:val="MisparKeta"/>
          </w:rPr>
          <w:t xml:space="preserve">ג. </w:t>
        </w:r>
      </w:ins>
      <w:r w:rsidRPr="00A500E2">
        <w:rPr>
          <w:rtl/>
        </w:rPr>
        <w:t>שלשה שאכלו כאחת חייבין לזמן.</w:t>
      </w:r>
    </w:p>
    <w:p w14:paraId="68EF0BF9" w14:textId="09524D5C" w:rsidR="00A24328" w:rsidRDefault="005175F4" w:rsidP="009A59D1">
      <w:pPr>
        <w:pStyle w:val="38"/>
        <w:framePr w:wrap="notBeside"/>
        <w:rPr>
          <w:rtl/>
        </w:rPr>
      </w:pPr>
      <w:r w:rsidRPr="00660D7A">
        <w:rPr>
          <w:rtl/>
        </w:rPr>
        <w:t>ר</w:t>
      </w:r>
      <w:r w:rsidR="00437AC0" w:rsidRPr="00660D7A">
        <w:rPr>
          <w:rFonts w:hint="cs"/>
          <w:rtl/>
        </w:rPr>
        <w:t>"א</w:t>
      </w:r>
      <w:r w:rsidR="009B14FE">
        <w:rPr>
          <w:rtl/>
        </w:rPr>
        <w:t>:</w:t>
      </w:r>
    </w:p>
    <w:p w14:paraId="59AF4FCF" w14:textId="7C0BBA17" w:rsidR="00077E10" w:rsidRPr="000528DA" w:rsidRDefault="005175F4" w:rsidP="000528DA">
      <w:pPr>
        <w:rPr>
          <w:rtl/>
        </w:rPr>
      </w:pPr>
      <w:r w:rsidRPr="000528DA">
        <w:rPr>
          <w:rStyle w:val="ad"/>
          <w:rtl/>
        </w:rPr>
        <w:t>ד</w:t>
      </w:r>
      <w:r w:rsidRPr="000528DA">
        <w:rPr>
          <w:rStyle w:val="ad"/>
          <w:rFonts w:hint="cs"/>
          <w:rtl/>
        </w:rPr>
        <w:t>'</w:t>
      </w:r>
      <w:r w:rsidRPr="000528DA">
        <w:rPr>
          <w:rStyle w:val="ad"/>
          <w:rtl/>
        </w:rPr>
        <w:t>גדלו לה' אתי ונרוממה שמו יחדו</w:t>
      </w:r>
      <w:r w:rsidRPr="000528DA">
        <w:rPr>
          <w:rStyle w:val="ad"/>
          <w:rFonts w:hint="cs"/>
          <w:rtl/>
        </w:rPr>
        <w:t>'</w:t>
      </w:r>
      <w:r w:rsidRPr="000528DA">
        <w:rPr>
          <w:rFonts w:ascii="Fb Fontext" w:hAnsi="Fb Fontext"/>
          <w:rtl/>
        </w:rPr>
        <w:t>.</w:t>
      </w:r>
      <w:r w:rsidR="00E8371C" w:rsidRPr="00E34F28">
        <w:rPr>
          <w:rStyle w:val="afffff9"/>
          <w:rtl/>
        </w:rPr>
        <w:t xml:space="preserve"> </w:t>
      </w:r>
    </w:p>
    <w:p w14:paraId="06CE6712" w14:textId="6B45F7DC" w:rsidR="00A24328" w:rsidRDefault="005175F4" w:rsidP="009A59D1">
      <w:pPr>
        <w:pStyle w:val="38"/>
        <w:framePr w:wrap="notBeside"/>
        <w:rPr>
          <w:rtl/>
        </w:rPr>
      </w:pPr>
      <w:r w:rsidRPr="00660D7A">
        <w:rPr>
          <w:rtl/>
        </w:rPr>
        <w:t>ר</w:t>
      </w:r>
      <w:r w:rsidR="00437AC0" w:rsidRPr="00660D7A">
        <w:rPr>
          <w:rFonts w:hint="cs"/>
          <w:rtl/>
        </w:rPr>
        <w:t>"א</w:t>
      </w:r>
      <w:r w:rsidR="009B14FE">
        <w:rPr>
          <w:rtl/>
        </w:rPr>
        <w:t>:</w:t>
      </w:r>
    </w:p>
    <w:p w14:paraId="3595A406" w14:textId="35AB46F8" w:rsidR="00E8371C" w:rsidRPr="000528DA" w:rsidRDefault="00A1386D" w:rsidP="000528DA">
      <w:pPr>
        <w:rPr>
          <w:rtl/>
        </w:rPr>
      </w:pPr>
      <w:r>
        <w:rPr>
          <w:rStyle w:val="ad"/>
          <w:rFonts w:hint="cs"/>
          <w:rtl/>
        </w:rPr>
        <w:t>מ</w:t>
      </w:r>
      <w:r w:rsidR="005175F4" w:rsidRPr="000528DA">
        <w:rPr>
          <w:rStyle w:val="ad"/>
          <w:rFonts w:hint="cs"/>
          <w:rtl/>
        </w:rPr>
        <w:t>'</w:t>
      </w:r>
      <w:r w:rsidR="005175F4" w:rsidRPr="000528DA">
        <w:rPr>
          <w:rStyle w:val="ad"/>
          <w:rtl/>
        </w:rPr>
        <w:t>כי שם ה' אקרא הבו גודל לאלהינו</w:t>
      </w:r>
      <w:r w:rsidR="00437AC0" w:rsidRPr="000528DA">
        <w:rPr>
          <w:rStyle w:val="ad"/>
          <w:rFonts w:hint="cs"/>
          <w:rtl/>
        </w:rPr>
        <w:t>'</w:t>
      </w:r>
      <w:r w:rsidR="005175F4" w:rsidRPr="000528DA">
        <w:rPr>
          <w:rtl/>
        </w:rPr>
        <w:t>.</w:t>
      </w:r>
      <w:r w:rsidR="00E8371C" w:rsidRPr="000528DA">
        <w:rPr>
          <w:rStyle w:val="ad"/>
          <w:rFonts w:hint="cs"/>
          <w:rtl/>
        </w:rPr>
        <w:t xml:space="preserve"> </w:t>
      </w:r>
    </w:p>
    <w:p w14:paraId="48C23C44" w14:textId="77777777" w:rsidR="005175F4" w:rsidRPr="00E34F28" w:rsidRDefault="005175F4" w:rsidP="001E1D11">
      <w:pPr>
        <w:rPr>
          <w:rtl/>
        </w:rPr>
      </w:pPr>
      <w:r w:rsidRPr="000528DA">
        <w:rPr>
          <w:rStyle w:val="ad"/>
          <w:rtl/>
        </w:rPr>
        <w:t>ונרוממה שמו יחדו</w:t>
      </w:r>
      <w:r w:rsidRPr="000528DA">
        <w:rPr>
          <w:rStyle w:val="ad"/>
          <w:rFonts w:hint="cs"/>
          <w:rtl/>
        </w:rPr>
        <w:t>'</w:t>
      </w:r>
      <w:r w:rsidRPr="000528DA">
        <w:rPr>
          <w:rStyle w:val="ad"/>
          <w:rtl/>
        </w:rPr>
        <w:t>.</w:t>
      </w:r>
      <w:r w:rsidR="000B38D1" w:rsidRPr="00A10336">
        <w:rPr>
          <w:rStyle w:val="30"/>
          <w:rFonts w:hint="cs"/>
          <w:rtl/>
        </w:rPr>
        <w:t xml:space="preserve"> </w:t>
      </w:r>
      <w:r w:rsidR="00493B35" w:rsidRPr="00493B35">
        <w:rPr>
          <w:rFonts w:hint="cs"/>
          <w:rtl/>
        </w:rPr>
        <w:t>ה</w:t>
      </w:r>
      <w:r w:rsidR="000B38D1" w:rsidRPr="00493B35">
        <w:rPr>
          <w:rtl/>
        </w:rPr>
        <w:t xml:space="preserve">עונה אמן </w:t>
      </w:r>
      <w:r w:rsidR="00437AC0" w:rsidRPr="00493B35">
        <w:rPr>
          <w:rtl/>
        </w:rPr>
        <w:t>לא יגביה קולו יותר מהמב</w:t>
      </w:r>
      <w:r w:rsidR="00437AC0" w:rsidRPr="00FE3D07">
        <w:rPr>
          <w:rtl/>
        </w:rPr>
        <w:t>רך</w:t>
      </w:r>
      <w:r w:rsidR="00437AC0" w:rsidRPr="00FE3D07">
        <w:rPr>
          <w:rFonts w:hint="cs"/>
          <w:rtl/>
        </w:rPr>
        <w:t>.</w:t>
      </w:r>
    </w:p>
    <w:p w14:paraId="5E8EDE7C" w14:textId="77777777" w:rsidR="00077E10" w:rsidRPr="00E34F28" w:rsidRDefault="00437AC0" w:rsidP="00682BF2">
      <w:pPr>
        <w:pStyle w:val="afffff5"/>
        <w:rPr>
          <w:rtl/>
        </w:rPr>
      </w:pPr>
      <w:r w:rsidRPr="000528DA">
        <w:rPr>
          <w:rStyle w:val="ad"/>
          <w:rtl/>
        </w:rPr>
        <w:t>'משה ידבר והאלהים יעננו בקול</w:t>
      </w:r>
      <w:r w:rsidRPr="000528DA">
        <w:rPr>
          <w:rStyle w:val="ad"/>
          <w:rFonts w:hint="cs"/>
          <w:rtl/>
        </w:rPr>
        <w:t>'</w:t>
      </w:r>
      <w:r w:rsidRPr="000528DA">
        <w:rPr>
          <w:rStyle w:val="ad"/>
          <w:rtl/>
        </w:rPr>
        <w:t xml:space="preserve"> </w:t>
      </w:r>
      <w:r w:rsidRPr="00FE3D07">
        <w:rPr>
          <w:rFonts w:hint="cs"/>
          <w:rtl/>
        </w:rPr>
        <w:t>בקולו של משה</w:t>
      </w:r>
      <w:r w:rsidR="00077E10">
        <w:rPr>
          <w:rFonts w:hint="cs"/>
          <w:rtl/>
        </w:rPr>
        <w:t>,</w:t>
      </w:r>
      <w:r w:rsidR="005175F4" w:rsidRPr="00FE3D07">
        <w:rPr>
          <w:rtl/>
        </w:rPr>
        <w:t xml:space="preserve"> </w:t>
      </w:r>
    </w:p>
    <w:p w14:paraId="7CBE39CE" w14:textId="1598EC6C" w:rsidR="005175F4" w:rsidRPr="000528DA" w:rsidRDefault="005175F4" w:rsidP="00A1386D">
      <w:pPr>
        <w:rPr>
          <w:rtl/>
        </w:rPr>
      </w:pPr>
      <w:r w:rsidRPr="000528DA">
        <w:rPr>
          <w:rtl/>
        </w:rPr>
        <w:t xml:space="preserve">אין המתרגם </w:t>
      </w:r>
      <w:r w:rsidR="00E8371C" w:rsidRPr="000528DA">
        <w:rPr>
          <w:rFonts w:hint="cs"/>
          <w:rtl/>
        </w:rPr>
        <w:t>מ</w:t>
      </w:r>
      <w:r w:rsidRPr="000528DA">
        <w:rPr>
          <w:rtl/>
        </w:rPr>
        <w:t>גביה קולו יותר מהקורא</w:t>
      </w:r>
      <w:r w:rsidR="00437AC0" w:rsidRPr="000528DA">
        <w:rPr>
          <w:rFonts w:hint="cs"/>
          <w:rtl/>
        </w:rPr>
        <w:t>, ותנ</w:t>
      </w:r>
      <w:r w:rsidR="00280386" w:rsidRPr="000528DA">
        <w:rPr>
          <w:rtl/>
        </w:rPr>
        <w:t>"</w:t>
      </w:r>
      <w:r w:rsidR="00437AC0" w:rsidRPr="000528DA">
        <w:rPr>
          <w:rFonts w:hint="cs"/>
          <w:rtl/>
        </w:rPr>
        <w:t>ה,</w:t>
      </w:r>
      <w:r w:rsidR="00A1386D">
        <w:rPr>
          <w:rFonts w:hint="cs"/>
          <w:rtl/>
        </w:rPr>
        <w:t xml:space="preserve"> </w:t>
      </w:r>
      <w:r w:rsidR="00437AC0" w:rsidRPr="000528DA">
        <w:rPr>
          <w:rFonts w:hint="cs"/>
          <w:rtl/>
        </w:rPr>
        <w:t>ואם א</w:t>
      </w:r>
      <w:r w:rsidR="00280386" w:rsidRPr="000528DA">
        <w:rPr>
          <w:rtl/>
        </w:rPr>
        <w:t>"</w:t>
      </w:r>
      <w:r w:rsidR="00437AC0" w:rsidRPr="000528DA">
        <w:rPr>
          <w:rFonts w:hint="cs"/>
          <w:rtl/>
        </w:rPr>
        <w:t>א</w:t>
      </w:r>
      <w:r w:rsidRPr="000528DA">
        <w:rPr>
          <w:rtl/>
        </w:rPr>
        <w:t xml:space="preserve"> למתרגם להגביה קולו כנגד הקורא - ימעך הקורא קולו ויקרא.</w:t>
      </w:r>
    </w:p>
    <w:p w14:paraId="64FE1B96" w14:textId="77777777" w:rsidR="005175F4" w:rsidRPr="00E34F28" w:rsidRDefault="005175F4" w:rsidP="00EC0DC4">
      <w:pPr>
        <w:pStyle w:val="af2"/>
        <w:framePr w:wrap="around"/>
        <w:rPr>
          <w:rtl/>
        </w:rPr>
      </w:pPr>
      <w:r w:rsidRPr="009757B9">
        <w:rPr>
          <w:rtl/>
        </w:rPr>
        <w:t>מה:</w:t>
      </w:r>
    </w:p>
    <w:p w14:paraId="03752FD9" w14:textId="77777777" w:rsidR="00437AC0" w:rsidRPr="00E34F28" w:rsidRDefault="005175F4" w:rsidP="000F6DD4">
      <w:pPr>
        <w:pStyle w:val="afffffc"/>
        <w:rPr>
          <w:rtl/>
        </w:rPr>
      </w:pPr>
      <w:bookmarkStart w:id="1478" w:name="_Toc193636282"/>
      <w:bookmarkStart w:id="1479" w:name="_Toc216184890"/>
      <w:r w:rsidRPr="006D3CF8">
        <w:rPr>
          <w:rtl/>
        </w:rPr>
        <w:t>שנים שאכלו כאחת.</w:t>
      </w:r>
      <w:bookmarkEnd w:id="1478"/>
      <w:bookmarkEnd w:id="1479"/>
      <w:r w:rsidRPr="006D3CF8">
        <w:rPr>
          <w:rFonts w:ascii="Fb Fontext" w:hAnsi="Fb Fontext"/>
          <w:rtl/>
        </w:rPr>
        <w:t xml:space="preserve"> </w:t>
      </w:r>
    </w:p>
    <w:p w14:paraId="41B94FF4" w14:textId="6499A798" w:rsidR="005175F4" w:rsidRPr="00A10336" w:rsidRDefault="00650685" w:rsidP="00650685">
      <w:pPr>
        <w:jc w:val="center"/>
        <w:rPr>
          <w:rStyle w:val="30"/>
          <w:rtl/>
        </w:rPr>
      </w:pPr>
      <w:bookmarkStart w:id="1480" w:name="_Toc193636283"/>
      <w:bookmarkStart w:id="1481" w:name="_Toc216184891"/>
      <w:r w:rsidRPr="00A10336">
        <w:rPr>
          <w:rStyle w:val="30"/>
          <w:rFonts w:hint="cs"/>
          <w:rtl/>
        </w:rPr>
        <w:t xml:space="preserve">חלקו רב ורי''ו - </w:t>
      </w:r>
      <w:r w:rsidR="005175F4" w:rsidRPr="00A10336">
        <w:rPr>
          <w:rStyle w:val="30"/>
          <w:rtl/>
        </w:rPr>
        <w:t>אם מזמנין.</w:t>
      </w:r>
      <w:bookmarkEnd w:id="1480"/>
      <w:bookmarkEnd w:id="1481"/>
      <w:r w:rsidRPr="00A10336">
        <w:rPr>
          <w:rStyle w:val="30"/>
          <w:rFonts w:hint="cs"/>
          <w:rtl/>
        </w:rPr>
        <w:t xml:space="preserve"> </w:t>
      </w:r>
      <w:r w:rsidRPr="00650685">
        <w:rPr>
          <w:rStyle w:val="affffff7"/>
          <w:rFonts w:hint="cs"/>
          <w:rtl/>
        </w:rPr>
        <w:t>[ולא נתפרש מי סובר מה]</w:t>
      </w:r>
    </w:p>
    <w:p w14:paraId="4E787A61" w14:textId="0732F6E9" w:rsidR="00A24328" w:rsidRDefault="00650685" w:rsidP="009A59D1">
      <w:pPr>
        <w:pStyle w:val="38"/>
        <w:framePr w:wrap="notBeside"/>
        <w:rPr>
          <w:rtl/>
        </w:rPr>
      </w:pPr>
      <w:r w:rsidRPr="00660D7A">
        <w:rPr>
          <w:rFonts w:hint="cs"/>
          <w:rtl/>
        </w:rPr>
        <w:t xml:space="preserve">א. </w:t>
      </w:r>
      <w:r w:rsidR="00437AC0" w:rsidRPr="00660D7A">
        <w:rPr>
          <w:rFonts w:hint="cs"/>
          <w:rtl/>
        </w:rPr>
        <w:t>והך</w:t>
      </w:r>
      <w:r w:rsidR="009B14FE">
        <w:rPr>
          <w:rFonts w:hint="cs"/>
          <w:rtl/>
        </w:rPr>
        <w:t>:</w:t>
      </w:r>
    </w:p>
    <w:p w14:paraId="7D3D1F59" w14:textId="3754E240" w:rsidR="005175F4" w:rsidRPr="000528DA" w:rsidRDefault="00437AC0" w:rsidP="00A1386D">
      <w:pPr>
        <w:rPr>
          <w:rtl/>
        </w:rPr>
      </w:pPr>
      <w:bookmarkStart w:id="1482" w:name="_Toc193636284"/>
      <w:bookmarkStart w:id="1483" w:name="_Toc216184892"/>
      <w:r w:rsidRPr="00A10336">
        <w:rPr>
          <w:rStyle w:val="30"/>
          <w:rFonts w:hint="cs"/>
          <w:rtl/>
        </w:rPr>
        <w:t>ד</w:t>
      </w:r>
      <w:bookmarkEnd w:id="1482"/>
      <w:bookmarkEnd w:id="1483"/>
      <w:r w:rsidR="005175F4" w:rsidRPr="000528DA">
        <w:rPr>
          <w:rtl/>
        </w:rPr>
        <w:t xml:space="preserve">שלשה שאכלו כאחת </w:t>
      </w:r>
      <w:r w:rsidR="005175F4" w:rsidRPr="00A10336">
        <w:rPr>
          <w:rStyle w:val="30"/>
          <w:rtl/>
        </w:rPr>
        <w:t>חייבין</w:t>
      </w:r>
      <w:r w:rsidR="005175F4" w:rsidRPr="000528DA">
        <w:rPr>
          <w:rtl/>
        </w:rPr>
        <w:t xml:space="preserve"> לזמן. </w:t>
      </w:r>
      <w:r w:rsidR="005175F4" w:rsidRPr="00A1386D">
        <w:rPr>
          <w:rStyle w:val="affffff7"/>
          <w:rFonts w:hint="cs"/>
          <w:rtl/>
        </w:rPr>
        <w:t xml:space="preserve">הא </w:t>
      </w:r>
      <w:r w:rsidR="005175F4" w:rsidRPr="00A1386D">
        <w:rPr>
          <w:rStyle w:val="affffff7"/>
          <w:rtl/>
        </w:rPr>
        <w:t>שנים לא!</w:t>
      </w:r>
      <w:r w:rsidR="005175F4" w:rsidRPr="000528DA">
        <w:rPr>
          <w:rtl/>
        </w:rPr>
        <w:t xml:space="preserve"> </w:t>
      </w:r>
      <w:r w:rsidR="001821B2" w:rsidRPr="00A1386D">
        <w:rPr>
          <w:rStyle w:val="afffff9"/>
          <w:rtl/>
        </w:rPr>
        <w:t>שם</w:t>
      </w:r>
      <w:r w:rsidR="005175F4" w:rsidRPr="000528DA">
        <w:rPr>
          <w:rtl/>
        </w:rPr>
        <w:t xml:space="preserve"> חובה, </w:t>
      </w:r>
      <w:r w:rsidR="001821B2" w:rsidRPr="00A1386D">
        <w:rPr>
          <w:rStyle w:val="afffff9"/>
          <w:rtl/>
        </w:rPr>
        <w:t>כאן</w:t>
      </w:r>
      <w:r w:rsidR="005175F4" w:rsidRPr="000528DA">
        <w:rPr>
          <w:rtl/>
        </w:rPr>
        <w:t xml:space="preserve"> רשות.</w:t>
      </w:r>
    </w:p>
    <w:p w14:paraId="7ACE3AEE" w14:textId="5B119E59" w:rsidR="00A24328" w:rsidRDefault="00650685" w:rsidP="009A59D1">
      <w:pPr>
        <w:pStyle w:val="38"/>
        <w:framePr w:wrap="notBeside"/>
        <w:rPr>
          <w:rtl/>
        </w:rPr>
      </w:pPr>
      <w:r w:rsidRPr="00660D7A">
        <w:rPr>
          <w:rFonts w:hint="cs"/>
          <w:rtl/>
        </w:rPr>
        <w:t xml:space="preserve">ב. </w:t>
      </w:r>
      <w:r w:rsidR="00437AC0" w:rsidRPr="00660D7A">
        <w:rPr>
          <w:rFonts w:hint="cs"/>
          <w:rtl/>
        </w:rPr>
        <w:t>והך</w:t>
      </w:r>
      <w:r w:rsidR="009B14FE">
        <w:rPr>
          <w:rFonts w:hint="cs"/>
          <w:rtl/>
        </w:rPr>
        <w:t>:</w:t>
      </w:r>
    </w:p>
    <w:p w14:paraId="2CE8A620" w14:textId="61D9C7AE" w:rsidR="005175F4" w:rsidRPr="000528DA" w:rsidRDefault="00437AC0" w:rsidP="000528DA">
      <w:pPr>
        <w:rPr>
          <w:rtl/>
        </w:rPr>
      </w:pPr>
      <w:r w:rsidRPr="000528DA">
        <w:rPr>
          <w:rFonts w:hint="cs"/>
          <w:rtl/>
        </w:rPr>
        <w:t>ד</w:t>
      </w:r>
      <w:r w:rsidR="005175F4" w:rsidRPr="000528DA">
        <w:rPr>
          <w:rtl/>
        </w:rPr>
        <w:t>שלשה שאכלו כאחת חייבין לזמן ואין רשאין ליחלק</w:t>
      </w:r>
      <w:r w:rsidR="005175F4" w:rsidRPr="000528DA">
        <w:rPr>
          <w:rFonts w:hint="cs"/>
          <w:rtl/>
        </w:rPr>
        <w:t xml:space="preserve"> הא שנים לא</w:t>
      </w:r>
      <w:r w:rsidR="00A1386D">
        <w:rPr>
          <w:rtl/>
        </w:rPr>
        <w:tab/>
      </w:r>
      <w:r w:rsidR="005175F4" w:rsidRPr="000528DA">
        <w:rPr>
          <w:rFonts w:hint="cs"/>
          <w:rtl/>
        </w:rPr>
        <w:t>- מיירי ב</w:t>
      </w:r>
      <w:r w:rsidRPr="000528DA">
        <w:rPr>
          <w:rtl/>
        </w:rPr>
        <w:t>קבעו</w:t>
      </w:r>
      <w:r w:rsidR="00291D7F" w:rsidRPr="000528DA">
        <w:rPr>
          <w:rtl/>
        </w:rPr>
        <w:t xml:space="preserve"> </w:t>
      </w:r>
      <w:r w:rsidR="005175F4" w:rsidRPr="000528DA">
        <w:rPr>
          <w:rtl/>
        </w:rPr>
        <w:t>בחובה מעיקרא.</w:t>
      </w:r>
    </w:p>
    <w:p w14:paraId="2968A516" w14:textId="3F92F538" w:rsidR="00A24328" w:rsidRDefault="00650685" w:rsidP="009A59D1">
      <w:pPr>
        <w:pStyle w:val="38"/>
        <w:framePr w:wrap="notBeside"/>
        <w:rPr>
          <w:rtl/>
        </w:rPr>
      </w:pPr>
      <w:r w:rsidRPr="00660D7A">
        <w:rPr>
          <w:rFonts w:hint="cs"/>
          <w:rtl/>
        </w:rPr>
        <w:t xml:space="preserve">ג. </w:t>
      </w:r>
      <w:r w:rsidR="00437AC0" w:rsidRPr="00660D7A">
        <w:rPr>
          <w:rFonts w:hint="cs"/>
          <w:rtl/>
        </w:rPr>
        <w:t>והך</w:t>
      </w:r>
      <w:r w:rsidR="009B14FE">
        <w:rPr>
          <w:rFonts w:hint="cs"/>
          <w:rtl/>
        </w:rPr>
        <w:t>:</w:t>
      </w:r>
    </w:p>
    <w:p w14:paraId="6A3E9BF1" w14:textId="54B7C761" w:rsidR="005175F4" w:rsidRPr="000528DA" w:rsidRDefault="00437AC0" w:rsidP="00A1386D">
      <w:pPr>
        <w:rPr>
          <w:rtl/>
        </w:rPr>
      </w:pPr>
      <w:bookmarkStart w:id="1484" w:name="_Toc193636285"/>
      <w:bookmarkStart w:id="1485" w:name="_Toc216184893"/>
      <w:r w:rsidRPr="00A10336">
        <w:rPr>
          <w:rStyle w:val="30"/>
          <w:rFonts w:hint="cs"/>
          <w:rtl/>
        </w:rPr>
        <w:t>ד</w:t>
      </w:r>
      <w:bookmarkEnd w:id="1484"/>
      <w:bookmarkEnd w:id="1485"/>
      <w:r w:rsidR="005175F4" w:rsidRPr="000528DA">
        <w:rPr>
          <w:rFonts w:ascii="Fb Fontext" w:hAnsi="Fb Fontext"/>
          <w:rtl/>
        </w:rPr>
        <w:t xml:space="preserve">שמש </w:t>
      </w:r>
      <w:r w:rsidR="00A1386D">
        <w:rPr>
          <w:rFonts w:ascii="Fb Fontext" w:hAnsi="Fb Fontext" w:hint="cs"/>
          <w:rtl/>
        </w:rPr>
        <w:t xml:space="preserve">של </w:t>
      </w:r>
      <w:r w:rsidR="005175F4" w:rsidRPr="000528DA">
        <w:rPr>
          <w:rFonts w:ascii="Fb Fontext" w:hAnsi="Fb Fontext"/>
          <w:rtl/>
        </w:rPr>
        <w:t>שנים</w:t>
      </w:r>
      <w:r w:rsidR="00077E10" w:rsidRPr="000528DA">
        <w:rPr>
          <w:rFonts w:ascii="Fb Fontext" w:hAnsi="Fb Fontext" w:hint="cs"/>
          <w:rtl/>
        </w:rPr>
        <w:t>,</w:t>
      </w:r>
      <w:r w:rsidR="005175F4" w:rsidRPr="000528DA">
        <w:rPr>
          <w:rFonts w:ascii="Fb Fontext" w:hAnsi="Fb Fontext"/>
          <w:rtl/>
        </w:rPr>
        <w:t xml:space="preserve"> </w:t>
      </w:r>
      <w:r w:rsidR="005175F4" w:rsidRPr="000528DA">
        <w:rPr>
          <w:rFonts w:ascii="Fb Fontext" w:hAnsi="Fb Fontext" w:hint="cs"/>
          <w:rtl/>
        </w:rPr>
        <w:t>אוכל עמהם</w:t>
      </w:r>
      <w:r w:rsidR="00077E10" w:rsidRPr="000528DA">
        <w:rPr>
          <w:rFonts w:ascii="Fb Fontext" w:hAnsi="Fb Fontext" w:hint="cs"/>
          <w:rtl/>
        </w:rPr>
        <w:t>, אפי'</w:t>
      </w:r>
      <w:r w:rsidR="005175F4" w:rsidRPr="000528DA">
        <w:rPr>
          <w:rFonts w:ascii="Fb Fontext" w:hAnsi="Fb Fontext" w:hint="cs"/>
          <w:rtl/>
        </w:rPr>
        <w:t xml:space="preserve"> שלא נתנו לו רשות</w:t>
      </w:r>
      <w:r w:rsidR="00077E10" w:rsidRPr="000528DA">
        <w:rPr>
          <w:rFonts w:ascii="Fb Fontext" w:hAnsi="Fb Fontext" w:hint="cs"/>
          <w:rtl/>
        </w:rPr>
        <w:t>,</w:t>
      </w:r>
      <w:r w:rsidR="005175F4" w:rsidRPr="000528DA">
        <w:rPr>
          <w:rFonts w:ascii="Fb Fontext" w:hAnsi="Fb Fontext" w:hint="cs"/>
          <w:rtl/>
        </w:rPr>
        <w:t xml:space="preserve"> אבל בשלושה רק בנתנו רשות</w:t>
      </w:r>
      <w:r w:rsidR="00077E10" w:rsidRPr="000528DA">
        <w:rPr>
          <w:rFonts w:ascii="Fb Fontext" w:hAnsi="Fb Fontext" w:hint="cs"/>
          <w:rtl/>
        </w:rPr>
        <w:t>,</w:t>
      </w:r>
      <w:r w:rsidRPr="000528DA">
        <w:rPr>
          <w:rFonts w:ascii="Fb Fontext" w:hAnsi="Fb Fontext" w:hint="cs"/>
          <w:rtl/>
        </w:rPr>
        <w:t xml:space="preserve"> </w:t>
      </w:r>
      <w:r w:rsidR="00A1386D">
        <w:rPr>
          <w:rFonts w:hint="cs"/>
          <w:rtl/>
        </w:rPr>
        <w:t xml:space="preserve"> </w:t>
      </w:r>
      <w:r w:rsidR="00A1386D">
        <w:rPr>
          <w:rtl/>
        </w:rPr>
        <w:tab/>
      </w:r>
      <w:r w:rsidR="00077E10" w:rsidRPr="00A10336">
        <w:rPr>
          <w:rStyle w:val="30"/>
          <w:rFonts w:hint="cs"/>
          <w:rtl/>
        </w:rPr>
        <w:t xml:space="preserve">- </w:t>
      </w:r>
      <w:r w:rsidRPr="00A10336">
        <w:rPr>
          <w:rStyle w:val="30"/>
          <w:rFonts w:hint="cs"/>
          <w:rtl/>
        </w:rPr>
        <w:t>שאני</w:t>
      </w:r>
      <w:r w:rsidRPr="000528DA">
        <w:rPr>
          <w:rFonts w:hint="cs"/>
          <w:rtl/>
        </w:rPr>
        <w:t xml:space="preserve"> </w:t>
      </w:r>
      <w:r w:rsidR="005175F4" w:rsidRPr="000528DA">
        <w:rPr>
          <w:rtl/>
        </w:rPr>
        <w:t>דניח</w:t>
      </w:r>
      <w:r w:rsidR="005175F4" w:rsidRPr="000528DA">
        <w:rPr>
          <w:rFonts w:hint="cs"/>
          <w:rtl/>
        </w:rPr>
        <w:t xml:space="preserve">"ל </w:t>
      </w:r>
      <w:r w:rsidR="005175F4" w:rsidRPr="000528DA">
        <w:rPr>
          <w:rtl/>
        </w:rPr>
        <w:t>דמקבע בחובה</w:t>
      </w:r>
      <w:r w:rsidR="005175F4" w:rsidRPr="000528DA">
        <w:rPr>
          <w:rFonts w:hint="cs"/>
          <w:rtl/>
        </w:rPr>
        <w:t>.</w:t>
      </w:r>
    </w:p>
    <w:p w14:paraId="7EF14F61" w14:textId="77777777" w:rsidR="00437AC0" w:rsidRPr="00E34F28" w:rsidRDefault="00437AC0" w:rsidP="00EC0DC4">
      <w:pPr>
        <w:pStyle w:val="af2"/>
        <w:framePr w:wrap="around"/>
        <w:rPr>
          <w:rtl/>
        </w:rPr>
      </w:pPr>
      <w:r w:rsidRPr="00AE6343">
        <w:rPr>
          <w:rFonts w:hint="cs"/>
          <w:rtl/>
        </w:rPr>
        <w:t>מה:</w:t>
      </w:r>
    </w:p>
    <w:p w14:paraId="51296743" w14:textId="77777777" w:rsidR="00A24328" w:rsidRDefault="00650685" w:rsidP="009A59D1">
      <w:pPr>
        <w:pStyle w:val="38"/>
        <w:framePr w:wrap="notBeside"/>
        <w:rPr>
          <w:rtl/>
        </w:rPr>
      </w:pPr>
      <w:r w:rsidRPr="00660D7A">
        <w:rPr>
          <w:rFonts w:hint="cs"/>
          <w:rtl/>
        </w:rPr>
        <w:t xml:space="preserve">ד. </w:t>
      </w:r>
      <w:r w:rsidR="00437AC0" w:rsidRPr="00660D7A">
        <w:rPr>
          <w:rFonts w:hint="cs"/>
          <w:rtl/>
        </w:rPr>
        <w:t>והך</w:t>
      </w:r>
      <w:r w:rsidR="00A24328">
        <w:rPr>
          <w:rtl/>
        </w:rPr>
        <w:t>:</w:t>
      </w:r>
    </w:p>
    <w:p w14:paraId="0A7F2C7C" w14:textId="1BE59247" w:rsidR="005175F4" w:rsidRPr="000528DA" w:rsidRDefault="005175F4" w:rsidP="000528DA">
      <w:pPr>
        <w:rPr>
          <w:rtl/>
        </w:rPr>
      </w:pPr>
      <w:r w:rsidRPr="000528DA">
        <w:rPr>
          <w:rFonts w:ascii="Fb Fontext" w:hAnsi="Fb Fontext" w:hint="cs"/>
          <w:rtl/>
        </w:rPr>
        <w:t>ד</w:t>
      </w:r>
      <w:r w:rsidRPr="000528DA">
        <w:rPr>
          <w:rFonts w:ascii="Fb Fontext" w:hAnsi="Fb Fontext"/>
          <w:rtl/>
        </w:rPr>
        <w:t xml:space="preserve">נשים מזמנות לעצמן, ועבדים מזמנים לעצמן, נשים ועבדים וקטנים </w:t>
      </w:r>
      <w:r w:rsidRPr="000528DA">
        <w:rPr>
          <w:rFonts w:ascii="Fb Fontext" w:hAnsi="Fb Fontext" w:hint="cs"/>
          <w:rtl/>
        </w:rPr>
        <w:t>יחד</w:t>
      </w:r>
      <w:r w:rsidRPr="000528DA">
        <w:rPr>
          <w:rFonts w:ascii="Fb Fontext" w:hAnsi="Fb Fontext"/>
          <w:rtl/>
        </w:rPr>
        <w:t xml:space="preserve"> אין מזמנין</w:t>
      </w:r>
      <w:r w:rsidR="00437AC0" w:rsidRPr="000528DA">
        <w:rPr>
          <w:rFonts w:hint="cs"/>
          <w:rtl/>
        </w:rPr>
        <w:t xml:space="preserve"> </w:t>
      </w:r>
      <w:r w:rsidRPr="000528DA">
        <w:rPr>
          <w:rFonts w:hint="cs"/>
          <w:rtl/>
        </w:rPr>
        <w:t>אפי</w:t>
      </w:r>
      <w:r w:rsidRPr="000528DA">
        <w:rPr>
          <w:rtl/>
        </w:rPr>
        <w:t>'</w:t>
      </w:r>
      <w:r w:rsidRPr="000528DA">
        <w:rPr>
          <w:rFonts w:hint="cs"/>
          <w:rtl/>
        </w:rPr>
        <w:t xml:space="preserve"> דמאה נשים כתרי גברי מזמנין לעצמן </w:t>
      </w:r>
      <w:r w:rsidR="00A1386D">
        <w:rPr>
          <w:rtl/>
        </w:rPr>
        <w:tab/>
      </w:r>
      <w:r w:rsidR="00A1386D">
        <w:rPr>
          <w:rtl/>
        </w:rPr>
        <w:tab/>
      </w:r>
      <w:r w:rsidR="00A1386D">
        <w:rPr>
          <w:rFonts w:hint="cs"/>
          <w:rtl/>
        </w:rPr>
        <w:t xml:space="preserve">- </w:t>
      </w:r>
      <w:r w:rsidR="00437AC0" w:rsidRPr="000528DA">
        <w:rPr>
          <w:rFonts w:hint="cs"/>
          <w:rtl/>
        </w:rPr>
        <w:t xml:space="preserve">שאני </w:t>
      </w:r>
      <w:r w:rsidR="00A1386D">
        <w:rPr>
          <w:rFonts w:hint="cs"/>
          <w:rtl/>
        </w:rPr>
        <w:t xml:space="preserve">דיש </w:t>
      </w:r>
      <w:r w:rsidRPr="000528DA">
        <w:rPr>
          <w:rFonts w:hint="cs"/>
          <w:rtl/>
        </w:rPr>
        <w:t>דעות.</w:t>
      </w:r>
    </w:p>
    <w:p w14:paraId="7D9DF44D" w14:textId="4DCCB98A" w:rsidR="00A24328" w:rsidRDefault="00650685" w:rsidP="009A59D1">
      <w:pPr>
        <w:pStyle w:val="38"/>
        <w:framePr w:wrap="notBeside"/>
        <w:rPr>
          <w:rtl/>
        </w:rPr>
      </w:pPr>
      <w:r w:rsidRPr="00660D7A">
        <w:rPr>
          <w:rFonts w:hint="cs"/>
          <w:rtl/>
        </w:rPr>
        <w:t xml:space="preserve">ה. </w:t>
      </w:r>
      <w:r w:rsidR="00437AC0" w:rsidRPr="00660D7A">
        <w:rPr>
          <w:rFonts w:hint="cs"/>
          <w:rtl/>
        </w:rPr>
        <w:t>והך</w:t>
      </w:r>
      <w:r w:rsidR="009B14FE">
        <w:rPr>
          <w:rFonts w:hint="cs"/>
          <w:rtl/>
        </w:rPr>
        <w:t>:</w:t>
      </w:r>
    </w:p>
    <w:p w14:paraId="72177B40" w14:textId="5918E64E" w:rsidR="001E1D11" w:rsidRPr="001E1D11" w:rsidRDefault="005175F4" w:rsidP="001E1D11">
      <w:pPr>
        <w:rPr>
          <w:rtl/>
        </w:rPr>
      </w:pPr>
      <w:r w:rsidRPr="000528DA">
        <w:rPr>
          <w:rFonts w:ascii="Fb Fontext" w:hAnsi="Fb Fontext" w:hint="cs"/>
          <w:rtl/>
        </w:rPr>
        <w:t xml:space="preserve">דיחד עם קטנים ועבדים אין מזמנין </w:t>
      </w:r>
      <w:r w:rsidR="00437AC0" w:rsidRPr="000528DA">
        <w:rPr>
          <w:rFonts w:ascii="Fb Fontext" w:hAnsi="Fb Fontext" w:hint="cs"/>
          <w:rtl/>
        </w:rPr>
        <w:t xml:space="preserve">- </w:t>
      </w:r>
      <w:r w:rsidR="00077E10" w:rsidRPr="000528DA">
        <w:rPr>
          <w:rFonts w:ascii="Fb Fontext" w:hAnsi="Fb Fontext" w:hint="cs"/>
          <w:rtl/>
        </w:rPr>
        <w:t>משום פריצות</w:t>
      </w:r>
      <w:r w:rsidRPr="000528DA">
        <w:rPr>
          <w:rFonts w:ascii="Fb Fontext" w:hAnsi="Fb Fontext"/>
          <w:rtl/>
        </w:rPr>
        <w:t>.</w:t>
      </w:r>
    </w:p>
    <w:p w14:paraId="5EA2C88C" w14:textId="77777777" w:rsidR="00A24328" w:rsidRDefault="00650685" w:rsidP="009A59D1">
      <w:pPr>
        <w:pStyle w:val="38"/>
        <w:framePr w:wrap="notBeside"/>
        <w:rPr>
          <w:rtl/>
        </w:rPr>
      </w:pPr>
      <w:r w:rsidRPr="00660D7A">
        <w:rPr>
          <w:rFonts w:hint="cs"/>
          <w:rtl/>
        </w:rPr>
        <w:t xml:space="preserve">ו. </w:t>
      </w:r>
      <w:r w:rsidR="003853EE" w:rsidRPr="00660D7A">
        <w:rPr>
          <w:rFonts w:hint="cs"/>
          <w:rtl/>
        </w:rPr>
        <w:t xml:space="preserve">והך </w:t>
      </w:r>
      <w:r w:rsidRPr="00660D7A">
        <w:rPr>
          <w:rFonts w:hint="cs"/>
          <w:rtl/>
        </w:rPr>
        <w:t xml:space="preserve"> דרב</w:t>
      </w:r>
      <w:r w:rsidR="00A24328">
        <w:rPr>
          <w:rtl/>
        </w:rPr>
        <w:t>:</w:t>
      </w:r>
    </w:p>
    <w:p w14:paraId="2D12CA67" w14:textId="2FB21A2C" w:rsidR="005175F4" w:rsidRPr="000528DA" w:rsidRDefault="005175F4" w:rsidP="00650685">
      <w:pPr>
        <w:spacing w:after="60"/>
        <w:rPr>
          <w:rtl/>
        </w:rPr>
      </w:pPr>
      <w:r w:rsidRPr="000528DA">
        <w:rPr>
          <w:rFonts w:hint="cs"/>
          <w:rtl/>
        </w:rPr>
        <w:lastRenderedPageBreak/>
        <w:t>ד</w:t>
      </w:r>
      <w:r w:rsidRPr="000528DA">
        <w:rPr>
          <w:rtl/>
        </w:rPr>
        <w:t>שלשה שאכלו כאחת ויצא אחד מהם לשוק</w:t>
      </w:r>
      <w:r w:rsidR="00437AC0" w:rsidRPr="000528DA">
        <w:rPr>
          <w:rFonts w:hint="cs"/>
          <w:rtl/>
        </w:rPr>
        <w:t xml:space="preserve"> </w:t>
      </w:r>
      <w:r w:rsidRPr="000528DA">
        <w:rPr>
          <w:rFonts w:ascii="Fb Fontext" w:hAnsi="Fb Fontext"/>
          <w:rtl/>
        </w:rPr>
        <w:t xml:space="preserve">קוראין לו ומזמנין עליו. </w:t>
      </w:r>
      <w:r w:rsidR="00437AC0" w:rsidRPr="00650685">
        <w:rPr>
          <w:rStyle w:val="affffff7"/>
          <w:rtl/>
        </w:rPr>
        <w:t>הא לא קוראין לו לא!</w:t>
      </w:r>
      <w:r w:rsidR="00437AC0" w:rsidRPr="000528DA">
        <w:rPr>
          <w:rFonts w:ascii="Fb Fontext" w:hAnsi="Fb Fontext"/>
          <w:rtl/>
        </w:rPr>
        <w:t xml:space="preserve"> </w:t>
      </w:r>
      <w:r w:rsidR="00437AC0" w:rsidRPr="000528DA">
        <w:rPr>
          <w:rFonts w:ascii="Fb Fontext" w:hAnsi="Fb Fontext" w:hint="cs"/>
          <w:rtl/>
        </w:rPr>
        <w:t xml:space="preserve"> </w:t>
      </w:r>
      <w:r w:rsidR="00650685" w:rsidRPr="00650685">
        <w:rPr>
          <w:rStyle w:val="afffff9"/>
          <w:rFonts w:hint="cs"/>
          <w:rtl/>
        </w:rPr>
        <w:t xml:space="preserve">- </w:t>
      </w:r>
      <w:r w:rsidR="00437AC0" w:rsidRPr="00650685">
        <w:rPr>
          <w:rStyle w:val="afffff9"/>
          <w:rtl/>
        </w:rPr>
        <w:t>שאני</w:t>
      </w:r>
      <w:r w:rsidR="00437AC0" w:rsidRPr="000528DA">
        <w:rPr>
          <w:rFonts w:ascii="Fb Fontext" w:hAnsi="Fb Fontext"/>
          <w:rtl/>
        </w:rPr>
        <w:t xml:space="preserve"> ד</w:t>
      </w:r>
      <w:r w:rsidR="00650685">
        <w:rPr>
          <w:rFonts w:ascii="Fb Fontext" w:hAnsi="Fb Fontext" w:hint="cs"/>
          <w:rtl/>
        </w:rPr>
        <w:t xml:space="preserve">מתחילה קבעו בחובה. </w:t>
      </w:r>
    </w:p>
    <w:p w14:paraId="333AA457" w14:textId="18E6CD8D" w:rsidR="00A24328" w:rsidRDefault="005175F4" w:rsidP="009A59D1">
      <w:pPr>
        <w:pStyle w:val="38"/>
        <w:framePr w:wrap="notBeside"/>
        <w:rPr>
          <w:rtl/>
        </w:rPr>
      </w:pPr>
      <w:r w:rsidRPr="00660D7A">
        <w:rPr>
          <w:rFonts w:hint="cs"/>
          <w:rtl/>
        </w:rPr>
        <w:t>אלא רי</w:t>
      </w:r>
      <w:r w:rsidRPr="00660D7A">
        <w:rPr>
          <w:rtl/>
        </w:rPr>
        <w:t>"</w:t>
      </w:r>
      <w:r w:rsidRPr="00660D7A">
        <w:rPr>
          <w:rFonts w:hint="cs"/>
          <w:rtl/>
        </w:rPr>
        <w:t>ו</w:t>
      </w:r>
      <w:r w:rsidR="00A24328">
        <w:rPr>
          <w:rFonts w:hint="cs"/>
          <w:rtl/>
        </w:rPr>
        <w:t>:</w:t>
      </w:r>
    </w:p>
    <w:p w14:paraId="44EB8CC3" w14:textId="25F49667" w:rsidR="005175F4" w:rsidRPr="000528DA" w:rsidRDefault="00FE165F" w:rsidP="000528DA">
      <w:pPr>
        <w:rPr>
          <w:rtl/>
        </w:rPr>
      </w:pPr>
      <w:bookmarkStart w:id="1486" w:name="_Toc193636286"/>
      <w:bookmarkStart w:id="1487" w:name="_Toc216184894"/>
      <w:r w:rsidRPr="00A10336">
        <w:rPr>
          <w:rStyle w:val="30"/>
          <w:rFonts w:hint="cs"/>
          <w:rtl/>
        </w:rPr>
        <w:t>זה ש</w:t>
      </w:r>
      <w:r w:rsidR="005175F4" w:rsidRPr="00A10336">
        <w:rPr>
          <w:rStyle w:val="30"/>
          <w:rFonts w:hint="cs"/>
          <w:rtl/>
        </w:rPr>
        <w:t>אמר ד</w:t>
      </w:r>
      <w:r w:rsidR="005175F4" w:rsidRPr="00A10336">
        <w:rPr>
          <w:rStyle w:val="30"/>
          <w:rtl/>
        </w:rPr>
        <w:t>אין מזמנין</w:t>
      </w:r>
      <w:bookmarkEnd w:id="1486"/>
      <w:bookmarkEnd w:id="1487"/>
      <w:r w:rsidR="005175F4" w:rsidRPr="000528DA">
        <w:rPr>
          <w:rtl/>
        </w:rPr>
        <w:t>.</w:t>
      </w:r>
      <w:r w:rsidR="00437AC0" w:rsidRPr="000528DA">
        <w:rPr>
          <w:rFonts w:hint="cs"/>
          <w:rtl/>
        </w:rPr>
        <w:t xml:space="preserve"> </w:t>
      </w:r>
      <w:r w:rsidR="00437AC0" w:rsidRPr="00E34F28">
        <w:rPr>
          <w:rStyle w:val="afffff9"/>
          <w:rFonts w:hint="cs"/>
          <w:rtl/>
        </w:rPr>
        <w:t>דל</w:t>
      </w:r>
      <w:r w:rsidR="005175F4" w:rsidRPr="00E34F28">
        <w:rPr>
          <w:rStyle w:val="afffff9"/>
          <w:rFonts w:hint="cs"/>
          <w:rtl/>
        </w:rPr>
        <w:t>רי</w:t>
      </w:r>
      <w:r w:rsidR="005175F4" w:rsidRPr="00E34F28">
        <w:rPr>
          <w:rStyle w:val="afffff9"/>
          <w:rtl/>
        </w:rPr>
        <w:t>"</w:t>
      </w:r>
      <w:r w:rsidR="005175F4" w:rsidRPr="00E34F28">
        <w:rPr>
          <w:rStyle w:val="afffff9"/>
          <w:rFonts w:hint="cs"/>
          <w:rtl/>
        </w:rPr>
        <w:t>ו</w:t>
      </w:r>
      <w:r w:rsidR="005175F4" w:rsidRPr="00E34F28">
        <w:rPr>
          <w:rStyle w:val="afffff9"/>
          <w:rtl/>
        </w:rPr>
        <w:t xml:space="preserve">: </w:t>
      </w:r>
      <w:r w:rsidR="005175F4" w:rsidRPr="000528DA">
        <w:rPr>
          <w:rtl/>
        </w:rPr>
        <w:t>שנים שאכלו כאחת אחד מהן יוצא בברכת חבירו.</w:t>
      </w:r>
      <w:r w:rsidRPr="000528DA">
        <w:rPr>
          <w:rFonts w:hint="cs"/>
          <w:rtl/>
        </w:rPr>
        <w:t xml:space="preserve"> </w:t>
      </w:r>
      <w:r w:rsidRPr="00650685">
        <w:rPr>
          <w:rStyle w:val="afffff9"/>
          <w:rFonts w:hint="cs"/>
          <w:rtl/>
        </w:rPr>
        <w:t>ואמרי'</w:t>
      </w:r>
      <w:r w:rsidRPr="000528DA">
        <w:rPr>
          <w:rFonts w:hint="cs"/>
          <w:rtl/>
        </w:rPr>
        <w:t xml:space="preserve"> ד</w:t>
      </w:r>
      <w:r w:rsidR="005175F4" w:rsidRPr="000528DA">
        <w:rPr>
          <w:rtl/>
        </w:rPr>
        <w:t>שמע ולא ענה</w:t>
      </w:r>
      <w:r w:rsidRPr="000528DA">
        <w:rPr>
          <w:rtl/>
        </w:rPr>
        <w:t xml:space="preserve"> יצא</w:t>
      </w:r>
      <w:r w:rsidRPr="000528DA">
        <w:rPr>
          <w:rFonts w:hint="cs"/>
          <w:rtl/>
        </w:rPr>
        <w:t>,</w:t>
      </w:r>
      <w:r w:rsidR="005175F4" w:rsidRPr="000528DA">
        <w:rPr>
          <w:rtl/>
        </w:rPr>
        <w:t xml:space="preserve"> </w:t>
      </w:r>
      <w:r w:rsidR="005175F4" w:rsidRPr="00E34F28">
        <w:rPr>
          <w:rStyle w:val="afffff9"/>
          <w:rtl/>
        </w:rPr>
        <w:t>וא</w:t>
      </w:r>
      <w:r w:rsidR="005175F4" w:rsidRPr="00E34F28">
        <w:rPr>
          <w:rStyle w:val="afffff9"/>
          <w:rFonts w:hint="cs"/>
          <w:rtl/>
        </w:rPr>
        <w:t>ר"ז</w:t>
      </w:r>
      <w:r w:rsidR="005175F4" w:rsidRPr="00E34F28">
        <w:rPr>
          <w:rStyle w:val="afffff9"/>
          <w:rtl/>
        </w:rPr>
        <w:t xml:space="preserve">: </w:t>
      </w:r>
      <w:r w:rsidR="005175F4" w:rsidRPr="000528DA">
        <w:rPr>
          <w:rtl/>
        </w:rPr>
        <w:t xml:space="preserve">לומר שאין ברכת הזימון ביניהם, </w:t>
      </w:r>
      <w:r w:rsidR="005175F4" w:rsidRPr="00A10336">
        <w:rPr>
          <w:rStyle w:val="30"/>
          <w:rtl/>
        </w:rPr>
        <w:t>תסתיים</w:t>
      </w:r>
      <w:r w:rsidR="005175F4" w:rsidRPr="000528DA">
        <w:rPr>
          <w:rtl/>
        </w:rPr>
        <w:t>.</w:t>
      </w:r>
    </w:p>
    <w:p w14:paraId="715FBA0D" w14:textId="40C57117" w:rsidR="00A24328" w:rsidRDefault="003853EE" w:rsidP="009A59D1">
      <w:pPr>
        <w:pStyle w:val="38"/>
        <w:framePr w:wrap="notBeside"/>
        <w:rPr>
          <w:rtl/>
        </w:rPr>
      </w:pPr>
      <w:r w:rsidRPr="00660D7A">
        <w:rPr>
          <w:rtl/>
        </w:rPr>
        <w:t>וה</w:t>
      </w:r>
      <w:r w:rsidRPr="00660D7A">
        <w:rPr>
          <w:rFonts w:hint="cs"/>
          <w:rtl/>
        </w:rPr>
        <w:t>ך</w:t>
      </w:r>
      <w:r w:rsidR="005175F4" w:rsidRPr="00660D7A">
        <w:rPr>
          <w:rtl/>
        </w:rPr>
        <w:t xml:space="preserve"> </w:t>
      </w:r>
      <w:r w:rsidR="005175F4" w:rsidRPr="00660D7A">
        <w:rPr>
          <w:rFonts w:hint="cs"/>
          <w:rtl/>
        </w:rPr>
        <w:t>ד</w:t>
      </w:r>
      <w:r w:rsidR="005175F4" w:rsidRPr="00660D7A">
        <w:rPr>
          <w:rtl/>
        </w:rPr>
        <w:t>רבנן</w:t>
      </w:r>
      <w:r w:rsidR="007E4E8C">
        <w:rPr>
          <w:rFonts w:hint="cs"/>
          <w:rtl/>
        </w:rPr>
        <w:t xml:space="preserve"> </w:t>
      </w:r>
      <w:r w:rsidR="00650685" w:rsidRPr="00660D7A">
        <w:rPr>
          <w:rFonts w:hint="cs"/>
          <w:rtl/>
        </w:rPr>
        <w:t>מא''י</w:t>
      </w:r>
      <w:r w:rsidR="00A24328">
        <w:rPr>
          <w:rtl/>
        </w:rPr>
        <w:t>:</w:t>
      </w:r>
    </w:p>
    <w:p w14:paraId="1B83E949" w14:textId="3DB5F144" w:rsidR="005175F4" w:rsidRPr="000528DA" w:rsidRDefault="003853EE" w:rsidP="000528DA">
      <w:pPr>
        <w:rPr>
          <w:rtl/>
        </w:rPr>
      </w:pPr>
      <w:r w:rsidRPr="000528DA">
        <w:rPr>
          <w:rFonts w:hint="cs"/>
          <w:rtl/>
        </w:rPr>
        <w:t>ד</w:t>
      </w:r>
      <w:r w:rsidR="005175F4" w:rsidRPr="00A10336">
        <w:rPr>
          <w:rStyle w:val="30"/>
          <w:rtl/>
        </w:rPr>
        <w:t>אם רצו לזמן מזמנין</w:t>
      </w:r>
      <w:r w:rsidR="005175F4" w:rsidRPr="000528DA">
        <w:rPr>
          <w:rtl/>
        </w:rPr>
        <w:t xml:space="preserve">, </w:t>
      </w:r>
      <w:r w:rsidR="007E4E8C">
        <w:rPr>
          <w:rtl/>
        </w:rPr>
        <w:ptab w:relativeTo="margin" w:alignment="right" w:leader="none"/>
      </w:r>
      <w:r w:rsidR="007E4E8C">
        <w:rPr>
          <w:rFonts w:hint="cs"/>
          <w:rtl/>
        </w:rPr>
        <w:t>-</w:t>
      </w:r>
      <w:r w:rsidR="00FE165F" w:rsidRPr="000528DA">
        <w:rPr>
          <w:rFonts w:hint="cs"/>
          <w:rtl/>
        </w:rPr>
        <w:t>כך שמעו</w:t>
      </w:r>
      <w:r w:rsidR="005175F4" w:rsidRPr="000528DA">
        <w:rPr>
          <w:rFonts w:hint="cs"/>
          <w:rtl/>
        </w:rPr>
        <w:t xml:space="preserve"> </w:t>
      </w:r>
      <w:r w:rsidR="005175F4" w:rsidRPr="00A10336">
        <w:rPr>
          <w:rStyle w:val="30"/>
          <w:rFonts w:hint="cs"/>
          <w:rtl/>
        </w:rPr>
        <w:t>מרב</w:t>
      </w:r>
      <w:r w:rsidR="005175F4" w:rsidRPr="000528DA">
        <w:rPr>
          <w:rFonts w:hint="cs"/>
          <w:rtl/>
        </w:rPr>
        <w:t xml:space="preserve"> קודם שירד לבבל.</w:t>
      </w:r>
    </w:p>
    <w:p w14:paraId="4DA5A15D" w14:textId="77777777" w:rsidR="000B38D1" w:rsidRPr="00650685" w:rsidRDefault="005175F4" w:rsidP="00650685">
      <w:pPr>
        <w:pStyle w:val="afffffc"/>
        <w:rPr>
          <w:rtl/>
        </w:rPr>
      </w:pPr>
      <w:bookmarkStart w:id="1488" w:name="_Toc193636287"/>
      <w:bookmarkStart w:id="1489" w:name="_Toc216184895"/>
      <w:r w:rsidRPr="00650685">
        <w:rPr>
          <w:rtl/>
        </w:rPr>
        <w:t>שלשה</w:t>
      </w:r>
      <w:r w:rsidR="00FE165F" w:rsidRPr="00650685">
        <w:rPr>
          <w:rtl/>
        </w:rPr>
        <w:t xml:space="preserve"> שאכלו כאחת ויצא אחד מהם לשוק</w:t>
      </w:r>
      <w:bookmarkEnd w:id="1488"/>
      <w:bookmarkEnd w:id="1489"/>
      <w:r w:rsidR="00FE165F" w:rsidRPr="00650685">
        <w:rPr>
          <w:rtl/>
        </w:rPr>
        <w:t xml:space="preserve"> </w:t>
      </w:r>
    </w:p>
    <w:p w14:paraId="1B1CCB44" w14:textId="63230A8F" w:rsidR="00A24328" w:rsidRDefault="000B38D1" w:rsidP="009A59D1">
      <w:pPr>
        <w:pStyle w:val="38"/>
        <w:framePr w:wrap="notBeside"/>
        <w:rPr>
          <w:rtl/>
        </w:rPr>
      </w:pPr>
      <w:r w:rsidRPr="00660D7A">
        <w:rPr>
          <w:rFonts w:hint="cs"/>
          <w:rtl/>
        </w:rPr>
        <w:t>רב</w:t>
      </w:r>
      <w:r w:rsidR="00A24328">
        <w:rPr>
          <w:rFonts w:hint="cs"/>
          <w:rtl/>
        </w:rPr>
        <w:t>:</w:t>
      </w:r>
    </w:p>
    <w:p w14:paraId="662C4666" w14:textId="00717186" w:rsidR="00077E10" w:rsidRPr="000528DA" w:rsidRDefault="005175F4" w:rsidP="000528DA">
      <w:pPr>
        <w:rPr>
          <w:rtl/>
        </w:rPr>
      </w:pPr>
      <w:r w:rsidRPr="000528DA">
        <w:rPr>
          <w:rFonts w:ascii="Fb Fontext" w:hAnsi="Fb Fontext"/>
          <w:rtl/>
        </w:rPr>
        <w:t>קוראין לו ומזמנין עליו.</w:t>
      </w:r>
      <w:r w:rsidR="00493B35" w:rsidRPr="00E34F28">
        <w:rPr>
          <w:rStyle w:val="afffff9"/>
          <w:rFonts w:hint="cs"/>
          <w:rtl/>
        </w:rPr>
        <w:t xml:space="preserve"> </w:t>
      </w:r>
      <w:r w:rsidR="00077E10" w:rsidRPr="00E34F28">
        <w:rPr>
          <w:rStyle w:val="afffff9"/>
          <w:rFonts w:hint="cs"/>
          <w:rtl/>
        </w:rPr>
        <w:t xml:space="preserve">    </w:t>
      </w:r>
      <w:r w:rsidRPr="00E34F28">
        <w:rPr>
          <w:rStyle w:val="afffff9"/>
          <w:rtl/>
        </w:rPr>
        <w:t>אביי</w:t>
      </w:r>
      <w:r w:rsidR="00077E10" w:rsidRPr="00E34F28">
        <w:rPr>
          <w:rStyle w:val="afffff9"/>
          <w:rtl/>
        </w:rPr>
        <w:t xml:space="preserve">: </w:t>
      </w:r>
      <w:r w:rsidR="00077E10" w:rsidRPr="000528DA">
        <w:rPr>
          <w:rtl/>
        </w:rPr>
        <w:t>והוא דקרו ל</w:t>
      </w:r>
      <w:r w:rsidR="00077E10" w:rsidRPr="000528DA">
        <w:rPr>
          <w:rFonts w:hint="cs"/>
          <w:rtl/>
        </w:rPr>
        <w:t>ו</w:t>
      </w:r>
      <w:r w:rsidR="00077E10" w:rsidRPr="000528DA">
        <w:rPr>
          <w:rtl/>
        </w:rPr>
        <w:t xml:space="preserve"> וענ</w:t>
      </w:r>
      <w:r w:rsidR="00077E10" w:rsidRPr="000528DA">
        <w:rPr>
          <w:rFonts w:hint="cs"/>
          <w:rtl/>
        </w:rPr>
        <w:t>ה</w:t>
      </w:r>
      <w:r w:rsidRPr="000528DA">
        <w:rPr>
          <w:rtl/>
        </w:rPr>
        <w:t>.</w:t>
      </w:r>
      <w:r w:rsidR="008D48BF" w:rsidRPr="00A10336">
        <w:rPr>
          <w:rStyle w:val="30"/>
          <w:rFonts w:hint="cs"/>
          <w:rtl/>
        </w:rPr>
        <w:t xml:space="preserve"> </w:t>
      </w:r>
    </w:p>
    <w:p w14:paraId="5D5FE336" w14:textId="7657B5F5" w:rsidR="00A24328" w:rsidRDefault="005175F4" w:rsidP="009A59D1">
      <w:pPr>
        <w:pStyle w:val="38"/>
        <w:framePr w:wrap="notBeside"/>
        <w:rPr>
          <w:rtl/>
        </w:rPr>
      </w:pPr>
      <w:r w:rsidRPr="00660D7A">
        <w:rPr>
          <w:rFonts w:hint="cs"/>
          <w:rtl/>
        </w:rPr>
        <w:t>מ"ז</w:t>
      </w:r>
      <w:r w:rsidR="009B14FE">
        <w:rPr>
          <w:rFonts w:hint="cs"/>
          <w:rtl/>
        </w:rPr>
        <w:t>:</w:t>
      </w:r>
    </w:p>
    <w:p w14:paraId="4B959A2F" w14:textId="3AAEC247" w:rsidR="00077E10" w:rsidRPr="000528DA" w:rsidRDefault="005175F4" w:rsidP="000528DA">
      <w:pPr>
        <w:rPr>
          <w:rtl/>
        </w:rPr>
      </w:pPr>
      <w:r w:rsidRPr="000528DA">
        <w:rPr>
          <w:rtl/>
        </w:rPr>
        <w:t>ו</w:t>
      </w:r>
      <w:r w:rsidRPr="000528DA">
        <w:rPr>
          <w:rFonts w:hint="cs"/>
          <w:rtl/>
        </w:rPr>
        <w:t xml:space="preserve">דווקא </w:t>
      </w:r>
      <w:r w:rsidR="00FE165F" w:rsidRPr="000528DA">
        <w:rPr>
          <w:rtl/>
        </w:rPr>
        <w:t xml:space="preserve">בשלשה, אבל בעשרה עד </w:t>
      </w:r>
      <w:r w:rsidR="00FE165F" w:rsidRPr="000528DA">
        <w:rPr>
          <w:rFonts w:hint="cs"/>
          <w:rtl/>
        </w:rPr>
        <w:t>שיבוא</w:t>
      </w:r>
      <w:r w:rsidRPr="000528DA">
        <w:rPr>
          <w:rtl/>
        </w:rPr>
        <w:t>.</w:t>
      </w:r>
      <w:r w:rsidR="00493B35" w:rsidRPr="000528DA">
        <w:rPr>
          <w:rFonts w:hint="cs"/>
          <w:rtl/>
        </w:rPr>
        <w:t xml:space="preserve"> </w:t>
      </w:r>
    </w:p>
    <w:p w14:paraId="09EC4DCD" w14:textId="128A697D" w:rsidR="00A24328" w:rsidRDefault="005175F4" w:rsidP="009A59D1">
      <w:pPr>
        <w:pStyle w:val="38"/>
        <w:framePr w:wrap="notBeside"/>
        <w:rPr>
          <w:rtl/>
        </w:rPr>
      </w:pPr>
      <w:r w:rsidRPr="00660D7A">
        <w:rPr>
          <w:rFonts w:hint="cs"/>
          <w:rtl/>
        </w:rPr>
        <w:t>ר</w:t>
      </w:r>
      <w:r w:rsidRPr="00660D7A">
        <w:rPr>
          <w:rtl/>
        </w:rPr>
        <w:t>"</w:t>
      </w:r>
      <w:r w:rsidR="00FE165F" w:rsidRPr="00660D7A">
        <w:rPr>
          <w:rFonts w:hint="cs"/>
          <w:rtl/>
        </w:rPr>
        <w:t>א</w:t>
      </w:r>
      <w:r w:rsidR="009B14FE">
        <w:rPr>
          <w:rFonts w:hint="cs"/>
          <w:rtl/>
        </w:rPr>
        <w:t>:</w:t>
      </w:r>
    </w:p>
    <w:p w14:paraId="4548E2D4" w14:textId="429C86CD" w:rsidR="005175F4" w:rsidRPr="000528DA" w:rsidRDefault="005175F4" w:rsidP="000528DA">
      <w:pPr>
        <w:rPr>
          <w:rtl/>
        </w:rPr>
      </w:pPr>
      <w:r w:rsidRPr="000528DA">
        <w:rPr>
          <w:rtl/>
        </w:rPr>
        <w:t>איפכא</w:t>
      </w:r>
      <w:r w:rsidR="003853EE" w:rsidRPr="000528DA">
        <w:rPr>
          <w:rFonts w:hint="cs"/>
          <w:rtl/>
        </w:rPr>
        <w:t>,</w:t>
      </w:r>
      <w:r w:rsidRPr="000528DA">
        <w:rPr>
          <w:rtl/>
        </w:rPr>
        <w:t xml:space="preserve"> </w:t>
      </w:r>
      <w:r w:rsidR="003853EE" w:rsidRPr="000528DA">
        <w:rPr>
          <w:rFonts w:hint="cs"/>
          <w:rtl/>
        </w:rPr>
        <w:t>ד</w:t>
      </w:r>
      <w:r w:rsidRPr="000528DA">
        <w:rPr>
          <w:rtl/>
        </w:rPr>
        <w:t>תשעה נראין כעשרה, שנים אין נראין כשלשה</w:t>
      </w:r>
      <w:r w:rsidR="008D48BF" w:rsidRPr="000528DA">
        <w:rPr>
          <w:rFonts w:hint="cs"/>
          <w:rtl/>
        </w:rPr>
        <w:t>.</w:t>
      </w:r>
    </w:p>
    <w:p w14:paraId="21009002" w14:textId="79734991" w:rsidR="00A24328" w:rsidRDefault="005175F4" w:rsidP="009A59D1">
      <w:pPr>
        <w:pStyle w:val="38"/>
        <w:framePr w:wrap="notBeside"/>
        <w:rPr>
          <w:rtl/>
        </w:rPr>
      </w:pPr>
      <w:r w:rsidRPr="00660D7A">
        <w:rPr>
          <w:rFonts w:hint="cs"/>
          <w:rtl/>
        </w:rPr>
        <w:t>ו</w:t>
      </w:r>
      <w:r w:rsidR="00C545E6" w:rsidRPr="00660D7A">
        <w:rPr>
          <w:rtl/>
        </w:rPr>
        <w:t>הלכה</w:t>
      </w:r>
      <w:r w:rsidRPr="00660D7A">
        <w:rPr>
          <w:rtl/>
        </w:rPr>
        <w:t xml:space="preserve"> כמ</w:t>
      </w:r>
      <w:r w:rsidR="00077E10" w:rsidRPr="00660D7A">
        <w:rPr>
          <w:rFonts w:hint="cs"/>
          <w:rtl/>
        </w:rPr>
        <w:t>"ז</w:t>
      </w:r>
      <w:r w:rsidR="009B14FE">
        <w:rPr>
          <w:rFonts w:hint="cs"/>
          <w:rtl/>
        </w:rPr>
        <w:t>:</w:t>
      </w:r>
    </w:p>
    <w:p w14:paraId="1832AC1F" w14:textId="49717775" w:rsidR="005175F4" w:rsidRPr="000528DA" w:rsidRDefault="005175F4" w:rsidP="000528DA">
      <w:pPr>
        <w:rPr>
          <w:rtl/>
        </w:rPr>
      </w:pPr>
      <w:r w:rsidRPr="000528DA">
        <w:rPr>
          <w:rtl/>
        </w:rPr>
        <w:t xml:space="preserve">כיון </w:t>
      </w:r>
      <w:r w:rsidR="00FE165F" w:rsidRPr="000528DA">
        <w:rPr>
          <w:rFonts w:hint="cs"/>
          <w:rtl/>
        </w:rPr>
        <w:t>שצריך להזכיר שם שמים</w:t>
      </w:r>
      <w:r w:rsidRPr="000528DA">
        <w:rPr>
          <w:rtl/>
        </w:rPr>
        <w:t xml:space="preserve">, </w:t>
      </w:r>
      <w:r w:rsidR="00FE165F" w:rsidRPr="000528DA">
        <w:rPr>
          <w:rFonts w:hint="cs"/>
          <w:rtl/>
        </w:rPr>
        <w:t>א</w:t>
      </w:r>
      <w:r w:rsidR="00280386" w:rsidRPr="000528DA">
        <w:rPr>
          <w:rtl/>
        </w:rPr>
        <w:t>"</w:t>
      </w:r>
      <w:r w:rsidR="00FE165F" w:rsidRPr="000528DA">
        <w:rPr>
          <w:rFonts w:hint="cs"/>
          <w:rtl/>
        </w:rPr>
        <w:t>א פחות</w:t>
      </w:r>
      <w:r w:rsidRPr="000528DA">
        <w:rPr>
          <w:rtl/>
        </w:rPr>
        <w:t xml:space="preserve"> מעשרה.</w:t>
      </w:r>
    </w:p>
    <w:p w14:paraId="07D27A97" w14:textId="367366AA" w:rsidR="00650685" w:rsidRPr="00650685" w:rsidRDefault="00354FCB" w:rsidP="00650685">
      <w:pPr>
        <w:pStyle w:val="afffffc"/>
        <w:rPr>
          <w:rtl/>
        </w:rPr>
      </w:pPr>
      <w:bookmarkStart w:id="1490" w:name="_Toc193636288"/>
      <w:bookmarkStart w:id="1491" w:name="_Toc216184896"/>
      <w:r w:rsidRPr="00650685">
        <w:rPr>
          <w:rFonts w:hint="cs"/>
          <w:rtl/>
        </w:rPr>
        <w:t>ב'</w:t>
      </w:r>
      <w:r w:rsidR="00FE165F" w:rsidRPr="00650685">
        <w:rPr>
          <w:rtl/>
        </w:rPr>
        <w:t xml:space="preserve"> שאכלו כאחת</w:t>
      </w:r>
      <w:bookmarkEnd w:id="1490"/>
      <w:bookmarkEnd w:id="1491"/>
      <w:r w:rsidR="005175F4" w:rsidRPr="00650685">
        <w:rPr>
          <w:rtl/>
        </w:rPr>
        <w:t xml:space="preserve"> </w:t>
      </w:r>
    </w:p>
    <w:p w14:paraId="232C6E6E" w14:textId="77777777" w:rsidR="00A24328" w:rsidRDefault="00650685" w:rsidP="009A59D1">
      <w:pPr>
        <w:pStyle w:val="38"/>
        <w:framePr w:wrap="notBeside"/>
        <w:rPr>
          <w:rtl/>
        </w:rPr>
      </w:pPr>
      <w:r w:rsidRPr="00660D7A">
        <w:rPr>
          <w:rFonts w:hint="cs"/>
          <w:rtl/>
        </w:rPr>
        <w:t>אביי</w:t>
      </w:r>
      <w:r w:rsidR="00A24328">
        <w:rPr>
          <w:rtl/>
        </w:rPr>
        <w:t>:</w:t>
      </w:r>
    </w:p>
    <w:p w14:paraId="5F69AD7B" w14:textId="2DA161A9" w:rsidR="00077E10" w:rsidRPr="000528DA" w:rsidRDefault="005175F4" w:rsidP="00650685">
      <w:pPr>
        <w:rPr>
          <w:rtl/>
        </w:rPr>
      </w:pPr>
      <w:r w:rsidRPr="000528DA">
        <w:rPr>
          <w:rtl/>
        </w:rPr>
        <w:t>מצוה ליחלק</w:t>
      </w:r>
      <w:r w:rsidRPr="000528DA">
        <w:rPr>
          <w:rFonts w:ascii="Fb Fontext" w:hAnsi="Fb Fontext"/>
          <w:rtl/>
        </w:rPr>
        <w:t xml:space="preserve"> </w:t>
      </w:r>
      <w:r w:rsidRPr="000528DA">
        <w:rPr>
          <w:rFonts w:ascii="Fb Fontext" w:hAnsi="Fb Fontext" w:hint="cs"/>
          <w:sz w:val="12"/>
          <w:szCs w:val="16"/>
          <w:rtl/>
        </w:rPr>
        <w:t>ולברך כ</w:t>
      </w:r>
      <w:r w:rsidRPr="000528DA">
        <w:rPr>
          <w:rFonts w:ascii="Fb Fontext" w:hAnsi="Fb Fontext"/>
          <w:sz w:val="12"/>
          <w:szCs w:val="16"/>
          <w:rtl/>
        </w:rPr>
        <w:t>"</w:t>
      </w:r>
      <w:r w:rsidRPr="000528DA">
        <w:rPr>
          <w:rFonts w:ascii="Fb Fontext" w:hAnsi="Fb Fontext" w:hint="cs"/>
          <w:sz w:val="12"/>
          <w:szCs w:val="16"/>
          <w:rtl/>
        </w:rPr>
        <w:t>א בפנ</w:t>
      </w:r>
      <w:r w:rsidRPr="000528DA">
        <w:rPr>
          <w:rFonts w:ascii="Fb Fontext" w:hAnsi="Fb Fontext"/>
          <w:sz w:val="12"/>
          <w:szCs w:val="16"/>
          <w:rtl/>
        </w:rPr>
        <w:t>"</w:t>
      </w:r>
      <w:r w:rsidRPr="000528DA">
        <w:rPr>
          <w:rFonts w:ascii="Fb Fontext" w:hAnsi="Fb Fontext" w:hint="cs"/>
          <w:sz w:val="12"/>
          <w:szCs w:val="16"/>
          <w:rtl/>
        </w:rPr>
        <w:t>ע</w:t>
      </w:r>
      <w:r w:rsidRPr="000528DA">
        <w:rPr>
          <w:rFonts w:ascii="Fb Fontext" w:hAnsi="Fb Fontext"/>
          <w:rtl/>
        </w:rPr>
        <w:t>.</w:t>
      </w:r>
      <w:r w:rsidR="00650685">
        <w:rPr>
          <w:rStyle w:val="afffff9"/>
          <w:rFonts w:hint="cs"/>
          <w:rtl/>
        </w:rPr>
        <w:t xml:space="preserve"> </w:t>
      </w:r>
      <w:r w:rsidR="00FE165F" w:rsidRPr="00E34F28">
        <w:rPr>
          <w:rStyle w:val="afffff9"/>
          <w:rFonts w:hint="cs"/>
          <w:rtl/>
        </w:rPr>
        <w:t xml:space="preserve">ותנ"ה </w:t>
      </w:r>
      <w:r w:rsidRPr="000528DA">
        <w:rPr>
          <w:rtl/>
        </w:rPr>
        <w:t xml:space="preserve">בד"א כששניהם </w:t>
      </w:r>
      <w:r w:rsidR="00FE165F" w:rsidRPr="000528DA">
        <w:rPr>
          <w:rtl/>
        </w:rPr>
        <w:t xml:space="preserve">סופרים, </w:t>
      </w:r>
    </w:p>
    <w:p w14:paraId="743131A1" w14:textId="431A5F7E" w:rsidR="005175F4" w:rsidRPr="000528DA" w:rsidRDefault="00FE165F" w:rsidP="000528DA">
      <w:pPr>
        <w:rPr>
          <w:rtl/>
        </w:rPr>
      </w:pPr>
      <w:r w:rsidRPr="000528DA">
        <w:rPr>
          <w:rtl/>
        </w:rPr>
        <w:t>אבל אחד סופר ואחד בור</w:t>
      </w:r>
      <w:r w:rsidR="00650685">
        <w:rPr>
          <w:rFonts w:hint="cs"/>
          <w:rtl/>
        </w:rPr>
        <w:t>-</w:t>
      </w:r>
      <w:r w:rsidRPr="000528DA">
        <w:rPr>
          <w:rtl/>
        </w:rPr>
        <w:t xml:space="preserve"> </w:t>
      </w:r>
      <w:r w:rsidR="005175F4" w:rsidRPr="000528DA">
        <w:rPr>
          <w:rtl/>
        </w:rPr>
        <w:t>סופר מברך, ובור יוצא.</w:t>
      </w:r>
    </w:p>
    <w:p w14:paraId="4C4D6BDC" w14:textId="3891F61B" w:rsidR="00A24328" w:rsidRDefault="005175F4" w:rsidP="009A59D1">
      <w:pPr>
        <w:pStyle w:val="38"/>
        <w:framePr w:wrap="notBeside"/>
        <w:rPr>
          <w:rtl/>
        </w:rPr>
      </w:pPr>
      <w:r w:rsidRPr="00660D7A">
        <w:rPr>
          <w:rFonts w:hint="cs"/>
          <w:rtl/>
        </w:rPr>
        <w:t>ר</w:t>
      </w:r>
      <w:r w:rsidRPr="00660D7A">
        <w:rPr>
          <w:rtl/>
        </w:rPr>
        <w:t>בא</w:t>
      </w:r>
      <w:r w:rsidR="00A24328">
        <w:rPr>
          <w:rFonts w:hint="cs"/>
          <w:rtl/>
        </w:rPr>
        <w:t>:</w:t>
      </w:r>
    </w:p>
    <w:p w14:paraId="1444BBA8" w14:textId="7A954A39" w:rsidR="005175F4" w:rsidRPr="000528DA" w:rsidRDefault="005175F4" w:rsidP="00650685">
      <w:pPr>
        <w:rPr>
          <w:rtl/>
        </w:rPr>
      </w:pPr>
      <w:r w:rsidRPr="00650685">
        <w:rPr>
          <w:rStyle w:val="afffff9"/>
          <w:rFonts w:hint="cs"/>
          <w:rtl/>
        </w:rPr>
        <w:t>ר</w:t>
      </w:r>
      <w:r w:rsidR="00AE16FF" w:rsidRPr="00650685">
        <w:rPr>
          <w:rStyle w:val="afffff9"/>
          <w:rtl/>
        </w:rPr>
        <w:t>"</w:t>
      </w:r>
      <w:r w:rsidRPr="00650685">
        <w:rPr>
          <w:rStyle w:val="afffff9"/>
          <w:rFonts w:hint="cs"/>
          <w:rtl/>
        </w:rPr>
        <w:t>ה מדר</w:t>
      </w:r>
      <w:r w:rsidR="00AE16FF" w:rsidRPr="00650685">
        <w:rPr>
          <w:rStyle w:val="afffff9"/>
          <w:rtl/>
        </w:rPr>
        <w:t>"</w:t>
      </w:r>
      <w:r w:rsidRPr="00650685">
        <w:rPr>
          <w:rStyle w:val="afffff9"/>
          <w:rFonts w:hint="cs"/>
          <w:rtl/>
        </w:rPr>
        <w:t>ז</w:t>
      </w:r>
      <w:r w:rsidR="00077E10" w:rsidRPr="00650685">
        <w:rPr>
          <w:rStyle w:val="afffff9"/>
          <w:rFonts w:hint="cs"/>
          <w:rtl/>
        </w:rPr>
        <w:t xml:space="preserve"> כמונ</w:t>
      </w:r>
      <w:r w:rsidRPr="00650685">
        <w:rPr>
          <w:rStyle w:val="afffff9"/>
          <w:rFonts w:hint="cs"/>
          <w:rtl/>
        </w:rPr>
        <w:t>י</w:t>
      </w:r>
      <w:r w:rsidR="00077E10" w:rsidRPr="00650685">
        <w:rPr>
          <w:rStyle w:val="afffff9"/>
          <w:rFonts w:hint="cs"/>
          <w:rtl/>
        </w:rPr>
        <w:t>:</w:t>
      </w:r>
      <w:r w:rsidRPr="00E34F28">
        <w:rPr>
          <w:rStyle w:val="afffff9"/>
          <w:rFonts w:hint="cs"/>
          <w:rtl/>
        </w:rPr>
        <w:t xml:space="preserve"> </w:t>
      </w:r>
      <w:r w:rsidR="00650685">
        <w:rPr>
          <w:rFonts w:hint="cs"/>
          <w:rtl/>
        </w:rPr>
        <w:t>ד</w:t>
      </w:r>
      <w:r w:rsidRPr="000528DA">
        <w:rPr>
          <w:rtl/>
        </w:rPr>
        <w:t>אחד מפסיק לשנים</w:t>
      </w:r>
      <w:r w:rsidR="00077E10" w:rsidRPr="000528DA">
        <w:rPr>
          <w:rFonts w:hint="cs"/>
          <w:rtl/>
        </w:rPr>
        <w:t>,</w:t>
      </w:r>
      <w:r w:rsidRPr="000528DA">
        <w:rPr>
          <w:rtl/>
        </w:rPr>
        <w:t xml:space="preserve"> ואין שנים מפסיקין לאחד.</w:t>
      </w:r>
    </w:p>
    <w:p w14:paraId="2F072A38" w14:textId="36474FD1" w:rsidR="00A24328" w:rsidRDefault="00332D29" w:rsidP="009A59D1">
      <w:pPr>
        <w:pStyle w:val="38"/>
        <w:framePr w:wrap="notBeside"/>
        <w:rPr>
          <w:rtl/>
        </w:rPr>
      </w:pPr>
      <w:r w:rsidRPr="00660D7A">
        <w:rPr>
          <w:rFonts w:hint="cs"/>
          <w:rtl/>
        </w:rPr>
        <w:t>והך</w:t>
      </w:r>
      <w:r w:rsidR="005175F4" w:rsidRPr="00660D7A">
        <w:rPr>
          <w:rFonts w:hint="cs"/>
          <w:rtl/>
        </w:rPr>
        <w:t xml:space="preserve"> דר</w:t>
      </w:r>
      <w:r w:rsidR="005175F4" w:rsidRPr="00660D7A">
        <w:rPr>
          <w:rtl/>
        </w:rPr>
        <w:t>"</w:t>
      </w:r>
      <w:r w:rsidR="005175F4" w:rsidRPr="00660D7A">
        <w:rPr>
          <w:rFonts w:hint="cs"/>
          <w:rtl/>
        </w:rPr>
        <w:t>פ</w:t>
      </w:r>
      <w:r w:rsidR="009B14FE">
        <w:rPr>
          <w:rFonts w:hint="cs"/>
          <w:rtl/>
        </w:rPr>
        <w:t>:</w:t>
      </w:r>
    </w:p>
    <w:p w14:paraId="4408E152" w14:textId="512FBA33" w:rsidR="005175F4" w:rsidRPr="000528DA" w:rsidRDefault="00FE165F" w:rsidP="00650685">
      <w:pPr>
        <w:pStyle w:val="afffff5"/>
        <w:spacing w:before="0"/>
        <w:rPr>
          <w:rtl/>
        </w:rPr>
      </w:pPr>
      <w:r w:rsidRPr="00FE3D07">
        <w:rPr>
          <w:rFonts w:hint="cs"/>
          <w:rtl/>
        </w:rPr>
        <w:t>ואחד ה</w:t>
      </w:r>
      <w:r w:rsidRPr="00FE3D07">
        <w:rPr>
          <w:rtl/>
        </w:rPr>
        <w:t>פסיק ל</w:t>
      </w:r>
      <w:r w:rsidRPr="00FE3D07">
        <w:rPr>
          <w:rFonts w:hint="cs"/>
          <w:rtl/>
        </w:rPr>
        <w:t xml:space="preserve">בנו </w:t>
      </w:r>
      <w:r w:rsidRPr="00FE3D07">
        <w:rPr>
          <w:rtl/>
        </w:rPr>
        <w:t xml:space="preserve">אבא, </w:t>
      </w:r>
      <w:r w:rsidR="00650685">
        <w:rPr>
          <w:rStyle w:val="afffff9"/>
          <w:rtl/>
        </w:rPr>
        <w:tab/>
      </w:r>
      <w:r w:rsidR="00077E10" w:rsidRPr="00650685">
        <w:rPr>
          <w:rStyle w:val="afffff9"/>
          <w:rFonts w:hint="cs"/>
          <w:rtl/>
        </w:rPr>
        <w:t xml:space="preserve">- </w:t>
      </w:r>
      <w:r w:rsidR="005175F4" w:rsidRPr="00650685">
        <w:rPr>
          <w:rStyle w:val="afffff9"/>
          <w:rtl/>
        </w:rPr>
        <w:t>שאני ר</w:t>
      </w:r>
      <w:r w:rsidR="005175F4" w:rsidRPr="00650685">
        <w:rPr>
          <w:rStyle w:val="afffff9"/>
          <w:rFonts w:hint="cs"/>
          <w:rtl/>
        </w:rPr>
        <w:t>"פ</w:t>
      </w:r>
      <w:r w:rsidR="005175F4" w:rsidRPr="000528DA">
        <w:rPr>
          <w:rtl/>
        </w:rPr>
        <w:t xml:space="preserve"> ד</w:t>
      </w:r>
      <w:r w:rsidRPr="000528DA">
        <w:rPr>
          <w:rFonts w:hint="cs"/>
          <w:rtl/>
        </w:rPr>
        <w:t xml:space="preserve">נהג </w:t>
      </w:r>
      <w:r w:rsidRPr="000528DA">
        <w:rPr>
          <w:rtl/>
        </w:rPr>
        <w:t>לפנים משורת הדין</w:t>
      </w:r>
      <w:r w:rsidR="005175F4" w:rsidRPr="000528DA">
        <w:rPr>
          <w:rtl/>
        </w:rPr>
        <w:t>.</w:t>
      </w:r>
    </w:p>
    <w:p w14:paraId="23B8E726" w14:textId="72A93641" w:rsidR="005175F4" w:rsidRPr="00650685" w:rsidRDefault="00650685" w:rsidP="00650685">
      <w:pPr>
        <w:pStyle w:val="afffffc"/>
        <w:rPr>
          <w:rtl/>
        </w:rPr>
      </w:pPr>
      <w:bookmarkStart w:id="1492" w:name="_Toc193636289"/>
      <w:bookmarkStart w:id="1493" w:name="_Toc216184897"/>
      <w:r w:rsidRPr="00650685">
        <w:rPr>
          <w:rFonts w:hint="cs"/>
          <w:rtl/>
        </w:rPr>
        <w:t>שלושה כשהם שוים</w:t>
      </w:r>
      <w:bookmarkEnd w:id="1492"/>
      <w:bookmarkEnd w:id="1493"/>
      <w:r w:rsidRPr="00650685">
        <w:rPr>
          <w:rFonts w:hint="cs"/>
          <w:rtl/>
        </w:rPr>
        <w:t xml:space="preserve"> </w:t>
      </w:r>
    </w:p>
    <w:p w14:paraId="078866EA" w14:textId="77777777" w:rsidR="00077E10" w:rsidRPr="00650685" w:rsidRDefault="005175F4" w:rsidP="00650685">
      <w:pPr>
        <w:pStyle w:val="afffff5"/>
        <w:spacing w:before="0"/>
        <w:rPr>
          <w:rtl/>
        </w:rPr>
      </w:pPr>
      <w:r w:rsidRPr="00E34F28">
        <w:rPr>
          <w:rStyle w:val="afffff9"/>
          <w:rtl/>
        </w:rPr>
        <w:t>י</w:t>
      </w:r>
      <w:r w:rsidRPr="00E34F28">
        <w:rPr>
          <w:rStyle w:val="afffff9"/>
          <w:rFonts w:hint="cs"/>
          <w:rtl/>
        </w:rPr>
        <w:t xml:space="preserve">ב"מ </w:t>
      </w:r>
      <w:r w:rsidRPr="00E34F28">
        <w:rPr>
          <w:rStyle w:val="afffff9"/>
          <w:rtl/>
        </w:rPr>
        <w:t>ומ</w:t>
      </w:r>
      <w:r w:rsidRPr="00E34F28">
        <w:rPr>
          <w:rStyle w:val="afffff9"/>
          <w:rFonts w:hint="cs"/>
          <w:rtl/>
        </w:rPr>
        <w:t>בר"א</w:t>
      </w:r>
      <w:r w:rsidRPr="00E34F28">
        <w:rPr>
          <w:rStyle w:val="afffff9"/>
          <w:rtl/>
        </w:rPr>
        <w:t xml:space="preserve"> ור</w:t>
      </w:r>
      <w:r w:rsidRPr="00E34F28">
        <w:rPr>
          <w:rStyle w:val="afffff9"/>
          <w:rFonts w:hint="cs"/>
          <w:rtl/>
        </w:rPr>
        <w:t>"א</w:t>
      </w:r>
      <w:r w:rsidR="00077E10" w:rsidRPr="00E34F28">
        <w:rPr>
          <w:rStyle w:val="afffff9"/>
          <w:rFonts w:hint="cs"/>
          <w:rtl/>
        </w:rPr>
        <w:t>מ:</w:t>
      </w:r>
      <w:r w:rsidRPr="00E34F28">
        <w:rPr>
          <w:rStyle w:val="afffff9"/>
          <w:rFonts w:hint="cs"/>
          <w:rtl/>
        </w:rPr>
        <w:t xml:space="preserve"> </w:t>
      </w:r>
      <w:r w:rsidR="00FE165F" w:rsidRPr="00650685">
        <w:rPr>
          <w:rFonts w:hint="cs"/>
          <w:rtl/>
        </w:rPr>
        <w:t>אכלו</w:t>
      </w:r>
      <w:r w:rsidRPr="00650685">
        <w:rPr>
          <w:rtl/>
        </w:rPr>
        <w:t xml:space="preserve"> </w:t>
      </w:r>
      <w:r w:rsidRPr="00650685">
        <w:rPr>
          <w:rFonts w:hint="cs"/>
          <w:rtl/>
        </w:rPr>
        <w:t>לחם</w:t>
      </w:r>
      <w:r w:rsidRPr="00650685">
        <w:rPr>
          <w:rtl/>
        </w:rPr>
        <w:t xml:space="preserve"> ב</w:t>
      </w:r>
      <w:r w:rsidR="00FE165F" w:rsidRPr="00650685">
        <w:rPr>
          <w:rFonts w:hint="cs"/>
          <w:rtl/>
        </w:rPr>
        <w:t>יחד</w:t>
      </w:r>
      <w:r w:rsidRPr="00650685">
        <w:rPr>
          <w:rtl/>
        </w:rPr>
        <w:t xml:space="preserve">, </w:t>
      </w:r>
      <w:r w:rsidR="00077E10" w:rsidRPr="00650685">
        <w:rPr>
          <w:rFonts w:hint="cs"/>
          <w:rtl/>
        </w:rPr>
        <w:t>לא היה גדול מחברו לברך</w:t>
      </w:r>
    </w:p>
    <w:p w14:paraId="227C80F6" w14:textId="3C77BBEB" w:rsidR="00A24328" w:rsidRDefault="005175F4" w:rsidP="009A59D1">
      <w:pPr>
        <w:pStyle w:val="38"/>
        <w:framePr w:wrap="notBeside"/>
        <w:rPr>
          <w:rtl/>
        </w:rPr>
      </w:pPr>
      <w:r w:rsidRPr="00660D7A">
        <w:rPr>
          <w:rFonts w:hint="cs"/>
          <w:rtl/>
        </w:rPr>
        <w:t>ו</w:t>
      </w:r>
      <w:r w:rsidRPr="00660D7A">
        <w:rPr>
          <w:rtl/>
        </w:rPr>
        <w:t>אמרו</w:t>
      </w:r>
      <w:r w:rsidR="009B14FE">
        <w:rPr>
          <w:rFonts w:hint="cs"/>
          <w:rtl/>
        </w:rPr>
        <w:t>:</w:t>
      </w:r>
    </w:p>
    <w:p w14:paraId="47E9A863" w14:textId="40EB6B34" w:rsidR="005175F4" w:rsidRPr="000528DA" w:rsidRDefault="005175F4" w:rsidP="00650685">
      <w:pPr>
        <w:rPr>
          <w:rtl/>
        </w:rPr>
      </w:pPr>
      <w:r w:rsidRPr="000528DA">
        <w:rPr>
          <w:rFonts w:hint="cs"/>
          <w:rtl/>
        </w:rPr>
        <w:t>ד</w:t>
      </w:r>
      <w:r w:rsidRPr="000528DA">
        <w:rPr>
          <w:rtl/>
        </w:rPr>
        <w:t>הא דשלשה שאכלו כאחת חייבין לזמן</w:t>
      </w:r>
      <w:r w:rsidR="00077E10" w:rsidRPr="000528DA">
        <w:rPr>
          <w:rFonts w:hint="cs"/>
          <w:rtl/>
        </w:rPr>
        <w:t>,</w:t>
      </w:r>
      <w:r w:rsidRPr="000528DA">
        <w:rPr>
          <w:rtl/>
        </w:rPr>
        <w:t xml:space="preserve"> </w:t>
      </w:r>
      <w:r w:rsidRPr="00650685">
        <w:rPr>
          <w:rStyle w:val="afffff9"/>
          <w:rtl/>
        </w:rPr>
        <w:t>ה"מ</w:t>
      </w:r>
      <w:r w:rsidRPr="000528DA">
        <w:rPr>
          <w:rtl/>
        </w:rPr>
        <w:t xml:space="preserve"> </w:t>
      </w:r>
      <w:r w:rsidR="00FE165F" w:rsidRPr="000528DA">
        <w:rPr>
          <w:rFonts w:hint="cs"/>
          <w:rtl/>
        </w:rPr>
        <w:t>כשיש</w:t>
      </w:r>
      <w:r w:rsidRPr="000528DA">
        <w:rPr>
          <w:rtl/>
        </w:rPr>
        <w:t xml:space="preserve"> אדם גדול,</w:t>
      </w:r>
    </w:p>
    <w:p w14:paraId="69EDAA3D" w14:textId="77777777" w:rsidR="005175F4" w:rsidRPr="000528DA" w:rsidRDefault="005175F4" w:rsidP="000528DA">
      <w:pPr>
        <w:rPr>
          <w:rtl/>
        </w:rPr>
      </w:pPr>
      <w:r w:rsidRPr="000528DA">
        <w:rPr>
          <w:rtl/>
        </w:rPr>
        <w:t>אבל</w:t>
      </w:r>
      <w:r w:rsidR="00004989" w:rsidRPr="000528DA">
        <w:rPr>
          <w:rFonts w:hint="cs"/>
          <w:rtl/>
        </w:rPr>
        <w:t xml:space="preserve"> </w:t>
      </w:r>
      <w:r w:rsidR="00004989" w:rsidRPr="00A10336">
        <w:rPr>
          <w:rStyle w:val="30"/>
          <w:rFonts w:hint="cs"/>
          <w:rtl/>
        </w:rPr>
        <w:t xml:space="preserve">כשהם שווים </w:t>
      </w:r>
      <w:r w:rsidRPr="00A10336">
        <w:rPr>
          <w:rStyle w:val="30"/>
          <w:rtl/>
        </w:rPr>
        <w:t>חלוק ברכות עדיף.</w:t>
      </w:r>
      <w:r w:rsidRPr="00A10336">
        <w:rPr>
          <w:rStyle w:val="30"/>
          <w:rFonts w:hint="cs"/>
          <w:rtl/>
        </w:rPr>
        <w:t xml:space="preserve"> </w:t>
      </w:r>
      <w:r w:rsidRPr="000528DA">
        <w:rPr>
          <w:rFonts w:hint="cs"/>
          <w:rtl/>
        </w:rPr>
        <w:t>וברכו לעצמן</w:t>
      </w:r>
      <w:r w:rsidR="00077E10" w:rsidRPr="000528DA">
        <w:rPr>
          <w:rFonts w:hint="cs"/>
          <w:rtl/>
        </w:rPr>
        <w:t>.</w:t>
      </w:r>
    </w:p>
    <w:p w14:paraId="5630BBBE" w14:textId="03277D86" w:rsidR="00A24328" w:rsidRDefault="005175F4" w:rsidP="009A59D1">
      <w:pPr>
        <w:pStyle w:val="38"/>
        <w:framePr w:wrap="notBeside"/>
        <w:rPr>
          <w:rtl/>
        </w:rPr>
      </w:pPr>
      <w:r w:rsidRPr="00660D7A">
        <w:rPr>
          <w:rFonts w:hint="cs"/>
          <w:rtl/>
        </w:rPr>
        <w:t>אמימר א</w:t>
      </w:r>
      <w:r w:rsidRPr="00660D7A">
        <w:rPr>
          <w:rtl/>
        </w:rPr>
        <w:t>"</w:t>
      </w:r>
      <w:r w:rsidRPr="00660D7A">
        <w:rPr>
          <w:rFonts w:hint="cs"/>
          <w:rtl/>
        </w:rPr>
        <w:t>ל</w:t>
      </w:r>
      <w:r w:rsidR="009B14FE">
        <w:rPr>
          <w:rFonts w:hint="cs"/>
          <w:rtl/>
        </w:rPr>
        <w:t>:</w:t>
      </w:r>
    </w:p>
    <w:p w14:paraId="71400DEC" w14:textId="1D6C1365" w:rsidR="005175F4" w:rsidRPr="00E34F28" w:rsidRDefault="005175F4" w:rsidP="00650685">
      <w:pPr>
        <w:rPr>
          <w:rtl/>
        </w:rPr>
      </w:pPr>
      <w:bookmarkStart w:id="1494" w:name="_Toc193636290"/>
      <w:bookmarkStart w:id="1495" w:name="_Toc216184898"/>
      <w:r w:rsidRPr="00A10336">
        <w:rPr>
          <w:rStyle w:val="30"/>
          <w:rtl/>
        </w:rPr>
        <w:t xml:space="preserve">ידי ברכה יצאתם, </w:t>
      </w:r>
      <w:r w:rsidR="003853EE" w:rsidRPr="00A10336">
        <w:rPr>
          <w:rStyle w:val="30"/>
          <w:rFonts w:hint="cs"/>
          <w:rtl/>
        </w:rPr>
        <w:t xml:space="preserve">ולא </w:t>
      </w:r>
      <w:r w:rsidRPr="00A10336">
        <w:rPr>
          <w:rStyle w:val="30"/>
          <w:rtl/>
        </w:rPr>
        <w:t>ידי זימון</w:t>
      </w:r>
      <w:bookmarkEnd w:id="1494"/>
      <w:bookmarkEnd w:id="1495"/>
      <w:r w:rsidR="003853EE" w:rsidRPr="000528DA">
        <w:rPr>
          <w:rFonts w:ascii="Fb Fontext" w:hAnsi="Fb Fontext" w:hint="cs"/>
          <w:sz w:val="20"/>
          <w:rtl/>
        </w:rPr>
        <w:t>,</w:t>
      </w:r>
      <w:r w:rsidRPr="000528DA">
        <w:rPr>
          <w:rFonts w:ascii="Fb Fontext" w:hAnsi="Fb Fontext" w:hint="cs"/>
          <w:sz w:val="20"/>
          <w:rtl/>
        </w:rPr>
        <w:t xml:space="preserve"> </w:t>
      </w:r>
      <w:r w:rsidR="00650685">
        <w:rPr>
          <w:rFonts w:hint="cs"/>
          <w:rtl/>
        </w:rPr>
        <w:t xml:space="preserve"> </w:t>
      </w:r>
      <w:r w:rsidRPr="000528DA">
        <w:rPr>
          <w:rFonts w:ascii="Fb Fontext" w:hAnsi="Fb Fontext" w:hint="cs"/>
          <w:sz w:val="20"/>
          <w:rtl/>
        </w:rPr>
        <w:t>ולא תוכלו לזמן למפרע</w:t>
      </w:r>
    </w:p>
    <w:p w14:paraId="4162FA17" w14:textId="77777777" w:rsidR="00004989" w:rsidRPr="00E34F28" w:rsidRDefault="00004989" w:rsidP="000F6DD4">
      <w:pPr>
        <w:pStyle w:val="afffffc"/>
        <w:rPr>
          <w:rtl/>
        </w:rPr>
      </w:pPr>
      <w:bookmarkStart w:id="1496" w:name="_Toc193636291"/>
      <w:bookmarkStart w:id="1497" w:name="_Toc216184899"/>
      <w:r w:rsidRPr="007D462B">
        <w:rPr>
          <w:rtl/>
        </w:rPr>
        <w:t>בא ומצאן כשהן מברכים, מה</w:t>
      </w:r>
      <w:r w:rsidR="005175F4" w:rsidRPr="007D462B">
        <w:rPr>
          <w:rtl/>
        </w:rPr>
        <w:t xml:space="preserve"> אומר אחריהם?</w:t>
      </w:r>
      <w:bookmarkEnd w:id="1496"/>
      <w:bookmarkEnd w:id="1497"/>
      <w:r w:rsidR="005175F4" w:rsidRPr="00054EE3">
        <w:rPr>
          <w:rtl/>
        </w:rPr>
        <w:t xml:space="preserve"> </w:t>
      </w:r>
    </w:p>
    <w:p w14:paraId="0D2118CE" w14:textId="77777777" w:rsidR="005175F4" w:rsidRPr="000528DA" w:rsidRDefault="005175F4" w:rsidP="000528DA">
      <w:pPr>
        <w:rPr>
          <w:rtl/>
        </w:rPr>
      </w:pPr>
      <w:r w:rsidRPr="00E34F28">
        <w:rPr>
          <w:rStyle w:val="afffff9"/>
          <w:rFonts w:hint="cs"/>
          <w:rtl/>
        </w:rPr>
        <w:t>ר"ז</w:t>
      </w:r>
      <w:r w:rsidRPr="00E34F28">
        <w:rPr>
          <w:rStyle w:val="afffff9"/>
          <w:rtl/>
        </w:rPr>
        <w:t xml:space="preserve">: </w:t>
      </w:r>
      <w:r w:rsidRPr="000528DA">
        <w:rPr>
          <w:rtl/>
        </w:rPr>
        <w:t xml:space="preserve">ברוך ומבורך. </w:t>
      </w:r>
      <w:r w:rsidRPr="00E34F28">
        <w:rPr>
          <w:rStyle w:val="afffff9"/>
          <w:rtl/>
        </w:rPr>
        <w:t>ר"</w:t>
      </w:r>
      <w:r w:rsidRPr="00E34F28">
        <w:rPr>
          <w:rStyle w:val="afffff9"/>
          <w:rFonts w:hint="cs"/>
          <w:rtl/>
        </w:rPr>
        <w:t>פ</w:t>
      </w:r>
      <w:r w:rsidRPr="00E34F28">
        <w:rPr>
          <w:rStyle w:val="afffff9"/>
          <w:rtl/>
        </w:rPr>
        <w:t xml:space="preserve">: </w:t>
      </w:r>
      <w:r w:rsidRPr="000528DA">
        <w:rPr>
          <w:rtl/>
        </w:rPr>
        <w:t>עונה אמן.</w:t>
      </w:r>
    </w:p>
    <w:p w14:paraId="6C5BF64E" w14:textId="392EEF1C" w:rsidR="00A24328" w:rsidRDefault="004D4DB0" w:rsidP="009A59D1">
      <w:pPr>
        <w:pStyle w:val="38"/>
        <w:framePr w:wrap="notBeside"/>
        <w:rPr>
          <w:rtl/>
        </w:rPr>
      </w:pPr>
      <w:r w:rsidRPr="00660D7A">
        <w:rPr>
          <w:rtl/>
        </w:rPr>
        <w:t xml:space="preserve">ולא </w:t>
      </w:r>
      <w:r w:rsidRPr="00660D7A">
        <w:rPr>
          <w:rFonts w:hint="cs"/>
          <w:rtl/>
        </w:rPr>
        <w:t>חלקו</w:t>
      </w:r>
      <w:r w:rsidR="009B14FE">
        <w:rPr>
          <w:rtl/>
        </w:rPr>
        <w:t>:</w:t>
      </w:r>
    </w:p>
    <w:p w14:paraId="15A06402" w14:textId="5CA62165" w:rsidR="005175F4" w:rsidRPr="000528DA" w:rsidRDefault="00650685" w:rsidP="00650685">
      <w:pPr>
        <w:spacing w:after="60"/>
        <w:rPr>
          <w:rtl/>
        </w:rPr>
      </w:pPr>
      <w:r>
        <w:rPr>
          <w:rStyle w:val="afffff9"/>
          <w:rFonts w:hint="cs"/>
          <w:rtl/>
        </w:rPr>
        <w:t>כ</w:t>
      </w:r>
      <w:r>
        <w:rPr>
          <w:rFonts w:hint="cs"/>
          <w:rtl/>
        </w:rPr>
        <w:t>ש</w:t>
      </w:r>
      <w:r w:rsidR="005175F4" w:rsidRPr="000528DA">
        <w:rPr>
          <w:rFonts w:hint="cs"/>
          <w:rtl/>
        </w:rPr>
        <w:t>אומרים</w:t>
      </w:r>
      <w:r w:rsidR="005175F4" w:rsidRPr="000528DA">
        <w:rPr>
          <w:rStyle w:val="ad"/>
          <w:rFonts w:hint="cs"/>
          <w:rtl/>
        </w:rPr>
        <w:t xml:space="preserve"> 'נברך'</w:t>
      </w:r>
      <w:r w:rsidR="005175F4" w:rsidRPr="000528DA">
        <w:rPr>
          <w:rFonts w:hint="cs"/>
          <w:rtl/>
        </w:rPr>
        <w:t xml:space="preserve"> אומר ברוך ומבורך. </w:t>
      </w:r>
      <w:r>
        <w:rPr>
          <w:rFonts w:hint="cs"/>
          <w:rtl/>
        </w:rPr>
        <w:t>כ</w:t>
      </w:r>
      <w:r w:rsidR="005175F4" w:rsidRPr="000528DA">
        <w:rPr>
          <w:rFonts w:hint="cs"/>
          <w:rtl/>
        </w:rPr>
        <w:t>שאומרים</w:t>
      </w:r>
      <w:r w:rsidR="005175F4" w:rsidRPr="000528DA">
        <w:rPr>
          <w:rStyle w:val="ad"/>
          <w:rFonts w:hint="cs"/>
          <w:rtl/>
        </w:rPr>
        <w:t xml:space="preserve"> 'ברוך' </w:t>
      </w:r>
      <w:r w:rsidR="005175F4" w:rsidRPr="000528DA">
        <w:rPr>
          <w:rFonts w:hint="cs"/>
          <w:rtl/>
        </w:rPr>
        <w:t>ד</w:t>
      </w:r>
      <w:r w:rsidR="005175F4" w:rsidRPr="000528DA">
        <w:rPr>
          <w:rtl/>
        </w:rPr>
        <w:t>עונה אמן.</w:t>
      </w:r>
    </w:p>
    <w:p w14:paraId="1FE9176F" w14:textId="77777777" w:rsidR="00A24328" w:rsidRDefault="00650685" w:rsidP="009A59D1">
      <w:pPr>
        <w:pStyle w:val="38"/>
        <w:framePr w:wrap="notBeside"/>
        <w:rPr>
          <w:rtl/>
        </w:rPr>
      </w:pPr>
      <w:r w:rsidRPr="00660D7A">
        <w:rPr>
          <w:rFonts w:hint="cs"/>
          <w:rtl/>
        </w:rPr>
        <w:t>קשה</w:t>
      </w:r>
      <w:r w:rsidR="00A24328">
        <w:rPr>
          <w:rtl/>
        </w:rPr>
        <w:t>:</w:t>
      </w:r>
    </w:p>
    <w:p w14:paraId="669A7AD7" w14:textId="1F050DA4" w:rsidR="00650685" w:rsidRDefault="00004989" w:rsidP="00650685">
      <w:pPr>
        <w:pStyle w:val="afffff5"/>
        <w:spacing w:before="0"/>
        <w:rPr>
          <w:rtl/>
        </w:rPr>
      </w:pPr>
      <w:r w:rsidRPr="00E34F28">
        <w:rPr>
          <w:rStyle w:val="afffff9"/>
          <w:rFonts w:hint="cs"/>
          <w:rtl/>
        </w:rPr>
        <w:t>תני</w:t>
      </w:r>
      <w:r w:rsidR="005175F4" w:rsidRPr="00E34F28">
        <w:rPr>
          <w:rStyle w:val="afffff9"/>
          <w:rtl/>
        </w:rPr>
        <w:t xml:space="preserve">: </w:t>
      </w:r>
      <w:r w:rsidR="005175F4" w:rsidRPr="00493B35">
        <w:rPr>
          <w:rtl/>
        </w:rPr>
        <w:t xml:space="preserve">העונה אמן אחר ברכותיו </w:t>
      </w:r>
      <w:r w:rsidR="005175F4" w:rsidRPr="00E71BC3">
        <w:rPr>
          <w:rFonts w:hint="cs"/>
          <w:rtl/>
        </w:rPr>
        <w:t>הר"ז משובח,</w:t>
      </w:r>
      <w:r w:rsidR="005175F4" w:rsidRPr="00E71BC3">
        <w:rPr>
          <w:rtl/>
        </w:rPr>
        <w:t xml:space="preserve"> </w:t>
      </w:r>
      <w:r w:rsidR="005175F4" w:rsidRPr="00E34F28">
        <w:rPr>
          <w:rStyle w:val="afffff9"/>
          <w:rtl/>
        </w:rPr>
        <w:t xml:space="preserve">ותניא אידך: </w:t>
      </w:r>
      <w:r w:rsidR="005175F4" w:rsidRPr="000528DA">
        <w:rPr>
          <w:rtl/>
        </w:rPr>
        <w:t>הר</w:t>
      </w:r>
      <w:r w:rsidR="005175F4" w:rsidRPr="000528DA">
        <w:rPr>
          <w:rFonts w:hint="cs"/>
          <w:rtl/>
        </w:rPr>
        <w:t xml:space="preserve">"ז </w:t>
      </w:r>
      <w:r w:rsidR="005175F4" w:rsidRPr="000528DA">
        <w:rPr>
          <w:rtl/>
        </w:rPr>
        <w:t>מגונה</w:t>
      </w:r>
    </w:p>
    <w:p w14:paraId="1F12FBC1" w14:textId="1CEC72DC" w:rsidR="00A24328" w:rsidRDefault="00F95182" w:rsidP="009A59D1">
      <w:pPr>
        <w:pStyle w:val="38"/>
        <w:framePr w:wrap="notBeside"/>
        <w:rPr>
          <w:rtl/>
        </w:rPr>
      </w:pPr>
      <w:r>
        <w:rPr>
          <w:rFonts w:hint="cs"/>
          <w:rtl/>
        </w:rPr>
        <w:t>-</w:t>
      </w:r>
    </w:p>
    <w:p w14:paraId="326AD008" w14:textId="4C34C268" w:rsidR="005175F4" w:rsidRPr="000528DA" w:rsidRDefault="005175F4" w:rsidP="000528DA">
      <w:pPr>
        <w:rPr>
          <w:rtl/>
        </w:rPr>
      </w:pPr>
      <w:r w:rsidRPr="000528DA">
        <w:rPr>
          <w:rtl/>
        </w:rPr>
        <w:t>הא בבונה ירושלים</w:t>
      </w:r>
      <w:r w:rsidR="00650685">
        <w:rPr>
          <w:rFonts w:hint="cs"/>
          <w:rtl/>
        </w:rPr>
        <w:t xml:space="preserve"> </w:t>
      </w:r>
      <w:r w:rsidR="00650685" w:rsidRPr="00650685">
        <w:rPr>
          <w:rStyle w:val="affffff7"/>
          <w:rFonts w:hint="cs"/>
          <w:rtl/>
        </w:rPr>
        <w:t>משובח</w:t>
      </w:r>
      <w:r w:rsidRPr="000528DA">
        <w:rPr>
          <w:rtl/>
        </w:rPr>
        <w:t>, הא בשאר ברכות</w:t>
      </w:r>
      <w:r w:rsidR="00650685">
        <w:rPr>
          <w:rFonts w:hint="cs"/>
          <w:rtl/>
        </w:rPr>
        <w:t xml:space="preserve"> </w:t>
      </w:r>
      <w:r w:rsidR="00650685" w:rsidRPr="00650685">
        <w:rPr>
          <w:rStyle w:val="affffff7"/>
          <w:rFonts w:hint="cs"/>
          <w:rtl/>
        </w:rPr>
        <w:t>מגונה</w:t>
      </w:r>
      <w:r w:rsidRPr="000528DA">
        <w:rPr>
          <w:rtl/>
        </w:rPr>
        <w:t>.</w:t>
      </w:r>
    </w:p>
    <w:p w14:paraId="59597741" w14:textId="54A10FC7" w:rsidR="00A24328" w:rsidRDefault="005175F4" w:rsidP="009A59D1">
      <w:pPr>
        <w:pStyle w:val="38"/>
        <w:framePr w:wrap="notBeside"/>
        <w:rPr>
          <w:rtl/>
        </w:rPr>
      </w:pPr>
      <w:r w:rsidRPr="00660D7A">
        <w:rPr>
          <w:rtl/>
        </w:rPr>
        <w:lastRenderedPageBreak/>
        <w:t>אביי</w:t>
      </w:r>
      <w:r w:rsidR="009B14FE">
        <w:rPr>
          <w:rFonts w:hint="cs"/>
          <w:rtl/>
        </w:rPr>
        <w:t>:</w:t>
      </w:r>
    </w:p>
    <w:p w14:paraId="2490730C" w14:textId="3650EB23" w:rsidR="005175F4" w:rsidRPr="000528DA" w:rsidRDefault="005175F4" w:rsidP="00650685">
      <w:pPr>
        <w:pStyle w:val="afffff5"/>
        <w:rPr>
          <w:rtl/>
        </w:rPr>
      </w:pPr>
      <w:bookmarkStart w:id="1498" w:name="_Toc193636292"/>
      <w:bookmarkStart w:id="1499" w:name="_Toc216184900"/>
      <w:r w:rsidRPr="00A10336">
        <w:rPr>
          <w:rStyle w:val="30"/>
          <w:rFonts w:hint="cs"/>
          <w:rtl/>
        </w:rPr>
        <w:t>סיים בקול כ</w:t>
      </w:r>
      <w:bookmarkEnd w:id="1498"/>
      <w:bookmarkEnd w:id="1499"/>
      <w:r w:rsidRPr="00FE3D07">
        <w:rPr>
          <w:rFonts w:hint="cs"/>
          <w:rtl/>
        </w:rPr>
        <w:t>די שישמעו פועלים ויקומו לעבודתם</w:t>
      </w:r>
      <w:r w:rsidR="004D4DB0">
        <w:rPr>
          <w:rFonts w:hint="cs"/>
          <w:rtl/>
        </w:rPr>
        <w:t>,</w:t>
      </w:r>
      <w:r w:rsidRPr="00FE3D07">
        <w:rPr>
          <w:rFonts w:hint="cs"/>
          <w:rtl/>
        </w:rPr>
        <w:t xml:space="preserve"> </w:t>
      </w:r>
      <w:r w:rsidR="00650685">
        <w:rPr>
          <w:rFonts w:hint="cs"/>
          <w:rtl/>
        </w:rPr>
        <w:t>- ד</w:t>
      </w:r>
      <w:r w:rsidRPr="000528DA">
        <w:rPr>
          <w:rtl/>
        </w:rPr>
        <w:t>הטוב והמטיב לאו דאורייתא.</w:t>
      </w:r>
    </w:p>
    <w:p w14:paraId="59A8E143" w14:textId="77777777" w:rsidR="00A24328" w:rsidRDefault="005175F4" w:rsidP="009A59D1">
      <w:pPr>
        <w:pStyle w:val="38"/>
        <w:framePr w:wrap="notBeside"/>
        <w:rPr>
          <w:rtl/>
        </w:rPr>
      </w:pPr>
      <w:r w:rsidRPr="00660D7A">
        <w:rPr>
          <w:rtl/>
        </w:rPr>
        <w:t>רב אשי</w:t>
      </w:r>
      <w:r w:rsidR="00A24328">
        <w:rPr>
          <w:rtl/>
        </w:rPr>
        <w:t>:</w:t>
      </w:r>
    </w:p>
    <w:p w14:paraId="549A506D" w14:textId="22F2DA2E" w:rsidR="005175F4" w:rsidRPr="000528DA" w:rsidRDefault="005175F4" w:rsidP="000528DA">
      <w:pPr>
        <w:rPr>
          <w:rtl/>
        </w:rPr>
      </w:pPr>
      <w:bookmarkStart w:id="1500" w:name="_Toc193636293"/>
      <w:bookmarkStart w:id="1501" w:name="_Toc216184901"/>
      <w:r w:rsidRPr="00A10336">
        <w:rPr>
          <w:rStyle w:val="30"/>
          <w:rFonts w:hint="cs"/>
          <w:rtl/>
        </w:rPr>
        <w:t>סיים בלחישה</w:t>
      </w:r>
      <w:r w:rsidRPr="00A10336">
        <w:rPr>
          <w:rStyle w:val="30"/>
          <w:rtl/>
        </w:rPr>
        <w:t>,</w:t>
      </w:r>
      <w:bookmarkEnd w:id="1500"/>
      <w:bookmarkEnd w:id="1501"/>
      <w:r w:rsidRPr="000528DA">
        <w:rPr>
          <w:rtl/>
        </w:rPr>
        <w:t xml:space="preserve"> כ</w:t>
      </w:r>
      <w:r w:rsidRPr="000528DA">
        <w:rPr>
          <w:rFonts w:hint="cs"/>
          <w:rtl/>
        </w:rPr>
        <w:t>די ש</w:t>
      </w:r>
      <w:r w:rsidRPr="000528DA">
        <w:rPr>
          <w:rtl/>
        </w:rPr>
        <w:t xml:space="preserve">לא </w:t>
      </w:r>
      <w:r w:rsidRPr="000528DA">
        <w:rPr>
          <w:rFonts w:hint="cs"/>
          <w:rtl/>
        </w:rPr>
        <w:t>י</w:t>
      </w:r>
      <w:r w:rsidRPr="000528DA">
        <w:rPr>
          <w:rtl/>
        </w:rPr>
        <w:t>זלזלו בהטוב והמטיב.</w:t>
      </w:r>
    </w:p>
    <w:p w14:paraId="3F0C40DC" w14:textId="2928D698" w:rsidR="005175F4" w:rsidRPr="00E34F28" w:rsidRDefault="00650685" w:rsidP="00650685">
      <w:pPr>
        <w:pStyle w:val="afffffc"/>
        <w:rPr>
          <w:rtl/>
        </w:rPr>
      </w:pPr>
      <w:bookmarkStart w:id="1502" w:name="_Toc193636294"/>
      <w:bookmarkStart w:id="1503" w:name="_Toc216184902"/>
      <w:r>
        <w:rPr>
          <w:rFonts w:hint="cs"/>
          <w:rtl/>
        </w:rPr>
        <w:t>בעה''ב בוצע, ואורח או בוצע מברך</w:t>
      </w:r>
      <w:bookmarkEnd w:id="1502"/>
      <w:bookmarkEnd w:id="1503"/>
      <w:r>
        <w:rPr>
          <w:rFonts w:hint="cs"/>
          <w:rtl/>
        </w:rPr>
        <w:t xml:space="preserve"> </w:t>
      </w:r>
    </w:p>
    <w:p w14:paraId="54211AE7" w14:textId="77777777" w:rsidR="005175F4" w:rsidRPr="009E62D4" w:rsidRDefault="005175F4" w:rsidP="00EC0DC4">
      <w:pPr>
        <w:pStyle w:val="af2"/>
        <w:framePr w:wrap="around"/>
        <w:rPr>
          <w:rtl/>
        </w:rPr>
      </w:pPr>
      <w:r w:rsidRPr="009E62D4">
        <w:rPr>
          <w:rtl/>
        </w:rPr>
        <w:t>מו.</w:t>
      </w:r>
    </w:p>
    <w:p w14:paraId="1511E7BD" w14:textId="44E77A3D" w:rsidR="005175F4" w:rsidRPr="000528DA" w:rsidRDefault="005175F4" w:rsidP="000528DA">
      <w:pPr>
        <w:rPr>
          <w:rtl/>
        </w:rPr>
      </w:pPr>
      <w:r w:rsidRPr="00E34F28">
        <w:rPr>
          <w:rStyle w:val="afffff9"/>
          <w:rFonts w:hint="cs"/>
          <w:rtl/>
        </w:rPr>
        <w:t>ר"ז</w:t>
      </w:r>
      <w:r w:rsidRPr="00A10336">
        <w:rPr>
          <w:rStyle w:val="30"/>
          <w:rFonts w:hint="cs"/>
          <w:rtl/>
        </w:rPr>
        <w:t xml:space="preserve"> </w:t>
      </w:r>
      <w:r w:rsidRPr="00A10336">
        <w:rPr>
          <w:rStyle w:val="30"/>
          <w:rtl/>
        </w:rPr>
        <w:t>חלש</w:t>
      </w:r>
      <w:r w:rsidRPr="000528DA">
        <w:rPr>
          <w:rFonts w:ascii="Fb Fontext" w:hAnsi="Fb Fontext"/>
          <w:rtl/>
        </w:rPr>
        <w:t xml:space="preserve"> על</w:t>
      </w:r>
      <w:r w:rsidRPr="000528DA">
        <w:rPr>
          <w:rFonts w:ascii="Fb Fontext" w:hAnsi="Fb Fontext" w:hint="cs"/>
          <w:rtl/>
        </w:rPr>
        <w:t>ה</w:t>
      </w:r>
      <w:r w:rsidRPr="000528DA">
        <w:rPr>
          <w:rFonts w:ascii="Fb Fontext" w:hAnsi="Fb Fontext"/>
          <w:rtl/>
        </w:rPr>
        <w:t xml:space="preserve"> </w:t>
      </w:r>
      <w:r w:rsidR="00650685" w:rsidRPr="00650685">
        <w:rPr>
          <w:rStyle w:val="afffff9"/>
          <w:rFonts w:hint="cs"/>
          <w:rtl/>
        </w:rPr>
        <w:t>ר' אבהו</w:t>
      </w:r>
      <w:r w:rsidR="00650685">
        <w:rPr>
          <w:rFonts w:ascii="Fb Fontext" w:hAnsi="Fb Fontext" w:hint="cs"/>
          <w:rtl/>
        </w:rPr>
        <w:t xml:space="preserve"> </w:t>
      </w:r>
      <w:r w:rsidRPr="000528DA">
        <w:rPr>
          <w:rFonts w:ascii="Fb Fontext" w:hAnsi="Fb Fontext"/>
          <w:rtl/>
        </w:rPr>
        <w:t>ל</w:t>
      </w:r>
      <w:r w:rsidRPr="000528DA">
        <w:rPr>
          <w:rFonts w:ascii="Fb Fontext" w:hAnsi="Fb Fontext" w:hint="cs"/>
          <w:rtl/>
        </w:rPr>
        <w:t>בקרו</w:t>
      </w:r>
      <w:r w:rsidR="00650685">
        <w:rPr>
          <w:rFonts w:ascii="Fb Fontext" w:hAnsi="Fb Fontext" w:hint="cs"/>
          <w:rtl/>
        </w:rPr>
        <w:t>,</w:t>
      </w:r>
      <w:r w:rsidRPr="000528DA">
        <w:rPr>
          <w:rFonts w:ascii="Fb Fontext" w:hAnsi="Fb Fontext"/>
          <w:rtl/>
        </w:rPr>
        <w:t xml:space="preserve"> </w:t>
      </w:r>
      <w:r w:rsidRPr="000528DA">
        <w:rPr>
          <w:rFonts w:ascii="Fb Fontext" w:hAnsi="Fb Fontext" w:hint="cs"/>
          <w:rtl/>
        </w:rPr>
        <w:t>קיבל ע</w:t>
      </w:r>
      <w:r w:rsidRPr="000528DA">
        <w:rPr>
          <w:rFonts w:ascii="Fb Fontext" w:hAnsi="Fb Fontext"/>
          <w:rtl/>
        </w:rPr>
        <w:t>"</w:t>
      </w:r>
      <w:r w:rsidRPr="000528DA">
        <w:rPr>
          <w:rFonts w:ascii="Fb Fontext" w:hAnsi="Fb Fontext" w:hint="cs"/>
          <w:rtl/>
        </w:rPr>
        <w:t>ע</w:t>
      </w:r>
      <w:r w:rsidR="004D4DB0" w:rsidRPr="000528DA">
        <w:rPr>
          <w:rFonts w:ascii="Fb Fontext" w:hAnsi="Fb Fontext" w:hint="cs"/>
          <w:rtl/>
        </w:rPr>
        <w:t>,</w:t>
      </w:r>
      <w:r w:rsidRPr="000528DA">
        <w:rPr>
          <w:rFonts w:ascii="Fb Fontext" w:hAnsi="Fb Fontext" w:hint="cs"/>
          <w:rtl/>
        </w:rPr>
        <w:t xml:space="preserve"> שאם יתרפא</w:t>
      </w:r>
      <w:r w:rsidR="004D4DB0" w:rsidRPr="00E34F28">
        <w:rPr>
          <w:rStyle w:val="afffff9"/>
          <w:rFonts w:hint="cs"/>
          <w:rtl/>
        </w:rPr>
        <w:t xml:space="preserve"> </w:t>
      </w:r>
      <w:r w:rsidRPr="000528DA">
        <w:rPr>
          <w:rFonts w:ascii="Fb Fontext" w:hAnsi="Fb Fontext" w:hint="cs"/>
          <w:rtl/>
        </w:rPr>
        <w:t xml:space="preserve"> יעשה יום טוב לרבנן, וכשהבריא עשה.</w:t>
      </w:r>
    </w:p>
    <w:p w14:paraId="6AF3ECA3" w14:textId="77777777" w:rsidR="00516F78" w:rsidRPr="000528DA" w:rsidRDefault="005175F4" w:rsidP="000528DA">
      <w:pPr>
        <w:rPr>
          <w:rtl/>
        </w:rPr>
      </w:pPr>
      <w:r w:rsidRPr="000528DA">
        <w:rPr>
          <w:rtl/>
        </w:rPr>
        <w:t>כ</w:t>
      </w:r>
      <w:r w:rsidRPr="000528DA">
        <w:rPr>
          <w:rFonts w:hint="cs"/>
          <w:rtl/>
        </w:rPr>
        <w:t>שבא להמוציא ביקש</w:t>
      </w:r>
      <w:r w:rsidRPr="00E34F28">
        <w:rPr>
          <w:rStyle w:val="afffff9"/>
          <w:rFonts w:hint="cs"/>
          <w:rtl/>
        </w:rPr>
        <w:t xml:space="preserve"> מר</w:t>
      </w:r>
      <w:r w:rsidRPr="00E34F28">
        <w:rPr>
          <w:rStyle w:val="afffff9"/>
          <w:rtl/>
        </w:rPr>
        <w:t>"</w:t>
      </w:r>
      <w:r w:rsidRPr="00E34F28">
        <w:rPr>
          <w:rStyle w:val="afffff9"/>
          <w:rFonts w:hint="cs"/>
          <w:rtl/>
        </w:rPr>
        <w:t>ז א</w:t>
      </w:r>
      <w:r w:rsidRPr="00E34F28">
        <w:rPr>
          <w:rStyle w:val="afffff9"/>
          <w:rtl/>
        </w:rPr>
        <w:t>"</w:t>
      </w:r>
      <w:r w:rsidRPr="00E34F28">
        <w:rPr>
          <w:rStyle w:val="afffff9"/>
          <w:rFonts w:hint="cs"/>
          <w:rtl/>
        </w:rPr>
        <w:t>ל ר</w:t>
      </w:r>
      <w:r w:rsidRPr="00E34F28">
        <w:rPr>
          <w:rStyle w:val="afffff9"/>
          <w:rtl/>
        </w:rPr>
        <w:t>"</w:t>
      </w:r>
      <w:r w:rsidRPr="00E34F28">
        <w:rPr>
          <w:rStyle w:val="afffff9"/>
          <w:rFonts w:hint="cs"/>
          <w:rtl/>
        </w:rPr>
        <w:t xml:space="preserve">ז </w:t>
      </w:r>
      <w:r w:rsidRPr="00650685">
        <w:rPr>
          <w:rStyle w:val="afffff9"/>
          <w:rFonts w:hint="cs"/>
          <w:rtl/>
        </w:rPr>
        <w:t>ד</w:t>
      </w:r>
      <w:r w:rsidR="003E7762" w:rsidRPr="00650685">
        <w:rPr>
          <w:rStyle w:val="afffff9"/>
          <w:rFonts w:hint="cs"/>
          <w:rtl/>
        </w:rPr>
        <w:t>א</w:t>
      </w:r>
      <w:r w:rsidRPr="00650685">
        <w:rPr>
          <w:rStyle w:val="afffff9"/>
          <w:rFonts w:hint="cs"/>
          <w:rtl/>
        </w:rPr>
        <w:t>רי</w:t>
      </w:r>
      <w:r w:rsidRPr="00E34F28">
        <w:rPr>
          <w:rStyle w:val="afffff9"/>
          <w:rtl/>
        </w:rPr>
        <w:t>"</w:t>
      </w:r>
      <w:r w:rsidRPr="00E34F28">
        <w:rPr>
          <w:rStyle w:val="afffff9"/>
          <w:rFonts w:hint="cs"/>
          <w:rtl/>
        </w:rPr>
        <w:t>ו</w:t>
      </w:r>
      <w:r w:rsidRPr="000528DA">
        <w:rPr>
          <w:rFonts w:hint="cs"/>
          <w:rtl/>
        </w:rPr>
        <w:t xml:space="preserve"> </w:t>
      </w:r>
      <w:r w:rsidRPr="00A10336">
        <w:rPr>
          <w:rStyle w:val="30"/>
          <w:rFonts w:hint="cs"/>
          <w:rtl/>
        </w:rPr>
        <w:t>דבעה</w:t>
      </w:r>
      <w:r w:rsidRPr="00A10336">
        <w:rPr>
          <w:rStyle w:val="30"/>
          <w:rtl/>
        </w:rPr>
        <w:t>"</w:t>
      </w:r>
      <w:r w:rsidRPr="00A10336">
        <w:rPr>
          <w:rStyle w:val="30"/>
          <w:rFonts w:hint="cs"/>
          <w:rtl/>
        </w:rPr>
        <w:t>ב בוצע</w:t>
      </w:r>
      <w:r w:rsidR="00FE3D07" w:rsidRPr="000528DA">
        <w:rPr>
          <w:rFonts w:hint="cs"/>
          <w:rtl/>
        </w:rPr>
        <w:t xml:space="preserve"> ו</w:t>
      </w:r>
      <w:r w:rsidRPr="000528DA">
        <w:rPr>
          <w:rFonts w:hint="cs"/>
          <w:rtl/>
        </w:rPr>
        <w:t>בצע</w:t>
      </w:r>
      <w:r w:rsidR="00FE3D07" w:rsidRPr="000528DA">
        <w:rPr>
          <w:rFonts w:hint="cs"/>
          <w:rtl/>
        </w:rPr>
        <w:t xml:space="preserve">, </w:t>
      </w:r>
    </w:p>
    <w:p w14:paraId="2ACA2526" w14:textId="77777777" w:rsidR="005175F4" w:rsidRPr="000528DA" w:rsidRDefault="005175F4" w:rsidP="000528DA">
      <w:pPr>
        <w:rPr>
          <w:rtl/>
        </w:rPr>
      </w:pPr>
      <w:r w:rsidRPr="000528DA">
        <w:rPr>
          <w:rFonts w:hint="cs"/>
          <w:rtl/>
        </w:rPr>
        <w:t xml:space="preserve">כשהגיע לברך ביקש </w:t>
      </w:r>
      <w:r w:rsidRPr="00E34F28">
        <w:rPr>
          <w:rStyle w:val="afffff9"/>
          <w:rFonts w:hint="cs"/>
          <w:rtl/>
        </w:rPr>
        <w:t>מר</w:t>
      </w:r>
      <w:r w:rsidRPr="00E34F28">
        <w:rPr>
          <w:rStyle w:val="afffff9"/>
          <w:rtl/>
        </w:rPr>
        <w:t>"</w:t>
      </w:r>
      <w:r w:rsidRPr="00E34F28">
        <w:rPr>
          <w:rStyle w:val="afffff9"/>
          <w:rFonts w:hint="cs"/>
          <w:rtl/>
        </w:rPr>
        <w:t>ז א</w:t>
      </w:r>
      <w:r w:rsidRPr="00E34F28">
        <w:rPr>
          <w:rStyle w:val="afffff9"/>
          <w:rtl/>
        </w:rPr>
        <w:t>"</w:t>
      </w:r>
      <w:r w:rsidRPr="00E34F28">
        <w:rPr>
          <w:rStyle w:val="afffff9"/>
          <w:rFonts w:hint="cs"/>
          <w:rtl/>
        </w:rPr>
        <w:t>ל</w:t>
      </w:r>
      <w:r w:rsidRPr="000528DA">
        <w:rPr>
          <w:rFonts w:hint="cs"/>
          <w:rtl/>
        </w:rPr>
        <w:t xml:space="preserve"> דהא </w:t>
      </w:r>
      <w:r w:rsidRPr="00E34F28">
        <w:rPr>
          <w:rStyle w:val="afffff9"/>
          <w:rFonts w:hint="cs"/>
          <w:rtl/>
        </w:rPr>
        <w:t>ר</w:t>
      </w:r>
      <w:r w:rsidRPr="00E34F28">
        <w:rPr>
          <w:rStyle w:val="afffff9"/>
          <w:rtl/>
        </w:rPr>
        <w:t>"</w:t>
      </w:r>
      <w:r w:rsidRPr="00E34F28">
        <w:rPr>
          <w:rStyle w:val="afffff9"/>
          <w:rFonts w:hint="cs"/>
          <w:rtl/>
        </w:rPr>
        <w:t>ה דבבל</w:t>
      </w:r>
      <w:r w:rsidR="00FE3D07" w:rsidRPr="00E34F28">
        <w:rPr>
          <w:rStyle w:val="afffff9"/>
          <w:rFonts w:hint="cs"/>
          <w:rtl/>
        </w:rPr>
        <w:t>:</w:t>
      </w:r>
      <w:r w:rsidRPr="00E34F28">
        <w:rPr>
          <w:rStyle w:val="afffff9"/>
          <w:rFonts w:hint="cs"/>
          <w:rtl/>
        </w:rPr>
        <w:t xml:space="preserve"> </w:t>
      </w:r>
      <w:r w:rsidRPr="00A10336">
        <w:rPr>
          <w:rStyle w:val="30"/>
          <w:rFonts w:hint="cs"/>
          <w:rtl/>
        </w:rPr>
        <w:t>דבוצע מברך</w:t>
      </w:r>
    </w:p>
    <w:p w14:paraId="263EE658" w14:textId="5C9FD9E4" w:rsidR="00A24328" w:rsidRDefault="005175F4" w:rsidP="009A59D1">
      <w:pPr>
        <w:pStyle w:val="38"/>
        <w:framePr w:wrap="notBeside"/>
        <w:rPr>
          <w:rtl/>
        </w:rPr>
      </w:pPr>
      <w:r w:rsidRPr="00660D7A">
        <w:rPr>
          <w:rFonts w:hint="cs"/>
          <w:rtl/>
        </w:rPr>
        <w:t>ור</w:t>
      </w:r>
      <w:r w:rsidRPr="00660D7A">
        <w:rPr>
          <w:rtl/>
        </w:rPr>
        <w:t>"</w:t>
      </w:r>
      <w:r w:rsidRPr="00660D7A">
        <w:rPr>
          <w:rFonts w:hint="cs"/>
          <w:rtl/>
        </w:rPr>
        <w:t>א כרי</w:t>
      </w:r>
      <w:r w:rsidRPr="00660D7A">
        <w:rPr>
          <w:rtl/>
        </w:rPr>
        <w:t>"</w:t>
      </w:r>
      <w:r w:rsidRPr="00660D7A">
        <w:rPr>
          <w:rFonts w:hint="cs"/>
          <w:rtl/>
        </w:rPr>
        <w:t>ו מרשב</w:t>
      </w:r>
      <w:r w:rsidRPr="00660D7A">
        <w:rPr>
          <w:rtl/>
        </w:rPr>
        <w:t>"</w:t>
      </w:r>
      <w:r w:rsidRPr="00660D7A">
        <w:rPr>
          <w:rFonts w:hint="cs"/>
          <w:rtl/>
        </w:rPr>
        <w:t>י</w:t>
      </w:r>
      <w:r w:rsidR="009B14FE">
        <w:rPr>
          <w:rFonts w:hint="cs"/>
          <w:rtl/>
        </w:rPr>
        <w:t>:</w:t>
      </w:r>
    </w:p>
    <w:p w14:paraId="27FFE711" w14:textId="62099FA8" w:rsidR="005175F4" w:rsidRPr="000528DA" w:rsidRDefault="005175F4" w:rsidP="000528DA">
      <w:pPr>
        <w:rPr>
          <w:rtl/>
        </w:rPr>
      </w:pPr>
      <w:bookmarkStart w:id="1504" w:name="_Toc193636295"/>
      <w:bookmarkStart w:id="1505" w:name="_Toc216184903"/>
      <w:r w:rsidRPr="00A10336">
        <w:rPr>
          <w:rStyle w:val="30"/>
          <w:rFonts w:hint="cs"/>
          <w:rtl/>
        </w:rPr>
        <w:t>ד</w:t>
      </w:r>
      <w:r w:rsidRPr="00A10336">
        <w:rPr>
          <w:rStyle w:val="30"/>
          <w:rtl/>
        </w:rPr>
        <w:t>בע</w:t>
      </w:r>
      <w:r w:rsidRPr="00A10336">
        <w:rPr>
          <w:rStyle w:val="30"/>
          <w:rFonts w:hint="cs"/>
          <w:rtl/>
        </w:rPr>
        <w:t>ה</w:t>
      </w:r>
      <w:r w:rsidRPr="00A10336">
        <w:rPr>
          <w:rStyle w:val="30"/>
          <w:rtl/>
        </w:rPr>
        <w:t>"</w:t>
      </w:r>
      <w:r w:rsidRPr="00A10336">
        <w:rPr>
          <w:rStyle w:val="30"/>
          <w:rFonts w:hint="cs"/>
          <w:rtl/>
        </w:rPr>
        <w:t xml:space="preserve">ב </w:t>
      </w:r>
      <w:r w:rsidRPr="00A10336">
        <w:rPr>
          <w:rStyle w:val="30"/>
          <w:rtl/>
        </w:rPr>
        <w:t>בוצע</w:t>
      </w:r>
      <w:bookmarkEnd w:id="1504"/>
      <w:bookmarkEnd w:id="1505"/>
      <w:r w:rsidRPr="00A10336">
        <w:rPr>
          <w:rStyle w:val="30"/>
          <w:rtl/>
        </w:rPr>
        <w:t xml:space="preserve"> </w:t>
      </w:r>
      <w:r w:rsidR="00650685">
        <w:rPr>
          <w:rFonts w:hint="cs"/>
          <w:rtl/>
        </w:rPr>
        <w:t>-</w:t>
      </w:r>
      <w:r w:rsidRPr="000528DA">
        <w:rPr>
          <w:rtl/>
        </w:rPr>
        <w:t xml:space="preserve">שיבצע בעין יפה, </w:t>
      </w:r>
      <w:r w:rsidRPr="00A10336">
        <w:rPr>
          <w:rStyle w:val="30"/>
          <w:rtl/>
        </w:rPr>
        <w:t>ואורח מברך</w:t>
      </w:r>
      <w:r w:rsidRPr="000528DA">
        <w:rPr>
          <w:rtl/>
        </w:rPr>
        <w:t xml:space="preserve"> </w:t>
      </w:r>
      <w:r w:rsidR="00650685">
        <w:rPr>
          <w:rFonts w:hint="cs"/>
          <w:rtl/>
        </w:rPr>
        <w:t>-</w:t>
      </w:r>
      <w:r w:rsidRPr="000528DA">
        <w:rPr>
          <w:rtl/>
        </w:rPr>
        <w:t>שיברך בע</w:t>
      </w:r>
      <w:r w:rsidRPr="000528DA">
        <w:rPr>
          <w:rFonts w:hint="cs"/>
          <w:rtl/>
        </w:rPr>
        <w:t>ה"ב</w:t>
      </w:r>
      <w:r w:rsidRPr="000528DA">
        <w:rPr>
          <w:rtl/>
        </w:rPr>
        <w:t>.</w:t>
      </w:r>
    </w:p>
    <w:p w14:paraId="1F503CDD" w14:textId="68FC3413" w:rsidR="005175F4" w:rsidRPr="000528DA" w:rsidRDefault="005175F4" w:rsidP="000528DA">
      <w:pPr>
        <w:rPr>
          <w:rtl/>
        </w:rPr>
      </w:pPr>
      <w:r w:rsidRPr="000528DA">
        <w:rPr>
          <w:rFonts w:hint="cs"/>
          <w:rtl/>
        </w:rPr>
        <w:t>ו</w:t>
      </w:r>
      <w:r w:rsidRPr="000528DA">
        <w:rPr>
          <w:rtl/>
        </w:rPr>
        <w:t xml:space="preserve">מברך </w:t>
      </w:r>
      <w:r w:rsidR="00650685">
        <w:rPr>
          <w:rFonts w:hint="cs"/>
          <w:rtl/>
        </w:rPr>
        <w:t xml:space="preserve">יה'ר </w:t>
      </w:r>
      <w:r w:rsidRPr="000528DA">
        <w:rPr>
          <w:rtl/>
        </w:rPr>
        <w:t>שלא יבוש בעל הבית בעו</w:t>
      </w:r>
      <w:r w:rsidR="002E19D4" w:rsidRPr="000528DA">
        <w:rPr>
          <w:rFonts w:hint="cs"/>
          <w:rtl/>
        </w:rPr>
        <w:t>ה"ז</w:t>
      </w:r>
      <w:r w:rsidR="002E19D4" w:rsidRPr="000528DA">
        <w:rPr>
          <w:rtl/>
        </w:rPr>
        <w:t xml:space="preserve"> ולא יכלם לעו</w:t>
      </w:r>
      <w:r w:rsidR="002E19D4" w:rsidRPr="000528DA">
        <w:rPr>
          <w:rFonts w:hint="cs"/>
          <w:rtl/>
        </w:rPr>
        <w:t>ה"ב</w:t>
      </w:r>
      <w:r w:rsidRPr="000528DA">
        <w:rPr>
          <w:rtl/>
        </w:rPr>
        <w:t>.</w:t>
      </w:r>
    </w:p>
    <w:p w14:paraId="4F47FCD8" w14:textId="29C405E0" w:rsidR="00A24328" w:rsidRDefault="005175F4" w:rsidP="009A59D1">
      <w:pPr>
        <w:pStyle w:val="38"/>
        <w:framePr w:wrap="notBeside"/>
        <w:rPr>
          <w:rtl/>
        </w:rPr>
      </w:pPr>
      <w:r w:rsidRPr="00660D7A">
        <w:rPr>
          <w:rtl/>
        </w:rPr>
        <w:t>ורבי</w:t>
      </w:r>
      <w:r w:rsidR="00A24328">
        <w:rPr>
          <w:rtl/>
        </w:rPr>
        <w:t>:</w:t>
      </w:r>
    </w:p>
    <w:p w14:paraId="643B9AE9" w14:textId="6F273C7A" w:rsidR="005175F4" w:rsidRPr="00470C2A" w:rsidRDefault="005175F4" w:rsidP="000528DA">
      <w:pPr>
        <w:rPr>
          <w:spacing w:val="-2"/>
          <w:rtl/>
        </w:rPr>
      </w:pPr>
      <w:r w:rsidRPr="00470C2A">
        <w:rPr>
          <w:spacing w:val="-2"/>
          <w:rtl/>
        </w:rPr>
        <w:t>ויצלח מאד בכל נכסיו, ויהיו נכסיו ונכסינו מוצלחים וקרובים לעיר, ואל ישלוט שטן לא במעשי ידיו ולא במעשי ידינו, ואל יזדקר לא לפניו ולא לפנינו שום דבר הרהור חטא ועבירה ועון מעתה ועד עולם.</w:t>
      </w:r>
    </w:p>
    <w:p w14:paraId="3125AA23" w14:textId="77777777" w:rsidR="00FE3D07" w:rsidRPr="00E34F28" w:rsidRDefault="005175F4" w:rsidP="000F6DD4">
      <w:pPr>
        <w:pStyle w:val="afffffc"/>
        <w:rPr>
          <w:rtl/>
        </w:rPr>
      </w:pPr>
      <w:bookmarkStart w:id="1506" w:name="_Toc193636296"/>
      <w:bookmarkStart w:id="1507" w:name="_Toc216184904"/>
      <w:r w:rsidRPr="007D462B">
        <w:rPr>
          <w:rtl/>
        </w:rPr>
        <w:t>עד היכן ברכת הזמון</w:t>
      </w:r>
      <w:bookmarkEnd w:id="1506"/>
      <w:bookmarkEnd w:id="1507"/>
    </w:p>
    <w:p w14:paraId="0CFCC0B5" w14:textId="77777777" w:rsidR="005175F4" w:rsidRPr="000528DA" w:rsidRDefault="00FE3D07" w:rsidP="004217A8">
      <w:pPr>
        <w:jc w:val="center"/>
        <w:rPr>
          <w:rtl/>
        </w:rPr>
      </w:pPr>
      <w:r w:rsidRPr="00E34F28">
        <w:rPr>
          <w:rStyle w:val="afffff9"/>
          <w:rFonts w:hint="cs"/>
          <w:rtl/>
        </w:rPr>
        <w:t>ר"נ</w:t>
      </w:r>
      <w:r w:rsidR="005175F4" w:rsidRPr="00E34F28">
        <w:rPr>
          <w:rStyle w:val="afffff9"/>
          <w:rtl/>
        </w:rPr>
        <w:t xml:space="preserve">: </w:t>
      </w:r>
      <w:r w:rsidR="005175F4" w:rsidRPr="000528DA">
        <w:rPr>
          <w:rFonts w:ascii="Fb Fontext" w:hAnsi="Fb Fontext"/>
          <w:rtl/>
        </w:rPr>
        <w:t xml:space="preserve">עד נברך. </w:t>
      </w:r>
      <w:r w:rsidR="005175F4" w:rsidRPr="00E34F28">
        <w:rPr>
          <w:rStyle w:val="afffff9"/>
          <w:rtl/>
        </w:rPr>
        <w:t>ו</w:t>
      </w:r>
      <w:r w:rsidR="005175F4" w:rsidRPr="00E34F28">
        <w:rPr>
          <w:rStyle w:val="afffff9"/>
          <w:rFonts w:hint="cs"/>
          <w:rtl/>
        </w:rPr>
        <w:t>ל</w:t>
      </w:r>
      <w:r w:rsidR="005175F4" w:rsidRPr="00E34F28">
        <w:rPr>
          <w:rStyle w:val="afffff9"/>
          <w:rtl/>
        </w:rPr>
        <w:t>ר</w:t>
      </w:r>
      <w:r w:rsidRPr="00E34F28">
        <w:rPr>
          <w:rStyle w:val="afffff9"/>
          <w:rFonts w:hint="cs"/>
          <w:rtl/>
        </w:rPr>
        <w:t>"ש</w:t>
      </w:r>
      <w:r w:rsidR="005175F4" w:rsidRPr="00E34F28">
        <w:rPr>
          <w:rStyle w:val="afffff9"/>
          <w:rtl/>
        </w:rPr>
        <w:t xml:space="preserve">: </w:t>
      </w:r>
      <w:r w:rsidR="005175F4" w:rsidRPr="000528DA">
        <w:rPr>
          <w:rFonts w:ascii="Fb Fontext" w:hAnsi="Fb Fontext"/>
          <w:rtl/>
        </w:rPr>
        <w:t>עד הזן.</w:t>
      </w:r>
    </w:p>
    <w:p w14:paraId="1BA5C282" w14:textId="1A04E13C" w:rsidR="00A24328" w:rsidRDefault="005175F4" w:rsidP="009A59D1">
      <w:pPr>
        <w:pStyle w:val="38"/>
        <w:framePr w:wrap="notBeside"/>
        <w:rPr>
          <w:rtl/>
        </w:rPr>
      </w:pPr>
      <w:r w:rsidRPr="00660D7A">
        <w:rPr>
          <w:rFonts w:hint="cs"/>
          <w:rtl/>
        </w:rPr>
        <w:t>אין לומר</w:t>
      </w:r>
      <w:r w:rsidR="009B14FE">
        <w:rPr>
          <w:rFonts w:hint="cs"/>
          <w:rtl/>
        </w:rPr>
        <w:t>:</w:t>
      </w:r>
    </w:p>
    <w:p w14:paraId="6EC44816" w14:textId="17BBD34C" w:rsidR="005175F4" w:rsidRPr="000528DA" w:rsidRDefault="005175F4" w:rsidP="00650685">
      <w:pPr>
        <w:rPr>
          <w:rtl/>
        </w:rPr>
      </w:pPr>
      <w:r w:rsidRPr="000528DA">
        <w:rPr>
          <w:rFonts w:hint="cs"/>
          <w:rtl/>
        </w:rPr>
        <w:t>דכ</w:t>
      </w:r>
      <w:r w:rsidRPr="000528DA">
        <w:rPr>
          <w:rtl/>
        </w:rPr>
        <w:t xml:space="preserve">תנאי. </w:t>
      </w:r>
      <w:r w:rsidRPr="00E34F28">
        <w:rPr>
          <w:rStyle w:val="afffff9"/>
          <w:rtl/>
        </w:rPr>
        <w:t>ד</w:t>
      </w:r>
      <w:r w:rsidRPr="00E34F28">
        <w:rPr>
          <w:rStyle w:val="afffff9"/>
          <w:rFonts w:hint="cs"/>
          <w:rtl/>
        </w:rPr>
        <w:t xml:space="preserve">מחד </w:t>
      </w:r>
      <w:r w:rsidR="00FE3D07" w:rsidRPr="00E34F28">
        <w:rPr>
          <w:rStyle w:val="afffff9"/>
          <w:rtl/>
        </w:rPr>
        <w:t xml:space="preserve">תני: </w:t>
      </w:r>
      <w:r>
        <w:rPr>
          <w:rStyle w:val="afffff9"/>
          <w:rtl/>
          <w:rPrChange w:id="9262" w:author="מנוע אמוראים" w:date="2026-10-05T16:40:51Z">
            <w:rPr>
              <w:rtl/>
            </w:rPr>
          </w:rPrChange>
        </w:rPr>
        <w:t xml:space="preserve">בר</w:t>
      </w:r>
      <w:r>
        <w:rPr>
          <w:rStyle w:val="afffff9"/>
          <w:rFonts w:hint="cs"/>
          <w:rtl/>
          <w:rPrChange w:id="9263" w:author="מנוע אמוראים" w:date="2026-10-05T16:40:51Z">
            <w:rPr>
              <w:rFonts w:hint="cs"/>
              <w:rtl/>
            </w:rPr>
          </w:rPrChange>
        </w:rPr>
        <w:t xml:space="preserve">כה"מ</w:t>
      </w:r>
      <w:r w:rsidR="00FE3D07" w:rsidRPr="000528DA">
        <w:rPr>
          <w:rtl/>
        </w:rPr>
        <w:t xml:space="preserve"> שנים ושלשה</w:t>
      </w:r>
      <w:r w:rsidRPr="000528DA">
        <w:rPr>
          <w:rtl/>
        </w:rPr>
        <w:t xml:space="preserve"> </w:t>
      </w:r>
      <w:r w:rsidRPr="00E34F28">
        <w:rPr>
          <w:rStyle w:val="afffff9"/>
          <w:rFonts w:hint="cs"/>
          <w:rtl/>
        </w:rPr>
        <w:t>ומ</w:t>
      </w:r>
      <w:r w:rsidRPr="00E34F28">
        <w:rPr>
          <w:rStyle w:val="afffff9"/>
          <w:rtl/>
        </w:rPr>
        <w:t xml:space="preserve">אידך: </w:t>
      </w:r>
      <w:r w:rsidRPr="000528DA">
        <w:rPr>
          <w:rtl/>
        </w:rPr>
        <w:t>שלשה וארבעה.</w:t>
      </w:r>
    </w:p>
    <w:p w14:paraId="7B0E5A6A" w14:textId="77777777" w:rsidR="005175F4" w:rsidRPr="000528DA" w:rsidRDefault="005175F4" w:rsidP="000528DA">
      <w:pPr>
        <w:rPr>
          <w:rtl/>
        </w:rPr>
      </w:pPr>
      <w:r w:rsidRPr="000528DA">
        <w:rPr>
          <w:rFonts w:hint="cs"/>
          <w:rtl/>
        </w:rPr>
        <w:t>ו</w:t>
      </w:r>
      <w:r w:rsidRPr="00A10336">
        <w:rPr>
          <w:rStyle w:val="30"/>
          <w:rFonts w:hint="cs"/>
          <w:rtl/>
        </w:rPr>
        <w:t>לכו</w:t>
      </w:r>
      <w:r w:rsidRPr="00A10336">
        <w:rPr>
          <w:rStyle w:val="30"/>
          <w:rtl/>
        </w:rPr>
        <w:t>"</w:t>
      </w:r>
      <w:r w:rsidRPr="00A10336">
        <w:rPr>
          <w:rStyle w:val="30"/>
          <w:rFonts w:hint="cs"/>
          <w:rtl/>
        </w:rPr>
        <w:t>ע</w:t>
      </w:r>
      <w:r w:rsidRPr="000528DA">
        <w:rPr>
          <w:rFonts w:hint="cs"/>
          <w:rtl/>
        </w:rPr>
        <w:t xml:space="preserve"> הטוב והמטיב </w:t>
      </w:r>
      <w:r w:rsidR="00516F78" w:rsidRPr="000528DA">
        <w:rPr>
          <w:rFonts w:hint="cs"/>
          <w:rtl/>
        </w:rPr>
        <w:t>דרבנן,</w:t>
      </w:r>
      <w:r w:rsidRPr="000528DA">
        <w:rPr>
          <w:rFonts w:hint="cs"/>
          <w:rtl/>
        </w:rPr>
        <w:t xml:space="preserve"> </w:t>
      </w:r>
      <w:r w:rsidRPr="00A10336">
        <w:rPr>
          <w:rStyle w:val="30"/>
          <w:rFonts w:hint="cs"/>
          <w:rtl/>
        </w:rPr>
        <w:t>ו</w:t>
      </w:r>
      <w:r w:rsidR="00516F78" w:rsidRPr="00A10336">
        <w:rPr>
          <w:rStyle w:val="30"/>
          <w:rFonts w:hint="cs"/>
          <w:rtl/>
        </w:rPr>
        <w:t>חלקו</w:t>
      </w:r>
      <w:r w:rsidRPr="000528DA">
        <w:rPr>
          <w:rFonts w:hint="cs"/>
          <w:rtl/>
        </w:rPr>
        <w:t xml:space="preserve"> אי עד הזן או עד נברך</w:t>
      </w:r>
      <w:r w:rsidR="00516F78" w:rsidRPr="000528DA">
        <w:rPr>
          <w:rFonts w:hint="cs"/>
          <w:rtl/>
        </w:rPr>
        <w:t>.</w:t>
      </w:r>
    </w:p>
    <w:p w14:paraId="12F171B3" w14:textId="5E5C8216" w:rsidR="00A24328" w:rsidRDefault="005175F4" w:rsidP="009A59D1">
      <w:pPr>
        <w:pStyle w:val="38"/>
        <w:framePr w:wrap="notBeside"/>
        <w:rPr>
          <w:rtl/>
        </w:rPr>
      </w:pPr>
      <w:r w:rsidRPr="00660D7A">
        <w:rPr>
          <w:rFonts w:hint="cs"/>
          <w:rtl/>
        </w:rPr>
        <w:t>ר</w:t>
      </w:r>
      <w:r w:rsidRPr="00660D7A">
        <w:rPr>
          <w:rtl/>
        </w:rPr>
        <w:t>"</w:t>
      </w:r>
      <w:r w:rsidRPr="00660D7A">
        <w:rPr>
          <w:rFonts w:hint="cs"/>
          <w:rtl/>
        </w:rPr>
        <w:t xml:space="preserve">נ </w:t>
      </w:r>
      <w:r w:rsidRPr="00660D7A">
        <w:rPr>
          <w:rtl/>
        </w:rPr>
        <w:t>לטעמ</w:t>
      </w:r>
      <w:r w:rsidR="00516F78" w:rsidRPr="00660D7A">
        <w:rPr>
          <w:rFonts w:hint="cs"/>
          <w:rtl/>
        </w:rPr>
        <w:t>ו</w:t>
      </w:r>
      <w:r w:rsidR="009B14FE">
        <w:rPr>
          <w:rFonts w:hint="cs"/>
          <w:rtl/>
        </w:rPr>
        <w:t>:</w:t>
      </w:r>
    </w:p>
    <w:p w14:paraId="1CA947B1" w14:textId="4123BC09" w:rsidR="005175F4" w:rsidRPr="000528DA" w:rsidRDefault="005175F4" w:rsidP="00650685">
      <w:pPr>
        <w:rPr>
          <w:rtl/>
        </w:rPr>
      </w:pPr>
      <w:bookmarkStart w:id="1508" w:name="_Toc193636297"/>
      <w:bookmarkStart w:id="1509" w:name="_Toc216184905"/>
      <w:r w:rsidRPr="00A10336">
        <w:rPr>
          <w:rStyle w:val="30"/>
          <w:rtl/>
        </w:rPr>
        <w:t>דכו"</w:t>
      </w:r>
      <w:r w:rsidRPr="00A10336">
        <w:rPr>
          <w:rStyle w:val="30"/>
          <w:rFonts w:hint="cs"/>
          <w:rtl/>
        </w:rPr>
        <w:t>ע</w:t>
      </w:r>
      <w:bookmarkEnd w:id="1508"/>
      <w:bookmarkEnd w:id="1509"/>
      <w:r w:rsidRPr="000528DA">
        <w:rPr>
          <w:rtl/>
        </w:rPr>
        <w:t xml:space="preserve"> עד נברך,</w:t>
      </w:r>
      <w:r w:rsidR="00FE3D07" w:rsidRPr="000528DA">
        <w:rPr>
          <w:rFonts w:hint="cs"/>
          <w:rtl/>
        </w:rPr>
        <w:t xml:space="preserve"> </w:t>
      </w:r>
      <w:r w:rsidRPr="00E34F28">
        <w:rPr>
          <w:rStyle w:val="afffff9"/>
          <w:rFonts w:hint="cs"/>
          <w:rtl/>
        </w:rPr>
        <w:t>ולמ</w:t>
      </w:r>
      <w:r w:rsidRPr="00E34F28">
        <w:rPr>
          <w:rStyle w:val="afffff9"/>
          <w:rtl/>
        </w:rPr>
        <w:t>"</w:t>
      </w:r>
      <w:r w:rsidRPr="00E34F28">
        <w:rPr>
          <w:rStyle w:val="afffff9"/>
          <w:rFonts w:hint="cs"/>
          <w:rtl/>
        </w:rPr>
        <w:t>ד</w:t>
      </w:r>
      <w:r w:rsidRPr="000528DA">
        <w:rPr>
          <w:rFonts w:hint="cs"/>
          <w:rtl/>
        </w:rPr>
        <w:t xml:space="preserve"> שתים ושלוש</w:t>
      </w:r>
      <w:r w:rsidR="00516F78" w:rsidRPr="000528DA">
        <w:rPr>
          <w:rFonts w:hint="cs"/>
          <w:rtl/>
        </w:rPr>
        <w:t>,</w:t>
      </w:r>
      <w:r w:rsidRPr="000528DA">
        <w:rPr>
          <w:rFonts w:hint="cs"/>
          <w:rtl/>
        </w:rPr>
        <w:t xml:space="preserve"> </w:t>
      </w:r>
      <w:r w:rsidRPr="000528DA">
        <w:rPr>
          <w:rtl/>
        </w:rPr>
        <w:t xml:space="preserve">בברכת פועלים עסקינן, </w:t>
      </w:r>
      <w:r w:rsidRPr="000528DA">
        <w:rPr>
          <w:rFonts w:hint="cs"/>
          <w:rtl/>
        </w:rPr>
        <w:t>ד</w:t>
      </w:r>
      <w:r w:rsidRPr="000528DA">
        <w:rPr>
          <w:rtl/>
        </w:rPr>
        <w:t>פותח בהזן וכולל בונה ירושלים בברכת הארץ.</w:t>
      </w:r>
    </w:p>
    <w:p w14:paraId="26F2A739" w14:textId="1908C2B6" w:rsidR="00A24328" w:rsidRDefault="005175F4" w:rsidP="009A59D1">
      <w:pPr>
        <w:pStyle w:val="38"/>
        <w:framePr w:wrap="notBeside"/>
        <w:rPr>
          <w:rtl/>
        </w:rPr>
      </w:pPr>
      <w:r w:rsidRPr="00660D7A">
        <w:rPr>
          <w:rtl/>
        </w:rPr>
        <w:t>ר</w:t>
      </w:r>
      <w:r w:rsidRPr="00660D7A">
        <w:rPr>
          <w:rFonts w:hint="cs"/>
          <w:rtl/>
        </w:rPr>
        <w:t>"ש</w:t>
      </w:r>
      <w:r w:rsidRPr="00660D7A">
        <w:rPr>
          <w:rtl/>
        </w:rPr>
        <w:t xml:space="preserve"> לטעמ</w:t>
      </w:r>
      <w:r w:rsidR="00516F78" w:rsidRPr="00660D7A">
        <w:rPr>
          <w:rFonts w:hint="cs"/>
          <w:rtl/>
        </w:rPr>
        <w:t>ו</w:t>
      </w:r>
      <w:r w:rsidR="00A24328">
        <w:rPr>
          <w:rFonts w:hint="cs"/>
          <w:rtl/>
        </w:rPr>
        <w:t>:</w:t>
      </w:r>
    </w:p>
    <w:p w14:paraId="40957C8C" w14:textId="7C035577" w:rsidR="005175F4" w:rsidRPr="000528DA" w:rsidRDefault="005175F4" w:rsidP="00650685">
      <w:pPr>
        <w:rPr>
          <w:rtl/>
        </w:rPr>
      </w:pPr>
      <w:bookmarkStart w:id="1510" w:name="_Toc193636298"/>
      <w:bookmarkStart w:id="1511" w:name="_Toc216184906"/>
      <w:r w:rsidRPr="00A10336">
        <w:rPr>
          <w:rStyle w:val="30"/>
          <w:rtl/>
        </w:rPr>
        <w:t>דכו</w:t>
      </w:r>
      <w:r w:rsidRPr="00A10336">
        <w:rPr>
          <w:rStyle w:val="30"/>
          <w:rFonts w:hint="cs"/>
          <w:rtl/>
        </w:rPr>
        <w:t>"ע</w:t>
      </w:r>
      <w:bookmarkEnd w:id="1510"/>
      <w:bookmarkEnd w:id="1511"/>
      <w:r w:rsidRPr="000528DA">
        <w:rPr>
          <w:rFonts w:hint="cs"/>
          <w:rtl/>
        </w:rPr>
        <w:t xml:space="preserve"> </w:t>
      </w:r>
      <w:r w:rsidRPr="000528DA">
        <w:rPr>
          <w:rtl/>
        </w:rPr>
        <w:t>עד הזן,</w:t>
      </w:r>
      <w:r w:rsidRPr="000528DA">
        <w:rPr>
          <w:rFonts w:hint="cs"/>
          <w:rtl/>
        </w:rPr>
        <w:t xml:space="preserve"> </w:t>
      </w:r>
      <w:r w:rsidRPr="00E34F28">
        <w:rPr>
          <w:rStyle w:val="afffff9"/>
          <w:rtl/>
        </w:rPr>
        <w:t>ו</w:t>
      </w:r>
      <w:r w:rsidRPr="00E34F28">
        <w:rPr>
          <w:rStyle w:val="afffff9"/>
          <w:rFonts w:hint="cs"/>
          <w:rtl/>
        </w:rPr>
        <w:t>ל</w:t>
      </w:r>
      <w:r w:rsidRPr="00E34F28">
        <w:rPr>
          <w:rStyle w:val="afffff9"/>
          <w:rtl/>
        </w:rPr>
        <w:t>מ"ד</w:t>
      </w:r>
      <w:r w:rsidRPr="000528DA">
        <w:rPr>
          <w:rtl/>
        </w:rPr>
        <w:t xml:space="preserve"> שלש וארבע </w:t>
      </w:r>
      <w:r w:rsidRPr="00E34F28">
        <w:rPr>
          <w:rStyle w:val="afffff9"/>
          <w:rFonts w:hint="cs"/>
          <w:rtl/>
        </w:rPr>
        <w:t>ס</w:t>
      </w:r>
      <w:r w:rsidRPr="00E34F28">
        <w:rPr>
          <w:rStyle w:val="afffff9"/>
          <w:rtl/>
        </w:rPr>
        <w:t>"</w:t>
      </w:r>
      <w:r w:rsidRPr="00E34F28">
        <w:rPr>
          <w:rStyle w:val="afffff9"/>
          <w:rFonts w:hint="cs"/>
          <w:rtl/>
        </w:rPr>
        <w:t>ל</w:t>
      </w:r>
      <w:r w:rsidRPr="00E34F28">
        <w:rPr>
          <w:rStyle w:val="afffff9"/>
          <w:rtl/>
        </w:rPr>
        <w:t>:</w:t>
      </w:r>
      <w:r w:rsidR="00516F78" w:rsidRPr="00E34F28">
        <w:rPr>
          <w:rStyle w:val="afffff9"/>
          <w:rtl/>
        </w:rPr>
        <w:t xml:space="preserve"> </w:t>
      </w:r>
      <w:r w:rsidR="00516F78" w:rsidRPr="000528DA">
        <w:rPr>
          <w:rtl/>
        </w:rPr>
        <w:t>הטוב והמטיב דאורייתא</w:t>
      </w:r>
      <w:r w:rsidRPr="000528DA">
        <w:rPr>
          <w:rtl/>
        </w:rPr>
        <w:t>.</w:t>
      </w:r>
    </w:p>
    <w:p w14:paraId="1310367A" w14:textId="52E1ED1A" w:rsidR="002E19D4" w:rsidRPr="000528DA" w:rsidRDefault="002E19D4" w:rsidP="004217A8">
      <w:pPr>
        <w:pStyle w:val="afffffc"/>
        <w:rPr>
          <w:rtl/>
        </w:rPr>
      </w:pPr>
      <w:bookmarkStart w:id="1512" w:name="_Toc193636299"/>
      <w:bookmarkStart w:id="1513" w:name="_Toc216184907"/>
      <w:r w:rsidRPr="00A10336">
        <w:rPr>
          <w:rStyle w:val="30"/>
          <w:rFonts w:hint="cs"/>
          <w:rtl/>
        </w:rPr>
        <w:t xml:space="preserve">תדע דהטוב והמטיב לאו דאורייתא </w:t>
      </w:r>
      <w:r w:rsidR="004217A8" w:rsidRPr="00A10336">
        <w:rPr>
          <w:rStyle w:val="30"/>
          <w:rFonts w:hint="cs"/>
          <w:rtl/>
        </w:rPr>
        <w:t xml:space="preserve"> [ג]</w:t>
      </w:r>
      <w:bookmarkEnd w:id="1512"/>
      <w:bookmarkEnd w:id="1513"/>
    </w:p>
    <w:p w14:paraId="492DA683" w14:textId="4731C370" w:rsidR="00A24328" w:rsidRDefault="005175F4" w:rsidP="009A59D1">
      <w:pPr>
        <w:pStyle w:val="38"/>
        <w:framePr w:wrap="notBeside"/>
        <w:rPr>
          <w:rtl/>
        </w:rPr>
      </w:pPr>
      <w:r w:rsidRPr="00660D7A">
        <w:rPr>
          <w:rFonts w:hint="cs"/>
          <w:rtl/>
        </w:rPr>
        <w:t xml:space="preserve">א. </w:t>
      </w:r>
      <w:r w:rsidRPr="00660D7A">
        <w:rPr>
          <w:rtl/>
        </w:rPr>
        <w:t>רב יוסף</w:t>
      </w:r>
      <w:r w:rsidR="00A24328">
        <w:rPr>
          <w:rtl/>
        </w:rPr>
        <w:t>:</w:t>
      </w:r>
    </w:p>
    <w:p w14:paraId="7006A063" w14:textId="6E839666" w:rsidR="005175F4" w:rsidRPr="000528DA" w:rsidRDefault="005175F4" w:rsidP="000528DA">
      <w:pPr>
        <w:rPr>
          <w:rtl/>
        </w:rPr>
      </w:pPr>
      <w:r w:rsidRPr="000528DA">
        <w:rPr>
          <w:rtl/>
        </w:rPr>
        <w:t>שהרי פועלים עוקרים אותה.</w:t>
      </w:r>
    </w:p>
    <w:p w14:paraId="4CF2B737" w14:textId="38016A95" w:rsidR="00A24328" w:rsidRDefault="005175F4" w:rsidP="009A59D1">
      <w:pPr>
        <w:pStyle w:val="38"/>
        <w:framePr w:wrap="notBeside"/>
        <w:rPr>
          <w:rtl/>
        </w:rPr>
      </w:pPr>
      <w:r w:rsidRPr="00660D7A">
        <w:rPr>
          <w:rFonts w:hint="cs"/>
          <w:rtl/>
        </w:rPr>
        <w:t>ב. מ</w:t>
      </w:r>
      <w:r w:rsidRPr="00660D7A">
        <w:rPr>
          <w:rtl/>
        </w:rPr>
        <w:t>רב</w:t>
      </w:r>
      <w:r w:rsidR="009B14FE">
        <w:rPr>
          <w:rtl/>
        </w:rPr>
        <w:t>:</w:t>
      </w:r>
    </w:p>
    <w:p w14:paraId="4943ED66" w14:textId="7759D950" w:rsidR="005175F4" w:rsidRPr="000528DA" w:rsidRDefault="002E19D4" w:rsidP="000528DA">
      <w:pPr>
        <w:rPr>
          <w:rtl/>
        </w:rPr>
      </w:pPr>
      <w:r w:rsidRPr="000528DA">
        <w:rPr>
          <w:rFonts w:hint="cs"/>
          <w:rtl/>
        </w:rPr>
        <w:t xml:space="preserve">שהרי </w:t>
      </w:r>
      <w:r w:rsidR="005175F4" w:rsidRPr="000528DA">
        <w:rPr>
          <w:rtl/>
        </w:rPr>
        <w:t>פותח בה בברוך</w:t>
      </w:r>
      <w:r w:rsidR="004217A8">
        <w:rPr>
          <w:rFonts w:hint="cs"/>
          <w:rtl/>
        </w:rPr>
        <w:t>,</w:t>
      </w:r>
      <w:r w:rsidR="005175F4" w:rsidRPr="000528DA">
        <w:rPr>
          <w:rtl/>
        </w:rPr>
        <w:t xml:space="preserve"> ואין חותם בה בברוך.</w:t>
      </w:r>
    </w:p>
    <w:p w14:paraId="392E457A" w14:textId="4AEB846B" w:rsidR="00A24328" w:rsidRDefault="005175F4" w:rsidP="009A59D1">
      <w:pPr>
        <w:pStyle w:val="38"/>
        <w:framePr w:wrap="notBeside"/>
        <w:rPr>
          <w:rtl/>
        </w:rPr>
      </w:pPr>
      <w:r w:rsidRPr="00660D7A">
        <w:rPr>
          <w:rtl/>
        </w:rPr>
        <w:t>כדתניא</w:t>
      </w:r>
      <w:r w:rsidR="009B14FE">
        <w:rPr>
          <w:rtl/>
        </w:rPr>
        <w:t>:</w:t>
      </w:r>
    </w:p>
    <w:p w14:paraId="4DF75093" w14:textId="303B5528" w:rsidR="005175F4" w:rsidRPr="000528DA" w:rsidRDefault="005175F4" w:rsidP="000528DA">
      <w:pPr>
        <w:rPr>
          <w:rtl/>
        </w:rPr>
      </w:pPr>
      <w:bookmarkStart w:id="1514" w:name="_Toc193636300"/>
      <w:bookmarkStart w:id="1515" w:name="_Toc216184908"/>
      <w:r w:rsidRPr="001E1D11">
        <w:rPr>
          <w:rStyle w:val="30"/>
          <w:spacing w:val="-4"/>
          <w:rtl/>
        </w:rPr>
        <w:t>כל הברכות כולן פותח בהן בברוך וחותם בהן בברוך</w:t>
      </w:r>
      <w:r w:rsidR="004217A8" w:rsidRPr="001E1D11">
        <w:rPr>
          <w:rStyle w:val="30"/>
          <w:rFonts w:hint="cs"/>
          <w:spacing w:val="-4"/>
          <w:rtl/>
        </w:rPr>
        <w:t>,</w:t>
      </w:r>
      <w:r w:rsidRPr="001E1D11">
        <w:rPr>
          <w:rStyle w:val="30"/>
          <w:spacing w:val="-4"/>
          <w:rtl/>
        </w:rPr>
        <w:t xml:space="preserve"> חוץ</w:t>
      </w:r>
      <w:bookmarkEnd w:id="1514"/>
      <w:bookmarkEnd w:id="1515"/>
      <w:r w:rsidRPr="001E1D11">
        <w:rPr>
          <w:spacing w:val="-4"/>
          <w:rtl/>
        </w:rPr>
        <w:t xml:space="preserve"> מברכת הפירות</w:t>
      </w:r>
      <w:r w:rsidRPr="000528DA">
        <w:rPr>
          <w:rtl/>
        </w:rPr>
        <w:t xml:space="preserve"> </w:t>
      </w:r>
      <w:r>
        <w:rPr>
          <w:spacing w:val="-2"/>
          <w:rtl/>
        </w:rPr>
        <w:t xml:space="preserve">וברכת המצוות, וברכה הסמוכה לחברתה, וברכה אחרונה </w:t>
      </w:r>
      <w:r>
        <w:rPr>
          <w:rStyle w:val="afffff9"/>
          <w:spacing w:val="-2"/>
          <w:rtl/>
          <w:rPrChange w:id="9264" w:author="מנוע אמוראים" w:date="2026-10-05T16:40:51Z">
            <w:rPr>
              <w:spacing w:val="-2"/>
              <w:rtl/>
            </w:rPr>
          </w:rPrChange>
        </w:rPr>
        <w:t xml:space="preserve">שבקר"ש</w:t>
      </w:r>
      <w:r>
        <w:rPr>
          <w:spacing w:val="-2"/>
          <w:rtl/>
        </w:rPr>
        <w:t xml:space="preserve">.</w:t>
      </w:r>
    </w:p>
    <w:p w14:paraId="23DAEE2C" w14:textId="77777777" w:rsidR="00516F78" w:rsidRPr="000528DA" w:rsidRDefault="005175F4" w:rsidP="000528DA">
      <w:pPr>
        <w:rPr>
          <w:rtl/>
        </w:rPr>
      </w:pPr>
      <w:r w:rsidRPr="000528DA">
        <w:rPr>
          <w:rtl/>
        </w:rPr>
        <w:t xml:space="preserve">יש מהן שפותח בהן בברוך ואין חותם בברוך, </w:t>
      </w:r>
    </w:p>
    <w:p w14:paraId="20EFCE80" w14:textId="77777777" w:rsidR="005175F4" w:rsidRPr="000528DA" w:rsidRDefault="005175F4" w:rsidP="000528DA">
      <w:pPr>
        <w:rPr>
          <w:rtl/>
        </w:rPr>
      </w:pPr>
      <w:r w:rsidRPr="000528DA">
        <w:rPr>
          <w:rtl/>
        </w:rPr>
        <w:t>ויש מהן שחותם בהן בברוך ואין פותח בברוך.</w:t>
      </w:r>
    </w:p>
    <w:p w14:paraId="2AD1C70A" w14:textId="77777777" w:rsidR="00516F78" w:rsidRPr="000528DA" w:rsidRDefault="005175F4" w:rsidP="000528DA">
      <w:pPr>
        <w:rPr>
          <w:rtl/>
        </w:rPr>
      </w:pPr>
      <w:bookmarkStart w:id="1516" w:name="_Toc193636301"/>
      <w:bookmarkStart w:id="1517" w:name="_Toc216184909"/>
      <w:r w:rsidRPr="00A10336">
        <w:rPr>
          <w:rStyle w:val="30"/>
          <w:rtl/>
        </w:rPr>
        <w:lastRenderedPageBreak/>
        <w:t>והטוב והמטיב פותח בברוך ואין חותם בברוך</w:t>
      </w:r>
      <w:bookmarkEnd w:id="1516"/>
      <w:bookmarkEnd w:id="1517"/>
      <w:r w:rsidRPr="000528DA">
        <w:rPr>
          <w:rFonts w:ascii="Fb Fontext" w:hAnsi="Fb Fontext"/>
          <w:sz w:val="20"/>
          <w:rtl/>
        </w:rPr>
        <w:t xml:space="preserve">, </w:t>
      </w:r>
    </w:p>
    <w:p w14:paraId="4CCD897F" w14:textId="77777777" w:rsidR="005175F4" w:rsidRPr="000528DA" w:rsidRDefault="005175F4" w:rsidP="000528DA">
      <w:pPr>
        <w:rPr>
          <w:rtl/>
        </w:rPr>
      </w:pPr>
      <w:r w:rsidRPr="000528DA">
        <w:rPr>
          <w:rFonts w:ascii="Fb Fontext" w:hAnsi="Fb Fontext"/>
          <w:sz w:val="20"/>
          <w:rtl/>
        </w:rPr>
        <w:t>מכלל דברכה בפנ</w:t>
      </w:r>
      <w:r w:rsidR="002E19D4" w:rsidRPr="000528DA">
        <w:rPr>
          <w:rFonts w:ascii="Fb Fontext" w:hAnsi="Fb Fontext" w:hint="cs"/>
          <w:sz w:val="20"/>
          <w:rtl/>
        </w:rPr>
        <w:t>"ע</w:t>
      </w:r>
      <w:r w:rsidRPr="000528DA">
        <w:rPr>
          <w:rFonts w:ascii="Fb Fontext" w:hAnsi="Fb Fontext"/>
          <w:sz w:val="20"/>
          <w:rtl/>
        </w:rPr>
        <w:t xml:space="preserve"> היא.</w:t>
      </w:r>
    </w:p>
    <w:p w14:paraId="0420B631" w14:textId="77777777" w:rsidR="005175F4" w:rsidRPr="00E34F28" w:rsidRDefault="005175F4" w:rsidP="00EC0DC4">
      <w:pPr>
        <w:pStyle w:val="af2"/>
        <w:framePr w:wrap="around"/>
        <w:rPr>
          <w:rtl/>
        </w:rPr>
      </w:pPr>
      <w:r w:rsidRPr="009757B9">
        <w:rPr>
          <w:rtl/>
        </w:rPr>
        <w:t>מו:</w:t>
      </w:r>
    </w:p>
    <w:p w14:paraId="5E812A76" w14:textId="6FD57BAA" w:rsidR="00A24328" w:rsidRDefault="005175F4" w:rsidP="009A59D1">
      <w:pPr>
        <w:pStyle w:val="38"/>
        <w:framePr w:wrap="notBeside"/>
        <w:rPr>
          <w:rtl/>
        </w:rPr>
      </w:pPr>
      <w:r w:rsidRPr="00660D7A">
        <w:rPr>
          <w:rFonts w:hint="cs"/>
          <w:rtl/>
        </w:rPr>
        <w:t>ג. רנב</w:t>
      </w:r>
      <w:r w:rsidRPr="00660D7A">
        <w:rPr>
          <w:rtl/>
        </w:rPr>
        <w:t>"</w:t>
      </w:r>
      <w:r w:rsidRPr="00660D7A">
        <w:rPr>
          <w:rFonts w:hint="cs"/>
          <w:rtl/>
        </w:rPr>
        <w:t>י</w:t>
      </w:r>
      <w:r w:rsidR="009B14FE">
        <w:rPr>
          <w:rtl/>
        </w:rPr>
        <w:t>:</w:t>
      </w:r>
    </w:p>
    <w:p w14:paraId="2FCF0C84" w14:textId="6D39D3D9" w:rsidR="004217A8" w:rsidRDefault="002E19D4" w:rsidP="004217A8">
      <w:pPr>
        <w:spacing w:after="60"/>
        <w:rPr>
          <w:rStyle w:val="afffff9"/>
          <w:rtl/>
        </w:rPr>
      </w:pPr>
      <w:r w:rsidRPr="000528DA">
        <w:rPr>
          <w:rFonts w:hint="cs"/>
          <w:rtl/>
        </w:rPr>
        <w:t xml:space="preserve">שהרי </w:t>
      </w:r>
      <w:r w:rsidR="005175F4" w:rsidRPr="000528DA">
        <w:rPr>
          <w:rFonts w:ascii="Fb Fontext" w:hAnsi="Fb Fontext"/>
          <w:rtl/>
        </w:rPr>
        <w:t>עוקרין אותה בבית האבל.</w:t>
      </w:r>
      <w:r w:rsidR="00FE3D07" w:rsidRPr="000528DA">
        <w:rPr>
          <w:rFonts w:hint="cs"/>
          <w:rtl/>
        </w:rPr>
        <w:t xml:space="preserve"> </w:t>
      </w:r>
      <w:r w:rsidR="005175F4" w:rsidRPr="004217A8">
        <w:rPr>
          <w:rStyle w:val="afffff9"/>
          <w:rtl/>
        </w:rPr>
        <w:t>כדתניא:</w:t>
      </w:r>
      <w:r w:rsidR="005175F4" w:rsidRPr="00E34F28">
        <w:rPr>
          <w:rStyle w:val="afffff9"/>
          <w:rtl/>
        </w:rPr>
        <w:t xml:space="preserve"> </w:t>
      </w:r>
      <w:r w:rsidR="004217A8">
        <w:rPr>
          <w:rStyle w:val="afffff9"/>
          <w:rFonts w:hint="cs"/>
          <w:rtl/>
        </w:rPr>
        <w:t xml:space="preserve">.. </w:t>
      </w:r>
    </w:p>
    <w:p w14:paraId="2D920192" w14:textId="571B72BB" w:rsidR="004217A8" w:rsidRDefault="005175F4" w:rsidP="004217A8">
      <w:pPr>
        <w:pStyle w:val="afffffc"/>
        <w:rPr>
          <w:rtl/>
        </w:rPr>
      </w:pPr>
      <w:bookmarkStart w:id="1518" w:name="_Toc193636302"/>
      <w:bookmarkStart w:id="1519" w:name="_Toc216184910"/>
      <w:r w:rsidRPr="000528DA">
        <w:rPr>
          <w:rtl/>
        </w:rPr>
        <w:t xml:space="preserve">מה אומרים בבית האבל? </w:t>
      </w:r>
      <w:r w:rsidR="004217A8">
        <w:rPr>
          <w:rFonts w:hint="cs"/>
          <w:rtl/>
        </w:rPr>
        <w:t>[ג]</w:t>
      </w:r>
      <w:bookmarkEnd w:id="1518"/>
      <w:bookmarkEnd w:id="1519"/>
      <w:r w:rsidR="004217A8">
        <w:rPr>
          <w:rFonts w:hint="cs"/>
          <w:rtl/>
        </w:rPr>
        <w:t xml:space="preserve"> </w:t>
      </w:r>
    </w:p>
    <w:p w14:paraId="171A30F8" w14:textId="3944CFCC" w:rsidR="005175F4" w:rsidRPr="000528DA" w:rsidRDefault="004217A8" w:rsidP="004217A8">
      <w:pPr>
        <w:rPr>
          <w:rtl/>
        </w:rPr>
      </w:pPr>
      <w:r w:rsidRPr="004217A8">
        <w:rPr>
          <w:rStyle w:val="afffff9"/>
          <w:rFonts w:hint="cs"/>
          <w:rtl/>
        </w:rPr>
        <w:t>א.</w:t>
      </w:r>
      <w:r>
        <w:rPr>
          <w:rFonts w:ascii="Fb Fontext" w:hAnsi="Fb Fontext" w:hint="cs"/>
          <w:sz w:val="20"/>
          <w:rtl/>
        </w:rPr>
        <w:t xml:space="preserve"> </w:t>
      </w:r>
      <w:r w:rsidR="005175F4" w:rsidRPr="000528DA">
        <w:rPr>
          <w:rFonts w:ascii="Fb Fontext" w:hAnsi="Fb Fontext" w:hint="cs"/>
          <w:sz w:val="20"/>
          <w:rtl/>
        </w:rPr>
        <w:t xml:space="preserve">אף </w:t>
      </w:r>
      <w:r w:rsidR="005175F4" w:rsidRPr="000528DA">
        <w:rPr>
          <w:rFonts w:ascii="Fb Fontext" w:hAnsi="Fb Fontext"/>
          <w:sz w:val="20"/>
          <w:rtl/>
        </w:rPr>
        <w:t xml:space="preserve">הטוב והמטיב. </w:t>
      </w:r>
      <w:r w:rsidR="005175F4" w:rsidRPr="00E34F28">
        <w:rPr>
          <w:rStyle w:val="afffff9"/>
          <w:rFonts w:hint="cs"/>
          <w:rtl/>
        </w:rPr>
        <w:t>ל</w:t>
      </w:r>
      <w:r w:rsidR="005175F4" w:rsidRPr="00E34F28">
        <w:rPr>
          <w:rStyle w:val="afffff9"/>
          <w:rtl/>
        </w:rPr>
        <w:t xml:space="preserve">רבי עקיבא: </w:t>
      </w:r>
      <w:r w:rsidR="005175F4" w:rsidRPr="000528DA">
        <w:rPr>
          <w:rFonts w:ascii="Fb Fontext" w:hAnsi="Fb Fontext"/>
          <w:sz w:val="20"/>
          <w:rtl/>
        </w:rPr>
        <w:t>ברוך דיין האמת.</w:t>
      </w:r>
    </w:p>
    <w:p w14:paraId="62B8D4FA" w14:textId="7ACF56B3" w:rsidR="00A24328" w:rsidRDefault="002E19D4" w:rsidP="009A59D1">
      <w:pPr>
        <w:pStyle w:val="38"/>
        <w:framePr w:wrap="notBeside"/>
        <w:rPr>
          <w:rtl/>
        </w:rPr>
      </w:pPr>
      <w:r w:rsidRPr="00660D7A">
        <w:rPr>
          <w:rFonts w:hint="cs"/>
          <w:rtl/>
        </w:rPr>
        <w:t>מ''ז</w:t>
      </w:r>
      <w:r w:rsidR="009B14FE">
        <w:rPr>
          <w:rFonts w:hint="cs"/>
          <w:rtl/>
        </w:rPr>
        <w:t>:</w:t>
      </w:r>
    </w:p>
    <w:p w14:paraId="7C042A18" w14:textId="1C46C9CF" w:rsidR="004217A8" w:rsidRPr="00A10336" w:rsidRDefault="002E19D4" w:rsidP="004217A8">
      <w:pPr>
        <w:pStyle w:val="afffff5"/>
        <w:spacing w:before="0"/>
        <w:rPr>
          <w:rStyle w:val="30"/>
          <w:rtl/>
        </w:rPr>
      </w:pPr>
      <w:r w:rsidRPr="004217A8">
        <w:rPr>
          <w:rStyle w:val="afffff9"/>
          <w:rFonts w:hint="cs"/>
          <w:rtl/>
        </w:rPr>
        <w:t>בבית אבל דר''א</w:t>
      </w:r>
      <w:r w:rsidR="00FE3D07" w:rsidRPr="004217A8">
        <w:rPr>
          <w:rStyle w:val="afffff9"/>
          <w:rFonts w:hint="cs"/>
          <w:rtl/>
        </w:rPr>
        <w:t xml:space="preserve"> </w:t>
      </w:r>
      <w:r w:rsidR="005175F4" w:rsidRPr="004217A8">
        <w:rPr>
          <w:rStyle w:val="afffff9"/>
          <w:rFonts w:hint="cs"/>
          <w:rtl/>
        </w:rPr>
        <w:t>פתח ובירך</w:t>
      </w:r>
      <w:r w:rsidR="005175F4" w:rsidRPr="004217A8">
        <w:rPr>
          <w:rStyle w:val="afffff9"/>
          <w:rtl/>
        </w:rPr>
        <w:t>:</w:t>
      </w:r>
      <w:r w:rsidR="005175F4" w:rsidRPr="00E34F28">
        <w:rPr>
          <w:rStyle w:val="afffff9"/>
          <w:rtl/>
        </w:rPr>
        <w:t xml:space="preserve"> </w:t>
      </w:r>
      <w:r w:rsidR="005175F4" w:rsidRPr="00FE3D07">
        <w:rPr>
          <w:rtl/>
        </w:rPr>
        <w:t>הטוב והמטיב, אל אמת דיין אמת, שופט בצדק לוקח במשפט, ושליט בעולמו לעשות בו כרצונו כי כל דרכיו משפט, שהכל שלו ואנחנו עמו ועבדיו, ובכל אנחנו חייבים להודות לו ולברכו, גודר פרצות בישראל הוא יגדור את הפרצה הזאת בישראל לחיים.</w:t>
      </w:r>
      <w:r w:rsidR="004217A8">
        <w:rPr>
          <w:rFonts w:hint="cs"/>
          <w:rtl/>
        </w:rPr>
        <w:t xml:space="preserve"> </w:t>
      </w:r>
    </w:p>
    <w:p w14:paraId="4B55B36A" w14:textId="5A0E375C" w:rsidR="00F64167" w:rsidRDefault="005175F4" w:rsidP="004217A8">
      <w:pPr>
        <w:pStyle w:val="afffff5"/>
        <w:spacing w:before="0"/>
        <w:rPr>
          <w:rtl/>
        </w:rPr>
      </w:pPr>
      <w:bookmarkStart w:id="1520" w:name="_Toc193636303"/>
      <w:bookmarkStart w:id="1521" w:name="_Toc216184911"/>
      <w:r w:rsidRPr="00A10336">
        <w:rPr>
          <w:rStyle w:val="30"/>
          <w:rFonts w:hint="cs"/>
          <w:rtl/>
        </w:rPr>
        <w:t>וחוזר</w:t>
      </w:r>
      <w:bookmarkEnd w:id="1520"/>
      <w:bookmarkEnd w:id="1521"/>
      <w:r w:rsidRPr="000528DA">
        <w:rPr>
          <w:rFonts w:hint="cs"/>
          <w:rtl/>
        </w:rPr>
        <w:t xml:space="preserve"> </w:t>
      </w:r>
      <w:r w:rsidR="004217A8">
        <w:rPr>
          <w:rtl/>
        </w:rPr>
        <w:tab/>
      </w:r>
      <w:r w:rsidR="004217A8">
        <w:rPr>
          <w:rtl/>
        </w:rPr>
        <w:tab/>
      </w:r>
      <w:r w:rsidRPr="00E34F28">
        <w:rPr>
          <w:rStyle w:val="afffff9"/>
          <w:rFonts w:hint="cs"/>
          <w:rtl/>
        </w:rPr>
        <w:t>ל</w:t>
      </w:r>
      <w:r w:rsidRPr="00E34F28">
        <w:rPr>
          <w:rStyle w:val="afffff9"/>
          <w:rtl/>
        </w:rPr>
        <w:t xml:space="preserve">אביי: </w:t>
      </w:r>
      <w:r w:rsidRPr="000528DA">
        <w:rPr>
          <w:rtl/>
        </w:rPr>
        <w:t xml:space="preserve">לראש, </w:t>
      </w:r>
      <w:r w:rsidR="004217A8">
        <w:rPr>
          <w:rtl/>
        </w:rPr>
        <w:tab/>
      </w:r>
      <w:r w:rsidR="004217A8">
        <w:rPr>
          <w:rtl/>
        </w:rPr>
        <w:tab/>
      </w:r>
      <w:r w:rsidRPr="00E34F28">
        <w:rPr>
          <w:rStyle w:val="afffff9"/>
          <w:rtl/>
        </w:rPr>
        <w:t>ו</w:t>
      </w:r>
      <w:r w:rsidRPr="00E34F28">
        <w:rPr>
          <w:rStyle w:val="afffff9"/>
          <w:rFonts w:hint="cs"/>
          <w:rtl/>
        </w:rPr>
        <w:t>ל</w:t>
      </w:r>
      <w:r w:rsidRPr="00E34F28">
        <w:rPr>
          <w:rStyle w:val="afffff9"/>
          <w:rtl/>
        </w:rPr>
        <w:t>רבנן</w:t>
      </w:r>
      <w:r w:rsidR="004217A8">
        <w:rPr>
          <w:rStyle w:val="afffff9"/>
          <w:rFonts w:hint="cs"/>
          <w:rtl/>
        </w:rPr>
        <w:t xml:space="preserve"> וכן הלכה</w:t>
      </w:r>
      <w:r w:rsidR="005A491E">
        <w:rPr>
          <w:rStyle w:val="afffff9"/>
          <w:rFonts w:hint="cs"/>
          <w:rtl/>
        </w:rPr>
        <w:t>:</w:t>
      </w:r>
      <w:r w:rsidRPr="00E34F28">
        <w:rPr>
          <w:rStyle w:val="afffff9"/>
          <w:rtl/>
        </w:rPr>
        <w:t xml:space="preserve"> </w:t>
      </w:r>
      <w:r w:rsidRPr="000528DA">
        <w:rPr>
          <w:rtl/>
        </w:rPr>
        <w:t>למקום שפסק.</w:t>
      </w:r>
      <w:r w:rsidR="002E19D4" w:rsidRPr="000528DA">
        <w:rPr>
          <w:rFonts w:hint="cs"/>
          <w:rtl/>
        </w:rPr>
        <w:t xml:space="preserve"> </w:t>
      </w:r>
    </w:p>
    <w:p w14:paraId="2C04D604" w14:textId="18A9F62C" w:rsidR="005175F4" w:rsidRPr="00E34F28" w:rsidRDefault="00683C59" w:rsidP="00F50A20">
      <w:pPr>
        <w:pStyle w:val="afffa"/>
        <w:rPr>
          <w:rtl/>
        </w:rPr>
      </w:pPr>
      <w:r>
        <w:rPr>
          <w:rFonts w:hint="cs"/>
          <w:rtl/>
        </w:rPr>
        <w:t>***</w:t>
      </w:r>
    </w:p>
    <w:p w14:paraId="5093254E" w14:textId="01382AC8" w:rsidR="00516F78" w:rsidRPr="000528DA" w:rsidRDefault="005175F4" w:rsidP="004217A8">
      <w:pPr>
        <w:pStyle w:val="afffff8"/>
        <w:jc w:val="center"/>
        <w:rPr>
          <w:rtl/>
        </w:rPr>
      </w:pPr>
      <w:r w:rsidRPr="004217A8">
        <w:rPr>
          <w:rtl/>
        </w:rPr>
        <w:t xml:space="preserve">ריש גלותא לרב ששת: </w:t>
      </w:r>
      <w:r w:rsidRPr="000528DA">
        <w:rPr>
          <w:rtl/>
        </w:rPr>
        <w:t>אע"ג דרבנן קשישי את</w:t>
      </w:r>
      <w:r w:rsidRPr="000528DA">
        <w:rPr>
          <w:rFonts w:hint="cs"/>
          <w:rtl/>
        </w:rPr>
        <w:t>ם</w:t>
      </w:r>
      <w:r w:rsidRPr="000528DA">
        <w:rPr>
          <w:rtl/>
        </w:rPr>
        <w:t>,</w:t>
      </w:r>
    </w:p>
    <w:p w14:paraId="380AF09C" w14:textId="62540B41" w:rsidR="00516F78" w:rsidRPr="000528DA" w:rsidRDefault="005175F4" w:rsidP="004217A8">
      <w:pPr>
        <w:pStyle w:val="afffffc"/>
        <w:spacing w:before="0"/>
        <w:rPr>
          <w:rtl/>
        </w:rPr>
      </w:pPr>
      <w:bookmarkStart w:id="1522" w:name="_Toc193636304"/>
      <w:bookmarkStart w:id="1523" w:name="_Toc216184912"/>
      <w:r w:rsidRPr="00A10336">
        <w:rPr>
          <w:rStyle w:val="30"/>
          <w:rtl/>
        </w:rPr>
        <w:t>פרסי</w:t>
      </w:r>
      <w:r w:rsidRPr="00A10336">
        <w:rPr>
          <w:rStyle w:val="30"/>
          <w:rFonts w:hint="cs"/>
          <w:rtl/>
        </w:rPr>
        <w:t>ם בקיאים ממכם</w:t>
      </w:r>
      <w:r w:rsidRPr="00A10336">
        <w:rPr>
          <w:rStyle w:val="30"/>
          <w:rtl/>
        </w:rPr>
        <w:t xml:space="preserve"> בצרכי סעודה</w:t>
      </w:r>
      <w:r w:rsidR="00493B35" w:rsidRPr="000528DA">
        <w:rPr>
          <w:rFonts w:ascii="Fb Fontext" w:hAnsi="Fb Fontext" w:hint="cs"/>
          <w:rtl/>
        </w:rPr>
        <w:t>,</w:t>
      </w:r>
      <w:bookmarkEnd w:id="1522"/>
      <w:bookmarkEnd w:id="1523"/>
    </w:p>
    <w:p w14:paraId="16BD7142" w14:textId="77777777" w:rsidR="00516F78" w:rsidRPr="000528DA" w:rsidRDefault="00FC62F3" w:rsidP="000528DA">
      <w:pPr>
        <w:rPr>
          <w:rtl/>
        </w:rPr>
      </w:pPr>
      <w:bookmarkStart w:id="1524" w:name="_Toc193636305"/>
      <w:bookmarkStart w:id="1525" w:name="_Toc216184913"/>
      <w:r w:rsidRPr="00A10336">
        <w:rPr>
          <w:rStyle w:val="30"/>
          <w:rtl/>
        </w:rPr>
        <w:t>בשתי מטות</w:t>
      </w:r>
      <w:bookmarkEnd w:id="1524"/>
      <w:bookmarkEnd w:id="1525"/>
      <w:r w:rsidRPr="000528DA">
        <w:rPr>
          <w:rtl/>
        </w:rPr>
        <w:t xml:space="preserve"> </w:t>
      </w:r>
      <w:r w:rsidR="005175F4" w:rsidRPr="000528DA">
        <w:rPr>
          <w:rtl/>
        </w:rPr>
        <w:t>גדול מסב בראש ושני לו למעלה הימנו,</w:t>
      </w:r>
      <w:r w:rsidR="00493B35" w:rsidRPr="000528DA">
        <w:rPr>
          <w:rFonts w:hint="cs"/>
          <w:rtl/>
        </w:rPr>
        <w:t xml:space="preserve">  </w:t>
      </w:r>
    </w:p>
    <w:p w14:paraId="53AE1EE3" w14:textId="40EE710C" w:rsidR="005175F4" w:rsidRPr="007E4E8C" w:rsidRDefault="00FC62F3" w:rsidP="004217A8">
      <w:pPr>
        <w:rPr>
          <w:spacing w:val="-4"/>
          <w:rtl/>
        </w:rPr>
      </w:pPr>
      <w:bookmarkStart w:id="1526" w:name="_Toc193636306"/>
      <w:bookmarkStart w:id="1527" w:name="_Toc216184914"/>
      <w:r w:rsidRPr="007E4E8C">
        <w:rPr>
          <w:rStyle w:val="30"/>
          <w:spacing w:val="-4"/>
          <w:rtl/>
        </w:rPr>
        <w:t>בשלש</w:t>
      </w:r>
      <w:bookmarkEnd w:id="1526"/>
      <w:bookmarkEnd w:id="1527"/>
      <w:r w:rsidR="005175F4" w:rsidRPr="007E4E8C">
        <w:rPr>
          <w:rStyle w:val="30"/>
          <w:spacing w:val="-4"/>
          <w:rtl/>
        </w:rPr>
        <w:t xml:space="preserve"> </w:t>
      </w:r>
      <w:r w:rsidR="005175F4" w:rsidRPr="007E4E8C">
        <w:rPr>
          <w:spacing w:val="-4"/>
          <w:rtl/>
        </w:rPr>
        <w:t>גדול מסב באמצע, שני לו למעלה הימנו,</w:t>
      </w:r>
      <w:r w:rsidR="004217A8" w:rsidRPr="007E4E8C">
        <w:rPr>
          <w:rFonts w:hint="cs"/>
          <w:spacing w:val="-4"/>
          <w:rtl/>
        </w:rPr>
        <w:t xml:space="preserve"> </w:t>
      </w:r>
      <w:r w:rsidR="005175F4" w:rsidRPr="007E4E8C">
        <w:rPr>
          <w:spacing w:val="-4"/>
          <w:rtl/>
        </w:rPr>
        <w:t>שלישי לו למטה הימנו.</w:t>
      </w:r>
    </w:p>
    <w:p w14:paraId="1987D6B4" w14:textId="5977E630" w:rsidR="00A24328" w:rsidRDefault="00FC62F3" w:rsidP="009A59D1">
      <w:pPr>
        <w:pStyle w:val="38"/>
        <w:framePr w:wrap="notBeside"/>
        <w:rPr>
          <w:rtl/>
        </w:rPr>
      </w:pPr>
      <w:r w:rsidRPr="00660D7A">
        <w:rPr>
          <w:rFonts w:hint="cs"/>
          <w:rtl/>
        </w:rPr>
        <w:t>שאלו</w:t>
      </w:r>
      <w:r w:rsidR="009B14FE">
        <w:rPr>
          <w:rFonts w:hint="cs"/>
          <w:rtl/>
        </w:rPr>
        <w:t>:</w:t>
      </w:r>
    </w:p>
    <w:p w14:paraId="59E3DA7B" w14:textId="67CF5F4C" w:rsidR="00516F78" w:rsidRPr="000528DA" w:rsidRDefault="005175F4" w:rsidP="000528DA">
      <w:pPr>
        <w:rPr>
          <w:rtl/>
        </w:rPr>
      </w:pPr>
      <w:r w:rsidRPr="000528DA">
        <w:rPr>
          <w:rFonts w:hint="cs"/>
          <w:rtl/>
        </w:rPr>
        <w:t xml:space="preserve">ואם רצה קטן לדבר עמו יושב זקוף כדי שיוכל לשמעו? </w:t>
      </w:r>
    </w:p>
    <w:p w14:paraId="5EFD67B1" w14:textId="4A85785C" w:rsidR="00A24328" w:rsidRDefault="005175F4" w:rsidP="009A59D1">
      <w:pPr>
        <w:pStyle w:val="38"/>
        <w:framePr w:wrap="notBeside"/>
        <w:rPr>
          <w:rtl/>
        </w:rPr>
      </w:pPr>
      <w:r w:rsidRPr="00660D7A">
        <w:rPr>
          <w:rtl/>
        </w:rPr>
        <w:t>א"ל</w:t>
      </w:r>
      <w:r w:rsidR="009B14FE">
        <w:rPr>
          <w:rtl/>
        </w:rPr>
        <w:t>:</w:t>
      </w:r>
    </w:p>
    <w:p w14:paraId="15418FBB" w14:textId="0B44870B" w:rsidR="005175F4" w:rsidRPr="000528DA" w:rsidRDefault="003E7762" w:rsidP="000528DA">
      <w:pPr>
        <w:rPr>
          <w:rtl/>
        </w:rPr>
      </w:pPr>
      <w:r w:rsidRPr="000528DA">
        <w:rPr>
          <w:rtl/>
        </w:rPr>
        <w:t>שאני פרסאי</w:t>
      </w:r>
      <w:r w:rsidRPr="000528DA">
        <w:rPr>
          <w:rFonts w:hint="cs"/>
          <w:rtl/>
        </w:rPr>
        <w:t xml:space="preserve"> ש</w:t>
      </w:r>
      <w:r w:rsidR="005175F4" w:rsidRPr="000528DA">
        <w:rPr>
          <w:rtl/>
        </w:rPr>
        <w:t>מ</w:t>
      </w:r>
      <w:r w:rsidR="005175F4" w:rsidRPr="000528DA">
        <w:rPr>
          <w:rFonts w:hint="cs"/>
          <w:rtl/>
        </w:rPr>
        <w:t>רמזים באצבעם.</w:t>
      </w:r>
    </w:p>
    <w:p w14:paraId="0F33B3C1" w14:textId="77777777" w:rsidR="00516F78" w:rsidRPr="00E34F28" w:rsidRDefault="005175F4" w:rsidP="00682BF2">
      <w:pPr>
        <w:pStyle w:val="afffff5"/>
        <w:rPr>
          <w:rtl/>
        </w:rPr>
      </w:pPr>
      <w:bookmarkStart w:id="1528" w:name="_Toc193636307"/>
      <w:bookmarkStart w:id="1529" w:name="_Toc216184915"/>
      <w:r w:rsidRPr="00A10336">
        <w:rPr>
          <w:rStyle w:val="30"/>
          <w:rtl/>
        </w:rPr>
        <w:t>מים ראשונים מתחילין</w:t>
      </w:r>
      <w:bookmarkEnd w:id="1528"/>
      <w:bookmarkEnd w:id="1529"/>
      <w:r w:rsidR="002E19D4">
        <w:rPr>
          <w:rFonts w:hint="cs"/>
          <w:rtl/>
        </w:rPr>
        <w:t xml:space="preserve"> </w:t>
      </w:r>
      <w:r w:rsidRPr="00FE3D07">
        <w:rPr>
          <w:rtl/>
        </w:rPr>
        <w:t>מן הגדול</w:t>
      </w:r>
      <w:r w:rsidRPr="00FE3D07">
        <w:rPr>
          <w:rFonts w:hint="cs"/>
          <w:rtl/>
        </w:rPr>
        <w:t xml:space="preserve"> ואי</w:t>
      </w:r>
      <w:r w:rsidR="002E19D4">
        <w:rPr>
          <w:rFonts w:hint="cs"/>
          <w:rtl/>
        </w:rPr>
        <w:t>נו</w:t>
      </w:r>
      <w:r w:rsidRPr="00FE3D07">
        <w:rPr>
          <w:rFonts w:hint="cs"/>
          <w:rtl/>
        </w:rPr>
        <w:t xml:space="preserve"> ממתין, </w:t>
      </w:r>
    </w:p>
    <w:p w14:paraId="4D83BD24" w14:textId="77777777" w:rsidR="005175F4" w:rsidRPr="000528DA" w:rsidRDefault="005175F4" w:rsidP="000528DA">
      <w:pPr>
        <w:rPr>
          <w:rtl/>
        </w:rPr>
      </w:pPr>
      <w:r w:rsidRPr="000528DA">
        <w:rPr>
          <w:rFonts w:hint="cs"/>
          <w:rtl/>
        </w:rPr>
        <w:t>שהוא מקבל בשולחנו לפני כולם</w:t>
      </w:r>
    </w:p>
    <w:p w14:paraId="51FBF999" w14:textId="77777777" w:rsidR="005175F4" w:rsidRPr="00E34F28" w:rsidRDefault="005175F4" w:rsidP="00682BF2">
      <w:pPr>
        <w:pStyle w:val="afffff5"/>
        <w:rPr>
          <w:rtl/>
        </w:rPr>
      </w:pPr>
      <w:bookmarkStart w:id="1530" w:name="_Toc193636308"/>
      <w:bookmarkStart w:id="1531" w:name="_Toc216184916"/>
      <w:r w:rsidRPr="00A10336">
        <w:rPr>
          <w:rStyle w:val="30"/>
          <w:rtl/>
        </w:rPr>
        <w:t>מים אחרונים מתחילין</w:t>
      </w:r>
      <w:bookmarkEnd w:id="1530"/>
      <w:bookmarkEnd w:id="1531"/>
      <w:r w:rsidRPr="00FE3D07">
        <w:rPr>
          <w:rtl/>
        </w:rPr>
        <w:t xml:space="preserve"> - מן הקטן</w:t>
      </w:r>
      <w:r w:rsidRPr="00FE3D07">
        <w:rPr>
          <w:rFonts w:hint="cs"/>
          <w:rtl/>
        </w:rPr>
        <w:t xml:space="preserve"> ואין הגדול ממתין שלא </w:t>
      </w:r>
      <w:r w:rsidRPr="00054EE3">
        <w:rPr>
          <w:rFonts w:hint="cs"/>
          <w:rtl/>
        </w:rPr>
        <w:t>מסלקים האוכל לפניו עד שכולם נוטלים</w:t>
      </w:r>
      <w:r w:rsidR="00FC62F3" w:rsidRPr="00054EE3">
        <w:rPr>
          <w:rFonts w:hint="cs"/>
          <w:rtl/>
        </w:rPr>
        <w:t>.</w:t>
      </w:r>
    </w:p>
    <w:p w14:paraId="57108E2D" w14:textId="7C0E8E5F" w:rsidR="00A24328" w:rsidRDefault="00FC62F3" w:rsidP="009A59D1">
      <w:pPr>
        <w:pStyle w:val="38"/>
        <w:framePr w:wrap="notBeside"/>
        <w:rPr>
          <w:rtl/>
        </w:rPr>
      </w:pPr>
      <w:r w:rsidRPr="00660D7A">
        <w:rPr>
          <w:rFonts w:hint="cs"/>
          <w:rtl/>
        </w:rPr>
        <w:t>ר</w:t>
      </w:r>
      <w:r w:rsidR="005175F4" w:rsidRPr="00660D7A">
        <w:rPr>
          <w:rFonts w:hint="cs"/>
          <w:rtl/>
        </w:rPr>
        <w:t>"ש</w:t>
      </w:r>
      <w:r w:rsidR="009B14FE">
        <w:rPr>
          <w:rtl/>
        </w:rPr>
        <w:t>:</w:t>
      </w:r>
    </w:p>
    <w:p w14:paraId="4AA35586" w14:textId="3A7FE212" w:rsidR="00FC62F3" w:rsidRPr="000528DA" w:rsidRDefault="005175F4" w:rsidP="000528DA">
      <w:pPr>
        <w:rPr>
          <w:rtl/>
        </w:rPr>
      </w:pPr>
      <w:bookmarkStart w:id="1532" w:name="_Toc193636309"/>
      <w:bookmarkStart w:id="1533" w:name="_Toc216184917"/>
      <w:r w:rsidRPr="00A10336">
        <w:rPr>
          <w:rStyle w:val="30"/>
          <w:rtl/>
        </w:rPr>
        <w:t>מתני</w:t>
      </w:r>
      <w:r w:rsidR="00FC62F3" w:rsidRPr="00A10336">
        <w:rPr>
          <w:rStyle w:val="30"/>
          <w:rFonts w:hint="cs"/>
          <w:rtl/>
        </w:rPr>
        <w:t>'</w:t>
      </w:r>
      <w:r w:rsidRPr="00A10336">
        <w:rPr>
          <w:rStyle w:val="30"/>
          <w:rtl/>
        </w:rPr>
        <w:t xml:space="preserve"> ידענא </w:t>
      </w:r>
      <w:r w:rsidR="00FC62F3" w:rsidRPr="00A10336">
        <w:rPr>
          <w:rStyle w:val="30"/>
          <w:rFonts w:hint="cs"/>
          <w:rtl/>
        </w:rPr>
        <w:t>-</w:t>
      </w:r>
      <w:r w:rsidR="00291D7F" w:rsidRPr="00A10336">
        <w:rPr>
          <w:rStyle w:val="30"/>
          <w:rFonts w:hint="cs"/>
          <w:rtl/>
        </w:rPr>
        <w:t xml:space="preserve"> </w:t>
      </w:r>
      <w:r w:rsidRPr="00A10336">
        <w:rPr>
          <w:rStyle w:val="30"/>
          <w:rtl/>
        </w:rPr>
        <w:t>סדר הסבה</w:t>
      </w:r>
      <w:r w:rsidR="00FC62F3" w:rsidRPr="00A10336">
        <w:rPr>
          <w:rStyle w:val="30"/>
          <w:rFonts w:hint="cs"/>
          <w:rtl/>
        </w:rPr>
        <w:t>:</w:t>
      </w:r>
      <w:bookmarkEnd w:id="1532"/>
      <w:bookmarkEnd w:id="1533"/>
    </w:p>
    <w:p w14:paraId="7714C194" w14:textId="77777777" w:rsidR="00FC62F3" w:rsidRPr="000528DA" w:rsidRDefault="00FC62F3" w:rsidP="000528DA">
      <w:pPr>
        <w:rPr>
          <w:rtl/>
        </w:rPr>
      </w:pPr>
      <w:bookmarkStart w:id="1534" w:name="_Toc193636310"/>
      <w:bookmarkStart w:id="1535" w:name="_Toc216184918"/>
      <w:r w:rsidRPr="00A10336">
        <w:rPr>
          <w:rStyle w:val="30"/>
          <w:rFonts w:hint="cs"/>
          <w:rtl/>
        </w:rPr>
        <w:t>ב</w:t>
      </w:r>
      <w:r w:rsidR="005175F4" w:rsidRPr="00A10336">
        <w:rPr>
          <w:rStyle w:val="30"/>
          <w:rtl/>
        </w:rPr>
        <w:t>שתי מטות</w:t>
      </w:r>
      <w:bookmarkEnd w:id="1534"/>
      <w:bookmarkEnd w:id="1535"/>
      <w:r w:rsidR="002E19D4" w:rsidRPr="000528DA">
        <w:rPr>
          <w:rtl/>
        </w:rPr>
        <w:t xml:space="preserve"> </w:t>
      </w:r>
      <w:r w:rsidR="005175F4" w:rsidRPr="000528DA">
        <w:rPr>
          <w:rtl/>
        </w:rPr>
        <w:t xml:space="preserve">גדול מסב בראש ושני לו למטה הימנו, </w:t>
      </w:r>
    </w:p>
    <w:p w14:paraId="72534B0A" w14:textId="77777777" w:rsidR="00516F78" w:rsidRPr="000528DA" w:rsidRDefault="00FC62F3" w:rsidP="000528DA">
      <w:pPr>
        <w:rPr>
          <w:rtl/>
        </w:rPr>
      </w:pPr>
      <w:bookmarkStart w:id="1536" w:name="_Toc193636311"/>
      <w:bookmarkStart w:id="1537" w:name="_Toc216184919"/>
      <w:r w:rsidRPr="00A10336">
        <w:rPr>
          <w:rStyle w:val="30"/>
          <w:rFonts w:hint="cs"/>
          <w:rtl/>
        </w:rPr>
        <w:t>ב</w:t>
      </w:r>
      <w:r w:rsidRPr="00A10336">
        <w:rPr>
          <w:rStyle w:val="30"/>
          <w:rtl/>
        </w:rPr>
        <w:t>שלש מטות</w:t>
      </w:r>
      <w:bookmarkEnd w:id="1536"/>
      <w:bookmarkEnd w:id="1537"/>
      <w:r w:rsidRPr="000528DA">
        <w:rPr>
          <w:rtl/>
        </w:rPr>
        <w:t xml:space="preserve"> </w:t>
      </w:r>
      <w:r w:rsidR="005175F4" w:rsidRPr="000528DA">
        <w:rPr>
          <w:rtl/>
        </w:rPr>
        <w:t xml:space="preserve">גדול מסב בראש, שני למעלה הימנו, </w:t>
      </w:r>
    </w:p>
    <w:p w14:paraId="0072BDA4" w14:textId="77777777" w:rsidR="005175F4" w:rsidRPr="000528DA" w:rsidRDefault="005175F4" w:rsidP="000528DA">
      <w:pPr>
        <w:rPr>
          <w:rtl/>
        </w:rPr>
      </w:pPr>
      <w:r w:rsidRPr="000528DA">
        <w:rPr>
          <w:rtl/>
        </w:rPr>
        <w:t>שלישי למטה הימנו.</w:t>
      </w:r>
    </w:p>
    <w:p w14:paraId="4CE1EB8F" w14:textId="77777777" w:rsidR="00FC62F3" w:rsidRPr="000528DA" w:rsidRDefault="005175F4" w:rsidP="000528DA">
      <w:pPr>
        <w:rPr>
          <w:rtl/>
        </w:rPr>
      </w:pPr>
      <w:bookmarkStart w:id="1538" w:name="_Toc193636312"/>
      <w:bookmarkStart w:id="1539" w:name="_Toc216184920"/>
      <w:r w:rsidRPr="00724E73">
        <w:rPr>
          <w:rStyle w:val="afffffd"/>
          <w:rtl/>
        </w:rPr>
        <w:t>מים הראשונים</w:t>
      </w:r>
      <w:bookmarkEnd w:id="1538"/>
      <w:bookmarkEnd w:id="1539"/>
      <w:r w:rsidRPr="00724E73">
        <w:rPr>
          <w:rStyle w:val="afffffd"/>
          <w:rtl/>
        </w:rPr>
        <w:t xml:space="preserve"> </w:t>
      </w:r>
      <w:r w:rsidRPr="000528DA">
        <w:rPr>
          <w:rtl/>
        </w:rPr>
        <w:t xml:space="preserve">מתחילין מן הגדול, </w:t>
      </w:r>
    </w:p>
    <w:p w14:paraId="1216A286" w14:textId="77777777" w:rsidR="005175F4" w:rsidRPr="000528DA" w:rsidRDefault="005175F4" w:rsidP="000528DA">
      <w:pPr>
        <w:rPr>
          <w:rtl/>
        </w:rPr>
      </w:pPr>
      <w:bookmarkStart w:id="1540" w:name="_Toc193636313"/>
      <w:bookmarkStart w:id="1541" w:name="_Toc216184921"/>
      <w:r w:rsidRPr="00724E73">
        <w:rPr>
          <w:rStyle w:val="afffffd"/>
          <w:rtl/>
        </w:rPr>
        <w:t>מים אחרונים</w:t>
      </w:r>
      <w:bookmarkEnd w:id="1540"/>
      <w:bookmarkEnd w:id="1541"/>
      <w:r w:rsidRPr="00724E73">
        <w:rPr>
          <w:rStyle w:val="afffffd"/>
          <w:rtl/>
        </w:rPr>
        <w:t xml:space="preserve"> </w:t>
      </w:r>
      <w:r w:rsidR="00516F78" w:rsidRPr="000528DA">
        <w:rPr>
          <w:rFonts w:hint="cs"/>
          <w:rtl/>
        </w:rPr>
        <w:t xml:space="preserve">   </w:t>
      </w:r>
      <w:r w:rsidR="00493B35" w:rsidRPr="00A10336">
        <w:rPr>
          <w:rStyle w:val="30"/>
          <w:rFonts w:hint="cs"/>
          <w:rtl/>
        </w:rPr>
        <w:t>ב</w:t>
      </w:r>
      <w:r w:rsidRPr="00A10336">
        <w:rPr>
          <w:rStyle w:val="30"/>
          <w:rtl/>
        </w:rPr>
        <w:t>חמשה</w:t>
      </w:r>
      <w:r w:rsidRPr="000528DA">
        <w:rPr>
          <w:rtl/>
        </w:rPr>
        <w:t xml:space="preserve"> מתחילין מהגדול</w:t>
      </w:r>
    </w:p>
    <w:p w14:paraId="1980DBEC" w14:textId="3D4F4113" w:rsidR="005175F4" w:rsidRPr="000528DA" w:rsidRDefault="00493B35" w:rsidP="007E4E8C">
      <w:pPr>
        <w:rPr>
          <w:rtl/>
        </w:rPr>
      </w:pPr>
      <w:bookmarkStart w:id="1542" w:name="_Toc193636314"/>
      <w:bookmarkStart w:id="1543" w:name="_Toc216184922"/>
      <w:r w:rsidRPr="00A10336">
        <w:rPr>
          <w:rStyle w:val="30"/>
          <w:rFonts w:hint="cs"/>
          <w:rtl/>
        </w:rPr>
        <w:lastRenderedPageBreak/>
        <w:t>ב</w:t>
      </w:r>
      <w:r w:rsidR="005175F4" w:rsidRPr="00A10336">
        <w:rPr>
          <w:rStyle w:val="30"/>
          <w:rtl/>
        </w:rPr>
        <w:t>מאה</w:t>
      </w:r>
      <w:bookmarkEnd w:id="1542"/>
      <w:bookmarkEnd w:id="1543"/>
      <w:r w:rsidR="005175F4" w:rsidRPr="000528DA">
        <w:rPr>
          <w:rtl/>
        </w:rPr>
        <w:t xml:space="preserve"> מתחילין מהקטן עד שמגיעים אצל חמ</w:t>
      </w:r>
      <w:r w:rsidR="0004131E" w:rsidRPr="000528DA">
        <w:rPr>
          <w:rFonts w:hint="cs"/>
          <w:rtl/>
        </w:rPr>
        <w:t>י</w:t>
      </w:r>
      <w:r w:rsidR="005175F4" w:rsidRPr="000528DA">
        <w:rPr>
          <w:rtl/>
        </w:rPr>
        <w:t>שי, וחוזרין ומתחילין מהגדול.</w:t>
      </w:r>
      <w:r w:rsidR="00FC62F3" w:rsidRPr="000528DA">
        <w:rPr>
          <w:rFonts w:hint="cs"/>
          <w:rtl/>
        </w:rPr>
        <w:t xml:space="preserve"> </w:t>
      </w:r>
      <w:r w:rsidR="00FC62F3" w:rsidRPr="000528DA">
        <w:rPr>
          <w:rtl/>
        </w:rPr>
        <w:t>ולמקום שמים אחרונים חוזרין</w:t>
      </w:r>
      <w:r w:rsidR="005175F4" w:rsidRPr="000528DA">
        <w:rPr>
          <w:rtl/>
        </w:rPr>
        <w:t xml:space="preserve"> לשם ברכה חוזרת.</w:t>
      </w:r>
    </w:p>
    <w:p w14:paraId="15684EBC" w14:textId="46F58F4E" w:rsidR="00A24328" w:rsidRDefault="005175F4" w:rsidP="009A59D1">
      <w:pPr>
        <w:pStyle w:val="38"/>
        <w:framePr w:wrap="notBeside"/>
        <w:rPr>
          <w:rtl/>
        </w:rPr>
      </w:pPr>
      <w:r w:rsidRPr="00660D7A">
        <w:rPr>
          <w:rtl/>
        </w:rPr>
        <w:t>מסייע לרב</w:t>
      </w:r>
      <w:r w:rsidR="009B14FE">
        <w:rPr>
          <w:rtl/>
        </w:rPr>
        <w:t>:</w:t>
      </w:r>
    </w:p>
    <w:p w14:paraId="7F81BB41" w14:textId="265E9434" w:rsidR="005175F4" w:rsidRPr="000528DA" w:rsidRDefault="00FC62F3" w:rsidP="000528DA">
      <w:pPr>
        <w:rPr>
          <w:rtl/>
        </w:rPr>
      </w:pPr>
      <w:bookmarkStart w:id="1544" w:name="_Toc193636315"/>
      <w:bookmarkStart w:id="1545" w:name="_Toc216184923"/>
      <w:r w:rsidRPr="00A10336">
        <w:rPr>
          <w:rStyle w:val="30"/>
          <w:rFonts w:hint="cs"/>
          <w:rtl/>
        </w:rPr>
        <w:t>ד</w:t>
      </w:r>
      <w:r w:rsidR="005175F4" w:rsidRPr="00A10336">
        <w:rPr>
          <w:rStyle w:val="30"/>
          <w:rtl/>
        </w:rPr>
        <w:t>כל הנוטל ידיו באחרונה תחלה הוא מזומן לברכה</w:t>
      </w:r>
      <w:bookmarkEnd w:id="1544"/>
      <w:bookmarkEnd w:id="1545"/>
      <w:r w:rsidR="005175F4" w:rsidRPr="000528DA">
        <w:rPr>
          <w:rtl/>
        </w:rPr>
        <w:t>.</w:t>
      </w:r>
    </w:p>
    <w:p w14:paraId="3D7887E1" w14:textId="469A2F2D" w:rsidR="005175F4" w:rsidRPr="00E34F28" w:rsidRDefault="004217A8" w:rsidP="004217A8">
      <w:pPr>
        <w:pStyle w:val="afffffc"/>
        <w:rPr>
          <w:rtl/>
        </w:rPr>
      </w:pPr>
      <w:bookmarkStart w:id="1546" w:name="_Toc193636316"/>
      <w:bookmarkStart w:id="1547" w:name="_Toc216184924"/>
      <w:r>
        <w:rPr>
          <w:rFonts w:hint="cs"/>
          <w:rtl/>
        </w:rPr>
        <w:t>כשרבי כיבד לרב בברכה''מ</w:t>
      </w:r>
      <w:bookmarkEnd w:id="1546"/>
      <w:bookmarkEnd w:id="1547"/>
    </w:p>
    <w:p w14:paraId="540185B9" w14:textId="77777777" w:rsidR="005175F4" w:rsidRPr="00E34F28" w:rsidRDefault="005175F4" w:rsidP="00EC0DC4">
      <w:pPr>
        <w:pStyle w:val="af2"/>
        <w:framePr w:wrap="around"/>
        <w:rPr>
          <w:rtl/>
        </w:rPr>
      </w:pPr>
      <w:r w:rsidRPr="009757B9">
        <w:rPr>
          <w:rtl/>
        </w:rPr>
        <w:t>מז.</w:t>
      </w:r>
    </w:p>
    <w:p w14:paraId="0529EE30" w14:textId="77777777" w:rsidR="00A24328" w:rsidRDefault="00FC62F3" w:rsidP="009A59D1">
      <w:pPr>
        <w:pStyle w:val="38"/>
        <w:framePr w:wrap="notBeside"/>
        <w:rPr>
          <w:rtl/>
        </w:rPr>
      </w:pPr>
      <w:r w:rsidRPr="00660D7A">
        <w:rPr>
          <w:rFonts w:hint="cs"/>
          <w:rtl/>
        </w:rPr>
        <w:t xml:space="preserve">רבי </w:t>
      </w:r>
      <w:r w:rsidR="004217A8" w:rsidRPr="00660D7A">
        <w:rPr>
          <w:rFonts w:hint="cs"/>
          <w:rtl/>
        </w:rPr>
        <w:t>לרב</w:t>
      </w:r>
      <w:r w:rsidR="00A24328">
        <w:rPr>
          <w:rtl/>
        </w:rPr>
        <w:t>:</w:t>
      </w:r>
    </w:p>
    <w:p w14:paraId="5039986D" w14:textId="6613156D" w:rsidR="005175F4" w:rsidRPr="000528DA" w:rsidRDefault="005175F4" w:rsidP="004217A8">
      <w:pPr>
        <w:rPr>
          <w:rtl/>
        </w:rPr>
      </w:pPr>
      <w:r w:rsidRPr="000528DA">
        <w:rPr>
          <w:rtl/>
        </w:rPr>
        <w:t xml:space="preserve">קום </w:t>
      </w:r>
      <w:r w:rsidRPr="00A10336">
        <w:rPr>
          <w:rStyle w:val="30"/>
          <w:rFonts w:hint="cs"/>
          <w:rtl/>
        </w:rPr>
        <w:t>רחץ ידך,</w:t>
      </w:r>
      <w:r w:rsidRPr="000528DA">
        <w:rPr>
          <w:rFonts w:hint="cs"/>
          <w:rtl/>
        </w:rPr>
        <w:t xml:space="preserve"> </w:t>
      </w:r>
      <w:r w:rsidRPr="004217A8">
        <w:rPr>
          <w:rStyle w:val="afffff9"/>
          <w:rFonts w:hint="cs"/>
          <w:rtl/>
        </w:rPr>
        <w:t>רא</w:t>
      </w:r>
      <w:r w:rsidR="004217A8">
        <w:rPr>
          <w:rStyle w:val="afffff9"/>
          <w:rFonts w:hint="cs"/>
          <w:rtl/>
        </w:rPr>
        <w:t>ה</w:t>
      </w:r>
      <w:r w:rsidR="004217A8" w:rsidRPr="004217A8">
        <w:rPr>
          <w:rStyle w:val="afffff9"/>
          <w:rFonts w:hint="cs"/>
          <w:rtl/>
        </w:rPr>
        <w:t>ו ר</w:t>
      </w:r>
      <w:r w:rsidR="004217A8">
        <w:rPr>
          <w:rStyle w:val="afffff9"/>
          <w:rFonts w:hint="cs"/>
          <w:rtl/>
        </w:rPr>
        <w:t xml:space="preserve">"ח </w:t>
      </w:r>
      <w:r w:rsidRPr="000528DA">
        <w:rPr>
          <w:rFonts w:hint="cs"/>
          <w:rtl/>
        </w:rPr>
        <w:t xml:space="preserve">שרועד שחשב שראה שידיו מלוכלכות </w:t>
      </w:r>
      <w:r w:rsidRPr="004217A8">
        <w:rPr>
          <w:rStyle w:val="afffff9"/>
          <w:rFonts w:hint="cs"/>
          <w:rtl/>
        </w:rPr>
        <w:t>א</w:t>
      </w:r>
      <w:r w:rsidRPr="004217A8">
        <w:rPr>
          <w:rStyle w:val="afffff9"/>
          <w:rtl/>
        </w:rPr>
        <w:t>"</w:t>
      </w:r>
      <w:r w:rsidRPr="004217A8">
        <w:rPr>
          <w:rStyle w:val="afffff9"/>
          <w:rFonts w:hint="cs"/>
          <w:rtl/>
        </w:rPr>
        <w:t>ל</w:t>
      </w:r>
      <w:r w:rsidR="004217A8">
        <w:rPr>
          <w:rStyle w:val="afffff9"/>
          <w:rFonts w:hint="cs"/>
          <w:rtl/>
        </w:rPr>
        <w:t xml:space="preserve"> ר''ח לרב</w:t>
      </w:r>
      <w:r w:rsidRPr="004217A8">
        <w:rPr>
          <w:rStyle w:val="afffff9"/>
          <w:rtl/>
        </w:rPr>
        <w:t>:</w:t>
      </w:r>
      <w:r w:rsidRPr="00E34F28">
        <w:rPr>
          <w:rStyle w:val="afffff9"/>
          <w:rtl/>
        </w:rPr>
        <w:t xml:space="preserve"> </w:t>
      </w:r>
      <w:r w:rsidR="004217A8">
        <w:rPr>
          <w:rFonts w:hint="cs"/>
          <w:rtl/>
        </w:rPr>
        <w:t>בן גדולים</w:t>
      </w:r>
      <w:r w:rsidRPr="000528DA">
        <w:rPr>
          <w:rtl/>
        </w:rPr>
        <w:t xml:space="preserve">! </w:t>
      </w:r>
      <w:r>
        <w:rPr>
          <w:rStyle w:val="afffff9"/>
          <w:rFonts w:hint="cs"/>
          <w:rtl/>
          <w:rPrChange w:id="9265" w:author="מנוע אמוראים" w:date="2026-10-05T16:40:51Z">
            <w:rPr>
              <w:rFonts w:hint="cs"/>
              <w:rtl/>
            </w:rPr>
          </w:rPrChange>
        </w:rPr>
        <w:t xml:space="preserve">בברכהמ</w:t>
      </w:r>
      <w:r>
        <w:rPr>
          <w:rStyle w:val="afffff9"/>
          <w:rtl/>
          <w:rPrChange w:id="9266" w:author="מנוע אמוראים" w:date="2026-10-05T16:40:51Z">
            <w:rPr>
              <w:rtl/>
            </w:rPr>
          </w:rPrChange>
        </w:rPr>
        <w:t xml:space="preserve">"</w:t>
      </w:r>
      <w:r>
        <w:rPr>
          <w:rStyle w:val="afffff9"/>
          <w:rFonts w:hint="cs"/>
          <w:rtl/>
          <w:rPrChange w:id="9267" w:author="מנוע אמוראים" w:date="2026-10-05T16:40:51Z">
            <w:rPr>
              <w:rFonts w:hint="cs"/>
              <w:rtl/>
            </w:rPr>
          </w:rPrChange>
        </w:rPr>
        <w:t xml:space="preserve">ז</w:t>
      </w:r>
      <w:r>
        <w:rPr>
          <w:rFonts w:hint="cs"/>
          <w:rtl/>
        </w:rPr>
        <w:t xml:space="preserve"> כבדך</w:t>
      </w:r>
      <w:r w:rsidRPr="000528DA">
        <w:rPr>
          <w:rtl/>
        </w:rPr>
        <w:t>.</w:t>
      </w:r>
    </w:p>
    <w:p w14:paraId="4C995CA6" w14:textId="6F464A9A" w:rsidR="005175F4" w:rsidRPr="00E34F28" w:rsidRDefault="005175F4" w:rsidP="000F6DD4">
      <w:pPr>
        <w:pStyle w:val="afffffc"/>
        <w:rPr>
          <w:rtl/>
        </w:rPr>
      </w:pPr>
      <w:bookmarkStart w:id="1548" w:name="_Toc193636317"/>
      <w:bookmarkStart w:id="1549" w:name="_Toc216184925"/>
      <w:r w:rsidRPr="007D462B">
        <w:rPr>
          <w:rtl/>
        </w:rPr>
        <w:t>אין מכבדין בדרכים, בגשרים</w:t>
      </w:r>
      <w:r w:rsidR="007E4E8C">
        <w:rPr>
          <w:rFonts w:hint="cs"/>
          <w:rtl/>
        </w:rPr>
        <w:t xml:space="preserve"> </w:t>
      </w:r>
      <w:r w:rsidRPr="007D462B">
        <w:rPr>
          <w:rtl/>
        </w:rPr>
        <w:t>בידים מזוהמות.</w:t>
      </w:r>
      <w:bookmarkEnd w:id="1548"/>
      <w:bookmarkEnd w:id="1549"/>
    </w:p>
    <w:p w14:paraId="794E1B67" w14:textId="489247C3" w:rsidR="00A24328" w:rsidRDefault="005175F4" w:rsidP="009A59D1">
      <w:pPr>
        <w:pStyle w:val="38"/>
        <w:framePr w:wrap="notBeside"/>
        <w:rPr>
          <w:rtl/>
        </w:rPr>
      </w:pPr>
      <w:r w:rsidRPr="00660D7A">
        <w:rPr>
          <w:rtl/>
        </w:rPr>
        <w:t>רבין ואביי</w:t>
      </w:r>
      <w:r w:rsidR="009B14FE">
        <w:rPr>
          <w:rtl/>
        </w:rPr>
        <w:t>:</w:t>
      </w:r>
    </w:p>
    <w:p w14:paraId="1098E38F" w14:textId="34A35705" w:rsidR="005175F4" w:rsidRPr="000528DA" w:rsidRDefault="00FC62F3" w:rsidP="004217A8">
      <w:pPr>
        <w:rPr>
          <w:rtl/>
        </w:rPr>
      </w:pPr>
      <w:r w:rsidRPr="000528DA">
        <w:rPr>
          <w:rFonts w:hint="cs"/>
          <w:rtl/>
        </w:rPr>
        <w:t>הלכו</w:t>
      </w:r>
      <w:r w:rsidR="005175F4" w:rsidRPr="000528DA">
        <w:rPr>
          <w:rFonts w:hint="cs"/>
          <w:rtl/>
        </w:rPr>
        <w:t xml:space="preserve"> בדרך</w:t>
      </w:r>
      <w:r w:rsidR="004217A8">
        <w:rPr>
          <w:rFonts w:hint="cs"/>
          <w:rtl/>
        </w:rPr>
        <w:t>,</w:t>
      </w:r>
      <w:r w:rsidR="005175F4" w:rsidRPr="000528DA">
        <w:rPr>
          <w:rFonts w:hint="cs"/>
          <w:rtl/>
        </w:rPr>
        <w:t xml:space="preserve"> </w:t>
      </w:r>
      <w:r w:rsidR="00BA43DE" w:rsidRPr="000528DA">
        <w:rPr>
          <w:rFonts w:hint="cs"/>
          <w:rtl/>
        </w:rPr>
        <w:t>ו</w:t>
      </w:r>
      <w:r w:rsidRPr="000528DA">
        <w:rPr>
          <w:rFonts w:hint="cs"/>
          <w:rtl/>
        </w:rPr>
        <w:t>קדם</w:t>
      </w:r>
      <w:r w:rsidR="005175F4" w:rsidRPr="000528DA">
        <w:rPr>
          <w:rFonts w:hint="cs"/>
          <w:rtl/>
        </w:rPr>
        <w:t xml:space="preserve"> </w:t>
      </w:r>
      <w:r w:rsidR="005175F4" w:rsidRPr="00E34F28">
        <w:rPr>
          <w:rStyle w:val="afffff9"/>
          <w:rtl/>
        </w:rPr>
        <w:t>חמ</w:t>
      </w:r>
      <w:r w:rsidRPr="00E34F28">
        <w:rPr>
          <w:rStyle w:val="afffff9"/>
          <w:rFonts w:hint="cs"/>
          <w:rtl/>
        </w:rPr>
        <w:t>ו</w:t>
      </w:r>
      <w:r w:rsidR="005175F4" w:rsidRPr="00E34F28">
        <w:rPr>
          <w:rStyle w:val="afffff9"/>
          <w:rtl/>
        </w:rPr>
        <w:t xml:space="preserve">ר </w:t>
      </w:r>
      <w:r w:rsidR="00BA43DE" w:rsidRPr="00E34F28">
        <w:rPr>
          <w:rStyle w:val="afffff9"/>
          <w:rFonts w:hint="cs"/>
          <w:rtl/>
        </w:rPr>
        <w:t>ד</w:t>
      </w:r>
      <w:r w:rsidR="005175F4" w:rsidRPr="00E34F28">
        <w:rPr>
          <w:rStyle w:val="afffff9"/>
          <w:rtl/>
        </w:rPr>
        <w:t>רבין</w:t>
      </w:r>
      <w:r w:rsidR="00BA43DE" w:rsidRPr="00E34F28">
        <w:rPr>
          <w:rStyle w:val="afffff9"/>
          <w:rFonts w:hint="cs"/>
          <w:rtl/>
        </w:rPr>
        <w:t>,</w:t>
      </w:r>
      <w:r w:rsidR="005175F4" w:rsidRPr="00E34F28">
        <w:rPr>
          <w:rStyle w:val="afffff9"/>
          <w:rtl/>
        </w:rPr>
        <w:t xml:space="preserve"> ל</w:t>
      </w:r>
      <w:r w:rsidR="00BA43DE" w:rsidRPr="00E34F28">
        <w:rPr>
          <w:rStyle w:val="afffff9"/>
          <w:rFonts w:hint="cs"/>
          <w:rtl/>
        </w:rPr>
        <w:t xml:space="preserve">חמור </w:t>
      </w:r>
      <w:r w:rsidR="005175F4" w:rsidRPr="00E34F28">
        <w:rPr>
          <w:rStyle w:val="afffff9"/>
          <w:rtl/>
        </w:rPr>
        <w:t>דאביי</w:t>
      </w:r>
      <w:r w:rsidR="005175F4" w:rsidRPr="000528DA">
        <w:rPr>
          <w:rtl/>
        </w:rPr>
        <w:t xml:space="preserve">, </w:t>
      </w:r>
      <w:r w:rsidR="005175F4" w:rsidRPr="000528DA">
        <w:rPr>
          <w:rFonts w:hint="cs"/>
          <w:rtl/>
        </w:rPr>
        <w:t>וחשב שבגלל ש</w:t>
      </w:r>
      <w:r w:rsidRPr="000528DA">
        <w:rPr>
          <w:rFonts w:hint="cs"/>
          <w:rtl/>
        </w:rPr>
        <w:t>ירד</w:t>
      </w:r>
      <w:r w:rsidR="005175F4" w:rsidRPr="000528DA">
        <w:rPr>
          <w:rFonts w:hint="cs"/>
          <w:rtl/>
        </w:rPr>
        <w:t xml:space="preserve"> מארץ ישראל גס דעת</w:t>
      </w:r>
      <w:r w:rsidRPr="000528DA">
        <w:rPr>
          <w:rFonts w:hint="cs"/>
          <w:rtl/>
        </w:rPr>
        <w:t>ו</w:t>
      </w:r>
      <w:r w:rsidR="00BA43DE" w:rsidRPr="000528DA">
        <w:rPr>
          <w:rFonts w:hint="cs"/>
          <w:rtl/>
        </w:rPr>
        <w:t>, וכשהגיע ל</w:t>
      </w:r>
      <w:r w:rsidR="005175F4" w:rsidRPr="000528DA">
        <w:rPr>
          <w:rFonts w:hint="cs"/>
          <w:rtl/>
        </w:rPr>
        <w:t>ביהכנ</w:t>
      </w:r>
      <w:r w:rsidR="005175F4" w:rsidRPr="000528DA">
        <w:rPr>
          <w:rtl/>
        </w:rPr>
        <w:t>"</w:t>
      </w:r>
      <w:r w:rsidR="005175F4" w:rsidRPr="000528DA">
        <w:rPr>
          <w:rFonts w:hint="cs"/>
          <w:rtl/>
        </w:rPr>
        <w:t>ס</w:t>
      </w:r>
      <w:r w:rsidR="00BA43DE" w:rsidRPr="000528DA">
        <w:rPr>
          <w:rFonts w:hint="cs"/>
          <w:rtl/>
        </w:rPr>
        <w:t>,</w:t>
      </w:r>
      <w:r w:rsidR="005175F4" w:rsidRPr="000528DA">
        <w:rPr>
          <w:rFonts w:hint="cs"/>
          <w:rtl/>
        </w:rPr>
        <w:t xml:space="preserve"> </w:t>
      </w:r>
      <w:r w:rsidR="005175F4" w:rsidRPr="00E34F28">
        <w:rPr>
          <w:rStyle w:val="afffff9"/>
          <w:rFonts w:hint="cs"/>
          <w:rtl/>
        </w:rPr>
        <w:t>א</w:t>
      </w:r>
      <w:r w:rsidR="005175F4" w:rsidRPr="00E34F28">
        <w:rPr>
          <w:rStyle w:val="afffff9"/>
          <w:rtl/>
        </w:rPr>
        <w:t>"</w:t>
      </w:r>
      <w:r w:rsidR="005175F4" w:rsidRPr="00E34F28">
        <w:rPr>
          <w:rStyle w:val="afffff9"/>
          <w:rFonts w:hint="cs"/>
          <w:rtl/>
        </w:rPr>
        <w:t>ל</w:t>
      </w:r>
      <w:r w:rsidR="005175F4" w:rsidRPr="000528DA">
        <w:rPr>
          <w:rFonts w:hint="cs"/>
          <w:rtl/>
        </w:rPr>
        <w:t xml:space="preserve"> שיכנס לפניו</w:t>
      </w:r>
      <w:r w:rsidR="00BA43DE" w:rsidRPr="000528DA">
        <w:rPr>
          <w:rFonts w:hint="cs"/>
          <w:rtl/>
        </w:rPr>
        <w:t>,</w:t>
      </w:r>
      <w:r w:rsidR="005175F4" w:rsidRPr="000528DA">
        <w:rPr>
          <w:rFonts w:hint="cs"/>
          <w:rtl/>
        </w:rPr>
        <w:t xml:space="preserve"> </w:t>
      </w:r>
      <w:r w:rsidR="005175F4" w:rsidRPr="00E34F28">
        <w:rPr>
          <w:rStyle w:val="afffff9"/>
          <w:rFonts w:hint="cs"/>
          <w:rtl/>
        </w:rPr>
        <w:t>א</w:t>
      </w:r>
      <w:r w:rsidR="005175F4" w:rsidRPr="00E34F28">
        <w:rPr>
          <w:rStyle w:val="afffff9"/>
          <w:rtl/>
        </w:rPr>
        <w:t>"</w:t>
      </w:r>
      <w:r w:rsidR="005175F4" w:rsidRPr="00E34F28">
        <w:rPr>
          <w:rStyle w:val="afffff9"/>
          <w:rFonts w:hint="cs"/>
          <w:rtl/>
        </w:rPr>
        <w:t>ל</w:t>
      </w:r>
      <w:r w:rsidR="005175F4" w:rsidRPr="000528DA">
        <w:rPr>
          <w:rFonts w:hint="cs"/>
          <w:rtl/>
        </w:rPr>
        <w:t xml:space="preserve"> ועד עכשיו לא הייתי מר?</w:t>
      </w:r>
    </w:p>
    <w:p w14:paraId="37C287B4" w14:textId="15F696B7" w:rsidR="00A24328" w:rsidRDefault="005175F4" w:rsidP="009A59D1">
      <w:pPr>
        <w:pStyle w:val="38"/>
        <w:framePr w:wrap="notBeside"/>
        <w:rPr>
          <w:rtl/>
        </w:rPr>
      </w:pPr>
      <w:r w:rsidRPr="00660D7A">
        <w:rPr>
          <w:rtl/>
        </w:rPr>
        <w:t xml:space="preserve">א"ל </w:t>
      </w:r>
      <w:r w:rsidR="009A2435" w:rsidRPr="00660D7A">
        <w:rPr>
          <w:rtl/>
        </w:rPr>
        <w:t>כך</w:t>
      </w:r>
      <w:r w:rsidRPr="00660D7A">
        <w:rPr>
          <w:rtl/>
        </w:rPr>
        <w:t xml:space="preserve"> ארי"ו</w:t>
      </w:r>
      <w:r w:rsidR="009B14FE">
        <w:rPr>
          <w:rtl/>
        </w:rPr>
        <w:t>:</w:t>
      </w:r>
    </w:p>
    <w:p w14:paraId="34094AB1" w14:textId="576FF05C" w:rsidR="00F64167" w:rsidRDefault="005175F4" w:rsidP="000528DA">
      <w:pPr>
        <w:rPr>
          <w:rtl/>
        </w:rPr>
      </w:pPr>
      <w:bookmarkStart w:id="1550" w:name="_Toc193636318"/>
      <w:bookmarkStart w:id="1551" w:name="_Toc216184926"/>
      <w:r w:rsidRPr="00A10336">
        <w:rPr>
          <w:rStyle w:val="30"/>
          <w:rtl/>
        </w:rPr>
        <w:t xml:space="preserve">אין מכבדין אלא בפתח </w:t>
      </w:r>
      <w:r w:rsidRPr="00A10336">
        <w:rPr>
          <w:rStyle w:val="30"/>
          <w:rFonts w:hint="cs"/>
          <w:rtl/>
        </w:rPr>
        <w:t>הראוי ל</w:t>
      </w:r>
      <w:r w:rsidRPr="00A10336">
        <w:rPr>
          <w:rStyle w:val="30"/>
          <w:rtl/>
        </w:rPr>
        <w:t>מזוזה</w:t>
      </w:r>
      <w:bookmarkEnd w:id="1550"/>
      <w:bookmarkEnd w:id="1551"/>
      <w:r w:rsidR="001E1D11">
        <w:rPr>
          <w:rStyle w:val="30"/>
          <w:rFonts w:hint="cs"/>
          <w:rtl/>
        </w:rPr>
        <w:t xml:space="preserve"> </w:t>
      </w:r>
      <w:r w:rsidRPr="000528DA">
        <w:rPr>
          <w:rStyle w:val="affffff7"/>
          <w:rFonts w:hint="cs"/>
          <w:rtl/>
        </w:rPr>
        <w:t>משא</w:t>
      </w:r>
      <w:r w:rsidRPr="000528DA">
        <w:rPr>
          <w:rStyle w:val="affffff7"/>
          <w:rtl/>
        </w:rPr>
        <w:t>"</w:t>
      </w:r>
      <w:r w:rsidRPr="000528DA">
        <w:rPr>
          <w:rStyle w:val="affffff7"/>
          <w:rFonts w:hint="cs"/>
          <w:rtl/>
        </w:rPr>
        <w:t>כ ביהכנ</w:t>
      </w:r>
      <w:r w:rsidRPr="000528DA">
        <w:rPr>
          <w:rStyle w:val="affffff7"/>
          <w:rtl/>
        </w:rPr>
        <w:t>"</w:t>
      </w:r>
      <w:r w:rsidRPr="000528DA">
        <w:rPr>
          <w:rStyle w:val="affffff7"/>
          <w:rFonts w:hint="cs"/>
          <w:rtl/>
        </w:rPr>
        <w:t>ס ובהמ</w:t>
      </w:r>
      <w:r w:rsidRPr="000528DA">
        <w:rPr>
          <w:rStyle w:val="affffff7"/>
          <w:rtl/>
        </w:rPr>
        <w:t>"</w:t>
      </w:r>
      <w:r w:rsidRPr="000528DA">
        <w:rPr>
          <w:rStyle w:val="affffff7"/>
          <w:rFonts w:hint="cs"/>
          <w:rtl/>
        </w:rPr>
        <w:t>ד שמכבדין אפי</w:t>
      </w:r>
      <w:r w:rsidRPr="000528DA">
        <w:rPr>
          <w:rStyle w:val="affffff7"/>
          <w:rtl/>
        </w:rPr>
        <w:t>'</w:t>
      </w:r>
      <w:r w:rsidRPr="000528DA">
        <w:rPr>
          <w:rStyle w:val="affffff7"/>
          <w:rFonts w:hint="cs"/>
          <w:rtl/>
        </w:rPr>
        <w:t xml:space="preserve"> שאין</w:t>
      </w:r>
    </w:p>
    <w:p w14:paraId="4DB6AC00" w14:textId="31D0D85E" w:rsidR="005175F4" w:rsidRPr="00D57351" w:rsidRDefault="004217A8" w:rsidP="00D57351">
      <w:pPr>
        <w:pStyle w:val="afffffc"/>
        <w:rPr>
          <w:rtl/>
        </w:rPr>
      </w:pPr>
      <w:bookmarkStart w:id="1552" w:name="_Toc193636319"/>
      <w:bookmarkStart w:id="1553" w:name="_Toc216184927"/>
      <w:r w:rsidRPr="00D57351">
        <w:rPr>
          <w:rFonts w:hint="cs"/>
          <w:rtl/>
        </w:rPr>
        <w:t xml:space="preserve">אין </w:t>
      </w:r>
      <w:r w:rsidR="00D57351" w:rsidRPr="00D57351">
        <w:rPr>
          <w:rFonts w:hint="cs"/>
          <w:rtl/>
        </w:rPr>
        <w:t xml:space="preserve">המסובין </w:t>
      </w:r>
      <w:r w:rsidRPr="00D57351">
        <w:rPr>
          <w:rFonts w:hint="cs"/>
          <w:rtl/>
        </w:rPr>
        <w:t>רשאין קודם הבוצע</w:t>
      </w:r>
      <w:bookmarkEnd w:id="1552"/>
      <w:bookmarkEnd w:id="1553"/>
    </w:p>
    <w:p w14:paraId="4078C536" w14:textId="7D05388F" w:rsidR="00A24328" w:rsidRDefault="005175F4" w:rsidP="009A59D1">
      <w:pPr>
        <w:pStyle w:val="38"/>
        <w:framePr w:wrap="notBeside"/>
        <w:rPr>
          <w:rtl/>
        </w:rPr>
      </w:pPr>
      <w:r w:rsidRPr="00660D7A">
        <w:rPr>
          <w:rFonts w:hint="cs"/>
          <w:rtl/>
        </w:rPr>
        <w:t>מרב</w:t>
      </w:r>
      <w:r w:rsidR="00A24328">
        <w:rPr>
          <w:rtl/>
        </w:rPr>
        <w:t>:</w:t>
      </w:r>
    </w:p>
    <w:p w14:paraId="0C5D0BF2" w14:textId="1F19EBD3" w:rsidR="00601E64" w:rsidRPr="000528DA" w:rsidRDefault="00D57351" w:rsidP="00D57351">
      <w:pPr>
        <w:rPr>
          <w:rtl/>
        </w:rPr>
      </w:pPr>
      <w:r>
        <w:rPr>
          <w:rFonts w:hint="cs"/>
          <w:rtl/>
        </w:rPr>
        <w:t xml:space="preserve">אין </w:t>
      </w:r>
      <w:r w:rsidR="005175F4" w:rsidRPr="000528DA">
        <w:rPr>
          <w:rtl/>
        </w:rPr>
        <w:t xml:space="preserve">רשאין </w:t>
      </w:r>
      <w:r w:rsidR="005175F4" w:rsidRPr="00A10336">
        <w:rPr>
          <w:rStyle w:val="30"/>
          <w:rtl/>
        </w:rPr>
        <w:t>לאכול</w:t>
      </w:r>
      <w:r w:rsidR="005175F4" w:rsidRPr="000528DA">
        <w:rPr>
          <w:rtl/>
        </w:rPr>
        <w:t xml:space="preserve"> כלום עד שיטעום הבוצע.</w:t>
      </w:r>
      <w:r>
        <w:rPr>
          <w:rFonts w:hint="cs"/>
          <w:rtl/>
        </w:rPr>
        <w:t xml:space="preserve"> </w:t>
      </w:r>
      <w:r>
        <w:rPr>
          <w:rStyle w:val="afffff9"/>
          <w:rFonts w:hint="cs"/>
          <w:rtl/>
        </w:rPr>
        <w:t xml:space="preserve"> </w:t>
      </w:r>
      <w:r w:rsidR="00FC62F3" w:rsidRPr="00E34F28">
        <w:rPr>
          <w:rStyle w:val="afffff9"/>
          <w:rFonts w:hint="cs"/>
          <w:rtl/>
        </w:rPr>
        <w:t>ר"ס</w:t>
      </w:r>
      <w:r w:rsidR="005175F4" w:rsidRPr="00E34F28">
        <w:rPr>
          <w:rStyle w:val="afffff9"/>
          <w:rtl/>
        </w:rPr>
        <w:t xml:space="preserve">: </w:t>
      </w:r>
      <w:r w:rsidR="005175F4" w:rsidRPr="00A10336">
        <w:rPr>
          <w:rStyle w:val="30"/>
          <w:rtl/>
        </w:rPr>
        <w:t>לטעום</w:t>
      </w:r>
      <w:r w:rsidR="00601E64" w:rsidRPr="000528DA">
        <w:rPr>
          <w:rtl/>
        </w:rPr>
        <w:t xml:space="preserve"> א</w:t>
      </w:r>
      <w:r w:rsidR="005175F4" w:rsidRPr="000528DA">
        <w:rPr>
          <w:rtl/>
        </w:rPr>
        <w:t>מר.</w:t>
      </w:r>
      <w:r w:rsidR="005175F4" w:rsidRPr="000528DA">
        <w:rPr>
          <w:rFonts w:hint="cs"/>
          <w:rtl/>
        </w:rPr>
        <w:t xml:space="preserve"> </w:t>
      </w:r>
    </w:p>
    <w:p w14:paraId="4DB2D77B" w14:textId="4FC41854" w:rsidR="00A24328" w:rsidRDefault="005175F4" w:rsidP="009A59D1">
      <w:pPr>
        <w:pStyle w:val="38"/>
        <w:framePr w:wrap="notBeside"/>
        <w:rPr>
          <w:rtl/>
        </w:rPr>
      </w:pPr>
      <w:r w:rsidRPr="00660D7A">
        <w:rPr>
          <w:rFonts w:hint="cs"/>
          <w:rtl/>
        </w:rPr>
        <w:t>ו</w:t>
      </w:r>
      <w:r w:rsidRPr="00660D7A">
        <w:rPr>
          <w:rtl/>
        </w:rPr>
        <w:t>נפק"מ</w:t>
      </w:r>
      <w:r w:rsidR="009B14FE">
        <w:rPr>
          <w:rtl/>
        </w:rPr>
        <w:t>:</w:t>
      </w:r>
    </w:p>
    <w:p w14:paraId="689FF4BD" w14:textId="74326DFF" w:rsidR="005175F4" w:rsidRPr="000528DA" w:rsidRDefault="005175F4" w:rsidP="000528DA">
      <w:pPr>
        <w:rPr>
          <w:rtl/>
        </w:rPr>
      </w:pPr>
      <w:r w:rsidRPr="000528DA">
        <w:rPr>
          <w:rtl/>
        </w:rPr>
        <w:t>שחייב אדם לומר בלשון רבו.</w:t>
      </w:r>
    </w:p>
    <w:p w14:paraId="5B7CEED8" w14:textId="50B08B95" w:rsidR="00FC62F3" w:rsidRPr="00E34F28" w:rsidRDefault="00D57351" w:rsidP="00D57351">
      <w:pPr>
        <w:pStyle w:val="afffffc"/>
        <w:rPr>
          <w:rtl/>
        </w:rPr>
      </w:pPr>
      <w:bookmarkStart w:id="1554" w:name="_Toc193636320"/>
      <w:bookmarkStart w:id="1555" w:name="_Toc216184928"/>
      <w:r>
        <w:rPr>
          <w:rFonts w:hint="cs"/>
          <w:rtl/>
        </w:rPr>
        <w:t>מהלכות דרך ארץ בסעודה</w:t>
      </w:r>
      <w:bookmarkEnd w:id="1554"/>
      <w:bookmarkEnd w:id="1555"/>
    </w:p>
    <w:p w14:paraId="62E3BBCB" w14:textId="77777777" w:rsidR="005175F4" w:rsidRPr="000528DA" w:rsidRDefault="005175F4" w:rsidP="000528DA">
      <w:pPr>
        <w:rPr>
          <w:rtl/>
        </w:rPr>
      </w:pPr>
      <w:r w:rsidRPr="000528DA">
        <w:rPr>
          <w:rtl/>
        </w:rPr>
        <w:t>שנים ממתינין זה לזה בקערה, שלשה אין ממתינין, הבוצע פושט ידו תחלה, ו</w:t>
      </w:r>
      <w:r w:rsidR="00FC62F3" w:rsidRPr="000528DA">
        <w:rPr>
          <w:rFonts w:hint="cs"/>
          <w:rtl/>
        </w:rPr>
        <w:t xml:space="preserve">רשות בידו </w:t>
      </w:r>
      <w:r w:rsidRPr="000528DA">
        <w:rPr>
          <w:rtl/>
        </w:rPr>
        <w:t>לחלוק כבוד לרבו או למי שגדול הימנו.</w:t>
      </w:r>
    </w:p>
    <w:p w14:paraId="33BC3039" w14:textId="35C2523D" w:rsidR="005175F4" w:rsidRPr="000528DA" w:rsidRDefault="00831FB9" w:rsidP="00D57351">
      <w:pPr>
        <w:pStyle w:val="afffff5"/>
        <w:rPr>
          <w:rtl/>
        </w:rPr>
      </w:pPr>
      <w:r w:rsidRPr="00E34F28">
        <w:rPr>
          <w:rStyle w:val="afffff9"/>
          <w:rFonts w:hint="cs"/>
          <w:rtl/>
        </w:rPr>
        <w:t>רבב"ח</w:t>
      </w:r>
      <w:r>
        <w:rPr>
          <w:rFonts w:hint="cs"/>
          <w:rtl/>
        </w:rPr>
        <w:t xml:space="preserve"> </w:t>
      </w:r>
      <w:r w:rsidR="00670754">
        <w:rPr>
          <w:rFonts w:hint="cs"/>
          <w:rtl/>
        </w:rPr>
        <w:t>עס</w:t>
      </w:r>
      <w:r w:rsidR="005175F4" w:rsidRPr="00FE3D07">
        <w:rPr>
          <w:rFonts w:hint="cs"/>
          <w:rtl/>
        </w:rPr>
        <w:t xml:space="preserve">ק בחתונת בנו </w:t>
      </w:r>
      <w:r w:rsidR="005175F4" w:rsidRPr="00E34F28">
        <w:rPr>
          <w:rStyle w:val="afffff9"/>
          <w:rFonts w:hint="cs"/>
          <w:rtl/>
        </w:rPr>
        <w:t>מברשבר</w:t>
      </w:r>
      <w:r w:rsidR="005175F4" w:rsidRPr="00E34F28">
        <w:rPr>
          <w:rStyle w:val="afffff9"/>
          <w:rtl/>
        </w:rPr>
        <w:t>"</w:t>
      </w:r>
      <w:r w:rsidR="005175F4" w:rsidRPr="00E34F28">
        <w:rPr>
          <w:rStyle w:val="afffff9"/>
          <w:rFonts w:hint="cs"/>
          <w:rtl/>
        </w:rPr>
        <w:t>ק</w:t>
      </w:r>
      <w:r w:rsidR="005175F4" w:rsidRPr="00FE3D07">
        <w:rPr>
          <w:rFonts w:hint="cs"/>
          <w:rtl/>
        </w:rPr>
        <w:t xml:space="preserve"> הקדים ושנה לו</w:t>
      </w:r>
      <w:r w:rsidR="00670754">
        <w:rPr>
          <w:rFonts w:hint="cs"/>
          <w:rtl/>
        </w:rPr>
        <w:t xml:space="preserve">, </w:t>
      </w:r>
      <w:r w:rsidR="005175F4" w:rsidRPr="00A10336">
        <w:rPr>
          <w:rStyle w:val="30"/>
          <w:rFonts w:hint="cs"/>
          <w:rtl/>
        </w:rPr>
        <w:t>ד</w:t>
      </w:r>
      <w:r w:rsidR="005175F4" w:rsidRPr="00A10336">
        <w:rPr>
          <w:rStyle w:val="30"/>
          <w:rtl/>
        </w:rPr>
        <w:t>אין הבוצע רשאי לבצוע עד שיכלה אמן מפי העונים.</w:t>
      </w:r>
      <w:r w:rsidR="005175F4" w:rsidRPr="00FE3D07">
        <w:rPr>
          <w:rFonts w:hint="cs"/>
          <w:rtl/>
        </w:rPr>
        <w:t xml:space="preserve"> </w:t>
      </w:r>
      <w:r w:rsidR="005175F4" w:rsidRPr="00E34F28">
        <w:rPr>
          <w:rStyle w:val="afffff9"/>
          <w:rFonts w:hint="cs"/>
          <w:rtl/>
        </w:rPr>
        <w:t>ו</w:t>
      </w:r>
      <w:r w:rsidR="005175F4" w:rsidRPr="00E34F28">
        <w:rPr>
          <w:rStyle w:val="afffff9"/>
          <w:rtl/>
        </w:rPr>
        <w:t>ר</w:t>
      </w:r>
      <w:r w:rsidR="00670754" w:rsidRPr="00E34F28">
        <w:rPr>
          <w:rStyle w:val="afffff9"/>
          <w:rFonts w:hint="cs"/>
          <w:rtl/>
        </w:rPr>
        <w:t>"ח</w:t>
      </w:r>
      <w:r w:rsidR="005175F4" w:rsidRPr="00E34F28">
        <w:rPr>
          <w:rStyle w:val="afffff9"/>
          <w:rtl/>
        </w:rPr>
        <w:t xml:space="preserve">: </w:t>
      </w:r>
      <w:r w:rsidR="005175F4" w:rsidRPr="000528DA">
        <w:rPr>
          <w:rtl/>
        </w:rPr>
        <w:t xml:space="preserve">מפי </w:t>
      </w:r>
      <w:r w:rsidR="005175F4" w:rsidRPr="00A10336">
        <w:rPr>
          <w:rStyle w:val="30"/>
          <w:rtl/>
        </w:rPr>
        <w:t>רוב</w:t>
      </w:r>
      <w:r w:rsidR="005175F4" w:rsidRPr="000528DA">
        <w:rPr>
          <w:rtl/>
        </w:rPr>
        <w:t xml:space="preserve"> העונים.</w:t>
      </w:r>
    </w:p>
    <w:p w14:paraId="5592BFA4" w14:textId="77777777" w:rsidR="005175F4" w:rsidRPr="000528DA" w:rsidRDefault="00691B65" w:rsidP="000528DA">
      <w:pPr>
        <w:rPr>
          <w:rtl/>
        </w:rPr>
      </w:pPr>
      <w:bookmarkStart w:id="1556" w:name="_Toc193636321"/>
      <w:bookmarkStart w:id="1557" w:name="_Toc216184929"/>
      <w:r w:rsidRPr="00A10336">
        <w:rPr>
          <w:rStyle w:val="30"/>
          <w:rFonts w:hint="cs"/>
          <w:rtl/>
        </w:rPr>
        <w:t>ושאני רוב</w:t>
      </w:r>
      <w:r w:rsidR="005175F4" w:rsidRPr="00A10336">
        <w:rPr>
          <w:rStyle w:val="30"/>
          <w:rFonts w:hint="cs"/>
          <w:rtl/>
        </w:rPr>
        <w:t xml:space="preserve"> </w:t>
      </w:r>
      <w:r w:rsidRPr="00A10336">
        <w:rPr>
          <w:rStyle w:val="30"/>
          <w:rFonts w:hint="cs"/>
          <w:rtl/>
        </w:rPr>
        <w:t>שלא נגמרה הב</w:t>
      </w:r>
      <w:r w:rsidR="005175F4" w:rsidRPr="00A10336">
        <w:rPr>
          <w:rStyle w:val="30"/>
          <w:rFonts w:hint="cs"/>
          <w:rtl/>
        </w:rPr>
        <w:t>רכה</w:t>
      </w:r>
      <w:bookmarkEnd w:id="1556"/>
      <w:bookmarkEnd w:id="1557"/>
      <w:r w:rsidR="005175F4" w:rsidRPr="000528DA">
        <w:rPr>
          <w:rFonts w:hint="cs"/>
          <w:rtl/>
        </w:rPr>
        <w:t xml:space="preserve"> משא</w:t>
      </w:r>
      <w:r w:rsidR="005175F4" w:rsidRPr="000528DA">
        <w:rPr>
          <w:rtl/>
        </w:rPr>
        <w:t>"</w:t>
      </w:r>
      <w:r w:rsidRPr="000528DA">
        <w:rPr>
          <w:rFonts w:hint="cs"/>
          <w:rtl/>
        </w:rPr>
        <w:t>כ במיעוט,</w:t>
      </w:r>
      <w:r w:rsidR="005175F4" w:rsidRPr="000528DA">
        <w:rPr>
          <w:rFonts w:hint="cs"/>
          <w:rtl/>
        </w:rPr>
        <w:t xml:space="preserve"> </w:t>
      </w:r>
      <w:r w:rsidR="00BA43DE" w:rsidRPr="000528DA">
        <w:rPr>
          <w:rFonts w:hint="cs"/>
          <w:rtl/>
        </w:rPr>
        <w:t>שהעונה אמן יותר מדי, טועה.</w:t>
      </w:r>
    </w:p>
    <w:p w14:paraId="79CED49C" w14:textId="77777777" w:rsidR="005175F4" w:rsidRPr="00D57351" w:rsidRDefault="005175F4" w:rsidP="00D57351">
      <w:pPr>
        <w:pStyle w:val="afffffc"/>
        <w:rPr>
          <w:rtl/>
        </w:rPr>
      </w:pPr>
      <w:bookmarkStart w:id="1558" w:name="_Toc193636322"/>
      <w:bookmarkStart w:id="1559" w:name="_Toc216184930"/>
      <w:r w:rsidRPr="00D57351">
        <w:rPr>
          <w:rtl/>
        </w:rPr>
        <w:t>אין עונין</w:t>
      </w:r>
      <w:r w:rsidR="00BA43DE" w:rsidRPr="00D57351">
        <w:rPr>
          <w:rtl/>
        </w:rPr>
        <w:t xml:space="preserve"> </w:t>
      </w:r>
      <w:r w:rsidRPr="00D57351">
        <w:rPr>
          <w:rtl/>
        </w:rPr>
        <w:t>אמן חטופה, קטופה, יתומה, ולא יזרוק ברכה מפיו.</w:t>
      </w:r>
      <w:bookmarkEnd w:id="1558"/>
      <w:bookmarkEnd w:id="1559"/>
    </w:p>
    <w:p w14:paraId="0F258867" w14:textId="23E0A45B" w:rsidR="00A24328" w:rsidRDefault="005175F4" w:rsidP="009A59D1">
      <w:pPr>
        <w:pStyle w:val="38"/>
        <w:framePr w:wrap="notBeside"/>
        <w:rPr>
          <w:rtl/>
        </w:rPr>
      </w:pPr>
      <w:r w:rsidRPr="00660D7A">
        <w:rPr>
          <w:rtl/>
        </w:rPr>
        <w:t>בן עזאי</w:t>
      </w:r>
      <w:r w:rsidR="009B14FE">
        <w:rPr>
          <w:rtl/>
        </w:rPr>
        <w:t>:</w:t>
      </w:r>
    </w:p>
    <w:p w14:paraId="0EBF634E" w14:textId="61016FA9" w:rsidR="00BA43DE" w:rsidRPr="000528DA" w:rsidRDefault="005175F4" w:rsidP="000528DA">
      <w:pPr>
        <w:rPr>
          <w:rtl/>
        </w:rPr>
      </w:pPr>
      <w:bookmarkStart w:id="1560" w:name="_Toc193636323"/>
      <w:bookmarkStart w:id="1561" w:name="_Toc216184931"/>
      <w:r w:rsidRPr="00A10336">
        <w:rPr>
          <w:rStyle w:val="30"/>
          <w:rtl/>
        </w:rPr>
        <w:t>כל העונה אמן יתומה</w:t>
      </w:r>
      <w:bookmarkEnd w:id="1560"/>
      <w:bookmarkEnd w:id="1561"/>
      <w:r w:rsidRPr="00A10336">
        <w:rPr>
          <w:rStyle w:val="30"/>
          <w:rtl/>
        </w:rPr>
        <w:t xml:space="preserve"> </w:t>
      </w:r>
      <w:r w:rsidRPr="000528DA">
        <w:rPr>
          <w:rtl/>
        </w:rPr>
        <w:t xml:space="preserve">יהיו בניו יתומים, </w:t>
      </w:r>
    </w:p>
    <w:p w14:paraId="5F5159E9" w14:textId="77777777" w:rsidR="005175F4" w:rsidRPr="000528DA" w:rsidRDefault="005175F4" w:rsidP="000528DA">
      <w:pPr>
        <w:rPr>
          <w:rtl/>
        </w:rPr>
      </w:pPr>
      <w:bookmarkStart w:id="1562" w:name="_Toc193636324"/>
      <w:bookmarkStart w:id="1563" w:name="_Toc216184932"/>
      <w:r w:rsidRPr="00A10336">
        <w:rPr>
          <w:rStyle w:val="30"/>
          <w:rtl/>
        </w:rPr>
        <w:t>חטופה</w:t>
      </w:r>
      <w:bookmarkEnd w:id="1562"/>
      <w:bookmarkEnd w:id="1563"/>
      <w:r w:rsidRPr="000528DA">
        <w:rPr>
          <w:rFonts w:hint="cs"/>
          <w:rtl/>
        </w:rPr>
        <w:t xml:space="preserve"> </w:t>
      </w:r>
      <w:r w:rsidRPr="000528DA">
        <w:rPr>
          <w:rtl/>
        </w:rPr>
        <w:t xml:space="preserve">יתחטפו </w:t>
      </w:r>
      <w:r w:rsidR="00601E64" w:rsidRPr="000528DA">
        <w:rPr>
          <w:rtl/>
        </w:rPr>
        <w:t xml:space="preserve">ימיו, </w:t>
      </w:r>
      <w:r w:rsidR="00601E64" w:rsidRPr="00A10336">
        <w:rPr>
          <w:rStyle w:val="30"/>
          <w:rtl/>
        </w:rPr>
        <w:t>קטופה</w:t>
      </w:r>
      <w:r w:rsidR="00601E64" w:rsidRPr="000528DA">
        <w:rPr>
          <w:rtl/>
        </w:rPr>
        <w:t xml:space="preserve"> </w:t>
      </w:r>
      <w:r w:rsidRPr="000528DA">
        <w:rPr>
          <w:rtl/>
        </w:rPr>
        <w:t xml:space="preserve"> יתקטפו ימיו,</w:t>
      </w:r>
    </w:p>
    <w:p w14:paraId="0AFB43A3" w14:textId="77777777" w:rsidR="00F64167" w:rsidRDefault="005175F4" w:rsidP="000528DA">
      <w:pPr>
        <w:rPr>
          <w:rtl/>
        </w:rPr>
      </w:pPr>
      <w:bookmarkStart w:id="1564" w:name="_Toc193636325"/>
      <w:bookmarkStart w:id="1565" w:name="_Toc216184933"/>
      <w:r w:rsidRPr="00A10336">
        <w:rPr>
          <w:rStyle w:val="30"/>
          <w:rtl/>
        </w:rPr>
        <w:t>וכל ה</w:t>
      </w:r>
      <w:r w:rsidR="00670754" w:rsidRPr="00A10336">
        <w:rPr>
          <w:rStyle w:val="30"/>
          <w:rtl/>
        </w:rPr>
        <w:t>מאריך באמן</w:t>
      </w:r>
      <w:r w:rsidRPr="00A10336">
        <w:rPr>
          <w:rStyle w:val="30"/>
          <w:rtl/>
        </w:rPr>
        <w:t xml:space="preserve"> מאריכין לו ימיו ושנותיו</w:t>
      </w:r>
      <w:bookmarkEnd w:id="1564"/>
      <w:bookmarkEnd w:id="1565"/>
      <w:r w:rsidRPr="000528DA">
        <w:rPr>
          <w:rtl/>
        </w:rPr>
        <w:t>.</w:t>
      </w:r>
    </w:p>
    <w:p w14:paraId="62A3737F" w14:textId="4934D5CF" w:rsidR="005175F4" w:rsidRPr="00D57351" w:rsidRDefault="00D57351" w:rsidP="00D57351">
      <w:pPr>
        <w:pStyle w:val="afffffc"/>
        <w:rPr>
          <w:rtl/>
        </w:rPr>
      </w:pPr>
      <w:bookmarkStart w:id="1566" w:name="_Toc193636326"/>
      <w:bookmarkStart w:id="1567" w:name="_Toc216184934"/>
      <w:r w:rsidRPr="00D57351">
        <w:rPr>
          <w:rFonts w:hint="cs"/>
          <w:rtl/>
        </w:rPr>
        <w:lastRenderedPageBreak/>
        <w:t>מה נקרא סוף סעודה</w:t>
      </w:r>
      <w:bookmarkEnd w:id="1566"/>
      <w:bookmarkEnd w:id="1567"/>
    </w:p>
    <w:p w14:paraId="513CE232" w14:textId="77777777" w:rsidR="00A24328" w:rsidRDefault="005175F4" w:rsidP="009A59D1">
      <w:pPr>
        <w:pStyle w:val="38"/>
        <w:framePr w:wrap="notBeside"/>
        <w:rPr>
          <w:rtl/>
        </w:rPr>
      </w:pPr>
      <w:r w:rsidRPr="00660D7A">
        <w:rPr>
          <w:rtl/>
        </w:rPr>
        <w:t>רב ושמואל</w:t>
      </w:r>
      <w:r w:rsidR="00A24328">
        <w:rPr>
          <w:rtl/>
        </w:rPr>
        <w:t>:</w:t>
      </w:r>
    </w:p>
    <w:p w14:paraId="3392BF3B" w14:textId="5A42D6F2" w:rsidR="00831FB9" w:rsidRPr="000528DA" w:rsidRDefault="005175F4" w:rsidP="000528DA">
      <w:pPr>
        <w:rPr>
          <w:rtl/>
        </w:rPr>
      </w:pPr>
      <w:bookmarkStart w:id="1568" w:name="_Toc193636327"/>
      <w:bookmarkStart w:id="1569" w:name="_Toc216184935"/>
      <w:r w:rsidRPr="00A10336">
        <w:rPr>
          <w:rStyle w:val="30"/>
          <w:rtl/>
        </w:rPr>
        <w:t>י</w:t>
      </w:r>
      <w:r w:rsidR="00670754" w:rsidRPr="00A10336">
        <w:rPr>
          <w:rStyle w:val="30"/>
          <w:rFonts w:hint="cs"/>
          <w:rtl/>
        </w:rPr>
        <w:t>שבו</w:t>
      </w:r>
      <w:r w:rsidRPr="00A10336">
        <w:rPr>
          <w:rStyle w:val="30"/>
          <w:rtl/>
        </w:rPr>
        <w:t xml:space="preserve"> בסעוד</w:t>
      </w:r>
      <w:r w:rsidR="00670754" w:rsidRPr="00A10336">
        <w:rPr>
          <w:rStyle w:val="30"/>
          <w:rFonts w:hint="cs"/>
          <w:rtl/>
        </w:rPr>
        <w:t>ה</w:t>
      </w:r>
      <w:bookmarkEnd w:id="1568"/>
      <w:bookmarkEnd w:id="1569"/>
      <w:r w:rsidRPr="000528DA">
        <w:rPr>
          <w:rFonts w:ascii="Fb Fontext" w:hAnsi="Fb Fontext"/>
          <w:rtl/>
        </w:rPr>
        <w:t xml:space="preserve">, </w:t>
      </w:r>
      <w:r w:rsidRPr="00E34F28">
        <w:rPr>
          <w:rStyle w:val="afffff9"/>
          <w:rFonts w:hint="cs"/>
          <w:rtl/>
        </w:rPr>
        <w:t>רשב</w:t>
      </w:r>
      <w:r w:rsidRPr="00E34F28">
        <w:rPr>
          <w:rStyle w:val="afffff9"/>
          <w:rtl/>
        </w:rPr>
        <w:t>"</w:t>
      </w:r>
      <w:r w:rsidRPr="00E34F28">
        <w:rPr>
          <w:rStyle w:val="afffff9"/>
          <w:rFonts w:hint="cs"/>
          <w:rtl/>
        </w:rPr>
        <w:t>ח</w:t>
      </w:r>
      <w:r w:rsidRPr="000528DA">
        <w:rPr>
          <w:rFonts w:ascii="Fb Fontext" w:hAnsi="Fb Fontext" w:hint="cs"/>
          <w:rtl/>
        </w:rPr>
        <w:t xml:space="preserve"> מיהר לאכול </w:t>
      </w:r>
    </w:p>
    <w:p w14:paraId="1FBF0A16" w14:textId="77777777" w:rsidR="00831FB9" w:rsidRPr="000528DA" w:rsidRDefault="005175F4" w:rsidP="000528DA">
      <w:pPr>
        <w:rPr>
          <w:rtl/>
        </w:rPr>
      </w:pPr>
      <w:r w:rsidRPr="00E34F28">
        <w:rPr>
          <w:rStyle w:val="afffff9"/>
          <w:rtl/>
        </w:rPr>
        <w:t>א"ל</w:t>
      </w:r>
      <w:r w:rsidRPr="000528DA">
        <w:rPr>
          <w:rFonts w:ascii="Fb Fontext" w:hAnsi="Fb Fontext"/>
          <w:rtl/>
        </w:rPr>
        <w:t xml:space="preserve"> </w:t>
      </w:r>
      <w:r w:rsidRPr="00E34F28">
        <w:rPr>
          <w:rStyle w:val="afffff9"/>
          <w:rtl/>
        </w:rPr>
        <w:t xml:space="preserve">רב: </w:t>
      </w:r>
      <w:r w:rsidRPr="000528DA">
        <w:rPr>
          <w:rFonts w:ascii="Fb Fontext" w:hAnsi="Fb Fontext" w:hint="cs"/>
          <w:rtl/>
        </w:rPr>
        <w:t>אם דעתך להצטרף הא גמרנו קודם שבאת</w:t>
      </w:r>
      <w:r w:rsidR="008D48BF" w:rsidRPr="000528DA">
        <w:rPr>
          <w:rFonts w:ascii="Fb Fontext" w:hAnsi="Fb Fontext" w:hint="cs"/>
          <w:rtl/>
        </w:rPr>
        <w:t xml:space="preserve">. </w:t>
      </w:r>
    </w:p>
    <w:p w14:paraId="7EF2A4B0" w14:textId="77777777" w:rsidR="005175F4" w:rsidRDefault="005175F4" w:rsidP="00D57351">
      <w:pPr>
        <w:spacing w:after="60"/>
        <w:rPr>
          <w:rtl/>
        </w:rPr>
      </w:pPr>
      <w:r w:rsidRPr="00E34F28">
        <w:rPr>
          <w:rStyle w:val="afffff9"/>
          <w:rtl/>
        </w:rPr>
        <w:t>א"ל</w:t>
      </w:r>
      <w:r w:rsidRPr="000528DA">
        <w:rPr>
          <w:rtl/>
        </w:rPr>
        <w:t xml:space="preserve"> </w:t>
      </w:r>
      <w:r w:rsidRPr="00E34F28">
        <w:rPr>
          <w:rStyle w:val="afffff9"/>
          <w:rtl/>
        </w:rPr>
        <w:t xml:space="preserve">שמואל: </w:t>
      </w:r>
      <w:r w:rsidRPr="000528DA">
        <w:rPr>
          <w:rtl/>
        </w:rPr>
        <w:t xml:space="preserve">אלו </w:t>
      </w:r>
      <w:r w:rsidRPr="000528DA">
        <w:rPr>
          <w:rFonts w:hint="cs"/>
          <w:rtl/>
        </w:rPr>
        <w:t>הביאו ל</w:t>
      </w:r>
      <w:r w:rsidRPr="000528DA">
        <w:rPr>
          <w:rtl/>
        </w:rPr>
        <w:t xml:space="preserve">י </w:t>
      </w:r>
      <w:r w:rsidRPr="000528DA">
        <w:rPr>
          <w:rFonts w:hint="cs"/>
          <w:rtl/>
        </w:rPr>
        <w:t>כמהין</w:t>
      </w:r>
      <w:r w:rsidR="00BA43DE" w:rsidRPr="000528DA">
        <w:rPr>
          <w:rtl/>
        </w:rPr>
        <w:t>, וגוזל</w:t>
      </w:r>
      <w:r w:rsidR="00BA43DE" w:rsidRPr="000528DA">
        <w:rPr>
          <w:rFonts w:hint="cs"/>
          <w:rtl/>
        </w:rPr>
        <w:t>ות</w:t>
      </w:r>
      <w:r w:rsidRPr="000528DA">
        <w:rPr>
          <w:rtl/>
        </w:rPr>
        <w:t xml:space="preserve"> </w:t>
      </w:r>
      <w:r w:rsidR="00670754" w:rsidRPr="00E34F28">
        <w:rPr>
          <w:rStyle w:val="afffff9"/>
          <w:rFonts w:hint="cs"/>
          <w:rtl/>
        </w:rPr>
        <w:t>ל</w:t>
      </w:r>
      <w:r w:rsidRPr="00E34F28">
        <w:rPr>
          <w:rStyle w:val="afffff9"/>
          <w:rFonts w:hint="cs"/>
          <w:rtl/>
        </w:rPr>
        <w:t>רב</w:t>
      </w:r>
      <w:r w:rsidR="00BA43DE" w:rsidRPr="000528DA">
        <w:rPr>
          <w:rFonts w:hint="cs"/>
          <w:rtl/>
        </w:rPr>
        <w:t>,</w:t>
      </w:r>
      <w:r w:rsidR="00BA43DE" w:rsidRPr="000528DA">
        <w:rPr>
          <w:rtl/>
        </w:rPr>
        <w:t xml:space="preserve"> </w:t>
      </w:r>
      <w:r w:rsidRPr="000528DA">
        <w:rPr>
          <w:rtl/>
        </w:rPr>
        <w:t xml:space="preserve">לא </w:t>
      </w:r>
      <w:r w:rsidR="00BA43DE" w:rsidRPr="000528DA">
        <w:rPr>
          <w:rFonts w:hint="cs"/>
          <w:rtl/>
        </w:rPr>
        <w:t>נאכל</w:t>
      </w:r>
      <w:r w:rsidRPr="000528DA">
        <w:rPr>
          <w:rtl/>
        </w:rPr>
        <w:t>?</w:t>
      </w:r>
    </w:p>
    <w:p w14:paraId="3767235F" w14:textId="4C1F206C" w:rsidR="00D57351" w:rsidRPr="000528DA" w:rsidRDefault="00D57351" w:rsidP="00D57351">
      <w:pPr>
        <w:pStyle w:val="afffffc"/>
        <w:rPr>
          <w:rtl/>
        </w:rPr>
      </w:pPr>
      <w:bookmarkStart w:id="1570" w:name="_Toc193636328"/>
      <w:bookmarkStart w:id="1571" w:name="_Toc216184936"/>
      <w:r>
        <w:rPr>
          <w:rFonts w:hint="cs"/>
          <w:rtl/>
        </w:rPr>
        <w:t>גדול או יקר שבסעודה מברך</w:t>
      </w:r>
      <w:bookmarkEnd w:id="1570"/>
      <w:bookmarkEnd w:id="1571"/>
    </w:p>
    <w:p w14:paraId="530CE349" w14:textId="77777777" w:rsidR="00A24328" w:rsidRDefault="00D57351" w:rsidP="009A59D1">
      <w:pPr>
        <w:pStyle w:val="38"/>
        <w:framePr w:wrap="notBeside"/>
        <w:rPr>
          <w:rtl/>
        </w:rPr>
      </w:pPr>
      <w:r w:rsidRPr="00660D7A">
        <w:rPr>
          <w:rFonts w:hint="cs"/>
          <w:rtl/>
        </w:rPr>
        <w:t>רב ל</w:t>
      </w:r>
      <w:r w:rsidR="00BA43DE" w:rsidRPr="00660D7A">
        <w:rPr>
          <w:rtl/>
        </w:rPr>
        <w:t>תלמידי</w:t>
      </w:r>
      <w:r w:rsidRPr="00660D7A">
        <w:rPr>
          <w:rFonts w:hint="cs"/>
          <w:rtl/>
        </w:rPr>
        <w:t>ו</w:t>
      </w:r>
      <w:r w:rsidR="00A24328">
        <w:rPr>
          <w:rtl/>
        </w:rPr>
        <w:t>:</w:t>
      </w:r>
    </w:p>
    <w:p w14:paraId="22CC7B89" w14:textId="4C82DAB3" w:rsidR="00670754" w:rsidRPr="000528DA" w:rsidRDefault="00D57351" w:rsidP="00D57351">
      <w:pPr>
        <w:rPr>
          <w:rtl/>
        </w:rPr>
      </w:pPr>
      <w:r>
        <w:rPr>
          <w:rFonts w:hint="cs"/>
          <w:rtl/>
        </w:rPr>
        <w:t>ש</w:t>
      </w:r>
      <w:r w:rsidR="005175F4" w:rsidRPr="00D57351">
        <w:rPr>
          <w:rFonts w:hint="cs"/>
          <w:rtl/>
        </w:rPr>
        <w:t xml:space="preserve">ישבו </w:t>
      </w:r>
      <w:r w:rsidR="005175F4" w:rsidRPr="00D57351">
        <w:rPr>
          <w:rtl/>
        </w:rPr>
        <w:t>בסעוד</w:t>
      </w:r>
      <w:r w:rsidR="005175F4" w:rsidRPr="00D57351">
        <w:rPr>
          <w:rFonts w:hint="cs"/>
          <w:rtl/>
        </w:rPr>
        <w:t>ה</w:t>
      </w:r>
      <w:r w:rsidR="005175F4" w:rsidRPr="00D57351">
        <w:rPr>
          <w:rtl/>
        </w:rPr>
        <w:t>,</w:t>
      </w:r>
      <w:r w:rsidR="005175F4" w:rsidRPr="000528DA">
        <w:rPr>
          <w:rFonts w:hint="cs"/>
          <w:rtl/>
        </w:rPr>
        <w:t xml:space="preserve"> וכשעלה </w:t>
      </w:r>
      <w:r w:rsidR="005175F4" w:rsidRPr="00E34F28">
        <w:rPr>
          <w:rStyle w:val="afffff9"/>
          <w:rFonts w:hint="cs"/>
          <w:rtl/>
        </w:rPr>
        <w:t>רב אחא</w:t>
      </w:r>
      <w:r w:rsidR="005175F4" w:rsidRPr="000528DA">
        <w:rPr>
          <w:rFonts w:hint="cs"/>
          <w:rtl/>
        </w:rPr>
        <w:t xml:space="preserve"> אמרו הגיע </w:t>
      </w:r>
      <w:r w:rsidR="00670754" w:rsidRPr="000528DA">
        <w:rPr>
          <w:rFonts w:hint="cs"/>
          <w:rtl/>
        </w:rPr>
        <w:t xml:space="preserve">אדם </w:t>
      </w:r>
      <w:r w:rsidR="00670754" w:rsidRPr="00A10336">
        <w:rPr>
          <w:rStyle w:val="30"/>
          <w:rFonts w:hint="cs"/>
          <w:rtl/>
        </w:rPr>
        <w:t>גדול</w:t>
      </w:r>
      <w:r w:rsidR="00670754" w:rsidRPr="000528DA">
        <w:rPr>
          <w:rFonts w:hint="cs"/>
          <w:rtl/>
        </w:rPr>
        <w:t xml:space="preserve"> </w:t>
      </w:r>
      <w:r w:rsidR="00BA43DE" w:rsidRPr="000528DA">
        <w:rPr>
          <w:rFonts w:hint="cs"/>
          <w:rtl/>
        </w:rPr>
        <w:t>שיברך לנו</w:t>
      </w:r>
      <w:r w:rsidR="005175F4" w:rsidRPr="000528DA">
        <w:rPr>
          <w:rFonts w:hint="cs"/>
          <w:rtl/>
        </w:rPr>
        <w:t>.</w:t>
      </w:r>
      <w:r>
        <w:rPr>
          <w:rStyle w:val="afffff9"/>
          <w:rFonts w:hint="cs"/>
          <w:rtl/>
        </w:rPr>
        <w:t xml:space="preserve"> </w:t>
      </w:r>
      <w:r w:rsidR="00493B35" w:rsidRPr="00E34F28">
        <w:rPr>
          <w:rStyle w:val="afffff9"/>
          <w:rFonts w:hint="cs"/>
          <w:rtl/>
        </w:rPr>
        <w:t>א"ל</w:t>
      </w:r>
      <w:r w:rsidR="005175F4" w:rsidRPr="000528DA">
        <w:rPr>
          <w:rtl/>
        </w:rPr>
        <w:t xml:space="preserve"> </w:t>
      </w:r>
      <w:r w:rsidR="00601E64" w:rsidRPr="000528DA">
        <w:rPr>
          <w:rFonts w:hint="cs"/>
          <w:rtl/>
        </w:rPr>
        <w:t>לא</w:t>
      </w:r>
      <w:r w:rsidR="005175F4" w:rsidRPr="000528DA">
        <w:rPr>
          <w:rtl/>
        </w:rPr>
        <w:t xml:space="preserve"> גדול</w:t>
      </w:r>
      <w:r w:rsidR="00601E64" w:rsidRPr="000528DA">
        <w:rPr>
          <w:rFonts w:hint="cs"/>
          <w:rtl/>
        </w:rPr>
        <w:t xml:space="preserve"> אלא</w:t>
      </w:r>
      <w:r w:rsidR="00493B35" w:rsidRPr="000528DA">
        <w:rPr>
          <w:rFonts w:hint="cs"/>
          <w:rtl/>
        </w:rPr>
        <w:t xml:space="preserve"> </w:t>
      </w:r>
      <w:r w:rsidR="005175F4" w:rsidRPr="00A10336">
        <w:rPr>
          <w:rStyle w:val="30"/>
          <w:rtl/>
        </w:rPr>
        <w:t>יקר</w:t>
      </w:r>
      <w:r w:rsidR="005175F4" w:rsidRPr="000528DA">
        <w:rPr>
          <w:rtl/>
        </w:rPr>
        <w:t xml:space="preserve"> שבסעודה מברך.</w:t>
      </w:r>
      <w:r w:rsidR="005175F4" w:rsidRPr="000528DA">
        <w:rPr>
          <w:rFonts w:hint="cs"/>
          <w:rtl/>
        </w:rPr>
        <w:t xml:space="preserve"> </w:t>
      </w:r>
    </w:p>
    <w:p w14:paraId="1355D6BB" w14:textId="60258339" w:rsidR="00A24328" w:rsidRDefault="005175F4" w:rsidP="009A59D1">
      <w:pPr>
        <w:pStyle w:val="38"/>
        <w:framePr w:wrap="notBeside"/>
        <w:rPr>
          <w:rtl/>
        </w:rPr>
      </w:pPr>
      <w:r w:rsidRPr="00660D7A">
        <w:rPr>
          <w:rtl/>
        </w:rPr>
        <w:t>ו</w:t>
      </w:r>
      <w:r w:rsidR="00C545E6" w:rsidRPr="00660D7A">
        <w:rPr>
          <w:rtl/>
        </w:rPr>
        <w:t>הלכה</w:t>
      </w:r>
      <w:r w:rsidR="00A24328">
        <w:rPr>
          <w:rtl/>
        </w:rPr>
        <w:t>:</w:t>
      </w:r>
    </w:p>
    <w:p w14:paraId="5317480C" w14:textId="307854B1" w:rsidR="00F64167" w:rsidRDefault="005175F4" w:rsidP="000528DA">
      <w:pPr>
        <w:rPr>
          <w:rtl/>
        </w:rPr>
      </w:pPr>
      <w:bookmarkStart w:id="1572" w:name="_Toc193636329"/>
      <w:bookmarkStart w:id="1573" w:name="_Toc216184937"/>
      <w:r w:rsidRPr="00A10336">
        <w:rPr>
          <w:rStyle w:val="30"/>
          <w:rtl/>
        </w:rPr>
        <w:t>גדול מברך,</w:t>
      </w:r>
      <w:bookmarkEnd w:id="1572"/>
      <w:bookmarkEnd w:id="1573"/>
      <w:r w:rsidR="00670754" w:rsidRPr="000528DA">
        <w:rPr>
          <w:rtl/>
        </w:rPr>
        <w:t xml:space="preserve"> א</w:t>
      </w:r>
      <w:r w:rsidR="00670754" w:rsidRPr="000528DA">
        <w:rPr>
          <w:rFonts w:hint="cs"/>
          <w:rtl/>
        </w:rPr>
        <w:t>פי'</w:t>
      </w:r>
      <w:r w:rsidR="00670754" w:rsidRPr="000528DA">
        <w:rPr>
          <w:rtl/>
        </w:rPr>
        <w:t xml:space="preserve"> </w:t>
      </w:r>
      <w:r w:rsidR="00670754" w:rsidRPr="000528DA">
        <w:rPr>
          <w:rFonts w:hint="cs"/>
          <w:rtl/>
        </w:rPr>
        <w:t>ש</w:t>
      </w:r>
      <w:r w:rsidR="00670754" w:rsidRPr="000528DA">
        <w:rPr>
          <w:rtl/>
        </w:rPr>
        <w:t xml:space="preserve">בא </w:t>
      </w:r>
      <w:r w:rsidRPr="000528DA">
        <w:rPr>
          <w:rtl/>
        </w:rPr>
        <w:t>בסוף.</w:t>
      </w:r>
    </w:p>
    <w:p w14:paraId="76991E46" w14:textId="6250DC10" w:rsidR="005175F4" w:rsidRPr="00E34F28" w:rsidRDefault="00683C59" w:rsidP="00F50A20">
      <w:pPr>
        <w:pStyle w:val="afffa"/>
        <w:rPr>
          <w:rtl/>
        </w:rPr>
      </w:pPr>
      <w:r>
        <w:rPr>
          <w:rFonts w:hint="cs"/>
          <w:rtl/>
        </w:rPr>
        <w:t>***</w:t>
      </w:r>
    </w:p>
    <w:p w14:paraId="6B2B6AF9" w14:textId="77777777" w:rsidR="005175F4" w:rsidRPr="00E34F28" w:rsidRDefault="005175F4" w:rsidP="00672862">
      <w:pPr>
        <w:pStyle w:val="a5"/>
        <w:rPr>
          <w:rtl/>
        </w:rPr>
      </w:pPr>
      <w:ins w:id="9865" w:author="מספור קטעי משנה" w:date="2026-10-06T06:45:16Z">
        <w:r>
          <w:rPr>
            <w:rStyle w:val="MisparKeta"/>
          </w:rPr>
          <w:t xml:space="preserve">ג. </w:t>
        </w:r>
      </w:ins>
      <w:r w:rsidRPr="007F58B7">
        <w:rPr>
          <w:rtl/>
        </w:rPr>
        <w:t>אכל דמאי וכו'.</w:t>
      </w:r>
    </w:p>
    <w:p w14:paraId="7BB3C2EC" w14:textId="49C53567" w:rsidR="005175F4" w:rsidRPr="000528DA" w:rsidRDefault="00D57351" w:rsidP="000528DA">
      <w:pPr>
        <w:rPr>
          <w:rtl/>
        </w:rPr>
      </w:pPr>
      <w:bookmarkStart w:id="1574" w:name="_Toc193636330"/>
      <w:bookmarkStart w:id="1575" w:name="_Toc216184938"/>
      <w:r w:rsidRPr="00A10336">
        <w:rPr>
          <w:rStyle w:val="30"/>
          <w:rFonts w:hint="cs"/>
          <w:rtl/>
        </w:rPr>
        <w:t xml:space="preserve">אף </w:t>
      </w:r>
      <w:r w:rsidR="005175F4" w:rsidRPr="00A10336">
        <w:rPr>
          <w:rStyle w:val="30"/>
          <w:rFonts w:hint="cs"/>
          <w:rtl/>
        </w:rPr>
        <w:t>דלא חזי</w:t>
      </w:r>
      <w:r w:rsidR="005175F4" w:rsidRPr="00A10336">
        <w:rPr>
          <w:rStyle w:val="30"/>
          <w:rtl/>
        </w:rPr>
        <w:t xml:space="preserve"> כיון דאי בעי מפק</w:t>
      </w:r>
      <w:r w:rsidR="005175F4" w:rsidRPr="00A10336">
        <w:rPr>
          <w:rStyle w:val="30"/>
          <w:rFonts w:hint="cs"/>
          <w:rtl/>
        </w:rPr>
        <w:t>יר לנכסיו</w:t>
      </w:r>
      <w:bookmarkEnd w:id="1574"/>
      <w:bookmarkEnd w:id="1575"/>
      <w:r w:rsidR="005175F4" w:rsidRPr="000528DA">
        <w:rPr>
          <w:rFonts w:hint="cs"/>
          <w:rtl/>
        </w:rPr>
        <w:t xml:space="preserve">, </w:t>
      </w:r>
      <w:r w:rsidR="005175F4" w:rsidRPr="000528DA">
        <w:rPr>
          <w:rtl/>
        </w:rPr>
        <w:t>ו</w:t>
      </w:r>
      <w:r w:rsidR="005175F4" w:rsidRPr="000528DA">
        <w:rPr>
          <w:rFonts w:hint="cs"/>
          <w:rtl/>
        </w:rPr>
        <w:t>ל</w:t>
      </w:r>
      <w:r w:rsidR="005175F4" w:rsidRPr="000528DA">
        <w:rPr>
          <w:rtl/>
        </w:rPr>
        <w:t>עני חזי דתנן</w:t>
      </w:r>
      <w:r w:rsidR="005175F4" w:rsidRPr="00E34F28">
        <w:rPr>
          <w:rStyle w:val="afffff9"/>
          <w:rtl/>
        </w:rPr>
        <w:t xml:space="preserve">: </w:t>
      </w:r>
      <w:r w:rsidR="005175F4" w:rsidRPr="000528DA">
        <w:rPr>
          <w:rtl/>
        </w:rPr>
        <w:t>מאכילין את העניים דמאי ואת האכסניא דמאי.</w:t>
      </w:r>
    </w:p>
    <w:p w14:paraId="3322B112" w14:textId="0AD01CB3" w:rsidR="00A24328" w:rsidRDefault="005175F4" w:rsidP="009A59D1">
      <w:pPr>
        <w:pStyle w:val="38"/>
        <w:framePr w:wrap="notBeside"/>
        <w:rPr>
          <w:rtl/>
        </w:rPr>
      </w:pPr>
      <w:r w:rsidRPr="00660D7A">
        <w:rPr>
          <w:rtl/>
        </w:rPr>
        <w:t>וא</w:t>
      </w:r>
      <w:r w:rsidRPr="00660D7A">
        <w:rPr>
          <w:rFonts w:hint="cs"/>
          <w:rtl/>
        </w:rPr>
        <w:t>ר"ה</w:t>
      </w:r>
      <w:r w:rsidRPr="00660D7A">
        <w:rPr>
          <w:rtl/>
        </w:rPr>
        <w:t>: תנא ב"ש</w:t>
      </w:r>
      <w:r w:rsidR="00A24328">
        <w:rPr>
          <w:rFonts w:hint="cs"/>
          <w:rtl/>
        </w:rPr>
        <w:t>:</w:t>
      </w:r>
    </w:p>
    <w:p w14:paraId="4517E28E" w14:textId="4B6D1746" w:rsidR="00F64167" w:rsidRDefault="005175F4" w:rsidP="000528DA">
      <w:pPr>
        <w:rPr>
          <w:rtl/>
        </w:rPr>
      </w:pPr>
      <w:r w:rsidRPr="000528DA">
        <w:rPr>
          <w:rFonts w:ascii="Fb Fontext" w:hAnsi="Fb Fontext"/>
          <w:rtl/>
        </w:rPr>
        <w:t>אין מאכילין את העניים ואת האכסניא דמאי.</w:t>
      </w:r>
    </w:p>
    <w:p w14:paraId="3BE2BB79" w14:textId="3F33E653" w:rsidR="005175F4" w:rsidRPr="00E34F28" w:rsidRDefault="00683C59" w:rsidP="00F50A20">
      <w:pPr>
        <w:pStyle w:val="afffa"/>
        <w:rPr>
          <w:rtl/>
        </w:rPr>
      </w:pPr>
      <w:r>
        <w:rPr>
          <w:rFonts w:hint="cs"/>
          <w:rtl/>
        </w:rPr>
        <w:t>***</w:t>
      </w:r>
    </w:p>
    <w:p w14:paraId="043EE016" w14:textId="77777777" w:rsidR="005175F4" w:rsidRPr="00E34F28" w:rsidRDefault="005175F4" w:rsidP="00672862">
      <w:pPr>
        <w:pStyle w:val="a5"/>
        <w:rPr>
          <w:rtl/>
        </w:rPr>
      </w:pPr>
      <w:ins w:id="9866" w:author="מספור קטעי משנה" w:date="2026-10-06T06:45:16Z">
        <w:r>
          <w:rPr>
            <w:rStyle w:val="MisparKeta"/>
          </w:rPr>
          <w:t xml:space="preserve">ד. </w:t>
        </w:r>
      </w:ins>
      <w:r w:rsidRPr="007F58B7">
        <w:rPr>
          <w:rtl/>
        </w:rPr>
        <w:t>מעשר ראשון שנטלה תרומתו.</w:t>
      </w:r>
    </w:p>
    <w:p w14:paraId="0FC3D7CD" w14:textId="33671D74" w:rsidR="00A24328" w:rsidRDefault="005175F4" w:rsidP="009A59D1">
      <w:pPr>
        <w:pStyle w:val="38"/>
        <w:framePr w:wrap="notBeside"/>
        <w:rPr>
          <w:rtl/>
        </w:rPr>
      </w:pPr>
      <w:r w:rsidRPr="00660D7A">
        <w:rPr>
          <w:rFonts w:hint="cs"/>
          <w:rtl/>
        </w:rPr>
        <w:t>מיירי</w:t>
      </w:r>
      <w:r w:rsidR="009B14FE">
        <w:rPr>
          <w:rFonts w:hint="cs"/>
          <w:rtl/>
        </w:rPr>
        <w:t>:</w:t>
      </w:r>
    </w:p>
    <w:p w14:paraId="7B275846" w14:textId="54EFD4CE" w:rsidR="005175F4" w:rsidRPr="000528DA" w:rsidRDefault="005175F4" w:rsidP="000528DA">
      <w:pPr>
        <w:rPr>
          <w:rtl/>
        </w:rPr>
      </w:pPr>
      <w:bookmarkStart w:id="1576" w:name="_Toc193636331"/>
      <w:bookmarkStart w:id="1577" w:name="_Toc216184939"/>
      <w:r w:rsidRPr="00A10336">
        <w:rPr>
          <w:rStyle w:val="30"/>
          <w:rtl/>
        </w:rPr>
        <w:t>שהקדימו בשבלים,</w:t>
      </w:r>
      <w:bookmarkEnd w:id="1576"/>
      <w:bookmarkEnd w:id="1577"/>
      <w:r w:rsidRPr="000528DA">
        <w:rPr>
          <w:rFonts w:ascii="Fb Fontext" w:hAnsi="Fb Fontext"/>
          <w:rtl/>
        </w:rPr>
        <w:t xml:space="preserve"> והפריש ממנו תרומת מעשר ולא הפריש ממנו תרומה גדולה.</w:t>
      </w:r>
      <w:r w:rsidR="00D57351">
        <w:rPr>
          <w:rFonts w:ascii="Fb Fontext" w:hAnsi="Fb Fontext" w:hint="cs"/>
          <w:rtl/>
        </w:rPr>
        <w:t xml:space="preserve"> </w:t>
      </w:r>
    </w:p>
    <w:p w14:paraId="7DD85809" w14:textId="5C2FB382" w:rsidR="00A24328" w:rsidRDefault="00670754" w:rsidP="009A59D1">
      <w:pPr>
        <w:pStyle w:val="38"/>
        <w:framePr w:wrap="notBeside"/>
        <w:rPr>
          <w:rtl/>
        </w:rPr>
      </w:pPr>
      <w:r w:rsidRPr="00660D7A">
        <w:rPr>
          <w:rFonts w:hint="cs"/>
          <w:rtl/>
        </w:rPr>
        <w:t>וכ</w:t>
      </w:r>
      <w:r w:rsidR="005175F4" w:rsidRPr="00660D7A">
        <w:rPr>
          <w:rtl/>
        </w:rPr>
        <w:t>ר"ל</w:t>
      </w:r>
      <w:r w:rsidR="00A24328">
        <w:rPr>
          <w:rtl/>
        </w:rPr>
        <w:t>:</w:t>
      </w:r>
    </w:p>
    <w:p w14:paraId="13D78539" w14:textId="3BE290C3" w:rsidR="005175F4" w:rsidRPr="000528DA" w:rsidRDefault="00D57351" w:rsidP="00D57351">
      <w:pPr>
        <w:rPr>
          <w:rtl/>
        </w:rPr>
      </w:pPr>
      <w:r>
        <w:rPr>
          <w:rFonts w:hint="cs"/>
          <w:rtl/>
        </w:rPr>
        <w:t>ש</w:t>
      </w:r>
      <w:r w:rsidR="005175F4" w:rsidRPr="000528DA">
        <w:rPr>
          <w:rtl/>
        </w:rPr>
        <w:t xml:space="preserve">פטור מתרומה גדולה, </w:t>
      </w:r>
      <w:r w:rsidR="00C64809" w:rsidRPr="000528DA">
        <w:rPr>
          <w:rtl/>
        </w:rPr>
        <w:t>ד</w:t>
      </w:r>
      <w:r w:rsidR="005175F4" w:rsidRPr="000528DA">
        <w:rPr>
          <w:rStyle w:val="ad"/>
          <w:rtl/>
        </w:rPr>
        <w:t>'והרמתם ממנו תרומת ה' מעשר מן המעשר</w:t>
      </w:r>
      <w:r w:rsidR="005175F4" w:rsidRPr="000528DA">
        <w:rPr>
          <w:rStyle w:val="ad"/>
          <w:rFonts w:hint="cs"/>
          <w:rtl/>
        </w:rPr>
        <w:t>'</w:t>
      </w:r>
      <w:r w:rsidR="005175F4" w:rsidRPr="000528DA">
        <w:rPr>
          <w:rStyle w:val="ad"/>
          <w:rtl/>
        </w:rPr>
        <w:t xml:space="preserve"> </w:t>
      </w:r>
      <w:r w:rsidR="005175F4" w:rsidRPr="000528DA">
        <w:rPr>
          <w:rtl/>
        </w:rPr>
        <w:t>ולא תרומה גדולה ותרומת מעשר מן המעשר.</w:t>
      </w:r>
    </w:p>
    <w:p w14:paraId="4057C104" w14:textId="423AFE45" w:rsidR="00A24328" w:rsidRDefault="005175F4" w:rsidP="009A59D1">
      <w:pPr>
        <w:pStyle w:val="38"/>
        <w:framePr w:wrap="notBeside"/>
        <w:rPr>
          <w:rtl/>
        </w:rPr>
      </w:pPr>
      <w:r w:rsidRPr="00660D7A">
        <w:rPr>
          <w:rFonts w:hint="cs"/>
          <w:rtl/>
        </w:rPr>
        <w:t xml:space="preserve">ר"פ </w:t>
      </w:r>
      <w:r w:rsidRPr="00660D7A">
        <w:rPr>
          <w:rtl/>
        </w:rPr>
        <w:t>לאביי</w:t>
      </w:r>
      <w:r w:rsidR="009B14FE">
        <w:rPr>
          <w:rtl/>
        </w:rPr>
        <w:t>:</w:t>
      </w:r>
    </w:p>
    <w:p w14:paraId="094DFBE4" w14:textId="6FB6513F" w:rsidR="00F64167" w:rsidRDefault="00D57351" w:rsidP="000528DA">
      <w:pPr>
        <w:rPr>
          <w:rtl/>
        </w:rPr>
      </w:pPr>
      <w:r>
        <w:rPr>
          <w:rFonts w:hint="cs"/>
          <w:rtl/>
        </w:rPr>
        <w:t xml:space="preserve">א''כ </w:t>
      </w:r>
      <w:r w:rsidR="005175F4" w:rsidRPr="000528DA">
        <w:rPr>
          <w:rtl/>
        </w:rPr>
        <w:t xml:space="preserve">אפילו הקדימו בכרי </w:t>
      </w:r>
      <w:r w:rsidR="005175F4" w:rsidRPr="00E34F28">
        <w:rPr>
          <w:rStyle w:val="afffff9"/>
          <w:rtl/>
        </w:rPr>
        <w:t xml:space="preserve">א"ל: </w:t>
      </w:r>
      <w:r w:rsidR="005175F4" w:rsidRPr="000528DA">
        <w:rPr>
          <w:rtl/>
        </w:rPr>
        <w:t>עליך אמר קרא</w:t>
      </w:r>
      <w:r w:rsidR="005175F4" w:rsidRPr="000528DA">
        <w:rPr>
          <w:rStyle w:val="ad"/>
          <w:rtl/>
        </w:rPr>
        <w:t xml:space="preserve"> </w:t>
      </w:r>
      <w:r w:rsidR="005175F4" w:rsidRPr="000528DA">
        <w:rPr>
          <w:rStyle w:val="ad"/>
          <w:rFonts w:hint="cs"/>
          <w:rtl/>
        </w:rPr>
        <w:t>'</w:t>
      </w:r>
      <w:r w:rsidR="005175F4" w:rsidRPr="000528DA">
        <w:rPr>
          <w:rStyle w:val="ad"/>
          <w:rtl/>
        </w:rPr>
        <w:t>מכל מעשרתיכם תרימו</w:t>
      </w:r>
      <w:r w:rsidR="005175F4" w:rsidRPr="000528DA">
        <w:rPr>
          <w:rStyle w:val="ad"/>
          <w:rFonts w:hint="cs"/>
          <w:rtl/>
        </w:rPr>
        <w:t>'</w:t>
      </w:r>
      <w:r w:rsidR="005175F4" w:rsidRPr="000528DA">
        <w:rPr>
          <w:rStyle w:val="ad"/>
          <w:rtl/>
        </w:rPr>
        <w:t>.</w:t>
      </w:r>
      <w:r w:rsidR="00670754" w:rsidRPr="000528DA">
        <w:rPr>
          <w:rFonts w:hint="cs"/>
          <w:rtl/>
        </w:rPr>
        <w:t xml:space="preserve"> זה </w:t>
      </w:r>
      <w:r w:rsidR="005175F4" w:rsidRPr="000528DA">
        <w:rPr>
          <w:rtl/>
        </w:rPr>
        <w:t>אידגן ו</w:t>
      </w:r>
      <w:r w:rsidR="00670754" w:rsidRPr="000528DA">
        <w:rPr>
          <w:rFonts w:hint="cs"/>
          <w:rtl/>
        </w:rPr>
        <w:t>זה</w:t>
      </w:r>
      <w:r w:rsidR="005175F4" w:rsidRPr="000528DA">
        <w:rPr>
          <w:rtl/>
        </w:rPr>
        <w:t xml:space="preserve"> לא אידגן.</w:t>
      </w:r>
    </w:p>
    <w:p w14:paraId="4F0E7AE0" w14:textId="77777777" w:rsidR="005175F4" w:rsidRPr="00E34F28" w:rsidRDefault="005175F4" w:rsidP="00EC0DC4">
      <w:pPr>
        <w:pStyle w:val="af2"/>
        <w:framePr w:wrap="around"/>
        <w:rPr>
          <w:rtl/>
        </w:rPr>
      </w:pPr>
      <w:r w:rsidRPr="009757B9">
        <w:rPr>
          <w:rtl/>
        </w:rPr>
        <w:t>מז:</w:t>
      </w:r>
    </w:p>
    <w:p w14:paraId="798CB771" w14:textId="77777777" w:rsidR="005175F4" w:rsidRPr="00E34F28" w:rsidRDefault="005175F4" w:rsidP="00672862">
      <w:pPr>
        <w:pStyle w:val="a5"/>
        <w:rPr>
          <w:rtl/>
        </w:rPr>
      </w:pPr>
      <w:ins w:id="9867" w:author="מספור קטעי משנה" w:date="2026-10-06T06:45:16Z">
        <w:r>
          <w:rPr>
            <w:rStyle w:val="MisparKeta"/>
          </w:rPr>
          <w:t xml:space="preserve">א. </w:t>
        </w:r>
      </w:ins>
      <w:r w:rsidRPr="0025401A">
        <w:rPr>
          <w:rtl/>
        </w:rPr>
        <w:t>מעשר שני והקדש שנפדו</w:t>
      </w:r>
      <w:r w:rsidRPr="00756565">
        <w:rPr>
          <w:rtl/>
        </w:rPr>
        <w:t>.</w:t>
      </w:r>
    </w:p>
    <w:p w14:paraId="3D3C4A3A" w14:textId="4B1F0592" w:rsidR="00A24328" w:rsidRDefault="00493B35" w:rsidP="009A59D1">
      <w:pPr>
        <w:pStyle w:val="38"/>
        <w:framePr w:wrap="notBeside"/>
        <w:rPr>
          <w:rtl/>
        </w:rPr>
      </w:pPr>
      <w:r w:rsidRPr="00660D7A">
        <w:rPr>
          <w:rFonts w:hint="cs"/>
          <w:rtl/>
        </w:rPr>
        <w:t>מיירי</w:t>
      </w:r>
      <w:r w:rsidR="009B14FE">
        <w:rPr>
          <w:rtl/>
        </w:rPr>
        <w:t>:</w:t>
      </w:r>
    </w:p>
    <w:p w14:paraId="2666629D" w14:textId="01949C49" w:rsidR="005175F4" w:rsidRPr="000528DA" w:rsidRDefault="005175F4" w:rsidP="000528DA">
      <w:pPr>
        <w:rPr>
          <w:rtl/>
        </w:rPr>
      </w:pPr>
      <w:bookmarkStart w:id="1578" w:name="_Toc193636332"/>
      <w:bookmarkStart w:id="1579" w:name="_Toc216184940"/>
      <w:r w:rsidRPr="00A10336">
        <w:rPr>
          <w:rStyle w:val="30"/>
          <w:rtl/>
        </w:rPr>
        <w:t>שנתן הקרן ולא החומש</w:t>
      </w:r>
      <w:bookmarkEnd w:id="1578"/>
      <w:bookmarkEnd w:id="1579"/>
      <w:r w:rsidRPr="000528DA">
        <w:rPr>
          <w:rFonts w:ascii="Fb Fontext" w:hAnsi="Fb Fontext"/>
          <w:rtl/>
        </w:rPr>
        <w:t xml:space="preserve">, </w:t>
      </w:r>
      <w:r w:rsidRPr="00D57351">
        <w:rPr>
          <w:rStyle w:val="afffff9"/>
          <w:rtl/>
        </w:rPr>
        <w:t>ו</w:t>
      </w:r>
      <w:r w:rsidR="00493B35" w:rsidRPr="00D57351">
        <w:rPr>
          <w:rStyle w:val="afffff9"/>
          <w:rFonts w:hint="cs"/>
          <w:rtl/>
        </w:rPr>
        <w:t>ק</w:t>
      </w:r>
      <w:r w:rsidRPr="00D57351">
        <w:rPr>
          <w:rStyle w:val="afffff9"/>
          <w:rtl/>
        </w:rPr>
        <w:t>מ"ל:</w:t>
      </w:r>
      <w:r w:rsidRPr="00E34F28">
        <w:rPr>
          <w:rStyle w:val="afffff9"/>
          <w:rtl/>
        </w:rPr>
        <w:t xml:space="preserve"> </w:t>
      </w:r>
      <w:r w:rsidRPr="000528DA">
        <w:rPr>
          <w:rFonts w:ascii="Fb Fontext" w:hAnsi="Fb Fontext"/>
          <w:rtl/>
        </w:rPr>
        <w:t>דאין חומש מעכב.</w:t>
      </w:r>
    </w:p>
    <w:p w14:paraId="3A3431F0" w14:textId="655830D6" w:rsidR="001E1D11" w:rsidRDefault="005175F4" w:rsidP="0087629D">
      <w:pPr>
        <w:rPr>
          <w:rtl/>
        </w:rPr>
      </w:pPr>
      <w:r w:rsidRPr="00493B35">
        <w:rPr>
          <w:rStyle w:val="a7"/>
          <w:rtl/>
        </w:rPr>
        <w:t>השמש שאכל כזית</w:t>
      </w:r>
      <w:r w:rsidRPr="000528DA">
        <w:rPr>
          <w:rtl/>
        </w:rPr>
        <w:t xml:space="preserve"> </w:t>
      </w:r>
      <w:r w:rsidR="00493B35" w:rsidRPr="000528DA">
        <w:rPr>
          <w:rFonts w:hint="cs"/>
          <w:rtl/>
        </w:rPr>
        <w:t>אפי</w:t>
      </w:r>
      <w:r w:rsidR="00D54130" w:rsidRPr="000528DA">
        <w:rPr>
          <w:rFonts w:hint="cs"/>
          <w:rtl/>
        </w:rPr>
        <w:t>'</w:t>
      </w:r>
      <w:r w:rsidR="00493B35" w:rsidRPr="000528DA">
        <w:rPr>
          <w:rFonts w:hint="cs"/>
          <w:rtl/>
        </w:rPr>
        <w:t xml:space="preserve"> שאינו קבע</w:t>
      </w:r>
    </w:p>
    <w:p w14:paraId="59026640" w14:textId="77777777" w:rsidR="0087629D" w:rsidRPr="0087629D" w:rsidRDefault="0087629D" w:rsidP="0087629D">
      <w:pPr>
        <w:rPr>
          <w:rtl/>
        </w:rPr>
      </w:pPr>
    </w:p>
    <w:p w14:paraId="56A18C14" w14:textId="23C0E594" w:rsidR="005175F4" w:rsidRPr="00E34F28" w:rsidRDefault="005175F4" w:rsidP="00672862">
      <w:pPr>
        <w:pStyle w:val="a5"/>
        <w:rPr>
          <w:rtl/>
        </w:rPr>
      </w:pPr>
      <w:ins w:id="9868" w:author="מספור קטעי משנה" w:date="2026-10-06T06:45:16Z">
        <w:r>
          <w:rPr>
            <w:rStyle w:val="MisparKeta"/>
          </w:rPr>
          <w:t xml:space="preserve">ב. </w:t>
        </w:r>
      </w:ins>
      <w:r w:rsidRPr="007F58B7">
        <w:rPr>
          <w:rtl/>
        </w:rPr>
        <w:t>והכותי מזמנין עליו.</w:t>
      </w:r>
      <w:r w:rsidR="00D57351">
        <w:rPr>
          <w:rFonts w:hint="cs"/>
          <w:rtl/>
        </w:rPr>
        <w:t xml:space="preserve"> [ב]</w:t>
      </w:r>
    </w:p>
    <w:p w14:paraId="4094F4FF" w14:textId="3CEF7757" w:rsidR="00A24328" w:rsidRDefault="00601E64" w:rsidP="009A59D1">
      <w:pPr>
        <w:pStyle w:val="38"/>
        <w:framePr w:wrap="notBeside"/>
        <w:rPr>
          <w:rtl/>
        </w:rPr>
      </w:pPr>
      <w:r w:rsidRPr="00660D7A">
        <w:rPr>
          <w:rFonts w:hint="cs"/>
          <w:rtl/>
        </w:rPr>
        <w:t>ואפי'</w:t>
      </w:r>
      <w:r w:rsidR="009B14FE">
        <w:rPr>
          <w:rFonts w:hint="cs"/>
          <w:rtl/>
        </w:rPr>
        <w:t>:</w:t>
      </w:r>
    </w:p>
    <w:p w14:paraId="114D0EFF" w14:textId="047967EF" w:rsidR="00D57351" w:rsidRDefault="00601E64" w:rsidP="000528DA">
      <w:pPr>
        <w:rPr>
          <w:rFonts w:ascii="Fb Fontext" w:hAnsi="Fb Fontext"/>
          <w:rtl/>
        </w:rPr>
      </w:pPr>
      <w:r w:rsidRPr="000528DA">
        <w:rPr>
          <w:rFonts w:ascii="Fb Fontext" w:hAnsi="Fb Fontext" w:hint="cs"/>
          <w:rtl/>
        </w:rPr>
        <w:t xml:space="preserve">דאין </w:t>
      </w:r>
      <w:r w:rsidR="00493B35" w:rsidRPr="000528DA">
        <w:rPr>
          <w:rFonts w:ascii="Fb Fontext" w:hAnsi="Fb Fontext" w:hint="cs"/>
          <w:rtl/>
        </w:rPr>
        <w:t>מזמנין על עם הארץ</w:t>
      </w:r>
      <w:r w:rsidR="0004131E" w:rsidRPr="000528DA">
        <w:rPr>
          <w:rFonts w:ascii="Fb Fontext" w:hAnsi="Fb Fontext" w:hint="cs"/>
          <w:rtl/>
        </w:rPr>
        <w:t>,</w:t>
      </w:r>
    </w:p>
    <w:p w14:paraId="47CAB905" w14:textId="749BE80D" w:rsidR="00A24328" w:rsidRDefault="005175F4" w:rsidP="009A59D1">
      <w:pPr>
        <w:pStyle w:val="38"/>
        <w:framePr w:wrap="notBeside"/>
        <w:rPr>
          <w:rtl/>
        </w:rPr>
      </w:pPr>
      <w:r w:rsidRPr="00660D7A">
        <w:rPr>
          <w:rtl/>
        </w:rPr>
        <w:t>אביי</w:t>
      </w:r>
      <w:r w:rsidR="009B14FE">
        <w:rPr>
          <w:rtl/>
        </w:rPr>
        <w:t>:</w:t>
      </w:r>
    </w:p>
    <w:p w14:paraId="07443E19" w14:textId="2D87A4D1" w:rsidR="005175F4" w:rsidRPr="00D57351" w:rsidRDefault="00D57351" w:rsidP="00D57351">
      <w:pPr>
        <w:rPr>
          <w:rtl/>
        </w:rPr>
      </w:pPr>
      <w:r>
        <w:rPr>
          <w:rStyle w:val="afffff9"/>
          <w:rFonts w:hint="cs"/>
          <w:rtl/>
        </w:rPr>
        <w:t xml:space="preserve">א. </w:t>
      </w:r>
      <w:r w:rsidRPr="00D57351">
        <w:rPr>
          <w:rStyle w:val="afffff9"/>
          <w:rFonts w:hint="cs"/>
          <w:rtl/>
        </w:rPr>
        <w:t>אביי</w:t>
      </w:r>
      <w:r w:rsidRPr="00A10336">
        <w:rPr>
          <w:rStyle w:val="30"/>
          <w:rFonts w:hint="cs"/>
          <w:rtl/>
        </w:rPr>
        <w:t xml:space="preserve"> </w:t>
      </w:r>
      <w:r w:rsidR="005175F4" w:rsidRPr="00A10336">
        <w:rPr>
          <w:rStyle w:val="30"/>
          <w:rtl/>
        </w:rPr>
        <w:t>בכותי חבר</w:t>
      </w:r>
      <w:r w:rsidR="00493B35" w:rsidRPr="00A10336">
        <w:rPr>
          <w:rStyle w:val="30"/>
          <w:rFonts w:hint="cs"/>
          <w:rtl/>
        </w:rPr>
        <w:t xml:space="preserve"> </w:t>
      </w:r>
      <w:r>
        <w:rPr>
          <w:rStyle w:val="afffff9"/>
          <w:rFonts w:hint="cs"/>
          <w:rtl/>
        </w:rPr>
        <w:t xml:space="preserve">ב. </w:t>
      </w:r>
      <w:r w:rsidRPr="00D57351">
        <w:rPr>
          <w:rStyle w:val="afffff9"/>
          <w:rFonts w:hint="cs"/>
          <w:rtl/>
        </w:rPr>
        <w:t>רבא</w:t>
      </w:r>
      <w:r>
        <w:rPr>
          <w:rFonts w:hint="cs"/>
          <w:rtl/>
        </w:rPr>
        <w:t xml:space="preserve"> אף בכותי עם הארץ וכרבנן </w:t>
      </w:r>
      <w:r w:rsidR="00BA43DE" w:rsidRPr="00D57351">
        <w:rPr>
          <w:rStyle w:val="affffff7"/>
          <w:rFonts w:hint="cs"/>
          <w:rtl/>
        </w:rPr>
        <w:t>שחלקו</w:t>
      </w:r>
      <w:r w:rsidR="005175F4" w:rsidRPr="00D57351">
        <w:rPr>
          <w:rStyle w:val="affffff7"/>
          <w:rtl/>
        </w:rPr>
        <w:t xml:space="preserve"> </w:t>
      </w:r>
      <w:r w:rsidRPr="00D57351">
        <w:rPr>
          <w:rStyle w:val="affffff7"/>
          <w:rFonts w:hint="cs"/>
          <w:rtl/>
        </w:rPr>
        <w:t xml:space="preserve">על </w:t>
      </w:r>
      <w:r>
        <w:rPr>
          <w:rStyle w:val="afffff9"/>
          <w:rtl/>
          <w:rPrChange w:id="9268" w:author="מנוע אמוראים" w:date="2026-10-05T16:40:51Z">
            <w:rPr>
              <w:rStyle w:val="affffff7"/>
              <w:rtl/>
            </w:rPr>
          </w:rPrChange>
        </w:rPr>
        <w:t xml:space="preserve">ר"מ</w:t>
      </w:r>
      <w:r w:rsidR="005175F4" w:rsidRPr="00D57351">
        <w:rPr>
          <w:rStyle w:val="affffff7"/>
          <w:rtl/>
        </w:rPr>
        <w:t>.</w:t>
      </w:r>
    </w:p>
    <w:p w14:paraId="600EEBBE" w14:textId="524A800E" w:rsidR="00211772" w:rsidRPr="000528DA" w:rsidRDefault="00670754" w:rsidP="00D57351">
      <w:pPr>
        <w:jc w:val="center"/>
        <w:rPr>
          <w:rtl/>
        </w:rPr>
      </w:pPr>
      <w:bookmarkStart w:id="1580" w:name="_Toc193636333"/>
      <w:bookmarkStart w:id="1581" w:name="_Toc216184941"/>
      <w:r w:rsidRPr="00A10336">
        <w:rPr>
          <w:rStyle w:val="30"/>
          <w:rFonts w:hint="cs"/>
          <w:rtl/>
        </w:rPr>
        <w:lastRenderedPageBreak/>
        <w:t>ד</w:t>
      </w:r>
      <w:r w:rsidR="005175F4" w:rsidRPr="00A10336">
        <w:rPr>
          <w:rStyle w:val="30"/>
          <w:rtl/>
        </w:rPr>
        <w:t>איזהו עם הארץ?</w:t>
      </w:r>
      <w:bookmarkEnd w:id="1580"/>
      <w:bookmarkEnd w:id="1581"/>
    </w:p>
    <w:p w14:paraId="0613979C" w14:textId="6AAD2B53" w:rsidR="00A24328" w:rsidRDefault="00670754" w:rsidP="009A59D1">
      <w:pPr>
        <w:pStyle w:val="38"/>
        <w:framePr w:wrap="notBeside"/>
        <w:rPr>
          <w:rtl/>
        </w:rPr>
      </w:pPr>
      <w:r w:rsidRPr="00660D7A">
        <w:rPr>
          <w:rFonts w:hint="cs"/>
          <w:rtl/>
        </w:rPr>
        <w:t>לר"מ</w:t>
      </w:r>
      <w:r w:rsidR="00A24328">
        <w:rPr>
          <w:rFonts w:hint="cs"/>
          <w:rtl/>
        </w:rPr>
        <w:t>:</w:t>
      </w:r>
    </w:p>
    <w:p w14:paraId="3776CDBD" w14:textId="4728DF84" w:rsidR="005175F4" w:rsidRPr="000528DA" w:rsidRDefault="005175F4" w:rsidP="000528DA">
      <w:pPr>
        <w:rPr>
          <w:rtl/>
        </w:rPr>
      </w:pPr>
      <w:r w:rsidRPr="000528DA">
        <w:rPr>
          <w:rtl/>
        </w:rPr>
        <w:t>כל שאינו אוכל חוליו בטהרה</w:t>
      </w:r>
      <w:r w:rsidRPr="000528DA">
        <w:rPr>
          <w:rFonts w:hint="cs"/>
          <w:rtl/>
        </w:rPr>
        <w:t>.</w:t>
      </w:r>
    </w:p>
    <w:p w14:paraId="35F70281" w14:textId="67973FC8" w:rsidR="00A24328" w:rsidRDefault="005175F4" w:rsidP="009A59D1">
      <w:pPr>
        <w:pStyle w:val="38"/>
        <w:framePr w:wrap="notBeside"/>
        <w:rPr>
          <w:rtl/>
        </w:rPr>
      </w:pPr>
      <w:r w:rsidRPr="00660D7A">
        <w:rPr>
          <w:rFonts w:hint="cs"/>
          <w:rtl/>
        </w:rPr>
        <w:t>חכ</w:t>
      </w:r>
      <w:r w:rsidRPr="00660D7A">
        <w:rPr>
          <w:rtl/>
        </w:rPr>
        <w:t>"</w:t>
      </w:r>
      <w:r w:rsidRPr="00660D7A">
        <w:rPr>
          <w:rFonts w:hint="cs"/>
          <w:rtl/>
        </w:rPr>
        <w:t>א</w:t>
      </w:r>
      <w:r w:rsidR="00A24328">
        <w:rPr>
          <w:rtl/>
        </w:rPr>
        <w:t>:</w:t>
      </w:r>
    </w:p>
    <w:p w14:paraId="63BF8CD9" w14:textId="38ABE82E" w:rsidR="005175F4" w:rsidRPr="000528DA" w:rsidRDefault="005175F4" w:rsidP="000528DA">
      <w:pPr>
        <w:rPr>
          <w:rtl/>
        </w:rPr>
      </w:pPr>
      <w:r w:rsidRPr="000528DA">
        <w:rPr>
          <w:rtl/>
        </w:rPr>
        <w:t>כל שאינ</w:t>
      </w:r>
      <w:r w:rsidR="00211772" w:rsidRPr="000528DA">
        <w:rPr>
          <w:rtl/>
        </w:rPr>
        <w:t>ו מעשר פירותיו כראוי, והני כות</w:t>
      </w:r>
      <w:r w:rsidR="00211772" w:rsidRPr="000528DA">
        <w:rPr>
          <w:rFonts w:hint="cs"/>
          <w:rtl/>
        </w:rPr>
        <w:t>ים מעשרים</w:t>
      </w:r>
      <w:r w:rsidR="00601E64" w:rsidRPr="000528DA">
        <w:rPr>
          <w:rFonts w:hint="cs"/>
          <w:rtl/>
        </w:rPr>
        <w:t xml:space="preserve">, </w:t>
      </w:r>
      <w:r w:rsidRPr="000528DA">
        <w:rPr>
          <w:rtl/>
        </w:rPr>
        <w:t>דבמ</w:t>
      </w:r>
      <w:r w:rsidR="00211772" w:rsidRPr="000528DA">
        <w:rPr>
          <w:rFonts w:hint="cs"/>
          <w:rtl/>
        </w:rPr>
        <w:t>ה</w:t>
      </w:r>
      <w:r w:rsidRPr="000528DA">
        <w:rPr>
          <w:rtl/>
        </w:rPr>
        <w:t xml:space="preserve"> </w:t>
      </w:r>
      <w:r w:rsidR="00211772" w:rsidRPr="000528DA">
        <w:rPr>
          <w:rFonts w:hint="cs"/>
          <w:rtl/>
        </w:rPr>
        <w:t>שכתוב</w:t>
      </w:r>
      <w:r w:rsidR="00211772" w:rsidRPr="000528DA">
        <w:rPr>
          <w:rtl/>
        </w:rPr>
        <w:t xml:space="preserve"> ב</w:t>
      </w:r>
      <w:r w:rsidR="00493B35" w:rsidRPr="000528DA">
        <w:rPr>
          <w:rFonts w:hint="cs"/>
          <w:rtl/>
        </w:rPr>
        <w:t>תורה</w:t>
      </w:r>
      <w:r w:rsidRPr="000528DA">
        <w:rPr>
          <w:rtl/>
        </w:rPr>
        <w:t xml:space="preserve"> זהירי</w:t>
      </w:r>
      <w:r w:rsidR="00C23E70" w:rsidRPr="000528DA">
        <w:rPr>
          <w:rFonts w:hint="cs"/>
          <w:rtl/>
        </w:rPr>
        <w:t>ם</w:t>
      </w:r>
      <w:r w:rsidR="00211772" w:rsidRPr="000528DA">
        <w:rPr>
          <w:rFonts w:hint="cs"/>
          <w:rtl/>
        </w:rPr>
        <w:t>,</w:t>
      </w:r>
      <w:r w:rsidRPr="000528DA">
        <w:rPr>
          <w:rtl/>
        </w:rPr>
        <w:t xml:space="preserve"> דכל מצוה שהחזיקו בה כותים הרבה מדקדקין בה יותר מישראל.</w:t>
      </w:r>
    </w:p>
    <w:p w14:paraId="667EE858" w14:textId="17B2E9FC" w:rsidR="000B38D1" w:rsidRPr="00E34F28" w:rsidRDefault="005175F4" w:rsidP="00470C2A">
      <w:pPr>
        <w:pStyle w:val="afffffc"/>
        <w:spacing w:before="0"/>
        <w:rPr>
          <w:rtl/>
        </w:rPr>
      </w:pPr>
      <w:bookmarkStart w:id="1582" w:name="_Toc193636334"/>
      <w:bookmarkStart w:id="1583" w:name="_Toc216184942"/>
      <w:r w:rsidRPr="006D3CF8">
        <w:rPr>
          <w:rtl/>
        </w:rPr>
        <w:t>איזהו עם הארץ</w:t>
      </w:r>
      <w:r w:rsidR="00D57351">
        <w:rPr>
          <w:rFonts w:hint="cs"/>
          <w:rtl/>
        </w:rPr>
        <w:t xml:space="preserve"> [ו]</w:t>
      </w:r>
      <w:bookmarkEnd w:id="1582"/>
      <w:bookmarkEnd w:id="1583"/>
    </w:p>
    <w:p w14:paraId="75F7747B" w14:textId="2957ACDC" w:rsidR="00A24328" w:rsidRDefault="005175F4" w:rsidP="009A59D1">
      <w:pPr>
        <w:pStyle w:val="38"/>
        <w:framePr w:wrap="notBeside"/>
        <w:rPr>
          <w:rtl/>
        </w:rPr>
      </w:pPr>
      <w:r w:rsidRPr="00660D7A">
        <w:rPr>
          <w:rFonts w:hint="cs"/>
          <w:rtl/>
        </w:rPr>
        <w:t>ר"א</w:t>
      </w:r>
      <w:r w:rsidR="00601E64" w:rsidRPr="00660D7A">
        <w:rPr>
          <w:rFonts w:hint="cs"/>
          <w:rtl/>
        </w:rPr>
        <w:t>:</w:t>
      </w:r>
      <w:r w:rsidR="005A491E">
        <w:rPr>
          <w:rFonts w:hint="cs"/>
          <w:rtl/>
        </w:rPr>
        <w:t>:</w:t>
      </w:r>
    </w:p>
    <w:p w14:paraId="2DA46464" w14:textId="6027E7E0" w:rsidR="005175F4" w:rsidRPr="000528DA" w:rsidRDefault="00601E64" w:rsidP="000528DA">
      <w:pPr>
        <w:rPr>
          <w:rtl/>
        </w:rPr>
      </w:pPr>
      <w:r w:rsidRPr="000528DA">
        <w:rPr>
          <w:rFonts w:hint="cs"/>
          <w:rtl/>
        </w:rPr>
        <w:t xml:space="preserve">כל </w:t>
      </w:r>
      <w:r w:rsidR="005175F4" w:rsidRPr="000528DA">
        <w:rPr>
          <w:rtl/>
        </w:rPr>
        <w:t>שאינו</w:t>
      </w:r>
      <w:r>
        <w:rPr>
          <w:rtl/>
        </w:rPr>
        <w:t xml:space="preserve"> קורא </w:t>
      </w:r>
      <w:r>
        <w:rPr>
          <w:rStyle w:val="afffff9"/>
          <w:rtl/>
          <w:rPrChange w:id="9269" w:author="מנוע אמוראים" w:date="2026-10-05T16:40:51Z">
            <w:rPr>
              <w:rtl/>
            </w:rPr>
          </w:rPrChange>
        </w:rPr>
        <w:t xml:space="preserve">קר"ש</w:t>
      </w:r>
      <w:r>
        <w:rPr>
          <w:rtl/>
        </w:rPr>
        <w:t xml:space="preserve"> ערבית ושח</w:t>
      </w:r>
      <w:r w:rsidR="000B38D1" w:rsidRPr="000528DA">
        <w:rPr>
          <w:rFonts w:hint="cs"/>
          <w:rtl/>
        </w:rPr>
        <w:t>רית</w:t>
      </w:r>
    </w:p>
    <w:p w14:paraId="7CD5F508" w14:textId="68DC609A" w:rsidR="00A24328" w:rsidRDefault="005175F4" w:rsidP="009A59D1">
      <w:pPr>
        <w:pStyle w:val="38"/>
        <w:framePr w:wrap="notBeside"/>
        <w:rPr>
          <w:rtl/>
        </w:rPr>
      </w:pPr>
      <w:r w:rsidRPr="00660D7A">
        <w:rPr>
          <w:rtl/>
        </w:rPr>
        <w:t>רבי יהושע</w:t>
      </w:r>
      <w:r w:rsidR="009B14FE">
        <w:rPr>
          <w:rtl/>
        </w:rPr>
        <w:t>:</w:t>
      </w:r>
    </w:p>
    <w:p w14:paraId="16AC23CD" w14:textId="313C9968" w:rsidR="00BA43DE" w:rsidRPr="000528DA" w:rsidRDefault="005175F4" w:rsidP="000528DA">
      <w:pPr>
        <w:rPr>
          <w:rtl/>
        </w:rPr>
      </w:pPr>
      <w:r w:rsidRPr="000528DA">
        <w:rPr>
          <w:rtl/>
        </w:rPr>
        <w:t>כל שאינו מניח תפילין,</w:t>
      </w:r>
    </w:p>
    <w:p w14:paraId="4FB2879B" w14:textId="75307F79" w:rsidR="00A24328" w:rsidRDefault="005175F4" w:rsidP="009A59D1">
      <w:pPr>
        <w:pStyle w:val="38"/>
        <w:framePr w:wrap="notBeside"/>
        <w:rPr>
          <w:rtl/>
        </w:rPr>
      </w:pPr>
      <w:r w:rsidRPr="00660D7A">
        <w:rPr>
          <w:rtl/>
        </w:rPr>
        <w:t>בן עזאי</w:t>
      </w:r>
      <w:r w:rsidR="009B14FE">
        <w:rPr>
          <w:rtl/>
        </w:rPr>
        <w:t>:</w:t>
      </w:r>
    </w:p>
    <w:p w14:paraId="64E63049" w14:textId="37263456" w:rsidR="00BA43DE" w:rsidRPr="000528DA" w:rsidRDefault="005175F4" w:rsidP="000528DA">
      <w:pPr>
        <w:rPr>
          <w:rtl/>
        </w:rPr>
      </w:pPr>
      <w:r w:rsidRPr="000528DA">
        <w:rPr>
          <w:rtl/>
        </w:rPr>
        <w:t>כל שאין לו ציצית בבגדו,</w:t>
      </w:r>
    </w:p>
    <w:p w14:paraId="6C27E489" w14:textId="2368088C" w:rsidR="00A24328" w:rsidRDefault="005175F4" w:rsidP="009A59D1">
      <w:pPr>
        <w:pStyle w:val="38"/>
        <w:framePr w:wrap="notBeside"/>
        <w:rPr>
          <w:rtl/>
        </w:rPr>
      </w:pPr>
      <w:r w:rsidRPr="00660D7A">
        <w:rPr>
          <w:rtl/>
        </w:rPr>
        <w:t>רבי נתן</w:t>
      </w:r>
      <w:r w:rsidR="009B14FE">
        <w:rPr>
          <w:rtl/>
        </w:rPr>
        <w:t>:</w:t>
      </w:r>
    </w:p>
    <w:p w14:paraId="6DD73EED" w14:textId="0F092046" w:rsidR="00BA43DE" w:rsidRPr="000528DA" w:rsidRDefault="005175F4" w:rsidP="000528DA">
      <w:pPr>
        <w:rPr>
          <w:rtl/>
        </w:rPr>
      </w:pPr>
      <w:r w:rsidRPr="000528DA">
        <w:rPr>
          <w:rtl/>
        </w:rPr>
        <w:t>כל שאין מזוזה על פתחו,</w:t>
      </w:r>
    </w:p>
    <w:p w14:paraId="677B3A62" w14:textId="0AF0B9B3" w:rsidR="00A24328" w:rsidRDefault="005175F4" w:rsidP="009A59D1">
      <w:pPr>
        <w:pStyle w:val="38"/>
        <w:framePr w:wrap="notBeside"/>
        <w:rPr>
          <w:rtl/>
        </w:rPr>
      </w:pPr>
      <w:r w:rsidRPr="00660D7A">
        <w:rPr>
          <w:rFonts w:hint="cs"/>
          <w:rtl/>
        </w:rPr>
        <w:t>רנב</w:t>
      </w:r>
      <w:r w:rsidRPr="00660D7A">
        <w:rPr>
          <w:rtl/>
        </w:rPr>
        <w:t>"</w:t>
      </w:r>
      <w:r w:rsidRPr="00660D7A">
        <w:rPr>
          <w:rFonts w:hint="cs"/>
          <w:rtl/>
        </w:rPr>
        <w:t>י</w:t>
      </w:r>
      <w:r w:rsidR="009B14FE">
        <w:rPr>
          <w:rtl/>
        </w:rPr>
        <w:t>:</w:t>
      </w:r>
    </w:p>
    <w:p w14:paraId="75960534" w14:textId="51774412" w:rsidR="005175F4" w:rsidRPr="000528DA" w:rsidRDefault="005175F4" w:rsidP="000528DA">
      <w:pPr>
        <w:rPr>
          <w:rtl/>
        </w:rPr>
      </w:pPr>
      <w:r w:rsidRPr="000528DA">
        <w:rPr>
          <w:rtl/>
        </w:rPr>
        <w:t>כל שיש לו בנים ואינו מגדלם לתלמוד תורה,</w:t>
      </w:r>
    </w:p>
    <w:p w14:paraId="0B7F9EC9" w14:textId="2D3272D2" w:rsidR="00A24328" w:rsidRDefault="005175F4" w:rsidP="009A59D1">
      <w:pPr>
        <w:pStyle w:val="38"/>
        <w:framePr w:wrap="notBeside"/>
        <w:rPr>
          <w:rtl/>
        </w:rPr>
      </w:pPr>
      <w:r w:rsidRPr="00660D7A">
        <w:rPr>
          <w:rtl/>
        </w:rPr>
        <w:t>אחרים</w:t>
      </w:r>
      <w:r w:rsidR="00493B35" w:rsidRPr="00660D7A">
        <w:rPr>
          <w:rFonts w:hint="cs"/>
          <w:rtl/>
        </w:rPr>
        <w:t xml:space="preserve"> וכן הלכה</w:t>
      </w:r>
      <w:r w:rsidR="009B14FE">
        <w:rPr>
          <w:rtl/>
        </w:rPr>
        <w:t>:</w:t>
      </w:r>
    </w:p>
    <w:p w14:paraId="17528684" w14:textId="7D7BA541" w:rsidR="005175F4" w:rsidRPr="000528DA" w:rsidRDefault="005175F4" w:rsidP="00D57351">
      <w:pPr>
        <w:spacing w:after="60"/>
        <w:rPr>
          <w:rtl/>
        </w:rPr>
      </w:pPr>
      <w:r w:rsidRPr="000528DA">
        <w:rPr>
          <w:rtl/>
        </w:rPr>
        <w:t xml:space="preserve">אפילו קרא ושנה </w:t>
      </w:r>
      <w:r w:rsidRPr="00A10336">
        <w:rPr>
          <w:rStyle w:val="30"/>
          <w:rtl/>
        </w:rPr>
        <w:t>ולא שמש ת</w:t>
      </w:r>
      <w:r w:rsidRPr="00A10336">
        <w:rPr>
          <w:rStyle w:val="30"/>
          <w:rFonts w:hint="cs"/>
          <w:rtl/>
        </w:rPr>
        <w:t>"ח</w:t>
      </w:r>
      <w:r w:rsidRPr="000528DA">
        <w:rPr>
          <w:rFonts w:hint="cs"/>
          <w:rtl/>
        </w:rPr>
        <w:t xml:space="preserve"> הר</w:t>
      </w:r>
      <w:r w:rsidRPr="000528DA">
        <w:rPr>
          <w:rtl/>
        </w:rPr>
        <w:t>"</w:t>
      </w:r>
      <w:r w:rsidRPr="000528DA">
        <w:rPr>
          <w:rFonts w:hint="cs"/>
          <w:rtl/>
        </w:rPr>
        <w:t>ז</w:t>
      </w:r>
      <w:r w:rsidRPr="000528DA">
        <w:rPr>
          <w:rtl/>
        </w:rPr>
        <w:t xml:space="preserve"> עם הארץ.</w:t>
      </w:r>
    </w:p>
    <w:p w14:paraId="753A773D" w14:textId="77777777" w:rsidR="00A24328" w:rsidRDefault="005175F4" w:rsidP="009A59D1">
      <w:pPr>
        <w:pStyle w:val="38"/>
        <w:framePr w:wrap="notBeside"/>
        <w:rPr>
          <w:rtl/>
        </w:rPr>
      </w:pPr>
      <w:r w:rsidRPr="00660D7A">
        <w:rPr>
          <w:rFonts w:hint="cs"/>
          <w:rtl/>
        </w:rPr>
        <w:t>רב</w:t>
      </w:r>
      <w:r w:rsidRPr="00660D7A">
        <w:rPr>
          <w:rtl/>
        </w:rPr>
        <w:t>"</w:t>
      </w:r>
      <w:r w:rsidRPr="00660D7A">
        <w:rPr>
          <w:rFonts w:hint="cs"/>
          <w:rtl/>
        </w:rPr>
        <w:t>ח</w:t>
      </w:r>
      <w:r w:rsidR="00A24328">
        <w:rPr>
          <w:rtl/>
        </w:rPr>
        <w:t>:</w:t>
      </w:r>
    </w:p>
    <w:p w14:paraId="53FF3BB6" w14:textId="39FB3559" w:rsidR="00601E64" w:rsidRPr="00E34F28" w:rsidRDefault="00211772" w:rsidP="00D57351">
      <w:pPr>
        <w:pStyle w:val="afffff5"/>
        <w:spacing w:before="0"/>
        <w:rPr>
          <w:rtl/>
        </w:rPr>
      </w:pPr>
      <w:r>
        <w:rPr>
          <w:rtl/>
        </w:rPr>
        <w:t xml:space="preserve">לא </w:t>
      </w:r>
      <w:r>
        <w:rPr>
          <w:rFonts w:hint="cs"/>
          <w:rtl/>
        </w:rPr>
        <w:t xml:space="preserve">זימן על </w:t>
      </w:r>
      <w:r w:rsidRPr="00E34F28">
        <w:rPr>
          <w:rStyle w:val="afffff9"/>
          <w:rFonts w:hint="cs"/>
          <w:rtl/>
        </w:rPr>
        <w:t>רמב</w:t>
      </w:r>
      <w:r w:rsidR="00280386" w:rsidRPr="00E34F28">
        <w:rPr>
          <w:rStyle w:val="afffff9"/>
          <w:rtl/>
        </w:rPr>
        <w:t>"</w:t>
      </w:r>
      <w:r w:rsidRPr="00E34F28">
        <w:rPr>
          <w:rStyle w:val="afffff9"/>
          <w:rFonts w:hint="cs"/>
          <w:rtl/>
        </w:rPr>
        <w:t>ת</w:t>
      </w:r>
      <w:r>
        <w:rPr>
          <w:rFonts w:hint="cs"/>
          <w:rtl/>
        </w:rPr>
        <w:t xml:space="preserve"> אפי' </w:t>
      </w:r>
      <w:r w:rsidR="005175F4" w:rsidRPr="00FE3D07">
        <w:rPr>
          <w:rtl/>
        </w:rPr>
        <w:t>דתני ספרא וספרי ו</w:t>
      </w:r>
      <w:r w:rsidR="005175F4" w:rsidRPr="00A10336">
        <w:rPr>
          <w:rStyle w:val="30"/>
          <w:rtl/>
        </w:rPr>
        <w:t>הלכתא</w:t>
      </w:r>
      <w:r w:rsidR="005175F4" w:rsidRPr="00FE3D07">
        <w:rPr>
          <w:rtl/>
        </w:rPr>
        <w:t>.</w:t>
      </w:r>
      <w:r w:rsidR="00493B35">
        <w:rPr>
          <w:rFonts w:hint="cs"/>
          <w:rtl/>
        </w:rPr>
        <w:t xml:space="preserve"> </w:t>
      </w:r>
    </w:p>
    <w:p w14:paraId="01A29315" w14:textId="77777777" w:rsidR="00C23E70" w:rsidRPr="000528DA" w:rsidRDefault="00601E64" w:rsidP="000528DA">
      <w:pPr>
        <w:rPr>
          <w:rtl/>
        </w:rPr>
      </w:pPr>
      <w:r w:rsidRPr="000528DA">
        <w:rPr>
          <w:rFonts w:hint="cs"/>
          <w:rtl/>
        </w:rPr>
        <w:t>ו</w:t>
      </w:r>
      <w:r w:rsidR="00211772" w:rsidRPr="000528DA">
        <w:rPr>
          <w:rFonts w:hint="cs"/>
          <w:rtl/>
        </w:rPr>
        <w:t>כשנפטר</w:t>
      </w:r>
      <w:r w:rsidR="005175F4" w:rsidRPr="000528DA">
        <w:rPr>
          <w:rtl/>
        </w:rPr>
        <w:t xml:space="preserve"> </w:t>
      </w:r>
      <w:r w:rsidR="005175F4" w:rsidRPr="00E34F28">
        <w:rPr>
          <w:rStyle w:val="afffff9"/>
          <w:rtl/>
        </w:rPr>
        <w:t>ר</w:t>
      </w:r>
      <w:r w:rsidR="005175F4" w:rsidRPr="00E34F28">
        <w:rPr>
          <w:rStyle w:val="afffff9"/>
          <w:rFonts w:hint="cs"/>
          <w:rtl/>
        </w:rPr>
        <w:t>ב"ח</w:t>
      </w:r>
      <w:r w:rsidR="005175F4" w:rsidRPr="000528DA">
        <w:rPr>
          <w:rFonts w:hint="cs"/>
          <w:rtl/>
        </w:rPr>
        <w:t xml:space="preserve"> </w:t>
      </w:r>
      <w:r w:rsidR="005175F4" w:rsidRPr="00E34F28">
        <w:rPr>
          <w:rStyle w:val="afffff9"/>
          <w:rFonts w:hint="cs"/>
          <w:rtl/>
        </w:rPr>
        <w:t xml:space="preserve">אמר </w:t>
      </w:r>
      <w:r w:rsidR="005175F4" w:rsidRPr="00E34F28">
        <w:rPr>
          <w:rStyle w:val="afffff9"/>
          <w:rtl/>
        </w:rPr>
        <w:t xml:space="preserve">רבא: </w:t>
      </w:r>
      <w:r w:rsidR="00493B35" w:rsidRPr="000528DA">
        <w:rPr>
          <w:rFonts w:hint="cs"/>
          <w:rtl/>
        </w:rPr>
        <w:t>ש</w:t>
      </w:r>
      <w:r w:rsidR="00211772" w:rsidRPr="000528DA">
        <w:rPr>
          <w:rFonts w:hint="cs"/>
          <w:rtl/>
        </w:rPr>
        <w:t>נפטר על ש</w:t>
      </w:r>
      <w:r w:rsidR="005175F4" w:rsidRPr="000528DA">
        <w:rPr>
          <w:rtl/>
        </w:rPr>
        <w:t xml:space="preserve">לא </w:t>
      </w:r>
      <w:r w:rsidR="00211772" w:rsidRPr="000528DA">
        <w:rPr>
          <w:rFonts w:hint="cs"/>
          <w:rtl/>
        </w:rPr>
        <w:t xml:space="preserve">זימן על </w:t>
      </w:r>
      <w:r w:rsidR="00211772" w:rsidRPr="00E34F28">
        <w:rPr>
          <w:rStyle w:val="afffff9"/>
          <w:rFonts w:hint="cs"/>
          <w:rtl/>
        </w:rPr>
        <w:t>רמב</w:t>
      </w:r>
      <w:r w:rsidR="00280386" w:rsidRPr="00E34F28">
        <w:rPr>
          <w:rStyle w:val="afffff9"/>
          <w:rtl/>
        </w:rPr>
        <w:t>"</w:t>
      </w:r>
      <w:r w:rsidR="00211772" w:rsidRPr="00E34F28">
        <w:rPr>
          <w:rStyle w:val="afffff9"/>
          <w:rFonts w:hint="cs"/>
          <w:rtl/>
        </w:rPr>
        <w:t>ת</w:t>
      </w:r>
      <w:r w:rsidR="00493B35" w:rsidRPr="00E34F28">
        <w:rPr>
          <w:rStyle w:val="afffff9"/>
          <w:rFonts w:hint="cs"/>
          <w:rtl/>
        </w:rPr>
        <w:t>,</w:t>
      </w:r>
    </w:p>
    <w:p w14:paraId="54F13790" w14:textId="77777777" w:rsidR="00C23E70" w:rsidRPr="000528DA" w:rsidRDefault="000B38D1" w:rsidP="000528DA">
      <w:pPr>
        <w:rPr>
          <w:rtl/>
        </w:rPr>
      </w:pPr>
      <w:r w:rsidRPr="000528DA">
        <w:rPr>
          <w:rFonts w:hint="cs"/>
          <w:rtl/>
        </w:rPr>
        <w:t xml:space="preserve">ואפי' </w:t>
      </w:r>
      <w:r w:rsidRPr="00E34F28">
        <w:rPr>
          <w:rStyle w:val="afffff9"/>
          <w:rFonts w:hint="cs"/>
          <w:rtl/>
        </w:rPr>
        <w:t>דלאחרים</w:t>
      </w:r>
      <w:r w:rsidRPr="000528DA">
        <w:rPr>
          <w:rFonts w:hint="cs"/>
          <w:rtl/>
        </w:rPr>
        <w:t xml:space="preserve"> </w:t>
      </w:r>
      <w:r w:rsidR="005175F4" w:rsidRPr="000528DA">
        <w:rPr>
          <w:rtl/>
        </w:rPr>
        <w:t>הר</w:t>
      </w:r>
      <w:r w:rsidR="005175F4" w:rsidRPr="000528DA">
        <w:rPr>
          <w:rFonts w:hint="cs"/>
          <w:rtl/>
        </w:rPr>
        <w:t>"ז</w:t>
      </w:r>
      <w:r w:rsidR="005175F4" w:rsidRPr="000528DA">
        <w:rPr>
          <w:rtl/>
        </w:rPr>
        <w:t xml:space="preserve"> עם הארץ</w:t>
      </w:r>
    </w:p>
    <w:p w14:paraId="366065A4" w14:textId="08793A87" w:rsidR="00A24328" w:rsidRDefault="00601E64" w:rsidP="009A59D1">
      <w:pPr>
        <w:pStyle w:val="38"/>
        <w:framePr w:wrap="notBeside"/>
        <w:rPr>
          <w:rtl/>
        </w:rPr>
      </w:pPr>
      <w:r w:rsidRPr="00660D7A">
        <w:rPr>
          <w:rFonts w:hint="cs"/>
          <w:rtl/>
        </w:rPr>
        <w:t xml:space="preserve">- </w:t>
      </w:r>
      <w:r w:rsidR="00C23E70" w:rsidRPr="00660D7A">
        <w:rPr>
          <w:rFonts w:hint="cs"/>
          <w:rtl/>
        </w:rPr>
        <w:t xml:space="preserve">א. </w:t>
      </w:r>
      <w:r w:rsidR="005175F4" w:rsidRPr="00660D7A">
        <w:rPr>
          <w:rtl/>
        </w:rPr>
        <w:t>שאני</w:t>
      </w:r>
      <w:r w:rsidR="009B14FE">
        <w:rPr>
          <w:rtl/>
        </w:rPr>
        <w:t>:</w:t>
      </w:r>
    </w:p>
    <w:p w14:paraId="340955D4" w14:textId="5EFD4C2E" w:rsidR="00F64167" w:rsidRDefault="005175F4" w:rsidP="000528DA">
      <w:pPr>
        <w:rPr>
          <w:rtl/>
        </w:rPr>
      </w:pPr>
      <w:r w:rsidRPr="00E34F28">
        <w:rPr>
          <w:rStyle w:val="afffff9"/>
          <w:rFonts w:hint="cs"/>
          <w:rtl/>
        </w:rPr>
        <w:t>רמב</w:t>
      </w:r>
      <w:r w:rsidRPr="00E34F28">
        <w:rPr>
          <w:rStyle w:val="afffff9"/>
          <w:rtl/>
        </w:rPr>
        <w:t>"</w:t>
      </w:r>
      <w:r w:rsidRPr="00E34F28">
        <w:rPr>
          <w:rStyle w:val="afffff9"/>
          <w:rFonts w:hint="cs"/>
          <w:rtl/>
        </w:rPr>
        <w:t>ת</w:t>
      </w:r>
      <w:r w:rsidRPr="00E34F28">
        <w:rPr>
          <w:rStyle w:val="afffff9"/>
          <w:rtl/>
        </w:rPr>
        <w:t xml:space="preserve"> </w:t>
      </w:r>
      <w:r w:rsidR="00C23E70" w:rsidRPr="00A10336">
        <w:rPr>
          <w:rStyle w:val="30"/>
          <w:rFonts w:hint="cs"/>
          <w:rtl/>
        </w:rPr>
        <w:t>ש</w:t>
      </w:r>
      <w:r w:rsidR="002631F1" w:rsidRPr="00A10336">
        <w:rPr>
          <w:rStyle w:val="30"/>
          <w:rFonts w:hint="cs"/>
          <w:rtl/>
        </w:rPr>
        <w:t>שמש</w:t>
      </w:r>
      <w:r w:rsidR="00601E64" w:rsidRPr="00A10336">
        <w:rPr>
          <w:rStyle w:val="30"/>
          <w:rtl/>
        </w:rPr>
        <w:t xml:space="preserve"> </w:t>
      </w:r>
      <w:r w:rsidRPr="00A10336">
        <w:rPr>
          <w:rStyle w:val="30"/>
          <w:rtl/>
        </w:rPr>
        <w:t xml:space="preserve">לרבנן, </w:t>
      </w:r>
      <w:r w:rsidRPr="00E34F28">
        <w:rPr>
          <w:rStyle w:val="afffff9"/>
          <w:rtl/>
        </w:rPr>
        <w:t>ור</w:t>
      </w:r>
      <w:r w:rsidRPr="00E34F28">
        <w:rPr>
          <w:rStyle w:val="afffff9"/>
          <w:rFonts w:hint="cs"/>
          <w:rtl/>
        </w:rPr>
        <w:t xml:space="preserve">ב"ח </w:t>
      </w:r>
      <w:r w:rsidR="00493B35" w:rsidRPr="000528DA">
        <w:rPr>
          <w:rtl/>
        </w:rPr>
        <w:t xml:space="preserve">הוא </w:t>
      </w:r>
      <w:r w:rsidR="002631F1" w:rsidRPr="000528DA">
        <w:rPr>
          <w:rFonts w:hint="cs"/>
          <w:rtl/>
        </w:rPr>
        <w:t>ש</w:t>
      </w:r>
      <w:r w:rsidR="00493B35" w:rsidRPr="000528DA">
        <w:rPr>
          <w:rtl/>
        </w:rPr>
        <w:t xml:space="preserve">לא דק </w:t>
      </w:r>
      <w:r w:rsidR="00493B35" w:rsidRPr="000528DA">
        <w:rPr>
          <w:rFonts w:hint="cs"/>
          <w:rtl/>
        </w:rPr>
        <w:t xml:space="preserve">אחריו, </w:t>
      </w:r>
    </w:p>
    <w:p w14:paraId="3B3DF666" w14:textId="55934160" w:rsidR="00A24328" w:rsidRDefault="00C23E70" w:rsidP="009A59D1">
      <w:pPr>
        <w:pStyle w:val="38"/>
        <w:framePr w:wrap="notBeside"/>
        <w:rPr>
          <w:rtl/>
        </w:rPr>
      </w:pPr>
      <w:r w:rsidRPr="00660D7A">
        <w:rPr>
          <w:rFonts w:hint="cs"/>
          <w:rtl/>
        </w:rPr>
        <w:t xml:space="preserve">ב. </w:t>
      </w:r>
      <w:r w:rsidR="00211772" w:rsidRPr="00660D7A">
        <w:rPr>
          <w:rFonts w:hint="cs"/>
          <w:rtl/>
        </w:rPr>
        <w:t>ל"א</w:t>
      </w:r>
      <w:r w:rsidR="009B14FE">
        <w:rPr>
          <w:rFonts w:hint="cs"/>
          <w:rtl/>
        </w:rPr>
        <w:t>:</w:t>
      </w:r>
    </w:p>
    <w:p w14:paraId="44C07CA9" w14:textId="2B2811C2" w:rsidR="00F64167" w:rsidRDefault="005175F4" w:rsidP="000528DA">
      <w:pPr>
        <w:rPr>
          <w:rtl/>
        </w:rPr>
      </w:pPr>
      <w:r w:rsidRPr="00D57351">
        <w:rPr>
          <w:rtl/>
        </w:rPr>
        <w:t>דשמע</w:t>
      </w:r>
      <w:r w:rsidR="00493B35" w:rsidRPr="00D57351">
        <w:rPr>
          <w:rtl/>
        </w:rPr>
        <w:t xml:space="preserve"> מ</w:t>
      </w:r>
      <w:r w:rsidR="00211772" w:rsidRPr="00D57351">
        <w:rPr>
          <w:rtl/>
        </w:rPr>
        <w:t>רבנן וגר</w:t>
      </w:r>
      <w:r w:rsidR="00211772" w:rsidRPr="00D57351">
        <w:rPr>
          <w:rFonts w:hint="cs"/>
          <w:rtl/>
        </w:rPr>
        <w:t>ס, כת</w:t>
      </w:r>
      <w:r w:rsidR="00280386" w:rsidRPr="00D57351">
        <w:rPr>
          <w:rtl/>
        </w:rPr>
        <w:t>"</w:t>
      </w:r>
      <w:r w:rsidR="00211772" w:rsidRPr="00D57351">
        <w:rPr>
          <w:rFonts w:hint="cs"/>
          <w:rtl/>
        </w:rPr>
        <w:t>ח הוא</w:t>
      </w:r>
      <w:r w:rsidRPr="00D57351">
        <w:rPr>
          <w:rtl/>
        </w:rPr>
        <w:t>.</w:t>
      </w:r>
    </w:p>
    <w:p w14:paraId="1CF5A93A" w14:textId="652E8566" w:rsidR="005175F4" w:rsidRPr="00E34F28" w:rsidRDefault="00683C59" w:rsidP="00F50A20">
      <w:pPr>
        <w:pStyle w:val="afffa"/>
        <w:rPr>
          <w:rtl/>
        </w:rPr>
      </w:pPr>
      <w:r>
        <w:rPr>
          <w:rFonts w:hint="cs"/>
          <w:rtl/>
        </w:rPr>
        <w:t>***</w:t>
      </w:r>
    </w:p>
    <w:p w14:paraId="1769E2F3" w14:textId="5AF56B29" w:rsidR="005175F4" w:rsidRPr="000528DA" w:rsidRDefault="005175F4" w:rsidP="000528DA">
      <w:pPr>
        <w:rPr>
          <w:rtl/>
        </w:rPr>
      </w:pPr>
      <w:bookmarkStart w:id="1584" w:name="_Toc193636335"/>
      <w:bookmarkStart w:id="1585" w:name="_Toc216184943"/>
      <w:r w:rsidRPr="00724E73">
        <w:rPr>
          <w:rStyle w:val="afffffd"/>
          <w:rtl/>
        </w:rPr>
        <w:t>אכל טבל ומעשר.</w:t>
      </w:r>
      <w:bookmarkEnd w:id="1584"/>
      <w:bookmarkEnd w:id="1585"/>
      <w:r w:rsidRPr="000528DA">
        <w:rPr>
          <w:rFonts w:hint="cs"/>
          <w:rtl/>
        </w:rPr>
        <w:t xml:space="preserve"> </w:t>
      </w:r>
      <w:r w:rsidRPr="000528DA">
        <w:rPr>
          <w:rtl/>
        </w:rPr>
        <w:t xml:space="preserve">בטבל טבול </w:t>
      </w:r>
      <w:r w:rsidRPr="00A10336">
        <w:rPr>
          <w:rStyle w:val="30"/>
          <w:rtl/>
        </w:rPr>
        <w:t>מדרבנן</w:t>
      </w:r>
      <w:r w:rsidRPr="000528DA">
        <w:rPr>
          <w:rFonts w:hint="cs"/>
          <w:rtl/>
        </w:rPr>
        <w:t xml:space="preserve">- </w:t>
      </w:r>
      <w:r w:rsidR="004B1AA7">
        <w:rPr>
          <w:rFonts w:hint="cs"/>
          <w:rtl/>
        </w:rPr>
        <w:t>-</w:t>
      </w:r>
      <w:r w:rsidRPr="000528DA">
        <w:rPr>
          <w:rtl/>
        </w:rPr>
        <w:t>בעציץ שאינו נקוב.</w:t>
      </w:r>
    </w:p>
    <w:p w14:paraId="543445B0" w14:textId="77777777" w:rsidR="005175F4" w:rsidRPr="000528DA" w:rsidRDefault="005175F4" w:rsidP="000528DA">
      <w:pPr>
        <w:rPr>
          <w:rtl/>
        </w:rPr>
      </w:pPr>
      <w:bookmarkStart w:id="1586" w:name="_Toc193636336"/>
      <w:bookmarkStart w:id="1587" w:name="_Toc216184944"/>
      <w:r w:rsidRPr="00724E73">
        <w:rPr>
          <w:rStyle w:val="afffffd"/>
          <w:rtl/>
        </w:rPr>
        <w:t>מעשר ראשון כו'.</w:t>
      </w:r>
      <w:bookmarkEnd w:id="1586"/>
      <w:bookmarkEnd w:id="1587"/>
      <w:r w:rsidRPr="006D3CF8">
        <w:rPr>
          <w:rStyle w:val="a7"/>
          <w:rFonts w:cs="BA Esthetic Bold" w:hint="cs"/>
          <w:rtl/>
        </w:rPr>
        <w:t xml:space="preserve"> </w:t>
      </w:r>
      <w:r w:rsidRPr="000528DA">
        <w:rPr>
          <w:rtl/>
        </w:rPr>
        <w:t>כגון ש</w:t>
      </w:r>
      <w:r w:rsidRPr="00A10336">
        <w:rPr>
          <w:rStyle w:val="30"/>
          <w:rtl/>
        </w:rPr>
        <w:t>הקדימו בכרי</w:t>
      </w:r>
      <w:r w:rsidRPr="000528DA">
        <w:rPr>
          <w:rFonts w:hint="cs"/>
          <w:rtl/>
        </w:rPr>
        <w:t xml:space="preserve"> וקמ</w:t>
      </w:r>
      <w:r w:rsidRPr="000528DA">
        <w:rPr>
          <w:rtl/>
        </w:rPr>
        <w:t>"</w:t>
      </w:r>
      <w:r w:rsidRPr="000528DA">
        <w:rPr>
          <w:rFonts w:hint="cs"/>
          <w:rtl/>
        </w:rPr>
        <w:t xml:space="preserve">ל כדשני </w:t>
      </w:r>
      <w:r w:rsidRPr="00E34F28">
        <w:rPr>
          <w:rStyle w:val="afffff9"/>
          <w:rFonts w:hint="cs"/>
          <w:rtl/>
        </w:rPr>
        <w:t>אביי לר</w:t>
      </w:r>
      <w:r w:rsidRPr="00E34F28">
        <w:rPr>
          <w:rStyle w:val="afffff9"/>
          <w:rtl/>
        </w:rPr>
        <w:t>"</w:t>
      </w:r>
      <w:r w:rsidRPr="00E34F28">
        <w:rPr>
          <w:rStyle w:val="afffff9"/>
          <w:rFonts w:hint="cs"/>
          <w:rtl/>
        </w:rPr>
        <w:t>פ.</w:t>
      </w:r>
    </w:p>
    <w:p w14:paraId="746260BA" w14:textId="10B60EB8" w:rsidR="00C23E70" w:rsidRPr="000528DA" w:rsidRDefault="005175F4" w:rsidP="000528DA">
      <w:pPr>
        <w:rPr>
          <w:rtl/>
        </w:rPr>
      </w:pPr>
      <w:r w:rsidRPr="00C23E70">
        <w:rPr>
          <w:rStyle w:val="a7"/>
          <w:rtl/>
        </w:rPr>
        <w:t>מעשר שני</w:t>
      </w:r>
      <w:r w:rsidR="004B1AA7">
        <w:rPr>
          <w:rFonts w:hint="cs"/>
          <w:rtl/>
        </w:rPr>
        <w:t xml:space="preserve"> וכ</w:t>
      </w:r>
      <w:r w:rsidRPr="000528DA">
        <w:rPr>
          <w:rFonts w:hint="cs"/>
          <w:rtl/>
        </w:rPr>
        <w:t xml:space="preserve"> ש</w:t>
      </w:r>
      <w:r w:rsidRPr="000528DA">
        <w:rPr>
          <w:rtl/>
        </w:rPr>
        <w:t>לא נפדו כהלכתן. מעש"</w:t>
      </w:r>
      <w:r w:rsidRPr="000528DA">
        <w:rPr>
          <w:rFonts w:hint="cs"/>
          <w:rtl/>
        </w:rPr>
        <w:t xml:space="preserve">ש </w:t>
      </w:r>
      <w:r w:rsidRPr="000528DA">
        <w:rPr>
          <w:rtl/>
        </w:rPr>
        <w:t xml:space="preserve">שפדאו ע"ג </w:t>
      </w:r>
      <w:r w:rsidRPr="00A10336">
        <w:rPr>
          <w:rStyle w:val="30"/>
          <w:rtl/>
        </w:rPr>
        <w:t>אסימון</w:t>
      </w:r>
      <w:r w:rsidRPr="000528DA">
        <w:rPr>
          <w:rtl/>
        </w:rPr>
        <w:t xml:space="preserve">, </w:t>
      </w:r>
    </w:p>
    <w:p w14:paraId="7D25C012" w14:textId="77777777" w:rsidR="005175F4" w:rsidRPr="000528DA" w:rsidRDefault="005175F4" w:rsidP="004B1AA7">
      <w:pPr>
        <w:ind w:firstLine="113"/>
        <w:rPr>
          <w:rtl/>
        </w:rPr>
      </w:pPr>
      <w:r w:rsidRPr="004B1AA7">
        <w:rPr>
          <w:rStyle w:val="afffff9"/>
          <w:rFonts w:hint="cs"/>
          <w:rtl/>
        </w:rPr>
        <w:t>ובעי'</w:t>
      </w:r>
      <w:r w:rsidRPr="000528DA">
        <w:rPr>
          <w:rStyle w:val="ad"/>
          <w:rFonts w:hint="cs"/>
          <w:rtl/>
        </w:rPr>
        <w:t xml:space="preserve"> 'וצרת הכסף' </w:t>
      </w:r>
      <w:r w:rsidRPr="000528DA">
        <w:rPr>
          <w:rFonts w:hint="cs"/>
          <w:rtl/>
        </w:rPr>
        <w:t>שיש עליו צורה</w:t>
      </w:r>
      <w:r w:rsidR="007F58B7" w:rsidRPr="000528DA">
        <w:rPr>
          <w:rFonts w:hint="cs"/>
          <w:rtl/>
        </w:rPr>
        <w:t>.</w:t>
      </w:r>
    </w:p>
    <w:p w14:paraId="22E3D4D8" w14:textId="4D1EBF08" w:rsidR="005175F4" w:rsidRPr="000528DA" w:rsidRDefault="005175F4" w:rsidP="004B1AA7">
      <w:pPr>
        <w:rPr>
          <w:rtl/>
        </w:rPr>
      </w:pPr>
      <w:r w:rsidRPr="007F58B7">
        <w:rPr>
          <w:rStyle w:val="a7"/>
          <w:rtl/>
        </w:rPr>
        <w:t xml:space="preserve">הקדש </w:t>
      </w:r>
      <w:r w:rsidRPr="000528DA">
        <w:rPr>
          <w:rtl/>
        </w:rPr>
        <w:t xml:space="preserve">שחללו ע"ג </w:t>
      </w:r>
      <w:r w:rsidRPr="00A10336">
        <w:rPr>
          <w:rStyle w:val="30"/>
          <w:rtl/>
        </w:rPr>
        <w:t>קרקע</w:t>
      </w:r>
      <w:r w:rsidRPr="000528DA">
        <w:rPr>
          <w:rtl/>
        </w:rPr>
        <w:t xml:space="preserve"> ולא פדאו בכסף, </w:t>
      </w:r>
      <w:r w:rsidRPr="004B1AA7">
        <w:rPr>
          <w:rStyle w:val="afffff9"/>
          <w:rFonts w:hint="cs"/>
          <w:rtl/>
        </w:rPr>
        <w:t>ובעי'</w:t>
      </w:r>
      <w:r w:rsidRPr="000528DA">
        <w:rPr>
          <w:rFonts w:hint="cs"/>
          <w:rtl/>
        </w:rPr>
        <w:t xml:space="preserve"> </w:t>
      </w:r>
      <w:r w:rsidRPr="000528DA">
        <w:rPr>
          <w:rStyle w:val="ad"/>
          <w:rFonts w:hint="cs"/>
          <w:rtl/>
        </w:rPr>
        <w:t>'</w:t>
      </w:r>
      <w:r w:rsidRPr="000528DA">
        <w:rPr>
          <w:rStyle w:val="ad"/>
          <w:rtl/>
        </w:rPr>
        <w:t>ונתן הכסף וקם</w:t>
      </w:r>
      <w:r w:rsidRPr="000528DA">
        <w:rPr>
          <w:rStyle w:val="ad"/>
          <w:rFonts w:hint="cs"/>
          <w:rtl/>
        </w:rPr>
        <w:t xml:space="preserve"> לו'</w:t>
      </w:r>
    </w:p>
    <w:p w14:paraId="1969350B" w14:textId="77777777" w:rsidR="005175F4" w:rsidRPr="000528DA" w:rsidRDefault="005175F4" w:rsidP="0087629D">
      <w:pPr>
        <w:spacing w:after="120"/>
        <w:rPr>
          <w:rtl/>
        </w:rPr>
      </w:pPr>
      <w:r w:rsidRPr="00C23E70">
        <w:rPr>
          <w:rStyle w:val="a7"/>
          <w:rtl/>
        </w:rPr>
        <w:t>והשמש שאכל פחות מכזית.</w:t>
      </w:r>
      <w:r w:rsidR="00C23E70">
        <w:rPr>
          <w:rStyle w:val="a7"/>
          <w:rFonts w:hint="cs"/>
          <w:rtl/>
        </w:rPr>
        <w:t xml:space="preserve"> </w:t>
      </w:r>
      <w:r w:rsidRPr="000528DA">
        <w:rPr>
          <w:rtl/>
        </w:rPr>
        <w:t xml:space="preserve">איידי דרישא כזית, </w:t>
      </w:r>
    </w:p>
    <w:p w14:paraId="7424A0EA" w14:textId="77777777" w:rsidR="00C46316" w:rsidRPr="00E34F28" w:rsidRDefault="005175F4" w:rsidP="00470C2A">
      <w:pPr>
        <w:pStyle w:val="afffffe"/>
        <w:rPr>
          <w:rtl/>
        </w:rPr>
      </w:pPr>
      <w:ins w:id="9869" w:author="מספור קטעי משנה" w:date="2026-10-06T06:45:16Z">
        <w:r>
          <w:rPr>
            <w:rStyle w:val="MisparKeta"/>
          </w:rPr>
          <w:t xml:space="preserve">ד. </w:t>
        </w:r>
      </w:ins>
      <w:bookmarkStart w:id="1588" w:name="_Toc193636337"/>
      <w:bookmarkStart w:id="1589" w:name="_Toc216184945"/>
      <w:r w:rsidRPr="00C23E70">
        <w:rPr>
          <w:rtl/>
        </w:rPr>
        <w:t>והנכרי אין מזמנין עליו</w:t>
      </w:r>
      <w:r w:rsidRPr="0025401A">
        <w:rPr>
          <w:rtl/>
        </w:rPr>
        <w:t>.</w:t>
      </w:r>
      <w:bookmarkEnd w:id="1588"/>
      <w:bookmarkEnd w:id="1589"/>
      <w:r w:rsidRPr="00CF550F">
        <w:rPr>
          <w:rStyle w:val="affffff0"/>
          <w:rFonts w:hint="cs"/>
          <w:rtl/>
        </w:rPr>
        <w:t xml:space="preserve"> </w:t>
      </w:r>
    </w:p>
    <w:p w14:paraId="3D8901E2" w14:textId="77777777" w:rsidR="00F64167" w:rsidRDefault="005175F4" w:rsidP="000528DA">
      <w:pPr>
        <w:rPr>
          <w:rtl/>
        </w:rPr>
      </w:pPr>
      <w:r w:rsidRPr="000528DA">
        <w:rPr>
          <w:rtl/>
        </w:rPr>
        <w:t>בגר ש</w:t>
      </w:r>
      <w:r w:rsidRPr="00A10336">
        <w:rPr>
          <w:rStyle w:val="30"/>
          <w:rtl/>
        </w:rPr>
        <w:t>מל ולא טבל</w:t>
      </w:r>
      <w:r w:rsidRPr="000528DA">
        <w:rPr>
          <w:rtl/>
        </w:rPr>
        <w:t xml:space="preserve">, </w:t>
      </w:r>
      <w:r w:rsidR="00C46316" w:rsidRPr="00E34F28">
        <w:rPr>
          <w:rStyle w:val="afffff9"/>
          <w:rFonts w:hint="cs"/>
          <w:rtl/>
        </w:rPr>
        <w:t>כ</w:t>
      </w:r>
      <w:r w:rsidRPr="00E34F28">
        <w:rPr>
          <w:rStyle w:val="afffff9"/>
          <w:rtl/>
        </w:rPr>
        <w:t xml:space="preserve">רי"ו: </w:t>
      </w:r>
      <w:r w:rsidR="00493B35" w:rsidRPr="000528DA">
        <w:rPr>
          <w:rFonts w:hint="cs"/>
          <w:rtl/>
        </w:rPr>
        <w:t>ד</w:t>
      </w:r>
      <w:r w:rsidRPr="000528DA">
        <w:rPr>
          <w:rtl/>
        </w:rPr>
        <w:t>לעולם אינו גר עד שימול ויטבול</w:t>
      </w:r>
      <w:r w:rsidRPr="000528DA">
        <w:rPr>
          <w:rFonts w:hint="cs"/>
          <w:rtl/>
        </w:rPr>
        <w:t>.</w:t>
      </w:r>
    </w:p>
    <w:p w14:paraId="358BBD7A" w14:textId="277B3ABC" w:rsidR="005175F4" w:rsidRPr="00E34F28" w:rsidRDefault="00683C59" w:rsidP="00F50A20">
      <w:pPr>
        <w:pStyle w:val="afffa"/>
        <w:rPr>
          <w:rtl/>
        </w:rPr>
      </w:pPr>
      <w:r>
        <w:rPr>
          <w:rFonts w:hint="cs"/>
          <w:rtl/>
        </w:rPr>
        <w:t>***</w:t>
      </w:r>
    </w:p>
    <w:p w14:paraId="75017A72" w14:textId="77777777" w:rsidR="0087629D" w:rsidRDefault="0087629D">
      <w:pPr>
        <w:bidi w:val="0"/>
        <w:spacing w:after="160" w:line="259" w:lineRule="auto"/>
        <w:jc w:val="left"/>
        <w:rPr>
          <w:rFonts w:ascii="Fb Fontext" w:hAnsi="Fb Fontext" w:cs="BA Vilna Bold"/>
          <w:b/>
          <w:spacing w:val="4"/>
          <w:sz w:val="18"/>
          <w:shd w:val="clear" w:color="auto" w:fill="FFFFFF" w:themeFill="background1"/>
          <w:rtl/>
        </w:rPr>
      </w:pPr>
      <w:r>
        <w:rPr>
          <w:rtl/>
        </w:rPr>
        <w:br w:type="page"/>
      </w:r>
    </w:p>
    <w:p w14:paraId="4CF0B967" w14:textId="0720163B" w:rsidR="005175F4" w:rsidRPr="00E34F28" w:rsidRDefault="005175F4" w:rsidP="00672862">
      <w:pPr>
        <w:pStyle w:val="a5"/>
        <w:rPr>
          <w:rtl/>
        </w:rPr>
      </w:pPr>
      <w:ins w:id="9870" w:author="מספור קטעי משנה" w:date="2026-10-06T06:45:16Z">
        <w:r>
          <w:rPr>
            <w:rStyle w:val="MisparKeta"/>
          </w:rPr>
          <w:t xml:space="preserve">ה. </w:t>
        </w:r>
      </w:ins>
      <w:r w:rsidRPr="00A500E2">
        <w:rPr>
          <w:rtl/>
        </w:rPr>
        <w:lastRenderedPageBreak/>
        <w:t>נשים ועבדים וקטנים אין מזמנין עליהן.</w:t>
      </w:r>
    </w:p>
    <w:p w14:paraId="6E89796C" w14:textId="699DC477" w:rsidR="00A24328" w:rsidRDefault="005175F4" w:rsidP="009A59D1">
      <w:pPr>
        <w:pStyle w:val="38"/>
        <w:framePr w:wrap="notBeside"/>
        <w:rPr>
          <w:rtl/>
        </w:rPr>
      </w:pPr>
      <w:r w:rsidRPr="00660D7A">
        <w:rPr>
          <w:rtl/>
        </w:rPr>
        <w:t>רבי יוסי</w:t>
      </w:r>
      <w:r w:rsidR="009B14FE">
        <w:rPr>
          <w:rtl/>
        </w:rPr>
        <w:t>:</w:t>
      </w:r>
    </w:p>
    <w:p w14:paraId="4E484CFA" w14:textId="5322865D" w:rsidR="005175F4" w:rsidRPr="000528DA" w:rsidRDefault="005175F4" w:rsidP="004B1AA7">
      <w:pPr>
        <w:rPr>
          <w:rtl/>
        </w:rPr>
      </w:pPr>
      <w:bookmarkStart w:id="1590" w:name="_Toc193636338"/>
      <w:bookmarkStart w:id="1591" w:name="_Toc216184946"/>
      <w:r w:rsidRPr="00A10336">
        <w:rPr>
          <w:rStyle w:val="30"/>
          <w:rtl/>
        </w:rPr>
        <w:t>קטן המוטל בעריסה מזמנין עליו</w:t>
      </w:r>
      <w:bookmarkEnd w:id="1590"/>
      <w:bookmarkEnd w:id="1591"/>
      <w:r w:rsidRPr="000528DA">
        <w:rPr>
          <w:rtl/>
        </w:rPr>
        <w:t>.</w:t>
      </w:r>
      <w:r w:rsidRPr="000528DA">
        <w:rPr>
          <w:rFonts w:hint="cs"/>
          <w:rtl/>
        </w:rPr>
        <w:t xml:space="preserve"> </w:t>
      </w:r>
      <w:r w:rsidR="004B1AA7" w:rsidRPr="004B1AA7">
        <w:rPr>
          <w:rStyle w:val="afffff9"/>
          <w:rFonts w:hint="cs"/>
          <w:rtl/>
        </w:rPr>
        <w:t>וכריב''ל</w:t>
      </w:r>
      <w:r w:rsidR="004B1AA7">
        <w:rPr>
          <w:rFonts w:hint="cs"/>
          <w:rtl/>
        </w:rPr>
        <w:t xml:space="preserve"> ד</w:t>
      </w:r>
      <w:r w:rsidRPr="004B1AA7">
        <w:rPr>
          <w:rFonts w:hint="cs"/>
          <w:rtl/>
        </w:rPr>
        <w:t>עושין אותו</w:t>
      </w:r>
      <w:r w:rsidRPr="000528DA">
        <w:rPr>
          <w:rFonts w:hint="cs"/>
          <w:rtl/>
        </w:rPr>
        <w:t xml:space="preserve"> </w:t>
      </w:r>
      <w:r w:rsidRPr="00A10336">
        <w:rPr>
          <w:rStyle w:val="30"/>
          <w:rFonts w:hint="cs"/>
          <w:rtl/>
        </w:rPr>
        <w:t>סניף</w:t>
      </w:r>
      <w:r w:rsidRPr="000528DA">
        <w:rPr>
          <w:rFonts w:hint="cs"/>
          <w:rtl/>
        </w:rPr>
        <w:t xml:space="preserve"> לעשרה- דט' ועבד מצטרפין</w:t>
      </w:r>
      <w:r w:rsidR="001810A8" w:rsidRPr="000528DA">
        <w:rPr>
          <w:rFonts w:hint="cs"/>
          <w:rtl/>
        </w:rPr>
        <w:t>.</w:t>
      </w:r>
    </w:p>
    <w:p w14:paraId="24ED0B82" w14:textId="5AAF5AA9" w:rsidR="00A24328" w:rsidRDefault="005175F4" w:rsidP="009A59D1">
      <w:pPr>
        <w:pStyle w:val="38"/>
        <w:framePr w:wrap="notBeside"/>
        <w:rPr>
          <w:rtl/>
        </w:rPr>
      </w:pPr>
      <w:r w:rsidRPr="00660D7A">
        <w:rPr>
          <w:rFonts w:hint="cs"/>
          <w:rtl/>
        </w:rPr>
        <w:t xml:space="preserve">והך </w:t>
      </w:r>
      <w:r w:rsidR="004B1AA7" w:rsidRPr="00660D7A">
        <w:rPr>
          <w:rFonts w:hint="cs"/>
          <w:rtl/>
        </w:rPr>
        <w:t>ד</w:t>
      </w:r>
      <w:r w:rsidR="002631F1" w:rsidRPr="00660D7A">
        <w:rPr>
          <w:rFonts w:hint="cs"/>
          <w:rtl/>
        </w:rPr>
        <w:t>ר"א</w:t>
      </w:r>
      <w:r w:rsidR="00A24328">
        <w:rPr>
          <w:rFonts w:hint="cs"/>
          <w:rtl/>
        </w:rPr>
        <w:t>:</w:t>
      </w:r>
    </w:p>
    <w:p w14:paraId="46BDFB58" w14:textId="6166197F" w:rsidR="00C23E70" w:rsidRPr="000528DA" w:rsidRDefault="005175F4" w:rsidP="000528DA">
      <w:pPr>
        <w:rPr>
          <w:rtl/>
        </w:rPr>
      </w:pPr>
      <w:r w:rsidRPr="000528DA">
        <w:rPr>
          <w:rFonts w:ascii="Fb Fontext" w:hAnsi="Fb Fontext"/>
          <w:rtl/>
        </w:rPr>
        <w:t>שנכנס</w:t>
      </w:r>
      <w:r w:rsidRPr="00A10336">
        <w:rPr>
          <w:rStyle w:val="30"/>
          <w:rtl/>
        </w:rPr>
        <w:t xml:space="preserve"> </w:t>
      </w:r>
      <w:r w:rsidRPr="000528DA">
        <w:rPr>
          <w:rFonts w:ascii="Fb Fontext" w:hAnsi="Fb Fontext"/>
          <w:rtl/>
        </w:rPr>
        <w:t>לבי</w:t>
      </w:r>
      <w:r w:rsidRPr="000528DA">
        <w:rPr>
          <w:rFonts w:ascii="Fb Fontext" w:hAnsi="Fb Fontext" w:hint="cs"/>
          <w:rtl/>
        </w:rPr>
        <w:t xml:space="preserve">הכנ"ס </w:t>
      </w:r>
      <w:r w:rsidRPr="000528DA">
        <w:rPr>
          <w:rFonts w:ascii="Fb Fontext" w:hAnsi="Fb Fontext"/>
          <w:rtl/>
        </w:rPr>
        <w:t xml:space="preserve">ולא מצא עשרה, </w:t>
      </w:r>
      <w:r w:rsidRPr="00A10336">
        <w:rPr>
          <w:rStyle w:val="30"/>
          <w:rtl/>
        </w:rPr>
        <w:t>ושחרר</w:t>
      </w:r>
      <w:r w:rsidRPr="000528DA">
        <w:rPr>
          <w:rFonts w:ascii="Fb Fontext" w:hAnsi="Fb Fontext"/>
          <w:rtl/>
        </w:rPr>
        <w:t xml:space="preserve"> </w:t>
      </w:r>
      <w:r w:rsidRPr="00A10336">
        <w:rPr>
          <w:rStyle w:val="30"/>
          <w:rtl/>
        </w:rPr>
        <w:t>עבדו</w:t>
      </w:r>
      <w:r w:rsidRPr="000528DA">
        <w:rPr>
          <w:rFonts w:ascii="Fb Fontext" w:hAnsi="Fb Fontext"/>
          <w:rtl/>
        </w:rPr>
        <w:t xml:space="preserve"> והשלימו לעשרה.</w:t>
      </w:r>
      <w:r w:rsidR="001810A8" w:rsidRPr="000528DA">
        <w:rPr>
          <w:rFonts w:hint="cs"/>
          <w:rtl/>
        </w:rPr>
        <w:t xml:space="preserve"> </w:t>
      </w:r>
    </w:p>
    <w:p w14:paraId="741C5F34" w14:textId="06411766" w:rsidR="00A24328" w:rsidRDefault="001810A8" w:rsidP="009A59D1">
      <w:pPr>
        <w:pStyle w:val="38"/>
        <w:framePr w:wrap="notBeside"/>
        <w:rPr>
          <w:rtl/>
        </w:rPr>
      </w:pPr>
      <w:r w:rsidRPr="00660D7A">
        <w:rPr>
          <w:rFonts w:hint="cs"/>
          <w:rtl/>
        </w:rPr>
        <w:t xml:space="preserve">- </w:t>
      </w:r>
      <w:r w:rsidR="001821B2" w:rsidRPr="00660D7A">
        <w:rPr>
          <w:rFonts w:hint="cs"/>
          <w:rtl/>
        </w:rPr>
        <w:t>שם</w:t>
      </w:r>
      <w:r w:rsidR="009B14FE">
        <w:rPr>
          <w:rFonts w:hint="cs"/>
          <w:rtl/>
        </w:rPr>
        <w:t>:</w:t>
      </w:r>
    </w:p>
    <w:p w14:paraId="016047B9" w14:textId="34DF430F" w:rsidR="005175F4" w:rsidRPr="000528DA" w:rsidRDefault="005175F4" w:rsidP="000528DA">
      <w:pPr>
        <w:rPr>
          <w:rtl/>
        </w:rPr>
      </w:pPr>
      <w:r w:rsidRPr="000528DA">
        <w:rPr>
          <w:rFonts w:hint="cs"/>
          <w:rtl/>
        </w:rPr>
        <w:t>היה צריך שנים אחד שחרר ויצא בהשני</w:t>
      </w:r>
    </w:p>
    <w:p w14:paraId="65AC3522" w14:textId="77777777" w:rsidR="00C23E70" w:rsidRPr="000528DA" w:rsidRDefault="001810A8" w:rsidP="000528DA">
      <w:pPr>
        <w:rPr>
          <w:rtl/>
        </w:rPr>
      </w:pPr>
      <w:r w:rsidRPr="000528DA">
        <w:rPr>
          <w:rFonts w:hint="cs"/>
          <w:rtl/>
        </w:rPr>
        <w:t>ו</w:t>
      </w:r>
      <w:r w:rsidR="005175F4" w:rsidRPr="000528DA">
        <w:rPr>
          <w:rFonts w:hint="cs"/>
          <w:rtl/>
        </w:rPr>
        <w:t>אפי</w:t>
      </w:r>
      <w:r w:rsidR="005175F4" w:rsidRPr="000528DA">
        <w:rPr>
          <w:rtl/>
        </w:rPr>
        <w:t>'</w:t>
      </w:r>
      <w:r w:rsidR="005175F4" w:rsidRPr="000528DA">
        <w:rPr>
          <w:rFonts w:hint="cs"/>
          <w:rtl/>
        </w:rPr>
        <w:t xml:space="preserve"> ד</w:t>
      </w:r>
      <w:r w:rsidR="005175F4" w:rsidRPr="000528DA">
        <w:rPr>
          <w:rtl/>
        </w:rPr>
        <w:t>כל המשחרר עבדו עובר בעשה</w:t>
      </w:r>
      <w:r w:rsidR="005175F4" w:rsidRPr="000528DA">
        <w:rPr>
          <w:rFonts w:hint="cs"/>
          <w:rtl/>
        </w:rPr>
        <w:t xml:space="preserve"> </w:t>
      </w:r>
      <w:r w:rsidR="005175F4" w:rsidRPr="000528DA">
        <w:rPr>
          <w:rStyle w:val="ad"/>
          <w:rFonts w:hint="cs"/>
          <w:rtl/>
        </w:rPr>
        <w:t>'</w:t>
      </w:r>
      <w:r w:rsidR="005175F4" w:rsidRPr="000528DA">
        <w:rPr>
          <w:rStyle w:val="ad"/>
          <w:rtl/>
        </w:rPr>
        <w:t>לעלם בהם תעבדו</w:t>
      </w:r>
      <w:r w:rsidR="005175F4" w:rsidRPr="000528DA">
        <w:rPr>
          <w:rStyle w:val="ad"/>
          <w:rFonts w:hint="cs"/>
          <w:rtl/>
        </w:rPr>
        <w:t>'</w:t>
      </w:r>
      <w:r w:rsidR="005175F4" w:rsidRPr="000528DA">
        <w:rPr>
          <w:rStyle w:val="ad"/>
          <w:rtl/>
        </w:rPr>
        <w:t xml:space="preserve"> </w:t>
      </w:r>
    </w:p>
    <w:p w14:paraId="018F0A0F" w14:textId="1796C833" w:rsidR="00A24328" w:rsidRDefault="00F95182" w:rsidP="009A59D1">
      <w:pPr>
        <w:pStyle w:val="38"/>
        <w:framePr w:wrap="notBeside"/>
        <w:rPr>
          <w:rtl/>
        </w:rPr>
      </w:pPr>
      <w:r>
        <w:rPr>
          <w:rtl/>
        </w:rPr>
        <w:t>-</w:t>
      </w:r>
    </w:p>
    <w:p w14:paraId="1A7F4AA6" w14:textId="7F7D360A" w:rsidR="005175F4" w:rsidRPr="000528DA" w:rsidRDefault="005175F4" w:rsidP="004B1AA7">
      <w:pPr>
        <w:spacing w:after="60"/>
        <w:rPr>
          <w:rtl/>
        </w:rPr>
      </w:pPr>
      <w:r w:rsidRPr="000528DA">
        <w:rPr>
          <w:rtl/>
        </w:rPr>
        <w:t>לדבר מצוה שאני.</w:t>
      </w:r>
    </w:p>
    <w:p w14:paraId="7049A4A2" w14:textId="26F58D60" w:rsidR="00A24328" w:rsidRDefault="005175F4" w:rsidP="009A59D1">
      <w:pPr>
        <w:pStyle w:val="38"/>
        <w:framePr w:wrap="notBeside"/>
        <w:rPr>
          <w:rtl/>
        </w:rPr>
      </w:pPr>
      <w:r w:rsidRPr="00660D7A">
        <w:rPr>
          <w:rtl/>
        </w:rPr>
        <w:t>ריב"ל</w:t>
      </w:r>
      <w:r w:rsidR="009B14FE">
        <w:rPr>
          <w:rtl/>
        </w:rPr>
        <w:t>:</w:t>
      </w:r>
    </w:p>
    <w:p w14:paraId="205F7376" w14:textId="67818EA1" w:rsidR="00C23E70" w:rsidRPr="00E34F28" w:rsidRDefault="005175F4" w:rsidP="004B1AA7">
      <w:pPr>
        <w:pStyle w:val="afffff5"/>
        <w:spacing w:before="0"/>
        <w:rPr>
          <w:rtl/>
        </w:rPr>
      </w:pPr>
      <w:bookmarkStart w:id="1592" w:name="_Toc193636339"/>
      <w:bookmarkStart w:id="1593" w:name="_Toc216184947"/>
      <w:r w:rsidRPr="00724E73">
        <w:rPr>
          <w:rStyle w:val="afffffd"/>
          <w:rtl/>
        </w:rPr>
        <w:t>לעולם ישכים לבי</w:t>
      </w:r>
      <w:r w:rsidR="00C23E70" w:rsidRPr="00724E73">
        <w:rPr>
          <w:rStyle w:val="afffffd"/>
          <w:rFonts w:hint="cs"/>
          <w:rtl/>
        </w:rPr>
        <w:t>הכנ"ס</w:t>
      </w:r>
      <w:bookmarkEnd w:id="1592"/>
      <w:bookmarkEnd w:id="1593"/>
      <w:r w:rsidRPr="00A10336">
        <w:rPr>
          <w:rStyle w:val="30"/>
          <w:rtl/>
        </w:rPr>
        <w:t xml:space="preserve"> </w:t>
      </w:r>
      <w:r w:rsidRPr="00FE3D07">
        <w:rPr>
          <w:rtl/>
        </w:rPr>
        <w:t>שיזכה וימנה עם עשרה ראשונים,</w:t>
      </w:r>
      <w:r w:rsidR="001810A8">
        <w:rPr>
          <w:rFonts w:hint="cs"/>
          <w:rtl/>
        </w:rPr>
        <w:t xml:space="preserve"> </w:t>
      </w:r>
    </w:p>
    <w:p w14:paraId="1EB67DD4" w14:textId="77777777" w:rsidR="00F64167" w:rsidRDefault="001810A8" w:rsidP="000528DA">
      <w:pPr>
        <w:rPr>
          <w:rtl/>
        </w:rPr>
      </w:pPr>
      <w:r w:rsidRPr="000528DA">
        <w:rPr>
          <w:rtl/>
        </w:rPr>
        <w:t xml:space="preserve">שאפילו מאה באים אחריו </w:t>
      </w:r>
      <w:r w:rsidR="005175F4" w:rsidRPr="000528DA">
        <w:rPr>
          <w:rtl/>
        </w:rPr>
        <w:t xml:space="preserve">קבל עליו שכר </w:t>
      </w:r>
      <w:r w:rsidR="005175F4" w:rsidRPr="00A10336">
        <w:rPr>
          <w:rStyle w:val="30"/>
          <w:rFonts w:hint="cs"/>
          <w:rtl/>
        </w:rPr>
        <w:t>כנגד</w:t>
      </w:r>
      <w:r w:rsidR="005175F4" w:rsidRPr="000528DA">
        <w:rPr>
          <w:rFonts w:hint="cs"/>
          <w:rtl/>
        </w:rPr>
        <w:t xml:space="preserve"> </w:t>
      </w:r>
      <w:r w:rsidR="005175F4" w:rsidRPr="000528DA">
        <w:rPr>
          <w:rtl/>
        </w:rPr>
        <w:t>כולם.</w:t>
      </w:r>
    </w:p>
    <w:p w14:paraId="286DDC4C" w14:textId="4C1A0ECC" w:rsidR="005175F4" w:rsidRPr="004B1AA7" w:rsidRDefault="004B1AA7" w:rsidP="004B1AA7">
      <w:pPr>
        <w:pStyle w:val="afffffc"/>
        <w:rPr>
          <w:rtl/>
        </w:rPr>
      </w:pPr>
      <w:bookmarkStart w:id="1594" w:name="_Toc193636340"/>
      <w:bookmarkStart w:id="1595" w:name="_Toc216184948"/>
      <w:r w:rsidRPr="004B1AA7">
        <w:rPr>
          <w:rFonts w:hint="cs"/>
          <w:rtl/>
        </w:rPr>
        <w:t>תשעה נראין כעשרה - מצטרפין</w:t>
      </w:r>
      <w:bookmarkEnd w:id="1594"/>
      <w:bookmarkEnd w:id="1595"/>
    </w:p>
    <w:p w14:paraId="062CDA8B" w14:textId="0EDE3AF5" w:rsidR="005175F4" w:rsidRPr="000528DA" w:rsidRDefault="004B1AA7" w:rsidP="004B1AA7">
      <w:pPr>
        <w:rPr>
          <w:rtl/>
        </w:rPr>
      </w:pPr>
      <w:r w:rsidRPr="004B1AA7">
        <w:rPr>
          <w:rStyle w:val="afffff9"/>
          <w:rFonts w:hint="cs"/>
          <w:rtl/>
        </w:rPr>
        <w:t>א"ד</w:t>
      </w:r>
      <w:r w:rsidRPr="00A10336">
        <w:rPr>
          <w:rStyle w:val="30"/>
          <w:rFonts w:hint="cs"/>
          <w:rtl/>
        </w:rPr>
        <w:t xml:space="preserve"> </w:t>
      </w:r>
      <w:r w:rsidR="005175F4" w:rsidRPr="00A10336">
        <w:rPr>
          <w:rStyle w:val="30"/>
          <w:rFonts w:hint="cs"/>
          <w:rtl/>
        </w:rPr>
        <w:t>כשמקובצין</w:t>
      </w:r>
      <w:r w:rsidR="005175F4" w:rsidRPr="000528DA">
        <w:rPr>
          <w:rFonts w:hint="cs"/>
          <w:rtl/>
        </w:rPr>
        <w:t xml:space="preserve">, </w:t>
      </w:r>
      <w:r w:rsidR="00414BC4">
        <w:rPr>
          <w:rStyle w:val="afffff9"/>
          <w:rtl/>
        </w:rPr>
        <w:tab/>
      </w:r>
      <w:r w:rsidR="00414BC4">
        <w:rPr>
          <w:rStyle w:val="afffff9"/>
          <w:rtl/>
        </w:rPr>
        <w:tab/>
      </w:r>
      <w:r w:rsidR="005175F4" w:rsidRPr="00E34F28">
        <w:rPr>
          <w:rStyle w:val="afffff9"/>
          <w:rFonts w:hint="cs"/>
          <w:rtl/>
        </w:rPr>
        <w:t>וא</w:t>
      </w:r>
      <w:r w:rsidR="005175F4" w:rsidRPr="00E34F28">
        <w:rPr>
          <w:rStyle w:val="afffff9"/>
          <w:rtl/>
        </w:rPr>
        <w:t>"</w:t>
      </w:r>
      <w:r w:rsidR="005175F4" w:rsidRPr="00E34F28">
        <w:rPr>
          <w:rStyle w:val="afffff9"/>
          <w:rFonts w:hint="cs"/>
          <w:rtl/>
        </w:rPr>
        <w:t xml:space="preserve">ד: </w:t>
      </w:r>
      <w:r w:rsidR="005175F4" w:rsidRPr="00A10336">
        <w:rPr>
          <w:rStyle w:val="30"/>
          <w:rFonts w:hint="cs"/>
          <w:rtl/>
        </w:rPr>
        <w:t>כשמפוזרין</w:t>
      </w:r>
      <w:r w:rsidRPr="00A10336">
        <w:rPr>
          <w:rStyle w:val="30"/>
          <w:rFonts w:hint="cs"/>
          <w:rtl/>
        </w:rPr>
        <w:t xml:space="preserve">.  </w:t>
      </w:r>
      <w:r w:rsidRPr="000528DA">
        <w:rPr>
          <w:rFonts w:ascii="Fb Fontext" w:hAnsi="Fb Fontext" w:hint="cs"/>
          <w:sz w:val="12"/>
          <w:szCs w:val="16"/>
          <w:rtl/>
        </w:rPr>
        <w:t>ולא תשעה וארון דאינו איש</w:t>
      </w:r>
      <w:r w:rsidRPr="000528DA">
        <w:rPr>
          <w:rFonts w:ascii="Fb Fontext" w:hAnsi="Fb Fontext"/>
          <w:rtl/>
        </w:rPr>
        <w:t>.</w:t>
      </w:r>
    </w:p>
    <w:p w14:paraId="14288629" w14:textId="0EF140A7" w:rsidR="00A24328" w:rsidRDefault="005175F4" w:rsidP="009A59D1">
      <w:pPr>
        <w:pStyle w:val="38"/>
        <w:framePr w:wrap="notBeside"/>
        <w:rPr>
          <w:rtl/>
        </w:rPr>
      </w:pPr>
      <w:r w:rsidRPr="00660D7A">
        <w:rPr>
          <w:rtl/>
        </w:rPr>
        <w:t>רבי אמי</w:t>
      </w:r>
      <w:r w:rsidR="009B14FE">
        <w:rPr>
          <w:rtl/>
        </w:rPr>
        <w:t>:</w:t>
      </w:r>
    </w:p>
    <w:p w14:paraId="01C8C511" w14:textId="774E5BE6" w:rsidR="00C23E70" w:rsidRPr="000528DA" w:rsidRDefault="004B1AA7" w:rsidP="000528DA">
      <w:pPr>
        <w:rPr>
          <w:rtl/>
        </w:rPr>
      </w:pPr>
      <w:bookmarkStart w:id="1596" w:name="_Toc193636341"/>
      <w:bookmarkStart w:id="1597" w:name="_Toc216184949"/>
      <w:r w:rsidRPr="00A10336">
        <w:rPr>
          <w:rStyle w:val="30"/>
          <w:rFonts w:hint="cs"/>
          <w:rtl/>
        </w:rPr>
        <w:t>ב'</w:t>
      </w:r>
      <w:r w:rsidR="005175F4" w:rsidRPr="00A10336">
        <w:rPr>
          <w:rStyle w:val="30"/>
          <w:rFonts w:hint="cs"/>
          <w:rtl/>
        </w:rPr>
        <w:t xml:space="preserve"> ת</w:t>
      </w:r>
      <w:r w:rsidR="005175F4" w:rsidRPr="00A10336">
        <w:rPr>
          <w:rStyle w:val="30"/>
          <w:rtl/>
        </w:rPr>
        <w:t>"</w:t>
      </w:r>
      <w:r w:rsidR="005175F4" w:rsidRPr="00A10336">
        <w:rPr>
          <w:rStyle w:val="30"/>
          <w:rFonts w:hint="cs"/>
          <w:rtl/>
        </w:rPr>
        <w:t xml:space="preserve">ח המחדדין </w:t>
      </w:r>
      <w:r w:rsidRPr="00A10336">
        <w:rPr>
          <w:rStyle w:val="30"/>
          <w:rFonts w:hint="cs"/>
          <w:rtl/>
        </w:rPr>
        <w:t xml:space="preserve">זא"ז </w:t>
      </w:r>
      <w:r w:rsidR="005175F4" w:rsidRPr="00A10336">
        <w:rPr>
          <w:rStyle w:val="30"/>
          <w:rFonts w:hint="cs"/>
          <w:rtl/>
        </w:rPr>
        <w:t>בהלכה</w:t>
      </w:r>
      <w:bookmarkEnd w:id="1596"/>
      <w:bookmarkEnd w:id="1597"/>
      <w:r w:rsidR="005175F4" w:rsidRPr="000528DA">
        <w:rPr>
          <w:rFonts w:hint="cs"/>
          <w:rtl/>
        </w:rPr>
        <w:t xml:space="preserve"> מ</w:t>
      </w:r>
      <w:r w:rsidR="005175F4" w:rsidRPr="000528DA">
        <w:rPr>
          <w:rtl/>
        </w:rPr>
        <w:t xml:space="preserve">צטרפין </w:t>
      </w:r>
      <w:r w:rsidR="00C23E70" w:rsidRPr="000528DA">
        <w:rPr>
          <w:rFonts w:hint="cs"/>
          <w:sz w:val="12"/>
          <w:szCs w:val="16"/>
          <w:rtl/>
        </w:rPr>
        <w:t>ולא שנים ושבת שאינה</w:t>
      </w:r>
      <w:r w:rsidR="005175F4" w:rsidRPr="000528DA">
        <w:rPr>
          <w:rFonts w:hint="cs"/>
          <w:sz w:val="12"/>
          <w:szCs w:val="16"/>
          <w:rtl/>
        </w:rPr>
        <w:t xml:space="preserve"> </w:t>
      </w:r>
      <w:r w:rsidR="00057EBA" w:rsidRPr="000528DA">
        <w:rPr>
          <w:rFonts w:hint="cs"/>
          <w:sz w:val="12"/>
          <w:szCs w:val="16"/>
          <w:rtl/>
        </w:rPr>
        <w:t>אדם</w:t>
      </w:r>
      <w:r w:rsidR="005175F4" w:rsidRPr="000528DA">
        <w:rPr>
          <w:sz w:val="12"/>
          <w:szCs w:val="16"/>
          <w:rtl/>
        </w:rPr>
        <w:t>.</w:t>
      </w:r>
      <w:r w:rsidR="00057EBA" w:rsidRPr="000528DA">
        <w:rPr>
          <w:rFonts w:hint="cs"/>
          <w:rtl/>
        </w:rPr>
        <w:t xml:space="preserve"> </w:t>
      </w:r>
    </w:p>
    <w:p w14:paraId="4C379E33" w14:textId="3820E680" w:rsidR="005175F4" w:rsidRPr="00E34F28" w:rsidRDefault="005175F4" w:rsidP="004B1AA7">
      <w:pPr>
        <w:pStyle w:val="afffff8"/>
        <w:spacing w:after="120"/>
        <w:rPr>
          <w:rtl/>
        </w:rPr>
      </w:pPr>
      <w:r>
        <w:rPr>
          <w:rFonts w:hint="cs"/>
          <w:rtl/>
        </w:rPr>
        <w:t xml:space="preserve">סימן </w:t>
      </w:r>
      <w:r>
        <w:rPr>
          <w:rStyle w:val="afffff9"/>
          <w:rFonts w:hint="cs"/>
          <w:rtl/>
          <w:rPrChange w:id="9270" w:author="מנוע אמוראים" w:date="2026-10-05T16:40:51Z">
            <w:rPr>
              <w:rFonts w:hint="cs"/>
              <w:rtl/>
            </w:rPr>
          </w:rPrChange>
        </w:rPr>
        <w:t xml:space="preserve">ר</w:t>
      </w:r>
      <w:r>
        <w:rPr>
          <w:rStyle w:val="afffff9"/>
          <w:rtl/>
          <w:rPrChange w:id="9271" w:author="מנוע אמוראים" w:date="2026-10-05T16:40:51Z">
            <w:rPr>
              <w:rtl/>
            </w:rPr>
          </w:rPrChange>
        </w:rPr>
        <w:t xml:space="preserve">"</w:t>
      </w:r>
      <w:r>
        <w:rPr>
          <w:rStyle w:val="afffff9"/>
          <w:rFonts w:hint="cs"/>
          <w:rtl/>
          <w:rPrChange w:id="9272" w:author="מנוע אמוראים" w:date="2026-10-05T16:40:51Z">
            <w:rPr>
              <w:rFonts w:hint="cs"/>
              <w:rtl/>
            </w:rPr>
          </w:rPrChange>
        </w:rPr>
        <w:t xml:space="preserve">ח</w:t>
      </w:r>
      <w:r w:rsidRPr="004B1AA7">
        <w:rPr>
          <w:rtl/>
        </w:rPr>
        <w:t xml:space="preserve">: כגון </w:t>
      </w:r>
      <w:r w:rsidR="00E357FE" w:rsidRPr="004B1AA7">
        <w:rPr>
          <w:rtl/>
        </w:rPr>
        <w:t>אנ</w:t>
      </w:r>
      <w:r w:rsidR="00E357FE" w:rsidRPr="004B1AA7">
        <w:rPr>
          <w:rFonts w:hint="cs"/>
          <w:rtl/>
        </w:rPr>
        <w:t>י</w:t>
      </w:r>
      <w:r>
        <w:rPr>
          <w:rtl/>
        </w:rPr>
        <w:t xml:space="preserve"> </w:t>
      </w:r>
      <w:r>
        <w:rPr>
          <w:rStyle w:val="afffff9"/>
          <w:rtl/>
          <w:rPrChange w:id="9273" w:author="מנוע אמוראים" w:date="2026-10-05T16:40:51Z">
            <w:rPr>
              <w:rtl/>
            </w:rPr>
          </w:rPrChange>
        </w:rPr>
        <w:t xml:space="preserve">ור</w:t>
      </w:r>
      <w:r>
        <w:rPr>
          <w:rStyle w:val="afffff9"/>
          <w:rFonts w:hint="cs"/>
          <w:rtl/>
          <w:rPrChange w:id="9274" w:author="מנוע אמוראים" w:date="2026-10-05T16:40:51Z">
            <w:rPr>
              <w:rFonts w:hint="cs"/>
              <w:rtl/>
            </w:rPr>
          </w:rPrChange>
        </w:rPr>
        <w:t xml:space="preserve">"ש</w:t>
      </w:r>
      <w:r w:rsidRPr="004B1AA7">
        <w:rPr>
          <w:rtl/>
        </w:rPr>
        <w:t>.</w:t>
      </w:r>
      <w:r w:rsidR="00057EBA" w:rsidRPr="000528DA">
        <w:rPr>
          <w:rFonts w:hint="cs"/>
          <w:rtl/>
        </w:rPr>
        <w:t xml:space="preserve"> </w:t>
      </w:r>
      <w:r w:rsidR="004B1AA7">
        <w:rPr>
          <w:rtl/>
        </w:rPr>
        <w:tab/>
      </w:r>
      <w:r w:rsidRPr="000528DA">
        <w:rPr>
          <w:rFonts w:hint="cs"/>
          <w:rtl/>
        </w:rPr>
        <w:t xml:space="preserve">סימן </w:t>
      </w:r>
      <w:r>
        <w:rPr>
          <w:rStyle w:val="afffff9"/>
          <w:rFonts w:hint="cs"/>
          <w:rtl/>
          <w:rPrChange w:id="9275" w:author="מנוע אמוראים" w:date="2026-10-05T16:40:51Z">
            <w:rPr>
              <w:rFonts w:hint="cs"/>
              <w:rtl/>
            </w:rPr>
          </w:rPrChange>
        </w:rPr>
        <w:t xml:space="preserve">ר</w:t>
      </w:r>
      <w:r>
        <w:rPr>
          <w:rStyle w:val="afffff9"/>
          <w:rtl/>
          <w:rPrChange w:id="9276" w:author="מנוע אמוראים" w:date="2026-10-05T16:40:51Z">
            <w:rPr>
              <w:rtl/>
            </w:rPr>
          </w:rPrChange>
        </w:rPr>
        <w:t xml:space="preserve">"</w:t>
      </w:r>
      <w:r>
        <w:rPr>
          <w:rStyle w:val="afffff9"/>
          <w:rFonts w:hint="cs"/>
          <w:rtl/>
          <w:rPrChange w:id="9277" w:author="מנוע אמוראים" w:date="2026-10-05T16:40:51Z">
            <w:rPr>
              <w:rFonts w:hint="cs"/>
              <w:rtl/>
            </w:rPr>
          </w:rPrChange>
        </w:rPr>
        <w:t xml:space="preserve">ש</w:t>
      </w:r>
      <w:r w:rsidRPr="004B1AA7">
        <w:rPr>
          <w:rtl/>
        </w:rPr>
        <w:t>: כגון</w:t>
      </w:r>
      <w:r w:rsidRPr="000528DA">
        <w:rPr>
          <w:rtl/>
        </w:rPr>
        <w:t xml:space="preserve"> </w:t>
      </w:r>
      <w:r w:rsidR="00E357FE" w:rsidRPr="004B1AA7">
        <w:rPr>
          <w:rtl/>
        </w:rPr>
        <w:t>אנ</w:t>
      </w:r>
      <w:r w:rsidR="00E357FE" w:rsidRPr="004B1AA7">
        <w:rPr>
          <w:rFonts w:hint="cs"/>
          <w:rtl/>
        </w:rPr>
        <w:t>י</w:t>
      </w:r>
      <w:r>
        <w:rPr>
          <w:rtl/>
        </w:rPr>
        <w:t xml:space="preserve"> </w:t>
      </w:r>
      <w:r>
        <w:rPr>
          <w:rStyle w:val="afffff9"/>
          <w:rtl/>
          <w:rPrChange w:id="9278" w:author="מנוע אמוראים" w:date="2026-10-05T16:40:51Z">
            <w:rPr>
              <w:rtl/>
            </w:rPr>
          </w:rPrChange>
        </w:rPr>
        <w:t xml:space="preserve">ור</w:t>
      </w:r>
      <w:r>
        <w:rPr>
          <w:rStyle w:val="afffff9"/>
          <w:rFonts w:hint="cs"/>
          <w:rtl/>
          <w:rPrChange w:id="9279" w:author="מנוע אמוראים" w:date="2026-10-05T16:40:51Z">
            <w:rPr>
              <w:rFonts w:hint="cs"/>
              <w:rtl/>
            </w:rPr>
          </w:rPrChange>
        </w:rPr>
        <w:t xml:space="preserve">"ח</w:t>
      </w:r>
      <w:r w:rsidRPr="000528DA">
        <w:rPr>
          <w:rtl/>
        </w:rPr>
        <w:t>.</w:t>
      </w:r>
    </w:p>
    <w:p w14:paraId="0CBCDA7B" w14:textId="77777777" w:rsidR="005175F4" w:rsidRPr="00E34F28" w:rsidRDefault="005175F4" w:rsidP="00EC0DC4">
      <w:pPr>
        <w:pStyle w:val="af2"/>
        <w:framePr w:wrap="around"/>
        <w:rPr>
          <w:rtl/>
        </w:rPr>
      </w:pPr>
      <w:r w:rsidRPr="009757B9">
        <w:rPr>
          <w:rtl/>
        </w:rPr>
        <w:t>מח.</w:t>
      </w:r>
    </w:p>
    <w:p w14:paraId="44431028" w14:textId="27F75BA9" w:rsidR="00A24328" w:rsidRDefault="005175F4" w:rsidP="009A59D1">
      <w:pPr>
        <w:pStyle w:val="38"/>
        <w:framePr w:wrap="notBeside"/>
        <w:rPr>
          <w:rtl/>
        </w:rPr>
      </w:pPr>
      <w:r w:rsidRPr="00660D7A">
        <w:rPr>
          <w:rtl/>
        </w:rPr>
        <w:t>רי"ו</w:t>
      </w:r>
      <w:r w:rsidR="009B14FE">
        <w:rPr>
          <w:rtl/>
        </w:rPr>
        <w:t>:</w:t>
      </w:r>
    </w:p>
    <w:p w14:paraId="44164CE4" w14:textId="28FE7108" w:rsidR="005175F4" w:rsidRPr="004B1AA7" w:rsidRDefault="005175F4" w:rsidP="004B1AA7">
      <w:pPr>
        <w:pStyle w:val="afffffc"/>
        <w:rPr>
          <w:rtl/>
        </w:rPr>
      </w:pPr>
      <w:bookmarkStart w:id="1598" w:name="_Toc193636342"/>
      <w:bookmarkStart w:id="1599" w:name="_Toc216184950"/>
      <w:r w:rsidRPr="004B1AA7">
        <w:rPr>
          <w:rtl/>
        </w:rPr>
        <w:t>קטן פורח מזמנין עליו.</w:t>
      </w:r>
      <w:bookmarkEnd w:id="1598"/>
      <w:bookmarkEnd w:id="1599"/>
    </w:p>
    <w:p w14:paraId="5FEB376C" w14:textId="03A0A2A9" w:rsidR="00A24328" w:rsidRDefault="005175F4" w:rsidP="009A59D1">
      <w:pPr>
        <w:pStyle w:val="38"/>
        <w:framePr w:wrap="notBeside"/>
        <w:rPr>
          <w:rtl/>
        </w:rPr>
      </w:pPr>
      <w:r w:rsidRPr="00660D7A">
        <w:rPr>
          <w:rtl/>
        </w:rPr>
        <w:t>תנ"ה</w:t>
      </w:r>
      <w:r w:rsidR="009B14FE">
        <w:rPr>
          <w:rtl/>
        </w:rPr>
        <w:t>:</w:t>
      </w:r>
    </w:p>
    <w:p w14:paraId="2690A71D" w14:textId="170CC4EB" w:rsidR="005175F4" w:rsidRPr="000528DA" w:rsidRDefault="005175F4" w:rsidP="000528DA">
      <w:pPr>
        <w:rPr>
          <w:rtl/>
        </w:rPr>
      </w:pPr>
      <w:r w:rsidRPr="000528DA">
        <w:rPr>
          <w:rtl/>
        </w:rPr>
        <w:t xml:space="preserve">קטן שהביא </w:t>
      </w:r>
      <w:r w:rsidRPr="000528DA">
        <w:rPr>
          <w:rFonts w:hint="cs"/>
          <w:rtl/>
        </w:rPr>
        <w:t xml:space="preserve">ב' </w:t>
      </w:r>
      <w:r w:rsidRPr="000528DA">
        <w:rPr>
          <w:rtl/>
        </w:rPr>
        <w:t xml:space="preserve">שערות מזמנין עליו, ושלא הביא </w:t>
      </w:r>
      <w:r w:rsidRPr="000528DA">
        <w:rPr>
          <w:rFonts w:hint="cs"/>
          <w:rtl/>
        </w:rPr>
        <w:t xml:space="preserve">ב' </w:t>
      </w:r>
      <w:r w:rsidRPr="000528DA">
        <w:rPr>
          <w:rtl/>
        </w:rPr>
        <w:t>שערות אין מזמנין עליו, ואין מדקדקין בקטן.</w:t>
      </w:r>
      <w:r w:rsidR="001810A8" w:rsidRPr="000528DA">
        <w:rPr>
          <w:rFonts w:hint="cs"/>
          <w:rtl/>
        </w:rPr>
        <w:t xml:space="preserve"> -</w:t>
      </w:r>
      <w:r w:rsidR="004B1AA7">
        <w:rPr>
          <w:rFonts w:hint="cs"/>
          <w:rtl/>
        </w:rPr>
        <w:t xml:space="preserve"> </w:t>
      </w:r>
      <w:r w:rsidRPr="000528DA">
        <w:rPr>
          <w:rtl/>
        </w:rPr>
        <w:t>לאתויי קטן פורח.</w:t>
      </w:r>
    </w:p>
    <w:p w14:paraId="4654A664" w14:textId="3B13F157" w:rsidR="00A24328" w:rsidRDefault="005175F4" w:rsidP="009A59D1">
      <w:pPr>
        <w:pStyle w:val="38"/>
        <w:framePr w:wrap="notBeside"/>
        <w:rPr>
          <w:rtl/>
        </w:rPr>
      </w:pPr>
      <w:r w:rsidRPr="00660D7A">
        <w:rPr>
          <w:rtl/>
        </w:rPr>
        <w:t>ו</w:t>
      </w:r>
      <w:r w:rsidR="00C545E6" w:rsidRPr="00660D7A">
        <w:rPr>
          <w:rFonts w:hint="cs"/>
          <w:rtl/>
        </w:rPr>
        <w:t>אין הלכה</w:t>
      </w:r>
      <w:r w:rsidR="009B14FE">
        <w:rPr>
          <w:rtl/>
        </w:rPr>
        <w:t>:</w:t>
      </w:r>
    </w:p>
    <w:p w14:paraId="1667C6AC" w14:textId="5DBA1215" w:rsidR="005175F4" w:rsidRPr="000528DA" w:rsidRDefault="005175F4" w:rsidP="004B1AA7">
      <w:pPr>
        <w:spacing w:after="60"/>
        <w:rPr>
          <w:rtl/>
        </w:rPr>
      </w:pPr>
      <w:r w:rsidRPr="000528DA">
        <w:rPr>
          <w:rtl/>
        </w:rPr>
        <w:t xml:space="preserve">ככל הני שמעתתא </w:t>
      </w:r>
      <w:r w:rsidRPr="004B1AA7">
        <w:rPr>
          <w:rStyle w:val="afffff9"/>
          <w:rtl/>
        </w:rPr>
        <w:t>אלא כ</w:t>
      </w:r>
      <w:r w:rsidRPr="004B1AA7">
        <w:rPr>
          <w:rStyle w:val="afffff9"/>
          <w:rFonts w:hint="cs"/>
          <w:rtl/>
        </w:rPr>
        <w:t>ר"נ</w:t>
      </w:r>
      <w:r w:rsidRPr="004B1AA7">
        <w:rPr>
          <w:rStyle w:val="afffff9"/>
          <w:rtl/>
        </w:rPr>
        <w:t>:</w:t>
      </w:r>
      <w:r w:rsidRPr="00E34F28">
        <w:rPr>
          <w:rStyle w:val="afffff9"/>
          <w:rtl/>
        </w:rPr>
        <w:t xml:space="preserve"> </w:t>
      </w:r>
      <w:r w:rsidR="008D48BF" w:rsidRPr="00A10336">
        <w:rPr>
          <w:rStyle w:val="30"/>
          <w:rtl/>
        </w:rPr>
        <w:t>קטן היודע למי מברכין</w:t>
      </w:r>
      <w:r w:rsidRPr="00A10336">
        <w:rPr>
          <w:rStyle w:val="30"/>
          <w:rtl/>
        </w:rPr>
        <w:t xml:space="preserve"> מזמנין עליו</w:t>
      </w:r>
      <w:r w:rsidRPr="000528DA">
        <w:rPr>
          <w:rtl/>
        </w:rPr>
        <w:t>.</w:t>
      </w:r>
    </w:p>
    <w:p w14:paraId="2665BDE4" w14:textId="3570A6B0" w:rsidR="00A24328" w:rsidRDefault="001810A8" w:rsidP="009A59D1">
      <w:pPr>
        <w:pStyle w:val="38"/>
        <w:framePr w:wrap="notBeside"/>
        <w:rPr>
          <w:rtl/>
        </w:rPr>
      </w:pPr>
      <w:r w:rsidRPr="00660D7A">
        <w:rPr>
          <w:rFonts w:hint="cs"/>
          <w:rtl/>
        </w:rPr>
        <w:t>רבה</w:t>
      </w:r>
      <w:r w:rsidR="00414BC4" w:rsidRPr="00660D7A">
        <w:rPr>
          <w:rFonts w:hint="cs"/>
          <w:rtl/>
        </w:rPr>
        <w:t xml:space="preserve"> שאל</w:t>
      </w:r>
      <w:r w:rsidR="009B14FE">
        <w:rPr>
          <w:rFonts w:hint="cs"/>
          <w:rtl/>
        </w:rPr>
        <w:t>:</w:t>
      </w:r>
    </w:p>
    <w:p w14:paraId="263D84BC" w14:textId="38802059" w:rsidR="002B405B" w:rsidRPr="000528DA" w:rsidRDefault="001810A8" w:rsidP="000528DA">
      <w:pPr>
        <w:rPr>
          <w:rtl/>
        </w:rPr>
      </w:pPr>
      <w:r w:rsidRPr="00E34F28">
        <w:rPr>
          <w:rStyle w:val="afffff9"/>
          <w:rFonts w:hint="cs"/>
          <w:rtl/>
        </w:rPr>
        <w:t>לאביי ורבא</w:t>
      </w:r>
      <w:r w:rsidR="00414BC4">
        <w:rPr>
          <w:rStyle w:val="afffff9"/>
          <w:rFonts w:hint="cs"/>
          <w:rtl/>
        </w:rPr>
        <w:t xml:space="preserve"> בקטנותם:</w:t>
      </w:r>
      <w:r w:rsidRPr="00E34F28">
        <w:rPr>
          <w:rStyle w:val="afffff9"/>
          <w:rFonts w:hint="cs"/>
          <w:rtl/>
        </w:rPr>
        <w:t xml:space="preserve"> </w:t>
      </w:r>
      <w:r w:rsidR="00057EBA" w:rsidRPr="000528DA">
        <w:rPr>
          <w:rtl/>
        </w:rPr>
        <w:t xml:space="preserve">למי מברכין? </w:t>
      </w:r>
      <w:r w:rsidR="004B1AA7">
        <w:rPr>
          <w:rStyle w:val="afffff9"/>
          <w:rFonts w:hint="cs"/>
          <w:rtl/>
        </w:rPr>
        <w:t xml:space="preserve">אמרו לו: </w:t>
      </w:r>
      <w:r w:rsidR="00057EBA" w:rsidRPr="000528DA">
        <w:rPr>
          <w:rtl/>
        </w:rPr>
        <w:t>לרחמנא</w:t>
      </w:r>
      <w:r w:rsidR="00057EBA" w:rsidRPr="000528DA">
        <w:rPr>
          <w:rFonts w:hint="cs"/>
          <w:rtl/>
        </w:rPr>
        <w:t xml:space="preserve">, </w:t>
      </w:r>
    </w:p>
    <w:p w14:paraId="7C10B1ED" w14:textId="5CAC37B3" w:rsidR="004B1AA7" w:rsidRDefault="001810A8" w:rsidP="000528DA">
      <w:pPr>
        <w:rPr>
          <w:rStyle w:val="afffff9"/>
          <w:rtl/>
        </w:rPr>
      </w:pPr>
      <w:r w:rsidRPr="000528DA">
        <w:rPr>
          <w:rtl/>
        </w:rPr>
        <w:t>ורחמנא היכ</w:t>
      </w:r>
      <w:r w:rsidRPr="000528DA">
        <w:rPr>
          <w:rFonts w:hint="cs"/>
          <w:rtl/>
        </w:rPr>
        <w:t>ן</w:t>
      </w:r>
      <w:r w:rsidR="005175F4" w:rsidRPr="000528DA">
        <w:rPr>
          <w:rtl/>
        </w:rPr>
        <w:t xml:space="preserve">? </w:t>
      </w:r>
      <w:r w:rsidR="005175F4" w:rsidRPr="00E34F28">
        <w:rPr>
          <w:rStyle w:val="afffff9"/>
          <w:rtl/>
        </w:rPr>
        <w:t>רבא</w:t>
      </w:r>
      <w:r w:rsidR="005175F4" w:rsidRPr="00E34F28">
        <w:rPr>
          <w:rStyle w:val="afffff9"/>
          <w:rFonts w:hint="cs"/>
          <w:rtl/>
        </w:rPr>
        <w:t>:</w:t>
      </w:r>
      <w:r w:rsidR="005175F4" w:rsidRPr="00E34F28">
        <w:rPr>
          <w:rStyle w:val="afffff9"/>
          <w:rtl/>
        </w:rPr>
        <w:t xml:space="preserve"> </w:t>
      </w:r>
      <w:r w:rsidR="002631F1" w:rsidRPr="000528DA">
        <w:rPr>
          <w:rFonts w:hint="cs"/>
          <w:rtl/>
        </w:rPr>
        <w:t>סימן לגג</w:t>
      </w:r>
      <w:r w:rsidRPr="000528DA">
        <w:rPr>
          <w:rFonts w:hint="cs"/>
          <w:rtl/>
        </w:rPr>
        <w:t xml:space="preserve"> </w:t>
      </w:r>
      <w:r w:rsidRPr="00E34F28">
        <w:rPr>
          <w:rStyle w:val="afffff9"/>
          <w:rFonts w:hint="cs"/>
          <w:rtl/>
        </w:rPr>
        <w:t xml:space="preserve">ואביי: </w:t>
      </w:r>
      <w:r w:rsidRPr="000528DA">
        <w:rPr>
          <w:rFonts w:hint="cs"/>
          <w:rtl/>
        </w:rPr>
        <w:t>יצא לחוץ וסימן ל</w:t>
      </w:r>
      <w:r w:rsidR="005175F4" w:rsidRPr="000528DA">
        <w:rPr>
          <w:rFonts w:hint="cs"/>
          <w:rtl/>
        </w:rPr>
        <w:t>שמים</w:t>
      </w:r>
      <w:r w:rsidRPr="000528DA">
        <w:rPr>
          <w:rFonts w:hint="cs"/>
          <w:rtl/>
        </w:rPr>
        <w:t>,</w:t>
      </w:r>
    </w:p>
    <w:p w14:paraId="382C8E1A" w14:textId="75D263A6" w:rsidR="00A24328" w:rsidRDefault="005175F4" w:rsidP="009A59D1">
      <w:pPr>
        <w:pStyle w:val="38"/>
        <w:framePr w:wrap="notBeside"/>
        <w:rPr>
          <w:rtl/>
        </w:rPr>
      </w:pPr>
      <w:r w:rsidRPr="00660D7A">
        <w:rPr>
          <w:rFonts w:hint="cs"/>
          <w:rtl/>
        </w:rPr>
        <w:t>א</w:t>
      </w:r>
      <w:r w:rsidRPr="00660D7A">
        <w:rPr>
          <w:rtl/>
        </w:rPr>
        <w:t>"</w:t>
      </w:r>
      <w:r w:rsidRPr="00660D7A">
        <w:rPr>
          <w:rFonts w:hint="cs"/>
          <w:rtl/>
        </w:rPr>
        <w:t>ל</w:t>
      </w:r>
      <w:r w:rsidRPr="00660D7A">
        <w:rPr>
          <w:rtl/>
        </w:rPr>
        <w:t xml:space="preserve"> רבה</w:t>
      </w:r>
      <w:r w:rsidR="00A24328">
        <w:rPr>
          <w:rtl/>
        </w:rPr>
        <w:t>:</w:t>
      </w:r>
    </w:p>
    <w:p w14:paraId="1AFD275F" w14:textId="28329937" w:rsidR="00F64167" w:rsidRDefault="00057EBA" w:rsidP="000528DA">
      <w:pPr>
        <w:rPr>
          <w:rtl/>
        </w:rPr>
      </w:pPr>
      <w:r w:rsidRPr="000528DA">
        <w:rPr>
          <w:rFonts w:hint="cs"/>
          <w:rtl/>
        </w:rPr>
        <w:t>שניכם תהיו רבנן</w:t>
      </w:r>
      <w:r w:rsidR="002B405B" w:rsidRPr="000528DA">
        <w:rPr>
          <w:rFonts w:hint="cs"/>
          <w:rtl/>
        </w:rPr>
        <w:t>,</w:t>
      </w:r>
      <w:r w:rsidRPr="000528DA">
        <w:rPr>
          <w:rFonts w:hint="cs"/>
          <w:rtl/>
        </w:rPr>
        <w:t xml:space="preserve"> </w:t>
      </w:r>
      <w:r w:rsidR="005175F4" w:rsidRPr="000528DA">
        <w:rPr>
          <w:rtl/>
        </w:rPr>
        <w:t>בוצין בוצין מקטפיה ידיע.</w:t>
      </w:r>
    </w:p>
    <w:p w14:paraId="38D2C145" w14:textId="77777777" w:rsidR="00C35A63" w:rsidRPr="00E34F28" w:rsidRDefault="005175F4" w:rsidP="000F6DD4">
      <w:pPr>
        <w:pStyle w:val="afffffc"/>
        <w:rPr>
          <w:rtl/>
        </w:rPr>
      </w:pPr>
      <w:bookmarkStart w:id="1600" w:name="_Toc193636343"/>
      <w:bookmarkStart w:id="1601" w:name="_Toc216184951"/>
      <w:r w:rsidRPr="007D462B">
        <w:rPr>
          <w:rtl/>
        </w:rPr>
        <w:t>תשעה אכלו דגן ואחד אכל ירק</w:t>
      </w:r>
      <w:bookmarkEnd w:id="1600"/>
      <w:bookmarkEnd w:id="1601"/>
      <w:r w:rsidRPr="007D462B">
        <w:rPr>
          <w:rtl/>
        </w:rPr>
        <w:t xml:space="preserve"> </w:t>
      </w:r>
    </w:p>
    <w:p w14:paraId="084D363B" w14:textId="77777777" w:rsidR="008B18B6" w:rsidRPr="000528DA" w:rsidRDefault="000B38D1" w:rsidP="000528DA">
      <w:pPr>
        <w:rPr>
          <w:rtl/>
        </w:rPr>
      </w:pPr>
      <w:r w:rsidRPr="00E34F28">
        <w:rPr>
          <w:rStyle w:val="afffff9"/>
          <w:rFonts w:hint="cs"/>
          <w:rtl/>
        </w:rPr>
        <w:t>רב:</w:t>
      </w:r>
      <w:r w:rsidR="005175F4" w:rsidRPr="00E34F28">
        <w:rPr>
          <w:rStyle w:val="afffff9"/>
          <w:rtl/>
        </w:rPr>
        <w:t xml:space="preserve"> </w:t>
      </w:r>
      <w:r w:rsidR="005175F4" w:rsidRPr="000528DA">
        <w:rPr>
          <w:rFonts w:ascii="Fb Fontext" w:hAnsi="Fb Fontext"/>
          <w:rtl/>
        </w:rPr>
        <w:t>מצטרפין.</w:t>
      </w:r>
      <w:r w:rsidR="00057EBA" w:rsidRPr="000528DA">
        <w:rPr>
          <w:rFonts w:hint="cs"/>
          <w:rtl/>
        </w:rPr>
        <w:t xml:space="preserve"> ואפי' שמנה ושבעה, וששה לא שאל דיש רוב, </w:t>
      </w:r>
    </w:p>
    <w:p w14:paraId="152637D3" w14:textId="77777777" w:rsidR="005175F4" w:rsidRPr="000528DA" w:rsidRDefault="005175F4" w:rsidP="000528DA">
      <w:pPr>
        <w:rPr>
          <w:rtl/>
        </w:rPr>
      </w:pPr>
      <w:r w:rsidRPr="00E34F28">
        <w:rPr>
          <w:rStyle w:val="afffff9"/>
          <w:rFonts w:hint="cs"/>
          <w:rtl/>
        </w:rPr>
        <w:t>ור</w:t>
      </w:r>
      <w:r w:rsidRPr="00E34F28">
        <w:rPr>
          <w:rStyle w:val="afffff9"/>
          <w:rtl/>
        </w:rPr>
        <w:t>"</w:t>
      </w:r>
      <w:r w:rsidR="001810A8" w:rsidRPr="00E34F28">
        <w:rPr>
          <w:rStyle w:val="afffff9"/>
          <w:rFonts w:hint="cs"/>
          <w:rtl/>
        </w:rPr>
        <w:t xml:space="preserve">ז </w:t>
      </w:r>
      <w:r w:rsidR="001810A8" w:rsidRPr="000528DA">
        <w:rPr>
          <w:rFonts w:hint="cs"/>
          <w:rtl/>
        </w:rPr>
        <w:t>נצטער שלא שאל שמ</w:t>
      </w:r>
      <w:r w:rsidRPr="000528DA">
        <w:rPr>
          <w:rFonts w:hint="cs"/>
          <w:rtl/>
        </w:rPr>
        <w:t xml:space="preserve">א </w:t>
      </w:r>
      <w:r w:rsidR="001810A8" w:rsidRPr="000528DA">
        <w:rPr>
          <w:rFonts w:hint="cs"/>
          <w:rtl/>
        </w:rPr>
        <w:t xml:space="preserve">בעי </w:t>
      </w:r>
      <w:r w:rsidRPr="000528DA">
        <w:rPr>
          <w:rFonts w:hint="cs"/>
          <w:rtl/>
        </w:rPr>
        <w:t xml:space="preserve">רוב </w:t>
      </w:r>
      <w:r w:rsidR="001810A8" w:rsidRPr="000528DA">
        <w:rPr>
          <w:rFonts w:hint="cs"/>
          <w:rtl/>
        </w:rPr>
        <w:t>ה</w:t>
      </w:r>
      <w:r w:rsidRPr="000528DA">
        <w:rPr>
          <w:rFonts w:hint="cs"/>
          <w:rtl/>
        </w:rPr>
        <w:t>נ</w:t>
      </w:r>
      <w:r w:rsidR="001810A8" w:rsidRPr="000528DA">
        <w:rPr>
          <w:rFonts w:hint="cs"/>
          <w:rtl/>
        </w:rPr>
        <w:t>י</w:t>
      </w:r>
      <w:r w:rsidRPr="000528DA">
        <w:rPr>
          <w:rFonts w:hint="cs"/>
          <w:rtl/>
        </w:rPr>
        <w:t>כר</w:t>
      </w:r>
      <w:r w:rsidR="001810A8" w:rsidRPr="000528DA">
        <w:rPr>
          <w:rFonts w:hint="cs"/>
          <w:rtl/>
        </w:rPr>
        <w:t>.</w:t>
      </w:r>
    </w:p>
    <w:p w14:paraId="76384A94" w14:textId="19D5E5DD" w:rsidR="005175F4" w:rsidRPr="00E34F28" w:rsidRDefault="00414BC4" w:rsidP="00414BC4">
      <w:pPr>
        <w:pStyle w:val="afffffc"/>
        <w:rPr>
          <w:rtl/>
        </w:rPr>
      </w:pPr>
      <w:bookmarkStart w:id="1602" w:name="_Toc193636344"/>
      <w:bookmarkStart w:id="1603" w:name="_Toc216184952"/>
      <w:r>
        <w:rPr>
          <w:rFonts w:hint="cs"/>
          <w:rtl/>
        </w:rPr>
        <w:t xml:space="preserve">ממתי יכול להוציא אחרים </w:t>
      </w:r>
      <w:r>
        <w:rPr>
          <w:rtl/>
        </w:rPr>
        <w:t>–</w:t>
      </w:r>
      <w:r>
        <w:rPr>
          <w:rFonts w:hint="cs"/>
          <w:rtl/>
        </w:rPr>
        <w:t xml:space="preserve"> מעשה דשמעון בן שטח</w:t>
      </w:r>
      <w:bookmarkEnd w:id="1602"/>
      <w:bookmarkEnd w:id="1603"/>
    </w:p>
    <w:p w14:paraId="45018D93" w14:textId="77777777" w:rsidR="0087629D" w:rsidRDefault="005175F4" w:rsidP="000528DA">
      <w:pPr>
        <w:rPr>
          <w:rtl/>
        </w:rPr>
      </w:pPr>
      <w:bookmarkStart w:id="1604" w:name="_Toc193636345"/>
      <w:bookmarkStart w:id="1605" w:name="_Toc216184953"/>
      <w:r w:rsidRPr="00724E73">
        <w:rPr>
          <w:rStyle w:val="afffffd"/>
          <w:rtl/>
        </w:rPr>
        <w:t xml:space="preserve">ינאי </w:t>
      </w:r>
      <w:r w:rsidR="001810A8" w:rsidRPr="00724E73">
        <w:rPr>
          <w:rStyle w:val="afffffd"/>
          <w:rFonts w:hint="cs"/>
          <w:rtl/>
        </w:rPr>
        <w:t>המלך והמלכה</w:t>
      </w:r>
      <w:r w:rsidRPr="00724E73">
        <w:rPr>
          <w:rStyle w:val="afffffd"/>
          <w:rFonts w:hint="cs"/>
          <w:rtl/>
        </w:rPr>
        <w:t>,</w:t>
      </w:r>
      <w:bookmarkEnd w:id="1604"/>
      <w:bookmarkEnd w:id="1605"/>
      <w:r w:rsidRPr="000528DA">
        <w:rPr>
          <w:rFonts w:ascii="Fb Fontext" w:hAnsi="Fb Fontext" w:hint="cs"/>
          <w:rtl/>
        </w:rPr>
        <w:t xml:space="preserve"> אכלו לחם</w:t>
      </w:r>
      <w:r w:rsidR="002B405B" w:rsidRPr="000528DA">
        <w:rPr>
          <w:rFonts w:ascii="Fb Fontext" w:hAnsi="Fb Fontext" w:hint="cs"/>
          <w:rtl/>
        </w:rPr>
        <w:t>,</w:t>
      </w:r>
      <w:r w:rsidRPr="000528DA">
        <w:rPr>
          <w:rFonts w:ascii="Fb Fontext" w:hAnsi="Fb Fontext" w:hint="cs"/>
          <w:rtl/>
        </w:rPr>
        <w:t xml:space="preserve"> וכיו</w:t>
      </w:r>
      <w:r w:rsidR="00057EBA" w:rsidRPr="000528DA">
        <w:rPr>
          <w:rFonts w:ascii="Fb Fontext" w:hAnsi="Fb Fontext" w:hint="cs"/>
          <w:rtl/>
        </w:rPr>
        <w:t>ן שהרג לרבנן לא היה לו אדם לברך</w:t>
      </w:r>
      <w:r w:rsidR="001810A8" w:rsidRPr="000528DA">
        <w:rPr>
          <w:rFonts w:ascii="Fb Fontext" w:hAnsi="Fb Fontext" w:hint="cs"/>
          <w:rtl/>
        </w:rPr>
        <w:t xml:space="preserve">, </w:t>
      </w:r>
      <w:r w:rsidRPr="000528DA">
        <w:rPr>
          <w:rFonts w:hint="cs"/>
          <w:rtl/>
        </w:rPr>
        <w:t xml:space="preserve">השביעתו </w:t>
      </w:r>
      <w:r w:rsidR="002631F1" w:rsidRPr="000528DA">
        <w:rPr>
          <w:rFonts w:hint="cs"/>
          <w:rtl/>
        </w:rPr>
        <w:t>אשתו</w:t>
      </w:r>
      <w:r w:rsidR="001810A8" w:rsidRPr="000528DA">
        <w:rPr>
          <w:rFonts w:hint="cs"/>
          <w:rtl/>
        </w:rPr>
        <w:t xml:space="preserve"> </w:t>
      </w:r>
      <w:r w:rsidRPr="000528DA">
        <w:rPr>
          <w:rFonts w:hint="cs"/>
          <w:rtl/>
        </w:rPr>
        <w:t>שתביא ולא יצער</w:t>
      </w:r>
      <w:r w:rsidR="00057EBA" w:rsidRPr="000528DA">
        <w:rPr>
          <w:rFonts w:hint="cs"/>
          <w:rtl/>
        </w:rPr>
        <w:t>ו,</w:t>
      </w:r>
      <w:r w:rsidR="001810A8" w:rsidRPr="000528DA">
        <w:rPr>
          <w:rFonts w:hint="cs"/>
          <w:rtl/>
        </w:rPr>
        <w:t xml:space="preserve"> </w:t>
      </w:r>
      <w:r w:rsidRPr="000528DA">
        <w:rPr>
          <w:rFonts w:hint="cs"/>
          <w:rtl/>
        </w:rPr>
        <w:t>הביאה לאחיה</w:t>
      </w:r>
      <w:r w:rsidR="0087629D">
        <w:rPr>
          <w:rFonts w:hint="cs"/>
          <w:rtl/>
        </w:rPr>
        <w:t>-</w:t>
      </w:r>
    </w:p>
    <w:p w14:paraId="6892010E" w14:textId="10580F41" w:rsidR="005175F4" w:rsidRPr="000528DA" w:rsidRDefault="005175F4" w:rsidP="000528DA">
      <w:pPr>
        <w:rPr>
          <w:rtl/>
        </w:rPr>
      </w:pPr>
      <w:r w:rsidRPr="000528DA">
        <w:rPr>
          <w:rFonts w:hint="cs"/>
          <w:rtl/>
        </w:rPr>
        <w:lastRenderedPageBreak/>
        <w:t>שמעון בן שטח והושיבו בינו לבינה</w:t>
      </w:r>
    </w:p>
    <w:p w14:paraId="5A67B095" w14:textId="49FEE140" w:rsidR="00A24328" w:rsidRDefault="005175F4" w:rsidP="009A59D1">
      <w:pPr>
        <w:pStyle w:val="38"/>
        <w:framePr w:wrap="notBeside"/>
        <w:rPr>
          <w:rtl/>
        </w:rPr>
      </w:pPr>
      <w:r w:rsidRPr="00660D7A">
        <w:rPr>
          <w:rtl/>
        </w:rPr>
        <w:t>א"ל</w:t>
      </w:r>
      <w:r w:rsidR="00A24328">
        <w:rPr>
          <w:rtl/>
        </w:rPr>
        <w:t>:</w:t>
      </w:r>
    </w:p>
    <w:p w14:paraId="443F6880" w14:textId="20543AFD" w:rsidR="002B405B" w:rsidRPr="000528DA" w:rsidRDefault="005175F4" w:rsidP="000528DA">
      <w:pPr>
        <w:rPr>
          <w:rtl/>
        </w:rPr>
      </w:pPr>
      <w:r w:rsidRPr="000528DA">
        <w:rPr>
          <w:rFonts w:hint="cs"/>
          <w:rtl/>
        </w:rPr>
        <w:t>ראה כמה כבוד אני עושה לך</w:t>
      </w:r>
      <w:r w:rsidR="002B405B" w:rsidRPr="000528DA">
        <w:rPr>
          <w:rFonts w:hint="cs"/>
          <w:rtl/>
        </w:rPr>
        <w:t>,</w:t>
      </w:r>
      <w:r w:rsidR="001810A8" w:rsidRPr="000528DA">
        <w:rPr>
          <w:rFonts w:hint="cs"/>
          <w:rtl/>
        </w:rPr>
        <w:t xml:space="preserve"> </w:t>
      </w:r>
    </w:p>
    <w:p w14:paraId="0BFCF6DC" w14:textId="68D4B592" w:rsidR="00A24328" w:rsidRDefault="005175F4" w:rsidP="009A59D1">
      <w:pPr>
        <w:pStyle w:val="38"/>
        <w:framePr w:wrap="notBeside"/>
        <w:rPr>
          <w:rtl/>
        </w:rPr>
      </w:pPr>
      <w:r w:rsidRPr="00660D7A">
        <w:rPr>
          <w:rFonts w:hint="cs"/>
          <w:rtl/>
        </w:rPr>
        <w:t>א</w:t>
      </w:r>
      <w:r w:rsidRPr="00660D7A">
        <w:rPr>
          <w:rtl/>
        </w:rPr>
        <w:t>"</w:t>
      </w:r>
      <w:r w:rsidRPr="00660D7A">
        <w:rPr>
          <w:rFonts w:hint="cs"/>
          <w:rtl/>
        </w:rPr>
        <w:t>ל</w:t>
      </w:r>
      <w:r w:rsidR="00A24328">
        <w:rPr>
          <w:rFonts w:hint="cs"/>
          <w:rtl/>
        </w:rPr>
        <w:t>:</w:t>
      </w:r>
    </w:p>
    <w:p w14:paraId="4F98DE5A" w14:textId="56EE3891" w:rsidR="005175F4" w:rsidRPr="000528DA" w:rsidRDefault="005175F4" w:rsidP="000528DA">
      <w:pPr>
        <w:rPr>
          <w:rtl/>
        </w:rPr>
      </w:pPr>
      <w:r w:rsidRPr="000528DA">
        <w:rPr>
          <w:rFonts w:hint="cs"/>
          <w:rtl/>
        </w:rPr>
        <w:t xml:space="preserve">לא אתה מכבדני אלא </w:t>
      </w:r>
      <w:r w:rsidR="001810A8" w:rsidRPr="000528DA">
        <w:rPr>
          <w:rFonts w:hint="cs"/>
          <w:rtl/>
        </w:rPr>
        <w:t>התורה</w:t>
      </w:r>
      <w:r w:rsidRPr="000528DA">
        <w:rPr>
          <w:rFonts w:hint="cs"/>
          <w:rtl/>
        </w:rPr>
        <w:t xml:space="preserve"> </w:t>
      </w:r>
      <w:r w:rsidRPr="000528DA">
        <w:rPr>
          <w:rStyle w:val="ad"/>
          <w:rtl/>
        </w:rPr>
        <w:t>ד</w:t>
      </w:r>
      <w:r w:rsidRPr="000528DA">
        <w:rPr>
          <w:rStyle w:val="ad"/>
          <w:rFonts w:hint="cs"/>
          <w:rtl/>
        </w:rPr>
        <w:t>'ס</w:t>
      </w:r>
      <w:r w:rsidR="00057EBA" w:rsidRPr="000528DA">
        <w:rPr>
          <w:rStyle w:val="ad"/>
          <w:rtl/>
        </w:rPr>
        <w:t>לסלה ותרוממך</w:t>
      </w:r>
      <w:r w:rsidRPr="000528DA">
        <w:rPr>
          <w:rStyle w:val="ad"/>
          <w:rFonts w:hint="cs"/>
          <w:rtl/>
        </w:rPr>
        <w:t>'</w:t>
      </w:r>
      <w:r w:rsidRPr="000528DA">
        <w:rPr>
          <w:rStyle w:val="ad"/>
          <w:rtl/>
        </w:rPr>
        <w:t>.</w:t>
      </w:r>
    </w:p>
    <w:p w14:paraId="7678C96C" w14:textId="070A5EDD" w:rsidR="00A24328" w:rsidRDefault="001810A8" w:rsidP="009A59D1">
      <w:pPr>
        <w:pStyle w:val="38"/>
        <w:framePr w:wrap="notBeside"/>
        <w:rPr>
          <w:rtl/>
        </w:rPr>
      </w:pPr>
      <w:r w:rsidRPr="00660D7A">
        <w:rPr>
          <w:rFonts w:hint="cs"/>
          <w:rtl/>
        </w:rPr>
        <w:t>א"ל</w:t>
      </w:r>
      <w:r w:rsidR="00A24328">
        <w:rPr>
          <w:rtl/>
        </w:rPr>
        <w:t>:</w:t>
      </w:r>
    </w:p>
    <w:p w14:paraId="6774C5B4" w14:textId="029703C8" w:rsidR="00414BC4" w:rsidRDefault="005175F4" w:rsidP="00414BC4">
      <w:pPr>
        <w:rPr>
          <w:rtl/>
        </w:rPr>
      </w:pPr>
      <w:r w:rsidRPr="000528DA">
        <w:rPr>
          <w:rFonts w:hint="cs"/>
          <w:rtl/>
        </w:rPr>
        <w:t>ראי שאינו מקבל מרות, וכשה</w:t>
      </w:r>
      <w:r w:rsidR="001810A8" w:rsidRPr="000528DA">
        <w:rPr>
          <w:rFonts w:hint="cs"/>
          <w:rtl/>
        </w:rPr>
        <w:t xml:space="preserve">ביאו לו כוס לברך שאלם איך יברך </w:t>
      </w:r>
      <w:r w:rsidRPr="000528DA">
        <w:rPr>
          <w:rtl/>
        </w:rPr>
        <w:t xml:space="preserve">ברוך שאכל ינאי וחביריו משלו? שתה </w:t>
      </w:r>
      <w:r w:rsidRPr="000528DA">
        <w:rPr>
          <w:rFonts w:hint="cs"/>
          <w:rtl/>
        </w:rPr>
        <w:t>הכוס והביאו לו כוס אחרת לברך.</w:t>
      </w:r>
      <w:r w:rsidR="00414BC4">
        <w:rPr>
          <w:rFonts w:hint="cs"/>
          <w:rtl/>
        </w:rPr>
        <w:t xml:space="preserve"> ו</w:t>
      </w:r>
      <w:r w:rsidRPr="000528DA">
        <w:rPr>
          <w:rtl/>
        </w:rPr>
        <w:t xml:space="preserve">שמעון בן שטח </w:t>
      </w:r>
      <w:r w:rsidRPr="000528DA">
        <w:rPr>
          <w:rFonts w:hint="cs"/>
          <w:rtl/>
        </w:rPr>
        <w:t xml:space="preserve">לעצמו עשה כן </w:t>
      </w:r>
    </w:p>
    <w:p w14:paraId="722EB276" w14:textId="196FD93A" w:rsidR="00A24328" w:rsidRDefault="005175F4" w:rsidP="009A59D1">
      <w:pPr>
        <w:pStyle w:val="38"/>
        <w:framePr w:wrap="notBeside"/>
        <w:rPr>
          <w:rtl/>
        </w:rPr>
      </w:pPr>
      <w:r w:rsidRPr="00660D7A">
        <w:rPr>
          <w:rFonts w:hint="cs"/>
          <w:rtl/>
        </w:rPr>
        <w:t>ד</w:t>
      </w:r>
      <w:r w:rsidR="001810A8" w:rsidRPr="00660D7A">
        <w:rPr>
          <w:rFonts w:hint="cs"/>
          <w:rtl/>
        </w:rPr>
        <w:t>ל</w:t>
      </w:r>
      <w:r w:rsidRPr="00660D7A">
        <w:rPr>
          <w:rFonts w:hint="cs"/>
          <w:rtl/>
        </w:rPr>
        <w:t>רי</w:t>
      </w:r>
      <w:r w:rsidRPr="00660D7A">
        <w:rPr>
          <w:rtl/>
        </w:rPr>
        <w:t>"</w:t>
      </w:r>
      <w:r w:rsidRPr="00660D7A">
        <w:rPr>
          <w:rFonts w:hint="cs"/>
          <w:rtl/>
        </w:rPr>
        <w:t>ו</w:t>
      </w:r>
      <w:r w:rsidR="00A24328">
        <w:rPr>
          <w:rtl/>
        </w:rPr>
        <w:t>:</w:t>
      </w:r>
    </w:p>
    <w:p w14:paraId="7B60DB37" w14:textId="12D4362A" w:rsidR="005175F4" w:rsidRPr="00A10336" w:rsidRDefault="005175F4" w:rsidP="000528DA">
      <w:pPr>
        <w:rPr>
          <w:rStyle w:val="30"/>
          <w:rtl/>
        </w:rPr>
      </w:pPr>
      <w:bookmarkStart w:id="1606" w:name="_Toc193636346"/>
      <w:bookmarkStart w:id="1607" w:name="_Toc216184954"/>
      <w:r w:rsidRPr="00A10336">
        <w:rPr>
          <w:rStyle w:val="30"/>
          <w:rtl/>
        </w:rPr>
        <w:t>לעולם אינו מוציא את הרבים ידי חובתן עד שיאכל כזית דגן.</w:t>
      </w:r>
      <w:bookmarkEnd w:id="1606"/>
      <w:bookmarkEnd w:id="1607"/>
    </w:p>
    <w:p w14:paraId="7973F6C4" w14:textId="16462DAD" w:rsidR="00A24328" w:rsidRDefault="005175F4" w:rsidP="009A59D1">
      <w:pPr>
        <w:pStyle w:val="38"/>
        <w:framePr w:wrap="notBeside"/>
        <w:rPr>
          <w:rtl/>
        </w:rPr>
      </w:pPr>
      <w:r w:rsidRPr="00660D7A">
        <w:rPr>
          <w:rFonts w:hint="cs"/>
          <w:rtl/>
        </w:rPr>
        <w:t>והך דרשב</w:t>
      </w:r>
      <w:r w:rsidRPr="00660D7A">
        <w:rPr>
          <w:rtl/>
        </w:rPr>
        <w:t>"</w:t>
      </w:r>
      <w:r w:rsidRPr="00660D7A">
        <w:rPr>
          <w:rFonts w:hint="cs"/>
          <w:rtl/>
        </w:rPr>
        <w:t>ג</w:t>
      </w:r>
      <w:r w:rsidR="00A24328">
        <w:rPr>
          <w:rtl/>
        </w:rPr>
        <w:t>:</w:t>
      </w:r>
    </w:p>
    <w:p w14:paraId="4DC6B8BA" w14:textId="227B90EF" w:rsidR="005175F4" w:rsidRPr="000528DA" w:rsidRDefault="005175F4" w:rsidP="000528DA">
      <w:pPr>
        <w:rPr>
          <w:rtl/>
        </w:rPr>
      </w:pPr>
      <w:r w:rsidRPr="000528DA">
        <w:rPr>
          <w:rFonts w:ascii="Fb Fontext" w:hAnsi="Fb Fontext" w:hint="cs"/>
          <w:rtl/>
        </w:rPr>
        <w:t>ד</w:t>
      </w:r>
      <w:r w:rsidRPr="000528DA">
        <w:rPr>
          <w:rFonts w:ascii="Fb Fontext" w:hAnsi="Fb Fontext"/>
          <w:rtl/>
        </w:rPr>
        <w:t>עלה והסב עמהם</w:t>
      </w:r>
      <w:r w:rsidRPr="000528DA">
        <w:rPr>
          <w:rFonts w:ascii="Fb Fontext" w:hAnsi="Fb Fontext" w:hint="cs"/>
          <w:rtl/>
        </w:rPr>
        <w:t>,</w:t>
      </w:r>
      <w:r w:rsidRPr="000528DA">
        <w:rPr>
          <w:rFonts w:ascii="Fb Fontext" w:hAnsi="Fb Fontext"/>
          <w:rtl/>
        </w:rPr>
        <w:t xml:space="preserve"> אפי' </w:t>
      </w:r>
      <w:r w:rsidRPr="000528DA">
        <w:rPr>
          <w:rFonts w:ascii="Fb Fontext" w:hAnsi="Fb Fontext" w:hint="cs"/>
          <w:rtl/>
        </w:rPr>
        <w:t xml:space="preserve">רק </w:t>
      </w:r>
      <w:r w:rsidRPr="000528DA">
        <w:rPr>
          <w:rFonts w:ascii="Fb Fontext" w:hAnsi="Fb Fontext"/>
          <w:rtl/>
        </w:rPr>
        <w:t xml:space="preserve">טבל עמהם בציר, </w:t>
      </w:r>
      <w:r w:rsidRPr="000528DA">
        <w:rPr>
          <w:rFonts w:ascii="Fb Fontext" w:hAnsi="Fb Fontext" w:hint="cs"/>
          <w:rtl/>
        </w:rPr>
        <w:t>ו</w:t>
      </w:r>
      <w:r w:rsidRPr="000528DA">
        <w:rPr>
          <w:rFonts w:ascii="Fb Fontext" w:hAnsi="Fb Fontext"/>
          <w:rtl/>
        </w:rPr>
        <w:t xml:space="preserve">אכל עמהם </w:t>
      </w:r>
      <w:r w:rsidRPr="000528DA">
        <w:rPr>
          <w:rFonts w:ascii="Fb Fontext" w:hAnsi="Fb Fontext" w:hint="cs"/>
          <w:rtl/>
        </w:rPr>
        <w:t xml:space="preserve">רק </w:t>
      </w:r>
      <w:r w:rsidRPr="000528DA">
        <w:rPr>
          <w:rFonts w:ascii="Fb Fontext" w:hAnsi="Fb Fontext"/>
          <w:rtl/>
        </w:rPr>
        <w:t>גרוגרת אחת מצטרף</w:t>
      </w:r>
      <w:r w:rsidR="00057EBA" w:rsidRPr="000528DA">
        <w:rPr>
          <w:rFonts w:hint="cs"/>
          <w:rtl/>
        </w:rPr>
        <w:t>,</w:t>
      </w:r>
      <w:r w:rsidRPr="000528DA">
        <w:rPr>
          <w:rtl/>
        </w:rPr>
        <w:t xml:space="preserve"> אבל להוציא את הרבים יד"</w:t>
      </w:r>
      <w:r w:rsidRPr="000528DA">
        <w:rPr>
          <w:rFonts w:hint="cs"/>
          <w:rtl/>
        </w:rPr>
        <w:t>ח</w:t>
      </w:r>
      <w:r w:rsidRPr="000528DA">
        <w:rPr>
          <w:rtl/>
        </w:rPr>
        <w:t xml:space="preserve"> עד שיאכל כזית דגן.</w:t>
      </w:r>
      <w:r w:rsidRPr="000528DA">
        <w:rPr>
          <w:rFonts w:hint="cs"/>
          <w:rtl/>
        </w:rPr>
        <w:t xml:space="preserve"> וכן אתמר </w:t>
      </w:r>
      <w:r w:rsidRPr="00E34F28">
        <w:rPr>
          <w:rStyle w:val="afffff9"/>
          <w:rFonts w:hint="cs"/>
          <w:rtl/>
        </w:rPr>
        <w:t>מרבא</w:t>
      </w:r>
    </w:p>
    <w:p w14:paraId="5BA99933" w14:textId="77777777" w:rsidR="005175F4" w:rsidRPr="00E34F28" w:rsidRDefault="005175F4" w:rsidP="00EC0DC4">
      <w:pPr>
        <w:pStyle w:val="af2"/>
        <w:framePr w:wrap="around"/>
        <w:rPr>
          <w:rtl/>
        </w:rPr>
      </w:pPr>
      <w:r w:rsidRPr="009757B9">
        <w:rPr>
          <w:rtl/>
        </w:rPr>
        <w:t>מח:</w:t>
      </w:r>
    </w:p>
    <w:p w14:paraId="427C5C30" w14:textId="12B53C85" w:rsidR="00A24328" w:rsidRDefault="001810A8" w:rsidP="009A59D1">
      <w:pPr>
        <w:pStyle w:val="38"/>
        <w:framePr w:wrap="notBeside"/>
        <w:rPr>
          <w:rtl/>
        </w:rPr>
      </w:pPr>
      <w:r w:rsidRPr="00660D7A">
        <w:rPr>
          <w:rFonts w:hint="cs"/>
          <w:rtl/>
        </w:rPr>
        <w:t>מ</w:t>
      </w:r>
      <w:r w:rsidR="005175F4" w:rsidRPr="00660D7A">
        <w:rPr>
          <w:rFonts w:hint="cs"/>
          <w:rtl/>
        </w:rPr>
        <w:t xml:space="preserve">רבא </w:t>
      </w:r>
      <w:r w:rsidR="00C545E6" w:rsidRPr="00660D7A">
        <w:rPr>
          <w:rFonts w:hint="cs"/>
          <w:rtl/>
        </w:rPr>
        <w:t>הלכה</w:t>
      </w:r>
      <w:r w:rsidR="00A24328">
        <w:rPr>
          <w:rtl/>
        </w:rPr>
        <w:t>:</w:t>
      </w:r>
    </w:p>
    <w:p w14:paraId="554441F1" w14:textId="70CEA427" w:rsidR="005175F4" w:rsidRPr="001E1D11" w:rsidRDefault="005175F4" w:rsidP="00414BC4">
      <w:pPr>
        <w:rPr>
          <w:spacing w:val="-4"/>
          <w:rtl/>
        </w:rPr>
      </w:pPr>
      <w:r w:rsidRPr="001E1D11">
        <w:rPr>
          <w:rFonts w:ascii="Fb Fontext" w:hAnsi="Fb Fontext"/>
          <w:spacing w:val="-4"/>
          <w:rtl/>
        </w:rPr>
        <w:t xml:space="preserve">אכל עלה ירק ושתה כוס של יין מצטרף, </w:t>
      </w:r>
      <w:r w:rsidR="00414BC4" w:rsidRPr="001E1D11">
        <w:rPr>
          <w:rFonts w:ascii="Fb Fontext" w:hAnsi="Fb Fontext" w:hint="cs"/>
          <w:spacing w:val="-4"/>
          <w:rtl/>
        </w:rPr>
        <w:t>ו</w:t>
      </w:r>
      <w:r w:rsidRPr="001E1D11">
        <w:rPr>
          <w:rFonts w:ascii="Fb Fontext" w:hAnsi="Fb Fontext"/>
          <w:spacing w:val="-4"/>
          <w:rtl/>
        </w:rPr>
        <w:t xml:space="preserve">מוציא </w:t>
      </w:r>
      <w:r w:rsidR="00414BC4" w:rsidRPr="001E1D11">
        <w:rPr>
          <w:rFonts w:ascii="Fb Fontext" w:hAnsi="Fb Fontext" w:hint="cs"/>
          <w:spacing w:val="-4"/>
          <w:rtl/>
        </w:rPr>
        <w:t>רק</w:t>
      </w:r>
      <w:r w:rsidRPr="001E1D11">
        <w:rPr>
          <w:rFonts w:ascii="Fb Fontext" w:hAnsi="Fb Fontext"/>
          <w:spacing w:val="-4"/>
          <w:rtl/>
        </w:rPr>
        <w:t xml:space="preserve"> </w:t>
      </w:r>
      <w:r w:rsidR="00414BC4" w:rsidRPr="001E1D11">
        <w:rPr>
          <w:rFonts w:ascii="Fb Fontext" w:hAnsi="Fb Fontext" w:hint="cs"/>
          <w:spacing w:val="-4"/>
          <w:rtl/>
        </w:rPr>
        <w:t>מ</w:t>
      </w:r>
      <w:r w:rsidRPr="001E1D11">
        <w:rPr>
          <w:rFonts w:ascii="Fb Fontext" w:hAnsi="Fb Fontext"/>
          <w:spacing w:val="-4"/>
          <w:rtl/>
        </w:rPr>
        <w:t>שיאכל כזית דגן.</w:t>
      </w:r>
    </w:p>
    <w:p w14:paraId="36A2AFBD" w14:textId="20BBEF86" w:rsidR="005175F4" w:rsidRPr="00E34F28" w:rsidRDefault="00414BC4" w:rsidP="00F50A20">
      <w:pPr>
        <w:pStyle w:val="afffa"/>
        <w:rPr>
          <w:rtl/>
        </w:rPr>
      </w:pPr>
      <w:r>
        <w:rPr>
          <w:rFonts w:hint="cs"/>
          <w:rtl/>
        </w:rPr>
        <w:t>מי תיקן ברכות שבברכהמ''ז</w:t>
      </w:r>
    </w:p>
    <w:p w14:paraId="10024DF4" w14:textId="68F25B55" w:rsidR="00A24328" w:rsidRDefault="005175F4" w:rsidP="009A59D1">
      <w:pPr>
        <w:pStyle w:val="38"/>
        <w:framePr w:wrap="notBeside"/>
        <w:rPr>
          <w:rtl/>
        </w:rPr>
      </w:pPr>
      <w:r w:rsidRPr="00660D7A">
        <w:rPr>
          <w:rtl/>
        </w:rPr>
        <w:t>ר</w:t>
      </w:r>
      <w:r w:rsidRPr="00660D7A">
        <w:rPr>
          <w:rFonts w:hint="cs"/>
          <w:rtl/>
        </w:rPr>
        <w:t>"נ</w:t>
      </w:r>
      <w:r w:rsidR="009B14FE">
        <w:rPr>
          <w:rtl/>
        </w:rPr>
        <w:t>:</w:t>
      </w:r>
    </w:p>
    <w:p w14:paraId="1A3CC2CC" w14:textId="37E96632" w:rsidR="005175F4" w:rsidRPr="000528DA" w:rsidRDefault="005175F4" w:rsidP="000528DA">
      <w:pPr>
        <w:rPr>
          <w:rtl/>
        </w:rPr>
      </w:pPr>
      <w:bookmarkStart w:id="1608" w:name="_Toc193636347"/>
      <w:bookmarkStart w:id="1609" w:name="_Toc216184955"/>
      <w:r w:rsidRPr="00A10336">
        <w:rPr>
          <w:rStyle w:val="30"/>
          <w:rtl/>
        </w:rPr>
        <w:t>משה</w:t>
      </w:r>
      <w:bookmarkEnd w:id="1608"/>
      <w:bookmarkEnd w:id="1609"/>
      <w:r w:rsidRPr="000528DA">
        <w:rPr>
          <w:rFonts w:ascii="Fb Fontext" w:hAnsi="Fb Fontext"/>
          <w:rtl/>
        </w:rPr>
        <w:t xml:space="preserve"> </w:t>
      </w:r>
      <w:r w:rsidRPr="00A10336">
        <w:rPr>
          <w:rStyle w:val="30"/>
          <w:rtl/>
        </w:rPr>
        <w:t>תקן</w:t>
      </w:r>
      <w:r w:rsidRPr="000528DA">
        <w:rPr>
          <w:rFonts w:ascii="Fb Fontext" w:hAnsi="Fb Fontext"/>
          <w:rtl/>
        </w:rPr>
        <w:t xml:space="preserve"> </w:t>
      </w:r>
      <w:r w:rsidRPr="00A10336">
        <w:rPr>
          <w:rStyle w:val="30"/>
          <w:rtl/>
        </w:rPr>
        <w:t>ברכת הזן</w:t>
      </w:r>
      <w:r w:rsidR="00057EBA" w:rsidRPr="000528DA">
        <w:rPr>
          <w:rFonts w:ascii="Fb Fontext" w:hAnsi="Fb Fontext"/>
          <w:rtl/>
        </w:rPr>
        <w:t xml:space="preserve"> </w:t>
      </w:r>
      <w:r w:rsidR="00414BC4">
        <w:rPr>
          <w:rFonts w:ascii="Fb Fontext" w:hAnsi="Fb Fontext"/>
          <w:rtl/>
        </w:rPr>
        <w:tab/>
      </w:r>
      <w:r w:rsidR="00414BC4">
        <w:rPr>
          <w:rFonts w:ascii="Fb Fontext" w:hAnsi="Fb Fontext"/>
          <w:rtl/>
        </w:rPr>
        <w:tab/>
      </w:r>
      <w:r w:rsidR="00414BC4">
        <w:rPr>
          <w:rFonts w:ascii="Fb Fontext" w:hAnsi="Fb Fontext"/>
          <w:rtl/>
        </w:rPr>
        <w:tab/>
      </w:r>
      <w:r w:rsidR="00414BC4">
        <w:rPr>
          <w:rFonts w:ascii="Fb Fontext" w:hAnsi="Fb Fontext" w:hint="cs"/>
          <w:rtl/>
        </w:rPr>
        <w:t xml:space="preserve">- </w:t>
      </w:r>
      <w:r w:rsidR="00057EBA" w:rsidRPr="000528DA">
        <w:rPr>
          <w:rFonts w:ascii="Fb Fontext" w:hAnsi="Fb Fontext" w:hint="cs"/>
          <w:rtl/>
        </w:rPr>
        <w:t>כ</w:t>
      </w:r>
      <w:r w:rsidRPr="000528DA">
        <w:rPr>
          <w:rFonts w:ascii="Fb Fontext" w:hAnsi="Fb Fontext"/>
          <w:rtl/>
        </w:rPr>
        <w:t xml:space="preserve">שירד </w:t>
      </w:r>
      <w:r w:rsidR="00057EBA" w:rsidRPr="000528DA">
        <w:rPr>
          <w:rFonts w:ascii="Fb Fontext" w:hAnsi="Fb Fontext" w:hint="cs"/>
          <w:rtl/>
        </w:rPr>
        <w:t>ה</w:t>
      </w:r>
      <w:r w:rsidRPr="000528DA">
        <w:rPr>
          <w:rFonts w:ascii="Fb Fontext" w:hAnsi="Fb Fontext"/>
          <w:rtl/>
        </w:rPr>
        <w:t>מן,</w:t>
      </w:r>
    </w:p>
    <w:p w14:paraId="2809DD7C" w14:textId="67B0D5FB" w:rsidR="005175F4" w:rsidRPr="000528DA" w:rsidRDefault="005175F4" w:rsidP="000528DA">
      <w:pPr>
        <w:rPr>
          <w:rtl/>
        </w:rPr>
      </w:pPr>
      <w:bookmarkStart w:id="1610" w:name="_Toc193636348"/>
      <w:bookmarkStart w:id="1611" w:name="_Toc216184956"/>
      <w:r w:rsidRPr="00A10336">
        <w:rPr>
          <w:rStyle w:val="30"/>
          <w:rtl/>
        </w:rPr>
        <w:t>יהושע</w:t>
      </w:r>
      <w:bookmarkEnd w:id="1610"/>
      <w:bookmarkEnd w:id="1611"/>
      <w:r w:rsidRPr="000528DA">
        <w:rPr>
          <w:rtl/>
        </w:rPr>
        <w:t xml:space="preserve"> </w:t>
      </w:r>
      <w:r w:rsidRPr="00A10336">
        <w:rPr>
          <w:rStyle w:val="30"/>
          <w:rtl/>
        </w:rPr>
        <w:t>תקן</w:t>
      </w:r>
      <w:r w:rsidRPr="000528DA">
        <w:rPr>
          <w:rtl/>
        </w:rPr>
        <w:t xml:space="preserve"> </w:t>
      </w:r>
      <w:r w:rsidRPr="00A10336">
        <w:rPr>
          <w:rStyle w:val="30"/>
          <w:rtl/>
        </w:rPr>
        <w:t>ברכת</w:t>
      </w:r>
      <w:r w:rsidRPr="000528DA">
        <w:rPr>
          <w:rtl/>
        </w:rPr>
        <w:t xml:space="preserve"> </w:t>
      </w:r>
      <w:r w:rsidRPr="00A10336">
        <w:rPr>
          <w:rStyle w:val="30"/>
          <w:rtl/>
        </w:rPr>
        <w:t>הארץ</w:t>
      </w:r>
      <w:r w:rsidR="00057EBA" w:rsidRPr="000528DA">
        <w:rPr>
          <w:rtl/>
        </w:rPr>
        <w:t xml:space="preserve"> </w:t>
      </w:r>
      <w:r w:rsidR="00414BC4">
        <w:rPr>
          <w:rtl/>
        </w:rPr>
        <w:tab/>
      </w:r>
      <w:r w:rsidR="00414BC4">
        <w:rPr>
          <w:rFonts w:hint="cs"/>
          <w:rtl/>
        </w:rPr>
        <w:t xml:space="preserve">- </w:t>
      </w:r>
      <w:r w:rsidR="00057EBA" w:rsidRPr="000528DA">
        <w:rPr>
          <w:rtl/>
        </w:rPr>
        <w:t>כ</w:t>
      </w:r>
      <w:r w:rsidRPr="000528DA">
        <w:rPr>
          <w:rtl/>
        </w:rPr>
        <w:t>שנכנסו לארץ,</w:t>
      </w:r>
    </w:p>
    <w:p w14:paraId="1D829B91" w14:textId="77777777" w:rsidR="00834777" w:rsidRPr="000528DA" w:rsidRDefault="005175F4" w:rsidP="000528DA">
      <w:pPr>
        <w:rPr>
          <w:rtl/>
        </w:rPr>
      </w:pPr>
      <w:bookmarkStart w:id="1612" w:name="_Toc193636349"/>
      <w:bookmarkStart w:id="1613" w:name="_Toc216184957"/>
      <w:r w:rsidRPr="00A10336">
        <w:rPr>
          <w:rStyle w:val="30"/>
          <w:rtl/>
        </w:rPr>
        <w:t>דוד ושלמה תקנו בונה ירושלים</w:t>
      </w:r>
      <w:bookmarkEnd w:id="1612"/>
      <w:bookmarkEnd w:id="1613"/>
      <w:r w:rsidRPr="000528DA">
        <w:rPr>
          <w:rtl/>
        </w:rPr>
        <w:t>.</w:t>
      </w:r>
    </w:p>
    <w:p w14:paraId="3696C206" w14:textId="77777777" w:rsidR="00057EBA" w:rsidRPr="000528DA" w:rsidRDefault="005175F4" w:rsidP="000528DA">
      <w:pPr>
        <w:rPr>
          <w:rtl/>
        </w:rPr>
      </w:pPr>
      <w:bookmarkStart w:id="1614" w:name="_Toc193636350"/>
      <w:bookmarkStart w:id="1615" w:name="_Toc216184958"/>
      <w:r w:rsidRPr="00A10336">
        <w:rPr>
          <w:rStyle w:val="30"/>
          <w:rtl/>
        </w:rPr>
        <w:t>דוד</w:t>
      </w:r>
      <w:bookmarkEnd w:id="1614"/>
      <w:bookmarkEnd w:id="1615"/>
      <w:r w:rsidRPr="000528DA">
        <w:rPr>
          <w:rtl/>
        </w:rPr>
        <w:t xml:space="preserve"> תקן על ישראל עמך ועל ירושלים עירך, </w:t>
      </w:r>
    </w:p>
    <w:p w14:paraId="509E2A6F" w14:textId="77777777" w:rsidR="005175F4" w:rsidRPr="000528DA" w:rsidRDefault="005175F4" w:rsidP="000528DA">
      <w:pPr>
        <w:rPr>
          <w:rtl/>
        </w:rPr>
      </w:pPr>
      <w:bookmarkStart w:id="1616" w:name="_Toc193636351"/>
      <w:bookmarkStart w:id="1617" w:name="_Toc216184959"/>
      <w:r w:rsidRPr="00A10336">
        <w:rPr>
          <w:rStyle w:val="30"/>
          <w:rtl/>
        </w:rPr>
        <w:t>ושלמה</w:t>
      </w:r>
      <w:bookmarkEnd w:id="1616"/>
      <w:bookmarkEnd w:id="1617"/>
      <w:r w:rsidRPr="000528DA">
        <w:rPr>
          <w:rtl/>
        </w:rPr>
        <w:t xml:space="preserve"> תקן על הבית הגדול והקדוש,</w:t>
      </w:r>
    </w:p>
    <w:p w14:paraId="5ECEBE63" w14:textId="77777777" w:rsidR="00834777" w:rsidRPr="000528DA" w:rsidRDefault="005175F4" w:rsidP="000528DA">
      <w:pPr>
        <w:rPr>
          <w:rtl/>
        </w:rPr>
      </w:pPr>
      <w:bookmarkStart w:id="1618" w:name="_Toc193636352"/>
      <w:bookmarkStart w:id="1619" w:name="_Toc216184960"/>
      <w:r w:rsidRPr="00A10336">
        <w:rPr>
          <w:rStyle w:val="30"/>
          <w:rtl/>
        </w:rPr>
        <w:t>הטוב והמטיב</w:t>
      </w:r>
      <w:bookmarkEnd w:id="1618"/>
      <w:bookmarkEnd w:id="1619"/>
      <w:r w:rsidRPr="000528DA">
        <w:rPr>
          <w:rtl/>
        </w:rPr>
        <w:t xml:space="preserve"> </w:t>
      </w:r>
      <w:r w:rsidRPr="00A10336">
        <w:rPr>
          <w:rStyle w:val="30"/>
          <w:rtl/>
        </w:rPr>
        <w:t>ביבנה</w:t>
      </w:r>
      <w:r w:rsidR="00057EBA" w:rsidRPr="000528DA">
        <w:rPr>
          <w:rtl/>
        </w:rPr>
        <w:t xml:space="preserve"> תקנו</w:t>
      </w:r>
      <w:r w:rsidRPr="000528DA">
        <w:rPr>
          <w:rtl/>
        </w:rPr>
        <w:t xml:space="preserve"> כנגד הרוגי ביתר.</w:t>
      </w:r>
      <w:r w:rsidR="001810A8" w:rsidRPr="000528DA">
        <w:rPr>
          <w:rFonts w:hint="cs"/>
          <w:rtl/>
        </w:rPr>
        <w:t xml:space="preserve"> </w:t>
      </w:r>
    </w:p>
    <w:p w14:paraId="4CEB9A62" w14:textId="7AC297E6" w:rsidR="00A24328" w:rsidRDefault="00057EBA" w:rsidP="009A59D1">
      <w:pPr>
        <w:pStyle w:val="38"/>
        <w:framePr w:wrap="notBeside"/>
        <w:rPr>
          <w:rtl/>
        </w:rPr>
      </w:pPr>
      <w:r w:rsidRPr="00660D7A">
        <w:rPr>
          <w:rFonts w:hint="cs"/>
          <w:rtl/>
        </w:rPr>
        <w:t>כ</w:t>
      </w:r>
      <w:r w:rsidR="005175F4" w:rsidRPr="00660D7A">
        <w:rPr>
          <w:rFonts w:hint="cs"/>
          <w:rtl/>
        </w:rPr>
        <w:t>ר"מ</w:t>
      </w:r>
      <w:r w:rsidR="009B14FE">
        <w:rPr>
          <w:rtl/>
        </w:rPr>
        <w:t>:</w:t>
      </w:r>
    </w:p>
    <w:p w14:paraId="3C6AC28B" w14:textId="75E77E77" w:rsidR="005175F4" w:rsidRPr="000528DA" w:rsidRDefault="005175F4" w:rsidP="000528DA">
      <w:pPr>
        <w:rPr>
          <w:rtl/>
        </w:rPr>
      </w:pPr>
      <w:bookmarkStart w:id="1620" w:name="_Toc193636353"/>
      <w:bookmarkStart w:id="1621" w:name="_Toc216184961"/>
      <w:r w:rsidRPr="00A10336">
        <w:rPr>
          <w:rStyle w:val="30"/>
          <w:rtl/>
        </w:rPr>
        <w:t>הטוב</w:t>
      </w:r>
      <w:bookmarkEnd w:id="1620"/>
      <w:bookmarkEnd w:id="1621"/>
      <w:r w:rsidRPr="000528DA">
        <w:rPr>
          <w:rtl/>
        </w:rPr>
        <w:t xml:space="preserve"> - שלא הסריחו, </w:t>
      </w:r>
      <w:r w:rsidRPr="00A10336">
        <w:rPr>
          <w:rStyle w:val="30"/>
          <w:rtl/>
        </w:rPr>
        <w:t>והמטיב</w:t>
      </w:r>
      <w:r w:rsidRPr="000528DA">
        <w:rPr>
          <w:rtl/>
        </w:rPr>
        <w:t xml:space="preserve"> - שניתנו לקבורה.</w:t>
      </w:r>
    </w:p>
    <w:p w14:paraId="63482819" w14:textId="77777777" w:rsidR="00414BC4" w:rsidRPr="00414BC4" w:rsidRDefault="005175F4" w:rsidP="00414BC4">
      <w:pPr>
        <w:pStyle w:val="afffffc"/>
        <w:rPr>
          <w:rtl/>
        </w:rPr>
      </w:pPr>
      <w:bookmarkStart w:id="1622" w:name="_Toc193636354"/>
      <w:bookmarkStart w:id="1623" w:name="_Toc216184962"/>
      <w:r w:rsidRPr="00414BC4">
        <w:rPr>
          <w:rtl/>
        </w:rPr>
        <w:t>סדר בר</w:t>
      </w:r>
      <w:r w:rsidRPr="00414BC4">
        <w:rPr>
          <w:rFonts w:hint="cs"/>
          <w:rtl/>
        </w:rPr>
        <w:t>כהמ"ז</w:t>
      </w:r>
      <w:r w:rsidRPr="00414BC4">
        <w:rPr>
          <w:rtl/>
        </w:rPr>
        <w:t>:</w:t>
      </w:r>
      <w:bookmarkEnd w:id="1622"/>
      <w:bookmarkEnd w:id="1623"/>
      <w:r w:rsidRPr="00414BC4">
        <w:rPr>
          <w:rtl/>
        </w:rPr>
        <w:t xml:space="preserve"> </w:t>
      </w:r>
    </w:p>
    <w:p w14:paraId="734AB307" w14:textId="0AE7D0D0" w:rsidR="00834777" w:rsidRPr="000528DA" w:rsidRDefault="005175F4" w:rsidP="000528DA">
      <w:pPr>
        <w:rPr>
          <w:rtl/>
        </w:rPr>
      </w:pPr>
      <w:bookmarkStart w:id="1624" w:name="_Toc193636355"/>
      <w:bookmarkStart w:id="1625" w:name="_Toc216184963"/>
      <w:r w:rsidRPr="00A10336">
        <w:rPr>
          <w:rStyle w:val="30"/>
          <w:rtl/>
        </w:rPr>
        <w:t>ראשונה</w:t>
      </w:r>
      <w:bookmarkEnd w:id="1624"/>
      <w:bookmarkEnd w:id="1625"/>
      <w:r w:rsidRPr="000528DA">
        <w:rPr>
          <w:rFonts w:ascii="Fb Fontext" w:hAnsi="Fb Fontext"/>
          <w:rtl/>
        </w:rPr>
        <w:t xml:space="preserve"> - ברכת הזן, </w:t>
      </w:r>
      <w:r w:rsidRPr="00A10336">
        <w:rPr>
          <w:rStyle w:val="30"/>
          <w:rtl/>
        </w:rPr>
        <w:t>שניה</w:t>
      </w:r>
      <w:r w:rsidRPr="000528DA">
        <w:rPr>
          <w:rFonts w:ascii="Fb Fontext" w:hAnsi="Fb Fontext"/>
          <w:rtl/>
        </w:rPr>
        <w:t xml:space="preserve"> - ברכת הא</w:t>
      </w:r>
      <w:r w:rsidR="00414BC4">
        <w:rPr>
          <w:rFonts w:ascii="Fb Fontext" w:hAnsi="Fb Fontext" w:hint="cs"/>
          <w:rtl/>
        </w:rPr>
        <w:t>רץ</w:t>
      </w:r>
      <w:r w:rsidRPr="000528DA">
        <w:rPr>
          <w:rFonts w:ascii="Fb Fontext" w:hAnsi="Fb Fontext"/>
          <w:rtl/>
        </w:rPr>
        <w:t xml:space="preserve"> </w:t>
      </w:r>
      <w:r w:rsidRPr="00A10336">
        <w:rPr>
          <w:rStyle w:val="30"/>
          <w:rtl/>
        </w:rPr>
        <w:t>שלישית</w:t>
      </w:r>
      <w:r w:rsidRPr="000528DA">
        <w:rPr>
          <w:rFonts w:ascii="Fb Fontext" w:hAnsi="Fb Fontext"/>
          <w:rtl/>
        </w:rPr>
        <w:t xml:space="preserve"> בונה ירושלים,</w:t>
      </w:r>
      <w:r w:rsidR="00163E18" w:rsidRPr="000528DA">
        <w:rPr>
          <w:rFonts w:ascii="Fb Fontext" w:hAnsi="Fb Fontext" w:hint="cs"/>
          <w:rtl/>
        </w:rPr>
        <w:t xml:space="preserve"> </w:t>
      </w:r>
      <w:r w:rsidRPr="00A10336">
        <w:rPr>
          <w:rStyle w:val="30"/>
          <w:rtl/>
        </w:rPr>
        <w:t>רביעית</w:t>
      </w:r>
      <w:r w:rsidRPr="000528DA">
        <w:rPr>
          <w:rtl/>
        </w:rPr>
        <w:t xml:space="preserve"> הטוב והמטיב, </w:t>
      </w:r>
      <w:r w:rsidRPr="00A10336">
        <w:rPr>
          <w:rStyle w:val="30"/>
          <w:rtl/>
        </w:rPr>
        <w:t>ובשבת</w:t>
      </w:r>
      <w:r w:rsidRPr="000528DA">
        <w:rPr>
          <w:rtl/>
        </w:rPr>
        <w:t xml:space="preserve"> מתחיל בנחמה ומסיים בנחמה ואומר קדושת היום באמצע.</w:t>
      </w:r>
    </w:p>
    <w:p w14:paraId="7ED13326" w14:textId="0DE0294E" w:rsidR="00A24328" w:rsidRDefault="005175F4" w:rsidP="009A59D1">
      <w:pPr>
        <w:pStyle w:val="38"/>
        <w:framePr w:wrap="notBeside"/>
        <w:rPr>
          <w:rtl/>
        </w:rPr>
      </w:pPr>
      <w:r w:rsidRPr="00660D7A">
        <w:rPr>
          <w:rFonts w:hint="cs"/>
          <w:rtl/>
        </w:rPr>
        <w:t>ר</w:t>
      </w:r>
      <w:r w:rsidRPr="00660D7A">
        <w:rPr>
          <w:rtl/>
        </w:rPr>
        <w:t>"</w:t>
      </w:r>
      <w:r w:rsidRPr="00660D7A">
        <w:rPr>
          <w:rFonts w:hint="cs"/>
          <w:rtl/>
        </w:rPr>
        <w:t>א</w:t>
      </w:r>
      <w:r w:rsidR="00A24328">
        <w:rPr>
          <w:rtl/>
        </w:rPr>
        <w:t>:</w:t>
      </w:r>
    </w:p>
    <w:p w14:paraId="13C2FB19" w14:textId="19842D79" w:rsidR="005175F4" w:rsidRPr="000528DA" w:rsidRDefault="005175F4" w:rsidP="000528DA">
      <w:pPr>
        <w:rPr>
          <w:rtl/>
        </w:rPr>
      </w:pPr>
      <w:r w:rsidRPr="000528DA">
        <w:rPr>
          <w:rtl/>
        </w:rPr>
        <w:t>רצה לאומרה בנחמה אומרה, בברכת הארץ אומרה, בברכה שתקנו חכמים ביבנה - אומרה.</w:t>
      </w:r>
    </w:p>
    <w:p w14:paraId="4A7F0436" w14:textId="0A1C3AF7" w:rsidR="00A24328" w:rsidRDefault="005175F4" w:rsidP="009A59D1">
      <w:pPr>
        <w:pStyle w:val="38"/>
        <w:framePr w:wrap="notBeside"/>
        <w:rPr>
          <w:rtl/>
        </w:rPr>
      </w:pPr>
      <w:r w:rsidRPr="00660D7A">
        <w:rPr>
          <w:rFonts w:hint="cs"/>
          <w:rtl/>
        </w:rPr>
        <w:t>וחכ</w:t>
      </w:r>
      <w:r w:rsidRPr="00660D7A">
        <w:rPr>
          <w:rtl/>
        </w:rPr>
        <w:t>"</w:t>
      </w:r>
      <w:r w:rsidRPr="00660D7A">
        <w:rPr>
          <w:rFonts w:hint="cs"/>
          <w:rtl/>
        </w:rPr>
        <w:t>א</w:t>
      </w:r>
      <w:r w:rsidR="00A24328">
        <w:rPr>
          <w:rtl/>
        </w:rPr>
        <w:t>:</w:t>
      </w:r>
    </w:p>
    <w:p w14:paraId="3A27A2C2" w14:textId="3AA441D9" w:rsidR="005175F4" w:rsidRPr="000528DA" w:rsidRDefault="005175F4" w:rsidP="000528DA">
      <w:pPr>
        <w:rPr>
          <w:rtl/>
        </w:rPr>
      </w:pPr>
      <w:r w:rsidRPr="000528DA">
        <w:rPr>
          <w:rtl/>
        </w:rPr>
        <w:t>אינו אומרה אלא בנחמה בלבד.</w:t>
      </w:r>
      <w:r w:rsidRPr="000528DA">
        <w:rPr>
          <w:rFonts w:hint="cs"/>
          <w:rtl/>
        </w:rPr>
        <w:t xml:space="preserve"> </w:t>
      </w:r>
      <w:r w:rsidR="002D4C26" w:rsidRPr="000528DA">
        <w:rPr>
          <w:rFonts w:hint="cs"/>
          <w:rtl/>
        </w:rPr>
        <w:t>נ</w:t>
      </w:r>
      <w:r w:rsidR="002D4C26" w:rsidRPr="00A10336">
        <w:rPr>
          <w:rStyle w:val="30"/>
          <w:rFonts w:hint="cs"/>
          <w:rtl/>
        </w:rPr>
        <w:t>פק</w:t>
      </w:r>
      <w:r w:rsidR="00280386" w:rsidRPr="00A10336">
        <w:rPr>
          <w:rStyle w:val="30"/>
          <w:rtl/>
        </w:rPr>
        <w:t>"</w:t>
      </w:r>
      <w:r w:rsidR="002D4C26" w:rsidRPr="00A10336">
        <w:rPr>
          <w:rStyle w:val="30"/>
          <w:rFonts w:hint="cs"/>
          <w:rtl/>
        </w:rPr>
        <w:t>מ בדיעבד</w:t>
      </w:r>
      <w:r w:rsidRPr="000528DA">
        <w:rPr>
          <w:rFonts w:hint="cs"/>
          <w:rtl/>
        </w:rPr>
        <w:t>.</w:t>
      </w:r>
    </w:p>
    <w:p w14:paraId="7A509766" w14:textId="77777777" w:rsidR="002D4C26" w:rsidRPr="00414BC4" w:rsidRDefault="002D4C26" w:rsidP="00414BC4">
      <w:pPr>
        <w:pStyle w:val="afffffc"/>
        <w:rPr>
          <w:rtl/>
        </w:rPr>
      </w:pPr>
      <w:bookmarkStart w:id="1626" w:name="_Toc193636356"/>
      <w:bookmarkStart w:id="1627" w:name="_Toc216184964"/>
      <w:r w:rsidRPr="00414BC4">
        <w:rPr>
          <w:rtl/>
        </w:rPr>
        <w:t>ברכת המזון מן התורה</w:t>
      </w:r>
      <w:bookmarkEnd w:id="1626"/>
      <w:bookmarkEnd w:id="1627"/>
    </w:p>
    <w:p w14:paraId="00CD1EA4" w14:textId="77777777" w:rsidR="00834777" w:rsidRPr="000528DA" w:rsidRDefault="005175F4" w:rsidP="000528DA">
      <w:pPr>
        <w:rPr>
          <w:rtl/>
        </w:rPr>
      </w:pPr>
      <w:r w:rsidRPr="000528DA">
        <w:rPr>
          <w:rStyle w:val="ad"/>
          <w:rFonts w:hint="cs"/>
          <w:rtl/>
        </w:rPr>
        <w:t>'</w:t>
      </w:r>
      <w:r w:rsidRPr="000528DA">
        <w:rPr>
          <w:rStyle w:val="ad"/>
          <w:rtl/>
        </w:rPr>
        <w:t>ואכלת ושבעת וברכת</w:t>
      </w:r>
      <w:r w:rsidRPr="000528DA">
        <w:rPr>
          <w:rFonts w:ascii="Fb Fontext" w:hAnsi="Fb Fontext"/>
          <w:rtl/>
        </w:rPr>
        <w:t xml:space="preserve"> - זו ברכת הזן,</w:t>
      </w:r>
    </w:p>
    <w:p w14:paraId="581D3359" w14:textId="77777777" w:rsidR="00834777" w:rsidRPr="000528DA" w:rsidRDefault="002D4C26" w:rsidP="000528DA">
      <w:pPr>
        <w:rPr>
          <w:rtl/>
        </w:rPr>
      </w:pPr>
      <w:r w:rsidRPr="000528DA">
        <w:rPr>
          <w:rStyle w:val="ad"/>
          <w:rFonts w:hint="cs"/>
          <w:rtl/>
        </w:rPr>
        <w:lastRenderedPageBreak/>
        <w:t>'</w:t>
      </w:r>
      <w:r w:rsidR="005175F4" w:rsidRPr="000528DA">
        <w:rPr>
          <w:rStyle w:val="ad"/>
          <w:rtl/>
        </w:rPr>
        <w:t xml:space="preserve">את ה' אלהיך </w:t>
      </w:r>
      <w:r w:rsidR="005175F4" w:rsidRPr="000528DA">
        <w:rPr>
          <w:rtl/>
        </w:rPr>
        <w:t>- זו ברכת הזמון,</w:t>
      </w:r>
    </w:p>
    <w:p w14:paraId="7347B8E5" w14:textId="77777777" w:rsidR="00834777" w:rsidRPr="000528DA" w:rsidRDefault="005175F4" w:rsidP="000528DA">
      <w:pPr>
        <w:rPr>
          <w:rtl/>
        </w:rPr>
      </w:pPr>
      <w:r w:rsidRPr="000528DA">
        <w:rPr>
          <w:rStyle w:val="ad"/>
          <w:rFonts w:hint="cs"/>
          <w:rtl/>
        </w:rPr>
        <w:t>'</w:t>
      </w:r>
      <w:r w:rsidRPr="000528DA">
        <w:rPr>
          <w:rStyle w:val="ad"/>
          <w:rtl/>
        </w:rPr>
        <w:t>על הארץ</w:t>
      </w:r>
      <w:r w:rsidRPr="000528DA">
        <w:rPr>
          <w:rtl/>
        </w:rPr>
        <w:t xml:space="preserve"> - זו ברכת הארץ,</w:t>
      </w:r>
    </w:p>
    <w:p w14:paraId="218D0D26" w14:textId="77777777" w:rsidR="005175F4" w:rsidRPr="000528DA" w:rsidRDefault="005175F4" w:rsidP="000528DA">
      <w:pPr>
        <w:rPr>
          <w:rtl/>
        </w:rPr>
      </w:pPr>
      <w:r w:rsidRPr="000528DA">
        <w:rPr>
          <w:rStyle w:val="ad"/>
          <w:rtl/>
        </w:rPr>
        <w:t xml:space="preserve">הטובה </w:t>
      </w:r>
      <w:r w:rsidRPr="000528DA">
        <w:rPr>
          <w:rtl/>
        </w:rPr>
        <w:t xml:space="preserve">זו בונה ירושלים </w:t>
      </w:r>
      <w:r w:rsidRPr="000528DA">
        <w:rPr>
          <w:rStyle w:val="ad"/>
          <w:rtl/>
        </w:rPr>
        <w:t>ההר הטוב  והלבנון,</w:t>
      </w:r>
    </w:p>
    <w:p w14:paraId="3B3E2A45" w14:textId="77777777" w:rsidR="00834777" w:rsidRPr="000528DA" w:rsidRDefault="005175F4" w:rsidP="000528DA">
      <w:pPr>
        <w:rPr>
          <w:rtl/>
        </w:rPr>
      </w:pPr>
      <w:r w:rsidRPr="000528DA">
        <w:rPr>
          <w:rStyle w:val="ad"/>
          <w:rFonts w:hint="cs"/>
          <w:rtl/>
        </w:rPr>
        <w:t>'</w:t>
      </w:r>
      <w:r w:rsidRPr="000528DA">
        <w:rPr>
          <w:rStyle w:val="ad"/>
          <w:rtl/>
        </w:rPr>
        <w:t>אשר נתן לך</w:t>
      </w:r>
      <w:r w:rsidRPr="000528DA">
        <w:rPr>
          <w:rStyle w:val="ad"/>
          <w:rFonts w:hint="cs"/>
          <w:rtl/>
        </w:rPr>
        <w:t>'</w:t>
      </w:r>
      <w:r w:rsidRPr="000528DA">
        <w:rPr>
          <w:rStyle w:val="ad"/>
          <w:rtl/>
        </w:rPr>
        <w:t xml:space="preserve"> </w:t>
      </w:r>
      <w:r w:rsidRPr="000528DA">
        <w:rPr>
          <w:rtl/>
        </w:rPr>
        <w:t>- זו הטוב והמטיב.</w:t>
      </w:r>
    </w:p>
    <w:p w14:paraId="5AE86D22" w14:textId="77777777" w:rsidR="005175F4" w:rsidRPr="000528DA" w:rsidRDefault="005175F4" w:rsidP="00414BC4">
      <w:pPr>
        <w:spacing w:after="120"/>
        <w:rPr>
          <w:rtl/>
        </w:rPr>
      </w:pPr>
      <w:bookmarkStart w:id="1628" w:name="_Toc193636357"/>
      <w:bookmarkStart w:id="1629" w:name="_Toc216184965"/>
      <w:r w:rsidRPr="00A10336">
        <w:rPr>
          <w:rStyle w:val="30"/>
          <w:rFonts w:hint="cs"/>
          <w:rtl/>
        </w:rPr>
        <w:t>ולפניו</w:t>
      </w:r>
      <w:bookmarkEnd w:id="1628"/>
      <w:bookmarkEnd w:id="1629"/>
      <w:r w:rsidRPr="000528DA">
        <w:rPr>
          <w:rFonts w:hint="cs"/>
          <w:rtl/>
        </w:rPr>
        <w:t xml:space="preserve"> ק</w:t>
      </w:r>
      <w:r w:rsidRPr="000528DA">
        <w:rPr>
          <w:rtl/>
        </w:rPr>
        <w:t>"</w:t>
      </w:r>
      <w:r w:rsidRPr="000528DA">
        <w:rPr>
          <w:rFonts w:hint="cs"/>
          <w:rtl/>
        </w:rPr>
        <w:t>ו</w:t>
      </w:r>
      <w:r w:rsidRPr="000528DA">
        <w:rPr>
          <w:rtl/>
        </w:rPr>
        <w:t xml:space="preserve"> </w:t>
      </w:r>
      <w:r w:rsidRPr="000528DA">
        <w:rPr>
          <w:rFonts w:hint="cs"/>
          <w:rtl/>
        </w:rPr>
        <w:t>מ</w:t>
      </w:r>
      <w:r w:rsidRPr="000528DA">
        <w:rPr>
          <w:rtl/>
        </w:rPr>
        <w:t>כ</w:t>
      </w:r>
      <w:r w:rsidR="00BA57BA" w:rsidRPr="000528DA">
        <w:rPr>
          <w:rFonts w:hint="cs"/>
          <w:rtl/>
        </w:rPr>
        <w:t>ש</w:t>
      </w:r>
      <w:r w:rsidRPr="000528DA">
        <w:rPr>
          <w:rtl/>
        </w:rPr>
        <w:t xml:space="preserve">שבע מברך </w:t>
      </w:r>
      <w:r w:rsidRPr="000528DA">
        <w:rPr>
          <w:rFonts w:hint="cs"/>
          <w:rtl/>
        </w:rPr>
        <w:t>כ</w:t>
      </w:r>
      <w:r w:rsidRPr="000528DA">
        <w:rPr>
          <w:rtl/>
        </w:rPr>
        <w:t>"</w:t>
      </w:r>
      <w:r w:rsidRPr="000528DA">
        <w:rPr>
          <w:rFonts w:hint="cs"/>
          <w:rtl/>
        </w:rPr>
        <w:t>ש כשרעב</w:t>
      </w:r>
    </w:p>
    <w:p w14:paraId="3D15F0F3" w14:textId="77777777" w:rsidR="00414BC4" w:rsidRDefault="00414BC4" w:rsidP="00414BC4">
      <w:pPr>
        <w:pStyle w:val="afffffc"/>
        <w:rPr>
          <w:rtl/>
        </w:rPr>
      </w:pPr>
      <w:bookmarkStart w:id="1630" w:name="_Toc193636358"/>
      <w:bookmarkStart w:id="1631" w:name="_Toc216184966"/>
      <w:r>
        <w:rPr>
          <w:rFonts w:hint="cs"/>
          <w:rtl/>
        </w:rPr>
        <w:t>המקור לזימון</w:t>
      </w:r>
      <w:bookmarkEnd w:id="1630"/>
      <w:bookmarkEnd w:id="1631"/>
      <w:r>
        <w:rPr>
          <w:rFonts w:hint="cs"/>
          <w:rtl/>
        </w:rPr>
        <w:t xml:space="preserve"> </w:t>
      </w:r>
    </w:p>
    <w:p w14:paraId="50054A75" w14:textId="6A834556" w:rsidR="00A24328" w:rsidRDefault="00414BC4" w:rsidP="009A59D1">
      <w:pPr>
        <w:pStyle w:val="38"/>
        <w:framePr w:wrap="notBeside"/>
        <w:rPr>
          <w:rtl/>
        </w:rPr>
      </w:pPr>
      <w:r w:rsidRPr="00660D7A">
        <w:rPr>
          <w:rFonts w:hint="cs"/>
          <w:rtl/>
        </w:rPr>
        <w:t>רבי</w:t>
      </w:r>
      <w:r w:rsidR="00A24328">
        <w:rPr>
          <w:rFonts w:hint="cs"/>
          <w:rtl/>
        </w:rPr>
        <w:t>:</w:t>
      </w:r>
    </w:p>
    <w:p w14:paraId="6B163372" w14:textId="05D1786B" w:rsidR="005175F4" w:rsidRPr="000528DA" w:rsidRDefault="002D4C26" w:rsidP="00414BC4">
      <w:pPr>
        <w:rPr>
          <w:rtl/>
        </w:rPr>
      </w:pPr>
      <w:r w:rsidRPr="000528DA">
        <w:rPr>
          <w:rStyle w:val="ad"/>
          <w:rtl/>
        </w:rPr>
        <w:t>מגדלו לה' אתי</w:t>
      </w:r>
      <w:r w:rsidR="00414BC4">
        <w:rPr>
          <w:rFonts w:hint="cs"/>
          <w:rtl/>
        </w:rPr>
        <w:t xml:space="preserve">, </w:t>
      </w:r>
      <w:r w:rsidR="00414BC4">
        <w:rPr>
          <w:rStyle w:val="ad"/>
          <w:rtl/>
        </w:rPr>
        <w:tab/>
      </w:r>
      <w:r w:rsidR="00414BC4">
        <w:rPr>
          <w:rStyle w:val="ad"/>
          <w:rtl/>
        </w:rPr>
        <w:tab/>
      </w:r>
      <w:r w:rsidR="00414BC4" w:rsidRPr="00414BC4">
        <w:rPr>
          <w:rStyle w:val="afffff9"/>
          <w:rFonts w:hint="cs"/>
          <w:rtl/>
        </w:rPr>
        <w:t>אבל</w:t>
      </w:r>
      <w:r w:rsidR="00414BC4">
        <w:rPr>
          <w:rStyle w:val="ad"/>
          <w:rFonts w:hint="cs"/>
          <w:rtl/>
        </w:rPr>
        <w:t xml:space="preserve"> </w:t>
      </w:r>
      <w:r w:rsidR="005175F4" w:rsidRPr="000528DA">
        <w:rPr>
          <w:rStyle w:val="ad"/>
          <w:rFonts w:hint="cs"/>
          <w:rtl/>
        </w:rPr>
        <w:t>'</w:t>
      </w:r>
      <w:r w:rsidR="005175F4" w:rsidRPr="000528DA">
        <w:rPr>
          <w:rStyle w:val="ad"/>
          <w:rtl/>
        </w:rPr>
        <w:t>הטוב והמטיב</w:t>
      </w:r>
      <w:r w:rsidR="005175F4" w:rsidRPr="000528DA">
        <w:rPr>
          <w:rStyle w:val="ad"/>
          <w:rFonts w:hint="cs"/>
          <w:rtl/>
        </w:rPr>
        <w:t>'</w:t>
      </w:r>
      <w:r w:rsidR="005175F4" w:rsidRPr="000528DA">
        <w:rPr>
          <w:rStyle w:val="ad"/>
          <w:rtl/>
        </w:rPr>
        <w:t xml:space="preserve"> </w:t>
      </w:r>
      <w:r w:rsidR="005175F4" w:rsidRPr="000528DA">
        <w:rPr>
          <w:rtl/>
        </w:rPr>
        <w:t>- ביבנה תקנוה.</w:t>
      </w:r>
    </w:p>
    <w:p w14:paraId="4DC09A85" w14:textId="77777777" w:rsidR="005175F4" w:rsidRPr="000528DA" w:rsidRDefault="005175F4" w:rsidP="000528DA">
      <w:pPr>
        <w:rPr>
          <w:rtl/>
        </w:rPr>
      </w:pPr>
      <w:bookmarkStart w:id="1632" w:name="_Toc193636359"/>
      <w:bookmarkStart w:id="1633" w:name="_Toc216184967"/>
      <w:r w:rsidRPr="00A10336">
        <w:rPr>
          <w:rStyle w:val="30"/>
          <w:rFonts w:hint="cs"/>
          <w:rtl/>
        </w:rPr>
        <w:t>ו</w:t>
      </w:r>
      <w:r w:rsidRPr="00A10336">
        <w:rPr>
          <w:rStyle w:val="30"/>
          <w:rtl/>
        </w:rPr>
        <w:t>לפניו</w:t>
      </w:r>
      <w:bookmarkEnd w:id="1632"/>
      <w:bookmarkEnd w:id="1633"/>
      <w:r w:rsidRPr="006D3CF8">
        <w:rPr>
          <w:rStyle w:val="afffffb"/>
          <w:b w:val="0"/>
          <w:bCs w:val="0"/>
          <w:rtl/>
        </w:rPr>
        <w:t xml:space="preserve"> </w:t>
      </w:r>
      <w:r w:rsidR="002D4C26" w:rsidRPr="006D3CF8">
        <w:rPr>
          <w:rStyle w:val="afffffb"/>
          <w:rFonts w:hint="cs"/>
          <w:b w:val="0"/>
          <w:bCs w:val="0"/>
          <w:rtl/>
        </w:rPr>
        <w:t>א.</w:t>
      </w:r>
      <w:r w:rsidR="002D4C26" w:rsidRPr="000528DA">
        <w:rPr>
          <w:rStyle w:val="ad"/>
          <w:rFonts w:hint="cs"/>
          <w:rtl/>
        </w:rPr>
        <w:t xml:space="preserve"> </w:t>
      </w:r>
      <w:r w:rsidRPr="000528DA">
        <w:rPr>
          <w:rStyle w:val="ad"/>
          <w:rFonts w:hint="cs"/>
          <w:rtl/>
        </w:rPr>
        <w:t>'</w:t>
      </w:r>
      <w:r w:rsidRPr="000528DA">
        <w:rPr>
          <w:rStyle w:val="ad"/>
          <w:rtl/>
        </w:rPr>
        <w:t>אשר נתן לך</w:t>
      </w:r>
      <w:r w:rsidRPr="000528DA">
        <w:rPr>
          <w:rStyle w:val="ad"/>
          <w:rFonts w:hint="cs"/>
          <w:rtl/>
        </w:rPr>
        <w:t>'</w:t>
      </w:r>
      <w:r w:rsidRPr="000528DA">
        <w:rPr>
          <w:rStyle w:val="ad"/>
          <w:rtl/>
        </w:rPr>
        <w:t xml:space="preserve"> </w:t>
      </w:r>
      <w:r w:rsidRPr="000528DA">
        <w:rPr>
          <w:rtl/>
        </w:rPr>
        <w:t>- משנתן לך.</w:t>
      </w:r>
    </w:p>
    <w:p w14:paraId="6861E22F" w14:textId="2B3A5140" w:rsidR="00A24328" w:rsidRDefault="002D4C26" w:rsidP="009A59D1">
      <w:pPr>
        <w:pStyle w:val="38"/>
        <w:framePr w:wrap="notBeside"/>
        <w:rPr>
          <w:rtl/>
        </w:rPr>
      </w:pPr>
      <w:r w:rsidRPr="00660D7A">
        <w:rPr>
          <w:rFonts w:hint="cs"/>
          <w:rtl/>
        </w:rPr>
        <w:t>ב</w:t>
      </w:r>
      <w:r w:rsidR="009B14FE">
        <w:rPr>
          <w:rFonts w:hint="cs"/>
          <w:rtl/>
        </w:rPr>
        <w:t>.</w:t>
      </w:r>
    </w:p>
    <w:p w14:paraId="70F4AEC3" w14:textId="76063D12" w:rsidR="005175F4" w:rsidRPr="000528DA" w:rsidRDefault="005175F4" w:rsidP="000528DA">
      <w:pPr>
        <w:rPr>
          <w:rtl/>
        </w:rPr>
      </w:pPr>
      <w:r w:rsidRPr="000528DA">
        <w:rPr>
          <w:rStyle w:val="ad"/>
          <w:rFonts w:hint="cs"/>
          <w:rtl/>
        </w:rPr>
        <w:t>'</w:t>
      </w:r>
      <w:r w:rsidRPr="000528DA">
        <w:rPr>
          <w:rStyle w:val="ad"/>
          <w:rtl/>
        </w:rPr>
        <w:t>ובר</w:t>
      </w:r>
      <w:r w:rsidRPr="000528DA">
        <w:rPr>
          <w:rStyle w:val="ad"/>
          <w:rFonts w:hint="cs"/>
          <w:rtl/>
        </w:rPr>
        <w:t>ַ</w:t>
      </w:r>
      <w:r w:rsidRPr="000528DA">
        <w:rPr>
          <w:rStyle w:val="ad"/>
          <w:rtl/>
        </w:rPr>
        <w:t>ך את לחמך ואת מימיך</w:t>
      </w:r>
      <w:r w:rsidRPr="000528DA">
        <w:rPr>
          <w:rStyle w:val="ad"/>
          <w:rFonts w:hint="cs"/>
          <w:rtl/>
        </w:rPr>
        <w:t>'</w:t>
      </w:r>
      <w:r w:rsidRPr="000528DA">
        <w:rPr>
          <w:rStyle w:val="ad"/>
          <w:rtl/>
        </w:rPr>
        <w:t>,</w:t>
      </w:r>
      <w:r w:rsidRPr="000528DA">
        <w:rPr>
          <w:rtl/>
        </w:rPr>
        <w:t xml:space="preserve"> </w:t>
      </w:r>
      <w:r w:rsidRPr="000528DA">
        <w:rPr>
          <w:rFonts w:hint="cs"/>
          <w:rtl/>
        </w:rPr>
        <w:t>תקרי</w:t>
      </w:r>
      <w:r w:rsidRPr="000528DA">
        <w:rPr>
          <w:rtl/>
        </w:rPr>
        <w:t xml:space="preserve"> ובר</w:t>
      </w:r>
      <w:r w:rsidRPr="000528DA">
        <w:rPr>
          <w:rFonts w:hint="cs"/>
          <w:rtl/>
        </w:rPr>
        <w:t>ֵ</w:t>
      </w:r>
      <w:r w:rsidRPr="000528DA">
        <w:rPr>
          <w:rtl/>
        </w:rPr>
        <w:t xml:space="preserve">ך, </w:t>
      </w:r>
      <w:r w:rsidR="00163E18" w:rsidRPr="000528DA">
        <w:rPr>
          <w:rFonts w:hint="cs"/>
          <w:rtl/>
        </w:rPr>
        <w:t>קר</w:t>
      </w:r>
      <w:r w:rsidR="00163E18" w:rsidRPr="000528DA">
        <w:rPr>
          <w:rtl/>
        </w:rPr>
        <w:t xml:space="preserve">וי לחם </w:t>
      </w:r>
      <w:r w:rsidRPr="000528DA">
        <w:rPr>
          <w:rtl/>
        </w:rPr>
        <w:t>קודם שיאכלנו.</w:t>
      </w:r>
    </w:p>
    <w:p w14:paraId="3E51CD86" w14:textId="38D1F6C7" w:rsidR="00A24328" w:rsidRDefault="002D4C26" w:rsidP="009A59D1">
      <w:pPr>
        <w:pStyle w:val="38"/>
        <w:framePr w:wrap="notBeside"/>
        <w:rPr>
          <w:rtl/>
        </w:rPr>
      </w:pPr>
      <w:r w:rsidRPr="00660D7A">
        <w:rPr>
          <w:rFonts w:hint="cs"/>
          <w:rtl/>
        </w:rPr>
        <w:t>ג. ר"נ</w:t>
      </w:r>
      <w:r w:rsidR="009B14FE">
        <w:rPr>
          <w:rFonts w:hint="cs"/>
          <w:rtl/>
        </w:rPr>
        <w:t>:</w:t>
      </w:r>
    </w:p>
    <w:p w14:paraId="75E175DC" w14:textId="0E2F0EA7" w:rsidR="002D4C26" w:rsidRPr="000528DA" w:rsidRDefault="005175F4" w:rsidP="000528DA">
      <w:pPr>
        <w:rPr>
          <w:rtl/>
        </w:rPr>
      </w:pPr>
      <w:r w:rsidRPr="000528DA">
        <w:rPr>
          <w:rFonts w:hint="cs"/>
          <w:rtl/>
        </w:rPr>
        <w:t>ד</w:t>
      </w:r>
      <w:r w:rsidRPr="000528DA">
        <w:rPr>
          <w:rStyle w:val="ad"/>
          <w:rtl/>
        </w:rPr>
        <w:t>כי לא יאכל העם עד באו</w:t>
      </w:r>
      <w:r w:rsidRPr="000528DA">
        <w:rPr>
          <w:rStyle w:val="ad"/>
          <w:rFonts w:hint="cs"/>
          <w:rtl/>
        </w:rPr>
        <w:t xml:space="preserve"> </w:t>
      </w:r>
      <w:r w:rsidRPr="000528DA">
        <w:rPr>
          <w:rStyle w:val="ad"/>
          <w:rtl/>
        </w:rPr>
        <w:t>כי הוא יברך</w:t>
      </w:r>
      <w:r w:rsidRPr="000528DA">
        <w:rPr>
          <w:rtl/>
        </w:rPr>
        <w:t>.</w:t>
      </w:r>
      <w:r w:rsidR="002D4C26" w:rsidRPr="000528DA">
        <w:rPr>
          <w:rFonts w:hint="cs"/>
          <w:rtl/>
        </w:rPr>
        <w:t xml:space="preserve"> </w:t>
      </w:r>
    </w:p>
    <w:p w14:paraId="1BB6D0C1" w14:textId="32BC7F3D" w:rsidR="00A24328" w:rsidRDefault="002D4C26" w:rsidP="009A59D1">
      <w:pPr>
        <w:pStyle w:val="38"/>
        <w:framePr w:wrap="notBeside"/>
        <w:rPr>
          <w:rtl/>
        </w:rPr>
      </w:pPr>
      <w:r w:rsidRPr="00660D7A">
        <w:rPr>
          <w:rFonts w:hint="cs"/>
          <w:rtl/>
        </w:rPr>
        <w:t>א</w:t>
      </w:r>
      <w:r w:rsidR="009B14FE">
        <w:rPr>
          <w:rFonts w:hint="cs"/>
          <w:rtl/>
        </w:rPr>
        <w:t>.</w:t>
      </w:r>
    </w:p>
    <w:p w14:paraId="65735F0C" w14:textId="634651A3" w:rsidR="00834777" w:rsidRPr="000528DA" w:rsidRDefault="00163E18" w:rsidP="000528DA">
      <w:pPr>
        <w:rPr>
          <w:rtl/>
        </w:rPr>
      </w:pPr>
      <w:r w:rsidRPr="000528DA">
        <w:rPr>
          <w:rtl/>
        </w:rPr>
        <w:t>ש</w:t>
      </w:r>
      <w:r w:rsidR="005175F4" w:rsidRPr="000528DA">
        <w:rPr>
          <w:rtl/>
        </w:rPr>
        <w:t>נשים דברניות הן.</w:t>
      </w:r>
      <w:r w:rsidRPr="006D3CF8">
        <w:rPr>
          <w:rStyle w:val="afffffb"/>
          <w:rFonts w:hint="cs"/>
          <w:b w:val="0"/>
          <w:bCs w:val="0"/>
          <w:rtl/>
        </w:rPr>
        <w:t xml:space="preserve"> </w:t>
      </w:r>
    </w:p>
    <w:p w14:paraId="1300ADFE" w14:textId="786D2DB4" w:rsidR="00A24328" w:rsidRDefault="00A30180" w:rsidP="009A59D1">
      <w:pPr>
        <w:pStyle w:val="38"/>
        <w:framePr w:wrap="notBeside"/>
        <w:rPr>
          <w:rtl/>
        </w:rPr>
      </w:pPr>
      <w:r w:rsidRPr="00660D7A">
        <w:rPr>
          <w:rFonts w:hint="cs"/>
          <w:rtl/>
        </w:rPr>
        <w:t xml:space="preserve">ב. </w:t>
      </w:r>
      <w:r w:rsidR="005175F4" w:rsidRPr="00660D7A">
        <w:rPr>
          <w:rtl/>
        </w:rPr>
        <w:t>שמואל</w:t>
      </w:r>
      <w:r w:rsidR="009B14FE">
        <w:rPr>
          <w:rtl/>
        </w:rPr>
        <w:t>:</w:t>
      </w:r>
    </w:p>
    <w:p w14:paraId="16123F61" w14:textId="4F733D3A" w:rsidR="00834777" w:rsidRPr="000528DA" w:rsidRDefault="005175F4" w:rsidP="000528DA">
      <w:pPr>
        <w:rPr>
          <w:rtl/>
        </w:rPr>
      </w:pPr>
      <w:r w:rsidRPr="000528DA">
        <w:rPr>
          <w:rtl/>
        </w:rPr>
        <w:t>להסתכל ביפיו של שאול ד</w:t>
      </w:r>
      <w:r w:rsidRPr="000528DA">
        <w:rPr>
          <w:rStyle w:val="ad"/>
          <w:rFonts w:hint="cs"/>
          <w:rtl/>
        </w:rPr>
        <w:t>'</w:t>
      </w:r>
      <w:r w:rsidRPr="000528DA">
        <w:rPr>
          <w:rStyle w:val="ad"/>
          <w:rtl/>
        </w:rPr>
        <w:t>משכמו ומעלה גבה מכל העם</w:t>
      </w:r>
      <w:r w:rsidRPr="000528DA">
        <w:rPr>
          <w:rStyle w:val="ad"/>
          <w:rFonts w:hint="cs"/>
          <w:rtl/>
        </w:rPr>
        <w:t>'</w:t>
      </w:r>
      <w:r w:rsidRPr="000528DA">
        <w:rPr>
          <w:rStyle w:val="ad"/>
          <w:rtl/>
        </w:rPr>
        <w:t>.</w:t>
      </w:r>
      <w:r w:rsidR="003A087D" w:rsidRPr="006D3CF8">
        <w:rPr>
          <w:rStyle w:val="afffffb"/>
          <w:rFonts w:hint="cs"/>
          <w:b w:val="0"/>
          <w:bCs w:val="0"/>
          <w:rtl/>
        </w:rPr>
        <w:t xml:space="preserve"> </w:t>
      </w:r>
    </w:p>
    <w:p w14:paraId="06512675" w14:textId="5053956E" w:rsidR="00A24328" w:rsidRDefault="00A30180" w:rsidP="009A59D1">
      <w:pPr>
        <w:pStyle w:val="38"/>
        <w:framePr w:wrap="notBeside"/>
        <w:rPr>
          <w:rtl/>
        </w:rPr>
      </w:pPr>
      <w:r w:rsidRPr="00660D7A">
        <w:rPr>
          <w:rFonts w:hint="cs"/>
          <w:rtl/>
        </w:rPr>
        <w:t xml:space="preserve">ג. </w:t>
      </w:r>
      <w:r w:rsidR="005175F4" w:rsidRPr="00660D7A">
        <w:rPr>
          <w:rtl/>
        </w:rPr>
        <w:t>רי"ו</w:t>
      </w:r>
      <w:r w:rsidR="00A24328">
        <w:rPr>
          <w:rtl/>
        </w:rPr>
        <w:t>:</w:t>
      </w:r>
    </w:p>
    <w:p w14:paraId="551634EB" w14:textId="1C1FAD89" w:rsidR="005175F4" w:rsidRPr="000528DA" w:rsidRDefault="005175F4" w:rsidP="000528DA">
      <w:pPr>
        <w:rPr>
          <w:rtl/>
        </w:rPr>
      </w:pPr>
      <w:r w:rsidRPr="000528DA">
        <w:rPr>
          <w:rtl/>
        </w:rPr>
        <w:t>שאין מלכות נוגעת בחברתה אפילו כמלא נימא.</w:t>
      </w:r>
    </w:p>
    <w:p w14:paraId="25947B8F" w14:textId="577461EB" w:rsidR="00834777" w:rsidRPr="000528DA" w:rsidRDefault="005175F4" w:rsidP="00414BC4">
      <w:pPr>
        <w:pStyle w:val="afffffc"/>
        <w:rPr>
          <w:rtl/>
        </w:rPr>
      </w:pPr>
      <w:bookmarkStart w:id="1634" w:name="_Toc193636360"/>
      <w:bookmarkStart w:id="1635" w:name="_Toc216184968"/>
      <w:r w:rsidRPr="00A10336">
        <w:rPr>
          <w:rStyle w:val="30"/>
          <w:rtl/>
        </w:rPr>
        <w:t>ו</w:t>
      </w:r>
      <w:r w:rsidRPr="00A10336">
        <w:rPr>
          <w:rStyle w:val="30"/>
          <w:rFonts w:hint="cs"/>
          <w:rtl/>
        </w:rPr>
        <w:t>דוקא בברכהמ</w:t>
      </w:r>
      <w:r w:rsidRPr="00A10336">
        <w:rPr>
          <w:rStyle w:val="30"/>
          <w:rtl/>
        </w:rPr>
        <w:t>"</w:t>
      </w:r>
      <w:r w:rsidRPr="00A10336">
        <w:rPr>
          <w:rStyle w:val="30"/>
          <w:rFonts w:hint="cs"/>
          <w:rtl/>
        </w:rPr>
        <w:t>ז</w:t>
      </w:r>
      <w:r w:rsidR="007E4E8C">
        <w:rPr>
          <w:rFonts w:ascii="Fb Fontext" w:hAnsi="Fb Fontext" w:hint="cs"/>
          <w:rtl/>
        </w:rPr>
        <w:t xml:space="preserve"> </w:t>
      </w:r>
      <w:r w:rsidRPr="00A10336">
        <w:rPr>
          <w:rStyle w:val="30"/>
          <w:rFonts w:hint="cs"/>
          <w:rtl/>
        </w:rPr>
        <w:t>ד</w:t>
      </w:r>
      <w:r w:rsidRPr="00A10336">
        <w:rPr>
          <w:rStyle w:val="30"/>
          <w:rtl/>
        </w:rPr>
        <w:t>ברכת התורה</w:t>
      </w:r>
      <w:bookmarkEnd w:id="1634"/>
      <w:bookmarkEnd w:id="1635"/>
      <w:r w:rsidRPr="006D3CF8">
        <w:rPr>
          <w:rStyle w:val="afffffb"/>
          <w:bCs w:val="0"/>
          <w:rtl/>
        </w:rPr>
        <w:t xml:space="preserve"> </w:t>
      </w:r>
    </w:p>
    <w:p w14:paraId="2A4778C5" w14:textId="1F06EBA1" w:rsidR="00A24328" w:rsidRDefault="00A30180" w:rsidP="009A59D1">
      <w:pPr>
        <w:pStyle w:val="38"/>
        <w:framePr w:wrap="notBeside"/>
        <w:rPr>
          <w:rtl/>
        </w:rPr>
      </w:pPr>
      <w:r w:rsidRPr="00660D7A">
        <w:rPr>
          <w:rFonts w:hint="cs"/>
          <w:rtl/>
        </w:rPr>
        <w:t xml:space="preserve">א. </w:t>
      </w:r>
      <w:r w:rsidR="005175F4" w:rsidRPr="00660D7A">
        <w:rPr>
          <w:rFonts w:hint="cs"/>
          <w:rtl/>
        </w:rPr>
        <w:t>רי</w:t>
      </w:r>
      <w:r w:rsidR="005175F4" w:rsidRPr="00660D7A">
        <w:rPr>
          <w:rtl/>
        </w:rPr>
        <w:t>"</w:t>
      </w:r>
      <w:r w:rsidR="005175F4" w:rsidRPr="00660D7A">
        <w:rPr>
          <w:rFonts w:hint="cs"/>
          <w:rtl/>
        </w:rPr>
        <w:t>ש</w:t>
      </w:r>
      <w:r w:rsidR="009B14FE">
        <w:rPr>
          <w:rtl/>
        </w:rPr>
        <w:t>:</w:t>
      </w:r>
    </w:p>
    <w:p w14:paraId="4C54E987" w14:textId="723D0721" w:rsidR="00834777" w:rsidRPr="000528DA" w:rsidRDefault="005175F4" w:rsidP="000528DA">
      <w:pPr>
        <w:rPr>
          <w:rtl/>
        </w:rPr>
      </w:pPr>
      <w:bookmarkStart w:id="1636" w:name="_Toc193636361"/>
      <w:bookmarkStart w:id="1637" w:name="_Toc216184969"/>
      <w:r w:rsidRPr="00A10336">
        <w:rPr>
          <w:rStyle w:val="30"/>
          <w:rtl/>
        </w:rPr>
        <w:t>ק"ו</w:t>
      </w:r>
      <w:r w:rsidR="00A30180" w:rsidRPr="00A10336">
        <w:rPr>
          <w:rStyle w:val="30"/>
          <w:rtl/>
        </w:rPr>
        <w:t>,</w:t>
      </w:r>
      <w:bookmarkEnd w:id="1636"/>
      <w:bookmarkEnd w:id="1637"/>
      <w:r w:rsidR="00A30180" w:rsidRPr="000528DA">
        <w:rPr>
          <w:rFonts w:ascii="Fb Fontext" w:hAnsi="Fb Fontext"/>
          <w:rtl/>
        </w:rPr>
        <w:t xml:space="preserve"> על חיי שעה מברך </w:t>
      </w:r>
      <w:r w:rsidRPr="000528DA">
        <w:rPr>
          <w:rFonts w:ascii="Fb Fontext" w:hAnsi="Fb Fontext" w:hint="cs"/>
          <w:rtl/>
        </w:rPr>
        <w:t>כ</w:t>
      </w:r>
      <w:r w:rsidRPr="000528DA">
        <w:rPr>
          <w:rFonts w:ascii="Fb Fontext" w:hAnsi="Fb Fontext"/>
          <w:rtl/>
        </w:rPr>
        <w:t>"</w:t>
      </w:r>
      <w:r w:rsidRPr="000528DA">
        <w:rPr>
          <w:rFonts w:ascii="Fb Fontext" w:hAnsi="Fb Fontext" w:hint="cs"/>
          <w:rtl/>
        </w:rPr>
        <w:t>ש על חיי העוה</w:t>
      </w:r>
      <w:r w:rsidRPr="000528DA">
        <w:rPr>
          <w:rFonts w:ascii="Fb Fontext" w:hAnsi="Fb Fontext"/>
          <w:rtl/>
        </w:rPr>
        <w:t>"</w:t>
      </w:r>
      <w:r w:rsidRPr="000528DA">
        <w:rPr>
          <w:rFonts w:ascii="Fb Fontext" w:hAnsi="Fb Fontext" w:hint="cs"/>
          <w:rtl/>
        </w:rPr>
        <w:t>ב</w:t>
      </w:r>
      <w:r w:rsidR="00034624" w:rsidRPr="006D3CF8">
        <w:rPr>
          <w:rStyle w:val="afffffb"/>
          <w:rFonts w:hint="cs"/>
          <w:b w:val="0"/>
          <w:bCs w:val="0"/>
          <w:rtl/>
        </w:rPr>
        <w:t>,</w:t>
      </w:r>
    </w:p>
    <w:p w14:paraId="2E41E22C" w14:textId="4091E8B3" w:rsidR="00A24328" w:rsidRDefault="00A30180" w:rsidP="009A59D1">
      <w:pPr>
        <w:pStyle w:val="38"/>
        <w:framePr w:wrap="notBeside"/>
        <w:rPr>
          <w:rtl/>
        </w:rPr>
      </w:pPr>
      <w:r w:rsidRPr="00660D7A">
        <w:rPr>
          <w:rFonts w:hint="cs"/>
          <w:rtl/>
        </w:rPr>
        <w:t xml:space="preserve">ב. </w:t>
      </w:r>
      <w:r w:rsidR="00034624" w:rsidRPr="00660D7A">
        <w:rPr>
          <w:rFonts w:hint="cs"/>
          <w:rtl/>
        </w:rPr>
        <w:t>רי"</w:t>
      </w:r>
      <w:r w:rsidR="005175F4" w:rsidRPr="00660D7A">
        <w:rPr>
          <w:rFonts w:hint="cs"/>
          <w:rtl/>
        </w:rPr>
        <w:t>ש</w:t>
      </w:r>
      <w:r w:rsidR="009B14FE">
        <w:rPr>
          <w:rtl/>
        </w:rPr>
        <w:t>:</w:t>
      </w:r>
    </w:p>
    <w:p w14:paraId="52C43CD4" w14:textId="0652B6F7" w:rsidR="005175F4" w:rsidRPr="000528DA" w:rsidRDefault="005175F4" w:rsidP="00414BC4">
      <w:pPr>
        <w:rPr>
          <w:rtl/>
        </w:rPr>
      </w:pPr>
      <w:r w:rsidRPr="000528DA">
        <w:rPr>
          <w:rStyle w:val="ad"/>
          <w:rFonts w:hint="cs"/>
          <w:rtl/>
        </w:rPr>
        <w:t>'</w:t>
      </w:r>
      <w:r w:rsidRPr="000528DA">
        <w:rPr>
          <w:rStyle w:val="ad"/>
          <w:rtl/>
        </w:rPr>
        <w:t>על הארץ הטובה אשר נתן לך</w:t>
      </w:r>
      <w:r w:rsidRPr="000528DA">
        <w:rPr>
          <w:rStyle w:val="ad"/>
          <w:rFonts w:hint="cs"/>
          <w:rtl/>
        </w:rPr>
        <w:t>'</w:t>
      </w:r>
      <w:r w:rsidR="0025401A" w:rsidRPr="000528DA">
        <w:rPr>
          <w:rFonts w:hint="cs"/>
          <w:rtl/>
        </w:rPr>
        <w:t xml:space="preserve"> </w:t>
      </w:r>
      <w:r w:rsidRPr="00414BC4">
        <w:rPr>
          <w:rStyle w:val="afffff9"/>
          <w:rtl/>
        </w:rPr>
        <w:t>ולהלן</w:t>
      </w:r>
      <w:r w:rsidR="00A30180" w:rsidRPr="00414BC4">
        <w:rPr>
          <w:rStyle w:val="afffff9"/>
          <w:rFonts w:hint="cs"/>
          <w:rtl/>
        </w:rPr>
        <w:t>:</w:t>
      </w:r>
      <w:r w:rsidRPr="00E34F28">
        <w:rPr>
          <w:rStyle w:val="afffff9"/>
          <w:rtl/>
        </w:rPr>
        <w:t xml:space="preserve"> </w:t>
      </w:r>
      <w:r w:rsidRPr="000528DA">
        <w:rPr>
          <w:rStyle w:val="ad"/>
          <w:rFonts w:hint="cs"/>
          <w:rtl/>
        </w:rPr>
        <w:t>'</w:t>
      </w:r>
      <w:r w:rsidRPr="000528DA">
        <w:rPr>
          <w:rStyle w:val="ad"/>
          <w:rtl/>
        </w:rPr>
        <w:t>ואתנה לך את לחת האבן והתורה והמצוה</w:t>
      </w:r>
      <w:r w:rsidR="003A087D" w:rsidRPr="000528DA">
        <w:rPr>
          <w:rStyle w:val="ad"/>
          <w:rFonts w:hint="cs"/>
          <w:rtl/>
        </w:rPr>
        <w:t>'</w:t>
      </w:r>
    </w:p>
    <w:p w14:paraId="4D5E69A8" w14:textId="77777777" w:rsidR="005175F4" w:rsidRPr="00E34F28" w:rsidRDefault="005175F4" w:rsidP="000F6DD4">
      <w:pPr>
        <w:pStyle w:val="afffffc"/>
        <w:rPr>
          <w:rtl/>
        </w:rPr>
      </w:pPr>
      <w:bookmarkStart w:id="1638" w:name="_Toc193636362"/>
      <w:bookmarkStart w:id="1639" w:name="_Toc216184970"/>
      <w:r w:rsidRPr="007D462B">
        <w:rPr>
          <w:rtl/>
        </w:rPr>
        <w:t>כשם שמברך על הטובה כך מברך על הרעה</w:t>
      </w:r>
      <w:bookmarkEnd w:id="1638"/>
      <w:bookmarkEnd w:id="1639"/>
    </w:p>
    <w:p w14:paraId="630DA392" w14:textId="5C5EB831" w:rsidR="00A24328" w:rsidRDefault="00A30180" w:rsidP="009A59D1">
      <w:pPr>
        <w:pStyle w:val="38"/>
        <w:framePr w:wrap="notBeside"/>
        <w:rPr>
          <w:rtl/>
        </w:rPr>
      </w:pPr>
      <w:r w:rsidRPr="00660D7A">
        <w:rPr>
          <w:rFonts w:hint="cs"/>
          <w:rtl/>
        </w:rPr>
        <w:t>א. ר"מ</w:t>
      </w:r>
      <w:r w:rsidR="009B14FE">
        <w:rPr>
          <w:rtl/>
        </w:rPr>
        <w:t>:</w:t>
      </w:r>
    </w:p>
    <w:p w14:paraId="3A08274D" w14:textId="308E6D8E" w:rsidR="00834777" w:rsidRPr="000528DA" w:rsidRDefault="005175F4" w:rsidP="000528DA">
      <w:pPr>
        <w:rPr>
          <w:rtl/>
        </w:rPr>
      </w:pPr>
      <w:r w:rsidRPr="000528DA">
        <w:rPr>
          <w:rStyle w:val="ad"/>
          <w:rFonts w:hint="cs"/>
          <w:rtl/>
        </w:rPr>
        <w:t>'</w:t>
      </w:r>
      <w:r w:rsidRPr="000528DA">
        <w:rPr>
          <w:rStyle w:val="ad"/>
          <w:rtl/>
        </w:rPr>
        <w:t>אשר נתן לך ה' אלהיך</w:t>
      </w:r>
      <w:r w:rsidRPr="000528DA">
        <w:rPr>
          <w:rStyle w:val="ad"/>
          <w:rFonts w:hint="cs"/>
          <w:rtl/>
        </w:rPr>
        <w:t>'</w:t>
      </w:r>
      <w:r w:rsidRPr="000528DA">
        <w:rPr>
          <w:rStyle w:val="ad"/>
          <w:rtl/>
        </w:rPr>
        <w:t xml:space="preserve"> </w:t>
      </w:r>
      <w:r w:rsidRPr="000528DA">
        <w:rPr>
          <w:rtl/>
        </w:rPr>
        <w:t xml:space="preserve">- דיינך, בכל דין שדנך, </w:t>
      </w:r>
    </w:p>
    <w:p w14:paraId="65D88392" w14:textId="77777777" w:rsidR="005175F4" w:rsidRPr="000528DA" w:rsidRDefault="005175F4" w:rsidP="000528DA">
      <w:pPr>
        <w:rPr>
          <w:rtl/>
        </w:rPr>
      </w:pPr>
      <w:r w:rsidRPr="000528DA">
        <w:rPr>
          <w:rtl/>
        </w:rPr>
        <w:t>בין מדה טובה ובין מדה פורענות.</w:t>
      </w:r>
    </w:p>
    <w:p w14:paraId="14AD3CCE" w14:textId="446B019B" w:rsidR="00A24328" w:rsidRDefault="00A30180" w:rsidP="009A59D1">
      <w:pPr>
        <w:pStyle w:val="38"/>
        <w:framePr w:wrap="notBeside"/>
        <w:rPr>
          <w:rtl/>
        </w:rPr>
      </w:pPr>
      <w:r w:rsidRPr="00660D7A">
        <w:rPr>
          <w:rFonts w:hint="cs"/>
          <w:rtl/>
        </w:rPr>
        <w:t xml:space="preserve">ב. </w:t>
      </w:r>
      <w:r w:rsidR="005175F4" w:rsidRPr="00660D7A">
        <w:rPr>
          <w:rtl/>
        </w:rPr>
        <w:t>ר</w:t>
      </w:r>
      <w:r w:rsidR="005175F4" w:rsidRPr="00660D7A">
        <w:rPr>
          <w:rFonts w:hint="cs"/>
          <w:rtl/>
        </w:rPr>
        <w:t>יב"ב</w:t>
      </w:r>
      <w:r w:rsidR="00A24328">
        <w:rPr>
          <w:rtl/>
        </w:rPr>
        <w:t>:</w:t>
      </w:r>
    </w:p>
    <w:p w14:paraId="12BA3DC0" w14:textId="1D4900B7" w:rsidR="00F64167" w:rsidRDefault="005175F4" w:rsidP="000528DA">
      <w:pPr>
        <w:rPr>
          <w:rtl/>
        </w:rPr>
      </w:pPr>
      <w:r w:rsidRPr="000528DA">
        <w:rPr>
          <w:rStyle w:val="ad"/>
          <w:rFonts w:hint="cs"/>
          <w:rtl/>
        </w:rPr>
        <w:t>'</w:t>
      </w:r>
      <w:r w:rsidRPr="000528DA">
        <w:rPr>
          <w:rStyle w:val="ad"/>
          <w:rtl/>
        </w:rPr>
        <w:t>טובה</w:t>
      </w:r>
      <w:r w:rsidRPr="000528DA">
        <w:rPr>
          <w:rStyle w:val="ad"/>
          <w:rFonts w:hint="cs"/>
          <w:rtl/>
        </w:rPr>
        <w:t>'</w:t>
      </w:r>
      <w:r w:rsidRPr="000528DA">
        <w:rPr>
          <w:rStyle w:val="ad"/>
          <w:rtl/>
        </w:rPr>
        <w:t xml:space="preserve"> </w:t>
      </w:r>
      <w:r w:rsidRPr="000528DA">
        <w:rPr>
          <w:rtl/>
        </w:rPr>
        <w:t xml:space="preserve">זו תורה </w:t>
      </w:r>
      <w:r w:rsidR="00034624" w:rsidRPr="000528DA">
        <w:rPr>
          <w:rFonts w:hint="cs"/>
          <w:rtl/>
        </w:rPr>
        <w:t>ד</w:t>
      </w:r>
      <w:r w:rsidR="003A087D" w:rsidRPr="000528DA">
        <w:rPr>
          <w:rFonts w:hint="cs"/>
          <w:rtl/>
        </w:rPr>
        <w:t>'</w:t>
      </w:r>
      <w:r w:rsidRPr="000528DA">
        <w:rPr>
          <w:rStyle w:val="ad"/>
          <w:rtl/>
        </w:rPr>
        <w:t>לקח טוב</w:t>
      </w:r>
      <w:r w:rsidR="00034624" w:rsidRPr="000528DA">
        <w:rPr>
          <w:rStyle w:val="ad"/>
          <w:rFonts w:hint="cs"/>
          <w:rtl/>
        </w:rPr>
        <w:t>',</w:t>
      </w:r>
      <w:r w:rsidRPr="000528DA">
        <w:rPr>
          <w:rStyle w:val="ad"/>
          <w:rtl/>
        </w:rPr>
        <w:t xml:space="preserve"> </w:t>
      </w:r>
    </w:p>
    <w:p w14:paraId="5ADA74A6" w14:textId="77777777" w:rsidR="00F64167" w:rsidRDefault="00834777" w:rsidP="000528DA">
      <w:pPr>
        <w:rPr>
          <w:rtl/>
        </w:rPr>
      </w:pPr>
      <w:r w:rsidRPr="000528DA">
        <w:rPr>
          <w:rStyle w:val="ad"/>
          <w:rFonts w:hint="cs"/>
          <w:rtl/>
        </w:rPr>
        <w:t xml:space="preserve"> </w:t>
      </w:r>
      <w:r w:rsidR="005175F4" w:rsidRPr="000528DA">
        <w:rPr>
          <w:rStyle w:val="ad"/>
          <w:rFonts w:hint="cs"/>
          <w:rtl/>
        </w:rPr>
        <w:t>'</w:t>
      </w:r>
      <w:r w:rsidR="005175F4" w:rsidRPr="000528DA">
        <w:rPr>
          <w:rStyle w:val="ad"/>
          <w:rtl/>
        </w:rPr>
        <w:t>הטובה</w:t>
      </w:r>
      <w:r w:rsidR="005175F4" w:rsidRPr="000528DA">
        <w:rPr>
          <w:rStyle w:val="ad"/>
          <w:rFonts w:hint="cs"/>
          <w:rtl/>
        </w:rPr>
        <w:t>'</w:t>
      </w:r>
      <w:r w:rsidR="005175F4" w:rsidRPr="000528DA">
        <w:rPr>
          <w:rStyle w:val="ad"/>
          <w:rtl/>
        </w:rPr>
        <w:t xml:space="preserve"> </w:t>
      </w:r>
      <w:r w:rsidR="005175F4" w:rsidRPr="000528DA">
        <w:rPr>
          <w:rtl/>
        </w:rPr>
        <w:t>זו בנין ירושלים, וכן</w:t>
      </w:r>
      <w:r w:rsidR="005175F4" w:rsidRPr="000528DA">
        <w:rPr>
          <w:rStyle w:val="ad"/>
          <w:rtl/>
        </w:rPr>
        <w:t xml:space="preserve"> </w:t>
      </w:r>
      <w:r w:rsidR="005175F4" w:rsidRPr="000528DA">
        <w:rPr>
          <w:rStyle w:val="ad"/>
          <w:rFonts w:hint="cs"/>
          <w:rtl/>
        </w:rPr>
        <w:t>'</w:t>
      </w:r>
      <w:r w:rsidR="005175F4" w:rsidRPr="000528DA">
        <w:rPr>
          <w:rStyle w:val="ad"/>
          <w:rtl/>
        </w:rPr>
        <w:t>ההר הטוב הזה והלבנון</w:t>
      </w:r>
      <w:r w:rsidR="005175F4" w:rsidRPr="000528DA">
        <w:rPr>
          <w:rStyle w:val="ad"/>
          <w:rFonts w:hint="cs"/>
          <w:rtl/>
        </w:rPr>
        <w:t>'</w:t>
      </w:r>
      <w:r w:rsidR="005175F4" w:rsidRPr="000528DA">
        <w:rPr>
          <w:rStyle w:val="ad"/>
          <w:rtl/>
        </w:rPr>
        <w:t>.</w:t>
      </w:r>
    </w:p>
    <w:p w14:paraId="09B38740" w14:textId="0DDFB975" w:rsidR="005175F4" w:rsidRPr="00E34F28" w:rsidRDefault="00683C59" w:rsidP="00F50A20">
      <w:pPr>
        <w:pStyle w:val="afffa"/>
        <w:rPr>
          <w:rtl/>
        </w:rPr>
      </w:pPr>
      <w:r>
        <w:rPr>
          <w:rFonts w:hint="cs"/>
          <w:rtl/>
        </w:rPr>
        <w:t>***</w:t>
      </w:r>
    </w:p>
    <w:p w14:paraId="47586529" w14:textId="77777777" w:rsidR="005175F4" w:rsidRPr="00E34F28" w:rsidRDefault="005175F4" w:rsidP="00EC0DC4">
      <w:pPr>
        <w:pStyle w:val="af2"/>
        <w:framePr w:wrap="around"/>
        <w:rPr>
          <w:rtl/>
        </w:rPr>
      </w:pPr>
      <w:r w:rsidRPr="009757B9">
        <w:rPr>
          <w:rtl/>
        </w:rPr>
        <w:t>מט.</w:t>
      </w:r>
    </w:p>
    <w:p w14:paraId="5B0AC524" w14:textId="48C41207" w:rsidR="00A24328" w:rsidRDefault="00A30180" w:rsidP="009A59D1">
      <w:pPr>
        <w:pStyle w:val="38"/>
        <w:framePr w:wrap="notBeside"/>
        <w:rPr>
          <w:rtl/>
        </w:rPr>
      </w:pPr>
      <w:r w:rsidRPr="00660D7A">
        <w:rPr>
          <w:rFonts w:hint="cs"/>
          <w:rtl/>
        </w:rPr>
        <w:t>א.</w:t>
      </w:r>
      <w:r w:rsidR="005175F4" w:rsidRPr="00660D7A">
        <w:rPr>
          <w:rFonts w:hint="cs"/>
          <w:rtl/>
        </w:rPr>
        <w:t xml:space="preserve"> </w:t>
      </w:r>
      <w:r w:rsidR="005175F4" w:rsidRPr="00660D7A">
        <w:rPr>
          <w:rtl/>
        </w:rPr>
        <w:t>ר</w:t>
      </w:r>
      <w:r w:rsidR="005175F4" w:rsidRPr="00660D7A">
        <w:rPr>
          <w:rFonts w:hint="cs"/>
          <w:rtl/>
        </w:rPr>
        <w:t>"א</w:t>
      </w:r>
      <w:r w:rsidR="00A24328">
        <w:rPr>
          <w:rtl/>
        </w:rPr>
        <w:t>:</w:t>
      </w:r>
    </w:p>
    <w:p w14:paraId="252DB79A" w14:textId="550279E2" w:rsidR="00034624" w:rsidRPr="000528DA" w:rsidRDefault="005175F4" w:rsidP="000528DA">
      <w:pPr>
        <w:rPr>
          <w:rtl/>
        </w:rPr>
      </w:pPr>
      <w:r w:rsidRPr="000528DA">
        <w:rPr>
          <w:rFonts w:ascii="Fb Fontext" w:hAnsi="Fb Fontext"/>
          <w:rtl/>
        </w:rPr>
        <w:t xml:space="preserve">כל שלא אמר </w:t>
      </w:r>
      <w:r w:rsidRPr="00A10336">
        <w:rPr>
          <w:rStyle w:val="30"/>
          <w:rtl/>
        </w:rPr>
        <w:t>ארץ חמדה טובה ורחבה</w:t>
      </w:r>
      <w:r w:rsidRPr="000528DA">
        <w:rPr>
          <w:rFonts w:ascii="Fb Fontext" w:hAnsi="Fb Fontext"/>
          <w:rtl/>
        </w:rPr>
        <w:t xml:space="preserve">, בברכת הארץ </w:t>
      </w:r>
      <w:r w:rsidRPr="00A10336">
        <w:rPr>
          <w:rStyle w:val="30"/>
          <w:rtl/>
        </w:rPr>
        <w:t>ומלכות בית דוד</w:t>
      </w:r>
      <w:r w:rsidRPr="000528DA">
        <w:rPr>
          <w:rFonts w:ascii="Fb Fontext" w:hAnsi="Fb Fontext"/>
          <w:rtl/>
        </w:rPr>
        <w:t xml:space="preserve"> בבונה ירושלים </w:t>
      </w:r>
      <w:r w:rsidRPr="000528DA">
        <w:rPr>
          <w:rtl/>
        </w:rPr>
        <w:t>לא יצא יד</w:t>
      </w:r>
      <w:r w:rsidRPr="000528DA">
        <w:rPr>
          <w:rFonts w:hint="cs"/>
          <w:rtl/>
        </w:rPr>
        <w:t>"ח</w:t>
      </w:r>
      <w:r w:rsidRPr="000528DA">
        <w:rPr>
          <w:rtl/>
        </w:rPr>
        <w:t>.</w:t>
      </w:r>
    </w:p>
    <w:p w14:paraId="128ADDC9" w14:textId="31951519" w:rsidR="00A24328" w:rsidRDefault="00A30180" w:rsidP="009A59D1">
      <w:pPr>
        <w:pStyle w:val="38"/>
        <w:framePr w:wrap="notBeside"/>
        <w:rPr>
          <w:rtl/>
        </w:rPr>
      </w:pPr>
      <w:r w:rsidRPr="00660D7A">
        <w:rPr>
          <w:rFonts w:hint="cs"/>
          <w:rtl/>
        </w:rPr>
        <w:t xml:space="preserve">ב. </w:t>
      </w:r>
      <w:r w:rsidR="005175F4" w:rsidRPr="00660D7A">
        <w:rPr>
          <w:rtl/>
        </w:rPr>
        <w:t>נחום הזקן</w:t>
      </w:r>
      <w:r w:rsidR="009B14FE">
        <w:rPr>
          <w:rtl/>
        </w:rPr>
        <w:t>:</w:t>
      </w:r>
    </w:p>
    <w:p w14:paraId="65E96363" w14:textId="4739E173" w:rsidR="00834777" w:rsidRPr="000528DA" w:rsidRDefault="005175F4" w:rsidP="000528DA">
      <w:pPr>
        <w:rPr>
          <w:rtl/>
        </w:rPr>
      </w:pPr>
      <w:r w:rsidRPr="000528DA">
        <w:rPr>
          <w:rtl/>
        </w:rPr>
        <w:t xml:space="preserve">צריך שיזכור בה </w:t>
      </w:r>
      <w:r w:rsidRPr="00A10336">
        <w:rPr>
          <w:rStyle w:val="30"/>
          <w:rtl/>
        </w:rPr>
        <w:t>ברית</w:t>
      </w:r>
      <w:r w:rsidRPr="000528DA">
        <w:rPr>
          <w:rtl/>
        </w:rPr>
        <w:t>.</w:t>
      </w:r>
    </w:p>
    <w:p w14:paraId="4B3032A3" w14:textId="0F674F25" w:rsidR="00A24328" w:rsidRDefault="00A30180" w:rsidP="009A59D1">
      <w:pPr>
        <w:pStyle w:val="38"/>
        <w:framePr w:wrap="notBeside"/>
        <w:rPr>
          <w:rtl/>
        </w:rPr>
      </w:pPr>
      <w:r w:rsidRPr="00660D7A">
        <w:rPr>
          <w:rFonts w:hint="cs"/>
          <w:rtl/>
        </w:rPr>
        <w:t>ג.</w:t>
      </w:r>
      <w:r w:rsidR="005175F4" w:rsidRPr="00660D7A">
        <w:rPr>
          <w:rFonts w:hint="cs"/>
          <w:rtl/>
        </w:rPr>
        <w:t xml:space="preserve"> </w:t>
      </w:r>
      <w:r w:rsidR="005175F4" w:rsidRPr="00660D7A">
        <w:rPr>
          <w:rtl/>
        </w:rPr>
        <w:t>רבי יוסי</w:t>
      </w:r>
      <w:r w:rsidR="009B14FE">
        <w:rPr>
          <w:rtl/>
        </w:rPr>
        <w:t>:</w:t>
      </w:r>
    </w:p>
    <w:p w14:paraId="4596C201" w14:textId="746B15CC" w:rsidR="00834777" w:rsidRPr="000528DA" w:rsidRDefault="005175F4" w:rsidP="000528DA">
      <w:pPr>
        <w:rPr>
          <w:rtl/>
        </w:rPr>
      </w:pPr>
      <w:r w:rsidRPr="000528DA">
        <w:rPr>
          <w:rtl/>
        </w:rPr>
        <w:t xml:space="preserve">צריך שיזכור בה </w:t>
      </w:r>
      <w:r w:rsidRPr="00A10336">
        <w:rPr>
          <w:rStyle w:val="30"/>
          <w:rtl/>
        </w:rPr>
        <w:t>תורה</w:t>
      </w:r>
      <w:r w:rsidRPr="000528DA">
        <w:rPr>
          <w:rtl/>
        </w:rPr>
        <w:t>.</w:t>
      </w:r>
    </w:p>
    <w:p w14:paraId="6CCAED69" w14:textId="73E7BC61" w:rsidR="00A24328" w:rsidRDefault="00A30180" w:rsidP="009A59D1">
      <w:pPr>
        <w:pStyle w:val="38"/>
        <w:framePr w:wrap="notBeside"/>
        <w:rPr>
          <w:rtl/>
        </w:rPr>
      </w:pPr>
      <w:r w:rsidRPr="00660D7A">
        <w:rPr>
          <w:rFonts w:hint="cs"/>
          <w:rtl/>
        </w:rPr>
        <w:lastRenderedPageBreak/>
        <w:t>ד.</w:t>
      </w:r>
      <w:r w:rsidR="005175F4" w:rsidRPr="00660D7A">
        <w:rPr>
          <w:rFonts w:hint="cs"/>
          <w:rtl/>
        </w:rPr>
        <w:t xml:space="preserve"> </w:t>
      </w:r>
      <w:r w:rsidR="005175F4" w:rsidRPr="00660D7A">
        <w:rPr>
          <w:rtl/>
        </w:rPr>
        <w:t>פלימו</w:t>
      </w:r>
      <w:r w:rsidR="009B14FE">
        <w:rPr>
          <w:rtl/>
        </w:rPr>
        <w:t>:</w:t>
      </w:r>
    </w:p>
    <w:p w14:paraId="09CDC0EE" w14:textId="1313770D" w:rsidR="005175F4" w:rsidRPr="00161FAB" w:rsidRDefault="005175F4" w:rsidP="00161FAB">
      <w:pPr>
        <w:rPr>
          <w:rtl/>
        </w:rPr>
      </w:pPr>
      <w:r w:rsidRPr="00161FAB">
        <w:rPr>
          <w:rtl/>
        </w:rPr>
        <w:t>צריך ש</w:t>
      </w:r>
      <w:r w:rsidRPr="00A10336">
        <w:rPr>
          <w:rStyle w:val="30"/>
          <w:rtl/>
        </w:rPr>
        <w:t>יקדים ברית לתורה</w:t>
      </w:r>
      <w:r w:rsidRPr="00161FAB">
        <w:rPr>
          <w:rtl/>
        </w:rPr>
        <w:t xml:space="preserve"> </w:t>
      </w:r>
      <w:r w:rsidR="003A087D" w:rsidRPr="00161FAB">
        <w:rPr>
          <w:rFonts w:hint="cs"/>
          <w:rtl/>
        </w:rPr>
        <w:t>ש</w:t>
      </w:r>
      <w:r w:rsidRPr="00161FAB">
        <w:rPr>
          <w:rtl/>
        </w:rPr>
        <w:t>נתנה ב</w:t>
      </w:r>
      <w:r w:rsidR="003A087D" w:rsidRPr="00161FAB">
        <w:rPr>
          <w:rFonts w:hint="cs"/>
          <w:rtl/>
        </w:rPr>
        <w:t>ג'</w:t>
      </w:r>
      <w:r w:rsidRPr="00161FAB">
        <w:rPr>
          <w:rtl/>
        </w:rPr>
        <w:t xml:space="preserve"> בריתות</w:t>
      </w:r>
      <w:r w:rsidR="00757560" w:rsidRPr="00161FAB">
        <w:rPr>
          <w:rFonts w:hint="cs"/>
          <w:rtl/>
        </w:rPr>
        <w:t>,</w:t>
      </w:r>
      <w:r w:rsidRPr="00161FAB">
        <w:rPr>
          <w:rtl/>
        </w:rPr>
        <w:t xml:space="preserve"> </w:t>
      </w:r>
      <w:r w:rsidR="00A30180" w:rsidRPr="00161FAB">
        <w:rPr>
          <w:rtl/>
        </w:rPr>
        <w:t>וזו ב</w:t>
      </w:r>
      <w:r w:rsidR="00A30180" w:rsidRPr="00161FAB">
        <w:rPr>
          <w:rFonts w:hint="cs"/>
          <w:rtl/>
        </w:rPr>
        <w:t>י"ג</w:t>
      </w:r>
      <w:r w:rsidRPr="00161FAB">
        <w:rPr>
          <w:rtl/>
        </w:rPr>
        <w:t xml:space="preserve"> בריתות.</w:t>
      </w:r>
    </w:p>
    <w:p w14:paraId="4444712B" w14:textId="52205EE9" w:rsidR="00A24328" w:rsidRDefault="00A30180" w:rsidP="009A59D1">
      <w:pPr>
        <w:pStyle w:val="38"/>
        <w:framePr w:wrap="notBeside"/>
        <w:rPr>
          <w:rtl/>
        </w:rPr>
      </w:pPr>
      <w:r w:rsidRPr="00660D7A">
        <w:rPr>
          <w:rFonts w:hint="cs"/>
          <w:rtl/>
        </w:rPr>
        <w:t>ה.</w:t>
      </w:r>
      <w:r w:rsidR="005175F4" w:rsidRPr="00660D7A">
        <w:rPr>
          <w:rFonts w:hint="cs"/>
          <w:rtl/>
        </w:rPr>
        <w:t xml:space="preserve"> </w:t>
      </w:r>
      <w:r w:rsidR="003A087D" w:rsidRPr="00660D7A">
        <w:rPr>
          <w:rFonts w:hint="cs"/>
          <w:rtl/>
        </w:rPr>
        <w:t>ר"א</w:t>
      </w:r>
      <w:r w:rsidR="00A24328">
        <w:rPr>
          <w:rtl/>
        </w:rPr>
        <w:t>:</w:t>
      </w:r>
    </w:p>
    <w:p w14:paraId="356F273B" w14:textId="4002BE1F" w:rsidR="00A30180" w:rsidRPr="000528DA" w:rsidRDefault="005175F4" w:rsidP="000528DA">
      <w:pPr>
        <w:rPr>
          <w:rtl/>
        </w:rPr>
      </w:pPr>
      <w:bookmarkStart w:id="1640" w:name="_Toc193636363"/>
      <w:bookmarkStart w:id="1641" w:name="_Toc216184971"/>
      <w:r w:rsidRPr="00A10336">
        <w:rPr>
          <w:rStyle w:val="30"/>
          <w:rtl/>
        </w:rPr>
        <w:t>שיאמר בה הודאה תחלה וסוף</w:t>
      </w:r>
      <w:r w:rsidR="00A30180" w:rsidRPr="00A10336">
        <w:rPr>
          <w:rStyle w:val="30"/>
          <w:rtl/>
        </w:rPr>
        <w:t>,</w:t>
      </w:r>
      <w:bookmarkEnd w:id="1640"/>
      <w:bookmarkEnd w:id="1641"/>
      <w:r w:rsidR="00A30180" w:rsidRPr="000528DA">
        <w:rPr>
          <w:rtl/>
        </w:rPr>
        <w:t xml:space="preserve"> </w:t>
      </w:r>
    </w:p>
    <w:p w14:paraId="0440C1D4" w14:textId="77777777" w:rsidR="005175F4" w:rsidRPr="000528DA" w:rsidRDefault="005175F4" w:rsidP="000528DA">
      <w:pPr>
        <w:rPr>
          <w:rtl/>
        </w:rPr>
      </w:pPr>
      <w:r w:rsidRPr="000528DA">
        <w:rPr>
          <w:rtl/>
        </w:rPr>
        <w:t>וכל הפוחת מאחת הר</w:t>
      </w:r>
      <w:r w:rsidRPr="000528DA">
        <w:rPr>
          <w:rFonts w:hint="cs"/>
          <w:rtl/>
        </w:rPr>
        <w:t>"ז</w:t>
      </w:r>
      <w:r w:rsidRPr="000528DA">
        <w:rPr>
          <w:rtl/>
        </w:rPr>
        <w:t xml:space="preserve"> מגונה.</w:t>
      </w:r>
    </w:p>
    <w:p w14:paraId="435888C1" w14:textId="77777777" w:rsidR="005175F4" w:rsidRPr="000528DA" w:rsidRDefault="005175F4" w:rsidP="000528DA">
      <w:pPr>
        <w:rPr>
          <w:rtl/>
        </w:rPr>
      </w:pPr>
      <w:r w:rsidRPr="000528DA">
        <w:rPr>
          <w:rtl/>
        </w:rPr>
        <w:t>וכל החותם מנחיל ארצות בברכת הארץ ומושיע את ישראל בבונה ירושלים - הרי זה בור,</w:t>
      </w:r>
    </w:p>
    <w:p w14:paraId="60FFA164" w14:textId="16B6DE43" w:rsidR="005175F4" w:rsidRPr="000528DA" w:rsidRDefault="005175F4" w:rsidP="00161FAB">
      <w:pPr>
        <w:rPr>
          <w:rtl/>
        </w:rPr>
      </w:pPr>
      <w:r w:rsidRPr="000528DA">
        <w:rPr>
          <w:rtl/>
        </w:rPr>
        <w:t>וכל שאינו אומר ברית ותורה בברכת הארץ ומלכות בית דוד בבונה ירושלים- לא יצא יד</w:t>
      </w:r>
      <w:r w:rsidRPr="000528DA">
        <w:rPr>
          <w:rFonts w:hint="cs"/>
          <w:rtl/>
        </w:rPr>
        <w:t>"ח</w:t>
      </w:r>
      <w:r w:rsidR="004A683F" w:rsidRPr="000528DA">
        <w:rPr>
          <w:rFonts w:hint="cs"/>
          <w:rtl/>
        </w:rPr>
        <w:t xml:space="preserve">, </w:t>
      </w:r>
      <w:r w:rsidRPr="000528DA">
        <w:rPr>
          <w:rtl/>
        </w:rPr>
        <w:t xml:space="preserve">מסייע </w:t>
      </w:r>
      <w:r w:rsidRPr="00E34F28">
        <w:rPr>
          <w:rStyle w:val="afffff9"/>
          <w:rtl/>
        </w:rPr>
        <w:t>ל</w:t>
      </w:r>
      <w:r w:rsidRPr="00E34F28">
        <w:rPr>
          <w:rStyle w:val="afffff9"/>
          <w:rFonts w:hint="cs"/>
          <w:rtl/>
        </w:rPr>
        <w:t>ר</w:t>
      </w:r>
      <w:r w:rsidRPr="00E34F28">
        <w:rPr>
          <w:rStyle w:val="afffff9"/>
          <w:rtl/>
        </w:rPr>
        <w:t>"</w:t>
      </w:r>
      <w:r w:rsidRPr="00E34F28">
        <w:rPr>
          <w:rStyle w:val="afffff9"/>
          <w:rFonts w:hint="cs"/>
          <w:rtl/>
        </w:rPr>
        <w:t>א</w:t>
      </w:r>
      <w:r w:rsidRPr="000528DA">
        <w:rPr>
          <w:rFonts w:hint="cs"/>
          <w:rtl/>
        </w:rPr>
        <w:t xml:space="preserve"> שכן אמר </w:t>
      </w:r>
      <w:r w:rsidRPr="00E34F28">
        <w:rPr>
          <w:rStyle w:val="afffff9"/>
          <w:rFonts w:hint="cs"/>
          <w:rtl/>
        </w:rPr>
        <w:t>מרבינו</w:t>
      </w:r>
    </w:p>
    <w:p w14:paraId="49DF5497" w14:textId="77777777" w:rsidR="00A30180" w:rsidRPr="00161FAB" w:rsidRDefault="00A30180" w:rsidP="00161FAB">
      <w:pPr>
        <w:pStyle w:val="afffffc"/>
        <w:rPr>
          <w:rtl/>
        </w:rPr>
      </w:pPr>
      <w:bookmarkStart w:id="1642" w:name="_Toc193636364"/>
      <w:bookmarkStart w:id="1643" w:name="_Toc216184972"/>
      <w:r w:rsidRPr="00161FAB">
        <w:rPr>
          <w:rFonts w:hint="cs"/>
          <w:rtl/>
        </w:rPr>
        <w:t>אי הטוב והמטיב צריכה מלכות</w:t>
      </w:r>
      <w:bookmarkEnd w:id="1642"/>
      <w:bookmarkEnd w:id="1643"/>
      <w:r w:rsidRPr="00161FAB">
        <w:rPr>
          <w:rFonts w:hint="cs"/>
          <w:rtl/>
        </w:rPr>
        <w:t xml:space="preserve"> </w:t>
      </w:r>
    </w:p>
    <w:p w14:paraId="48F3A3B4" w14:textId="4EF13E26" w:rsidR="00A24328" w:rsidRDefault="00161FAB" w:rsidP="009A59D1">
      <w:pPr>
        <w:pStyle w:val="38"/>
        <w:framePr w:wrap="notBeside"/>
        <w:rPr>
          <w:rtl/>
        </w:rPr>
      </w:pPr>
      <w:r w:rsidRPr="00660D7A">
        <w:rPr>
          <w:rFonts w:hint="cs"/>
          <w:rtl/>
        </w:rPr>
        <w:t>חלקו</w:t>
      </w:r>
      <w:r w:rsidR="009B14FE">
        <w:rPr>
          <w:rFonts w:hint="cs"/>
          <w:rtl/>
        </w:rPr>
        <w:t>:</w:t>
      </w:r>
    </w:p>
    <w:p w14:paraId="49E2748F" w14:textId="515870FE" w:rsidR="005175F4" w:rsidRPr="000528DA" w:rsidRDefault="00A30180" w:rsidP="00161FAB">
      <w:pPr>
        <w:rPr>
          <w:rtl/>
        </w:rPr>
      </w:pPr>
      <w:r w:rsidRPr="00E34F28">
        <w:rPr>
          <w:rStyle w:val="afffff9"/>
          <w:rFonts w:hint="cs"/>
          <w:rtl/>
        </w:rPr>
        <w:t>איב</w:t>
      </w:r>
      <w:r w:rsidR="00280386" w:rsidRPr="00E34F28">
        <w:rPr>
          <w:rStyle w:val="afffff9"/>
          <w:rtl/>
        </w:rPr>
        <w:t>"</w:t>
      </w:r>
      <w:r w:rsidRPr="00E34F28">
        <w:rPr>
          <w:rStyle w:val="afffff9"/>
          <w:rFonts w:hint="cs"/>
          <w:rtl/>
        </w:rPr>
        <w:t>ד</w:t>
      </w:r>
      <w:r w:rsidR="005175F4" w:rsidRPr="00E34F28">
        <w:rPr>
          <w:rStyle w:val="afffff9"/>
          <w:rtl/>
        </w:rPr>
        <w:t xml:space="preserve"> ורבנן,</w:t>
      </w:r>
      <w:r w:rsidRPr="000528DA">
        <w:rPr>
          <w:rFonts w:hint="cs"/>
          <w:rtl/>
        </w:rPr>
        <w:t xml:space="preserve"> </w:t>
      </w:r>
      <w:r w:rsidRPr="00E34F28">
        <w:rPr>
          <w:rStyle w:val="afffff9"/>
          <w:rFonts w:hint="cs"/>
          <w:rtl/>
        </w:rPr>
        <w:t>למ</w:t>
      </w:r>
      <w:r w:rsidR="00280386" w:rsidRPr="00E34F28">
        <w:rPr>
          <w:rStyle w:val="afffff9"/>
          <w:rtl/>
        </w:rPr>
        <w:t>"</w:t>
      </w:r>
      <w:r w:rsidRPr="00E34F28">
        <w:rPr>
          <w:rStyle w:val="afffff9"/>
          <w:rFonts w:hint="cs"/>
          <w:rtl/>
        </w:rPr>
        <w:t>ד</w:t>
      </w:r>
      <w:r w:rsidRPr="000528DA">
        <w:rPr>
          <w:rFonts w:hint="cs"/>
          <w:rtl/>
        </w:rPr>
        <w:t xml:space="preserve"> דרבנן- צריכה מלכות, </w:t>
      </w:r>
      <w:r w:rsidRPr="00E34F28">
        <w:rPr>
          <w:rStyle w:val="afffff9"/>
          <w:rFonts w:hint="cs"/>
          <w:rtl/>
        </w:rPr>
        <w:t>למ</w:t>
      </w:r>
      <w:r w:rsidR="00280386" w:rsidRPr="00E34F28">
        <w:rPr>
          <w:rStyle w:val="afffff9"/>
          <w:rtl/>
        </w:rPr>
        <w:t>"</w:t>
      </w:r>
      <w:r w:rsidRPr="00E34F28">
        <w:rPr>
          <w:rStyle w:val="afffff9"/>
          <w:rFonts w:hint="cs"/>
          <w:rtl/>
        </w:rPr>
        <w:t>ד</w:t>
      </w:r>
      <w:r w:rsidRPr="000528DA">
        <w:rPr>
          <w:rFonts w:hint="cs"/>
          <w:rtl/>
        </w:rPr>
        <w:t xml:space="preserve"> דאורייתא א</w:t>
      </w:r>
      <w:r w:rsidR="00280386" w:rsidRPr="000528DA">
        <w:rPr>
          <w:rtl/>
        </w:rPr>
        <w:t>"</w:t>
      </w:r>
      <w:r w:rsidRPr="000528DA">
        <w:rPr>
          <w:rFonts w:hint="cs"/>
          <w:rtl/>
        </w:rPr>
        <w:t>צ.</w:t>
      </w:r>
    </w:p>
    <w:p w14:paraId="4AED7DD0" w14:textId="77777777" w:rsidR="00A30180" w:rsidRPr="00161FAB" w:rsidRDefault="004A683F" w:rsidP="00161FAB">
      <w:pPr>
        <w:pStyle w:val="afffffc"/>
        <w:rPr>
          <w:rtl/>
        </w:rPr>
      </w:pPr>
      <w:bookmarkStart w:id="1644" w:name="_Toc193636365"/>
      <w:bookmarkStart w:id="1645" w:name="_Toc216184973"/>
      <w:r w:rsidRPr="00161FAB">
        <w:rPr>
          <w:rtl/>
        </w:rPr>
        <w:t>מה</w:t>
      </w:r>
      <w:r w:rsidRPr="00161FAB">
        <w:rPr>
          <w:rFonts w:hint="cs"/>
          <w:rtl/>
        </w:rPr>
        <w:t xml:space="preserve"> </w:t>
      </w:r>
      <w:r w:rsidR="00A30180" w:rsidRPr="00161FAB">
        <w:rPr>
          <w:rtl/>
        </w:rPr>
        <w:t>חותם</w:t>
      </w:r>
      <w:r w:rsidR="005175F4" w:rsidRPr="00161FAB">
        <w:rPr>
          <w:rtl/>
        </w:rPr>
        <w:t xml:space="preserve"> בבנין ירושלים.</w:t>
      </w:r>
      <w:bookmarkEnd w:id="1644"/>
      <w:bookmarkEnd w:id="1645"/>
    </w:p>
    <w:p w14:paraId="25B7E8A6" w14:textId="13DA7A4F" w:rsidR="00A24328" w:rsidRDefault="00A30180" w:rsidP="009A59D1">
      <w:pPr>
        <w:pStyle w:val="38"/>
        <w:framePr w:wrap="notBeside"/>
        <w:rPr>
          <w:rtl/>
        </w:rPr>
      </w:pPr>
      <w:r w:rsidRPr="00660D7A">
        <w:rPr>
          <w:rtl/>
        </w:rPr>
        <w:t>ר</w:t>
      </w:r>
      <w:r w:rsidRPr="00660D7A">
        <w:rPr>
          <w:rFonts w:hint="cs"/>
          <w:rtl/>
        </w:rPr>
        <w:t>י</w:t>
      </w:r>
      <w:r w:rsidRPr="00660D7A">
        <w:rPr>
          <w:rtl/>
        </w:rPr>
        <w:t>בר"י</w:t>
      </w:r>
      <w:r w:rsidR="00A24328">
        <w:rPr>
          <w:rtl/>
        </w:rPr>
        <w:t>:</w:t>
      </w:r>
    </w:p>
    <w:p w14:paraId="14007F0A" w14:textId="45DC0BA7" w:rsidR="005175F4" w:rsidRPr="000528DA" w:rsidRDefault="005175F4" w:rsidP="000528DA">
      <w:pPr>
        <w:rPr>
          <w:rtl/>
        </w:rPr>
      </w:pPr>
      <w:r w:rsidRPr="000528DA">
        <w:rPr>
          <w:rFonts w:hint="cs"/>
          <w:rtl/>
        </w:rPr>
        <w:t xml:space="preserve">אף </w:t>
      </w:r>
      <w:r w:rsidRPr="000528DA">
        <w:rPr>
          <w:rtl/>
        </w:rPr>
        <w:t>מושיע ישראל.</w:t>
      </w:r>
    </w:p>
    <w:p w14:paraId="0CC27A9C" w14:textId="087D4696" w:rsidR="00A24328" w:rsidRDefault="005175F4" w:rsidP="009A59D1">
      <w:pPr>
        <w:pStyle w:val="38"/>
        <w:framePr w:wrap="notBeside"/>
        <w:rPr>
          <w:rtl/>
        </w:rPr>
      </w:pPr>
      <w:r w:rsidRPr="00660D7A">
        <w:rPr>
          <w:rFonts w:hint="cs"/>
          <w:rtl/>
        </w:rPr>
        <w:t>רבר</w:t>
      </w:r>
      <w:r w:rsidRPr="00660D7A">
        <w:rPr>
          <w:rtl/>
        </w:rPr>
        <w:t>"</w:t>
      </w:r>
      <w:r w:rsidRPr="00660D7A">
        <w:rPr>
          <w:rFonts w:hint="cs"/>
          <w:rtl/>
        </w:rPr>
        <w:t>ה</w:t>
      </w:r>
      <w:r w:rsidR="009B14FE">
        <w:rPr>
          <w:rtl/>
        </w:rPr>
        <w:t>:</w:t>
      </w:r>
    </w:p>
    <w:p w14:paraId="72165A60" w14:textId="1B650020" w:rsidR="005175F4" w:rsidRPr="000528DA" w:rsidRDefault="00F44FB1" w:rsidP="000528DA">
      <w:pPr>
        <w:rPr>
          <w:rtl/>
        </w:rPr>
      </w:pPr>
      <w:bookmarkStart w:id="1646" w:name="_Toc193636366"/>
      <w:bookmarkStart w:id="1647" w:name="_Toc216184974"/>
      <w:r w:rsidRPr="00A10336">
        <w:rPr>
          <w:rStyle w:val="30"/>
          <w:rFonts w:hint="cs"/>
          <w:rtl/>
        </w:rPr>
        <w:t>אצל</w:t>
      </w:r>
      <w:bookmarkEnd w:id="1646"/>
      <w:bookmarkEnd w:id="1647"/>
      <w:r w:rsidRPr="00A10336">
        <w:rPr>
          <w:rStyle w:val="30"/>
          <w:rFonts w:hint="cs"/>
          <w:rtl/>
        </w:rPr>
        <w:t xml:space="preserve"> </w:t>
      </w:r>
      <w:r w:rsidR="005175F4" w:rsidRPr="00E34F28">
        <w:rPr>
          <w:rStyle w:val="afffff9"/>
          <w:rtl/>
        </w:rPr>
        <w:t>ריש גלותא,</w:t>
      </w:r>
      <w:r w:rsidR="00757560" w:rsidRPr="000528DA">
        <w:rPr>
          <w:rtl/>
        </w:rPr>
        <w:t xml:space="preserve"> פתח בחד וסיים ב</w:t>
      </w:r>
      <w:r w:rsidR="00757560" w:rsidRPr="000528DA">
        <w:rPr>
          <w:rFonts w:hint="cs"/>
          <w:rtl/>
        </w:rPr>
        <w:t>שנים</w:t>
      </w:r>
      <w:r w:rsidR="005175F4" w:rsidRPr="000528DA">
        <w:rPr>
          <w:rtl/>
        </w:rPr>
        <w:t>.</w:t>
      </w:r>
      <w:r w:rsidR="005175F4" w:rsidRPr="000528DA">
        <w:rPr>
          <w:rFonts w:hint="cs"/>
          <w:rtl/>
        </w:rPr>
        <w:t xml:space="preserve"> </w:t>
      </w:r>
      <w:r w:rsidR="005175F4" w:rsidRPr="00E34F28">
        <w:rPr>
          <w:rStyle w:val="afffff9"/>
          <w:rFonts w:hint="cs"/>
          <w:rtl/>
        </w:rPr>
        <w:t>ר</w:t>
      </w:r>
      <w:r w:rsidR="005175F4" w:rsidRPr="00E34F28">
        <w:rPr>
          <w:rStyle w:val="afffff9"/>
          <w:rtl/>
        </w:rPr>
        <w:t>"</w:t>
      </w:r>
      <w:r w:rsidR="005175F4" w:rsidRPr="00E34F28">
        <w:rPr>
          <w:rStyle w:val="afffff9"/>
          <w:rFonts w:hint="cs"/>
          <w:rtl/>
        </w:rPr>
        <w:t xml:space="preserve">ח </w:t>
      </w:r>
      <w:r w:rsidR="005175F4" w:rsidRPr="000528DA">
        <w:rPr>
          <w:rFonts w:hint="cs"/>
          <w:rtl/>
        </w:rPr>
        <w:t xml:space="preserve">גבורה למחתם בשתים? הא </w:t>
      </w:r>
      <w:r w:rsidR="005175F4" w:rsidRPr="00E34F28">
        <w:rPr>
          <w:rStyle w:val="afffff9"/>
          <w:rFonts w:hint="cs"/>
          <w:rtl/>
        </w:rPr>
        <w:t>לרבי</w:t>
      </w:r>
      <w:r w:rsidR="005175F4" w:rsidRPr="000528DA">
        <w:rPr>
          <w:rFonts w:hint="cs"/>
          <w:rtl/>
        </w:rPr>
        <w:t xml:space="preserve"> אין חותמין בשנים</w:t>
      </w:r>
    </w:p>
    <w:p w14:paraId="2FDEC7E8" w14:textId="0E55A5ED" w:rsidR="00A24328" w:rsidRDefault="005175F4" w:rsidP="009A59D1">
      <w:pPr>
        <w:pStyle w:val="38"/>
        <w:framePr w:wrap="notBeside"/>
        <w:rPr>
          <w:rtl/>
        </w:rPr>
      </w:pPr>
      <w:r w:rsidRPr="00660D7A">
        <w:rPr>
          <w:rFonts w:hint="cs"/>
          <w:rtl/>
        </w:rPr>
        <w:t>והך</w:t>
      </w:r>
      <w:r w:rsidR="009B14FE">
        <w:rPr>
          <w:rtl/>
        </w:rPr>
        <w:t>:</w:t>
      </w:r>
    </w:p>
    <w:p w14:paraId="5E961A78" w14:textId="0A711928" w:rsidR="005175F4" w:rsidRPr="000528DA" w:rsidRDefault="005175F4" w:rsidP="000528DA">
      <w:pPr>
        <w:rPr>
          <w:rtl/>
        </w:rPr>
      </w:pPr>
      <w:r w:rsidRPr="000528DA">
        <w:rPr>
          <w:rFonts w:hint="cs"/>
          <w:rtl/>
        </w:rPr>
        <w:t>ד</w:t>
      </w:r>
      <w:r w:rsidR="004A683F" w:rsidRPr="000528DA">
        <w:rPr>
          <w:rtl/>
        </w:rPr>
        <w:t>על הארץ ועל המזון</w:t>
      </w:r>
      <w:r w:rsidR="004A683F" w:rsidRPr="000528DA">
        <w:rPr>
          <w:rFonts w:hint="cs"/>
          <w:rtl/>
        </w:rPr>
        <w:t xml:space="preserve"> </w:t>
      </w:r>
      <w:r w:rsidRPr="000528DA">
        <w:rPr>
          <w:rtl/>
        </w:rPr>
        <w:t>ארץ דמפקא מזון.</w:t>
      </w:r>
    </w:p>
    <w:p w14:paraId="14763E23" w14:textId="3E053CDD" w:rsidR="00A24328" w:rsidRDefault="005175F4" w:rsidP="009A59D1">
      <w:pPr>
        <w:pStyle w:val="38"/>
        <w:framePr w:wrap="notBeside"/>
        <w:rPr>
          <w:rtl/>
        </w:rPr>
      </w:pPr>
      <w:r w:rsidRPr="00660D7A">
        <w:rPr>
          <w:rFonts w:hint="cs"/>
          <w:rtl/>
        </w:rPr>
        <w:t>והך</w:t>
      </w:r>
      <w:r w:rsidR="009B14FE">
        <w:rPr>
          <w:rFonts w:hint="cs"/>
          <w:rtl/>
        </w:rPr>
        <w:t>:</w:t>
      </w:r>
    </w:p>
    <w:p w14:paraId="3F8268B4" w14:textId="10A7E7DA" w:rsidR="005175F4" w:rsidRPr="000528DA" w:rsidRDefault="005175F4" w:rsidP="000528DA">
      <w:pPr>
        <w:rPr>
          <w:rtl/>
        </w:rPr>
      </w:pPr>
      <w:r w:rsidRPr="000528DA">
        <w:rPr>
          <w:rFonts w:hint="cs"/>
          <w:rtl/>
        </w:rPr>
        <w:t>ד</w:t>
      </w:r>
      <w:r w:rsidR="004A683F" w:rsidRPr="000528DA">
        <w:rPr>
          <w:rtl/>
        </w:rPr>
        <w:t xml:space="preserve">על הארץ ועל הפירות! </w:t>
      </w:r>
      <w:r w:rsidRPr="000528DA">
        <w:rPr>
          <w:rtl/>
        </w:rPr>
        <w:t>דמפקא פירות.</w:t>
      </w:r>
    </w:p>
    <w:p w14:paraId="3810ADC2" w14:textId="20789740" w:rsidR="00A24328" w:rsidRDefault="005175F4" w:rsidP="009A59D1">
      <w:pPr>
        <w:pStyle w:val="38"/>
        <w:framePr w:wrap="notBeside"/>
        <w:rPr>
          <w:rtl/>
        </w:rPr>
      </w:pPr>
      <w:r w:rsidRPr="00660D7A">
        <w:rPr>
          <w:rFonts w:hint="cs"/>
          <w:rtl/>
        </w:rPr>
        <w:t>והך</w:t>
      </w:r>
      <w:r w:rsidR="009B14FE">
        <w:rPr>
          <w:rFonts w:hint="cs"/>
          <w:rtl/>
        </w:rPr>
        <w:t>:</w:t>
      </w:r>
    </w:p>
    <w:p w14:paraId="08F78594" w14:textId="173A7113" w:rsidR="005175F4" w:rsidRPr="000528DA" w:rsidRDefault="005175F4" w:rsidP="000528DA">
      <w:pPr>
        <w:rPr>
          <w:rtl/>
        </w:rPr>
      </w:pPr>
      <w:r w:rsidRPr="000528DA">
        <w:rPr>
          <w:rFonts w:hint="cs"/>
          <w:rtl/>
        </w:rPr>
        <w:t>ד</w:t>
      </w:r>
      <w:r w:rsidR="004A683F" w:rsidRPr="000528DA">
        <w:rPr>
          <w:rtl/>
        </w:rPr>
        <w:t>מקדש ישראל והזמנים</w:t>
      </w:r>
      <w:r w:rsidR="001A37FB" w:rsidRPr="000528DA">
        <w:rPr>
          <w:rFonts w:hint="cs"/>
          <w:rtl/>
        </w:rPr>
        <w:t xml:space="preserve"> </w:t>
      </w:r>
      <w:r w:rsidRPr="000528DA">
        <w:rPr>
          <w:rtl/>
        </w:rPr>
        <w:t xml:space="preserve">ישראל </w:t>
      </w:r>
      <w:r w:rsidR="00834777" w:rsidRPr="000528DA">
        <w:rPr>
          <w:rFonts w:hint="cs"/>
          <w:rtl/>
        </w:rPr>
        <w:t>המקדשים</w:t>
      </w:r>
      <w:r w:rsidRPr="000528DA">
        <w:rPr>
          <w:rtl/>
        </w:rPr>
        <w:t xml:space="preserve"> לזמנים.</w:t>
      </w:r>
    </w:p>
    <w:p w14:paraId="1B49194C" w14:textId="6FFFA6E5" w:rsidR="00A24328" w:rsidRDefault="005175F4" w:rsidP="009A59D1">
      <w:pPr>
        <w:pStyle w:val="38"/>
        <w:framePr w:wrap="notBeside"/>
        <w:rPr>
          <w:rtl/>
        </w:rPr>
      </w:pPr>
      <w:r w:rsidRPr="00660D7A">
        <w:rPr>
          <w:rFonts w:hint="cs"/>
          <w:rtl/>
        </w:rPr>
        <w:t>והך</w:t>
      </w:r>
      <w:r w:rsidR="009B14FE">
        <w:rPr>
          <w:rFonts w:hint="cs"/>
          <w:rtl/>
        </w:rPr>
        <w:t>:</w:t>
      </w:r>
    </w:p>
    <w:p w14:paraId="1ACC3D7C" w14:textId="72E6CCBB" w:rsidR="005175F4" w:rsidRPr="000528DA" w:rsidRDefault="005175F4" w:rsidP="000528DA">
      <w:pPr>
        <w:rPr>
          <w:rtl/>
        </w:rPr>
      </w:pPr>
      <w:r w:rsidRPr="000528DA">
        <w:rPr>
          <w:rFonts w:hint="cs"/>
          <w:rtl/>
        </w:rPr>
        <w:t>ד</w:t>
      </w:r>
      <w:r w:rsidR="004A683F" w:rsidRPr="000528DA">
        <w:rPr>
          <w:rtl/>
        </w:rPr>
        <w:t>מקדש ישראל וראשי חדשים</w:t>
      </w:r>
      <w:r w:rsidR="004A683F" w:rsidRPr="000528DA">
        <w:rPr>
          <w:rFonts w:hint="cs"/>
          <w:rtl/>
        </w:rPr>
        <w:t>-</w:t>
      </w:r>
      <w:r w:rsidR="00834777" w:rsidRPr="000528DA">
        <w:rPr>
          <w:rtl/>
        </w:rPr>
        <w:t xml:space="preserve"> ישראל </w:t>
      </w:r>
      <w:r w:rsidR="00834777" w:rsidRPr="000528DA">
        <w:rPr>
          <w:rFonts w:hint="cs"/>
          <w:rtl/>
        </w:rPr>
        <w:t>המקדשים</w:t>
      </w:r>
      <w:r w:rsidRPr="000528DA">
        <w:rPr>
          <w:rtl/>
        </w:rPr>
        <w:t xml:space="preserve"> לראשי חדשים.</w:t>
      </w:r>
    </w:p>
    <w:p w14:paraId="131F4221" w14:textId="07C50103" w:rsidR="00A24328" w:rsidRDefault="005175F4" w:rsidP="009A59D1">
      <w:pPr>
        <w:pStyle w:val="38"/>
        <w:framePr w:wrap="notBeside"/>
        <w:rPr>
          <w:rtl/>
        </w:rPr>
      </w:pPr>
      <w:r w:rsidRPr="00660D7A">
        <w:rPr>
          <w:rFonts w:hint="cs"/>
          <w:rtl/>
        </w:rPr>
        <w:t>והך</w:t>
      </w:r>
      <w:r w:rsidR="009B14FE">
        <w:rPr>
          <w:rFonts w:hint="cs"/>
          <w:rtl/>
        </w:rPr>
        <w:t>:</w:t>
      </w:r>
    </w:p>
    <w:p w14:paraId="70C3D126" w14:textId="5E5C39B8" w:rsidR="005175F4" w:rsidRPr="00F95182" w:rsidRDefault="005175F4" w:rsidP="00161FAB">
      <w:pPr>
        <w:rPr>
          <w:rtl/>
        </w:rPr>
      </w:pPr>
      <w:r w:rsidRPr="00F95182">
        <w:rPr>
          <w:rFonts w:hint="cs"/>
          <w:rtl/>
        </w:rPr>
        <w:t>ד</w:t>
      </w:r>
      <w:r w:rsidRPr="00F95182">
        <w:rPr>
          <w:rtl/>
        </w:rPr>
        <w:t>מקדש השבת וישראל והזמנים</w:t>
      </w:r>
      <w:r w:rsidR="00161FAB" w:rsidRPr="00F95182">
        <w:rPr>
          <w:rFonts w:hint="cs"/>
          <w:rtl/>
        </w:rPr>
        <w:t>-</w:t>
      </w:r>
      <w:r w:rsidRPr="00F95182">
        <w:rPr>
          <w:rtl/>
        </w:rPr>
        <w:t xml:space="preserve"> חוץ מזו.</w:t>
      </w:r>
      <w:r w:rsidRPr="00F95182">
        <w:rPr>
          <w:rFonts w:hint="cs"/>
          <w:rtl/>
        </w:rPr>
        <w:t xml:space="preserve"> ד</w:t>
      </w:r>
      <w:r w:rsidR="001821B2" w:rsidRPr="00F95182">
        <w:rPr>
          <w:rFonts w:hint="cs"/>
          <w:rtl/>
        </w:rPr>
        <w:t>שם</w:t>
      </w:r>
      <w:r w:rsidRPr="00F95182">
        <w:rPr>
          <w:rFonts w:hint="cs"/>
          <w:rtl/>
        </w:rPr>
        <w:t xml:space="preserve"> כל </w:t>
      </w:r>
      <w:r w:rsidRPr="00F95182">
        <w:rPr>
          <w:rtl/>
        </w:rPr>
        <w:t>חד ב</w:t>
      </w:r>
      <w:r w:rsidRPr="00F95182">
        <w:rPr>
          <w:rFonts w:hint="cs"/>
          <w:rtl/>
        </w:rPr>
        <w:t>פנ</w:t>
      </w:r>
      <w:r w:rsidRPr="00F95182">
        <w:rPr>
          <w:rtl/>
        </w:rPr>
        <w:t>"</w:t>
      </w:r>
      <w:r w:rsidRPr="00F95182">
        <w:rPr>
          <w:rFonts w:hint="cs"/>
          <w:rtl/>
        </w:rPr>
        <w:t>ע</w:t>
      </w:r>
      <w:r w:rsidRPr="00F95182">
        <w:rPr>
          <w:rtl/>
        </w:rPr>
        <w:t>.</w:t>
      </w:r>
    </w:p>
    <w:p w14:paraId="233BA53A" w14:textId="33C88115" w:rsidR="005175F4" w:rsidRPr="00E34F28" w:rsidRDefault="004A683F" w:rsidP="00161FAB">
      <w:pPr>
        <w:pStyle w:val="afffff5"/>
        <w:spacing w:before="0" w:after="120"/>
        <w:rPr>
          <w:rtl/>
        </w:rPr>
      </w:pPr>
      <w:bookmarkStart w:id="1648" w:name="_Toc193636367"/>
      <w:bookmarkStart w:id="1649" w:name="_Toc216184975"/>
      <w:r w:rsidRPr="00A10336">
        <w:rPr>
          <w:rStyle w:val="30"/>
          <w:rFonts w:hint="cs"/>
          <w:rtl/>
        </w:rPr>
        <w:t>ו</w:t>
      </w:r>
      <w:r w:rsidR="00624D19" w:rsidRPr="00A10336">
        <w:rPr>
          <w:rStyle w:val="30"/>
          <w:rtl/>
        </w:rPr>
        <w:t>טע</w:t>
      </w:r>
      <w:r w:rsidR="00624D19" w:rsidRPr="00A10336">
        <w:rPr>
          <w:rStyle w:val="30"/>
          <w:rFonts w:hint="cs"/>
          <w:rtl/>
        </w:rPr>
        <w:t>ם</w:t>
      </w:r>
      <w:r w:rsidR="005175F4" w:rsidRPr="00A10336">
        <w:rPr>
          <w:rStyle w:val="30"/>
          <w:rtl/>
        </w:rPr>
        <w:t xml:space="preserve"> </w:t>
      </w:r>
      <w:r w:rsidR="00624D19" w:rsidRPr="00A10336">
        <w:rPr>
          <w:rStyle w:val="30"/>
          <w:rFonts w:hint="cs"/>
          <w:rtl/>
        </w:rPr>
        <w:t>ש</w:t>
      </w:r>
      <w:r w:rsidR="005175F4" w:rsidRPr="00A10336">
        <w:rPr>
          <w:rStyle w:val="30"/>
          <w:rtl/>
        </w:rPr>
        <w:t>אין חותמין בשתים</w:t>
      </w:r>
      <w:bookmarkEnd w:id="1648"/>
      <w:bookmarkEnd w:id="1649"/>
      <w:r w:rsidR="005175F4" w:rsidRPr="00FE3D07">
        <w:rPr>
          <w:rtl/>
        </w:rPr>
        <w:t xml:space="preserve"> שאין עושין מצות חבילות חבילות.</w:t>
      </w:r>
    </w:p>
    <w:p w14:paraId="66CE4CEE" w14:textId="60E63341" w:rsidR="00A24328" w:rsidRDefault="005175F4" w:rsidP="009A59D1">
      <w:pPr>
        <w:pStyle w:val="38"/>
        <w:framePr w:wrap="notBeside"/>
        <w:rPr>
          <w:rtl/>
        </w:rPr>
      </w:pPr>
      <w:r w:rsidRPr="00660D7A">
        <w:rPr>
          <w:rtl/>
        </w:rPr>
        <w:t>ר"</w:t>
      </w:r>
      <w:r w:rsidRPr="00660D7A">
        <w:rPr>
          <w:rFonts w:hint="cs"/>
          <w:rtl/>
        </w:rPr>
        <w:t>ש</w:t>
      </w:r>
      <w:r w:rsidR="009B14FE">
        <w:rPr>
          <w:rtl/>
        </w:rPr>
        <w:t>:</w:t>
      </w:r>
    </w:p>
    <w:p w14:paraId="36CA9660" w14:textId="3138B040" w:rsidR="00F64167" w:rsidRDefault="005175F4" w:rsidP="00161FAB">
      <w:pPr>
        <w:pStyle w:val="afffff5"/>
        <w:spacing w:before="0"/>
        <w:rPr>
          <w:rtl/>
        </w:rPr>
      </w:pPr>
      <w:r w:rsidRPr="00FE3D07">
        <w:rPr>
          <w:rtl/>
        </w:rPr>
        <w:t xml:space="preserve">פתח ברחם על עמך ישראל </w:t>
      </w:r>
      <w:r w:rsidR="00161FAB">
        <w:rPr>
          <w:rFonts w:hint="cs"/>
          <w:rtl/>
        </w:rPr>
        <w:t xml:space="preserve">- </w:t>
      </w:r>
      <w:r w:rsidRPr="00FE3D07">
        <w:rPr>
          <w:rtl/>
        </w:rPr>
        <w:t>חותם במוש</w:t>
      </w:r>
      <w:r w:rsidR="00624D19">
        <w:rPr>
          <w:rtl/>
        </w:rPr>
        <w:t xml:space="preserve">יע ישראל, </w:t>
      </w:r>
      <w:r w:rsidR="001A37FB">
        <w:rPr>
          <w:rFonts w:hint="cs"/>
          <w:rtl/>
        </w:rPr>
        <w:t xml:space="preserve"> </w:t>
      </w:r>
    </w:p>
    <w:p w14:paraId="7160F41C" w14:textId="4539003A" w:rsidR="005175F4" w:rsidRPr="000528DA" w:rsidRDefault="001A37FB" w:rsidP="000528DA">
      <w:pPr>
        <w:rPr>
          <w:rtl/>
        </w:rPr>
      </w:pPr>
      <w:r w:rsidRPr="000528DA">
        <w:rPr>
          <w:rFonts w:hint="cs"/>
          <w:rtl/>
        </w:rPr>
        <w:t xml:space="preserve">     </w:t>
      </w:r>
      <w:r w:rsidR="00624D19" w:rsidRPr="000528DA">
        <w:rPr>
          <w:rtl/>
        </w:rPr>
        <w:t xml:space="preserve">פתח ברחם על ירושלים </w:t>
      </w:r>
      <w:r w:rsidR="00161FAB">
        <w:rPr>
          <w:rFonts w:hint="cs"/>
          <w:rtl/>
        </w:rPr>
        <w:t xml:space="preserve">- </w:t>
      </w:r>
      <w:r w:rsidR="005175F4" w:rsidRPr="000528DA">
        <w:rPr>
          <w:rtl/>
        </w:rPr>
        <w:t>חותם בבונה ירושלים.</w:t>
      </w:r>
    </w:p>
    <w:p w14:paraId="6EB87E57" w14:textId="62E2B125" w:rsidR="00A24328" w:rsidRDefault="005175F4" w:rsidP="009A59D1">
      <w:pPr>
        <w:pStyle w:val="38"/>
        <w:framePr w:wrap="notBeside"/>
        <w:rPr>
          <w:rtl/>
        </w:rPr>
      </w:pPr>
      <w:r w:rsidRPr="00660D7A">
        <w:rPr>
          <w:rFonts w:hint="cs"/>
          <w:rtl/>
        </w:rPr>
        <w:t>ור</w:t>
      </w:r>
      <w:r w:rsidRPr="00660D7A">
        <w:rPr>
          <w:rtl/>
        </w:rPr>
        <w:t>"</w:t>
      </w:r>
      <w:r w:rsidRPr="00660D7A">
        <w:rPr>
          <w:rFonts w:hint="cs"/>
          <w:rtl/>
        </w:rPr>
        <w:t>נ</w:t>
      </w:r>
      <w:r w:rsidR="009B14FE">
        <w:rPr>
          <w:rtl/>
        </w:rPr>
        <w:t>:</w:t>
      </w:r>
    </w:p>
    <w:p w14:paraId="7C55EC15" w14:textId="136A43D2" w:rsidR="00F64167" w:rsidRDefault="005175F4" w:rsidP="000528DA">
      <w:pPr>
        <w:rPr>
          <w:rtl/>
        </w:rPr>
      </w:pPr>
      <w:r w:rsidRPr="000528DA">
        <w:rPr>
          <w:rFonts w:ascii="Fb Fontext" w:hAnsi="Fb Fontext"/>
          <w:rtl/>
        </w:rPr>
        <w:t xml:space="preserve">אפי' פתח ברחם על ישראל </w:t>
      </w:r>
      <w:r w:rsidR="00161FAB">
        <w:rPr>
          <w:rFonts w:hint="cs"/>
          <w:rtl/>
        </w:rPr>
        <w:t xml:space="preserve">- </w:t>
      </w:r>
      <w:r w:rsidRPr="000528DA">
        <w:rPr>
          <w:rFonts w:ascii="Fb Fontext" w:hAnsi="Fb Fontext"/>
          <w:rtl/>
        </w:rPr>
        <w:t>חותם בבונה ירושלים,</w:t>
      </w:r>
      <w:r w:rsidR="00624D19" w:rsidRPr="000528DA">
        <w:rPr>
          <w:rFonts w:ascii="Fb Fontext" w:hAnsi="Fb Fontext" w:hint="cs"/>
          <w:rtl/>
        </w:rPr>
        <w:t xml:space="preserve"> </w:t>
      </w:r>
    </w:p>
    <w:p w14:paraId="79542D73" w14:textId="77777777" w:rsidR="00F64167" w:rsidRDefault="001A37FB" w:rsidP="000528DA">
      <w:pPr>
        <w:rPr>
          <w:rtl/>
        </w:rPr>
      </w:pPr>
      <w:r w:rsidRPr="000528DA">
        <w:rPr>
          <w:rFonts w:ascii="Fb Fontext" w:hAnsi="Fb Fontext" w:hint="cs"/>
          <w:rtl/>
        </w:rPr>
        <w:t xml:space="preserve">     </w:t>
      </w:r>
      <w:r w:rsidR="005175F4" w:rsidRPr="000528DA">
        <w:rPr>
          <w:rFonts w:hint="cs"/>
          <w:rtl/>
        </w:rPr>
        <w:t>ד</w:t>
      </w:r>
      <w:r w:rsidR="005175F4" w:rsidRPr="000528DA">
        <w:rPr>
          <w:rtl/>
        </w:rPr>
        <w:t xml:space="preserve">אימתי </w:t>
      </w:r>
      <w:r w:rsidR="005175F4" w:rsidRPr="000528DA">
        <w:rPr>
          <w:rStyle w:val="ad"/>
          <w:rtl/>
        </w:rPr>
        <w:t xml:space="preserve">בונה ירושלים ה' </w:t>
      </w:r>
      <w:r w:rsidR="005175F4" w:rsidRPr="000528DA">
        <w:rPr>
          <w:rtl/>
        </w:rPr>
        <w:t xml:space="preserve">- בזמן </w:t>
      </w:r>
      <w:r w:rsidR="005175F4" w:rsidRPr="000528DA">
        <w:rPr>
          <w:rStyle w:val="ad"/>
          <w:rtl/>
        </w:rPr>
        <w:t>שנדחי ישראל יכנס</w:t>
      </w:r>
      <w:r w:rsidR="005175F4" w:rsidRPr="000528DA">
        <w:rPr>
          <w:rtl/>
        </w:rPr>
        <w:t>.</w:t>
      </w:r>
    </w:p>
    <w:p w14:paraId="601BE1B3" w14:textId="074EE92E" w:rsidR="005175F4" w:rsidRPr="00E34F28" w:rsidRDefault="00683C59" w:rsidP="00F50A20">
      <w:pPr>
        <w:pStyle w:val="afffa"/>
        <w:rPr>
          <w:rtl/>
        </w:rPr>
      </w:pPr>
      <w:r>
        <w:rPr>
          <w:rFonts w:hint="cs"/>
          <w:rtl/>
        </w:rPr>
        <w:t>***</w:t>
      </w:r>
    </w:p>
    <w:p w14:paraId="773F854A" w14:textId="3FFD5152" w:rsidR="00A24328" w:rsidRDefault="005175F4" w:rsidP="009A59D1">
      <w:pPr>
        <w:pStyle w:val="38"/>
        <w:framePr w:wrap="notBeside"/>
        <w:rPr>
          <w:rtl/>
        </w:rPr>
      </w:pPr>
      <w:r w:rsidRPr="00660D7A">
        <w:rPr>
          <w:rtl/>
        </w:rPr>
        <w:t>ר</w:t>
      </w:r>
      <w:r w:rsidRPr="00660D7A">
        <w:rPr>
          <w:rFonts w:hint="cs"/>
          <w:rtl/>
        </w:rPr>
        <w:t>"ז לר</w:t>
      </w:r>
      <w:r w:rsidRPr="00660D7A">
        <w:rPr>
          <w:rtl/>
        </w:rPr>
        <w:t>"</w:t>
      </w:r>
      <w:r w:rsidRPr="00660D7A">
        <w:rPr>
          <w:rFonts w:hint="cs"/>
          <w:rtl/>
        </w:rPr>
        <w:t>ח</w:t>
      </w:r>
      <w:r w:rsidR="009B14FE">
        <w:rPr>
          <w:rtl/>
        </w:rPr>
        <w:t>:</w:t>
      </w:r>
    </w:p>
    <w:p w14:paraId="4670B7B3" w14:textId="36D3D282" w:rsidR="005175F4" w:rsidRPr="000528DA" w:rsidRDefault="005175F4" w:rsidP="00161FAB">
      <w:pPr>
        <w:rPr>
          <w:rtl/>
        </w:rPr>
      </w:pPr>
      <w:r w:rsidRPr="000528DA">
        <w:rPr>
          <w:rFonts w:ascii="Fb Fontext" w:hAnsi="Fb Fontext"/>
          <w:rtl/>
        </w:rPr>
        <w:t>ניתי מר ונתני!</w:t>
      </w:r>
      <w:r w:rsidR="00161FAB">
        <w:rPr>
          <w:rFonts w:ascii="Fb Fontext" w:hAnsi="Fb Fontext" w:hint="cs"/>
          <w:rtl/>
        </w:rPr>
        <w:t xml:space="preserve"> </w:t>
      </w:r>
      <w:r w:rsidRPr="000528DA">
        <w:rPr>
          <w:rFonts w:ascii="Fb Fontext" w:hAnsi="Fb Fontext"/>
          <w:rtl/>
        </w:rPr>
        <w:t xml:space="preserve">- </w:t>
      </w:r>
      <w:r w:rsidRPr="00E34F28">
        <w:rPr>
          <w:rStyle w:val="afffff9"/>
          <w:rtl/>
        </w:rPr>
        <w:t xml:space="preserve">א"ל: </w:t>
      </w:r>
      <w:r>
        <w:rPr>
          <w:rStyle w:val="afffff9"/>
          <w:rFonts w:ascii="Fb Fontext" w:hAnsi="Fb Fontext"/>
          <w:rtl/>
          <w:rPrChange w:id="9280" w:author="מנוע אמוראים" w:date="2026-10-05T16:40:51Z">
            <w:rPr>
              <w:rFonts w:ascii="Fb Fontext" w:hAnsi="Fb Fontext"/>
              <w:rtl/>
            </w:rPr>
          </w:rPrChange>
        </w:rPr>
        <w:t xml:space="preserve">ברכ</w:t>
      </w:r>
      <w:r>
        <w:rPr>
          <w:rStyle w:val="afffff9"/>
          <w:rFonts w:ascii="Fb Fontext" w:hAnsi="Fb Fontext" w:hint="cs"/>
          <w:rtl/>
          <w:rPrChange w:id="9281" w:author="מנוע אמוראים" w:date="2026-10-05T16:40:51Z">
            <w:rPr>
              <w:rFonts w:ascii="Fb Fontext" w:hAnsi="Fb Fontext" w:hint="cs"/>
              <w:rtl/>
            </w:rPr>
          </w:rPrChange>
        </w:rPr>
        <w:t xml:space="preserve">המ</w:t>
      </w:r>
      <w:r>
        <w:rPr>
          <w:rStyle w:val="afffff9"/>
          <w:rFonts w:ascii="Fb Fontext" w:hAnsi="Fb Fontext"/>
          <w:rtl/>
          <w:rPrChange w:id="9282" w:author="מנוע אמוראים" w:date="2026-10-05T16:40:51Z">
            <w:rPr>
              <w:rFonts w:ascii="Fb Fontext" w:hAnsi="Fb Fontext"/>
              <w:rtl/>
            </w:rPr>
          </w:rPrChange>
        </w:rPr>
        <w:t xml:space="preserve">"</w:t>
      </w:r>
      <w:r>
        <w:rPr>
          <w:rStyle w:val="afffff9"/>
          <w:rFonts w:ascii="Fb Fontext" w:hAnsi="Fb Fontext" w:hint="cs"/>
          <w:rtl/>
          <w:rPrChange w:id="9283" w:author="מנוע אמוראים" w:date="2026-10-05T16:40:51Z">
            <w:rPr>
              <w:rFonts w:ascii="Fb Fontext" w:hAnsi="Fb Fontext" w:hint="cs"/>
              <w:rtl/>
            </w:rPr>
          </w:rPrChange>
        </w:rPr>
        <w:t xml:space="preserve">ז</w:t>
      </w:r>
      <w:r>
        <w:rPr>
          <w:rFonts w:ascii="Fb Fontext" w:hAnsi="Fb Fontext" w:hint="cs"/>
          <w:rtl/>
        </w:rPr>
        <w:t xml:space="preserve"> איני יודע ואשנה לך?</w:t>
      </w:r>
    </w:p>
    <w:p w14:paraId="6D44271D" w14:textId="77777777" w:rsidR="001A37FB" w:rsidRPr="000528DA" w:rsidRDefault="005175F4" w:rsidP="000528DA">
      <w:pPr>
        <w:rPr>
          <w:rtl/>
        </w:rPr>
      </w:pPr>
      <w:r w:rsidRPr="000528DA">
        <w:rPr>
          <w:rFonts w:hint="cs"/>
          <w:rtl/>
        </w:rPr>
        <w:t>ש</w:t>
      </w:r>
      <w:r w:rsidR="00624D19" w:rsidRPr="000528DA">
        <w:rPr>
          <w:rFonts w:hint="cs"/>
          <w:rtl/>
        </w:rPr>
        <w:t>כש</w:t>
      </w:r>
      <w:r w:rsidRPr="000528DA">
        <w:rPr>
          <w:rFonts w:hint="cs"/>
          <w:rtl/>
        </w:rPr>
        <w:t>הגיע ל</w:t>
      </w:r>
      <w:r w:rsidRPr="000528DA">
        <w:rPr>
          <w:rtl/>
        </w:rPr>
        <w:t>ריש גלותא וב</w:t>
      </w:r>
      <w:r>
        <w:rPr>
          <w:rFonts w:hint="cs"/>
          <w:rtl/>
        </w:rPr>
        <w:t xml:space="preserve">ירך </w:t>
      </w:r>
      <w:r>
        <w:rPr>
          <w:rStyle w:val="afffff9"/>
          <w:rFonts w:hint="cs"/>
          <w:rtl/>
          <w:rPrChange w:id="9284" w:author="מנוע אמוראים" w:date="2026-10-05T16:40:51Z">
            <w:rPr>
              <w:rFonts w:hint="cs"/>
              <w:rtl/>
            </w:rPr>
          </w:rPrChange>
        </w:rPr>
        <w:t xml:space="preserve">ברכה"מ</w:t>
      </w:r>
      <w:r w:rsidR="00624D19" w:rsidRPr="000528DA">
        <w:rPr>
          <w:rtl/>
        </w:rPr>
        <w:t xml:space="preserve">, </w:t>
      </w:r>
    </w:p>
    <w:p w14:paraId="72EC46A0" w14:textId="77777777" w:rsidR="00161FAB" w:rsidRDefault="00624D19" w:rsidP="000528DA">
      <w:pPr>
        <w:rPr>
          <w:rtl/>
        </w:rPr>
      </w:pPr>
      <w:r w:rsidRPr="00E34F28">
        <w:rPr>
          <w:rStyle w:val="afffff9"/>
          <w:rtl/>
        </w:rPr>
        <w:t>זק</w:t>
      </w:r>
      <w:r w:rsidRPr="00E34F28">
        <w:rPr>
          <w:rStyle w:val="afffff9"/>
          <w:rFonts w:hint="cs"/>
          <w:rtl/>
        </w:rPr>
        <w:t>ף</w:t>
      </w:r>
      <w:r w:rsidR="005175F4" w:rsidRPr="000528DA">
        <w:rPr>
          <w:rtl/>
        </w:rPr>
        <w:t xml:space="preserve"> </w:t>
      </w:r>
      <w:r w:rsidR="005175F4" w:rsidRPr="00E34F28">
        <w:rPr>
          <w:rStyle w:val="afffff9"/>
          <w:rtl/>
        </w:rPr>
        <w:t xml:space="preserve">רב ששת </w:t>
      </w:r>
      <w:r w:rsidR="005175F4" w:rsidRPr="000528DA">
        <w:rPr>
          <w:rFonts w:hint="cs"/>
          <w:rtl/>
        </w:rPr>
        <w:t>צוארו כנחש</w:t>
      </w:r>
      <w:r w:rsidRPr="000528DA">
        <w:rPr>
          <w:rFonts w:hint="cs"/>
          <w:rtl/>
        </w:rPr>
        <w:t xml:space="preserve">, </w:t>
      </w:r>
      <w:r w:rsidR="005175F4" w:rsidRPr="000528DA">
        <w:rPr>
          <w:rFonts w:hint="cs"/>
          <w:rtl/>
        </w:rPr>
        <w:t>על ש</w:t>
      </w:r>
      <w:r w:rsidR="005175F4" w:rsidRPr="000528DA">
        <w:rPr>
          <w:rtl/>
        </w:rPr>
        <w:t>לא אמר</w:t>
      </w:r>
      <w:r w:rsidRPr="000528DA">
        <w:rPr>
          <w:rFonts w:hint="cs"/>
          <w:rtl/>
        </w:rPr>
        <w:t>תי</w:t>
      </w:r>
      <w:r w:rsidR="005175F4" w:rsidRPr="000528DA">
        <w:rPr>
          <w:rtl/>
        </w:rPr>
        <w:t xml:space="preserve"> ברית</w:t>
      </w:r>
      <w:r w:rsidRPr="000528DA">
        <w:rPr>
          <w:rFonts w:hint="cs"/>
          <w:rtl/>
        </w:rPr>
        <w:t xml:space="preserve">, </w:t>
      </w:r>
      <w:r w:rsidR="005175F4" w:rsidRPr="000528DA">
        <w:rPr>
          <w:rtl/>
        </w:rPr>
        <w:t>תורה</w:t>
      </w:r>
      <w:r w:rsidRPr="000528DA">
        <w:rPr>
          <w:rFonts w:hint="cs"/>
          <w:rtl/>
        </w:rPr>
        <w:t xml:space="preserve">, </w:t>
      </w:r>
      <w:r w:rsidR="005175F4" w:rsidRPr="000528DA">
        <w:rPr>
          <w:rtl/>
        </w:rPr>
        <w:t>מלכות.</w:t>
      </w:r>
      <w:r w:rsidR="005175F4" w:rsidRPr="000528DA">
        <w:rPr>
          <w:rFonts w:hint="cs"/>
          <w:rtl/>
        </w:rPr>
        <w:t xml:space="preserve"> </w:t>
      </w:r>
    </w:p>
    <w:p w14:paraId="4348B3FC" w14:textId="77777777" w:rsidR="00A24328" w:rsidRDefault="00624D19" w:rsidP="009A59D1">
      <w:pPr>
        <w:pStyle w:val="38"/>
        <w:framePr w:wrap="notBeside"/>
        <w:rPr>
          <w:rtl/>
        </w:rPr>
      </w:pPr>
      <w:r w:rsidRPr="00660D7A">
        <w:rPr>
          <w:rFonts w:hint="cs"/>
          <w:rtl/>
        </w:rPr>
        <w:lastRenderedPageBreak/>
        <w:t>ד</w:t>
      </w:r>
      <w:r w:rsidR="005175F4" w:rsidRPr="00660D7A">
        <w:rPr>
          <w:rFonts w:hint="cs"/>
          <w:rtl/>
        </w:rPr>
        <w:t>ס</w:t>
      </w:r>
      <w:r w:rsidR="005175F4" w:rsidRPr="00660D7A">
        <w:rPr>
          <w:rtl/>
        </w:rPr>
        <w:t>"</w:t>
      </w:r>
      <w:r w:rsidR="005175F4" w:rsidRPr="00660D7A">
        <w:rPr>
          <w:rFonts w:hint="cs"/>
          <w:rtl/>
        </w:rPr>
        <w:t>ל כר</w:t>
      </w:r>
      <w:r w:rsidR="005175F4" w:rsidRPr="00660D7A">
        <w:rPr>
          <w:rtl/>
        </w:rPr>
        <w:t>"</w:t>
      </w:r>
      <w:r w:rsidR="005175F4" w:rsidRPr="00660D7A">
        <w:rPr>
          <w:rFonts w:hint="cs"/>
          <w:rtl/>
        </w:rPr>
        <w:t>ח</w:t>
      </w:r>
      <w:r w:rsidR="00A24328">
        <w:rPr>
          <w:rtl/>
        </w:rPr>
        <w:t>:</w:t>
      </w:r>
    </w:p>
    <w:p w14:paraId="6A9D829C" w14:textId="5AE94D56" w:rsidR="005175F4" w:rsidRPr="000528DA" w:rsidRDefault="005175F4" w:rsidP="000528DA">
      <w:pPr>
        <w:rPr>
          <w:rtl/>
        </w:rPr>
      </w:pPr>
      <w:r w:rsidRPr="000528DA">
        <w:rPr>
          <w:rFonts w:hint="cs"/>
          <w:rtl/>
        </w:rPr>
        <w:t>ד</w:t>
      </w:r>
      <w:r w:rsidRPr="000528DA">
        <w:rPr>
          <w:rtl/>
        </w:rPr>
        <w:t>יצא.</w:t>
      </w:r>
      <w:r w:rsidR="004A683F" w:rsidRPr="000528DA">
        <w:rPr>
          <w:rFonts w:hint="cs"/>
          <w:rtl/>
        </w:rPr>
        <w:t xml:space="preserve"> </w:t>
      </w:r>
      <w:r w:rsidRPr="00A10336">
        <w:rPr>
          <w:rStyle w:val="30"/>
          <w:rtl/>
        </w:rPr>
        <w:t>ברית</w:t>
      </w:r>
      <w:r w:rsidRPr="000528DA">
        <w:rPr>
          <w:rtl/>
        </w:rPr>
        <w:t xml:space="preserve"> שאינה בנשים, </w:t>
      </w:r>
      <w:r w:rsidRPr="00A10336">
        <w:rPr>
          <w:rStyle w:val="30"/>
          <w:rtl/>
        </w:rPr>
        <w:t>תורה ומלכות</w:t>
      </w:r>
      <w:r w:rsidRPr="000528DA">
        <w:rPr>
          <w:rtl/>
        </w:rPr>
        <w:t xml:space="preserve"> שאינן בנשים </w:t>
      </w:r>
      <w:r w:rsidR="004A683F" w:rsidRPr="000528DA">
        <w:rPr>
          <w:rFonts w:hint="cs"/>
          <w:rtl/>
        </w:rPr>
        <w:t>ו</w:t>
      </w:r>
      <w:r w:rsidRPr="000528DA">
        <w:rPr>
          <w:rtl/>
        </w:rPr>
        <w:t>בעבדים.</w:t>
      </w:r>
      <w:r w:rsidR="00624D19" w:rsidRPr="000528DA">
        <w:rPr>
          <w:rFonts w:hint="cs"/>
          <w:rtl/>
        </w:rPr>
        <w:t xml:space="preserve"> </w:t>
      </w:r>
    </w:p>
    <w:p w14:paraId="0B506F6D" w14:textId="79E4EB9B" w:rsidR="00A24328" w:rsidRDefault="00757560" w:rsidP="009A59D1">
      <w:pPr>
        <w:pStyle w:val="38"/>
        <w:framePr w:wrap="notBeside"/>
        <w:rPr>
          <w:rtl/>
        </w:rPr>
      </w:pPr>
      <w:r w:rsidRPr="00660D7A">
        <w:rPr>
          <w:rFonts w:hint="cs"/>
          <w:rtl/>
        </w:rPr>
        <w:t>ושאלו</w:t>
      </w:r>
      <w:r w:rsidR="009B14FE">
        <w:rPr>
          <w:rFonts w:hint="cs"/>
          <w:rtl/>
        </w:rPr>
        <w:t>:</w:t>
      </w:r>
    </w:p>
    <w:p w14:paraId="37A89D46" w14:textId="572D98EC" w:rsidR="005175F4" w:rsidRPr="000528DA" w:rsidRDefault="00757560" w:rsidP="00161FAB">
      <w:pPr>
        <w:spacing w:after="120"/>
        <w:rPr>
          <w:rtl/>
        </w:rPr>
      </w:pPr>
      <w:r w:rsidRPr="000528DA">
        <w:rPr>
          <w:rFonts w:hint="cs"/>
          <w:rtl/>
        </w:rPr>
        <w:t xml:space="preserve">למה </w:t>
      </w:r>
      <w:r w:rsidR="004A683F" w:rsidRPr="000528DA">
        <w:rPr>
          <w:rFonts w:hint="cs"/>
          <w:rtl/>
        </w:rPr>
        <w:t>עזב</w:t>
      </w:r>
      <w:r w:rsidR="00624D19" w:rsidRPr="000528DA">
        <w:rPr>
          <w:rFonts w:hint="cs"/>
          <w:rtl/>
        </w:rPr>
        <w:t xml:space="preserve"> </w:t>
      </w:r>
      <w:r w:rsidR="00624D19" w:rsidRPr="000528DA">
        <w:rPr>
          <w:rtl/>
        </w:rPr>
        <w:t>כל הני תנאי ואמוראי ו</w:t>
      </w:r>
      <w:r w:rsidR="00624D19" w:rsidRPr="000528DA">
        <w:rPr>
          <w:rFonts w:hint="cs"/>
          <w:rtl/>
        </w:rPr>
        <w:t>נהגת</w:t>
      </w:r>
      <w:r w:rsidR="005175F4" w:rsidRPr="000528DA">
        <w:rPr>
          <w:rtl/>
        </w:rPr>
        <w:t xml:space="preserve"> כרב!</w:t>
      </w:r>
    </w:p>
    <w:p w14:paraId="5B7BDA82" w14:textId="03851473" w:rsidR="00A24328" w:rsidRDefault="005175F4" w:rsidP="009A59D1">
      <w:pPr>
        <w:pStyle w:val="38"/>
        <w:framePr w:wrap="notBeside"/>
        <w:rPr>
          <w:rtl/>
        </w:rPr>
      </w:pPr>
      <w:r w:rsidRPr="00660D7A">
        <w:rPr>
          <w:rFonts w:hint="cs"/>
          <w:rtl/>
        </w:rPr>
        <w:t>מ</w:t>
      </w:r>
      <w:r w:rsidRPr="00660D7A">
        <w:rPr>
          <w:rtl/>
        </w:rPr>
        <w:t>רי"ו</w:t>
      </w:r>
      <w:r w:rsidR="00A24328">
        <w:rPr>
          <w:rtl/>
        </w:rPr>
        <w:t>:</w:t>
      </w:r>
    </w:p>
    <w:p w14:paraId="397AC340" w14:textId="27CF6C56" w:rsidR="001A37FB" w:rsidRPr="00161FAB" w:rsidRDefault="005175F4" w:rsidP="00161FAB">
      <w:pPr>
        <w:pStyle w:val="afffffc"/>
        <w:rPr>
          <w:rtl/>
        </w:rPr>
      </w:pPr>
      <w:bookmarkStart w:id="1650" w:name="_Toc193636368"/>
      <w:bookmarkStart w:id="1651" w:name="_Toc216184976"/>
      <w:r w:rsidRPr="00161FAB">
        <w:rPr>
          <w:rtl/>
        </w:rPr>
        <w:t>הטוב והמטיב צריכה מלכות.</w:t>
      </w:r>
      <w:bookmarkEnd w:id="1650"/>
      <w:bookmarkEnd w:id="1651"/>
    </w:p>
    <w:p w14:paraId="6B322A85" w14:textId="77777777" w:rsidR="00F64167" w:rsidRDefault="005175F4" w:rsidP="000528DA">
      <w:pPr>
        <w:rPr>
          <w:rtl/>
        </w:rPr>
      </w:pPr>
      <w:bookmarkStart w:id="1652" w:name="_Toc193636369"/>
      <w:bookmarkStart w:id="1653" w:name="_Toc216184977"/>
      <w:r w:rsidRPr="00A10336">
        <w:rPr>
          <w:rStyle w:val="30"/>
          <w:rFonts w:hint="cs"/>
          <w:rtl/>
        </w:rPr>
        <w:t>ו</w:t>
      </w:r>
      <w:r w:rsidR="00624D19" w:rsidRPr="00A10336">
        <w:rPr>
          <w:rStyle w:val="30"/>
          <w:rtl/>
        </w:rPr>
        <w:t>קמ"ל</w:t>
      </w:r>
      <w:bookmarkEnd w:id="1652"/>
      <w:bookmarkEnd w:id="1653"/>
      <w:r w:rsidRPr="000528DA">
        <w:rPr>
          <w:rtl/>
        </w:rPr>
        <w:t xml:space="preserve"> </w:t>
      </w:r>
      <w:r w:rsidRPr="000528DA">
        <w:rPr>
          <w:rFonts w:hint="cs"/>
          <w:rtl/>
        </w:rPr>
        <w:t>ד</w:t>
      </w:r>
      <w:r w:rsidRPr="000528DA">
        <w:rPr>
          <w:rtl/>
        </w:rPr>
        <w:t xml:space="preserve">כל ברכה שאין בה מלכות לא שמה ברכה, </w:t>
      </w:r>
    </w:p>
    <w:p w14:paraId="0765CB62" w14:textId="2D608745" w:rsidR="001A37FB" w:rsidRPr="000528DA" w:rsidRDefault="005175F4" w:rsidP="000528DA">
      <w:pPr>
        <w:rPr>
          <w:rtl/>
        </w:rPr>
      </w:pPr>
      <w:r w:rsidRPr="000528DA">
        <w:rPr>
          <w:rtl/>
        </w:rPr>
        <w:t>ואפי'</w:t>
      </w:r>
      <w:r w:rsidRPr="000528DA">
        <w:rPr>
          <w:rFonts w:hint="cs"/>
          <w:rtl/>
        </w:rPr>
        <w:t xml:space="preserve"> </w:t>
      </w:r>
      <w:r w:rsidR="001A37FB" w:rsidRPr="000528DA">
        <w:rPr>
          <w:rFonts w:hint="cs"/>
          <w:rtl/>
        </w:rPr>
        <w:t>ש</w:t>
      </w:r>
      <w:r w:rsidR="004A683F" w:rsidRPr="000528DA">
        <w:rPr>
          <w:rFonts w:hint="cs"/>
          <w:rtl/>
        </w:rPr>
        <w:t xml:space="preserve">כבר </w:t>
      </w:r>
      <w:r w:rsidRPr="000528DA">
        <w:rPr>
          <w:rtl/>
        </w:rPr>
        <w:t xml:space="preserve">אמרה </w:t>
      </w:r>
      <w:r w:rsidRPr="00E34F28">
        <w:rPr>
          <w:rStyle w:val="afffff9"/>
          <w:rtl/>
        </w:rPr>
        <w:t>רי"ו</w:t>
      </w:r>
      <w:r w:rsidR="004A683F" w:rsidRPr="000528DA">
        <w:rPr>
          <w:rFonts w:hint="cs"/>
          <w:rtl/>
        </w:rPr>
        <w:t>.</w:t>
      </w:r>
    </w:p>
    <w:p w14:paraId="48802E63" w14:textId="565D8E86" w:rsidR="00A24328" w:rsidRDefault="005175F4" w:rsidP="009A59D1">
      <w:pPr>
        <w:pStyle w:val="38"/>
        <w:framePr w:wrap="notBeside"/>
        <w:rPr>
          <w:rtl/>
        </w:rPr>
      </w:pPr>
      <w:r w:rsidRPr="00660D7A">
        <w:rPr>
          <w:rtl/>
        </w:rPr>
        <w:t>ר</w:t>
      </w:r>
      <w:r w:rsidRPr="00660D7A">
        <w:rPr>
          <w:rFonts w:hint="cs"/>
          <w:rtl/>
        </w:rPr>
        <w:t>"ז</w:t>
      </w:r>
      <w:r w:rsidR="00A24328">
        <w:rPr>
          <w:rtl/>
        </w:rPr>
        <w:t>:</w:t>
      </w:r>
    </w:p>
    <w:p w14:paraId="67383362" w14:textId="65354AB7" w:rsidR="001A37FB" w:rsidRPr="000528DA" w:rsidRDefault="005175F4" w:rsidP="000528DA">
      <w:pPr>
        <w:rPr>
          <w:rtl/>
        </w:rPr>
      </w:pPr>
      <w:r w:rsidRPr="000528DA">
        <w:rPr>
          <w:rtl/>
        </w:rPr>
        <w:t>לומר שצריכה שתי מלכיות, דידה, ודבונה ירושלים.</w:t>
      </w:r>
    </w:p>
    <w:p w14:paraId="73AE4066" w14:textId="638B637A" w:rsidR="00A24328" w:rsidRDefault="00161FAB" w:rsidP="009A59D1">
      <w:pPr>
        <w:pStyle w:val="38"/>
        <w:framePr w:wrap="notBeside"/>
        <w:rPr>
          <w:rtl/>
        </w:rPr>
      </w:pPr>
      <w:r w:rsidRPr="00660D7A">
        <w:rPr>
          <w:rFonts w:hint="cs"/>
          <w:rtl/>
        </w:rPr>
        <w:t>וא''צ</w:t>
      </w:r>
      <w:r w:rsidR="009B14FE">
        <w:rPr>
          <w:rFonts w:hint="cs"/>
          <w:rtl/>
        </w:rPr>
        <w:t>:</w:t>
      </w:r>
    </w:p>
    <w:p w14:paraId="72182D0F" w14:textId="788078FB" w:rsidR="001A37FB" w:rsidRPr="000528DA" w:rsidRDefault="005175F4" w:rsidP="000528DA">
      <w:pPr>
        <w:rPr>
          <w:rtl/>
        </w:rPr>
      </w:pPr>
      <w:r w:rsidRPr="000528DA">
        <w:rPr>
          <w:rFonts w:hint="cs"/>
          <w:rtl/>
        </w:rPr>
        <w:t>לברכת הארץ משום דהו</w:t>
      </w:r>
      <w:r w:rsidRPr="000528DA">
        <w:rPr>
          <w:rtl/>
        </w:rPr>
        <w:t>"</w:t>
      </w:r>
      <w:r w:rsidRPr="000528DA">
        <w:rPr>
          <w:rFonts w:hint="cs"/>
          <w:rtl/>
        </w:rPr>
        <w:t xml:space="preserve">ל </w:t>
      </w:r>
      <w:r w:rsidRPr="000528DA">
        <w:rPr>
          <w:rtl/>
        </w:rPr>
        <w:t>ברכה הסמוכה לחברתה,</w:t>
      </w:r>
      <w:r w:rsidR="008D48BF" w:rsidRPr="000528DA">
        <w:rPr>
          <w:rFonts w:hint="cs"/>
          <w:rtl/>
        </w:rPr>
        <w:t xml:space="preserve"> </w:t>
      </w:r>
    </w:p>
    <w:p w14:paraId="24859F52" w14:textId="77777777" w:rsidR="001A37FB" w:rsidRPr="000528DA" w:rsidRDefault="005175F4" w:rsidP="000528DA">
      <w:pPr>
        <w:rPr>
          <w:rtl/>
        </w:rPr>
      </w:pPr>
      <w:r w:rsidRPr="000528DA">
        <w:rPr>
          <w:rFonts w:hint="cs"/>
          <w:rtl/>
        </w:rPr>
        <w:t>וה</w:t>
      </w:r>
      <w:r w:rsidRPr="000528DA">
        <w:rPr>
          <w:rtl/>
        </w:rPr>
        <w:t>"</w:t>
      </w:r>
      <w:r w:rsidRPr="000528DA">
        <w:rPr>
          <w:rFonts w:hint="cs"/>
          <w:rtl/>
        </w:rPr>
        <w:t xml:space="preserve">ה בונה ירושלים אלא </w:t>
      </w:r>
      <w:r w:rsidRPr="000528DA">
        <w:rPr>
          <w:rtl/>
        </w:rPr>
        <w:t>איידי דאמר מלכות בית דוד</w:t>
      </w:r>
      <w:r w:rsidR="001A37FB" w:rsidRPr="000528DA">
        <w:rPr>
          <w:rFonts w:hint="cs"/>
          <w:rtl/>
        </w:rPr>
        <w:t>,</w:t>
      </w:r>
      <w:r w:rsidRPr="000528DA">
        <w:rPr>
          <w:rtl/>
        </w:rPr>
        <w:t xml:space="preserve"> </w:t>
      </w:r>
    </w:p>
    <w:p w14:paraId="353DE4D5" w14:textId="77777777" w:rsidR="001A37FB" w:rsidRPr="000528DA" w:rsidRDefault="00624D19" w:rsidP="000528DA">
      <w:pPr>
        <w:rPr>
          <w:rtl/>
        </w:rPr>
      </w:pPr>
      <w:r w:rsidRPr="000528DA">
        <w:rPr>
          <w:rFonts w:hint="cs"/>
          <w:rtl/>
        </w:rPr>
        <w:t>א</w:t>
      </w:r>
      <w:r w:rsidR="00280386" w:rsidRPr="000528DA">
        <w:rPr>
          <w:rtl/>
        </w:rPr>
        <w:t>"</w:t>
      </w:r>
      <w:r w:rsidRPr="000528DA">
        <w:rPr>
          <w:rFonts w:hint="cs"/>
          <w:rtl/>
        </w:rPr>
        <w:t>א שלא לומר</w:t>
      </w:r>
      <w:r w:rsidR="005175F4" w:rsidRPr="000528DA">
        <w:rPr>
          <w:rtl/>
        </w:rPr>
        <w:t xml:space="preserve"> מלכות שמים.</w:t>
      </w:r>
      <w:r w:rsidR="001A37FB" w:rsidRPr="00E34F28">
        <w:rPr>
          <w:rStyle w:val="afffff9"/>
          <w:rFonts w:hint="cs"/>
          <w:rtl/>
        </w:rPr>
        <w:t xml:space="preserve"> </w:t>
      </w:r>
    </w:p>
    <w:p w14:paraId="5D581C59" w14:textId="62522954" w:rsidR="00A24328" w:rsidRDefault="005175F4" w:rsidP="009A59D1">
      <w:pPr>
        <w:pStyle w:val="38"/>
        <w:framePr w:wrap="notBeside"/>
        <w:rPr>
          <w:rtl/>
        </w:rPr>
      </w:pPr>
      <w:r w:rsidRPr="00660D7A">
        <w:rPr>
          <w:rFonts w:hint="cs"/>
          <w:rtl/>
        </w:rPr>
        <w:t>ר</w:t>
      </w:r>
      <w:r w:rsidRPr="00660D7A">
        <w:rPr>
          <w:rtl/>
        </w:rPr>
        <w:t>"</w:t>
      </w:r>
      <w:r w:rsidRPr="00660D7A">
        <w:rPr>
          <w:rFonts w:hint="cs"/>
          <w:rtl/>
        </w:rPr>
        <w:t>פ</w:t>
      </w:r>
      <w:r w:rsidRPr="00660D7A">
        <w:rPr>
          <w:rtl/>
        </w:rPr>
        <w:t xml:space="preserve"> ה"ק</w:t>
      </w:r>
      <w:r w:rsidR="009B14FE">
        <w:rPr>
          <w:rtl/>
        </w:rPr>
        <w:t>:</w:t>
      </w:r>
    </w:p>
    <w:p w14:paraId="663E1526" w14:textId="7EE975C6" w:rsidR="00F64167" w:rsidRDefault="005175F4" w:rsidP="000528DA">
      <w:pPr>
        <w:rPr>
          <w:rtl/>
        </w:rPr>
      </w:pPr>
      <w:r w:rsidRPr="000528DA">
        <w:rPr>
          <w:rtl/>
        </w:rPr>
        <w:t xml:space="preserve">צריכה </w:t>
      </w:r>
      <w:r w:rsidR="004A683F" w:rsidRPr="000528DA">
        <w:rPr>
          <w:rFonts w:hint="cs"/>
          <w:rtl/>
        </w:rPr>
        <w:t>ב'</w:t>
      </w:r>
      <w:r w:rsidRPr="000528DA">
        <w:rPr>
          <w:rtl/>
        </w:rPr>
        <w:t xml:space="preserve"> מלכיות </w:t>
      </w:r>
      <w:r w:rsidR="004A683F" w:rsidRPr="000528DA">
        <w:rPr>
          <w:rFonts w:hint="cs"/>
          <w:rtl/>
        </w:rPr>
        <w:t>חוץ</w:t>
      </w:r>
      <w:r w:rsidRPr="000528DA">
        <w:rPr>
          <w:rtl/>
        </w:rPr>
        <w:t xml:space="preserve"> </w:t>
      </w:r>
      <w:r w:rsidR="004A683F" w:rsidRPr="000528DA">
        <w:rPr>
          <w:rFonts w:hint="cs"/>
          <w:rtl/>
        </w:rPr>
        <w:t>ממנה</w:t>
      </w:r>
      <w:r w:rsidRPr="000528DA">
        <w:rPr>
          <w:rtl/>
        </w:rPr>
        <w:t>.</w:t>
      </w:r>
    </w:p>
    <w:p w14:paraId="373890E9" w14:textId="700AB7E7" w:rsidR="005175F4" w:rsidRPr="00F64167" w:rsidRDefault="00161FAB" w:rsidP="00F50A20">
      <w:pPr>
        <w:pStyle w:val="afffa"/>
        <w:rPr>
          <w:rtl/>
        </w:rPr>
      </w:pPr>
      <w:r w:rsidRPr="00F64167">
        <w:rPr>
          <w:rFonts w:hint="cs"/>
          <w:rtl/>
        </w:rPr>
        <w:t xml:space="preserve">טעה ולא הזכיר של שבת יו''ט ר''ח וכו' </w:t>
      </w:r>
    </w:p>
    <w:p w14:paraId="12264EEF" w14:textId="77777777" w:rsidR="00A24328" w:rsidRDefault="00161FAB" w:rsidP="009A59D1">
      <w:pPr>
        <w:pStyle w:val="38"/>
        <w:framePr w:wrap="notBeside"/>
        <w:rPr>
          <w:rtl/>
        </w:rPr>
      </w:pPr>
      <w:r w:rsidRPr="00660D7A">
        <w:rPr>
          <w:rFonts w:hint="cs"/>
          <w:rtl/>
        </w:rPr>
        <w:t>ר''ז מרב</w:t>
      </w:r>
      <w:r w:rsidR="00A24328">
        <w:rPr>
          <w:rtl/>
        </w:rPr>
        <w:t>:</w:t>
      </w:r>
    </w:p>
    <w:p w14:paraId="75E06E4C" w14:textId="18446012" w:rsidR="005175F4" w:rsidRPr="000528DA" w:rsidRDefault="005175F4" w:rsidP="00161FAB">
      <w:pPr>
        <w:rPr>
          <w:rtl/>
        </w:rPr>
      </w:pPr>
      <w:r w:rsidRPr="00E34F28">
        <w:rPr>
          <w:rStyle w:val="afffff9"/>
          <w:rtl/>
        </w:rPr>
        <w:t>י</w:t>
      </w:r>
      <w:r w:rsidR="008D48BF" w:rsidRPr="00E34F28">
        <w:rPr>
          <w:rStyle w:val="afffff9"/>
          <w:rFonts w:hint="cs"/>
          <w:rtl/>
        </w:rPr>
        <w:t>שב</w:t>
      </w:r>
      <w:r w:rsidRPr="00E34F28">
        <w:rPr>
          <w:rStyle w:val="afffff9"/>
          <w:rtl/>
        </w:rPr>
        <w:t xml:space="preserve"> </w:t>
      </w:r>
      <w:r w:rsidRPr="00E34F28">
        <w:rPr>
          <w:rStyle w:val="afffff9"/>
          <w:rFonts w:hint="cs"/>
          <w:rtl/>
        </w:rPr>
        <w:t>אחרי ר</w:t>
      </w:r>
      <w:r w:rsidRPr="00E34F28">
        <w:rPr>
          <w:rStyle w:val="afffff9"/>
          <w:rtl/>
        </w:rPr>
        <w:t>"</w:t>
      </w:r>
      <w:r w:rsidRPr="00E34F28">
        <w:rPr>
          <w:rStyle w:val="afffff9"/>
          <w:rFonts w:hint="cs"/>
          <w:rtl/>
        </w:rPr>
        <w:t>ג, ור</w:t>
      </w:r>
      <w:r w:rsidRPr="00E34F28">
        <w:rPr>
          <w:rStyle w:val="afffff9"/>
          <w:rtl/>
        </w:rPr>
        <w:t>"</w:t>
      </w:r>
      <w:r w:rsidRPr="00E34F28">
        <w:rPr>
          <w:rStyle w:val="afffff9"/>
          <w:rFonts w:hint="cs"/>
          <w:rtl/>
        </w:rPr>
        <w:t>ג לפני ר</w:t>
      </w:r>
      <w:r w:rsidRPr="00E34F28">
        <w:rPr>
          <w:rStyle w:val="afffff9"/>
          <w:rtl/>
        </w:rPr>
        <w:t>"</w:t>
      </w:r>
      <w:r w:rsidRPr="00E34F28">
        <w:rPr>
          <w:rStyle w:val="afffff9"/>
          <w:rFonts w:hint="cs"/>
          <w:rtl/>
        </w:rPr>
        <w:t>ה,</w:t>
      </w:r>
      <w:r w:rsidR="00161FAB">
        <w:rPr>
          <w:rStyle w:val="afffff9"/>
          <w:rFonts w:hint="cs"/>
          <w:rtl/>
        </w:rPr>
        <w:t>:</w:t>
      </w:r>
      <w:r w:rsidRPr="00E34F28">
        <w:rPr>
          <w:rStyle w:val="afffff9"/>
          <w:rFonts w:hint="cs"/>
          <w:rtl/>
        </w:rPr>
        <w:t xml:space="preserve"> </w:t>
      </w:r>
      <w:r w:rsidRPr="00161FAB">
        <w:rPr>
          <w:rStyle w:val="afffffd"/>
          <w:rtl/>
        </w:rPr>
        <w:t>טעה ולא הזכיר של שבת,</w:t>
      </w:r>
      <w:r w:rsidR="00624D19" w:rsidRPr="00161FAB">
        <w:rPr>
          <w:rStyle w:val="afffffd"/>
          <w:rFonts w:hint="cs"/>
          <w:rtl/>
        </w:rPr>
        <w:t xml:space="preserve"> </w:t>
      </w:r>
      <w:r w:rsidRPr="000528DA">
        <w:rPr>
          <w:rtl/>
        </w:rPr>
        <w:t>אומר</w:t>
      </w:r>
      <w:r w:rsidRPr="00E34F28">
        <w:rPr>
          <w:rStyle w:val="afffff9"/>
          <w:rtl/>
        </w:rPr>
        <w:t xml:space="preserve">: </w:t>
      </w:r>
      <w:r w:rsidRPr="000528DA">
        <w:rPr>
          <w:rtl/>
        </w:rPr>
        <w:t>ברוך שנתן שבתות למנוחה לעמו ישראל באהבה</w:t>
      </w:r>
      <w:r w:rsidR="00161FAB">
        <w:rPr>
          <w:rFonts w:hint="cs"/>
          <w:rtl/>
        </w:rPr>
        <w:t xml:space="preserve"> </w:t>
      </w:r>
      <w:r w:rsidRPr="000528DA">
        <w:rPr>
          <w:rtl/>
        </w:rPr>
        <w:t>לאות ולברית</w:t>
      </w:r>
      <w:r w:rsidRPr="000528DA">
        <w:rPr>
          <w:rFonts w:hint="cs"/>
          <w:rtl/>
        </w:rPr>
        <w:t xml:space="preserve"> </w:t>
      </w:r>
      <w:r w:rsidRPr="000528DA">
        <w:rPr>
          <w:rtl/>
        </w:rPr>
        <w:t>ברוך מקדש השבת.</w:t>
      </w:r>
    </w:p>
    <w:p w14:paraId="6B49B300" w14:textId="2DDBBD6B" w:rsidR="00A24328" w:rsidRDefault="005175F4" w:rsidP="009A59D1">
      <w:pPr>
        <w:pStyle w:val="38"/>
        <w:framePr w:wrap="notBeside"/>
        <w:rPr>
          <w:rtl/>
        </w:rPr>
      </w:pPr>
      <w:r w:rsidRPr="00660D7A">
        <w:rPr>
          <w:rFonts w:hint="cs"/>
          <w:rtl/>
        </w:rPr>
        <w:t>אח</w:t>
      </w:r>
      <w:r w:rsidRPr="00660D7A">
        <w:rPr>
          <w:rtl/>
        </w:rPr>
        <w:t>"</w:t>
      </w:r>
      <w:r w:rsidRPr="00660D7A">
        <w:rPr>
          <w:rFonts w:hint="cs"/>
          <w:rtl/>
        </w:rPr>
        <w:t>ז</w:t>
      </w:r>
      <w:r w:rsidR="00161FAB" w:rsidRPr="00660D7A">
        <w:rPr>
          <w:rFonts w:hint="cs"/>
          <w:rtl/>
        </w:rPr>
        <w:t xml:space="preserve"> מרב</w:t>
      </w:r>
      <w:r w:rsidR="009B14FE">
        <w:rPr>
          <w:rFonts w:hint="cs"/>
          <w:rtl/>
        </w:rPr>
        <w:t>:</w:t>
      </w:r>
    </w:p>
    <w:p w14:paraId="08D6FC68" w14:textId="62AEE9BC" w:rsidR="005175F4" w:rsidRPr="000528DA" w:rsidRDefault="005175F4" w:rsidP="00161FAB">
      <w:pPr>
        <w:spacing w:after="60"/>
        <w:rPr>
          <w:rtl/>
        </w:rPr>
      </w:pPr>
      <w:bookmarkStart w:id="1654" w:name="_Toc193636370"/>
      <w:bookmarkStart w:id="1655" w:name="_Toc216184978"/>
      <w:r w:rsidRPr="00A10336">
        <w:rPr>
          <w:rStyle w:val="30"/>
          <w:rtl/>
        </w:rPr>
        <w:t>טעה ולא הזכיר של יום טוב</w:t>
      </w:r>
      <w:bookmarkEnd w:id="1654"/>
      <w:bookmarkEnd w:id="1655"/>
      <w:r w:rsidR="00624D19" w:rsidRPr="00A10336">
        <w:rPr>
          <w:rStyle w:val="30"/>
          <w:rFonts w:hint="cs"/>
          <w:rtl/>
        </w:rPr>
        <w:t xml:space="preserve"> </w:t>
      </w:r>
      <w:r w:rsidRPr="000528DA">
        <w:rPr>
          <w:rtl/>
        </w:rPr>
        <w:t xml:space="preserve">- אומר ברוך שנתן ימים טובים לעמו ישראל לשמחה ולזכרון, </w:t>
      </w:r>
      <w:r w:rsidR="00161FAB">
        <w:rPr>
          <w:rFonts w:hint="cs"/>
          <w:rtl/>
        </w:rPr>
        <w:t xml:space="preserve"> </w:t>
      </w:r>
      <w:r w:rsidRPr="000528DA">
        <w:rPr>
          <w:rtl/>
        </w:rPr>
        <w:t>ברוך מקדש ישראל והזמנים.</w:t>
      </w:r>
    </w:p>
    <w:p w14:paraId="451EEE5D" w14:textId="2FD4D009" w:rsidR="00A24328" w:rsidRDefault="005175F4" w:rsidP="009A59D1">
      <w:pPr>
        <w:pStyle w:val="38"/>
        <w:framePr w:wrap="notBeside"/>
        <w:rPr>
          <w:rtl/>
        </w:rPr>
      </w:pPr>
      <w:r w:rsidRPr="00660D7A">
        <w:rPr>
          <w:rFonts w:hint="cs"/>
          <w:rtl/>
        </w:rPr>
        <w:t>אח</w:t>
      </w:r>
      <w:r w:rsidRPr="00660D7A">
        <w:rPr>
          <w:rtl/>
        </w:rPr>
        <w:t>"</w:t>
      </w:r>
      <w:r w:rsidRPr="00660D7A">
        <w:rPr>
          <w:rFonts w:hint="cs"/>
          <w:rtl/>
        </w:rPr>
        <w:t>ז</w:t>
      </w:r>
      <w:r w:rsidR="00161FAB" w:rsidRPr="00660D7A">
        <w:rPr>
          <w:rFonts w:hint="cs"/>
          <w:rtl/>
        </w:rPr>
        <w:t xml:space="preserve"> מרב</w:t>
      </w:r>
      <w:r w:rsidR="00A24328">
        <w:rPr>
          <w:rFonts w:hint="cs"/>
          <w:rtl/>
        </w:rPr>
        <w:t>:</w:t>
      </w:r>
    </w:p>
    <w:p w14:paraId="3EEE4360" w14:textId="211F341D" w:rsidR="001A37FB" w:rsidRPr="000528DA" w:rsidRDefault="005175F4" w:rsidP="00161FAB">
      <w:pPr>
        <w:rPr>
          <w:rtl/>
        </w:rPr>
      </w:pPr>
      <w:bookmarkStart w:id="1656" w:name="_Toc193636371"/>
      <w:bookmarkStart w:id="1657" w:name="_Toc216184979"/>
      <w:r>
        <w:rPr>
          <w:rStyle w:val="30"/>
          <w:rtl/>
        </w:rPr>
        <w:t xml:space="preserve">טעה ולא הזכיר של </w:t>
      </w:r>
      <w:r>
        <w:rPr>
          <w:rStyle w:val="afffff9"/>
          <w:rtl/>
          <w:rPrChange w:id="9285" w:author="מנוע אמוראים" w:date="2026-10-05T16:40:51Z">
            <w:rPr>
              <w:rStyle w:val="30"/>
              <w:rtl/>
            </w:rPr>
          </w:rPrChange>
        </w:rPr>
        <w:t xml:space="preserve">ר"</w:t>
      </w:r>
      <w:r>
        <w:rPr>
          <w:rStyle w:val="afffff9"/>
          <w:rFonts w:hint="cs"/>
          <w:rtl/>
          <w:rPrChange w:id="9286" w:author="מנוע אמוראים" w:date="2026-10-05T16:40:51Z">
            <w:rPr>
              <w:rStyle w:val="30"/>
              <w:rFonts w:hint="cs"/>
              <w:rtl/>
            </w:rPr>
          </w:rPrChange>
        </w:rPr>
        <w:t xml:space="preserve">ח</w:t>
      </w:r>
      <w:bookmarkEnd w:id="1656"/>
      <w:bookmarkEnd w:id="1657"/>
      <w:r w:rsidR="001A37FB" w:rsidRPr="000528DA">
        <w:rPr>
          <w:rFonts w:ascii="Fb Fontext" w:hAnsi="Fb Fontext" w:hint="cs"/>
          <w:rtl/>
        </w:rPr>
        <w:t>,</w:t>
      </w:r>
      <w:r w:rsidRPr="000528DA">
        <w:rPr>
          <w:rFonts w:ascii="Fb Fontext" w:hAnsi="Fb Fontext"/>
          <w:rtl/>
        </w:rPr>
        <w:t xml:space="preserve"> אומר ברוך שנתן ראשי חדשים לעמו ישראל לזכרון,</w:t>
      </w:r>
      <w:r w:rsidR="00161FAB">
        <w:rPr>
          <w:rFonts w:hint="cs"/>
          <w:rtl/>
        </w:rPr>
        <w:t xml:space="preserve"> </w:t>
      </w:r>
      <w:r w:rsidR="001A37FB" w:rsidRPr="000528DA">
        <w:rPr>
          <w:rFonts w:ascii="Fb Fontext" w:hAnsi="Fb Fontext"/>
          <w:sz w:val="20"/>
          <w:rtl/>
        </w:rPr>
        <w:t>ולא ידע</w:t>
      </w:r>
      <w:r w:rsidR="001A37FB" w:rsidRPr="000528DA">
        <w:rPr>
          <w:rFonts w:ascii="Fb Fontext" w:hAnsi="Fb Fontext" w:hint="cs"/>
          <w:sz w:val="20"/>
          <w:rtl/>
        </w:rPr>
        <w:t>תי,</w:t>
      </w:r>
      <w:r w:rsidRPr="000528DA">
        <w:rPr>
          <w:rFonts w:ascii="Fb Fontext" w:hAnsi="Fb Fontext"/>
          <w:sz w:val="20"/>
          <w:rtl/>
        </w:rPr>
        <w:t xml:space="preserve"> </w:t>
      </w:r>
      <w:r w:rsidR="001A37FB" w:rsidRPr="000528DA">
        <w:rPr>
          <w:rtl/>
        </w:rPr>
        <w:t>א</w:t>
      </w:r>
      <w:r w:rsidR="001A37FB" w:rsidRPr="000528DA">
        <w:rPr>
          <w:rFonts w:hint="cs"/>
          <w:rtl/>
        </w:rPr>
        <w:t>ם</w:t>
      </w:r>
      <w:r w:rsidRPr="00E34F28">
        <w:rPr>
          <w:rStyle w:val="afffff9"/>
          <w:rtl/>
        </w:rPr>
        <w:t xml:space="preserve"> </w:t>
      </w:r>
      <w:r w:rsidRPr="000528DA">
        <w:rPr>
          <w:rFonts w:ascii="Fb Fontext" w:hAnsi="Fb Fontext"/>
          <w:sz w:val="20"/>
          <w:rtl/>
        </w:rPr>
        <w:t>אמר בה שמחה</w:t>
      </w:r>
      <w:r w:rsidR="001A37FB" w:rsidRPr="00E34F28">
        <w:rPr>
          <w:rStyle w:val="afffff9"/>
          <w:rtl/>
        </w:rPr>
        <w:t xml:space="preserve"> </w:t>
      </w:r>
      <w:r w:rsidR="001A37FB" w:rsidRPr="000528DA">
        <w:rPr>
          <w:rtl/>
        </w:rPr>
        <w:t>א</w:t>
      </w:r>
      <w:r w:rsidR="001A37FB" w:rsidRPr="000528DA">
        <w:rPr>
          <w:rFonts w:hint="cs"/>
          <w:rtl/>
        </w:rPr>
        <w:t>ו</w:t>
      </w:r>
      <w:r w:rsidRPr="000528DA">
        <w:rPr>
          <w:rtl/>
        </w:rPr>
        <w:t xml:space="preserve"> </w:t>
      </w:r>
      <w:r w:rsidRPr="000528DA">
        <w:rPr>
          <w:rFonts w:ascii="Fb Fontext" w:hAnsi="Fb Fontext"/>
          <w:sz w:val="20"/>
          <w:rtl/>
        </w:rPr>
        <w:t>לא,</w:t>
      </w:r>
      <w:r w:rsidR="001A37FB" w:rsidRPr="00E34F28">
        <w:rPr>
          <w:rStyle w:val="afffff9"/>
          <w:rtl/>
        </w:rPr>
        <w:t xml:space="preserve"> </w:t>
      </w:r>
    </w:p>
    <w:p w14:paraId="559B9164" w14:textId="77777777" w:rsidR="005175F4" w:rsidRPr="000528DA" w:rsidRDefault="001A37FB" w:rsidP="000528DA">
      <w:pPr>
        <w:rPr>
          <w:rtl/>
        </w:rPr>
      </w:pPr>
      <w:r w:rsidRPr="000528DA">
        <w:rPr>
          <w:rtl/>
        </w:rPr>
        <w:t>א</w:t>
      </w:r>
      <w:r w:rsidRPr="000528DA">
        <w:rPr>
          <w:rFonts w:hint="cs"/>
          <w:rtl/>
        </w:rPr>
        <w:t>ם</w:t>
      </w:r>
      <w:r w:rsidR="005175F4" w:rsidRPr="000528DA">
        <w:rPr>
          <w:rtl/>
        </w:rPr>
        <w:t xml:space="preserve"> </w:t>
      </w:r>
      <w:r w:rsidRPr="000528DA">
        <w:rPr>
          <w:rFonts w:ascii="Fb Fontext" w:hAnsi="Fb Fontext"/>
          <w:sz w:val="20"/>
          <w:rtl/>
        </w:rPr>
        <w:t>חת</w:t>
      </w:r>
      <w:r w:rsidR="005175F4" w:rsidRPr="000528DA">
        <w:rPr>
          <w:rFonts w:ascii="Fb Fontext" w:hAnsi="Fb Fontext"/>
          <w:sz w:val="20"/>
          <w:rtl/>
        </w:rPr>
        <w:t>ם בה</w:t>
      </w:r>
      <w:r w:rsidRPr="00E34F28">
        <w:rPr>
          <w:rStyle w:val="afffff9"/>
          <w:rtl/>
        </w:rPr>
        <w:t xml:space="preserve"> </w:t>
      </w:r>
      <w:r w:rsidRPr="000528DA">
        <w:rPr>
          <w:rtl/>
        </w:rPr>
        <w:t>א</w:t>
      </w:r>
      <w:r w:rsidRPr="000528DA">
        <w:rPr>
          <w:rFonts w:hint="cs"/>
          <w:rtl/>
        </w:rPr>
        <w:t>ו</w:t>
      </w:r>
      <w:r w:rsidR="005175F4" w:rsidRPr="00E34F28">
        <w:rPr>
          <w:rStyle w:val="afffff9"/>
          <w:rtl/>
        </w:rPr>
        <w:t xml:space="preserve"> </w:t>
      </w:r>
      <w:r w:rsidR="005175F4" w:rsidRPr="000528DA">
        <w:rPr>
          <w:rFonts w:ascii="Fb Fontext" w:hAnsi="Fb Fontext"/>
          <w:sz w:val="20"/>
          <w:rtl/>
        </w:rPr>
        <w:t>לא,</w:t>
      </w:r>
      <w:r w:rsidR="005175F4" w:rsidRPr="00E34F28">
        <w:rPr>
          <w:rStyle w:val="afffff9"/>
          <w:rtl/>
        </w:rPr>
        <w:t xml:space="preserve"> </w:t>
      </w:r>
      <w:r w:rsidR="005175F4" w:rsidRPr="000528DA">
        <w:rPr>
          <w:rtl/>
        </w:rPr>
        <w:t xml:space="preserve">אי </w:t>
      </w:r>
      <w:r w:rsidR="004A683F" w:rsidRPr="000528DA">
        <w:rPr>
          <w:rFonts w:hint="cs"/>
          <w:rtl/>
        </w:rPr>
        <w:t>מעצמו</w:t>
      </w:r>
      <w:r w:rsidR="005175F4" w:rsidRPr="000528DA">
        <w:rPr>
          <w:rtl/>
        </w:rPr>
        <w:t xml:space="preserve"> א</w:t>
      </w:r>
      <w:r w:rsidR="004A683F" w:rsidRPr="000528DA">
        <w:rPr>
          <w:rFonts w:hint="cs"/>
          <w:rtl/>
        </w:rPr>
        <w:t>ו מ</w:t>
      </w:r>
      <w:r w:rsidR="005175F4" w:rsidRPr="000528DA">
        <w:rPr>
          <w:rFonts w:hint="cs"/>
          <w:rtl/>
        </w:rPr>
        <w:t>רב</w:t>
      </w:r>
      <w:r w:rsidR="005175F4" w:rsidRPr="000528DA">
        <w:rPr>
          <w:rtl/>
        </w:rPr>
        <w:t>.</w:t>
      </w:r>
    </w:p>
    <w:p w14:paraId="4C258929" w14:textId="77777777" w:rsidR="005175F4" w:rsidRPr="00E34F28" w:rsidRDefault="005175F4" w:rsidP="00EC0DC4">
      <w:pPr>
        <w:pStyle w:val="af2"/>
        <w:framePr w:wrap="around"/>
        <w:rPr>
          <w:rtl/>
        </w:rPr>
      </w:pPr>
      <w:r w:rsidRPr="009757B9">
        <w:rPr>
          <w:rtl/>
        </w:rPr>
        <w:t>מט:</w:t>
      </w:r>
    </w:p>
    <w:p w14:paraId="3CCA2683" w14:textId="77777777" w:rsidR="00845FF6" w:rsidRDefault="004A683F" w:rsidP="000528DA">
      <w:pPr>
        <w:rPr>
          <w:rtl/>
        </w:rPr>
      </w:pPr>
      <w:bookmarkStart w:id="1658" w:name="_Toc193636372"/>
      <w:bookmarkStart w:id="1659" w:name="_Toc216184980"/>
      <w:r w:rsidRPr="00A10336">
        <w:rPr>
          <w:rStyle w:val="30"/>
          <w:rFonts w:hint="cs"/>
          <w:rtl/>
        </w:rPr>
        <w:t>כש</w:t>
      </w:r>
      <w:r>
        <w:rPr>
          <w:rStyle w:val="30"/>
          <w:rFonts w:hint="cs"/>
          <w:rtl/>
        </w:rPr>
        <w:t xml:space="preserve">טעה </w:t>
      </w:r>
      <w:r>
        <w:rPr>
          <w:rStyle w:val="afffff9"/>
          <w:rFonts w:hint="cs"/>
          <w:rtl/>
          <w:rPrChange w:id="9287" w:author="מנוע אמוראים" w:date="2026-10-05T16:40:51Z">
            <w:rPr>
              <w:rStyle w:val="30"/>
              <w:rFonts w:hint="cs"/>
              <w:rtl/>
            </w:rPr>
          </w:rPrChange>
        </w:rPr>
        <w:t xml:space="preserve">ר</w:t>
      </w:r>
      <w:r>
        <w:rPr>
          <w:rStyle w:val="afffff9"/>
          <w:rtl/>
          <w:rPrChange w:id="9288" w:author="מנוע אמוראים" w:date="2026-10-05T16:40:51Z">
            <w:rPr>
              <w:rStyle w:val="30"/>
              <w:rtl/>
            </w:rPr>
          </w:rPrChange>
        </w:rPr>
        <w:t xml:space="preserve">"</w:t>
      </w:r>
      <w:r>
        <w:rPr>
          <w:rStyle w:val="afffff9"/>
          <w:rFonts w:hint="cs"/>
          <w:rtl/>
          <w:rPrChange w:id="9289" w:author="מנוע אמוראים" w:date="2026-10-05T16:40:51Z">
            <w:rPr>
              <w:rStyle w:val="30"/>
              <w:rFonts w:hint="cs"/>
              <w:rtl/>
            </w:rPr>
          </w:rPrChange>
        </w:rPr>
        <w:t xml:space="preserve">נ</w:t>
      </w:r>
      <w:r>
        <w:rPr>
          <w:rStyle w:val="30"/>
          <w:rFonts w:hint="cs"/>
          <w:rtl/>
        </w:rPr>
        <w:t xml:space="preserve"> חזר לראש</w:t>
      </w:r>
      <w:bookmarkEnd w:id="1658"/>
      <w:bookmarkEnd w:id="1659"/>
      <w:r w:rsidR="005175F4" w:rsidRPr="000528DA">
        <w:rPr>
          <w:rFonts w:hint="cs"/>
          <w:rtl/>
        </w:rPr>
        <w:t xml:space="preserve">- </w:t>
      </w:r>
      <w:r w:rsidR="005175F4" w:rsidRPr="00E34F28">
        <w:rPr>
          <w:rStyle w:val="afffff9"/>
          <w:rFonts w:hint="cs"/>
          <w:rtl/>
        </w:rPr>
        <w:t>ד</w:t>
      </w:r>
      <w:r w:rsidR="009A2435" w:rsidRPr="00E34F28">
        <w:rPr>
          <w:rStyle w:val="afffff9"/>
          <w:rFonts w:hint="cs"/>
          <w:rtl/>
        </w:rPr>
        <w:t>כך</w:t>
      </w:r>
      <w:r w:rsidR="005175F4" w:rsidRPr="00E34F28">
        <w:rPr>
          <w:rStyle w:val="afffff9"/>
          <w:rFonts w:hint="cs"/>
          <w:rtl/>
        </w:rPr>
        <w:t xml:space="preserve"> אר</w:t>
      </w:r>
      <w:r w:rsidR="005175F4" w:rsidRPr="00E34F28">
        <w:rPr>
          <w:rStyle w:val="afffff9"/>
          <w:rtl/>
        </w:rPr>
        <w:t>"</w:t>
      </w:r>
      <w:r w:rsidR="005175F4" w:rsidRPr="00E34F28">
        <w:rPr>
          <w:rStyle w:val="afffff9"/>
          <w:rFonts w:hint="cs"/>
          <w:rtl/>
        </w:rPr>
        <w:t>ש מרב</w:t>
      </w:r>
    </w:p>
    <w:p w14:paraId="37117EC2" w14:textId="60B9F8CE" w:rsidR="00A24328" w:rsidRDefault="00332D29" w:rsidP="009A59D1">
      <w:pPr>
        <w:pStyle w:val="38"/>
        <w:framePr w:wrap="notBeside"/>
        <w:rPr>
          <w:rtl/>
        </w:rPr>
      </w:pPr>
      <w:r w:rsidRPr="00660D7A">
        <w:rPr>
          <w:rFonts w:hint="cs"/>
          <w:rtl/>
        </w:rPr>
        <w:t>והך</w:t>
      </w:r>
      <w:r w:rsidR="005175F4" w:rsidRPr="00660D7A">
        <w:rPr>
          <w:rFonts w:hint="cs"/>
          <w:rtl/>
        </w:rPr>
        <w:t xml:space="preserve"> דרב</w:t>
      </w:r>
      <w:r w:rsidR="009B14FE">
        <w:rPr>
          <w:rFonts w:hint="cs"/>
          <w:rtl/>
        </w:rPr>
        <w:t>:</w:t>
      </w:r>
    </w:p>
    <w:p w14:paraId="599704F4" w14:textId="48B6DF92" w:rsidR="00470C2A" w:rsidRDefault="005175F4" w:rsidP="0087629D">
      <w:pPr>
        <w:rPr>
          <w:rFonts w:ascii="MS Mincho" w:eastAsia="MS Mincho" w:hAnsi="MS Mincho" w:cs="BA TM • Vilna Extra-Bold"/>
          <w:color w:val="000000" w:themeColor="text1"/>
          <w:sz w:val="18"/>
          <w:rtl/>
        </w:rPr>
      </w:pPr>
      <w:r w:rsidRPr="000528DA">
        <w:rPr>
          <w:rFonts w:hint="cs"/>
          <w:rtl/>
        </w:rPr>
        <w:t xml:space="preserve">דאומר ברוך שנתן היינו בלא פתח בהטוב והמטיב אבל פתח </w:t>
      </w:r>
      <w:r w:rsidRPr="000528DA">
        <w:rPr>
          <w:rtl/>
        </w:rPr>
        <w:t>בהטוב והמטיב חוזר לראש.</w:t>
      </w:r>
    </w:p>
    <w:p w14:paraId="5C84EEEE" w14:textId="40121063" w:rsidR="00A24328" w:rsidRDefault="00757560" w:rsidP="009A59D1">
      <w:pPr>
        <w:pStyle w:val="38"/>
        <w:framePr w:wrap="notBeside"/>
        <w:rPr>
          <w:rtl/>
        </w:rPr>
      </w:pPr>
      <w:r w:rsidRPr="00660D7A">
        <w:rPr>
          <w:rFonts w:hint="cs"/>
          <w:rtl/>
        </w:rPr>
        <w:t>שמואל</w:t>
      </w:r>
      <w:r w:rsidR="009B14FE">
        <w:rPr>
          <w:rFonts w:hint="cs"/>
          <w:rtl/>
        </w:rPr>
        <w:t>:</w:t>
      </w:r>
    </w:p>
    <w:p w14:paraId="77DDFF52" w14:textId="3538BBAF" w:rsidR="001A37FB" w:rsidRPr="000528DA" w:rsidRDefault="005175F4" w:rsidP="000528DA">
      <w:pPr>
        <w:rPr>
          <w:rtl/>
        </w:rPr>
      </w:pPr>
      <w:bookmarkStart w:id="1660" w:name="_Toc193636373"/>
      <w:bookmarkStart w:id="1661" w:name="_Toc216184981"/>
      <w:r w:rsidRPr="00A10336">
        <w:rPr>
          <w:rStyle w:val="30"/>
          <w:rtl/>
        </w:rPr>
        <w:t xml:space="preserve">טעה ולא הזכיר של </w:t>
      </w:r>
      <w:r>
        <w:rPr>
          <w:rStyle w:val="afffff9"/>
          <w:rFonts w:hint="cs"/>
          <w:rtl/>
          <w:rPrChange w:id="9290" w:author="מנוע אמוראים" w:date="2026-10-05T16:40:51Z">
            <w:rPr>
              <w:rStyle w:val="30"/>
              <w:rFonts w:hint="cs"/>
              <w:rtl/>
            </w:rPr>
          </w:rPrChange>
        </w:rPr>
        <w:t xml:space="preserve">ר"ח</w:t>
      </w:r>
      <w:r w:rsidRPr="00A10336">
        <w:rPr>
          <w:rStyle w:val="30"/>
          <w:rtl/>
        </w:rPr>
        <w:t xml:space="preserve"> בתפלה</w:t>
      </w:r>
      <w:bookmarkEnd w:id="1660"/>
      <w:bookmarkEnd w:id="1661"/>
      <w:r w:rsidR="007F58B7" w:rsidRPr="000528DA">
        <w:rPr>
          <w:rFonts w:hint="cs"/>
          <w:rtl/>
        </w:rPr>
        <w:t xml:space="preserve"> </w:t>
      </w:r>
      <w:r w:rsidRPr="000528DA">
        <w:rPr>
          <w:rtl/>
        </w:rPr>
        <w:t xml:space="preserve">מחזירין אותו, </w:t>
      </w:r>
      <w:r>
        <w:rPr>
          <w:rStyle w:val="afffff9"/>
          <w:rtl/>
          <w:rPrChange w:id="9291" w:author="מנוע אמוראים" w:date="2026-10-05T16:40:51Z">
            <w:rPr>
              <w:rStyle w:val="30"/>
              <w:rtl/>
            </w:rPr>
          </w:rPrChange>
        </w:rPr>
        <w:t xml:space="preserve">בברכ</w:t>
      </w:r>
      <w:r>
        <w:rPr>
          <w:rStyle w:val="afffff9"/>
          <w:rFonts w:hint="cs"/>
          <w:rtl/>
          <w:rPrChange w:id="9292" w:author="מנוע אמוראים" w:date="2026-10-05T16:40:51Z">
            <w:rPr>
              <w:rStyle w:val="30"/>
              <w:rFonts w:hint="cs"/>
              <w:rtl/>
            </w:rPr>
          </w:rPrChange>
        </w:rPr>
        <w:t xml:space="preserve">ה"מ</w:t>
      </w:r>
      <w:r w:rsidRPr="000528DA">
        <w:rPr>
          <w:rtl/>
        </w:rPr>
        <w:t>- אין מחזירין אותו.</w:t>
      </w:r>
      <w:r w:rsidR="00624D19" w:rsidRPr="000528DA">
        <w:rPr>
          <w:rFonts w:hint="cs"/>
          <w:rtl/>
        </w:rPr>
        <w:t xml:space="preserve"> </w:t>
      </w:r>
      <w:r w:rsidRPr="000528DA">
        <w:rPr>
          <w:rFonts w:hint="cs"/>
          <w:rtl/>
        </w:rPr>
        <w:t xml:space="preserve">ולא ידע </w:t>
      </w:r>
      <w:r w:rsidRPr="00E34F28">
        <w:rPr>
          <w:rStyle w:val="afffff9"/>
          <w:rFonts w:hint="cs"/>
          <w:rtl/>
        </w:rPr>
        <w:t>ר</w:t>
      </w:r>
      <w:r w:rsidRPr="00E34F28">
        <w:rPr>
          <w:rStyle w:val="afffff9"/>
          <w:rtl/>
        </w:rPr>
        <w:t>"</w:t>
      </w:r>
      <w:r w:rsidRPr="00E34F28">
        <w:rPr>
          <w:rStyle w:val="afffff9"/>
          <w:rFonts w:hint="cs"/>
          <w:rtl/>
        </w:rPr>
        <w:t xml:space="preserve">א </w:t>
      </w:r>
      <w:r w:rsidRPr="000528DA">
        <w:rPr>
          <w:rFonts w:hint="cs"/>
          <w:rtl/>
        </w:rPr>
        <w:t>מדוע,</w:t>
      </w:r>
      <w:r w:rsidRPr="000528DA">
        <w:rPr>
          <w:rFonts w:ascii="Fb Fontext" w:hAnsi="Fb Fontext" w:hint="cs"/>
          <w:rtl/>
        </w:rPr>
        <w:t xml:space="preserve"> </w:t>
      </w:r>
      <w:r w:rsidRPr="000528DA">
        <w:rPr>
          <w:rFonts w:hint="cs"/>
          <w:rtl/>
        </w:rPr>
        <w:t xml:space="preserve">וגם </w:t>
      </w:r>
      <w:r w:rsidRPr="00E34F28">
        <w:rPr>
          <w:rStyle w:val="afffff9"/>
          <w:rFonts w:hint="cs"/>
          <w:rtl/>
        </w:rPr>
        <w:t>ר</w:t>
      </w:r>
      <w:r w:rsidRPr="00E34F28">
        <w:rPr>
          <w:rStyle w:val="afffff9"/>
          <w:rtl/>
        </w:rPr>
        <w:t>"</w:t>
      </w:r>
      <w:r w:rsidRPr="00E34F28">
        <w:rPr>
          <w:rStyle w:val="afffff9"/>
          <w:rFonts w:hint="cs"/>
          <w:rtl/>
        </w:rPr>
        <w:t xml:space="preserve">ע </w:t>
      </w:r>
      <w:r w:rsidRPr="000528DA">
        <w:rPr>
          <w:rFonts w:hint="cs"/>
          <w:rtl/>
        </w:rPr>
        <w:t xml:space="preserve">שאל </w:t>
      </w:r>
      <w:r w:rsidRPr="00E34F28">
        <w:rPr>
          <w:rStyle w:val="afffff9"/>
          <w:rFonts w:hint="cs"/>
          <w:rtl/>
        </w:rPr>
        <w:t>לר</w:t>
      </w:r>
      <w:r w:rsidRPr="00E34F28">
        <w:rPr>
          <w:rStyle w:val="afffff9"/>
          <w:rtl/>
        </w:rPr>
        <w:t>"</w:t>
      </w:r>
      <w:r w:rsidRPr="00E34F28">
        <w:rPr>
          <w:rStyle w:val="afffff9"/>
          <w:rFonts w:hint="cs"/>
          <w:rtl/>
        </w:rPr>
        <w:t>נ</w:t>
      </w:r>
      <w:r w:rsidRPr="000528DA">
        <w:rPr>
          <w:rFonts w:hint="cs"/>
          <w:rtl/>
        </w:rPr>
        <w:t xml:space="preserve"> ולא שמע </w:t>
      </w:r>
      <w:r w:rsidRPr="00E34F28">
        <w:rPr>
          <w:rStyle w:val="afffff9"/>
          <w:rFonts w:hint="cs"/>
          <w:rtl/>
        </w:rPr>
        <w:t>משמואל,</w:t>
      </w:r>
    </w:p>
    <w:p w14:paraId="1A98E055" w14:textId="77777777" w:rsidR="001A37FB" w:rsidRPr="000528DA" w:rsidRDefault="007F58B7" w:rsidP="000528DA">
      <w:pPr>
        <w:rPr>
          <w:rtl/>
        </w:rPr>
      </w:pPr>
      <w:r w:rsidRPr="000528DA">
        <w:rPr>
          <w:rFonts w:hint="cs"/>
          <w:rtl/>
        </w:rPr>
        <w:t>ו</w:t>
      </w:r>
      <w:r w:rsidR="005175F4" w:rsidRPr="000528DA">
        <w:rPr>
          <w:rFonts w:hint="cs"/>
          <w:rtl/>
        </w:rPr>
        <w:t xml:space="preserve">לבד אמרו </w:t>
      </w:r>
      <w:r w:rsidR="005175F4" w:rsidRPr="00A10336">
        <w:rPr>
          <w:rStyle w:val="30"/>
          <w:rFonts w:hint="cs"/>
          <w:rtl/>
        </w:rPr>
        <w:t xml:space="preserve">דתפילה דחובה </w:t>
      </w:r>
      <w:r w:rsidR="005175F4" w:rsidRPr="000528DA">
        <w:rPr>
          <w:rFonts w:hint="cs"/>
          <w:rtl/>
        </w:rPr>
        <w:t>היא מחזירין אותו</w:t>
      </w:r>
      <w:r w:rsidR="00757560" w:rsidRPr="000528DA">
        <w:rPr>
          <w:rFonts w:hint="cs"/>
          <w:rtl/>
        </w:rPr>
        <w:t>,</w:t>
      </w:r>
      <w:r w:rsidR="005175F4" w:rsidRPr="000528DA">
        <w:rPr>
          <w:rFonts w:hint="cs"/>
          <w:rtl/>
        </w:rPr>
        <w:t xml:space="preserve"> </w:t>
      </w:r>
    </w:p>
    <w:p w14:paraId="75E2D3F3" w14:textId="77777777" w:rsidR="005175F4" w:rsidRPr="000528DA" w:rsidRDefault="005175F4" w:rsidP="000528DA">
      <w:pPr>
        <w:rPr>
          <w:rtl/>
        </w:rPr>
      </w:pPr>
      <w:r w:rsidRPr="000528DA">
        <w:rPr>
          <w:rFonts w:hint="cs"/>
          <w:rtl/>
        </w:rPr>
        <w:t>משא</w:t>
      </w:r>
      <w:r w:rsidRPr="000528DA">
        <w:rPr>
          <w:rtl/>
        </w:rPr>
        <w:t>"</w:t>
      </w:r>
      <w:r>
        <w:rPr>
          <w:rFonts w:hint="cs"/>
          <w:rtl/>
        </w:rPr>
        <w:t xml:space="preserve">כ </w:t>
      </w:r>
      <w:r>
        <w:rPr>
          <w:rStyle w:val="afffff9"/>
          <w:rFonts w:hint="cs"/>
          <w:rtl/>
          <w:rPrChange w:id="9293" w:author="מנוע אמוראים" w:date="2026-10-05T16:40:51Z">
            <w:rPr>
              <w:rFonts w:hint="cs"/>
              <w:rtl/>
            </w:rPr>
          </w:rPrChange>
        </w:rPr>
        <w:t xml:space="preserve">ברכהמ</w:t>
      </w:r>
      <w:r>
        <w:rPr>
          <w:rStyle w:val="afffff9"/>
          <w:rtl/>
          <w:rPrChange w:id="9294" w:author="מנוע אמוראים" w:date="2026-10-05T16:40:51Z">
            <w:rPr>
              <w:rtl/>
            </w:rPr>
          </w:rPrChange>
        </w:rPr>
        <w:t xml:space="preserve">"</w:t>
      </w:r>
      <w:r>
        <w:rPr>
          <w:rStyle w:val="afffff9"/>
          <w:rFonts w:hint="cs"/>
          <w:rtl/>
          <w:rPrChange w:id="9295" w:author="מנוע אמוראים" w:date="2026-10-05T16:40:51Z">
            <w:rPr>
              <w:rFonts w:hint="cs"/>
              <w:rtl/>
            </w:rPr>
          </w:rPrChange>
        </w:rPr>
        <w:t xml:space="preserve">ז</w:t>
      </w:r>
      <w:r>
        <w:rPr>
          <w:rFonts w:hint="cs"/>
          <w:rtl/>
        </w:rPr>
        <w:t xml:space="preserve"> </w:t>
      </w:r>
      <w:r w:rsidRPr="000528DA">
        <w:rPr>
          <w:rtl/>
        </w:rPr>
        <w:t>ד</w:t>
      </w:r>
      <w:r w:rsidRPr="000528DA">
        <w:rPr>
          <w:rFonts w:hint="cs"/>
          <w:rtl/>
        </w:rPr>
        <w:t xml:space="preserve">אינו חובה </w:t>
      </w:r>
      <w:r w:rsidRPr="000528DA">
        <w:rPr>
          <w:rtl/>
        </w:rPr>
        <w:t>- אין מחזירין אותו.</w:t>
      </w:r>
    </w:p>
    <w:p w14:paraId="0EA19891" w14:textId="23F6763A" w:rsidR="00A24328" w:rsidRDefault="005175F4" w:rsidP="009A59D1">
      <w:pPr>
        <w:pStyle w:val="38"/>
        <w:framePr w:wrap="notBeside"/>
        <w:rPr>
          <w:rtl/>
        </w:rPr>
      </w:pPr>
      <w:r w:rsidRPr="00660D7A">
        <w:rPr>
          <w:rFonts w:hint="cs"/>
          <w:rtl/>
        </w:rPr>
        <w:t>אבל</w:t>
      </w:r>
      <w:r w:rsidR="009B14FE">
        <w:rPr>
          <w:rFonts w:hint="cs"/>
          <w:rtl/>
        </w:rPr>
        <w:t>:</w:t>
      </w:r>
    </w:p>
    <w:p w14:paraId="19E9FE87" w14:textId="3BFDD058" w:rsidR="0087629D" w:rsidRDefault="005175F4" w:rsidP="00507EFA">
      <w:pPr>
        <w:spacing w:after="60"/>
        <w:rPr>
          <w:rtl/>
        </w:rPr>
      </w:pPr>
      <w:r w:rsidRPr="000528DA">
        <w:rPr>
          <w:rFonts w:hint="cs"/>
          <w:rtl/>
        </w:rPr>
        <w:t>בשבתות וי</w:t>
      </w:r>
      <w:r w:rsidR="005D5EEC" w:rsidRPr="000528DA">
        <w:rPr>
          <w:rFonts w:hint="cs"/>
          <w:rtl/>
        </w:rPr>
        <w:t>ו</w:t>
      </w:r>
      <w:r w:rsidRPr="000528DA">
        <w:rPr>
          <w:rtl/>
        </w:rPr>
        <w:t>"</w:t>
      </w:r>
      <w:r w:rsidR="00624D19" w:rsidRPr="000528DA">
        <w:rPr>
          <w:rFonts w:hint="cs"/>
          <w:rtl/>
        </w:rPr>
        <w:t>ט דחייב לאכול</w:t>
      </w:r>
      <w:r w:rsidRPr="000528DA">
        <w:rPr>
          <w:rFonts w:hint="cs"/>
          <w:rtl/>
        </w:rPr>
        <w:t xml:space="preserve"> אכן </w:t>
      </w:r>
      <w:r w:rsidRPr="00E34F28">
        <w:rPr>
          <w:rStyle w:val="afffff9"/>
          <w:rFonts w:hint="cs"/>
          <w:rtl/>
        </w:rPr>
        <w:t>כרב</w:t>
      </w:r>
      <w:r w:rsidRPr="000528DA">
        <w:rPr>
          <w:rFonts w:hint="cs"/>
          <w:rtl/>
        </w:rPr>
        <w:t xml:space="preserve"> דטעה חוזר לראש.</w:t>
      </w:r>
    </w:p>
    <w:p w14:paraId="132E9A8F" w14:textId="77777777" w:rsidR="0087629D" w:rsidRDefault="0087629D">
      <w:pPr>
        <w:bidi w:val="0"/>
        <w:spacing w:after="160" w:line="259" w:lineRule="auto"/>
        <w:jc w:val="left"/>
        <w:rPr>
          <w:rtl/>
        </w:rPr>
      </w:pPr>
      <w:r>
        <w:rPr>
          <w:rtl/>
        </w:rPr>
        <w:br w:type="page"/>
      </w:r>
    </w:p>
    <w:p w14:paraId="43CA85CF" w14:textId="5BC7165D" w:rsidR="00A24328" w:rsidRDefault="00332D29" w:rsidP="009A59D1">
      <w:pPr>
        <w:pStyle w:val="38"/>
        <w:framePr w:wrap="notBeside"/>
        <w:rPr>
          <w:rtl/>
        </w:rPr>
      </w:pPr>
      <w:r w:rsidRPr="00660D7A">
        <w:rPr>
          <w:rFonts w:hint="cs"/>
          <w:rtl/>
        </w:rPr>
        <w:lastRenderedPageBreak/>
        <w:t>והך</w:t>
      </w:r>
      <w:r w:rsidR="005175F4" w:rsidRPr="00660D7A">
        <w:rPr>
          <w:rFonts w:hint="cs"/>
          <w:rtl/>
        </w:rPr>
        <w:t xml:space="preserve"> דר</w:t>
      </w:r>
      <w:r w:rsidR="005175F4" w:rsidRPr="00660D7A">
        <w:rPr>
          <w:rtl/>
        </w:rPr>
        <w:t>"</w:t>
      </w:r>
      <w:r w:rsidR="005175F4" w:rsidRPr="00660D7A">
        <w:rPr>
          <w:rFonts w:hint="cs"/>
          <w:rtl/>
        </w:rPr>
        <w:t>ה מרב</w:t>
      </w:r>
      <w:r w:rsidR="009B14FE">
        <w:rPr>
          <w:rFonts w:hint="cs"/>
          <w:rtl/>
        </w:rPr>
        <w:t>:</w:t>
      </w:r>
    </w:p>
    <w:p w14:paraId="40D62E3A" w14:textId="68669E0F" w:rsidR="001A37FB" w:rsidRPr="000528DA" w:rsidRDefault="005175F4" w:rsidP="000528DA">
      <w:pPr>
        <w:rPr>
          <w:rtl/>
        </w:rPr>
      </w:pPr>
      <w:r w:rsidRPr="000528DA">
        <w:rPr>
          <w:rFonts w:ascii="Fb Fontext" w:hAnsi="Fb Fontext" w:hint="cs"/>
          <w:rtl/>
        </w:rPr>
        <w:t>ד</w:t>
      </w:r>
      <w:r w:rsidRPr="000528DA">
        <w:rPr>
          <w:rFonts w:ascii="Fb Fontext" w:hAnsi="Fb Fontext"/>
          <w:rtl/>
        </w:rPr>
        <w:t>טעה אומר ברוך שנתן</w:t>
      </w:r>
    </w:p>
    <w:p w14:paraId="73F01C76" w14:textId="657D11AE" w:rsidR="00A24328" w:rsidRDefault="005175F4" w:rsidP="009A59D1">
      <w:pPr>
        <w:pStyle w:val="38"/>
        <w:framePr w:wrap="notBeside"/>
        <w:rPr>
          <w:rtl/>
        </w:rPr>
      </w:pPr>
      <w:r w:rsidRPr="00660D7A">
        <w:rPr>
          <w:rFonts w:hint="cs"/>
          <w:rtl/>
        </w:rPr>
        <w:t>מיירי</w:t>
      </w:r>
      <w:r w:rsidR="009B14FE">
        <w:rPr>
          <w:rFonts w:hint="cs"/>
          <w:rtl/>
        </w:rPr>
        <w:t>:</w:t>
      </w:r>
    </w:p>
    <w:p w14:paraId="73B82ED9" w14:textId="4B7C204E" w:rsidR="005175F4" w:rsidRPr="000528DA" w:rsidRDefault="005175F4" w:rsidP="000528DA">
      <w:pPr>
        <w:rPr>
          <w:rtl/>
        </w:rPr>
      </w:pPr>
      <w:r w:rsidRPr="000528DA">
        <w:rPr>
          <w:rFonts w:ascii="Fb Fontext" w:hAnsi="Fb Fontext" w:hint="cs"/>
          <w:rtl/>
        </w:rPr>
        <w:t>ב</w:t>
      </w:r>
      <w:r w:rsidRPr="000528DA">
        <w:rPr>
          <w:rFonts w:ascii="Fb Fontext" w:hAnsi="Fb Fontext"/>
          <w:rtl/>
        </w:rPr>
        <w:t xml:space="preserve">לא פתח בהטוב והמטיב, אבל </w:t>
      </w:r>
      <w:r w:rsidRPr="000528DA">
        <w:rPr>
          <w:rFonts w:ascii="Fb Fontext" w:hAnsi="Fb Fontext" w:hint="cs"/>
          <w:rtl/>
        </w:rPr>
        <w:t>ב</w:t>
      </w:r>
      <w:r w:rsidRPr="000528DA">
        <w:rPr>
          <w:rFonts w:ascii="Fb Fontext" w:hAnsi="Fb Fontext"/>
          <w:rtl/>
        </w:rPr>
        <w:t>פתח חוזר לראש.</w:t>
      </w:r>
    </w:p>
    <w:p w14:paraId="63F8D93D" w14:textId="77777777" w:rsidR="005175F4" w:rsidRPr="00E34F28" w:rsidRDefault="005175F4" w:rsidP="000F6DD4">
      <w:pPr>
        <w:pStyle w:val="afffffc"/>
        <w:rPr>
          <w:rtl/>
        </w:rPr>
      </w:pPr>
      <w:bookmarkStart w:id="1662" w:name="_Toc193636374"/>
      <w:bookmarkStart w:id="1663" w:name="_Toc216184982"/>
      <w:r w:rsidRPr="006D3CF8">
        <w:rPr>
          <w:rtl/>
        </w:rPr>
        <w:t>עד כמה מזמנין וכו'.</w:t>
      </w:r>
      <w:bookmarkEnd w:id="1662"/>
      <w:bookmarkEnd w:id="1663"/>
    </w:p>
    <w:p w14:paraId="30C6314A" w14:textId="672AD291" w:rsidR="00A24328" w:rsidRDefault="006D03EF" w:rsidP="009A59D1">
      <w:pPr>
        <w:pStyle w:val="38"/>
        <w:framePr w:wrap="notBeside"/>
        <w:rPr>
          <w:rtl/>
        </w:rPr>
      </w:pPr>
      <w:r w:rsidRPr="00660D7A">
        <w:rPr>
          <w:rFonts w:hint="cs"/>
          <w:rtl/>
        </w:rPr>
        <w:t>משמע</w:t>
      </w:r>
      <w:r w:rsidR="00A24328">
        <w:rPr>
          <w:rFonts w:hint="cs"/>
          <w:rtl/>
        </w:rPr>
        <w:t>:</w:t>
      </w:r>
    </w:p>
    <w:p w14:paraId="565D95C1" w14:textId="5D80C9AF" w:rsidR="005175F4" w:rsidRPr="000528DA" w:rsidRDefault="005175F4" w:rsidP="006D03EF">
      <w:pPr>
        <w:rPr>
          <w:rtl/>
        </w:rPr>
      </w:pPr>
      <w:r w:rsidRPr="00E34F28">
        <w:rPr>
          <w:rStyle w:val="afffff9"/>
          <w:rtl/>
        </w:rPr>
        <w:t xml:space="preserve">דר"מ </w:t>
      </w:r>
      <w:r w:rsidRPr="000528DA">
        <w:rPr>
          <w:rFonts w:ascii="Fb Fontext" w:hAnsi="Fb Fontext"/>
          <w:rtl/>
        </w:rPr>
        <w:t xml:space="preserve">חשיב ליה כזית </w:t>
      </w:r>
      <w:r w:rsidRPr="00E34F28">
        <w:rPr>
          <w:rStyle w:val="afffff9"/>
          <w:rtl/>
        </w:rPr>
        <w:t>ור"י</w:t>
      </w:r>
      <w:r w:rsidRPr="000528DA">
        <w:rPr>
          <w:rFonts w:ascii="Fb Fontext" w:hAnsi="Fb Fontext"/>
          <w:rtl/>
        </w:rPr>
        <w:t xml:space="preserve"> כביצה</w:t>
      </w:r>
      <w:r w:rsidR="00011946" w:rsidRPr="000528DA">
        <w:rPr>
          <w:rFonts w:ascii="Fb Fontext" w:hAnsi="Fb Fontext" w:hint="cs"/>
          <w:rtl/>
        </w:rPr>
        <w:t>,</w:t>
      </w:r>
      <w:r w:rsidRPr="000528DA">
        <w:rPr>
          <w:rFonts w:ascii="Fb Fontext" w:hAnsi="Fb Fontext"/>
          <w:rtl/>
        </w:rPr>
        <w:t xml:space="preserve"> </w:t>
      </w:r>
      <w:r w:rsidR="006D03EF">
        <w:rPr>
          <w:rFonts w:ascii="Fb Fontext" w:hAnsi="Fb Fontext"/>
          <w:rtl/>
        </w:rPr>
        <w:tab/>
      </w:r>
      <w:r w:rsidR="006D03EF" w:rsidRPr="006D03EF">
        <w:rPr>
          <w:rStyle w:val="afffff9"/>
          <w:rFonts w:hint="cs"/>
          <w:rtl/>
        </w:rPr>
        <w:t>וקשה</w:t>
      </w:r>
      <w:r w:rsidR="006D03EF">
        <w:rPr>
          <w:rStyle w:val="afffff9"/>
          <w:rFonts w:hint="cs"/>
          <w:rtl/>
        </w:rPr>
        <w:t>:</w:t>
      </w:r>
      <w:r w:rsidRPr="000528DA">
        <w:rPr>
          <w:rFonts w:ascii="Fb Fontext" w:hAnsi="Fb Fontext"/>
          <w:rtl/>
        </w:rPr>
        <w:t xml:space="preserve"> </w:t>
      </w:r>
      <w:r w:rsidR="006D03EF">
        <w:rPr>
          <w:rFonts w:ascii="Fb Fontext" w:hAnsi="Fb Fontext" w:hint="cs"/>
          <w:rtl/>
        </w:rPr>
        <w:t>שמשמע להיפך</w:t>
      </w:r>
    </w:p>
    <w:p w14:paraId="2DCB4DCD" w14:textId="64F7F81F" w:rsidR="00A24328" w:rsidRDefault="005175F4" w:rsidP="009A59D1">
      <w:pPr>
        <w:pStyle w:val="38"/>
        <w:framePr w:wrap="notBeside"/>
        <w:rPr>
          <w:rtl/>
        </w:rPr>
      </w:pPr>
      <w:r w:rsidRPr="00660D7A">
        <w:rPr>
          <w:rtl/>
        </w:rPr>
        <w:t>דתנן</w:t>
      </w:r>
      <w:r w:rsidR="00A24328">
        <w:rPr>
          <w:rtl/>
        </w:rPr>
        <w:t>:</w:t>
      </w:r>
    </w:p>
    <w:p w14:paraId="099DFE1E" w14:textId="3E5DC13E" w:rsidR="006D03EF" w:rsidRDefault="005175F4" w:rsidP="006D03EF">
      <w:pPr>
        <w:rPr>
          <w:rtl/>
        </w:rPr>
      </w:pPr>
      <w:r w:rsidRPr="00F95182">
        <w:rPr>
          <w:rtl/>
        </w:rPr>
        <w:t xml:space="preserve">מי שיצא מירושלים ונזכר שהיה בידו בשר קדש, אם עבר </w:t>
      </w:r>
      <w:r w:rsidRPr="00A10336">
        <w:rPr>
          <w:rStyle w:val="30"/>
          <w:rtl/>
        </w:rPr>
        <w:t>צופים</w:t>
      </w:r>
      <w:r w:rsidRPr="000528DA">
        <w:rPr>
          <w:rtl/>
        </w:rPr>
        <w:t xml:space="preserve"> </w:t>
      </w:r>
      <w:r w:rsidRPr="00F95182">
        <w:rPr>
          <w:rtl/>
        </w:rPr>
        <w:t>שורפו במקומו,</w:t>
      </w:r>
      <w:r w:rsidR="005D5EEC" w:rsidRPr="00F95182">
        <w:rPr>
          <w:rFonts w:hint="cs"/>
          <w:rtl/>
        </w:rPr>
        <w:t xml:space="preserve"> </w:t>
      </w:r>
      <w:r w:rsidRPr="00A10336">
        <w:rPr>
          <w:rStyle w:val="30"/>
          <w:rtl/>
        </w:rPr>
        <w:t>ואם לא</w:t>
      </w:r>
      <w:r w:rsidRPr="00F95182">
        <w:rPr>
          <w:rtl/>
        </w:rPr>
        <w:t xml:space="preserve"> חוזר ושורפו לפני הבירה מעצי המערכה.</w:t>
      </w:r>
    </w:p>
    <w:p w14:paraId="3DFFF159" w14:textId="3BB63C74" w:rsidR="005175F4" w:rsidRDefault="005D5EEC" w:rsidP="006D03EF">
      <w:pPr>
        <w:rPr>
          <w:rFonts w:ascii="Fb Fontext" w:hAnsi="Fb Fontext"/>
          <w:rtl/>
        </w:rPr>
      </w:pPr>
      <w:bookmarkStart w:id="1664" w:name="_Toc193636375"/>
      <w:bookmarkStart w:id="1665" w:name="_Toc216184983"/>
      <w:r w:rsidRPr="00A10336">
        <w:rPr>
          <w:rStyle w:val="30"/>
          <w:rtl/>
        </w:rPr>
        <w:t>עד כמה</w:t>
      </w:r>
      <w:r w:rsidR="005175F4" w:rsidRPr="00A10336">
        <w:rPr>
          <w:rStyle w:val="30"/>
          <w:rtl/>
        </w:rPr>
        <w:t xml:space="preserve"> חוזרים</w:t>
      </w:r>
      <w:bookmarkEnd w:id="1664"/>
      <w:bookmarkEnd w:id="1665"/>
      <w:r w:rsidR="005175F4" w:rsidRPr="000528DA">
        <w:rPr>
          <w:rFonts w:ascii="Fb Fontext" w:hAnsi="Fb Fontext"/>
          <w:rtl/>
        </w:rPr>
        <w:t xml:space="preserve">? </w:t>
      </w:r>
      <w:r w:rsidR="005175F4" w:rsidRPr="00E34F28">
        <w:rPr>
          <w:rStyle w:val="afffff9"/>
          <w:rFonts w:hint="cs"/>
          <w:rtl/>
        </w:rPr>
        <w:t>ל</w:t>
      </w:r>
      <w:r w:rsidR="005175F4" w:rsidRPr="00E34F28">
        <w:rPr>
          <w:rStyle w:val="afffff9"/>
          <w:rtl/>
        </w:rPr>
        <w:t xml:space="preserve">ר"מ: </w:t>
      </w:r>
      <w:r w:rsidR="005175F4" w:rsidRPr="000528DA">
        <w:rPr>
          <w:rFonts w:ascii="Fb Fontext" w:hAnsi="Fb Fontext"/>
          <w:rtl/>
        </w:rPr>
        <w:t xml:space="preserve">בכביצה. </w:t>
      </w:r>
      <w:r w:rsidR="005175F4" w:rsidRPr="00E34F28">
        <w:rPr>
          <w:rStyle w:val="afffff9"/>
          <w:rFonts w:hint="cs"/>
          <w:rtl/>
        </w:rPr>
        <w:t>ל</w:t>
      </w:r>
      <w:r w:rsidR="005175F4" w:rsidRPr="00E34F28">
        <w:rPr>
          <w:rStyle w:val="afffff9"/>
          <w:rtl/>
        </w:rPr>
        <w:t xml:space="preserve">ר"י: </w:t>
      </w:r>
      <w:r w:rsidR="005175F4" w:rsidRPr="000528DA">
        <w:rPr>
          <w:rFonts w:ascii="Fb Fontext" w:hAnsi="Fb Fontext"/>
          <w:rtl/>
        </w:rPr>
        <w:t>בכזית!</w:t>
      </w:r>
      <w:r w:rsidR="006D03EF">
        <w:rPr>
          <w:rFonts w:ascii="Fb Fontext" w:hAnsi="Fb Fontext" w:hint="cs"/>
          <w:rtl/>
        </w:rPr>
        <w:t xml:space="preserve"> </w:t>
      </w:r>
    </w:p>
    <w:p w14:paraId="70B831BE" w14:textId="740BEBC9" w:rsidR="00A24328" w:rsidRDefault="006D03EF" w:rsidP="009A59D1">
      <w:pPr>
        <w:pStyle w:val="38"/>
        <w:framePr w:wrap="notBeside"/>
        <w:rPr>
          <w:rtl/>
        </w:rPr>
      </w:pPr>
      <w:r w:rsidRPr="00660D7A">
        <w:rPr>
          <w:rFonts w:hint="cs"/>
          <w:rtl/>
        </w:rPr>
        <w:t>א. רי''ו</w:t>
      </w:r>
      <w:r w:rsidR="009B14FE">
        <w:rPr>
          <w:rFonts w:hint="cs"/>
          <w:rtl/>
        </w:rPr>
        <w:t>:</w:t>
      </w:r>
    </w:p>
    <w:p w14:paraId="1E46C1C8" w14:textId="6B7488FD" w:rsidR="006D03EF" w:rsidRDefault="006D03EF" w:rsidP="000528DA">
      <w:pPr>
        <w:rPr>
          <w:rFonts w:ascii="Fb Fontext" w:hAnsi="Fb Fontext"/>
          <w:rtl/>
        </w:rPr>
      </w:pPr>
      <w:r>
        <w:rPr>
          <w:rFonts w:ascii="Fb Fontext" w:hAnsi="Fb Fontext" w:hint="cs"/>
          <w:rtl/>
        </w:rPr>
        <w:t>מוחלפת השיטה</w:t>
      </w:r>
    </w:p>
    <w:p w14:paraId="28FF9DD3" w14:textId="77777777" w:rsidR="00A24328" w:rsidRDefault="006D03EF" w:rsidP="009A59D1">
      <w:pPr>
        <w:pStyle w:val="38"/>
        <w:framePr w:wrap="notBeside"/>
        <w:rPr>
          <w:rtl/>
        </w:rPr>
      </w:pPr>
      <w:r w:rsidRPr="00660D7A">
        <w:rPr>
          <w:rFonts w:hint="cs"/>
          <w:rtl/>
        </w:rPr>
        <w:t>ב. אביי  כאן</w:t>
      </w:r>
      <w:r w:rsidR="00A24328">
        <w:rPr>
          <w:rtl/>
        </w:rPr>
        <w:t>:</w:t>
      </w:r>
    </w:p>
    <w:p w14:paraId="57D413AC" w14:textId="65592C26" w:rsidR="00F64167" w:rsidRDefault="006D03EF" w:rsidP="006D03EF">
      <w:pPr>
        <w:rPr>
          <w:rtl/>
        </w:rPr>
      </w:pPr>
      <w:r>
        <w:rPr>
          <w:rFonts w:ascii="Fb Fontext" w:hAnsi="Fb Fontext" w:hint="cs"/>
          <w:rtl/>
        </w:rPr>
        <w:t xml:space="preserve">חלקו בקראי </w:t>
      </w:r>
      <w:r w:rsidR="005175F4" w:rsidRPr="00E34F28">
        <w:rPr>
          <w:rStyle w:val="afffff9"/>
          <w:rFonts w:hint="cs"/>
          <w:rtl/>
        </w:rPr>
        <w:t>ל</w:t>
      </w:r>
      <w:r w:rsidR="005175F4" w:rsidRPr="00E34F28">
        <w:rPr>
          <w:rStyle w:val="afffff9"/>
          <w:rtl/>
        </w:rPr>
        <w:t>ר"מ:</w:t>
      </w:r>
      <w:r>
        <w:rPr>
          <w:rStyle w:val="ad"/>
          <w:rFonts w:hint="cs"/>
          <w:rtl/>
        </w:rPr>
        <w:t xml:space="preserve"> </w:t>
      </w:r>
      <w:r w:rsidR="005175F4" w:rsidRPr="000528DA">
        <w:rPr>
          <w:rStyle w:val="ad"/>
          <w:rFonts w:hint="cs"/>
          <w:rtl/>
        </w:rPr>
        <w:t>'</w:t>
      </w:r>
      <w:r w:rsidR="005175F4" w:rsidRPr="000528DA">
        <w:rPr>
          <w:rStyle w:val="ad"/>
          <w:rtl/>
        </w:rPr>
        <w:t>ואכלת</w:t>
      </w:r>
      <w:r w:rsidR="005175F4" w:rsidRPr="000528DA">
        <w:rPr>
          <w:rStyle w:val="ad"/>
          <w:rFonts w:hint="cs"/>
          <w:rtl/>
        </w:rPr>
        <w:t>'</w:t>
      </w:r>
      <w:r w:rsidR="005175F4" w:rsidRPr="000528DA">
        <w:rPr>
          <w:rStyle w:val="ad"/>
          <w:rtl/>
        </w:rPr>
        <w:t xml:space="preserve"> </w:t>
      </w:r>
      <w:r w:rsidR="005175F4" w:rsidRPr="000528DA">
        <w:rPr>
          <w:rtl/>
        </w:rPr>
        <w:t>זו אכילה</w:t>
      </w:r>
      <w:r>
        <w:rPr>
          <w:rFonts w:hint="cs"/>
          <w:rtl/>
        </w:rPr>
        <w:t xml:space="preserve"> - בכזית</w:t>
      </w:r>
      <w:r w:rsidR="005175F4" w:rsidRPr="000528DA">
        <w:rPr>
          <w:rtl/>
        </w:rPr>
        <w:t>,</w:t>
      </w:r>
      <w:r w:rsidR="005175F4" w:rsidRPr="000528DA">
        <w:rPr>
          <w:rStyle w:val="ad"/>
          <w:rtl/>
        </w:rPr>
        <w:t xml:space="preserve"> </w:t>
      </w:r>
      <w:r w:rsidR="005175F4" w:rsidRPr="000528DA">
        <w:rPr>
          <w:rStyle w:val="ad"/>
          <w:rFonts w:hint="cs"/>
          <w:rtl/>
        </w:rPr>
        <w:t>'</w:t>
      </w:r>
      <w:r w:rsidR="005175F4" w:rsidRPr="000528DA">
        <w:rPr>
          <w:rStyle w:val="ad"/>
          <w:rtl/>
        </w:rPr>
        <w:t>ושבעת</w:t>
      </w:r>
      <w:r w:rsidR="005175F4" w:rsidRPr="000528DA">
        <w:rPr>
          <w:rStyle w:val="ad"/>
          <w:rFonts w:hint="cs"/>
          <w:rtl/>
        </w:rPr>
        <w:t>'</w:t>
      </w:r>
      <w:r w:rsidR="005175F4" w:rsidRPr="000528DA">
        <w:rPr>
          <w:rStyle w:val="ad"/>
          <w:rtl/>
        </w:rPr>
        <w:t xml:space="preserve"> </w:t>
      </w:r>
      <w:r w:rsidR="005175F4" w:rsidRPr="000528DA">
        <w:rPr>
          <w:rtl/>
        </w:rPr>
        <w:t xml:space="preserve">זו שתיה, </w:t>
      </w:r>
    </w:p>
    <w:p w14:paraId="4E40DDA5" w14:textId="2F512A64" w:rsidR="005175F4" w:rsidRPr="000528DA" w:rsidRDefault="006D03EF" w:rsidP="006D03EF">
      <w:pPr>
        <w:ind w:left="678"/>
        <w:rPr>
          <w:rtl/>
        </w:rPr>
      </w:pPr>
      <w:r>
        <w:rPr>
          <w:rStyle w:val="afffff9"/>
          <w:rFonts w:hint="cs"/>
          <w:rtl/>
        </w:rPr>
        <w:t xml:space="preserve"> </w:t>
      </w:r>
      <w:r w:rsidRPr="006D03EF">
        <w:rPr>
          <w:rStyle w:val="afffff9"/>
          <w:rFonts w:hint="cs"/>
          <w:rtl/>
        </w:rPr>
        <w:t>ולר''י</w:t>
      </w:r>
      <w:r>
        <w:rPr>
          <w:rStyle w:val="afffff9"/>
          <w:rFonts w:hint="cs"/>
          <w:rtl/>
        </w:rPr>
        <w:t xml:space="preserve"> </w:t>
      </w:r>
      <w:r w:rsidR="005175F4" w:rsidRPr="000528DA">
        <w:rPr>
          <w:rStyle w:val="ad"/>
          <w:rFonts w:hint="cs"/>
          <w:rtl/>
        </w:rPr>
        <w:t>'</w:t>
      </w:r>
      <w:r w:rsidR="005175F4" w:rsidRPr="000528DA">
        <w:rPr>
          <w:rStyle w:val="ad"/>
          <w:rtl/>
        </w:rPr>
        <w:t>ואכלת ושבעת</w:t>
      </w:r>
      <w:r>
        <w:rPr>
          <w:rStyle w:val="ad"/>
          <w:rFonts w:hint="cs"/>
          <w:rtl/>
        </w:rPr>
        <w:t xml:space="preserve"> </w:t>
      </w:r>
      <w:r w:rsidR="005175F4" w:rsidRPr="000528DA">
        <w:rPr>
          <w:rtl/>
        </w:rPr>
        <w:t>שיש בה שביעה, ו</w:t>
      </w:r>
      <w:r w:rsidR="005175F4" w:rsidRPr="000528DA">
        <w:rPr>
          <w:rFonts w:hint="cs"/>
          <w:rtl/>
        </w:rPr>
        <w:t xml:space="preserve">היינו </w:t>
      </w:r>
      <w:r w:rsidR="005175F4" w:rsidRPr="000528DA">
        <w:rPr>
          <w:rtl/>
        </w:rPr>
        <w:t>כביצה.</w:t>
      </w:r>
    </w:p>
    <w:p w14:paraId="1C204E10" w14:textId="203C968F" w:rsidR="00A24328" w:rsidRDefault="001821B2" w:rsidP="009A59D1">
      <w:pPr>
        <w:pStyle w:val="38"/>
        <w:framePr w:wrap="notBeside"/>
        <w:rPr>
          <w:rtl/>
        </w:rPr>
      </w:pPr>
      <w:r w:rsidRPr="00660D7A">
        <w:rPr>
          <w:rtl/>
        </w:rPr>
        <w:t>שם</w:t>
      </w:r>
      <w:r w:rsidR="009B14FE">
        <w:rPr>
          <w:rtl/>
        </w:rPr>
        <w:t>:</w:t>
      </w:r>
    </w:p>
    <w:p w14:paraId="67C77432" w14:textId="71567055" w:rsidR="00F64167" w:rsidRDefault="006D03EF" w:rsidP="006D03EF">
      <w:pPr>
        <w:rPr>
          <w:rtl/>
        </w:rPr>
      </w:pPr>
      <w:bookmarkStart w:id="1666" w:name="_Toc193636376"/>
      <w:bookmarkStart w:id="1667" w:name="_Toc216184984"/>
      <w:r w:rsidRPr="00A10336">
        <w:rPr>
          <w:rStyle w:val="30"/>
          <w:rFonts w:hint="cs"/>
          <w:rtl/>
        </w:rPr>
        <w:t>חלקו בסברא</w:t>
      </w:r>
      <w:bookmarkEnd w:id="1666"/>
      <w:bookmarkEnd w:id="1667"/>
      <w:r>
        <w:rPr>
          <w:rStyle w:val="afffff9"/>
          <w:rFonts w:hint="cs"/>
          <w:rtl/>
        </w:rPr>
        <w:t xml:space="preserve"> </w:t>
      </w:r>
      <w:r w:rsidR="005175F4" w:rsidRPr="00E34F28">
        <w:rPr>
          <w:rStyle w:val="afffff9"/>
          <w:rFonts w:hint="cs"/>
          <w:rtl/>
        </w:rPr>
        <w:t>ל</w:t>
      </w:r>
      <w:r w:rsidR="005175F4" w:rsidRPr="00E34F28">
        <w:rPr>
          <w:rStyle w:val="afffff9"/>
          <w:rtl/>
        </w:rPr>
        <w:t xml:space="preserve">ר"מ: </w:t>
      </w:r>
      <w:r w:rsidR="005175F4" w:rsidRPr="000528DA">
        <w:rPr>
          <w:rtl/>
        </w:rPr>
        <w:t xml:space="preserve">חזרתו </w:t>
      </w:r>
      <w:r w:rsidR="005175F4" w:rsidRPr="00A10336">
        <w:rPr>
          <w:rStyle w:val="30"/>
          <w:rtl/>
        </w:rPr>
        <w:t>כטומאתו</w:t>
      </w:r>
      <w:r w:rsidR="005175F4" w:rsidRPr="000528DA">
        <w:rPr>
          <w:rFonts w:hint="cs"/>
          <w:rtl/>
        </w:rPr>
        <w:t xml:space="preserve"> </w:t>
      </w:r>
      <w:r w:rsidR="00624D19" w:rsidRPr="000528DA">
        <w:rPr>
          <w:rFonts w:hint="cs"/>
          <w:rtl/>
        </w:rPr>
        <w:t>-</w:t>
      </w:r>
      <w:r w:rsidR="005175F4" w:rsidRPr="000528DA">
        <w:rPr>
          <w:rtl/>
        </w:rPr>
        <w:t>בכביצה</w:t>
      </w:r>
    </w:p>
    <w:p w14:paraId="3F65BC89" w14:textId="77777777" w:rsidR="00F64167" w:rsidRDefault="006D03EF" w:rsidP="006D03EF">
      <w:pPr>
        <w:ind w:left="565" w:firstLine="113"/>
        <w:rPr>
          <w:rtl/>
        </w:rPr>
      </w:pPr>
      <w:r>
        <w:rPr>
          <w:rStyle w:val="afffff9"/>
          <w:rFonts w:hint="cs"/>
          <w:rtl/>
        </w:rPr>
        <w:t xml:space="preserve"> </w:t>
      </w:r>
      <w:r w:rsidR="005175F4" w:rsidRPr="00E34F28">
        <w:rPr>
          <w:rStyle w:val="afffff9"/>
          <w:rFonts w:hint="cs"/>
          <w:rtl/>
        </w:rPr>
        <w:t>ולר</w:t>
      </w:r>
      <w:r w:rsidR="005175F4" w:rsidRPr="00E34F28">
        <w:rPr>
          <w:rStyle w:val="afffff9"/>
          <w:rtl/>
        </w:rPr>
        <w:t>"</w:t>
      </w:r>
      <w:r w:rsidR="005175F4" w:rsidRPr="00E34F28">
        <w:rPr>
          <w:rStyle w:val="afffff9"/>
          <w:rFonts w:hint="cs"/>
          <w:rtl/>
        </w:rPr>
        <w:t>י</w:t>
      </w:r>
      <w:r w:rsidR="005175F4" w:rsidRPr="00E34F28">
        <w:rPr>
          <w:rStyle w:val="afffff9"/>
          <w:rtl/>
        </w:rPr>
        <w:t xml:space="preserve">: </w:t>
      </w:r>
      <w:r w:rsidR="005175F4" w:rsidRPr="000528DA">
        <w:rPr>
          <w:rtl/>
        </w:rPr>
        <w:t xml:space="preserve">חזרתו </w:t>
      </w:r>
      <w:r w:rsidR="005175F4" w:rsidRPr="00A10336">
        <w:rPr>
          <w:rStyle w:val="30"/>
          <w:rtl/>
        </w:rPr>
        <w:t>כאיסורו</w:t>
      </w:r>
      <w:r w:rsidR="00624D19" w:rsidRPr="000528DA">
        <w:rPr>
          <w:rFonts w:hint="cs"/>
          <w:rtl/>
        </w:rPr>
        <w:t>-</w:t>
      </w:r>
      <w:r w:rsidR="00291D7F" w:rsidRPr="000528DA">
        <w:rPr>
          <w:rFonts w:hint="cs"/>
          <w:rtl/>
        </w:rPr>
        <w:t xml:space="preserve"> </w:t>
      </w:r>
      <w:r w:rsidR="005175F4" w:rsidRPr="000528DA">
        <w:rPr>
          <w:rtl/>
        </w:rPr>
        <w:t>בכזית.</w:t>
      </w:r>
    </w:p>
    <w:p w14:paraId="2C14366C" w14:textId="69C18059" w:rsidR="005175F4" w:rsidRPr="00E34F28" w:rsidRDefault="00683C59" w:rsidP="00F50A20">
      <w:pPr>
        <w:pStyle w:val="afffa"/>
        <w:rPr>
          <w:rtl/>
        </w:rPr>
      </w:pPr>
      <w:r>
        <w:rPr>
          <w:rFonts w:hint="cs"/>
          <w:rtl/>
        </w:rPr>
        <w:t>***</w:t>
      </w:r>
    </w:p>
    <w:p>
      <w:pPr>
        <w:pStyle w:val="MishnaBatzad"/>
        <w:rPr>
          <w:ins w:id="20136" w:author="קלוד" w:date="2026-10-06T10:08:25Z"/>
        </w:rPr>
      </w:pPr>
      <w:ins w:id="20135" w:author="קלוד" w:date="2026-10-06T10:08:25Z">
        <w:r>
          <w:t xml:space="preserve">משנה ג</w:t>
        </w:r>
      </w:ins>
    </w:p>
    <w:p w14:paraId="1E78879B" w14:textId="3D9FA52F" w:rsidR="00624D19" w:rsidRPr="00E34F28" w:rsidRDefault="005175F4" w:rsidP="006D03EF">
      <w:pPr>
        <w:pStyle w:val="affffff"/>
        <w:jc w:val="center"/>
        <w:rPr>
          <w:rtl/>
        </w:rPr>
      </w:pPr>
      <w:r w:rsidRPr="00C8748A">
        <w:rPr>
          <w:rtl/>
        </w:rPr>
        <w:t>כיצד מזמנין?</w:t>
      </w:r>
    </w:p>
    <w:p w14:paraId="709007B6" w14:textId="16F75440" w:rsidR="005175F4" w:rsidRPr="00E34F28" w:rsidRDefault="005175F4" w:rsidP="006D03EF">
      <w:pPr>
        <w:pStyle w:val="a3"/>
        <w:spacing w:before="120"/>
        <w:rPr>
          <w:rtl/>
        </w:rPr>
        <w:pPrChange w:id="90031" w:author="קלוד" w:date="2026-10-08T12:08:16Z">
          <w:pPr>
            <w:pStyle w:val="a3"/>
          </w:pPr>
        </w:pPrChange>
      </w:pPr>
      <w:r w:rsidRPr="00D33CDA">
        <w:rPr>
          <w:rtl/>
        </w:rPr>
        <w:t>בשלשה אומר</w:t>
      </w:r>
      <w:r w:rsidRPr="00E34F28">
        <w:rPr>
          <w:rStyle w:val="TanaimMishna"/>
          <w:rtl/>
          <w:rPrChange w:id="20032" w:author="קלוד" w:date="2026-10-06T10:08:25Z">
            <w:rPr>
              <w:rStyle w:val="afffff9"/>
              <w:rtl/>
            </w:rPr>
          </w:rPrChange>
        </w:rPr>
        <w:t xml:space="preserve">: </w:t>
      </w:r>
      <w:r w:rsidRPr="00D33CDA">
        <w:rPr>
          <w:rtl/>
        </w:rPr>
        <w:t xml:space="preserve">נברך, </w:t>
      </w:r>
      <w:r w:rsidR="006D03EF">
        <w:rPr>
          <w:rFonts w:hint="cs"/>
          <w:rtl/>
        </w:rPr>
        <w:t xml:space="preserve"> </w:t>
      </w:r>
      <w:r w:rsidR="006D03EF">
        <w:rPr>
          <w:rtl/>
        </w:rPr>
        <w:ptab w:relativeTo="margin" w:alignment="right" w:leader="none"/>
      </w:r>
      <w:r w:rsidRPr="00D33CDA">
        <w:rPr>
          <w:rtl/>
        </w:rPr>
        <w:t>בשלש</w:t>
      </w:r>
      <w:r w:rsidR="00624D19" w:rsidRPr="00D33CDA">
        <w:rPr>
          <w:rtl/>
        </w:rPr>
        <w:t>ה והוא</w:t>
      </w:r>
      <w:r w:rsidRPr="00E34F28">
        <w:rPr>
          <w:rStyle w:val="TanaimMishna"/>
          <w:rtl/>
          <w:rPrChange w:id="20033" w:author="קלוד" w:date="2026-10-06T10:08:25Z">
            <w:rPr>
              <w:rStyle w:val="afffff9"/>
              <w:rtl/>
            </w:rPr>
          </w:rPrChange>
        </w:rPr>
        <w:t xml:space="preserve">: </w:t>
      </w:r>
      <w:r w:rsidRPr="00D33CDA">
        <w:rPr>
          <w:rtl/>
        </w:rPr>
        <w:t>ברכו,</w:t>
      </w:r>
    </w:p>
    <w:p w14:paraId="600C033B" w14:textId="74F3C95B" w:rsidR="005175F4" w:rsidRPr="00E34F28" w:rsidRDefault="00624D19" w:rsidP="006D03EF">
      <w:pPr>
        <w:pStyle w:val="a3"/>
        <w:rPr>
          <w:rtl/>
        </w:rPr>
      </w:pPr>
      <w:r w:rsidRPr="00D33CDA">
        <w:rPr>
          <w:rFonts w:hint="cs"/>
          <w:rtl/>
        </w:rPr>
        <w:t>ב</w:t>
      </w:r>
      <w:r w:rsidRPr="00D33CDA">
        <w:rPr>
          <w:rtl/>
        </w:rPr>
        <w:t>עשרה</w:t>
      </w:r>
      <w:r w:rsidR="005175F4" w:rsidRPr="00E34F28">
        <w:rPr>
          <w:rStyle w:val="TanaimMishna"/>
          <w:rtl/>
          <w:rPrChange w:id="20034" w:author="קלוד" w:date="2026-10-06T10:08:25Z">
            <w:rPr>
              <w:rStyle w:val="afffff9"/>
              <w:rtl/>
            </w:rPr>
          </w:rPrChange>
        </w:rPr>
        <w:t xml:space="preserve">: </w:t>
      </w:r>
      <w:r w:rsidR="005175F4" w:rsidRPr="00D33CDA">
        <w:rPr>
          <w:rtl/>
        </w:rPr>
        <w:t xml:space="preserve">נברך אלהינו, </w:t>
      </w:r>
      <w:r w:rsidR="006D03EF">
        <w:rPr>
          <w:rtl/>
        </w:rPr>
        <w:ptab w:relativeTo="margin" w:alignment="right" w:leader="none"/>
      </w:r>
      <w:r w:rsidR="005175F4" w:rsidRPr="00D33CDA">
        <w:rPr>
          <w:rtl/>
        </w:rPr>
        <w:t>בעשרה</w:t>
      </w:r>
      <w:r w:rsidRPr="00D33CDA">
        <w:rPr>
          <w:rFonts w:hint="cs"/>
          <w:rtl/>
        </w:rPr>
        <w:t xml:space="preserve"> והוא</w:t>
      </w:r>
      <w:r w:rsidR="005175F4" w:rsidRPr="00E34F28">
        <w:rPr>
          <w:rStyle w:val="TanaimMishna"/>
          <w:rtl/>
          <w:rPrChange w:id="20035" w:author="קלוד" w:date="2026-10-06T10:08:25Z">
            <w:rPr>
              <w:rStyle w:val="afffff9"/>
              <w:rtl/>
            </w:rPr>
          </w:rPrChange>
        </w:rPr>
        <w:t xml:space="preserve">: </w:t>
      </w:r>
      <w:r w:rsidR="005175F4" w:rsidRPr="00D33CDA">
        <w:rPr>
          <w:rtl/>
        </w:rPr>
        <w:t>ברכו.</w:t>
      </w:r>
    </w:p>
    <w:p w14:paraId="47E4D0E4" w14:textId="77777777" w:rsidR="005175F4" w:rsidRPr="00E34F28" w:rsidRDefault="005175F4" w:rsidP="001619FE">
      <w:pPr>
        <w:pStyle w:val="a3"/>
        <w:rPr>
          <w:rtl/>
        </w:rPr>
      </w:pPr>
      <w:r w:rsidRPr="00D33CDA">
        <w:rPr>
          <w:rtl/>
        </w:rPr>
        <w:t>אחד עשרה, ואחד עשרה רבוא</w:t>
      </w:r>
      <w:r w:rsidRPr="00D33CDA">
        <w:rPr>
          <w:rFonts w:hint="cs"/>
          <w:rtl/>
        </w:rPr>
        <w:t>,</w:t>
      </w:r>
    </w:p>
    <w:p w14:paraId="042D0B44" w14:textId="25748A86" w:rsidR="005175F4" w:rsidRPr="00E34F28" w:rsidRDefault="00624D19" w:rsidP="006D03EF">
      <w:pPr>
        <w:pStyle w:val="a3"/>
        <w:rPr>
          <w:rtl/>
        </w:rPr>
      </w:pPr>
      <w:r w:rsidRPr="00D33CDA">
        <w:rPr>
          <w:rtl/>
        </w:rPr>
        <w:t>במאה</w:t>
      </w:r>
      <w:r w:rsidR="005175F4" w:rsidRPr="00E34F28">
        <w:rPr>
          <w:rStyle w:val="TanaimMishna"/>
          <w:rtl/>
          <w:rPrChange w:id="20036" w:author="קלוד" w:date="2026-10-06T10:08:25Z">
            <w:rPr>
              <w:rStyle w:val="afffff9"/>
              <w:rtl/>
            </w:rPr>
          </w:rPrChange>
        </w:rPr>
        <w:t xml:space="preserve">: </w:t>
      </w:r>
      <w:r w:rsidR="005175F4" w:rsidRPr="00D33CDA">
        <w:rPr>
          <w:rtl/>
        </w:rPr>
        <w:t>נברך ה' אלהינו.</w:t>
      </w:r>
      <w:r w:rsidR="005175F4" w:rsidRPr="00D33CDA">
        <w:rPr>
          <w:rFonts w:hint="cs"/>
          <w:rtl/>
        </w:rPr>
        <w:t xml:space="preserve"> </w:t>
      </w:r>
      <w:r w:rsidR="006D03EF">
        <w:rPr>
          <w:rtl/>
        </w:rPr>
        <w:ptab w:relativeTo="margin" w:alignment="right" w:leader="none"/>
      </w:r>
      <w:r w:rsidRPr="00D33CDA">
        <w:rPr>
          <w:rtl/>
        </w:rPr>
        <w:t>במאה והוא</w:t>
      </w:r>
      <w:r w:rsidR="005175F4" w:rsidRPr="00E34F28">
        <w:rPr>
          <w:rStyle w:val="TanaimMishna"/>
          <w:rtl/>
          <w:rPrChange w:id="20037" w:author="קלוד" w:date="2026-10-06T10:08:25Z">
            <w:rPr>
              <w:rStyle w:val="afffff9"/>
              <w:rtl/>
            </w:rPr>
          </w:rPrChange>
        </w:rPr>
        <w:t xml:space="preserve">: </w:t>
      </w:r>
      <w:r w:rsidR="005175F4" w:rsidRPr="00D33CDA">
        <w:rPr>
          <w:rtl/>
        </w:rPr>
        <w:t>ברכו,</w:t>
      </w:r>
    </w:p>
    <w:p w14:paraId="14B0B949" w14:textId="6D1D4516" w:rsidR="00624D19" w:rsidRPr="00E34F28" w:rsidRDefault="005175F4" w:rsidP="006D03EF">
      <w:pPr>
        <w:pStyle w:val="a3"/>
        <w:rPr>
          <w:rtl/>
        </w:rPr>
      </w:pPr>
      <w:r w:rsidRPr="00D33CDA">
        <w:rPr>
          <w:rtl/>
        </w:rPr>
        <w:t>ובאלף</w:t>
      </w:r>
      <w:r w:rsidRPr="00E34F28">
        <w:rPr>
          <w:rStyle w:val="TanaimMishna"/>
          <w:rtl/>
          <w:rPrChange w:id="20038" w:author="קלוד" w:date="2026-10-06T10:08:25Z">
            <w:rPr>
              <w:rStyle w:val="afffff9"/>
              <w:rtl/>
            </w:rPr>
          </w:rPrChange>
        </w:rPr>
        <w:t xml:space="preserve">: </w:t>
      </w:r>
      <w:r w:rsidRPr="00D33CDA">
        <w:rPr>
          <w:rtl/>
        </w:rPr>
        <w:t xml:space="preserve">נברך לה' אלהינו אלהי ישראל, </w:t>
      </w:r>
      <w:r w:rsidR="006D03EF">
        <w:rPr>
          <w:rtl/>
        </w:rPr>
        <w:ptab w:relativeTo="margin" w:alignment="right" w:leader="none"/>
      </w:r>
      <w:r w:rsidRPr="00D33CDA">
        <w:rPr>
          <w:rtl/>
        </w:rPr>
        <w:t>באלף והוא</w:t>
      </w:r>
      <w:r w:rsidRPr="00E34F28">
        <w:rPr>
          <w:rStyle w:val="TanaimMishna"/>
          <w:rtl/>
          <w:rPrChange w:id="20039" w:author="קלוד" w:date="2026-10-06T10:08:25Z">
            <w:rPr>
              <w:rStyle w:val="afffff9"/>
              <w:rtl/>
            </w:rPr>
          </w:rPrChange>
        </w:rPr>
        <w:t xml:space="preserve">: </w:t>
      </w:r>
      <w:r w:rsidRPr="00D33CDA">
        <w:rPr>
          <w:rtl/>
        </w:rPr>
        <w:t>ברכו,</w:t>
      </w:r>
    </w:p>
    <w:p w14:paraId="3293C8D8" w14:textId="662475F5" w:rsidR="005175F4" w:rsidRPr="00E34F28" w:rsidRDefault="005175F4" w:rsidP="006D03EF">
      <w:pPr>
        <w:pStyle w:val="a3"/>
        <w:spacing w:after="60"/>
        <w:rPr>
          <w:rtl/>
        </w:rPr>
      </w:pPr>
      <w:r w:rsidRPr="00D33CDA">
        <w:rPr>
          <w:rtl/>
        </w:rPr>
        <w:t>ברבוא</w:t>
      </w:r>
      <w:r w:rsidRPr="00E34F28">
        <w:rPr>
          <w:rStyle w:val="TanaimMishna"/>
          <w:rtl/>
          <w:rPrChange w:id="20040" w:author="קלוד" w:date="2026-10-06T10:08:25Z">
            <w:rPr>
              <w:rStyle w:val="afffff9"/>
              <w:rtl/>
            </w:rPr>
          </w:rPrChange>
        </w:rPr>
        <w:t xml:space="preserve">: </w:t>
      </w:r>
      <w:r w:rsidRPr="00D33CDA">
        <w:rPr>
          <w:rtl/>
        </w:rPr>
        <w:t>נברך לה' אלהינו אלהי ישראל אלהי צבאות יושב</w:t>
      </w:r>
      <w:r w:rsidR="006D03EF">
        <w:rPr>
          <w:rFonts w:hint="cs"/>
          <w:rtl/>
        </w:rPr>
        <w:t xml:space="preserve"> </w:t>
      </w:r>
      <w:r w:rsidRPr="00D33CDA">
        <w:rPr>
          <w:rtl/>
        </w:rPr>
        <w:t xml:space="preserve"> </w:t>
      </w:r>
      <w:r w:rsidR="006D03EF">
        <w:rPr>
          <w:rFonts w:hint="cs"/>
          <w:rtl/>
        </w:rPr>
        <w:t xml:space="preserve"> </w:t>
      </w:r>
      <w:r w:rsidRPr="00D33CDA">
        <w:rPr>
          <w:rtl/>
        </w:rPr>
        <w:t>הכרובים על המזון שאכלנו,</w:t>
      </w:r>
      <w:r w:rsidR="006D03EF">
        <w:rPr>
          <w:rFonts w:hint="cs"/>
          <w:rtl/>
        </w:rPr>
        <w:t xml:space="preserve"> </w:t>
      </w:r>
      <w:r w:rsidR="006D03EF">
        <w:rPr>
          <w:rtl/>
        </w:rPr>
        <w:ptab w:relativeTo="margin" w:alignment="right" w:leader="none"/>
      </w:r>
      <w:r w:rsidRPr="00D33CDA">
        <w:rPr>
          <w:rtl/>
        </w:rPr>
        <w:t>ברבוא והוא</w:t>
      </w:r>
      <w:r w:rsidRPr="00E34F28">
        <w:rPr>
          <w:rStyle w:val="TanaimMishna"/>
          <w:rtl/>
          <w:rPrChange w:id="20041" w:author="קלוד" w:date="2026-10-06T10:08:25Z">
            <w:rPr>
              <w:rStyle w:val="afffff9"/>
              <w:rtl/>
            </w:rPr>
          </w:rPrChange>
        </w:rPr>
        <w:t xml:space="preserve">: </w:t>
      </w:r>
      <w:r w:rsidRPr="00D33CDA">
        <w:rPr>
          <w:rtl/>
        </w:rPr>
        <w:t>ברכו,</w:t>
      </w:r>
    </w:p>
    <w:p w14:paraId="6A8CE34D" w14:textId="77777777" w:rsidR="005175F4" w:rsidRPr="00E34F28" w:rsidRDefault="005175F4" w:rsidP="006D03EF">
      <w:pPr>
        <w:pStyle w:val="a3"/>
        <w:spacing w:after="60"/>
        <w:rPr>
          <w:rtl/>
        </w:rPr>
      </w:pPr>
      <w:r w:rsidRPr="00D33CDA">
        <w:rPr>
          <w:rtl/>
        </w:rPr>
        <w:t>כענין שמברך כך עונים אחריו</w:t>
      </w:r>
      <w:r w:rsidRPr="00E34F28">
        <w:rPr>
          <w:rStyle w:val="TanaimMishna"/>
          <w:rtl/>
          <w:rPrChange w:id="20042" w:author="קלוד" w:date="2026-10-06T10:08:25Z">
            <w:rPr>
              <w:rStyle w:val="afffff9"/>
              <w:rtl/>
            </w:rPr>
          </w:rPrChange>
        </w:rPr>
        <w:t xml:space="preserve">: </w:t>
      </w:r>
      <w:r w:rsidRPr="00D33CDA">
        <w:rPr>
          <w:rtl/>
        </w:rPr>
        <w:t>ברוך ה' אלהינו אלהי ישראל אלהי צבאות יושב הכרובים על המזון שאכלנו,</w:t>
      </w:r>
    </w:p>
    <w:p w14:paraId="20FC8988" w14:textId="767BDD91" w:rsidR="005175F4" w:rsidRPr="00E34F28" w:rsidRDefault="006D03EF" w:rsidP="006D03EF">
      <w:pPr>
        <w:pStyle w:val="a3"/>
        <w:rPr>
          <w:rtl/>
        </w:rPr>
      </w:pPr>
      <w:r>
        <w:rPr>
          <w:rStyle w:val="affffff2"/>
          <w:rFonts w:hint="cs"/>
          <w:rtl/>
        </w:rPr>
        <w:t>ריה''ג</w:t>
      </w:r>
      <w:r w:rsidR="005175F4" w:rsidRPr="00E34F28">
        <w:rPr>
          <w:rStyle w:val="TanaimMishna"/>
          <w:rtl/>
          <w:rPrChange w:id="20043" w:author="קלוד" w:date="2026-10-06T10:08:25Z">
            <w:rPr>
              <w:rStyle w:val="afffff9"/>
              <w:rtl/>
            </w:rPr>
          </w:rPrChange>
        </w:rPr>
        <w:t xml:space="preserve">: </w:t>
      </w:r>
      <w:r w:rsidR="005175F4" w:rsidRPr="00D33CDA">
        <w:rPr>
          <w:rtl/>
        </w:rPr>
        <w:t>לפי רוב הקהל הם מברכים,</w:t>
      </w:r>
      <w:r w:rsidR="002C6B79" w:rsidRPr="00D33CDA">
        <w:rPr>
          <w:rFonts w:hint="cs"/>
          <w:rtl/>
        </w:rPr>
        <w:t xml:space="preserve"> </w:t>
      </w:r>
      <w:r w:rsidR="00C64809" w:rsidRPr="00D33CDA">
        <w:rPr>
          <w:rtl/>
        </w:rPr>
        <w:t>ד</w:t>
      </w:r>
      <w:r w:rsidR="005175F4" w:rsidRPr="00D33CDA">
        <w:rPr>
          <w:rtl/>
        </w:rPr>
        <w:t>במקהלות ברכו אלהים ה'.</w:t>
      </w:r>
    </w:p>
    <w:p w14:paraId="1334DD42" w14:textId="12656A7F" w:rsidR="005175F4" w:rsidRPr="00E34F28" w:rsidRDefault="005175F4" w:rsidP="006D03EF">
      <w:pPr>
        <w:pStyle w:val="a3"/>
        <w:rPr>
          <w:rtl/>
        </w:rPr>
      </w:pPr>
      <w:r w:rsidRPr="006D03EF">
        <w:rPr>
          <w:rStyle w:val="TanaimMishna"/>
          <w:rFonts w:hint="cs"/>
          <w:rtl/>
          <w:rPrChange w:id="20044" w:author="קלוד" w:date="2026-10-06T10:08:25Z">
            <w:rPr>
              <w:rStyle w:val="afffff9"/>
              <w:rFonts w:hint="cs"/>
              <w:rtl/>
            </w:rPr>
          </w:rPrChange>
        </w:rPr>
        <w:t>ר</w:t>
      </w:r>
      <w:r w:rsidRPr="006D03EF">
        <w:rPr>
          <w:rStyle w:val="TanaimMishna"/>
          <w:rtl/>
          <w:rPrChange w:id="20045" w:author="קלוד" w:date="2026-10-06T10:08:25Z">
            <w:rPr>
              <w:rStyle w:val="afffff9"/>
              <w:rtl/>
            </w:rPr>
          </w:rPrChange>
        </w:rPr>
        <w:t>"</w:t>
      </w:r>
      <w:r w:rsidRPr="006D03EF">
        <w:rPr>
          <w:rStyle w:val="TanaimMishna"/>
          <w:rFonts w:hint="cs"/>
          <w:rtl/>
          <w:rPrChange w:id="20046" w:author="קלוד" w:date="2026-10-06T10:08:25Z">
            <w:rPr>
              <w:rStyle w:val="afffff9"/>
              <w:rFonts w:hint="cs"/>
              <w:rtl/>
            </w:rPr>
          </w:rPrChange>
        </w:rPr>
        <w:t>ע</w:t>
      </w:r>
      <w:r w:rsidRPr="006D03EF">
        <w:rPr>
          <w:rStyle w:val="TanaimMishna"/>
          <w:rtl/>
          <w:rPrChange w:id="20047" w:author="קלוד" w:date="2026-10-06T10:08:25Z">
            <w:rPr>
              <w:rStyle w:val="afffff9"/>
              <w:rtl/>
            </w:rPr>
          </w:rPrChange>
        </w:rPr>
        <w:t>:</w:t>
      </w:r>
      <w:r w:rsidRPr="00E34F28">
        <w:rPr>
          <w:rStyle w:val="TanaimMishna"/>
          <w:rtl/>
          <w:rPrChange w:id="20048" w:author="קלוד" w:date="2026-10-06T10:08:25Z">
            <w:rPr>
              <w:rStyle w:val="afffff9"/>
              <w:rtl/>
            </w:rPr>
          </w:rPrChange>
        </w:rPr>
        <w:t xml:space="preserve"> </w:t>
      </w:r>
      <w:r w:rsidRPr="00D33CDA">
        <w:rPr>
          <w:rtl/>
        </w:rPr>
        <w:t xml:space="preserve">מה מצינו </w:t>
      </w:r>
      <w:r w:rsidR="006D03EF">
        <w:rPr>
          <w:rFonts w:hint="cs"/>
          <w:rtl/>
        </w:rPr>
        <w:t xml:space="preserve">בביהכנ''ס </w:t>
      </w:r>
      <w:r w:rsidRPr="00D33CDA">
        <w:rPr>
          <w:rtl/>
        </w:rPr>
        <w:t xml:space="preserve">מרובים </w:t>
      </w:r>
      <w:r w:rsidR="006D03EF">
        <w:rPr>
          <w:rFonts w:hint="cs"/>
          <w:rtl/>
        </w:rPr>
        <w:t xml:space="preserve">או </w:t>
      </w:r>
      <w:r w:rsidRPr="00D33CDA">
        <w:rPr>
          <w:rtl/>
        </w:rPr>
        <w:t>מועטים אומר ברכו את ה'.</w:t>
      </w:r>
    </w:p>
    <w:p w14:paraId="6E18DEF4" w14:textId="4ADAF80A" w:rsidR="0087629D" w:rsidRDefault="00B13F2D" w:rsidP="006D03EF">
      <w:pPr>
        <w:pStyle w:val="a6"/>
        <w:spacing w:after="120"/>
        <w:rPr>
          <w:rtl/>
        </w:rPr>
      </w:pPr>
      <w:ins w:id="9871" w:author="מספור קטעי משנה" w:date="2026-10-06T06:45:16Z">
        <w:r>
          <w:rPr>
            <w:rStyle w:val="MisparKeta"/>
          </w:rPr>
          <w:t xml:space="preserve">ג. </w:t>
        </w:r>
      </w:ins>
      <w:r w:rsidRPr="00011946">
        <w:rPr>
          <w:rStyle w:val="affffff2"/>
          <w:rtl/>
        </w:rPr>
        <w:t>רבי ישמעאל</w:t>
      </w:r>
      <w:r w:rsidR="005175F4" w:rsidRPr="00E34F28">
        <w:rPr>
          <w:rStyle w:val="afffff9"/>
          <w:rtl/>
        </w:rPr>
        <w:t xml:space="preserve">: </w:t>
      </w:r>
      <w:r w:rsidR="005175F4" w:rsidRPr="00D33CDA">
        <w:rPr>
          <w:rStyle w:val="a4"/>
          <w:rtl/>
        </w:rPr>
        <w:t>ברכו את ה' המבורך.</w:t>
      </w:r>
    </w:p>
    <w:p w14:paraId="4D6A87A6" w14:textId="77777777" w:rsidR="0087629D" w:rsidRDefault="0087629D">
      <w:pPr>
        <w:bidi w:val="0"/>
        <w:spacing w:after="160" w:line="259" w:lineRule="auto"/>
        <w:jc w:val="left"/>
        <w:rPr>
          <w:rFonts w:ascii="Fb Fontext" w:hAnsi="Fb Fontext" w:cs="BA Vilna Bold"/>
          <w:b/>
          <w:spacing w:val="4"/>
          <w:sz w:val="18"/>
          <w:shd w:val="clear" w:color="auto" w:fill="F2F2F2" w:themeFill="background1" w:themeFillShade="F2"/>
          <w:rtl/>
        </w:rPr>
      </w:pPr>
      <w:r>
        <w:rPr>
          <w:rtl/>
        </w:rPr>
        <w:br w:type="page"/>
      </w:r>
    </w:p>
    <w:p w14:paraId="421E264A" w14:textId="77777777" w:rsidR="005175F4" w:rsidRPr="006D03EF" w:rsidRDefault="005175F4" w:rsidP="00EC0DC4">
      <w:pPr>
        <w:pStyle w:val="af2"/>
        <w:framePr w:wrap="around"/>
        <w:rPr>
          <w:rtl/>
        </w:rPr>
      </w:pPr>
      <w:r w:rsidRPr="006D03EF">
        <w:rPr>
          <w:rtl/>
        </w:rPr>
        <w:lastRenderedPageBreak/>
        <w:t>נ.</w:t>
      </w:r>
    </w:p>
    <w:p w14:paraId="569A2341" w14:textId="7C11E47F" w:rsidR="00A24328" w:rsidRDefault="005175F4" w:rsidP="009A59D1">
      <w:pPr>
        <w:pStyle w:val="38"/>
        <w:framePr w:wrap="notBeside"/>
        <w:rPr>
          <w:rtl/>
        </w:rPr>
      </w:pPr>
      <w:r w:rsidRPr="00660D7A">
        <w:rPr>
          <w:rtl/>
        </w:rPr>
        <w:t>שמואל</w:t>
      </w:r>
      <w:r w:rsidR="009B14FE">
        <w:rPr>
          <w:rtl/>
        </w:rPr>
        <w:t>:</w:t>
      </w:r>
    </w:p>
    <w:p w14:paraId="19AFB98E" w14:textId="297DB51F" w:rsidR="0071119F" w:rsidRPr="000528DA" w:rsidRDefault="005175F4" w:rsidP="000528DA">
      <w:pPr>
        <w:rPr>
          <w:rtl/>
        </w:rPr>
      </w:pPr>
      <w:r w:rsidRPr="000528DA">
        <w:rPr>
          <w:rtl/>
        </w:rPr>
        <w:t>לעולם אל יוציא עצמו מן הכלל.</w:t>
      </w:r>
      <w:r w:rsidR="005D5EEC" w:rsidRPr="000528DA">
        <w:rPr>
          <w:rFonts w:hint="cs"/>
          <w:rtl/>
        </w:rPr>
        <w:t xml:space="preserve"> </w:t>
      </w:r>
    </w:p>
    <w:p w14:paraId="056E39CE" w14:textId="77777777" w:rsidR="005175F4" w:rsidRPr="000528DA" w:rsidRDefault="005175F4" w:rsidP="000528DA">
      <w:pPr>
        <w:rPr>
          <w:rtl/>
        </w:rPr>
      </w:pPr>
      <w:r w:rsidRPr="000528DA">
        <w:rPr>
          <w:rFonts w:hint="cs"/>
          <w:rtl/>
        </w:rPr>
        <w:t>ל</w:t>
      </w:r>
      <w:r w:rsidR="009A2435" w:rsidRPr="000528DA">
        <w:rPr>
          <w:rFonts w:hint="cs"/>
          <w:rtl/>
        </w:rPr>
        <w:t>כך</w:t>
      </w:r>
      <w:r w:rsidRPr="000528DA">
        <w:rPr>
          <w:rFonts w:hint="cs"/>
          <w:rtl/>
        </w:rPr>
        <w:t xml:space="preserve"> בשלושה והוא אומר</w:t>
      </w:r>
      <w:r w:rsidRPr="00E34F28">
        <w:rPr>
          <w:rStyle w:val="afffff9"/>
          <w:rFonts w:hint="cs"/>
          <w:rtl/>
        </w:rPr>
        <w:t>:</w:t>
      </w:r>
      <w:r w:rsidRPr="00E34F28">
        <w:rPr>
          <w:rStyle w:val="afffff9"/>
          <w:rtl/>
        </w:rPr>
        <w:t xml:space="preserve"> </w:t>
      </w:r>
      <w:r w:rsidRPr="00A10336">
        <w:rPr>
          <w:rStyle w:val="30"/>
          <w:rtl/>
        </w:rPr>
        <w:t>אף</w:t>
      </w:r>
      <w:r w:rsidRPr="000528DA">
        <w:rPr>
          <w:rtl/>
        </w:rPr>
        <w:t xml:space="preserve"> ברכו, ומכל מקום </w:t>
      </w:r>
      <w:r w:rsidRPr="00A10336">
        <w:rPr>
          <w:rStyle w:val="30"/>
          <w:rtl/>
        </w:rPr>
        <w:t>נברך עדיף</w:t>
      </w:r>
      <w:r w:rsidRPr="000528DA">
        <w:rPr>
          <w:rtl/>
        </w:rPr>
        <w:t>.</w:t>
      </w:r>
    </w:p>
    <w:p w14:paraId="33C4D362" w14:textId="6EB4F0BC" w:rsidR="00A24328" w:rsidRDefault="002C6B79" w:rsidP="009A59D1">
      <w:pPr>
        <w:pStyle w:val="38"/>
        <w:framePr w:wrap="notBeside"/>
        <w:rPr>
          <w:rtl/>
        </w:rPr>
      </w:pPr>
      <w:r w:rsidRPr="00660D7A">
        <w:rPr>
          <w:rFonts w:hint="cs"/>
          <w:rtl/>
        </w:rPr>
        <w:t>מ</w:t>
      </w:r>
      <w:r w:rsidR="005175F4" w:rsidRPr="00660D7A">
        <w:rPr>
          <w:rtl/>
        </w:rPr>
        <w:t>רב</w:t>
      </w:r>
      <w:r w:rsidR="009B14FE">
        <w:rPr>
          <w:rtl/>
        </w:rPr>
        <w:t>:</w:t>
      </w:r>
    </w:p>
    <w:p w14:paraId="1E85DF3A" w14:textId="724748E8" w:rsidR="00011946" w:rsidRPr="00A10336" w:rsidRDefault="005175F4" w:rsidP="006D03EF">
      <w:pPr>
        <w:rPr>
          <w:rStyle w:val="30"/>
          <w:rtl/>
        </w:rPr>
      </w:pPr>
      <w:r w:rsidRPr="000528DA">
        <w:rPr>
          <w:rtl/>
        </w:rPr>
        <w:t>ששה נחלקין עד עשרה</w:t>
      </w:r>
      <w:r w:rsidRPr="000528DA">
        <w:rPr>
          <w:rFonts w:hint="cs"/>
          <w:rtl/>
        </w:rPr>
        <w:t xml:space="preserve"> ובהכרח </w:t>
      </w:r>
      <w:r w:rsidR="002C6B79" w:rsidRPr="000528DA">
        <w:rPr>
          <w:rFonts w:hint="cs"/>
          <w:rtl/>
        </w:rPr>
        <w:t>ד</w:t>
      </w:r>
      <w:r w:rsidRPr="000528DA">
        <w:rPr>
          <w:rtl/>
        </w:rPr>
        <w:t>נברך</w:t>
      </w:r>
      <w:r w:rsidRPr="000528DA">
        <w:rPr>
          <w:rStyle w:val="ad"/>
          <w:rtl/>
        </w:rPr>
        <w:t xml:space="preserve"> </w:t>
      </w:r>
      <w:r w:rsidRPr="000528DA">
        <w:rPr>
          <w:rtl/>
        </w:rPr>
        <w:t>עדיף</w:t>
      </w:r>
      <w:r w:rsidR="002C6B79" w:rsidRPr="000528DA">
        <w:rPr>
          <w:rFonts w:hint="cs"/>
          <w:rtl/>
        </w:rPr>
        <w:t xml:space="preserve"> </w:t>
      </w:r>
      <w:r w:rsidRPr="006D03EF">
        <w:rPr>
          <w:rStyle w:val="afffff9"/>
          <w:rFonts w:hint="cs"/>
          <w:rtl/>
        </w:rPr>
        <w:t>ומש</w:t>
      </w:r>
      <w:r w:rsidRPr="006D03EF">
        <w:rPr>
          <w:rStyle w:val="afffff9"/>
          <w:rtl/>
        </w:rPr>
        <w:t>"</w:t>
      </w:r>
      <w:r w:rsidRPr="006D03EF">
        <w:rPr>
          <w:rStyle w:val="afffff9"/>
          <w:rFonts w:hint="cs"/>
          <w:rtl/>
        </w:rPr>
        <w:t>ה</w:t>
      </w:r>
      <w:r w:rsidRPr="000528DA">
        <w:rPr>
          <w:rtl/>
        </w:rPr>
        <w:t xml:space="preserve"> נחלקין</w:t>
      </w:r>
      <w:r w:rsidRPr="000528DA">
        <w:rPr>
          <w:rFonts w:hint="cs"/>
          <w:rtl/>
        </w:rPr>
        <w:t xml:space="preserve"> </w:t>
      </w:r>
      <w:r w:rsidR="006D03EF" w:rsidRPr="00A10336">
        <w:rPr>
          <w:rStyle w:val="30"/>
          <w:rFonts w:hint="cs"/>
          <w:rtl/>
        </w:rPr>
        <w:t>ש''מ</w:t>
      </w:r>
      <w:r w:rsidRPr="00A10336">
        <w:rPr>
          <w:rStyle w:val="30"/>
          <w:rFonts w:hint="cs"/>
          <w:rtl/>
        </w:rPr>
        <w:t>.</w:t>
      </w:r>
    </w:p>
    <w:p w14:paraId="6C6934DC" w14:textId="6E6ADFF0" w:rsidR="00A24328" w:rsidRDefault="005175F4" w:rsidP="009A59D1">
      <w:pPr>
        <w:pStyle w:val="38"/>
        <w:framePr w:wrap="notBeside"/>
        <w:rPr>
          <w:rtl/>
        </w:rPr>
      </w:pPr>
      <w:r w:rsidRPr="00660D7A">
        <w:rPr>
          <w:rtl/>
        </w:rPr>
        <w:t>תנ"ה</w:t>
      </w:r>
      <w:r w:rsidR="00A24328">
        <w:rPr>
          <w:rtl/>
        </w:rPr>
        <w:t>:</w:t>
      </w:r>
    </w:p>
    <w:p w14:paraId="10D1665A" w14:textId="20EE2E0C" w:rsidR="005175F4" w:rsidRPr="000528DA" w:rsidRDefault="005175F4" w:rsidP="000528DA">
      <w:pPr>
        <w:rPr>
          <w:rtl/>
        </w:rPr>
      </w:pPr>
      <w:r w:rsidRPr="000528DA">
        <w:rPr>
          <w:rtl/>
        </w:rPr>
        <w:t>בין שאמר ברכו בין שאמר נברך אין תופסין אותו על כך, והנקדנין תופסין אותו על כך.</w:t>
      </w:r>
    </w:p>
    <w:p w14:paraId="4C50399A" w14:textId="77777777" w:rsidR="005175F4" w:rsidRPr="006D03EF" w:rsidRDefault="005175F4" w:rsidP="006D03EF">
      <w:pPr>
        <w:pStyle w:val="afffffc"/>
        <w:rPr>
          <w:rtl/>
        </w:rPr>
      </w:pPr>
      <w:bookmarkStart w:id="1668" w:name="_Toc193636377"/>
      <w:bookmarkStart w:id="1669" w:name="_Toc216184985"/>
      <w:r w:rsidRPr="006D03EF">
        <w:rPr>
          <w:rtl/>
        </w:rPr>
        <w:t>ומברכותיו של אדם ניכר אם ת"ח.</w:t>
      </w:r>
      <w:bookmarkEnd w:id="1668"/>
      <w:bookmarkEnd w:id="1669"/>
    </w:p>
    <w:p w14:paraId="60456F64" w14:textId="243FAA75" w:rsidR="00A24328" w:rsidRDefault="002C6B79" w:rsidP="009A59D1">
      <w:pPr>
        <w:pStyle w:val="38"/>
        <w:framePr w:wrap="notBeside"/>
        <w:rPr>
          <w:rtl/>
        </w:rPr>
      </w:pPr>
      <w:r w:rsidRPr="00660D7A">
        <w:rPr>
          <w:rtl/>
        </w:rPr>
        <w:t>רבי</w:t>
      </w:r>
      <w:r w:rsidR="009B14FE">
        <w:rPr>
          <w:rtl/>
        </w:rPr>
        <w:t>:</w:t>
      </w:r>
    </w:p>
    <w:p w14:paraId="3CBE978C" w14:textId="1B1DC619" w:rsidR="005175F4" w:rsidRPr="000528DA" w:rsidRDefault="005175F4" w:rsidP="000528DA">
      <w:pPr>
        <w:rPr>
          <w:rtl/>
        </w:rPr>
      </w:pPr>
      <w:bookmarkStart w:id="1670" w:name="_Toc193636378"/>
      <w:bookmarkStart w:id="1671" w:name="_Toc216184986"/>
      <w:r w:rsidRPr="00A10336">
        <w:rPr>
          <w:rStyle w:val="30"/>
          <w:rtl/>
        </w:rPr>
        <w:t>ובטובו</w:t>
      </w:r>
      <w:bookmarkEnd w:id="1670"/>
      <w:bookmarkEnd w:id="1671"/>
      <w:r w:rsidR="002C6B79" w:rsidRPr="000528DA">
        <w:rPr>
          <w:rFonts w:hint="cs"/>
          <w:rtl/>
        </w:rPr>
        <w:t xml:space="preserve"> </w:t>
      </w:r>
      <w:r w:rsidR="007F58B7" w:rsidRPr="000528DA">
        <w:rPr>
          <w:rFonts w:hint="cs"/>
          <w:rtl/>
        </w:rPr>
        <w:t>זה</w:t>
      </w:r>
      <w:r w:rsidRPr="000528DA">
        <w:rPr>
          <w:rFonts w:hint="cs"/>
          <w:rtl/>
        </w:rPr>
        <w:t xml:space="preserve"> </w:t>
      </w:r>
      <w:r w:rsidRPr="000528DA">
        <w:rPr>
          <w:rtl/>
        </w:rPr>
        <w:t xml:space="preserve">ת"ח, </w:t>
      </w:r>
      <w:r w:rsidRPr="00A10336">
        <w:rPr>
          <w:rStyle w:val="30"/>
          <w:rtl/>
        </w:rPr>
        <w:t>ומטובו</w:t>
      </w:r>
      <w:r w:rsidRPr="000528DA">
        <w:rPr>
          <w:rtl/>
        </w:rPr>
        <w:t xml:space="preserve"> </w:t>
      </w:r>
      <w:r w:rsidR="007F58B7" w:rsidRPr="000528DA">
        <w:rPr>
          <w:rFonts w:hint="cs"/>
          <w:rtl/>
        </w:rPr>
        <w:t>זה</w:t>
      </w:r>
      <w:r w:rsidRPr="000528DA">
        <w:rPr>
          <w:rtl/>
        </w:rPr>
        <w:t xml:space="preserve"> בור.</w:t>
      </w:r>
    </w:p>
    <w:p w14:paraId="3DB5E254" w14:textId="36220DDB" w:rsidR="00A24328" w:rsidRDefault="005175F4" w:rsidP="009A59D1">
      <w:pPr>
        <w:pStyle w:val="38"/>
        <w:framePr w:wrap="notBeside"/>
        <w:rPr>
          <w:rtl/>
        </w:rPr>
      </w:pPr>
      <w:r w:rsidRPr="00660D7A">
        <w:rPr>
          <w:rtl/>
        </w:rPr>
        <w:t>אביי לר"</w:t>
      </w:r>
      <w:r w:rsidRPr="00660D7A">
        <w:rPr>
          <w:rFonts w:hint="cs"/>
          <w:rtl/>
        </w:rPr>
        <w:t>ד</w:t>
      </w:r>
      <w:r w:rsidR="00A24328">
        <w:rPr>
          <w:rtl/>
        </w:rPr>
        <w:t>:</w:t>
      </w:r>
    </w:p>
    <w:p w14:paraId="76C89E16" w14:textId="650CF8E9" w:rsidR="00011946" w:rsidRPr="000528DA" w:rsidRDefault="005175F4" w:rsidP="000528DA">
      <w:pPr>
        <w:rPr>
          <w:rtl/>
        </w:rPr>
      </w:pPr>
      <w:r w:rsidRPr="000528DA">
        <w:rPr>
          <w:rStyle w:val="ad"/>
          <w:rFonts w:hint="cs"/>
          <w:rtl/>
        </w:rPr>
        <w:t>'</w:t>
      </w:r>
      <w:r w:rsidRPr="000528DA">
        <w:rPr>
          <w:rStyle w:val="ad"/>
          <w:rtl/>
        </w:rPr>
        <w:t>ומברכתך יברך בית עבדך לעולם</w:t>
      </w:r>
      <w:r w:rsidRPr="000528DA">
        <w:rPr>
          <w:rStyle w:val="ad"/>
          <w:rFonts w:hint="cs"/>
          <w:rtl/>
        </w:rPr>
        <w:t>'</w:t>
      </w:r>
      <w:r w:rsidRPr="000528DA">
        <w:rPr>
          <w:rStyle w:val="ad"/>
          <w:rtl/>
        </w:rPr>
        <w:t xml:space="preserve"> </w:t>
      </w:r>
      <w:r w:rsidRPr="000528DA">
        <w:rPr>
          <w:rtl/>
        </w:rPr>
        <w:t>בשאלה שאני.</w:t>
      </w:r>
    </w:p>
    <w:p w14:paraId="135E79B5" w14:textId="6C38300B" w:rsidR="00A24328" w:rsidRDefault="002C6B79" w:rsidP="009A59D1">
      <w:pPr>
        <w:pStyle w:val="38"/>
        <w:framePr w:wrap="notBeside"/>
        <w:rPr>
          <w:rtl/>
        </w:rPr>
      </w:pPr>
      <w:r w:rsidRPr="00660D7A">
        <w:rPr>
          <w:rFonts w:hint="cs"/>
          <w:rtl/>
        </w:rPr>
        <w:t>והך</w:t>
      </w:r>
      <w:r w:rsidR="009B14FE">
        <w:rPr>
          <w:rFonts w:hint="cs"/>
          <w:rtl/>
        </w:rPr>
        <w:t>:</w:t>
      </w:r>
    </w:p>
    <w:p w14:paraId="0965B618" w14:textId="05B888A3" w:rsidR="002C6B79" w:rsidRPr="000528DA" w:rsidRDefault="002C6B79" w:rsidP="000528DA">
      <w:pPr>
        <w:rPr>
          <w:rtl/>
        </w:rPr>
      </w:pPr>
      <w:r w:rsidRPr="000528DA">
        <w:rPr>
          <w:rStyle w:val="ad"/>
          <w:rFonts w:hint="cs"/>
          <w:rtl/>
        </w:rPr>
        <w:t>ד</w:t>
      </w:r>
      <w:r w:rsidR="005175F4" w:rsidRPr="000528DA">
        <w:rPr>
          <w:rStyle w:val="ad"/>
          <w:rtl/>
        </w:rPr>
        <w:t>הרחב פיך ואמלאהו</w:t>
      </w:r>
      <w:r w:rsidRPr="000528DA">
        <w:rPr>
          <w:rFonts w:ascii="Fb Fontext" w:hAnsi="Fb Fontext" w:hint="cs"/>
          <w:sz w:val="20"/>
          <w:rtl/>
        </w:rPr>
        <w:t>- בד</w:t>
      </w:r>
      <w:r w:rsidR="00280386" w:rsidRPr="000528DA">
        <w:rPr>
          <w:rFonts w:ascii="Fb Fontext" w:hAnsi="Fb Fontext"/>
          <w:sz w:val="20"/>
          <w:rtl/>
        </w:rPr>
        <w:t>"</w:t>
      </w:r>
      <w:r w:rsidRPr="000528DA">
        <w:rPr>
          <w:rFonts w:ascii="Fb Fontext" w:hAnsi="Fb Fontext" w:hint="cs"/>
          <w:sz w:val="20"/>
          <w:rtl/>
        </w:rPr>
        <w:t xml:space="preserve">ת </w:t>
      </w:r>
    </w:p>
    <w:p w14:paraId="2004D2B7" w14:textId="409EDEA3" w:rsidR="00A24328" w:rsidRDefault="005175F4" w:rsidP="009A59D1">
      <w:pPr>
        <w:pStyle w:val="38"/>
        <w:framePr w:wrap="notBeside"/>
        <w:rPr>
          <w:rtl/>
        </w:rPr>
      </w:pPr>
      <w:r w:rsidRPr="00660D7A">
        <w:rPr>
          <w:rtl/>
        </w:rPr>
        <w:t>רבי</w:t>
      </w:r>
      <w:r w:rsidR="009B14FE">
        <w:rPr>
          <w:rtl/>
        </w:rPr>
        <w:t>:</w:t>
      </w:r>
    </w:p>
    <w:p w14:paraId="1E077330" w14:textId="2A6FD9D7" w:rsidR="005175F4" w:rsidRPr="000528DA" w:rsidRDefault="005175F4" w:rsidP="000528DA">
      <w:pPr>
        <w:rPr>
          <w:rtl/>
        </w:rPr>
      </w:pPr>
      <w:bookmarkStart w:id="1672" w:name="_Toc193636379"/>
      <w:bookmarkStart w:id="1673" w:name="_Toc216184987"/>
      <w:r w:rsidRPr="00A10336">
        <w:rPr>
          <w:rStyle w:val="30"/>
          <w:rtl/>
        </w:rPr>
        <w:t>בטובו חיינו</w:t>
      </w:r>
      <w:bookmarkEnd w:id="1672"/>
      <w:bookmarkEnd w:id="1673"/>
      <w:r w:rsidRPr="000528DA">
        <w:rPr>
          <w:rtl/>
        </w:rPr>
        <w:t xml:space="preserve"> זה ת"ח</w:t>
      </w:r>
      <w:r w:rsidR="007F58B7" w:rsidRPr="000528DA">
        <w:rPr>
          <w:rFonts w:hint="cs"/>
          <w:rtl/>
        </w:rPr>
        <w:t xml:space="preserve">, </w:t>
      </w:r>
      <w:r w:rsidRPr="00A10336">
        <w:rPr>
          <w:rStyle w:val="30"/>
          <w:rtl/>
        </w:rPr>
        <w:t>חיים</w:t>
      </w:r>
      <w:r w:rsidRPr="000528DA">
        <w:rPr>
          <w:rtl/>
        </w:rPr>
        <w:t xml:space="preserve"> זה בור.</w:t>
      </w:r>
    </w:p>
    <w:p w14:paraId="20FB148C" w14:textId="77777777" w:rsidR="00A24328" w:rsidRDefault="005175F4" w:rsidP="009A59D1">
      <w:pPr>
        <w:pStyle w:val="38"/>
        <w:framePr w:wrap="notBeside"/>
        <w:rPr>
          <w:rtl/>
        </w:rPr>
      </w:pPr>
      <w:r w:rsidRPr="00660D7A">
        <w:rPr>
          <w:rtl/>
        </w:rPr>
        <w:t xml:space="preserve">נהרבלאי </w:t>
      </w:r>
      <w:r w:rsidR="002C6B79" w:rsidRPr="00660D7A">
        <w:rPr>
          <w:rFonts w:hint="cs"/>
          <w:rtl/>
        </w:rPr>
        <w:t>שנו</w:t>
      </w:r>
      <w:r w:rsidR="00A24328">
        <w:rPr>
          <w:rtl/>
        </w:rPr>
        <w:t>:</w:t>
      </w:r>
    </w:p>
    <w:p w14:paraId="1EDAC252" w14:textId="1826BBB0" w:rsidR="005175F4" w:rsidRPr="000528DA" w:rsidRDefault="002C6B79" w:rsidP="000528DA">
      <w:pPr>
        <w:rPr>
          <w:rtl/>
        </w:rPr>
      </w:pPr>
      <w:r w:rsidRPr="000528DA">
        <w:rPr>
          <w:rFonts w:hint="cs"/>
          <w:rtl/>
        </w:rPr>
        <w:t>להיפך ואין הלכה כן</w:t>
      </w:r>
      <w:r w:rsidR="005175F4" w:rsidRPr="000528DA">
        <w:rPr>
          <w:rtl/>
        </w:rPr>
        <w:t>.</w:t>
      </w:r>
    </w:p>
    <w:p w14:paraId="2957CDA5" w14:textId="2902610B" w:rsidR="00A24328" w:rsidRDefault="005175F4" w:rsidP="009A59D1">
      <w:pPr>
        <w:pStyle w:val="38"/>
        <w:framePr w:wrap="notBeside"/>
        <w:rPr>
          <w:rtl/>
        </w:rPr>
      </w:pPr>
      <w:r w:rsidRPr="00660D7A">
        <w:rPr>
          <w:rtl/>
        </w:rPr>
        <w:t>רי"ו</w:t>
      </w:r>
      <w:r w:rsidR="009B14FE">
        <w:rPr>
          <w:rtl/>
        </w:rPr>
        <w:t>:</w:t>
      </w:r>
    </w:p>
    <w:p w14:paraId="2244F6E9" w14:textId="5B500EE2" w:rsidR="005175F4" w:rsidRPr="000528DA" w:rsidRDefault="005175F4" w:rsidP="00C36CA3">
      <w:pPr>
        <w:rPr>
          <w:rtl/>
        </w:rPr>
      </w:pPr>
      <w:r w:rsidRPr="000528DA">
        <w:rPr>
          <w:rtl/>
        </w:rPr>
        <w:t xml:space="preserve">נברך </w:t>
      </w:r>
      <w:r w:rsidRPr="00A10336">
        <w:rPr>
          <w:rStyle w:val="30"/>
          <w:rtl/>
        </w:rPr>
        <w:t>שאכלנו</w:t>
      </w:r>
      <w:r w:rsidR="008D48BF" w:rsidRPr="000528DA">
        <w:rPr>
          <w:rtl/>
        </w:rPr>
        <w:t xml:space="preserve"> משלו </w:t>
      </w:r>
      <w:r w:rsidR="008D48BF" w:rsidRPr="000528DA">
        <w:rPr>
          <w:rFonts w:hint="cs"/>
          <w:rtl/>
        </w:rPr>
        <w:t xml:space="preserve"> </w:t>
      </w:r>
      <w:r w:rsidRPr="000528DA">
        <w:rPr>
          <w:rtl/>
        </w:rPr>
        <w:t xml:space="preserve">זה ת"ח, </w:t>
      </w:r>
      <w:r w:rsidR="00011946" w:rsidRPr="00A10336">
        <w:rPr>
          <w:rStyle w:val="30"/>
          <w:rFonts w:hint="cs"/>
          <w:rtl/>
        </w:rPr>
        <w:t xml:space="preserve">  </w:t>
      </w:r>
      <w:r w:rsidRPr="00A10336">
        <w:rPr>
          <w:rStyle w:val="30"/>
          <w:rtl/>
        </w:rPr>
        <w:t>למי שאכלנו</w:t>
      </w:r>
      <w:r w:rsidRPr="000528DA">
        <w:rPr>
          <w:rtl/>
        </w:rPr>
        <w:t xml:space="preserve"> משלו הר</w:t>
      </w:r>
      <w:r w:rsidRPr="000528DA">
        <w:rPr>
          <w:rFonts w:hint="cs"/>
          <w:rtl/>
        </w:rPr>
        <w:t>"ז</w:t>
      </w:r>
      <w:r w:rsidRPr="000528DA">
        <w:rPr>
          <w:rtl/>
        </w:rPr>
        <w:t xml:space="preserve"> בור.</w:t>
      </w:r>
    </w:p>
    <w:p w14:paraId="41858489" w14:textId="1A8CC1AB" w:rsidR="00A24328" w:rsidRDefault="005175F4" w:rsidP="009A59D1">
      <w:pPr>
        <w:pStyle w:val="38"/>
        <w:framePr w:wrap="notBeside"/>
        <w:rPr>
          <w:rtl/>
        </w:rPr>
      </w:pPr>
      <w:r w:rsidRPr="00660D7A">
        <w:rPr>
          <w:rtl/>
        </w:rPr>
        <w:t>ר</w:t>
      </w:r>
      <w:r w:rsidRPr="00660D7A">
        <w:rPr>
          <w:rFonts w:hint="cs"/>
          <w:rtl/>
        </w:rPr>
        <w:t>"א</w:t>
      </w:r>
      <w:r w:rsidRPr="00660D7A">
        <w:rPr>
          <w:rtl/>
        </w:rPr>
        <w:t xml:space="preserve">: </w:t>
      </w:r>
      <w:r w:rsidR="00C36CA3" w:rsidRPr="00660D7A">
        <w:rPr>
          <w:rFonts w:hint="cs"/>
          <w:rtl/>
        </w:rPr>
        <w:t>והך</w:t>
      </w:r>
      <w:r w:rsidR="00A24328">
        <w:rPr>
          <w:rFonts w:hint="cs"/>
          <w:rtl/>
        </w:rPr>
        <w:t>:</w:t>
      </w:r>
    </w:p>
    <w:p w14:paraId="4AC113CC" w14:textId="2878E8BE" w:rsidR="00011946" w:rsidRPr="000528DA" w:rsidRDefault="005175F4" w:rsidP="000528DA">
      <w:pPr>
        <w:rPr>
          <w:rtl/>
        </w:rPr>
      </w:pPr>
      <w:r w:rsidRPr="000528DA">
        <w:rPr>
          <w:rFonts w:hint="cs"/>
          <w:rtl/>
        </w:rPr>
        <w:t>ד</w:t>
      </w:r>
      <w:r w:rsidRPr="000528DA">
        <w:rPr>
          <w:rtl/>
        </w:rPr>
        <w:t>למי שעשה לאבותינו ולנו את כל הנסים האלו</w:t>
      </w:r>
    </w:p>
    <w:p w14:paraId="68FC09F9" w14:textId="09F5A537" w:rsidR="00A24328" w:rsidRDefault="00F95182" w:rsidP="009A59D1">
      <w:pPr>
        <w:pStyle w:val="38"/>
        <w:framePr w:wrap="notBeside"/>
        <w:rPr>
          <w:rtl/>
        </w:rPr>
      </w:pPr>
      <w:r>
        <w:rPr>
          <w:rFonts w:hint="cs"/>
          <w:rtl/>
        </w:rPr>
        <w:t>-</w:t>
      </w:r>
    </w:p>
    <w:p w14:paraId="6C215A10" w14:textId="3A3A487F" w:rsidR="005175F4" w:rsidRPr="000528DA" w:rsidRDefault="001821B2" w:rsidP="00C36CA3">
      <w:pPr>
        <w:spacing w:after="60"/>
        <w:rPr>
          <w:rtl/>
        </w:rPr>
      </w:pPr>
      <w:r w:rsidRPr="000528DA">
        <w:rPr>
          <w:rFonts w:hint="cs"/>
          <w:rtl/>
        </w:rPr>
        <w:t>שם</w:t>
      </w:r>
      <w:r w:rsidR="005175F4" w:rsidRPr="000528DA">
        <w:rPr>
          <w:rFonts w:hint="cs"/>
          <w:rtl/>
        </w:rPr>
        <w:t xml:space="preserve"> מוכח מ</w:t>
      </w:r>
      <w:r w:rsidR="002C6B79" w:rsidRPr="000528DA">
        <w:rPr>
          <w:rFonts w:hint="cs"/>
          <w:rtl/>
        </w:rPr>
        <w:t>י עשה הניסים.</w:t>
      </w:r>
    </w:p>
    <w:p w14:paraId="2A9BF42A" w14:textId="683C6121" w:rsidR="00A24328" w:rsidRDefault="005175F4" w:rsidP="009A59D1">
      <w:pPr>
        <w:pStyle w:val="38"/>
        <w:framePr w:wrap="notBeside"/>
        <w:rPr>
          <w:rtl/>
        </w:rPr>
      </w:pPr>
      <w:r w:rsidRPr="009677D4">
        <w:rPr>
          <w:rtl/>
        </w:rPr>
        <w:t>רי"ו</w:t>
      </w:r>
      <w:r w:rsidR="009B14FE">
        <w:rPr>
          <w:rtl/>
        </w:rPr>
        <w:t>:</w:t>
      </w:r>
    </w:p>
    <w:p w14:paraId="568919AA" w14:textId="28178D7E" w:rsidR="005175F4" w:rsidRPr="000528DA" w:rsidRDefault="005175F4" w:rsidP="000528DA">
      <w:pPr>
        <w:rPr>
          <w:rtl/>
        </w:rPr>
      </w:pPr>
      <w:bookmarkStart w:id="1674" w:name="_Toc193636380"/>
      <w:bookmarkStart w:id="1675" w:name="_Toc216184988"/>
      <w:r w:rsidRPr="00A10336">
        <w:rPr>
          <w:rStyle w:val="30"/>
          <w:rtl/>
        </w:rPr>
        <w:t>ברוך שאכלנו משלו</w:t>
      </w:r>
      <w:bookmarkEnd w:id="1674"/>
      <w:bookmarkEnd w:id="1675"/>
      <w:r w:rsidRPr="000528DA">
        <w:rPr>
          <w:rtl/>
        </w:rPr>
        <w:t xml:space="preserve"> </w:t>
      </w:r>
      <w:r w:rsidR="007F58B7" w:rsidRPr="000528DA">
        <w:rPr>
          <w:rFonts w:hint="cs"/>
          <w:rtl/>
        </w:rPr>
        <w:t xml:space="preserve">זה </w:t>
      </w:r>
      <w:r w:rsidRPr="000528DA">
        <w:rPr>
          <w:rtl/>
        </w:rPr>
        <w:t xml:space="preserve">ת"ח, על המזון שאכלנו </w:t>
      </w:r>
      <w:r w:rsidR="007F58B7" w:rsidRPr="000528DA">
        <w:rPr>
          <w:rFonts w:hint="cs"/>
          <w:rtl/>
        </w:rPr>
        <w:t>ז</w:t>
      </w:r>
      <w:r w:rsidR="002C6B79" w:rsidRPr="000528DA">
        <w:rPr>
          <w:rFonts w:hint="cs"/>
          <w:rtl/>
        </w:rPr>
        <w:t>ה</w:t>
      </w:r>
      <w:r w:rsidRPr="000528DA">
        <w:rPr>
          <w:rtl/>
        </w:rPr>
        <w:t xml:space="preserve"> בור.</w:t>
      </w:r>
    </w:p>
    <w:p w14:paraId="6379B7EF" w14:textId="62D83000" w:rsidR="00A24328" w:rsidRDefault="005175F4" w:rsidP="009A59D1">
      <w:pPr>
        <w:pStyle w:val="38"/>
        <w:framePr w:wrap="notBeside"/>
        <w:rPr>
          <w:rtl/>
        </w:rPr>
      </w:pPr>
      <w:r w:rsidRPr="00660D7A">
        <w:rPr>
          <w:rFonts w:hint="cs"/>
          <w:rtl/>
        </w:rPr>
        <w:t>רהבדר</w:t>
      </w:r>
      <w:r w:rsidRPr="00660D7A">
        <w:rPr>
          <w:rtl/>
        </w:rPr>
        <w:t>"</w:t>
      </w:r>
      <w:r w:rsidRPr="00660D7A">
        <w:rPr>
          <w:rFonts w:hint="cs"/>
          <w:rtl/>
        </w:rPr>
        <w:t>י</w:t>
      </w:r>
      <w:r w:rsidR="009B14FE">
        <w:rPr>
          <w:rtl/>
        </w:rPr>
        <w:t>:</w:t>
      </w:r>
    </w:p>
    <w:p w14:paraId="15EA51A8" w14:textId="003A9BDA" w:rsidR="00C36CA3" w:rsidRDefault="005D5EEC" w:rsidP="000528DA">
      <w:pPr>
        <w:rPr>
          <w:rStyle w:val="afffff9"/>
          <w:rtl/>
        </w:rPr>
      </w:pPr>
      <w:r w:rsidRPr="000528DA">
        <w:rPr>
          <w:rFonts w:hint="cs"/>
          <w:rtl/>
        </w:rPr>
        <w:t xml:space="preserve">דווקא </w:t>
      </w:r>
      <w:r w:rsidR="005175F4" w:rsidRPr="000528DA">
        <w:rPr>
          <w:rtl/>
        </w:rPr>
        <w:t>ב</w:t>
      </w:r>
      <w:r w:rsidR="005175F4" w:rsidRPr="000528DA">
        <w:rPr>
          <w:rFonts w:hint="cs"/>
          <w:rtl/>
        </w:rPr>
        <w:t>ג'</w:t>
      </w:r>
      <w:r w:rsidR="005175F4" w:rsidRPr="000528DA">
        <w:rPr>
          <w:rtl/>
        </w:rPr>
        <w:t xml:space="preserve"> ד</w:t>
      </w:r>
      <w:r w:rsidR="001821B2" w:rsidRPr="000528DA">
        <w:rPr>
          <w:rtl/>
        </w:rPr>
        <w:t>אין</w:t>
      </w:r>
      <w:r w:rsidRPr="000528DA">
        <w:rPr>
          <w:rtl/>
        </w:rPr>
        <w:t xml:space="preserve"> שם שמים, אבל בעשרה </w:t>
      </w:r>
      <w:r w:rsidR="005175F4" w:rsidRPr="000528DA">
        <w:rPr>
          <w:rtl/>
        </w:rPr>
        <w:t xml:space="preserve"> מוכחא מילתא,</w:t>
      </w:r>
      <w:r w:rsidRPr="000528DA">
        <w:rPr>
          <w:rFonts w:hint="cs"/>
          <w:rtl/>
        </w:rPr>
        <w:t xml:space="preserve"> </w:t>
      </w:r>
    </w:p>
    <w:p w14:paraId="38989E54" w14:textId="5F7200CF" w:rsidR="00A24328" w:rsidRDefault="005175F4" w:rsidP="009A59D1">
      <w:pPr>
        <w:pStyle w:val="38"/>
        <w:framePr w:wrap="notBeside"/>
        <w:rPr>
          <w:rtl/>
        </w:rPr>
      </w:pPr>
      <w:r w:rsidRPr="00660D7A">
        <w:rPr>
          <w:rtl/>
        </w:rPr>
        <w:t>כדתנן</w:t>
      </w:r>
      <w:r w:rsidR="009B14FE">
        <w:rPr>
          <w:rtl/>
        </w:rPr>
        <w:t>:</w:t>
      </w:r>
    </w:p>
    <w:p w14:paraId="773F557A" w14:textId="49F9BAAE" w:rsidR="005175F4" w:rsidRPr="00E34F28" w:rsidRDefault="005175F4" w:rsidP="001E1D11">
      <w:pPr>
        <w:rPr>
          <w:rtl/>
        </w:rPr>
      </w:pPr>
      <w:r w:rsidRPr="000528DA">
        <w:rPr>
          <w:rtl/>
        </w:rPr>
        <w:t>כענין שמברך עונין אחריו</w:t>
      </w:r>
      <w:r w:rsidRPr="00E34F28">
        <w:rPr>
          <w:rStyle w:val="afffff9"/>
          <w:rtl/>
        </w:rPr>
        <w:t xml:space="preserve">: </w:t>
      </w:r>
      <w:r w:rsidRPr="000528DA">
        <w:rPr>
          <w:rtl/>
        </w:rPr>
        <w:t>ברוך ה' אלהי ישראל אלהי הצבאות יושב הכרובים על המזון שאכלנו.</w:t>
      </w:r>
    </w:p>
    <w:p w14:paraId="1C785622" w14:textId="58F0CAD2" w:rsidR="00C36CA3" w:rsidRPr="00C36CA3" w:rsidRDefault="005175F4" w:rsidP="00470C2A">
      <w:pPr>
        <w:pStyle w:val="afffffe"/>
        <w:rPr>
          <w:rStyle w:val="afffff9"/>
          <w:rFonts w:ascii="BA Fontov Regular" w:hAnsi="BA Fontov Regular" w:cs="BA TM • Vilna Extra-Bold"/>
          <w:sz w:val="20"/>
          <w:szCs w:val="20"/>
          <w:rtl/>
        </w:rPr>
      </w:pPr>
      <w:ins w:id="9872" w:author="מספור קטעי משנה" w:date="2026-10-06T06:45:16Z">
        <w:r>
          <w:rPr>
            <w:rStyle w:val="MisparKeta"/>
          </w:rPr>
          <w:t xml:space="preserve">ב. </w:t>
        </w:r>
      </w:ins>
      <w:bookmarkStart w:id="1676" w:name="_Toc193636381"/>
      <w:bookmarkStart w:id="1677" w:name="_Toc216184989"/>
      <w:r w:rsidRPr="00C36CA3">
        <w:rPr>
          <w:rtl/>
        </w:rPr>
        <w:t>אחד עשרה, ואחד עשרה רבוא.</w:t>
      </w:r>
      <w:r w:rsidR="00C36CA3">
        <w:rPr>
          <w:rFonts w:hint="cs"/>
          <w:rtl/>
        </w:rPr>
        <w:t xml:space="preserve"> </w:t>
      </w:r>
      <w:r w:rsidR="00C36CA3">
        <w:rPr>
          <w:rtl/>
        </w:rPr>
        <w:t>–</w:t>
      </w:r>
      <w:r w:rsidR="00C36CA3">
        <w:rPr>
          <w:rFonts w:hint="cs"/>
          <w:rtl/>
        </w:rPr>
        <w:t xml:space="preserve"> </w:t>
      </w:r>
      <w:r w:rsidR="00C36CA3" w:rsidRPr="00C36CA3">
        <w:rPr>
          <w:rFonts w:hint="cs"/>
          <w:rtl/>
        </w:rPr>
        <w:t>כר''ע</w:t>
      </w:r>
      <w:bookmarkEnd w:id="1676"/>
      <w:bookmarkEnd w:id="1677"/>
    </w:p>
    <w:p w14:paraId="37EDF8AE" w14:textId="77777777" w:rsidR="00A24328" w:rsidRDefault="00C36CA3" w:rsidP="009A59D1">
      <w:pPr>
        <w:pStyle w:val="38"/>
        <w:framePr w:wrap="notBeside"/>
        <w:rPr>
          <w:rtl/>
        </w:rPr>
      </w:pPr>
      <w:r w:rsidRPr="00660D7A">
        <w:rPr>
          <w:rFonts w:hint="cs"/>
          <w:rtl/>
        </w:rPr>
        <w:t>ולריה''ג</w:t>
      </w:r>
      <w:r w:rsidR="00A24328">
        <w:rPr>
          <w:rtl/>
        </w:rPr>
        <w:t>:</w:t>
      </w:r>
    </w:p>
    <w:p w14:paraId="3E0F97E4" w14:textId="51FED2E8" w:rsidR="002C6B79" w:rsidRPr="000528DA" w:rsidRDefault="002C6B79" w:rsidP="00C36CA3">
      <w:pPr>
        <w:rPr>
          <w:rtl/>
        </w:rPr>
      </w:pPr>
      <w:r w:rsidRPr="000528DA">
        <w:rPr>
          <w:rFonts w:hint="cs"/>
          <w:rtl/>
        </w:rPr>
        <w:t>ד</w:t>
      </w:r>
      <w:r w:rsidR="008734E6" w:rsidRPr="000528DA">
        <w:rPr>
          <w:rtl/>
        </w:rPr>
        <w:t xml:space="preserve">לפי רוב הקהל </w:t>
      </w:r>
      <w:r w:rsidR="005175F4" w:rsidRPr="000528DA">
        <w:rPr>
          <w:rtl/>
        </w:rPr>
        <w:t>מברכין</w:t>
      </w:r>
      <w:r w:rsidR="00011946" w:rsidRPr="000528DA">
        <w:rPr>
          <w:rFonts w:hint="cs"/>
          <w:rtl/>
        </w:rPr>
        <w:t>,</w:t>
      </w:r>
      <w:r w:rsidR="005175F4" w:rsidRPr="000528DA">
        <w:rPr>
          <w:rtl/>
        </w:rPr>
        <w:t xml:space="preserve"> </w:t>
      </w:r>
      <w:r w:rsidR="00C64809" w:rsidRPr="000528DA">
        <w:rPr>
          <w:rtl/>
        </w:rPr>
        <w:t>ד</w:t>
      </w:r>
      <w:r w:rsidR="005175F4" w:rsidRPr="000528DA">
        <w:rPr>
          <w:rStyle w:val="ad"/>
          <w:rFonts w:hint="cs"/>
          <w:rtl/>
        </w:rPr>
        <w:t>'</w:t>
      </w:r>
      <w:r w:rsidR="005175F4" w:rsidRPr="000528DA">
        <w:rPr>
          <w:rStyle w:val="ad"/>
          <w:rtl/>
        </w:rPr>
        <w:t>במקהלות ברכו אלהים</w:t>
      </w:r>
      <w:r w:rsidRPr="000528DA">
        <w:rPr>
          <w:rStyle w:val="ad"/>
          <w:rFonts w:hint="cs"/>
          <w:rtl/>
        </w:rPr>
        <w:t xml:space="preserve"> ממקור ישראל</w:t>
      </w:r>
      <w:r w:rsidR="005175F4" w:rsidRPr="000528DA">
        <w:rPr>
          <w:rStyle w:val="ad"/>
          <w:rFonts w:hint="cs"/>
          <w:rtl/>
        </w:rPr>
        <w:t>'</w:t>
      </w:r>
      <w:r w:rsidR="005175F4" w:rsidRPr="000528DA">
        <w:rPr>
          <w:rStyle w:val="ad"/>
          <w:rtl/>
        </w:rPr>
        <w:t>.</w:t>
      </w:r>
      <w:r w:rsidRPr="000528DA">
        <w:rPr>
          <w:rStyle w:val="ad"/>
          <w:rFonts w:hint="cs"/>
          <w:rtl/>
        </w:rPr>
        <w:t xml:space="preserve"> </w:t>
      </w:r>
    </w:p>
    <w:p w14:paraId="60E91A0C" w14:textId="19D37AB3" w:rsidR="00A24328" w:rsidRDefault="002C6B79" w:rsidP="009A59D1">
      <w:pPr>
        <w:pStyle w:val="38"/>
        <w:framePr w:wrap="notBeside"/>
        <w:rPr>
          <w:rtl/>
        </w:rPr>
      </w:pPr>
      <w:r w:rsidRPr="00660D7A">
        <w:rPr>
          <w:rFonts w:hint="cs"/>
          <w:rtl/>
        </w:rPr>
        <w:t>ולר"ע</w:t>
      </w:r>
      <w:r w:rsidR="009B14FE">
        <w:rPr>
          <w:rFonts w:hint="cs"/>
          <w:rtl/>
        </w:rPr>
        <w:t>:</w:t>
      </w:r>
    </w:p>
    <w:p w14:paraId="7742D0D4" w14:textId="3F6A025A" w:rsidR="00C35A63" w:rsidRPr="000528DA" w:rsidRDefault="00C36CA3" w:rsidP="000528DA">
      <w:pPr>
        <w:rPr>
          <w:rtl/>
        </w:rPr>
      </w:pPr>
      <w:r>
        <w:rPr>
          <w:rFonts w:ascii="Fb Fontext" w:hAnsi="Fb Fontext" w:hint="cs"/>
          <w:rtl/>
        </w:rPr>
        <w:t xml:space="preserve">דאף </w:t>
      </w:r>
      <w:r w:rsidR="005175F4" w:rsidRPr="000528DA">
        <w:rPr>
          <w:rFonts w:ascii="Fb Fontext" w:hAnsi="Fb Fontext"/>
          <w:rtl/>
        </w:rPr>
        <w:t>עוברין שבמעי אמן אמרו שירה על הים</w:t>
      </w:r>
      <w:r w:rsidR="005D5EEC" w:rsidRPr="000528DA">
        <w:rPr>
          <w:rFonts w:ascii="Fb Fontext" w:hAnsi="Fb Fontext" w:hint="cs"/>
          <w:rtl/>
        </w:rPr>
        <w:t>,</w:t>
      </w:r>
      <w:r w:rsidR="005D5EEC" w:rsidRPr="00E34F28">
        <w:rPr>
          <w:rStyle w:val="afffff9"/>
          <w:rFonts w:hint="cs"/>
          <w:rtl/>
        </w:rPr>
        <w:t xml:space="preserve"> </w:t>
      </w:r>
      <w:r w:rsidR="005175F4" w:rsidRPr="00E34F28">
        <w:rPr>
          <w:rStyle w:val="afffff9"/>
          <w:rFonts w:hint="cs"/>
          <w:rtl/>
        </w:rPr>
        <w:t>ולריה</w:t>
      </w:r>
      <w:r w:rsidR="005175F4" w:rsidRPr="00E34F28">
        <w:rPr>
          <w:rStyle w:val="afffff9"/>
          <w:rtl/>
        </w:rPr>
        <w:t>"</w:t>
      </w:r>
      <w:r w:rsidR="005175F4" w:rsidRPr="00E34F28">
        <w:rPr>
          <w:rStyle w:val="afffff9"/>
          <w:rFonts w:hint="cs"/>
          <w:rtl/>
        </w:rPr>
        <w:t>ג</w:t>
      </w:r>
      <w:r w:rsidR="008734E6" w:rsidRPr="00E34F28">
        <w:rPr>
          <w:rStyle w:val="afffff9"/>
          <w:rFonts w:hint="cs"/>
          <w:rtl/>
        </w:rPr>
        <w:t>:</w:t>
      </w:r>
      <w:r w:rsidR="005175F4" w:rsidRPr="00E34F28">
        <w:rPr>
          <w:rStyle w:val="afffff9"/>
          <w:rFonts w:hint="cs"/>
          <w:rtl/>
        </w:rPr>
        <w:t xml:space="preserve"> </w:t>
      </w:r>
      <w:r w:rsidR="005175F4" w:rsidRPr="000528DA">
        <w:rPr>
          <w:rStyle w:val="ad"/>
          <w:rFonts w:hint="cs"/>
          <w:rtl/>
        </w:rPr>
        <w:t>'</w:t>
      </w:r>
      <w:r w:rsidR="005175F4" w:rsidRPr="000528DA">
        <w:rPr>
          <w:rStyle w:val="ad"/>
          <w:rtl/>
        </w:rPr>
        <w:t>ממקור</w:t>
      </w:r>
      <w:r w:rsidR="005175F4" w:rsidRPr="000528DA">
        <w:rPr>
          <w:rStyle w:val="ad"/>
          <w:rFonts w:hint="cs"/>
          <w:rtl/>
        </w:rPr>
        <w:t>'</w:t>
      </w:r>
      <w:r w:rsidR="005175F4" w:rsidRPr="000528DA">
        <w:rPr>
          <w:rtl/>
        </w:rPr>
        <w:t>.</w:t>
      </w:r>
    </w:p>
    <w:p w14:paraId="362D358E" w14:textId="6B2E8612" w:rsidR="00A24328" w:rsidRDefault="005175F4" w:rsidP="009A59D1">
      <w:pPr>
        <w:pStyle w:val="38"/>
        <w:framePr w:wrap="notBeside"/>
        <w:rPr>
          <w:rtl/>
        </w:rPr>
      </w:pPr>
      <w:r w:rsidRPr="00660D7A">
        <w:rPr>
          <w:rtl/>
        </w:rPr>
        <w:t>רבא</w:t>
      </w:r>
      <w:r w:rsidR="00A24328">
        <w:rPr>
          <w:rtl/>
        </w:rPr>
        <w:t>:</w:t>
      </w:r>
    </w:p>
    <w:p w14:paraId="59524E66" w14:textId="69993904" w:rsidR="002C6B79" w:rsidRPr="000528DA" w:rsidRDefault="005175F4" w:rsidP="000528DA">
      <w:pPr>
        <w:rPr>
          <w:rtl/>
        </w:rPr>
      </w:pPr>
      <w:bookmarkStart w:id="1678" w:name="_Toc193636382"/>
      <w:bookmarkStart w:id="1679" w:name="_Toc216184990"/>
      <w:r w:rsidRPr="00A10336">
        <w:rPr>
          <w:rStyle w:val="30"/>
          <w:rtl/>
        </w:rPr>
        <w:t>הלכה</w:t>
      </w:r>
      <w:bookmarkEnd w:id="1678"/>
      <w:bookmarkEnd w:id="1679"/>
      <w:r w:rsidRPr="00A10336">
        <w:rPr>
          <w:rStyle w:val="30"/>
          <w:rtl/>
        </w:rPr>
        <w:t xml:space="preserve"> </w:t>
      </w:r>
      <w:r w:rsidRPr="00E34F28">
        <w:rPr>
          <w:rStyle w:val="afffff9"/>
          <w:rFonts w:hint="cs"/>
          <w:rtl/>
        </w:rPr>
        <w:t>כר</w:t>
      </w:r>
      <w:r w:rsidRPr="00E34F28">
        <w:rPr>
          <w:rStyle w:val="afffff9"/>
          <w:rtl/>
        </w:rPr>
        <w:t>"</w:t>
      </w:r>
      <w:r w:rsidRPr="00E34F28">
        <w:rPr>
          <w:rStyle w:val="afffff9"/>
          <w:rFonts w:hint="cs"/>
          <w:rtl/>
        </w:rPr>
        <w:t>ע</w:t>
      </w:r>
      <w:r w:rsidRPr="00E34F28">
        <w:rPr>
          <w:rStyle w:val="afffff9"/>
          <w:rtl/>
        </w:rPr>
        <w:t>.</w:t>
      </w:r>
    </w:p>
    <w:p w14:paraId="212BA2FE" w14:textId="53DF615C" w:rsidR="00A24328" w:rsidRDefault="00C36CA3" w:rsidP="009A59D1">
      <w:pPr>
        <w:pStyle w:val="38"/>
        <w:framePr w:wrap="notBeside"/>
        <w:rPr>
          <w:rtl/>
        </w:rPr>
      </w:pPr>
      <w:r w:rsidRPr="00660D7A">
        <w:rPr>
          <w:rFonts w:hint="cs"/>
          <w:rtl/>
        </w:rPr>
        <w:t>רבינא</w:t>
      </w:r>
      <w:r w:rsidR="009B14FE">
        <w:rPr>
          <w:rFonts w:hint="cs"/>
          <w:rtl/>
        </w:rPr>
        <w:t>:</w:t>
      </w:r>
    </w:p>
    <w:p w14:paraId="3A2429CB" w14:textId="59F82EE3" w:rsidR="005175F4" w:rsidRPr="000528DA" w:rsidRDefault="00C36CA3" w:rsidP="00C36CA3">
      <w:pPr>
        <w:spacing w:after="120"/>
        <w:rPr>
          <w:rtl/>
        </w:rPr>
      </w:pPr>
      <w:r>
        <w:rPr>
          <w:rStyle w:val="afffff9"/>
          <w:rFonts w:hint="cs"/>
          <w:rtl/>
        </w:rPr>
        <w:t>ל</w:t>
      </w:r>
      <w:r w:rsidR="0071119F" w:rsidRPr="00E34F28">
        <w:rPr>
          <w:rStyle w:val="afffff9"/>
          <w:rFonts w:hint="cs"/>
          <w:rtl/>
        </w:rPr>
        <w:t>ר"ח בבית ריש גלותא:</w:t>
      </w:r>
      <w:r>
        <w:rPr>
          <w:rStyle w:val="afffff9"/>
          <w:rFonts w:hint="cs"/>
          <w:rtl/>
        </w:rPr>
        <w:t xml:space="preserve"> </w:t>
      </w:r>
      <w:r>
        <w:rPr>
          <w:rFonts w:hint="cs"/>
          <w:rtl/>
        </w:rPr>
        <w:t>שא''צ לחפש</w:t>
      </w:r>
      <w:r w:rsidR="008734E6" w:rsidRPr="00E34F28">
        <w:rPr>
          <w:rStyle w:val="afffff9"/>
          <w:rFonts w:hint="cs"/>
          <w:rtl/>
        </w:rPr>
        <w:t xml:space="preserve"> </w:t>
      </w:r>
      <w:r w:rsidR="005175F4" w:rsidRPr="000528DA">
        <w:rPr>
          <w:rFonts w:hint="cs"/>
          <w:rtl/>
        </w:rPr>
        <w:t>אחר מאה</w:t>
      </w:r>
      <w:r w:rsidR="008734E6" w:rsidRPr="000528DA">
        <w:rPr>
          <w:rFonts w:hint="cs"/>
          <w:rtl/>
        </w:rPr>
        <w:t>,</w:t>
      </w:r>
      <w:r w:rsidR="005175F4" w:rsidRPr="000528DA">
        <w:rPr>
          <w:rFonts w:hint="cs"/>
          <w:rtl/>
        </w:rPr>
        <w:t xml:space="preserve"> </w:t>
      </w:r>
      <w:r>
        <w:rPr>
          <w:rFonts w:hint="cs"/>
          <w:rtl/>
        </w:rPr>
        <w:t xml:space="preserve"> </w:t>
      </w:r>
      <w:r w:rsidR="0071119F" w:rsidRPr="00A10336">
        <w:rPr>
          <w:rStyle w:val="30"/>
          <w:rFonts w:hint="cs"/>
          <w:rtl/>
        </w:rPr>
        <w:t>ד</w:t>
      </w:r>
      <w:r>
        <w:rPr>
          <w:rStyle w:val="30"/>
          <w:rtl/>
        </w:rPr>
        <w:t xml:space="preserve">הלכה </w:t>
      </w:r>
      <w:r>
        <w:rPr>
          <w:rStyle w:val="afffff9"/>
          <w:rtl/>
          <w:rPrChange w:id="9296" w:author="מנוע אמוראים" w:date="2026-10-05T16:40:51Z">
            <w:rPr>
              <w:rStyle w:val="30"/>
              <w:rtl/>
            </w:rPr>
          </w:rPrChange>
        </w:rPr>
        <w:t xml:space="preserve">כר</w:t>
      </w:r>
      <w:r>
        <w:rPr>
          <w:rStyle w:val="afffff9"/>
          <w:rFonts w:hint="cs"/>
          <w:rtl/>
          <w:rPrChange w:id="9297" w:author="מנוע אמוראים" w:date="2026-10-05T16:40:51Z">
            <w:rPr>
              <w:rStyle w:val="30"/>
              <w:rFonts w:hint="cs"/>
              <w:rtl/>
            </w:rPr>
          </w:rPrChange>
        </w:rPr>
        <w:t xml:space="preserve">"ע</w:t>
      </w:r>
      <w:r w:rsidR="005175F4" w:rsidRPr="00A10336">
        <w:rPr>
          <w:rStyle w:val="30"/>
          <w:rtl/>
        </w:rPr>
        <w:t>.</w:t>
      </w:r>
    </w:p>
    <w:p w14:paraId="27A4A6B0" w14:textId="489E6EF1" w:rsidR="00A24328" w:rsidRDefault="005175F4" w:rsidP="009A59D1">
      <w:pPr>
        <w:pStyle w:val="38"/>
        <w:framePr w:wrap="notBeside"/>
        <w:rPr>
          <w:rtl/>
        </w:rPr>
      </w:pPr>
      <w:r w:rsidRPr="00660D7A">
        <w:rPr>
          <w:rtl/>
        </w:rPr>
        <w:t>רבא</w:t>
      </w:r>
      <w:r w:rsidR="009B14FE">
        <w:rPr>
          <w:rtl/>
        </w:rPr>
        <w:t>:</w:t>
      </w:r>
    </w:p>
    <w:p w14:paraId="6FD28CA8" w14:textId="2218ACA9" w:rsidR="005175F4" w:rsidRPr="000528DA" w:rsidRDefault="005175F4" w:rsidP="00C36CA3">
      <w:pPr>
        <w:rPr>
          <w:rtl/>
        </w:rPr>
      </w:pPr>
      <w:r w:rsidRPr="00F95182">
        <w:rPr>
          <w:rtl/>
        </w:rPr>
        <w:t>כ</w:t>
      </w:r>
      <w:r w:rsidRPr="00F95182">
        <w:rPr>
          <w:rFonts w:hint="cs"/>
          <w:rtl/>
        </w:rPr>
        <w:t>שאכלנו אצל ר</w:t>
      </w:r>
      <w:r w:rsidRPr="00F95182">
        <w:rPr>
          <w:rtl/>
        </w:rPr>
        <w:t xml:space="preserve">יש גלותא </w:t>
      </w:r>
      <w:r w:rsidR="005D5EEC" w:rsidRPr="00F95182">
        <w:rPr>
          <w:rFonts w:hint="cs"/>
          <w:rtl/>
        </w:rPr>
        <w:t>ברכנו</w:t>
      </w:r>
      <w:r w:rsidRPr="00F95182">
        <w:rPr>
          <w:rtl/>
        </w:rPr>
        <w:t xml:space="preserve"> </w:t>
      </w:r>
      <w:r w:rsidR="005D5EEC" w:rsidRPr="00F95182">
        <w:rPr>
          <w:rFonts w:hint="cs"/>
          <w:rtl/>
        </w:rPr>
        <w:t>ג' ג'</w:t>
      </w:r>
      <w:r w:rsidRPr="00F95182">
        <w:rPr>
          <w:rtl/>
        </w:rPr>
        <w:t>.</w:t>
      </w:r>
      <w:r w:rsidRPr="00F95182">
        <w:rPr>
          <w:rFonts w:hint="cs"/>
          <w:rtl/>
        </w:rPr>
        <w:t xml:space="preserve"> ולא עשרה שלא ישמע ויקפיד</w:t>
      </w:r>
      <w:r w:rsidR="008734E6" w:rsidRPr="00F95182">
        <w:rPr>
          <w:rFonts w:hint="cs"/>
          <w:rtl/>
        </w:rPr>
        <w:t>.</w:t>
      </w:r>
      <w:r w:rsidR="008734E6" w:rsidRPr="000528DA">
        <w:rPr>
          <w:rFonts w:hint="cs"/>
          <w:rtl/>
        </w:rPr>
        <w:t xml:space="preserve"> </w:t>
      </w:r>
      <w:r w:rsidRPr="000528DA">
        <w:rPr>
          <w:rFonts w:hint="cs"/>
          <w:rtl/>
        </w:rPr>
        <w:t>ולא יכ</w:t>
      </w:r>
      <w:r w:rsidR="008734E6" w:rsidRPr="000528DA">
        <w:rPr>
          <w:rFonts w:hint="cs"/>
          <w:rtl/>
        </w:rPr>
        <w:t>לו לצאת בברכ</w:t>
      </w:r>
      <w:r w:rsidR="005D5EEC" w:rsidRPr="000528DA">
        <w:rPr>
          <w:rFonts w:hint="cs"/>
          <w:rtl/>
        </w:rPr>
        <w:t>תו</w:t>
      </w:r>
      <w:r w:rsidR="008734E6" w:rsidRPr="000528DA">
        <w:rPr>
          <w:rFonts w:hint="cs"/>
          <w:rtl/>
        </w:rPr>
        <w:t xml:space="preserve"> שלא </w:t>
      </w:r>
      <w:r w:rsidRPr="000528DA">
        <w:rPr>
          <w:rFonts w:hint="cs"/>
          <w:rtl/>
        </w:rPr>
        <w:t>שמעו מחמת ריבוי האנשים</w:t>
      </w:r>
      <w:r w:rsidR="00B13F2D" w:rsidRPr="000528DA">
        <w:rPr>
          <w:rFonts w:hint="cs"/>
          <w:rtl/>
        </w:rPr>
        <w:t>.</w:t>
      </w:r>
    </w:p>
    <w:p w14:paraId="5178A8B3" w14:textId="3B1234FC" w:rsidR="00A24328" w:rsidRDefault="005175F4" w:rsidP="009A59D1">
      <w:pPr>
        <w:pStyle w:val="38"/>
        <w:framePr w:wrap="notBeside"/>
        <w:rPr>
          <w:rtl/>
        </w:rPr>
      </w:pPr>
      <w:r w:rsidRPr="00660D7A">
        <w:rPr>
          <w:rtl/>
        </w:rPr>
        <w:t>רבה תוספאה</w:t>
      </w:r>
      <w:r w:rsidR="00A24328">
        <w:rPr>
          <w:rtl/>
        </w:rPr>
        <w:t>:</w:t>
      </w:r>
    </w:p>
    <w:p w14:paraId="0F6D7C5F" w14:textId="729B78DD" w:rsidR="00F64167" w:rsidRDefault="005175F4" w:rsidP="00C36CA3">
      <w:pPr>
        <w:rPr>
          <w:rtl/>
        </w:rPr>
      </w:pPr>
      <w:bookmarkStart w:id="1680" w:name="_Toc193636383"/>
      <w:bookmarkStart w:id="1681" w:name="_Toc216184991"/>
      <w:r w:rsidRPr="00A10336">
        <w:rPr>
          <w:rStyle w:val="30"/>
          <w:rFonts w:hint="cs"/>
          <w:rtl/>
        </w:rPr>
        <w:t>הקדים אחד מג' לברך,</w:t>
      </w:r>
      <w:bookmarkEnd w:id="1680"/>
      <w:bookmarkEnd w:id="1681"/>
      <w:r w:rsidRPr="000528DA">
        <w:rPr>
          <w:rFonts w:hint="cs"/>
          <w:rtl/>
        </w:rPr>
        <w:t xml:space="preserve"> הם יוצאים בזימון שלו</w:t>
      </w:r>
      <w:r w:rsidR="005D5EEC" w:rsidRPr="000528DA">
        <w:rPr>
          <w:rFonts w:hint="cs"/>
          <w:rtl/>
        </w:rPr>
        <w:t>,</w:t>
      </w:r>
      <w:r w:rsidRPr="000528DA">
        <w:rPr>
          <w:rFonts w:hint="cs"/>
          <w:rtl/>
        </w:rPr>
        <w:t xml:space="preserve"> והוא לא בשלהם</w:t>
      </w:r>
      <w:r w:rsidR="005D5EEC" w:rsidRPr="000528DA">
        <w:rPr>
          <w:rFonts w:hint="cs"/>
          <w:rtl/>
        </w:rPr>
        <w:t>,</w:t>
      </w:r>
      <w:r w:rsidRPr="000528DA">
        <w:rPr>
          <w:rFonts w:hint="cs"/>
          <w:rtl/>
        </w:rPr>
        <w:t xml:space="preserve"> דאין זימון למפרע</w:t>
      </w:r>
    </w:p>
    <w:p w14:paraId="56C1357C" w14:textId="375D4003" w:rsidR="005175F4" w:rsidRPr="00E34F28" w:rsidRDefault="00683C59" w:rsidP="00F50A20">
      <w:pPr>
        <w:pStyle w:val="afffa"/>
        <w:rPr>
          <w:rtl/>
        </w:rPr>
      </w:pPr>
      <w:r>
        <w:rPr>
          <w:rFonts w:hint="cs"/>
          <w:rtl/>
        </w:rPr>
        <w:lastRenderedPageBreak/>
        <w:t>***</w:t>
      </w:r>
    </w:p>
    <w:p w14:paraId="4D2DAD6A" w14:textId="77777777" w:rsidR="005175F4" w:rsidRPr="00E34F28" w:rsidRDefault="005175F4" w:rsidP="00672862">
      <w:pPr>
        <w:pStyle w:val="a5"/>
        <w:ind w:end="0"/>
        <w:rPr>
          <w:rtl/>
        </w:rPr>
      </w:pPr>
      <w:r w:rsidRPr="007F58B7">
        <w:rPr>
          <w:rtl/>
        </w:rPr>
        <w:t>ר</w:t>
      </w:r>
      <w:r w:rsidR="007B009F" w:rsidRPr="007F58B7">
        <w:rPr>
          <w:rFonts w:hint="cs"/>
          <w:rtl/>
        </w:rPr>
        <w:t>י"ש</w:t>
      </w:r>
      <w:r w:rsidRPr="00E34F28">
        <w:rPr>
          <w:rStyle w:val="afffff9"/>
          <w:rtl/>
        </w:rPr>
        <w:t xml:space="preserve">: </w:t>
      </w:r>
      <w:r w:rsidRPr="007F58B7">
        <w:rPr>
          <w:rtl/>
        </w:rPr>
        <w:t>ברכו את ה' המבורך</w:t>
      </w:r>
    </w:p>
    <w:p w14:paraId="61AE833C" w14:textId="2B702241" w:rsidR="00A24328" w:rsidRDefault="005175F4" w:rsidP="009A59D1">
      <w:pPr>
        <w:pStyle w:val="38"/>
        <w:framePr w:wrap="notBeside"/>
        <w:rPr>
          <w:rtl/>
        </w:rPr>
      </w:pPr>
      <w:r w:rsidRPr="00660D7A">
        <w:rPr>
          <w:rFonts w:hint="cs"/>
          <w:rtl/>
        </w:rPr>
        <w:t>רב</w:t>
      </w:r>
      <w:r w:rsidRPr="00660D7A">
        <w:rPr>
          <w:rtl/>
        </w:rPr>
        <w:t>"</w:t>
      </w:r>
      <w:r w:rsidRPr="00660D7A">
        <w:rPr>
          <w:rFonts w:hint="cs"/>
          <w:rtl/>
        </w:rPr>
        <w:t>פ</w:t>
      </w:r>
      <w:r w:rsidR="009B14FE">
        <w:rPr>
          <w:rFonts w:hint="cs"/>
          <w:rtl/>
        </w:rPr>
        <w:t>:</w:t>
      </w:r>
    </w:p>
    <w:p w14:paraId="42F38E2E" w14:textId="14782EF7" w:rsidR="00C36CA3" w:rsidRDefault="00F44FB1" w:rsidP="00C36CA3">
      <w:pPr>
        <w:rPr>
          <w:rtl/>
        </w:rPr>
      </w:pPr>
      <w:r w:rsidRPr="00E34F28">
        <w:rPr>
          <w:rStyle w:val="afffff9"/>
          <w:rFonts w:hint="cs"/>
          <w:rtl/>
        </w:rPr>
        <w:t>בביהכנ</w:t>
      </w:r>
      <w:r w:rsidR="00280386" w:rsidRPr="00E34F28">
        <w:rPr>
          <w:rStyle w:val="afffff9"/>
          <w:rtl/>
        </w:rPr>
        <w:t>"</w:t>
      </w:r>
      <w:r w:rsidRPr="00E34F28">
        <w:rPr>
          <w:rStyle w:val="afffff9"/>
          <w:rFonts w:hint="cs"/>
          <w:rtl/>
        </w:rPr>
        <w:t>ס</w:t>
      </w:r>
      <w:r w:rsidR="005175F4" w:rsidRPr="00E34F28">
        <w:rPr>
          <w:rStyle w:val="afffff9"/>
          <w:rtl/>
        </w:rPr>
        <w:t xml:space="preserve"> דאבי גיבר, </w:t>
      </w:r>
      <w:r w:rsidR="00C36CA3">
        <w:rPr>
          <w:rStyle w:val="afffff9"/>
          <w:rFonts w:hint="cs"/>
          <w:rtl/>
        </w:rPr>
        <w:t>כש</w:t>
      </w:r>
      <w:r w:rsidR="005175F4" w:rsidRPr="00E34F28">
        <w:rPr>
          <w:rStyle w:val="afffff9"/>
          <w:rtl/>
        </w:rPr>
        <w:t>ק</w:t>
      </w:r>
      <w:r w:rsidR="008734E6" w:rsidRPr="00E34F28">
        <w:rPr>
          <w:rStyle w:val="afffff9"/>
          <w:rtl/>
        </w:rPr>
        <w:t>רא בספר</w:t>
      </w:r>
      <w:r w:rsidR="00C36CA3">
        <w:rPr>
          <w:rStyle w:val="afffff9"/>
          <w:rFonts w:hint="cs"/>
          <w:rtl/>
        </w:rPr>
        <w:t xml:space="preserve"> אמר</w:t>
      </w:r>
      <w:r w:rsidR="008734E6" w:rsidRPr="00E34F28">
        <w:rPr>
          <w:rStyle w:val="afffff9"/>
          <w:rtl/>
        </w:rPr>
        <w:t xml:space="preserve">: </w:t>
      </w:r>
      <w:r w:rsidR="008734E6" w:rsidRPr="000528DA">
        <w:rPr>
          <w:rFonts w:ascii="Fb Fontext" w:hAnsi="Fb Fontext"/>
          <w:rtl/>
        </w:rPr>
        <w:t xml:space="preserve">ברכו את ה', </w:t>
      </w:r>
      <w:r w:rsidR="005175F4" w:rsidRPr="000528DA">
        <w:rPr>
          <w:rFonts w:ascii="Fb Fontext" w:hAnsi="Fb Fontext"/>
          <w:rtl/>
        </w:rPr>
        <w:t>ולא אמר המבורך.</w:t>
      </w:r>
      <w:r w:rsidR="008734E6" w:rsidRPr="000528DA">
        <w:rPr>
          <w:rFonts w:hint="cs"/>
          <w:rtl/>
        </w:rPr>
        <w:t xml:space="preserve"> </w:t>
      </w:r>
    </w:p>
    <w:p w14:paraId="1BD796B7" w14:textId="6A6BC1B8" w:rsidR="0071119F" w:rsidRPr="000528DA" w:rsidRDefault="005175F4" w:rsidP="00C36CA3">
      <w:pPr>
        <w:rPr>
          <w:rtl/>
        </w:rPr>
      </w:pPr>
      <w:r w:rsidRPr="000528DA">
        <w:rPr>
          <w:rFonts w:hint="cs"/>
          <w:rtl/>
        </w:rPr>
        <w:t>רעשו כולם שיגיד</w:t>
      </w:r>
      <w:r w:rsidRPr="000528DA">
        <w:rPr>
          <w:rStyle w:val="ad"/>
          <w:rFonts w:hint="cs"/>
          <w:rtl/>
        </w:rPr>
        <w:t xml:space="preserve"> 'המבורך',</w:t>
      </w:r>
      <w:r w:rsidR="007B009F" w:rsidRPr="000528DA">
        <w:rPr>
          <w:rFonts w:hint="cs"/>
          <w:rtl/>
        </w:rPr>
        <w:t xml:space="preserve"> </w:t>
      </w:r>
    </w:p>
    <w:p w14:paraId="76D10857" w14:textId="77777777" w:rsidR="00A24328" w:rsidRDefault="005175F4" w:rsidP="009A59D1">
      <w:pPr>
        <w:pStyle w:val="38"/>
        <w:framePr w:wrap="notBeside"/>
        <w:rPr>
          <w:rtl/>
        </w:rPr>
      </w:pPr>
      <w:r w:rsidRPr="00660D7A">
        <w:rPr>
          <w:rFonts w:hint="cs"/>
          <w:rtl/>
        </w:rPr>
        <w:t>א</w:t>
      </w:r>
      <w:r w:rsidRPr="00660D7A">
        <w:rPr>
          <w:rtl/>
        </w:rPr>
        <w:t>"</w:t>
      </w:r>
      <w:r w:rsidRPr="00660D7A">
        <w:rPr>
          <w:rFonts w:hint="cs"/>
          <w:rtl/>
        </w:rPr>
        <w:t>ל רבא</w:t>
      </w:r>
      <w:r w:rsidR="00A24328">
        <w:rPr>
          <w:rtl/>
        </w:rPr>
        <w:t>:</w:t>
      </w:r>
    </w:p>
    <w:p w14:paraId="6CAC7FE7" w14:textId="7EED75E7" w:rsidR="00F64167" w:rsidRDefault="005175F4" w:rsidP="000528DA">
      <w:pPr>
        <w:rPr>
          <w:rtl/>
        </w:rPr>
      </w:pPr>
      <w:r w:rsidRPr="000528DA">
        <w:rPr>
          <w:rFonts w:hint="cs"/>
          <w:rtl/>
        </w:rPr>
        <w:t xml:space="preserve">חרס שחור </w:t>
      </w:r>
      <w:r w:rsidR="008734E6" w:rsidRPr="000528DA">
        <w:rPr>
          <w:rFonts w:hint="cs"/>
          <w:rtl/>
        </w:rPr>
        <w:t>ל"ל</w:t>
      </w:r>
      <w:r w:rsidRPr="000528DA">
        <w:rPr>
          <w:rFonts w:hint="cs"/>
          <w:rtl/>
        </w:rPr>
        <w:t xml:space="preserve"> </w:t>
      </w:r>
      <w:r w:rsidR="0071119F" w:rsidRPr="000528DA">
        <w:rPr>
          <w:rFonts w:hint="cs"/>
          <w:rtl/>
        </w:rPr>
        <w:t>למחלוקת</w:t>
      </w:r>
      <w:r w:rsidR="008734E6" w:rsidRPr="000528DA">
        <w:rPr>
          <w:rFonts w:hint="cs"/>
          <w:rtl/>
        </w:rPr>
        <w:t>.</w:t>
      </w:r>
      <w:r w:rsidR="007B009F" w:rsidRPr="000528DA">
        <w:rPr>
          <w:rFonts w:hint="cs"/>
          <w:rtl/>
        </w:rPr>
        <w:t xml:space="preserve"> </w:t>
      </w:r>
      <w:r w:rsidRPr="00A10336">
        <w:rPr>
          <w:rStyle w:val="30"/>
          <w:rFonts w:hint="cs"/>
          <w:rtl/>
        </w:rPr>
        <w:t>ועוד</w:t>
      </w:r>
      <w:r w:rsidRPr="000528DA">
        <w:rPr>
          <w:rFonts w:hint="cs"/>
          <w:rtl/>
        </w:rPr>
        <w:t xml:space="preserve"> דהעולם נוהג </w:t>
      </w:r>
      <w:r w:rsidRPr="00E34F28">
        <w:rPr>
          <w:rStyle w:val="afffff9"/>
          <w:rFonts w:hint="cs"/>
          <w:rtl/>
        </w:rPr>
        <w:t>כרי</w:t>
      </w:r>
      <w:r w:rsidRPr="00E34F28">
        <w:rPr>
          <w:rStyle w:val="afffff9"/>
          <w:rtl/>
        </w:rPr>
        <w:t>"</w:t>
      </w:r>
      <w:r w:rsidRPr="00E34F28">
        <w:rPr>
          <w:rStyle w:val="afffff9"/>
          <w:rFonts w:hint="cs"/>
          <w:rtl/>
        </w:rPr>
        <w:t>ש</w:t>
      </w:r>
    </w:p>
    <w:p w14:paraId="5F8978D8" w14:textId="764914B6" w:rsidR="005175F4" w:rsidRPr="00E34F28" w:rsidRDefault="00683C59" w:rsidP="00F50A20">
      <w:pPr>
        <w:pStyle w:val="afffa"/>
        <w:rPr>
          <w:rtl/>
        </w:rPr>
      </w:pPr>
      <w:r>
        <w:rPr>
          <w:rFonts w:hint="cs"/>
          <w:rtl/>
        </w:rPr>
        <w:t>***</w:t>
      </w:r>
    </w:p>
    <w:p>
      <w:pPr>
        <w:pStyle w:val="MishnaBatzad"/>
        <w:rPr>
          <w:ins w:id="20138" w:author="קלוד" w:date="2026-10-06T10:08:25Z"/>
        </w:rPr>
      </w:pPr>
      <w:ins w:id="20137" w:author="קלוד" w:date="2026-10-06T10:08:25Z">
        <w:r>
          <w:t xml:space="preserve">משנה ד</w:t>
        </w:r>
      </w:ins>
    </w:p>
    <w:p w14:paraId="37EDDE3F" w14:textId="050BE266" w:rsidR="008734E6" w:rsidRPr="00E34F28" w:rsidRDefault="005175F4" w:rsidP="00C36CA3">
      <w:pPr>
        <w:pStyle w:val="a3"/>
        <w:spacing w:before="120"/>
        <w:jc w:val="center"/>
        <w:rPr>
          <w:rtl/>
        </w:rPr>
        <w:pPrChange w:id="90032" w:author="קלוד" w:date="2026-10-08T12:08:16Z">
          <w:pPr>
            <w:pStyle w:val="a3"/>
            <w:jc w:val="center"/>
          </w:pPr>
        </w:pPrChange>
      </w:pPr>
      <w:r w:rsidRPr="0024134E">
        <w:rPr>
          <w:rStyle w:val="affffff0"/>
          <w:rtl/>
        </w:rPr>
        <w:t>שלשה שאכלו</w:t>
      </w:r>
      <w:r w:rsidRPr="00A10336">
        <w:rPr>
          <w:rStyle w:val="affffff0"/>
          <w:rtl/>
        </w:rPr>
        <w:t xml:space="preserve"> כאחת</w:t>
      </w:r>
      <w:r w:rsidR="008734E6" w:rsidRPr="00A10336">
        <w:rPr>
          <w:rStyle w:val="affffff0"/>
          <w:rFonts w:hint="cs"/>
          <w:rtl/>
        </w:rPr>
        <w:t xml:space="preserve"> </w:t>
      </w:r>
      <w:r w:rsidR="00B13F2D" w:rsidRPr="00A10336">
        <w:rPr>
          <w:rStyle w:val="affffff0"/>
          <w:rtl/>
        </w:rPr>
        <w:t>אי</w:t>
      </w:r>
      <w:r w:rsidRPr="00A10336">
        <w:rPr>
          <w:rStyle w:val="affffff0"/>
          <w:rtl/>
        </w:rPr>
        <w:t>ן רשאין ליחלק,</w:t>
      </w:r>
    </w:p>
    <w:p w14:paraId="3B73E051" w14:textId="77777777" w:rsidR="005175F4" w:rsidRPr="00E34F28" w:rsidRDefault="005175F4" w:rsidP="001619FE">
      <w:pPr>
        <w:pStyle w:val="a3"/>
        <w:rPr>
          <w:rtl/>
        </w:rPr>
      </w:pPr>
      <w:r w:rsidRPr="0071119F">
        <w:rPr>
          <w:rtl/>
        </w:rPr>
        <w:t>וכן ארבעה וכן חמשה.</w:t>
      </w:r>
    </w:p>
    <w:p w14:paraId="67715D90" w14:textId="77777777" w:rsidR="008734E6" w:rsidRPr="00E34F28" w:rsidRDefault="005175F4" w:rsidP="001619FE">
      <w:pPr>
        <w:pStyle w:val="a3"/>
        <w:rPr>
          <w:rtl/>
        </w:rPr>
      </w:pPr>
      <w:r w:rsidRPr="0024134E">
        <w:rPr>
          <w:rtl/>
        </w:rPr>
        <w:t xml:space="preserve">ששה - נחלקין, עד עשרה. </w:t>
      </w:r>
    </w:p>
    <w:p w14:paraId="031F4ADD" w14:textId="77777777" w:rsidR="005175F4" w:rsidRPr="00E34F28" w:rsidRDefault="005175F4" w:rsidP="00C36CA3">
      <w:pPr>
        <w:pStyle w:val="a3"/>
        <w:spacing w:after="60"/>
        <w:rPr>
          <w:rtl/>
        </w:rPr>
      </w:pPr>
      <w:r w:rsidRPr="0024134E">
        <w:rPr>
          <w:rStyle w:val="a4"/>
          <w:rtl/>
        </w:rPr>
        <w:t xml:space="preserve">ועשרה - אין </w:t>
      </w:r>
      <w:r w:rsidRPr="00D33CDA">
        <w:rPr>
          <w:rtl/>
        </w:rPr>
        <w:t>נחלקין, עד עשרים.</w:t>
      </w:r>
    </w:p>
    <w:p w14:paraId="6287A2D3" w14:textId="01E55BD8" w:rsidR="0024134E" w:rsidRPr="00A10336" w:rsidRDefault="005175F4" w:rsidP="00C36CA3">
      <w:pPr>
        <w:pStyle w:val="a3"/>
        <w:jc w:val="center"/>
        <w:rPr>
          <w:rStyle w:val="affffff0"/>
          <w:rtl/>
        </w:rPr>
      </w:pPr>
      <w:r w:rsidRPr="00A10336">
        <w:rPr>
          <w:rStyle w:val="affffff0"/>
          <w:rtl/>
        </w:rPr>
        <w:t>שתי חבורות שהיו אוכלות בבית אחד,</w:t>
      </w:r>
    </w:p>
    <w:p w14:paraId="087E6EBF" w14:textId="77777777" w:rsidR="00CB71B2" w:rsidRPr="00E34F28" w:rsidRDefault="005175F4" w:rsidP="001619FE">
      <w:pPr>
        <w:pStyle w:val="a3"/>
        <w:rPr>
          <w:rtl/>
        </w:rPr>
      </w:pPr>
      <w:r w:rsidRPr="00D33CDA">
        <w:rPr>
          <w:rtl/>
        </w:rPr>
        <w:t>בזמן שמקצתן רואין אלו את אלו הרי אלו מצטרפין לזמון,</w:t>
      </w:r>
      <w:r w:rsidR="00291D7F" w:rsidRPr="00D33CDA">
        <w:rPr>
          <w:rtl/>
        </w:rPr>
        <w:t xml:space="preserve"> </w:t>
      </w:r>
    </w:p>
    <w:p w14:paraId="756B43B1" w14:textId="77777777" w:rsidR="005175F4" w:rsidRPr="00E34F28" w:rsidRDefault="005175F4" w:rsidP="00C36CA3">
      <w:pPr>
        <w:pStyle w:val="a3"/>
        <w:spacing w:after="60"/>
        <w:rPr>
          <w:rtl/>
        </w:rPr>
      </w:pPr>
      <w:r w:rsidRPr="00D33CDA">
        <w:rPr>
          <w:rtl/>
        </w:rPr>
        <w:t>ואם לאו אלו מזמנין לעצמן ואלו מזמנין לעצמן.</w:t>
      </w:r>
    </w:p>
    <w:p w14:paraId="30C46104" w14:textId="13A5F084" w:rsidR="005175F4" w:rsidRPr="00E34F28" w:rsidRDefault="008734E6" w:rsidP="00C36CA3">
      <w:pPr>
        <w:pStyle w:val="a3"/>
        <w:spacing w:after="120"/>
        <w:rPr>
          <w:rtl/>
        </w:rPr>
      </w:pPr>
      <w:r w:rsidRPr="00C36CA3">
        <w:rPr>
          <w:rStyle w:val="TanaimMishna"/>
          <w:rFonts w:hint="cs"/>
          <w:rtl/>
          <w:rPrChange w:id="20049" w:author="קלוד" w:date="2026-10-06T10:08:25Z">
            <w:rPr>
              <w:rStyle w:val="afffff9"/>
              <w:rFonts w:hint="cs"/>
              <w:rtl/>
            </w:rPr>
          </w:rPrChange>
        </w:rPr>
        <w:t>לר"א:</w:t>
      </w:r>
      <w:r w:rsidRPr="00E34F28">
        <w:rPr>
          <w:rStyle w:val="TanaimMishna"/>
          <w:rFonts w:hint="cs"/>
          <w:rtl/>
          <w:rPrChange w:id="20050" w:author="קלוד" w:date="2026-10-06T10:08:25Z">
            <w:rPr>
              <w:rStyle w:val="afffff9"/>
              <w:rFonts w:hint="cs"/>
              <w:rtl/>
            </w:rPr>
          </w:rPrChange>
        </w:rPr>
        <w:t xml:space="preserve"> </w:t>
      </w:r>
      <w:r w:rsidR="005175F4" w:rsidRPr="00D33CDA">
        <w:rPr>
          <w:rtl/>
        </w:rPr>
        <w:t xml:space="preserve">אין מברכין על היין עד שיתן לתוכו מים, </w:t>
      </w:r>
      <w:r w:rsidRPr="00C36CA3">
        <w:rPr>
          <w:rStyle w:val="TanaimMishna"/>
          <w:rFonts w:hint="cs"/>
          <w:rtl/>
          <w:rPrChange w:id="20051" w:author="קלוד" w:date="2026-10-06T10:08:25Z">
            <w:rPr>
              <w:rStyle w:val="afffff9"/>
              <w:rFonts w:hint="cs"/>
              <w:rtl/>
            </w:rPr>
          </w:rPrChange>
        </w:rPr>
        <w:t>וחכ"א</w:t>
      </w:r>
      <w:r w:rsidR="005175F4" w:rsidRPr="00C36CA3">
        <w:rPr>
          <w:rStyle w:val="TanaimMishna"/>
          <w:rtl/>
          <w:rPrChange w:id="20052" w:author="קלוד" w:date="2026-10-06T10:08:25Z">
            <w:rPr>
              <w:rStyle w:val="afffff9"/>
              <w:rtl/>
            </w:rPr>
          </w:rPrChange>
        </w:rPr>
        <w:t>:</w:t>
      </w:r>
      <w:r w:rsidR="005175F4" w:rsidRPr="00E34F28">
        <w:rPr>
          <w:rStyle w:val="TanaimMishna"/>
          <w:rtl/>
          <w:rPrChange w:id="20053" w:author="קלוד" w:date="2026-10-06T10:08:25Z">
            <w:rPr>
              <w:rStyle w:val="afffff9"/>
              <w:rtl/>
            </w:rPr>
          </w:rPrChange>
        </w:rPr>
        <w:t xml:space="preserve"> </w:t>
      </w:r>
      <w:r w:rsidR="005175F4" w:rsidRPr="00D33CDA">
        <w:rPr>
          <w:rtl/>
        </w:rPr>
        <w:t>מברכין.</w:t>
      </w:r>
    </w:p>
    <w:p w14:paraId="63860065" w14:textId="1E27FCE1" w:rsidR="00A24328" w:rsidRDefault="008734E6" w:rsidP="009A59D1">
      <w:pPr>
        <w:pStyle w:val="38"/>
        <w:framePr w:wrap="notBeside"/>
        <w:rPr>
          <w:rtl/>
        </w:rPr>
      </w:pPr>
      <w:r w:rsidRPr="00660D7A">
        <w:rPr>
          <w:rFonts w:hint="cs"/>
          <w:rtl/>
        </w:rPr>
        <w:t xml:space="preserve">א. </w:t>
      </w:r>
      <w:r w:rsidR="005175F4" w:rsidRPr="00660D7A">
        <w:rPr>
          <w:rFonts w:hint="cs"/>
          <w:rtl/>
        </w:rPr>
        <w:t>ה</w:t>
      </w:r>
      <w:r w:rsidR="005175F4" w:rsidRPr="00660D7A">
        <w:rPr>
          <w:rtl/>
        </w:rPr>
        <w:t>"</w:t>
      </w:r>
      <w:r w:rsidR="005175F4" w:rsidRPr="00660D7A">
        <w:rPr>
          <w:rFonts w:hint="cs"/>
          <w:rtl/>
        </w:rPr>
        <w:t>ק</w:t>
      </w:r>
      <w:r w:rsidR="00A24328">
        <w:rPr>
          <w:rtl/>
        </w:rPr>
        <w:t>:</w:t>
      </w:r>
    </w:p>
    <w:p w14:paraId="78CA91CB" w14:textId="4C39E153" w:rsidR="0024134E" w:rsidRPr="00F95182" w:rsidRDefault="005175F4" w:rsidP="000528DA">
      <w:pPr>
        <w:rPr>
          <w:rtl/>
        </w:rPr>
      </w:pPr>
      <w:r w:rsidRPr="00F95182">
        <w:rPr>
          <w:rFonts w:hint="cs"/>
          <w:rtl/>
        </w:rPr>
        <w:t>ג'</w:t>
      </w:r>
      <w:r w:rsidR="008734E6" w:rsidRPr="00F95182">
        <w:rPr>
          <w:rtl/>
        </w:rPr>
        <w:t xml:space="preserve"> שישבו לאכול כאחת,</w:t>
      </w:r>
      <w:r w:rsidR="00C36CA3" w:rsidRPr="00F95182">
        <w:rPr>
          <w:rFonts w:hint="cs"/>
          <w:rtl/>
        </w:rPr>
        <w:t xml:space="preserve"> </w:t>
      </w:r>
      <w:r w:rsidR="00C36CA3" w:rsidRPr="00A10336">
        <w:rPr>
          <w:rStyle w:val="30"/>
          <w:rFonts w:hint="cs"/>
          <w:rtl/>
        </w:rPr>
        <w:t>אף שכ''א אוכל מככרו</w:t>
      </w:r>
      <w:r w:rsidR="00C36CA3" w:rsidRPr="00F95182">
        <w:rPr>
          <w:rFonts w:hint="cs"/>
          <w:rtl/>
        </w:rPr>
        <w:t xml:space="preserve"> אין רשאין ליחלק</w:t>
      </w:r>
      <w:r w:rsidR="008734E6" w:rsidRPr="00F95182">
        <w:rPr>
          <w:rtl/>
        </w:rPr>
        <w:t xml:space="preserve"> </w:t>
      </w:r>
    </w:p>
    <w:p w14:paraId="328729ED" w14:textId="1863E6B4" w:rsidR="00A24328" w:rsidRDefault="008734E6" w:rsidP="009A59D1">
      <w:pPr>
        <w:pStyle w:val="38"/>
        <w:framePr w:wrap="notBeside"/>
        <w:rPr>
          <w:rtl/>
        </w:rPr>
      </w:pPr>
      <w:r w:rsidRPr="00660D7A">
        <w:rPr>
          <w:rFonts w:hint="cs"/>
          <w:rtl/>
        </w:rPr>
        <w:t>כ</w:t>
      </w:r>
      <w:r w:rsidR="005175F4" w:rsidRPr="00660D7A">
        <w:rPr>
          <w:rFonts w:hint="cs"/>
          <w:rtl/>
        </w:rPr>
        <w:t>ר</w:t>
      </w:r>
      <w:r w:rsidR="005175F4" w:rsidRPr="00660D7A">
        <w:rPr>
          <w:rtl/>
        </w:rPr>
        <w:t>"</w:t>
      </w:r>
      <w:r w:rsidR="005175F4" w:rsidRPr="00660D7A">
        <w:rPr>
          <w:rFonts w:hint="cs"/>
          <w:rtl/>
        </w:rPr>
        <w:t>ה</w:t>
      </w:r>
      <w:r w:rsidR="00A24328">
        <w:rPr>
          <w:rFonts w:hint="cs"/>
          <w:rtl/>
        </w:rPr>
        <w:t>:</w:t>
      </w:r>
    </w:p>
    <w:p w14:paraId="7E22FD55" w14:textId="26CA1B54" w:rsidR="0024134E" w:rsidRPr="000528DA" w:rsidRDefault="008734E6" w:rsidP="000528DA">
      <w:pPr>
        <w:rPr>
          <w:rtl/>
        </w:rPr>
      </w:pPr>
      <w:r w:rsidRPr="000528DA">
        <w:rPr>
          <w:rtl/>
        </w:rPr>
        <w:t xml:space="preserve">שלשה שבאו משלש חבורות </w:t>
      </w:r>
      <w:r w:rsidR="005175F4" w:rsidRPr="000528DA">
        <w:rPr>
          <w:rtl/>
        </w:rPr>
        <w:t>אינן רשאין ליחלק.</w:t>
      </w:r>
      <w:r w:rsidRPr="000528DA">
        <w:rPr>
          <w:rFonts w:hint="cs"/>
          <w:rtl/>
        </w:rPr>
        <w:t xml:space="preserve"> </w:t>
      </w:r>
      <w:r w:rsidR="0024134E" w:rsidRPr="00E34F28">
        <w:rPr>
          <w:rStyle w:val="afffff9"/>
          <w:rFonts w:hint="cs"/>
          <w:rtl/>
        </w:rPr>
        <w:t xml:space="preserve">    </w:t>
      </w:r>
    </w:p>
    <w:p w14:paraId="35062D98" w14:textId="5E15200B" w:rsidR="00A24328" w:rsidRDefault="005175F4" w:rsidP="009A59D1">
      <w:pPr>
        <w:pStyle w:val="38"/>
        <w:framePr w:wrap="notBeside"/>
        <w:rPr>
          <w:rtl/>
        </w:rPr>
      </w:pPr>
      <w:r w:rsidRPr="00660D7A">
        <w:rPr>
          <w:rFonts w:hint="cs"/>
          <w:rtl/>
        </w:rPr>
        <w:t>ר</w:t>
      </w:r>
      <w:r w:rsidRPr="00660D7A">
        <w:rPr>
          <w:rtl/>
        </w:rPr>
        <w:t>"</w:t>
      </w:r>
      <w:r w:rsidRPr="00660D7A">
        <w:rPr>
          <w:rFonts w:hint="cs"/>
          <w:rtl/>
        </w:rPr>
        <w:t>ח</w:t>
      </w:r>
      <w:r w:rsidR="00A24328">
        <w:rPr>
          <w:rFonts w:hint="cs"/>
          <w:rtl/>
        </w:rPr>
        <w:t>:</w:t>
      </w:r>
    </w:p>
    <w:p w14:paraId="1F5DA269" w14:textId="06603CB9" w:rsidR="005175F4" w:rsidRPr="000528DA" w:rsidRDefault="005175F4" w:rsidP="000528DA">
      <w:pPr>
        <w:rPr>
          <w:rtl/>
        </w:rPr>
      </w:pPr>
      <w:r w:rsidRPr="000528DA">
        <w:rPr>
          <w:rFonts w:hint="cs"/>
          <w:rtl/>
        </w:rPr>
        <w:t>והוא שבאו מג' חבורות של ג' בני אדם</w:t>
      </w:r>
      <w:r w:rsidR="0071119F" w:rsidRPr="000528DA">
        <w:rPr>
          <w:rFonts w:hint="cs"/>
          <w:rtl/>
        </w:rPr>
        <w:t>,</w:t>
      </w:r>
    </w:p>
    <w:p w14:paraId="046C0976" w14:textId="50CA88BD" w:rsidR="00A24328" w:rsidRDefault="005175F4" w:rsidP="009A59D1">
      <w:pPr>
        <w:pStyle w:val="38"/>
        <w:framePr w:wrap="notBeside"/>
        <w:rPr>
          <w:rtl/>
        </w:rPr>
      </w:pPr>
      <w:r w:rsidRPr="00660D7A">
        <w:rPr>
          <w:rtl/>
        </w:rPr>
        <w:t>רבא</w:t>
      </w:r>
      <w:r w:rsidR="009B14FE">
        <w:rPr>
          <w:rtl/>
        </w:rPr>
        <w:t>:</w:t>
      </w:r>
    </w:p>
    <w:p w14:paraId="662C6BC9" w14:textId="490FF663" w:rsidR="005175F4" w:rsidRPr="000528DA" w:rsidRDefault="005175F4" w:rsidP="00C36CA3">
      <w:pPr>
        <w:spacing w:after="60"/>
        <w:rPr>
          <w:rtl/>
        </w:rPr>
      </w:pPr>
      <w:r w:rsidRPr="000528DA">
        <w:rPr>
          <w:rFonts w:hint="cs"/>
          <w:rtl/>
        </w:rPr>
        <w:t>ודווקא בלא זימנו עליהם</w:t>
      </w:r>
      <w:r w:rsidR="0024134E" w:rsidRPr="000528DA">
        <w:rPr>
          <w:rFonts w:hint="cs"/>
          <w:rtl/>
        </w:rPr>
        <w:t>,</w:t>
      </w:r>
      <w:r w:rsidRPr="000528DA">
        <w:rPr>
          <w:rFonts w:hint="cs"/>
          <w:rtl/>
        </w:rPr>
        <w:t xml:space="preserve"> דבזימנו כבר </w:t>
      </w:r>
      <w:r w:rsidRPr="000528DA">
        <w:rPr>
          <w:rtl/>
        </w:rPr>
        <w:t>פרח זימון מ</w:t>
      </w:r>
      <w:r w:rsidR="008734E6" w:rsidRPr="000528DA">
        <w:rPr>
          <w:rFonts w:hint="cs"/>
          <w:rtl/>
        </w:rPr>
        <w:t>הם</w:t>
      </w:r>
      <w:r w:rsidRPr="000528DA">
        <w:rPr>
          <w:rtl/>
        </w:rPr>
        <w:t>.</w:t>
      </w:r>
    </w:p>
    <w:p w14:paraId="6B9A7BF5" w14:textId="022F5978" w:rsidR="00A24328" w:rsidRDefault="005175F4" w:rsidP="009A59D1">
      <w:pPr>
        <w:pStyle w:val="38"/>
        <w:framePr w:wrap="notBeside"/>
        <w:rPr>
          <w:rtl/>
        </w:rPr>
      </w:pPr>
      <w:r w:rsidRPr="00660D7A">
        <w:rPr>
          <w:rFonts w:hint="cs"/>
          <w:rtl/>
        </w:rPr>
        <w:t>ומ</w:t>
      </w:r>
      <w:r w:rsidRPr="00660D7A">
        <w:rPr>
          <w:rtl/>
        </w:rPr>
        <w:t>דתנן</w:t>
      </w:r>
      <w:r w:rsidR="009B14FE">
        <w:rPr>
          <w:rtl/>
        </w:rPr>
        <w:t>:</w:t>
      </w:r>
    </w:p>
    <w:p w14:paraId="512FEF76" w14:textId="3FB3B102" w:rsidR="0024134E" w:rsidRPr="000528DA" w:rsidRDefault="005175F4" w:rsidP="000528DA">
      <w:pPr>
        <w:rPr>
          <w:rtl/>
        </w:rPr>
      </w:pPr>
      <w:r w:rsidRPr="000528DA">
        <w:rPr>
          <w:rtl/>
        </w:rPr>
        <w:t xml:space="preserve">מטה שנגנבה חציה, או שאבדה חציה, </w:t>
      </w:r>
    </w:p>
    <w:p w14:paraId="37025BDB" w14:textId="77777777" w:rsidR="00011946" w:rsidRPr="000528DA" w:rsidRDefault="005175F4" w:rsidP="000528DA">
      <w:pPr>
        <w:rPr>
          <w:rtl/>
        </w:rPr>
      </w:pPr>
      <w:r w:rsidRPr="000528DA">
        <w:rPr>
          <w:rtl/>
        </w:rPr>
        <w:t>או שחלקוה אחין או שותפין טהורה.</w:t>
      </w:r>
      <w:r w:rsidR="008734E6" w:rsidRPr="000528DA">
        <w:rPr>
          <w:rFonts w:hint="cs"/>
          <w:rtl/>
        </w:rPr>
        <w:t xml:space="preserve"> </w:t>
      </w:r>
    </w:p>
    <w:p w14:paraId="708AC02A" w14:textId="77777777" w:rsidR="00011946" w:rsidRPr="000528DA" w:rsidRDefault="005175F4" w:rsidP="000528DA">
      <w:pPr>
        <w:rPr>
          <w:rtl/>
        </w:rPr>
      </w:pPr>
      <w:bookmarkStart w:id="1682" w:name="_Toc193636384"/>
      <w:bookmarkStart w:id="1683" w:name="_Toc216184992"/>
      <w:r w:rsidRPr="00A10336">
        <w:rPr>
          <w:rStyle w:val="30"/>
          <w:rtl/>
        </w:rPr>
        <w:t>החזירוה</w:t>
      </w:r>
      <w:bookmarkEnd w:id="1682"/>
      <w:bookmarkEnd w:id="1683"/>
      <w:r w:rsidRPr="000528DA">
        <w:rPr>
          <w:rtl/>
        </w:rPr>
        <w:t xml:space="preserve"> מקבלת טומאה מכאן ולהבא.</w:t>
      </w:r>
      <w:r w:rsidR="008734E6" w:rsidRPr="000528DA">
        <w:rPr>
          <w:rFonts w:hint="cs"/>
          <w:rtl/>
        </w:rPr>
        <w:t xml:space="preserve"> </w:t>
      </w:r>
    </w:p>
    <w:p w14:paraId="785E3287" w14:textId="77777777" w:rsidR="00F64167" w:rsidRDefault="005175F4" w:rsidP="000528DA">
      <w:pPr>
        <w:rPr>
          <w:rtl/>
        </w:rPr>
      </w:pPr>
      <w:r w:rsidRPr="000528DA">
        <w:rPr>
          <w:rFonts w:hint="cs"/>
          <w:rtl/>
        </w:rPr>
        <w:t>ולא למפרע ד</w:t>
      </w:r>
      <w:r w:rsidRPr="000528DA">
        <w:rPr>
          <w:rtl/>
        </w:rPr>
        <w:t>כיון ד</w:t>
      </w:r>
      <w:r w:rsidR="008734E6" w:rsidRPr="000528DA">
        <w:rPr>
          <w:rFonts w:hint="cs"/>
          <w:rtl/>
        </w:rPr>
        <w:t>חלקוה</w:t>
      </w:r>
      <w:r w:rsidRPr="000528DA">
        <w:rPr>
          <w:rtl/>
        </w:rPr>
        <w:t xml:space="preserve"> פרח לה טומאה,</w:t>
      </w:r>
      <w:r w:rsidR="008734E6" w:rsidRPr="000528DA">
        <w:rPr>
          <w:rFonts w:hint="cs"/>
          <w:rtl/>
        </w:rPr>
        <w:t xml:space="preserve"> </w:t>
      </w:r>
      <w:r w:rsidRPr="000528DA">
        <w:rPr>
          <w:rFonts w:hint="cs"/>
          <w:rtl/>
        </w:rPr>
        <w:t>ה</w:t>
      </w:r>
      <w:r w:rsidRPr="000528DA">
        <w:rPr>
          <w:rtl/>
        </w:rPr>
        <w:t>"</w:t>
      </w:r>
      <w:r w:rsidRPr="000528DA">
        <w:rPr>
          <w:rFonts w:hint="cs"/>
          <w:rtl/>
        </w:rPr>
        <w:t xml:space="preserve">נ </w:t>
      </w:r>
      <w:r w:rsidR="001821B2" w:rsidRPr="000528DA">
        <w:rPr>
          <w:rFonts w:hint="cs"/>
          <w:rtl/>
        </w:rPr>
        <w:t>כאן</w:t>
      </w:r>
    </w:p>
    <w:p w14:paraId="59A60E9D" w14:textId="30B3AF70" w:rsidR="005175F4" w:rsidRPr="00E34F28" w:rsidRDefault="00683C59" w:rsidP="00F50A20">
      <w:pPr>
        <w:pStyle w:val="afffa"/>
        <w:rPr>
          <w:rtl/>
        </w:rPr>
      </w:pPr>
      <w:r>
        <w:rPr>
          <w:rFonts w:hint="cs"/>
          <w:rtl/>
        </w:rPr>
        <w:t>***</w:t>
      </w:r>
    </w:p>
    <w:p w14:paraId="528B8F13" w14:textId="77777777" w:rsidR="005175F4" w:rsidRPr="00E34F28" w:rsidRDefault="005175F4" w:rsidP="00EC0DC4">
      <w:pPr>
        <w:pStyle w:val="af2"/>
        <w:framePr w:wrap="around"/>
        <w:rPr>
          <w:rtl/>
        </w:rPr>
      </w:pPr>
      <w:r w:rsidRPr="009757B9">
        <w:rPr>
          <w:rtl/>
        </w:rPr>
        <w:t>נ:</w:t>
      </w:r>
    </w:p>
    <w:p w14:paraId="4EFCB746" w14:textId="77777777" w:rsidR="005175F4" w:rsidRPr="00E34F28" w:rsidRDefault="005175F4" w:rsidP="00672862">
      <w:pPr>
        <w:pStyle w:val="a5"/>
        <w:rPr>
          <w:rtl/>
        </w:rPr>
      </w:pPr>
      <w:ins w:id="9874" w:author="מספור קטעי משנה" w:date="2026-10-06T06:45:16Z">
        <w:r>
          <w:rPr>
            <w:rStyle w:val="MisparKeta"/>
          </w:rPr>
          <w:t xml:space="preserve">א. </w:t>
        </w:r>
      </w:ins>
      <w:r w:rsidRPr="007F58B7">
        <w:rPr>
          <w:rtl/>
        </w:rPr>
        <w:t xml:space="preserve">שתי חבורות </w:t>
      </w:r>
      <w:r w:rsidR="0024134E">
        <w:rPr>
          <w:rFonts w:hint="cs"/>
          <w:rtl/>
        </w:rPr>
        <w:t xml:space="preserve">שאכלו בבית אחד, אם מקצתן רואין </w:t>
      </w:r>
      <w:r w:rsidRPr="007F58B7">
        <w:rPr>
          <w:rtl/>
        </w:rPr>
        <w:t>וכו'.</w:t>
      </w:r>
    </w:p>
    <w:p w14:paraId="2668AAA1" w14:textId="6E27DEE9" w:rsidR="00A24328" w:rsidRDefault="008734E6" w:rsidP="009A59D1">
      <w:pPr>
        <w:pStyle w:val="38"/>
        <w:framePr w:wrap="notBeside"/>
        <w:rPr>
          <w:rtl/>
        </w:rPr>
      </w:pPr>
      <w:r w:rsidRPr="00660D7A">
        <w:rPr>
          <w:rtl/>
        </w:rPr>
        <w:t>תנא</w:t>
      </w:r>
      <w:r w:rsidR="00A24328">
        <w:rPr>
          <w:rtl/>
        </w:rPr>
        <w:t>:</w:t>
      </w:r>
    </w:p>
    <w:p w14:paraId="500FDD6F" w14:textId="209244DE" w:rsidR="00011946" w:rsidRPr="000528DA" w:rsidRDefault="008734E6" w:rsidP="000528DA">
      <w:pPr>
        <w:rPr>
          <w:rtl/>
        </w:rPr>
      </w:pPr>
      <w:r w:rsidRPr="000528DA">
        <w:rPr>
          <w:rtl/>
        </w:rPr>
        <w:t xml:space="preserve">אם יש שמש ביניהם </w:t>
      </w:r>
      <w:r w:rsidRPr="000528DA">
        <w:rPr>
          <w:rFonts w:hint="cs"/>
          <w:rtl/>
        </w:rPr>
        <w:t>מ</w:t>
      </w:r>
      <w:r w:rsidR="005175F4" w:rsidRPr="000528DA">
        <w:rPr>
          <w:rtl/>
        </w:rPr>
        <w:t>צרפן.</w:t>
      </w:r>
      <w:r w:rsidR="007B009F" w:rsidRPr="00E34F28">
        <w:rPr>
          <w:rStyle w:val="afffff9"/>
          <w:rFonts w:hint="cs"/>
          <w:rtl/>
        </w:rPr>
        <w:t xml:space="preserve"> </w:t>
      </w:r>
    </w:p>
    <w:p w14:paraId="49F437C2" w14:textId="5CA6FAD8" w:rsidR="005175F4" w:rsidRPr="00C36CA3" w:rsidRDefault="008734E6" w:rsidP="00470C2A">
      <w:pPr>
        <w:pStyle w:val="afffffe"/>
        <w:rPr>
          <w:rtl/>
        </w:rPr>
      </w:pPr>
      <w:ins w:id="9875" w:author="מספור קטעי משנה" w:date="2026-10-06T06:45:16Z">
        <w:r>
          <w:rPr>
            <w:rStyle w:val="MisparKeta"/>
          </w:rPr>
          <w:t xml:space="preserve">א. </w:t>
        </w:r>
      </w:ins>
      <w:bookmarkStart w:id="1684" w:name="_Toc193636385"/>
      <w:bookmarkStart w:id="1685" w:name="_Toc216184993"/>
      <w:r w:rsidRPr="00C36CA3">
        <w:rPr>
          <w:rStyle w:val="afffff9"/>
          <w:rFonts w:hint="cs"/>
          <w:rtl/>
        </w:rPr>
        <w:t>לר"</w:t>
      </w:r>
      <w:r w:rsidR="005175F4" w:rsidRPr="00C36CA3">
        <w:rPr>
          <w:rStyle w:val="afffff9"/>
          <w:rtl/>
        </w:rPr>
        <w:t>א</w:t>
      </w:r>
      <w:r w:rsidRPr="00C36CA3">
        <w:rPr>
          <w:rStyle w:val="afffff9"/>
          <w:rFonts w:hint="cs"/>
          <w:rtl/>
        </w:rPr>
        <w:t>:</w:t>
      </w:r>
      <w:r w:rsidRPr="00C36CA3">
        <w:rPr>
          <w:rFonts w:hint="cs"/>
          <w:rtl/>
        </w:rPr>
        <w:t xml:space="preserve"> א</w:t>
      </w:r>
      <w:r w:rsidR="005175F4" w:rsidRPr="00C36CA3">
        <w:rPr>
          <w:rtl/>
        </w:rPr>
        <w:t>ין מברכין על היין עד שיתן לתוכו מים,</w:t>
      </w:r>
      <w:bookmarkEnd w:id="1684"/>
      <w:bookmarkEnd w:id="1685"/>
      <w:r w:rsidR="005175F4" w:rsidRPr="00C36CA3">
        <w:rPr>
          <w:rtl/>
        </w:rPr>
        <w:t xml:space="preserve"> </w:t>
      </w:r>
    </w:p>
    <w:p w14:paraId="33770C30" w14:textId="2520369E" w:rsidR="00A24328" w:rsidRDefault="005175F4" w:rsidP="009A59D1">
      <w:pPr>
        <w:pStyle w:val="38"/>
        <w:framePr w:wrap="notBeside"/>
        <w:rPr>
          <w:rtl/>
        </w:rPr>
      </w:pPr>
      <w:r w:rsidRPr="00660D7A">
        <w:rPr>
          <w:rFonts w:hint="cs"/>
          <w:rtl/>
        </w:rPr>
        <w:t>ר</w:t>
      </w:r>
      <w:r w:rsidRPr="00660D7A">
        <w:rPr>
          <w:rtl/>
        </w:rPr>
        <w:t>"</w:t>
      </w:r>
      <w:r w:rsidRPr="00660D7A">
        <w:rPr>
          <w:rFonts w:hint="cs"/>
          <w:rtl/>
        </w:rPr>
        <w:t>א</w:t>
      </w:r>
      <w:r w:rsidR="00A24328">
        <w:rPr>
          <w:rFonts w:hint="cs"/>
          <w:rtl/>
        </w:rPr>
        <w:t>:</w:t>
      </w:r>
    </w:p>
    <w:p w14:paraId="390BED29" w14:textId="18669BE3" w:rsidR="00011946" w:rsidRPr="000528DA" w:rsidRDefault="005175F4" w:rsidP="000528DA">
      <w:pPr>
        <w:rPr>
          <w:rtl/>
        </w:rPr>
      </w:pPr>
      <w:bookmarkStart w:id="1686" w:name="_Toc193636386"/>
      <w:bookmarkStart w:id="1687" w:name="_Toc216184994"/>
      <w:r w:rsidRPr="00A10336">
        <w:rPr>
          <w:rStyle w:val="30"/>
          <w:rtl/>
        </w:rPr>
        <w:t>עד שלא נתן לתוכו מים</w:t>
      </w:r>
      <w:bookmarkEnd w:id="1686"/>
      <w:bookmarkEnd w:id="1687"/>
      <w:r w:rsidRPr="000528DA">
        <w:rPr>
          <w:rtl/>
        </w:rPr>
        <w:t xml:space="preserve"> אין מברכין עליו ב</w:t>
      </w:r>
      <w:r w:rsidRPr="000528DA">
        <w:rPr>
          <w:rFonts w:hint="cs"/>
          <w:rtl/>
        </w:rPr>
        <w:t>פה</w:t>
      </w:r>
      <w:r w:rsidRPr="000528DA">
        <w:rPr>
          <w:rtl/>
        </w:rPr>
        <w:t>"</w:t>
      </w:r>
      <w:r w:rsidRPr="000528DA">
        <w:rPr>
          <w:rFonts w:hint="cs"/>
          <w:rtl/>
        </w:rPr>
        <w:t>ג</w:t>
      </w:r>
      <w:r w:rsidR="00011946" w:rsidRPr="000528DA">
        <w:rPr>
          <w:rFonts w:hint="cs"/>
          <w:rtl/>
        </w:rPr>
        <w:t>,</w:t>
      </w:r>
      <w:r w:rsidRPr="000528DA">
        <w:rPr>
          <w:rtl/>
        </w:rPr>
        <w:t xml:space="preserve"> </w:t>
      </w:r>
    </w:p>
    <w:p w14:paraId="19961603" w14:textId="77777777" w:rsidR="005175F4" w:rsidRPr="000528DA" w:rsidRDefault="005175F4" w:rsidP="000528DA">
      <w:pPr>
        <w:rPr>
          <w:rtl/>
        </w:rPr>
      </w:pPr>
      <w:r w:rsidRPr="000528DA">
        <w:rPr>
          <w:rtl/>
        </w:rPr>
        <w:lastRenderedPageBreak/>
        <w:t>אלא בורא פרי העץ ונוטלין ממנו לידים,</w:t>
      </w:r>
    </w:p>
    <w:p w14:paraId="35237800" w14:textId="487EEF6C" w:rsidR="005175F4" w:rsidRPr="000528DA" w:rsidRDefault="005175F4" w:rsidP="00C36CA3">
      <w:pPr>
        <w:rPr>
          <w:rtl/>
        </w:rPr>
      </w:pPr>
      <w:bookmarkStart w:id="1688" w:name="_Toc193636387"/>
      <w:bookmarkStart w:id="1689" w:name="_Toc216184995"/>
      <w:r w:rsidRPr="00A10336">
        <w:rPr>
          <w:rStyle w:val="30"/>
          <w:rtl/>
        </w:rPr>
        <w:t>משנתן לתוכו מים</w:t>
      </w:r>
      <w:bookmarkEnd w:id="1688"/>
      <w:bookmarkEnd w:id="1689"/>
      <w:r w:rsidR="005D5EEC" w:rsidRPr="000528DA">
        <w:rPr>
          <w:rtl/>
        </w:rPr>
        <w:t xml:space="preserve"> </w:t>
      </w:r>
      <w:r w:rsidRPr="000528DA">
        <w:rPr>
          <w:rtl/>
        </w:rPr>
        <w:t xml:space="preserve">מברכין עליו </w:t>
      </w:r>
      <w:r w:rsidR="00C36CA3">
        <w:rPr>
          <w:rFonts w:hint="cs"/>
          <w:rtl/>
        </w:rPr>
        <w:t xml:space="preserve">בפה''ג </w:t>
      </w:r>
      <w:r w:rsidRPr="000528DA">
        <w:rPr>
          <w:rtl/>
        </w:rPr>
        <w:t>ואין נוטלין ממנו לידים</w:t>
      </w:r>
    </w:p>
    <w:p w14:paraId="445792BF" w14:textId="189F2897" w:rsidR="00A24328" w:rsidRDefault="005175F4" w:rsidP="009A59D1">
      <w:pPr>
        <w:pStyle w:val="38"/>
        <w:framePr w:wrap="notBeside"/>
        <w:rPr>
          <w:rtl/>
        </w:rPr>
      </w:pPr>
      <w:r w:rsidRPr="00660D7A">
        <w:rPr>
          <w:rtl/>
        </w:rPr>
        <w:t>וחכ"</w:t>
      </w:r>
      <w:r w:rsidRPr="00660D7A">
        <w:rPr>
          <w:rFonts w:hint="cs"/>
          <w:rtl/>
        </w:rPr>
        <w:t>א</w:t>
      </w:r>
      <w:r w:rsidR="00A24328">
        <w:rPr>
          <w:rtl/>
        </w:rPr>
        <w:t>:</w:t>
      </w:r>
    </w:p>
    <w:p w14:paraId="4476F9B2" w14:textId="6C423E29" w:rsidR="005175F4" w:rsidRPr="000528DA" w:rsidRDefault="005175F4" w:rsidP="00C36CA3">
      <w:pPr>
        <w:rPr>
          <w:rtl/>
        </w:rPr>
      </w:pPr>
      <w:r w:rsidRPr="000528DA">
        <w:rPr>
          <w:rtl/>
        </w:rPr>
        <w:t xml:space="preserve">בין כך ובין כך מברכין עליו </w:t>
      </w:r>
      <w:r w:rsidR="00C36CA3">
        <w:rPr>
          <w:rFonts w:hint="cs"/>
          <w:rtl/>
        </w:rPr>
        <w:t>בפה''ג</w:t>
      </w:r>
      <w:r w:rsidR="00011946" w:rsidRPr="000528DA">
        <w:rPr>
          <w:rFonts w:hint="cs"/>
          <w:rtl/>
        </w:rPr>
        <w:t>,</w:t>
      </w:r>
      <w:r w:rsidRPr="000528DA">
        <w:rPr>
          <w:rtl/>
        </w:rPr>
        <w:t xml:space="preserve"> </w:t>
      </w:r>
      <w:r w:rsidRPr="000528DA">
        <w:rPr>
          <w:rFonts w:ascii="Fb Fontext" w:hAnsi="Fb Fontext"/>
          <w:sz w:val="20"/>
          <w:rtl/>
        </w:rPr>
        <w:t>ואין נוטלין הימנו לידים.</w:t>
      </w:r>
    </w:p>
    <w:p w14:paraId="5D43A9C7" w14:textId="40E521A7" w:rsidR="00A24328" w:rsidRDefault="00DB19DE" w:rsidP="009A59D1">
      <w:pPr>
        <w:pStyle w:val="38"/>
        <w:framePr w:wrap="notBeside"/>
        <w:rPr>
          <w:rtl/>
        </w:rPr>
      </w:pPr>
      <w:r w:rsidRPr="00660D7A">
        <w:rPr>
          <w:rFonts w:hint="cs"/>
          <w:rtl/>
        </w:rPr>
        <w:t>והך</w:t>
      </w:r>
      <w:r w:rsidR="009B14FE">
        <w:rPr>
          <w:rFonts w:hint="cs"/>
          <w:rtl/>
        </w:rPr>
        <w:t>:</w:t>
      </w:r>
    </w:p>
    <w:p w14:paraId="2355FB35" w14:textId="6EA579EF" w:rsidR="005175F4" w:rsidRPr="000528DA" w:rsidRDefault="005175F4" w:rsidP="000528DA">
      <w:pPr>
        <w:rPr>
          <w:rtl/>
        </w:rPr>
      </w:pPr>
      <w:r w:rsidRPr="000528DA">
        <w:rPr>
          <w:rFonts w:ascii="Fb Fontext" w:hAnsi="Fb Fontext" w:hint="cs"/>
          <w:rtl/>
        </w:rPr>
        <w:t>ד</w:t>
      </w:r>
      <w:r w:rsidRPr="000528DA">
        <w:rPr>
          <w:rFonts w:ascii="Fb Fontext" w:hAnsi="Fb Fontext"/>
          <w:rtl/>
        </w:rPr>
        <w:t xml:space="preserve">עושה כל צרכיו בפת, </w:t>
      </w:r>
      <w:r w:rsidRPr="00E34F28">
        <w:rPr>
          <w:rStyle w:val="afffff9"/>
          <w:rFonts w:hint="cs"/>
          <w:rtl/>
        </w:rPr>
        <w:t>כר</w:t>
      </w:r>
      <w:r w:rsidRPr="00E34F28">
        <w:rPr>
          <w:rStyle w:val="afffff9"/>
          <w:rtl/>
        </w:rPr>
        <w:t>"</w:t>
      </w:r>
      <w:r w:rsidRPr="00E34F28">
        <w:rPr>
          <w:rStyle w:val="afffff9"/>
          <w:rFonts w:hint="cs"/>
          <w:rtl/>
        </w:rPr>
        <w:t xml:space="preserve">א </w:t>
      </w:r>
      <w:r w:rsidR="00011946" w:rsidRPr="00E34F28">
        <w:rPr>
          <w:rStyle w:val="afffff9"/>
          <w:rFonts w:hint="cs"/>
          <w:rtl/>
        </w:rPr>
        <w:t xml:space="preserve"> </w:t>
      </w:r>
      <w:r w:rsidRPr="000528DA">
        <w:rPr>
          <w:rFonts w:ascii="Fb Fontext" w:hAnsi="Fb Fontext" w:hint="cs"/>
          <w:sz w:val="12"/>
          <w:szCs w:val="16"/>
          <w:rtl/>
        </w:rPr>
        <w:t>דלא חש להפסד אוכלין</w:t>
      </w:r>
    </w:p>
    <w:p w14:paraId="15CB0256" w14:textId="15BD9BF7" w:rsidR="00A24328" w:rsidRDefault="005175F4" w:rsidP="009A59D1">
      <w:pPr>
        <w:pStyle w:val="38"/>
        <w:framePr w:wrap="notBeside"/>
        <w:rPr>
          <w:rtl/>
        </w:rPr>
      </w:pPr>
      <w:r w:rsidRPr="00660D7A">
        <w:rPr>
          <w:rtl/>
        </w:rPr>
        <w:t>ר</w:t>
      </w:r>
      <w:r w:rsidRPr="00660D7A">
        <w:rPr>
          <w:rFonts w:hint="cs"/>
          <w:rtl/>
        </w:rPr>
        <w:t>יב</w:t>
      </w:r>
      <w:r w:rsidRPr="00660D7A">
        <w:rPr>
          <w:rtl/>
        </w:rPr>
        <w:t>"</w:t>
      </w:r>
      <w:r w:rsidRPr="00660D7A">
        <w:rPr>
          <w:rFonts w:hint="cs"/>
          <w:rtl/>
        </w:rPr>
        <w:t>ח</w:t>
      </w:r>
      <w:r w:rsidR="009B14FE">
        <w:rPr>
          <w:rtl/>
        </w:rPr>
        <w:t>:</w:t>
      </w:r>
    </w:p>
    <w:p w14:paraId="3D09B365" w14:textId="07D51D20" w:rsidR="00F64167" w:rsidRDefault="005175F4" w:rsidP="00C36CA3">
      <w:pPr>
        <w:rPr>
          <w:rtl/>
        </w:rPr>
      </w:pPr>
      <w:r w:rsidRPr="00E34F28">
        <w:rPr>
          <w:rStyle w:val="afffff9"/>
          <w:rtl/>
        </w:rPr>
        <w:t>מודים</w:t>
      </w:r>
      <w:r w:rsidRPr="000528DA">
        <w:rPr>
          <w:rtl/>
        </w:rPr>
        <w:t xml:space="preserve"> </w:t>
      </w:r>
      <w:r w:rsidRPr="00E34F28">
        <w:rPr>
          <w:rStyle w:val="afffff9"/>
          <w:rtl/>
        </w:rPr>
        <w:t>חכמים</w:t>
      </w:r>
      <w:r w:rsidRPr="000528DA">
        <w:rPr>
          <w:rtl/>
        </w:rPr>
        <w:t xml:space="preserve"> </w:t>
      </w:r>
      <w:r w:rsidRPr="00E34F28">
        <w:rPr>
          <w:rStyle w:val="afffff9"/>
          <w:rtl/>
        </w:rPr>
        <w:t>לר"</w:t>
      </w:r>
      <w:r w:rsidRPr="00E34F28">
        <w:rPr>
          <w:rStyle w:val="afffff9"/>
          <w:rFonts w:hint="cs"/>
          <w:rtl/>
        </w:rPr>
        <w:t>א</w:t>
      </w:r>
      <w:r w:rsidRPr="00E34F28">
        <w:rPr>
          <w:rStyle w:val="afffff9"/>
          <w:rtl/>
        </w:rPr>
        <w:t xml:space="preserve"> </w:t>
      </w:r>
      <w:r w:rsidRPr="000528DA">
        <w:rPr>
          <w:rtl/>
        </w:rPr>
        <w:t>בכוס של ברכה שאין מברכין עליו עד שיתן לתוכו מים.</w:t>
      </w:r>
      <w:r w:rsidRPr="000528DA">
        <w:rPr>
          <w:rFonts w:hint="cs"/>
          <w:rtl/>
        </w:rPr>
        <w:t xml:space="preserve"> </w:t>
      </w:r>
      <w:r w:rsidRPr="00A10336">
        <w:rPr>
          <w:rStyle w:val="30"/>
          <w:rFonts w:hint="cs"/>
          <w:rtl/>
        </w:rPr>
        <w:t>ד</w:t>
      </w:r>
      <w:r w:rsidRPr="00A10336">
        <w:rPr>
          <w:rStyle w:val="30"/>
          <w:rtl/>
        </w:rPr>
        <w:t>בעי מצוה מן המובחר.</w:t>
      </w:r>
      <w:r w:rsidR="00C36CA3">
        <w:rPr>
          <w:rStyle w:val="afffff9"/>
          <w:rFonts w:hint="cs"/>
          <w:rtl/>
        </w:rPr>
        <w:t xml:space="preserve"> </w:t>
      </w:r>
      <w:r w:rsidRPr="00E34F28">
        <w:rPr>
          <w:rStyle w:val="afffff9"/>
          <w:rtl/>
        </w:rPr>
        <w:t>ו</w:t>
      </w:r>
      <w:r w:rsidRPr="00E34F28">
        <w:rPr>
          <w:rStyle w:val="afffff9"/>
          <w:rFonts w:hint="cs"/>
          <w:rtl/>
        </w:rPr>
        <w:t>ל</w:t>
      </w:r>
      <w:r w:rsidRPr="00E34F28">
        <w:rPr>
          <w:rStyle w:val="afffff9"/>
          <w:rtl/>
        </w:rPr>
        <w:t>רבנן</w:t>
      </w:r>
      <w:r w:rsidRPr="000528DA">
        <w:rPr>
          <w:rFonts w:ascii="Fb Fontext" w:hAnsi="Fb Fontext" w:hint="cs"/>
          <w:rtl/>
        </w:rPr>
        <w:t xml:space="preserve"> </w:t>
      </w:r>
      <w:r w:rsidR="00DB19DE" w:rsidRPr="000528DA">
        <w:rPr>
          <w:rFonts w:ascii="Fb Fontext" w:hAnsi="Fb Fontext" w:hint="cs"/>
          <w:rtl/>
        </w:rPr>
        <w:t>-</w:t>
      </w:r>
      <w:r w:rsidRPr="000528DA">
        <w:rPr>
          <w:rFonts w:ascii="Fb Fontext" w:hAnsi="Fb Fontext"/>
          <w:rtl/>
        </w:rPr>
        <w:t xml:space="preserve"> חזי ל</w:t>
      </w:r>
      <w:r w:rsidRPr="000528DA">
        <w:rPr>
          <w:rFonts w:ascii="Fb Fontext" w:hAnsi="Fb Fontext" w:hint="cs"/>
          <w:rtl/>
        </w:rPr>
        <w:t>רפואה</w:t>
      </w:r>
      <w:r w:rsidRPr="000528DA">
        <w:rPr>
          <w:rFonts w:ascii="Fb Fontext" w:hAnsi="Fb Fontext"/>
          <w:rtl/>
        </w:rPr>
        <w:t>.</w:t>
      </w:r>
    </w:p>
    <w:p w14:paraId="002A9A9A" w14:textId="50C552E3" w:rsidR="005175F4" w:rsidRPr="00E34F28" w:rsidRDefault="00683C59" w:rsidP="00F50A20">
      <w:pPr>
        <w:pStyle w:val="afffa"/>
        <w:rPr>
          <w:del w:id="90035" w:author="מנוע עיצוב" w:date="2026-10-08T11:01:28Z"/>
          <w:rtl/>
        </w:rPr>
      </w:pPr>
      <w:del w:id="90034" w:author="מנוע עיצוב" w:date="2026-10-08T11:01:28Z">
        <w:r>
          <w:rPr>
            <w:rFonts w:hint="cs"/>
            <w:rtl/>
          </w:rPr>
          <w:delText xml:space="preserve">***</w:delText>
        </w:r>
      </w:del>
    </w:p>
    <w:p w14:paraId="7D79AC4E" w14:textId="77777777" w:rsidR="005D5EEC" w:rsidRPr="00C36CA3" w:rsidRDefault="005175F4" w:rsidP="00C36CA3">
      <w:pPr>
        <w:pStyle w:val="afffffc"/>
        <w:rPr>
          <w:rtl/>
        </w:rPr>
      </w:pPr>
      <w:bookmarkStart w:id="1690" w:name="_Toc193636388"/>
      <w:bookmarkStart w:id="1691" w:name="_Toc216184996"/>
      <w:r w:rsidRPr="00C36CA3">
        <w:rPr>
          <w:rtl/>
        </w:rPr>
        <w:t>ארבעה דברים נאמרו בפת:</w:t>
      </w:r>
      <w:bookmarkEnd w:id="1690"/>
      <w:bookmarkEnd w:id="1691"/>
      <w:r w:rsidRPr="00C36CA3">
        <w:rPr>
          <w:rtl/>
        </w:rPr>
        <w:t xml:space="preserve"> </w:t>
      </w:r>
    </w:p>
    <w:p w14:paraId="397141B5" w14:textId="7441E889" w:rsidR="00A24328" w:rsidRDefault="0024134E" w:rsidP="009A59D1">
      <w:pPr>
        <w:pStyle w:val="38"/>
        <w:framePr w:wrap="notBeside"/>
        <w:rPr>
          <w:rtl/>
        </w:rPr>
      </w:pPr>
      <w:r w:rsidRPr="00660D7A">
        <w:rPr>
          <w:rFonts w:hint="cs"/>
          <w:rtl/>
        </w:rPr>
        <w:t>א</w:t>
      </w:r>
      <w:r w:rsidR="009B14FE">
        <w:rPr>
          <w:rFonts w:hint="cs"/>
          <w:rtl/>
        </w:rPr>
        <w:t>.</w:t>
      </w:r>
    </w:p>
    <w:p w14:paraId="3FD42C8A" w14:textId="28254914" w:rsidR="00DB19DE" w:rsidRPr="000528DA" w:rsidRDefault="005175F4" w:rsidP="000528DA">
      <w:pPr>
        <w:rPr>
          <w:rtl/>
        </w:rPr>
      </w:pPr>
      <w:r w:rsidRPr="000528DA">
        <w:rPr>
          <w:rFonts w:ascii="Fb Fontext" w:hAnsi="Fb Fontext"/>
          <w:rtl/>
        </w:rPr>
        <w:t xml:space="preserve">אין מניחין בשר חי על הפת, </w:t>
      </w:r>
    </w:p>
    <w:p w14:paraId="1D379A84" w14:textId="7569381E" w:rsidR="00A24328" w:rsidRDefault="0024134E" w:rsidP="009A59D1">
      <w:pPr>
        <w:pStyle w:val="38"/>
        <w:framePr w:wrap="notBeside"/>
        <w:rPr>
          <w:rtl/>
        </w:rPr>
      </w:pPr>
      <w:r w:rsidRPr="00660D7A">
        <w:rPr>
          <w:rFonts w:hint="cs"/>
          <w:rtl/>
        </w:rPr>
        <w:t>ב</w:t>
      </w:r>
      <w:r w:rsidR="009B14FE">
        <w:rPr>
          <w:rFonts w:hint="cs"/>
          <w:rtl/>
        </w:rPr>
        <w:t>.</w:t>
      </w:r>
    </w:p>
    <w:p w14:paraId="49BD8A44" w14:textId="48F2947F" w:rsidR="00DB19DE" w:rsidRPr="000528DA" w:rsidRDefault="005175F4" w:rsidP="000528DA">
      <w:pPr>
        <w:rPr>
          <w:rtl/>
        </w:rPr>
      </w:pPr>
      <w:r w:rsidRPr="000528DA">
        <w:rPr>
          <w:rFonts w:ascii="Fb Fontext" w:hAnsi="Fb Fontext"/>
          <w:rtl/>
        </w:rPr>
        <w:t>ואין מעבירין כוס מלא על הפת,</w:t>
      </w:r>
    </w:p>
    <w:p w14:paraId="2B8026E5" w14:textId="303AA69C" w:rsidR="00A24328" w:rsidRDefault="0024134E" w:rsidP="009A59D1">
      <w:pPr>
        <w:pStyle w:val="38"/>
        <w:framePr w:wrap="notBeside"/>
        <w:rPr>
          <w:rtl/>
        </w:rPr>
      </w:pPr>
      <w:r w:rsidRPr="00660D7A">
        <w:rPr>
          <w:rFonts w:hint="cs"/>
          <w:rtl/>
        </w:rPr>
        <w:t>ג</w:t>
      </w:r>
      <w:r w:rsidR="009B14FE">
        <w:rPr>
          <w:rFonts w:hint="cs"/>
          <w:rtl/>
        </w:rPr>
        <w:t>.</w:t>
      </w:r>
    </w:p>
    <w:p w14:paraId="076E2E45" w14:textId="792F6D47" w:rsidR="00DB19DE" w:rsidRPr="000528DA" w:rsidRDefault="005175F4" w:rsidP="000528DA">
      <w:pPr>
        <w:rPr>
          <w:rtl/>
        </w:rPr>
      </w:pPr>
      <w:r w:rsidRPr="000528DA">
        <w:rPr>
          <w:rtl/>
        </w:rPr>
        <w:t xml:space="preserve">ואין זורקין את הפת, </w:t>
      </w:r>
    </w:p>
    <w:p w14:paraId="14A9AE59" w14:textId="5935A127" w:rsidR="00A24328" w:rsidRDefault="0024134E" w:rsidP="009A59D1">
      <w:pPr>
        <w:pStyle w:val="38"/>
        <w:framePr w:wrap="notBeside"/>
        <w:rPr>
          <w:rtl/>
        </w:rPr>
      </w:pPr>
      <w:r w:rsidRPr="00660D7A">
        <w:rPr>
          <w:rFonts w:hint="cs"/>
          <w:rtl/>
        </w:rPr>
        <w:t>ד</w:t>
      </w:r>
      <w:r w:rsidR="009B14FE">
        <w:rPr>
          <w:rFonts w:hint="cs"/>
          <w:rtl/>
        </w:rPr>
        <w:t>.</w:t>
      </w:r>
    </w:p>
    <w:p w14:paraId="28F1BF32" w14:textId="6E60DA75" w:rsidR="005175F4" w:rsidRPr="000528DA" w:rsidRDefault="005175F4" w:rsidP="00C36CA3">
      <w:pPr>
        <w:spacing w:after="60"/>
        <w:rPr>
          <w:rtl/>
        </w:rPr>
      </w:pPr>
      <w:r w:rsidRPr="000528DA">
        <w:rPr>
          <w:rtl/>
        </w:rPr>
        <w:t>ואין סומכין את הקערה בפת.</w:t>
      </w:r>
    </w:p>
    <w:p w14:paraId="5D40A87F" w14:textId="77777777" w:rsidR="00C16F3B" w:rsidRPr="000528DA" w:rsidRDefault="005175F4" w:rsidP="000528DA">
      <w:pPr>
        <w:rPr>
          <w:rtl/>
        </w:rPr>
      </w:pPr>
      <w:r w:rsidRPr="00E34F28">
        <w:rPr>
          <w:rStyle w:val="afffff9"/>
          <w:rtl/>
        </w:rPr>
        <w:t>אמימר ומ"</w:t>
      </w:r>
      <w:r w:rsidRPr="00E34F28">
        <w:rPr>
          <w:rStyle w:val="afffff9"/>
          <w:rFonts w:hint="cs"/>
          <w:rtl/>
        </w:rPr>
        <w:t>ז ור</w:t>
      </w:r>
      <w:r w:rsidRPr="00E34F28">
        <w:rPr>
          <w:rStyle w:val="afffff9"/>
          <w:rtl/>
        </w:rPr>
        <w:t>"</w:t>
      </w:r>
      <w:r w:rsidRPr="00E34F28">
        <w:rPr>
          <w:rStyle w:val="afffff9"/>
          <w:rFonts w:hint="cs"/>
          <w:rtl/>
        </w:rPr>
        <w:t>א</w:t>
      </w:r>
      <w:r w:rsidRPr="00A10336">
        <w:rPr>
          <w:rStyle w:val="30"/>
          <w:rFonts w:hint="cs"/>
          <w:rtl/>
        </w:rPr>
        <w:t xml:space="preserve"> </w:t>
      </w:r>
      <w:r w:rsidRPr="00E34F28">
        <w:rPr>
          <w:rStyle w:val="afffff9"/>
          <w:rFonts w:hint="cs"/>
          <w:rtl/>
        </w:rPr>
        <w:t>אכלו לחם ביחד</w:t>
      </w:r>
      <w:r w:rsidRPr="00A10336">
        <w:rPr>
          <w:rStyle w:val="30"/>
          <w:rFonts w:hint="cs"/>
          <w:rtl/>
        </w:rPr>
        <w:t xml:space="preserve"> </w:t>
      </w:r>
      <w:r w:rsidRPr="000528DA">
        <w:rPr>
          <w:rFonts w:hint="cs"/>
          <w:rtl/>
        </w:rPr>
        <w:t xml:space="preserve">הביאו לפניהם </w:t>
      </w:r>
      <w:r w:rsidRPr="000528DA">
        <w:rPr>
          <w:rtl/>
        </w:rPr>
        <w:t xml:space="preserve">תמרי ורמוני, </w:t>
      </w:r>
    </w:p>
    <w:p w14:paraId="148CE6FB" w14:textId="77777777" w:rsidR="00C16F3B" w:rsidRPr="000528DA" w:rsidRDefault="005D5EEC" w:rsidP="000528DA">
      <w:pPr>
        <w:rPr>
          <w:rtl/>
        </w:rPr>
      </w:pPr>
      <w:r w:rsidRPr="00E34F28">
        <w:rPr>
          <w:rStyle w:val="afffff9"/>
          <w:rFonts w:hint="cs"/>
          <w:rtl/>
        </w:rPr>
        <w:t>לקח</w:t>
      </w:r>
      <w:r w:rsidR="005175F4" w:rsidRPr="00E34F28">
        <w:rPr>
          <w:rStyle w:val="afffff9"/>
          <w:rtl/>
        </w:rPr>
        <w:t xml:space="preserve"> מ"</w:t>
      </w:r>
      <w:r w:rsidR="005175F4" w:rsidRPr="00E34F28">
        <w:rPr>
          <w:rStyle w:val="afffff9"/>
          <w:rFonts w:hint="cs"/>
          <w:rtl/>
        </w:rPr>
        <w:t xml:space="preserve">ז </w:t>
      </w:r>
      <w:r w:rsidR="005175F4" w:rsidRPr="000528DA">
        <w:rPr>
          <w:rFonts w:hint="cs"/>
          <w:rtl/>
        </w:rPr>
        <w:t xml:space="preserve">וזרק לפני </w:t>
      </w:r>
      <w:r w:rsidR="005175F4" w:rsidRPr="00AF69A3">
        <w:rPr>
          <w:rStyle w:val="afffff9"/>
          <w:rFonts w:hint="cs"/>
          <w:rtl/>
        </w:rPr>
        <w:t>ר</w:t>
      </w:r>
      <w:r w:rsidR="005175F4" w:rsidRPr="00AF69A3">
        <w:rPr>
          <w:rStyle w:val="afffff9"/>
          <w:rtl/>
        </w:rPr>
        <w:t>"</w:t>
      </w:r>
      <w:r w:rsidR="005175F4" w:rsidRPr="00AF69A3">
        <w:rPr>
          <w:rStyle w:val="afffff9"/>
          <w:rFonts w:hint="cs"/>
          <w:rtl/>
        </w:rPr>
        <w:t>א</w:t>
      </w:r>
      <w:r w:rsidR="005175F4" w:rsidRPr="000528DA">
        <w:rPr>
          <w:rFonts w:hint="cs"/>
          <w:rtl/>
        </w:rPr>
        <w:t xml:space="preserve"> בשר</w:t>
      </w:r>
      <w:r w:rsidR="00DB19DE" w:rsidRPr="000528DA">
        <w:rPr>
          <w:rFonts w:hint="cs"/>
          <w:rtl/>
        </w:rPr>
        <w:t xml:space="preserve">, </w:t>
      </w:r>
      <w:r w:rsidR="00DB19DE" w:rsidRPr="00E34F28">
        <w:rPr>
          <w:rStyle w:val="afffff9"/>
          <w:rFonts w:hint="cs"/>
          <w:rtl/>
        </w:rPr>
        <w:t>דס</w:t>
      </w:r>
      <w:r w:rsidR="00280386" w:rsidRPr="00E34F28">
        <w:rPr>
          <w:rStyle w:val="afffff9"/>
          <w:rtl/>
        </w:rPr>
        <w:t>"</w:t>
      </w:r>
      <w:r w:rsidR="00DB19DE" w:rsidRPr="00E34F28">
        <w:rPr>
          <w:rStyle w:val="afffff9"/>
          <w:rFonts w:hint="cs"/>
          <w:rtl/>
        </w:rPr>
        <w:t>ל</w:t>
      </w:r>
      <w:r w:rsidR="00DB19DE" w:rsidRPr="000528DA">
        <w:rPr>
          <w:rFonts w:hint="cs"/>
          <w:rtl/>
        </w:rPr>
        <w:t xml:space="preserve"> דהך דאין זורקין </w:t>
      </w:r>
      <w:r w:rsidR="00DB19DE" w:rsidRPr="00A10336">
        <w:rPr>
          <w:rStyle w:val="30"/>
          <w:rFonts w:hint="cs"/>
          <w:rtl/>
        </w:rPr>
        <w:t xml:space="preserve">בפת </w:t>
      </w:r>
      <w:r w:rsidR="00DB19DE" w:rsidRPr="000528DA">
        <w:rPr>
          <w:rFonts w:hint="cs"/>
          <w:rtl/>
        </w:rPr>
        <w:t>תניא</w:t>
      </w:r>
      <w:r w:rsidR="0004131E" w:rsidRPr="000528DA">
        <w:rPr>
          <w:rFonts w:hint="cs"/>
          <w:rtl/>
        </w:rPr>
        <w:t xml:space="preserve">. </w:t>
      </w:r>
    </w:p>
    <w:p w14:paraId="209E45C5" w14:textId="1CDB833E" w:rsidR="00A24328" w:rsidRDefault="00DB19DE" w:rsidP="009A59D1">
      <w:pPr>
        <w:pStyle w:val="38"/>
        <w:framePr w:wrap="notBeside"/>
        <w:rPr>
          <w:rtl/>
        </w:rPr>
      </w:pPr>
      <w:r w:rsidRPr="00660D7A">
        <w:rPr>
          <w:rFonts w:hint="cs"/>
          <w:rtl/>
        </w:rPr>
        <w:t>והך</w:t>
      </w:r>
      <w:r w:rsidR="009B14FE">
        <w:rPr>
          <w:rFonts w:hint="cs"/>
          <w:rtl/>
        </w:rPr>
        <w:t>:</w:t>
      </w:r>
    </w:p>
    <w:p w14:paraId="7C85F2A9" w14:textId="4C9238EA" w:rsidR="00C16F3B" w:rsidRPr="000528DA" w:rsidRDefault="00DB19DE" w:rsidP="00AF69A3">
      <w:pPr>
        <w:rPr>
          <w:rtl/>
        </w:rPr>
      </w:pPr>
      <w:r w:rsidRPr="000528DA">
        <w:rPr>
          <w:rFonts w:hint="cs"/>
          <w:rtl/>
        </w:rPr>
        <w:t>ד</w:t>
      </w:r>
      <w:r w:rsidR="005175F4" w:rsidRPr="000528DA">
        <w:rPr>
          <w:rtl/>
        </w:rPr>
        <w:t>כשם שאין</w:t>
      </w:r>
      <w:r w:rsidRPr="000528DA">
        <w:rPr>
          <w:rtl/>
        </w:rPr>
        <w:t xml:space="preserve"> זורקין את הפת כך אין זורקין </w:t>
      </w:r>
      <w:r w:rsidR="005175F4" w:rsidRPr="000528DA">
        <w:rPr>
          <w:rtl/>
        </w:rPr>
        <w:t>האוכלין</w:t>
      </w:r>
      <w:r w:rsidRPr="000528DA">
        <w:rPr>
          <w:rFonts w:hint="cs"/>
          <w:rtl/>
        </w:rPr>
        <w:t xml:space="preserve"> </w:t>
      </w:r>
    </w:p>
    <w:p w14:paraId="33125FFD" w14:textId="53DF234E" w:rsidR="00A24328" w:rsidRDefault="00F95182" w:rsidP="009A59D1">
      <w:pPr>
        <w:pStyle w:val="38"/>
        <w:framePr w:wrap="notBeside"/>
        <w:rPr>
          <w:rtl/>
        </w:rPr>
      </w:pPr>
      <w:r>
        <w:rPr>
          <w:rFonts w:hint="cs"/>
          <w:rtl/>
        </w:rPr>
        <w:t>-</w:t>
      </w:r>
    </w:p>
    <w:p w14:paraId="39BB4889" w14:textId="72E76B75" w:rsidR="00DB19DE" w:rsidRPr="000528DA" w:rsidRDefault="00DB19DE" w:rsidP="000528DA">
      <w:pPr>
        <w:rPr>
          <w:rtl/>
        </w:rPr>
      </w:pPr>
      <w:bookmarkStart w:id="1692" w:name="_Toc193636389"/>
      <w:bookmarkStart w:id="1693" w:name="_Toc216184997"/>
      <w:r w:rsidRPr="00A10336">
        <w:rPr>
          <w:rStyle w:val="30"/>
          <w:rFonts w:hint="cs"/>
          <w:rtl/>
        </w:rPr>
        <w:t>בדנמאס</w:t>
      </w:r>
      <w:bookmarkEnd w:id="1692"/>
      <w:bookmarkEnd w:id="1693"/>
      <w:r w:rsidRPr="000528DA">
        <w:rPr>
          <w:rFonts w:hint="cs"/>
          <w:rtl/>
        </w:rPr>
        <w:t xml:space="preserve">, </w:t>
      </w:r>
      <w:r w:rsidRPr="00A10336">
        <w:rPr>
          <w:rStyle w:val="30"/>
          <w:rFonts w:hint="cs"/>
          <w:rtl/>
        </w:rPr>
        <w:t>והך דזורקין</w:t>
      </w:r>
      <w:r w:rsidRPr="000528DA">
        <w:rPr>
          <w:rFonts w:hint="cs"/>
          <w:rtl/>
        </w:rPr>
        <w:t xml:space="preserve"> בדבר שאין נמאס</w:t>
      </w:r>
      <w:r w:rsidR="005D5EEC" w:rsidRPr="000528DA">
        <w:rPr>
          <w:rFonts w:hint="cs"/>
          <w:rtl/>
        </w:rPr>
        <w:t>,</w:t>
      </w:r>
    </w:p>
    <w:p w14:paraId="60DA9572" w14:textId="77777777" w:rsidR="0071119F" w:rsidRPr="00E34F28" w:rsidRDefault="005175F4" w:rsidP="00682BF2">
      <w:pPr>
        <w:pStyle w:val="afffff5"/>
        <w:rPr>
          <w:rtl/>
        </w:rPr>
      </w:pPr>
      <w:bookmarkStart w:id="1694" w:name="_Toc193636390"/>
      <w:bookmarkStart w:id="1695" w:name="_Toc216184998"/>
      <w:r w:rsidRPr="00A10336">
        <w:rPr>
          <w:rStyle w:val="30"/>
          <w:rtl/>
        </w:rPr>
        <w:t>ממשיכין יין בצנורות</w:t>
      </w:r>
      <w:bookmarkEnd w:id="1694"/>
      <w:bookmarkEnd w:id="1695"/>
      <w:r w:rsidRPr="00A10336">
        <w:rPr>
          <w:rStyle w:val="30"/>
          <w:rtl/>
        </w:rPr>
        <w:t xml:space="preserve"> </w:t>
      </w:r>
      <w:r w:rsidRPr="00FE3D07">
        <w:rPr>
          <w:rtl/>
        </w:rPr>
        <w:t xml:space="preserve">לפני חתן וכלה, </w:t>
      </w:r>
    </w:p>
    <w:p w14:paraId="3CA422E9" w14:textId="77777777" w:rsidR="00C16F3B" w:rsidRPr="000528DA" w:rsidRDefault="005175F4" w:rsidP="000528DA">
      <w:pPr>
        <w:rPr>
          <w:rtl/>
        </w:rPr>
      </w:pPr>
      <w:bookmarkStart w:id="1696" w:name="_Toc193636391"/>
      <w:bookmarkStart w:id="1697" w:name="_Toc216184999"/>
      <w:r w:rsidRPr="00A10336">
        <w:rPr>
          <w:rStyle w:val="30"/>
          <w:rtl/>
        </w:rPr>
        <w:t>וזורקין לפניהם קליות ואגוזים</w:t>
      </w:r>
      <w:bookmarkEnd w:id="1696"/>
      <w:bookmarkEnd w:id="1697"/>
      <w:r w:rsidRPr="000528DA">
        <w:rPr>
          <w:rtl/>
        </w:rPr>
        <w:t xml:space="preserve"> </w:t>
      </w:r>
      <w:r w:rsidR="00A0687D" w:rsidRPr="000528DA">
        <w:rPr>
          <w:rFonts w:hint="cs"/>
          <w:rtl/>
        </w:rPr>
        <w:t xml:space="preserve">רק </w:t>
      </w:r>
      <w:r w:rsidRPr="000528DA">
        <w:rPr>
          <w:rtl/>
        </w:rPr>
        <w:t xml:space="preserve">בימות החמה </w:t>
      </w:r>
    </w:p>
    <w:p w14:paraId="01F24790" w14:textId="77777777" w:rsidR="00F64167" w:rsidRDefault="00DB19DE" w:rsidP="000528DA">
      <w:pPr>
        <w:rPr>
          <w:rtl/>
        </w:rPr>
      </w:pPr>
      <w:bookmarkStart w:id="1698" w:name="_Toc193636392"/>
      <w:bookmarkStart w:id="1699" w:name="_Toc216185000"/>
      <w:r w:rsidRPr="00A10336">
        <w:rPr>
          <w:rStyle w:val="30"/>
          <w:rFonts w:hint="cs"/>
          <w:rtl/>
        </w:rPr>
        <w:t>וג</w:t>
      </w:r>
      <w:r w:rsidRPr="00A10336">
        <w:rPr>
          <w:rStyle w:val="30"/>
          <w:rtl/>
        </w:rPr>
        <w:t>לוסקאות</w:t>
      </w:r>
      <w:bookmarkEnd w:id="1698"/>
      <w:bookmarkEnd w:id="1699"/>
      <w:r w:rsidR="00291D7F" w:rsidRPr="000528DA">
        <w:rPr>
          <w:rtl/>
        </w:rPr>
        <w:t xml:space="preserve"> </w:t>
      </w:r>
      <w:r w:rsidR="005175F4" w:rsidRPr="000528DA">
        <w:rPr>
          <w:rtl/>
        </w:rPr>
        <w:t>לא בימות החמה ולא בימות הגשמים.</w:t>
      </w:r>
    </w:p>
    <w:p w14:paraId="22E1A1EA" w14:textId="4142754F" w:rsidR="001E1D11" w:rsidRDefault="00683C59" w:rsidP="0087629D">
      <w:pPr>
        <w:pStyle w:val="afffa"/>
        <w:rPr>
          <w:rtl/>
        </w:rPr>
      </w:pPr>
      <w:r>
        <w:rPr>
          <w:rFonts w:hint="cs"/>
          <w:rtl/>
        </w:rPr>
        <w:t>***</w:t>
      </w:r>
    </w:p>
    <w:p w14:paraId="58E15782" w14:textId="77777777" w:rsidR="005175F4" w:rsidRPr="00E34F28" w:rsidRDefault="005175F4" w:rsidP="00EC0DC4">
      <w:pPr>
        <w:pStyle w:val="af2"/>
        <w:framePr w:wrap="around"/>
        <w:rPr>
          <w:rtl/>
        </w:rPr>
      </w:pPr>
      <w:r w:rsidRPr="009757B9">
        <w:rPr>
          <w:rtl/>
        </w:rPr>
        <w:t>נא.</w:t>
      </w:r>
    </w:p>
    <w:p w14:paraId="3FB0FFD2" w14:textId="630AD8DE" w:rsidR="00A24328" w:rsidRDefault="005175F4" w:rsidP="009A59D1">
      <w:pPr>
        <w:pStyle w:val="38"/>
        <w:framePr w:wrap="notBeside"/>
        <w:rPr>
          <w:rtl/>
        </w:rPr>
      </w:pPr>
      <w:r w:rsidRPr="00660D7A">
        <w:rPr>
          <w:rtl/>
        </w:rPr>
        <w:t>ר</w:t>
      </w:r>
      <w:r w:rsidRPr="00660D7A">
        <w:rPr>
          <w:rFonts w:hint="cs"/>
          <w:rtl/>
        </w:rPr>
        <w:t>"י</w:t>
      </w:r>
      <w:r w:rsidR="00A24328">
        <w:rPr>
          <w:rtl/>
        </w:rPr>
        <w:t>:</w:t>
      </w:r>
    </w:p>
    <w:p w14:paraId="57E6F562" w14:textId="5CA4F753" w:rsidR="00C16F3B" w:rsidRPr="00AF69A3" w:rsidRDefault="005175F4" w:rsidP="00AF69A3">
      <w:pPr>
        <w:pStyle w:val="afffffc"/>
        <w:rPr>
          <w:rtl/>
        </w:rPr>
      </w:pPr>
      <w:bookmarkStart w:id="1700" w:name="_Toc193636393"/>
      <w:bookmarkStart w:id="1701" w:name="_Toc216185001"/>
      <w:r w:rsidRPr="00AF69A3">
        <w:rPr>
          <w:rtl/>
        </w:rPr>
        <w:t>שכח והכניס אוכלין לתוך פיו בלא ברכה</w:t>
      </w:r>
      <w:r w:rsidR="00C16F3B" w:rsidRPr="00AF69A3">
        <w:rPr>
          <w:rFonts w:hint="cs"/>
          <w:rtl/>
        </w:rPr>
        <w:t>,</w:t>
      </w:r>
      <w:bookmarkEnd w:id="1700"/>
      <w:bookmarkEnd w:id="1701"/>
      <w:r w:rsidRPr="00AF69A3">
        <w:rPr>
          <w:rtl/>
        </w:rPr>
        <w:t xml:space="preserve"> </w:t>
      </w:r>
    </w:p>
    <w:p w14:paraId="5260A4AA" w14:textId="77777777" w:rsidR="00C16F3B" w:rsidRPr="000528DA" w:rsidRDefault="005175F4" w:rsidP="000528DA">
      <w:pPr>
        <w:rPr>
          <w:rtl/>
        </w:rPr>
      </w:pPr>
      <w:bookmarkStart w:id="1702" w:name="_Toc193636394"/>
      <w:bookmarkStart w:id="1703" w:name="_Toc216185002"/>
      <w:r w:rsidRPr="00A10336">
        <w:rPr>
          <w:rStyle w:val="30"/>
          <w:rtl/>
        </w:rPr>
        <w:t>מסלקן</w:t>
      </w:r>
      <w:bookmarkEnd w:id="1702"/>
      <w:bookmarkEnd w:id="1703"/>
      <w:r w:rsidRPr="000528DA">
        <w:rPr>
          <w:rFonts w:ascii="Fb Fontext" w:hAnsi="Fb Fontext"/>
          <w:rtl/>
        </w:rPr>
        <w:t xml:space="preserve"> לצד אחד ומברך.</w:t>
      </w:r>
    </w:p>
    <w:p w14:paraId="6099F575" w14:textId="77777777" w:rsidR="005175F4" w:rsidRPr="000528DA" w:rsidRDefault="005175F4" w:rsidP="000528DA">
      <w:pPr>
        <w:rPr>
          <w:rtl/>
        </w:rPr>
      </w:pPr>
      <w:bookmarkStart w:id="1704" w:name="_Toc193636395"/>
      <w:bookmarkStart w:id="1705" w:name="_Toc216185003"/>
      <w:r w:rsidRPr="00A10336">
        <w:rPr>
          <w:rStyle w:val="30"/>
          <w:rtl/>
        </w:rPr>
        <w:t>במשקין</w:t>
      </w:r>
      <w:bookmarkEnd w:id="1704"/>
      <w:bookmarkEnd w:id="1705"/>
      <w:r w:rsidR="00DB19DE" w:rsidRPr="000528DA">
        <w:rPr>
          <w:rFonts w:hint="cs"/>
          <w:rtl/>
        </w:rPr>
        <w:t xml:space="preserve"> בולען</w:t>
      </w:r>
      <w:r w:rsidRPr="000528DA">
        <w:rPr>
          <w:rtl/>
        </w:rPr>
        <w:t xml:space="preserve">, </w:t>
      </w:r>
      <w:r w:rsidR="00DB19DE" w:rsidRPr="00A10336">
        <w:rPr>
          <w:rStyle w:val="30"/>
          <w:rFonts w:hint="cs"/>
          <w:rtl/>
        </w:rPr>
        <w:t xml:space="preserve">ובלא מאיס </w:t>
      </w:r>
      <w:r w:rsidR="00DB19DE" w:rsidRPr="000528DA">
        <w:rPr>
          <w:rFonts w:hint="cs"/>
          <w:rtl/>
        </w:rPr>
        <w:t xml:space="preserve">פולטן, </w:t>
      </w:r>
      <w:r w:rsidR="00DB19DE" w:rsidRPr="00A10336">
        <w:rPr>
          <w:rStyle w:val="30"/>
          <w:rFonts w:hint="cs"/>
          <w:rtl/>
        </w:rPr>
        <w:t>ובמאיס</w:t>
      </w:r>
      <w:r w:rsidR="00DB19DE" w:rsidRPr="000528DA">
        <w:rPr>
          <w:rFonts w:hint="cs"/>
          <w:rtl/>
        </w:rPr>
        <w:t xml:space="preserve"> מסלקן, </w:t>
      </w:r>
    </w:p>
    <w:p w14:paraId="793185CE" w14:textId="43B703E5" w:rsidR="00A24328" w:rsidRDefault="00DB19DE" w:rsidP="009A59D1">
      <w:pPr>
        <w:pStyle w:val="38"/>
        <w:framePr w:wrap="notBeside"/>
        <w:rPr>
          <w:rtl/>
        </w:rPr>
      </w:pPr>
      <w:r w:rsidRPr="00660D7A">
        <w:rPr>
          <w:rFonts w:hint="cs"/>
          <w:rtl/>
        </w:rPr>
        <w:t>רי"ו</w:t>
      </w:r>
      <w:r w:rsidR="00A24328">
        <w:rPr>
          <w:rFonts w:hint="cs"/>
          <w:rtl/>
        </w:rPr>
        <w:t>:</w:t>
      </w:r>
    </w:p>
    <w:p w14:paraId="14C777B0" w14:textId="2C8804EB" w:rsidR="00F64167" w:rsidRDefault="00DB19DE" w:rsidP="000528DA">
      <w:pPr>
        <w:rPr>
          <w:rtl/>
        </w:rPr>
      </w:pPr>
      <w:r w:rsidRPr="000528DA">
        <w:rPr>
          <w:rFonts w:hint="cs"/>
          <w:rtl/>
        </w:rPr>
        <w:t>ב</w:t>
      </w:r>
      <w:r w:rsidRPr="000528DA">
        <w:rPr>
          <w:rtl/>
        </w:rPr>
        <w:t xml:space="preserve">לא </w:t>
      </w:r>
      <w:r w:rsidR="005175F4" w:rsidRPr="000528DA">
        <w:rPr>
          <w:rtl/>
        </w:rPr>
        <w:t xml:space="preserve">מאיס </w:t>
      </w:r>
      <w:r w:rsidRPr="000528DA">
        <w:rPr>
          <w:rFonts w:hint="cs"/>
          <w:rtl/>
        </w:rPr>
        <w:t>גם יוציא ד</w:t>
      </w:r>
      <w:r w:rsidR="005175F4" w:rsidRPr="000528DA">
        <w:rPr>
          <w:rStyle w:val="ad"/>
          <w:rFonts w:hint="cs"/>
          <w:rtl/>
        </w:rPr>
        <w:t>'</w:t>
      </w:r>
      <w:r w:rsidR="005175F4" w:rsidRPr="000528DA">
        <w:rPr>
          <w:rStyle w:val="ad"/>
          <w:rtl/>
        </w:rPr>
        <w:t>ימלא פי תהלתך</w:t>
      </w:r>
      <w:r w:rsidR="005175F4" w:rsidRPr="000528DA">
        <w:rPr>
          <w:rStyle w:val="ad"/>
          <w:rFonts w:hint="cs"/>
          <w:rtl/>
        </w:rPr>
        <w:t>'</w:t>
      </w:r>
      <w:r w:rsidR="005175F4" w:rsidRPr="000528DA">
        <w:rPr>
          <w:rStyle w:val="ad"/>
          <w:rtl/>
        </w:rPr>
        <w:t>.</w:t>
      </w:r>
    </w:p>
    <w:p w14:paraId="47B0DEC6" w14:textId="392D2A95" w:rsidR="005175F4" w:rsidRPr="00E34F28" w:rsidRDefault="00683C59" w:rsidP="00F50A20">
      <w:pPr>
        <w:pStyle w:val="afffa"/>
        <w:rPr>
          <w:rtl/>
        </w:rPr>
      </w:pPr>
      <w:r>
        <w:rPr>
          <w:rFonts w:hint="cs"/>
          <w:rtl/>
        </w:rPr>
        <w:t>***</w:t>
      </w:r>
    </w:p>
    <w:p w14:paraId="708C518B" w14:textId="0301C17C" w:rsidR="00A24328" w:rsidRDefault="005175F4" w:rsidP="009A59D1">
      <w:pPr>
        <w:pStyle w:val="38"/>
        <w:framePr w:wrap="notBeside"/>
        <w:rPr>
          <w:rtl/>
        </w:rPr>
      </w:pPr>
      <w:r w:rsidRPr="00660D7A">
        <w:rPr>
          <w:rtl/>
        </w:rPr>
        <w:t>בעו מ</w:t>
      </w:r>
      <w:r w:rsidRPr="00660D7A">
        <w:rPr>
          <w:rFonts w:hint="cs"/>
          <w:rtl/>
        </w:rPr>
        <w:t>ר</w:t>
      </w:r>
      <w:r w:rsidRPr="00660D7A">
        <w:rPr>
          <w:rtl/>
        </w:rPr>
        <w:t>"</w:t>
      </w:r>
      <w:r w:rsidRPr="00660D7A">
        <w:rPr>
          <w:rFonts w:hint="cs"/>
          <w:rtl/>
        </w:rPr>
        <w:t>ח</w:t>
      </w:r>
      <w:r w:rsidR="00A24328">
        <w:rPr>
          <w:rtl/>
        </w:rPr>
        <w:t>:</w:t>
      </w:r>
    </w:p>
    <w:p w14:paraId="675F3F19" w14:textId="7BE73940" w:rsidR="005175F4" w:rsidRPr="00AF69A3" w:rsidRDefault="005D5EEC" w:rsidP="00AF69A3">
      <w:pPr>
        <w:pStyle w:val="afffffc"/>
        <w:spacing w:before="0"/>
        <w:rPr>
          <w:rtl/>
        </w:rPr>
      </w:pPr>
      <w:bookmarkStart w:id="1706" w:name="_Toc193636396"/>
      <w:bookmarkStart w:id="1707" w:name="_Toc216185004"/>
      <w:r w:rsidRPr="00AF69A3">
        <w:rPr>
          <w:rtl/>
        </w:rPr>
        <w:t>אכל ושתה ולא ברך</w:t>
      </w:r>
      <w:r w:rsidR="005175F4" w:rsidRPr="00AF69A3">
        <w:rPr>
          <w:rtl/>
        </w:rPr>
        <w:t xml:space="preserve"> מהו שיחזור ויברך?</w:t>
      </w:r>
      <w:bookmarkEnd w:id="1706"/>
      <w:bookmarkEnd w:id="1707"/>
    </w:p>
    <w:p w14:paraId="75EE30B4" w14:textId="40004362" w:rsidR="00A24328" w:rsidRDefault="00DB19DE" w:rsidP="009A59D1">
      <w:pPr>
        <w:pStyle w:val="38"/>
        <w:framePr w:wrap="notBeside"/>
        <w:rPr>
          <w:rtl/>
        </w:rPr>
      </w:pPr>
      <w:r w:rsidRPr="00660D7A">
        <w:rPr>
          <w:rtl/>
        </w:rPr>
        <w:t>א</w:t>
      </w:r>
      <w:r w:rsidRPr="00660D7A">
        <w:rPr>
          <w:rFonts w:hint="cs"/>
          <w:rtl/>
        </w:rPr>
        <w:t>"ל</w:t>
      </w:r>
      <w:r w:rsidR="00A24328">
        <w:rPr>
          <w:rFonts w:hint="cs"/>
          <w:rtl/>
        </w:rPr>
        <w:t>:</w:t>
      </w:r>
    </w:p>
    <w:p w14:paraId="4C0494DF" w14:textId="62AF30C0" w:rsidR="00DB19DE" w:rsidRPr="000528DA" w:rsidRDefault="005175F4" w:rsidP="000528DA">
      <w:pPr>
        <w:rPr>
          <w:rtl/>
        </w:rPr>
      </w:pPr>
      <w:r w:rsidRPr="000528DA">
        <w:rPr>
          <w:rtl/>
        </w:rPr>
        <w:t>מי שאכל שום וריחו נודף, יחזור ויאכל שום</w:t>
      </w:r>
      <w:r w:rsidR="00DB19DE" w:rsidRPr="000528DA">
        <w:rPr>
          <w:rFonts w:hint="cs"/>
          <w:rtl/>
        </w:rPr>
        <w:t>?</w:t>
      </w:r>
      <w:r w:rsidR="00DB19DE" w:rsidRPr="000528DA">
        <w:rPr>
          <w:rtl/>
        </w:rPr>
        <w:t xml:space="preserve"> </w:t>
      </w:r>
    </w:p>
    <w:p w14:paraId="297D191B" w14:textId="13A6C25F" w:rsidR="00A24328" w:rsidRDefault="005175F4" w:rsidP="009A59D1">
      <w:pPr>
        <w:pStyle w:val="38"/>
        <w:framePr w:wrap="notBeside"/>
        <w:rPr>
          <w:rtl/>
        </w:rPr>
      </w:pPr>
      <w:r w:rsidRPr="00660D7A">
        <w:rPr>
          <w:rtl/>
        </w:rPr>
        <w:lastRenderedPageBreak/>
        <w:t>רבינא</w:t>
      </w:r>
      <w:r w:rsidR="009B14FE">
        <w:rPr>
          <w:rtl/>
        </w:rPr>
        <w:t>:</w:t>
      </w:r>
    </w:p>
    <w:p w14:paraId="50DC5ABB" w14:textId="4DCF6C5D" w:rsidR="002F548F" w:rsidRPr="000528DA" w:rsidRDefault="005175F4" w:rsidP="00AF69A3">
      <w:pPr>
        <w:rPr>
          <w:rtl/>
        </w:rPr>
      </w:pPr>
      <w:r w:rsidRPr="000528DA">
        <w:rPr>
          <w:rtl/>
        </w:rPr>
        <w:t>הלכך אפילו גמר סעודתו יחזור ויברך,</w:t>
      </w:r>
      <w:r w:rsidR="00DB19DE" w:rsidRPr="000528DA">
        <w:rPr>
          <w:rFonts w:hint="cs"/>
          <w:rtl/>
        </w:rPr>
        <w:t xml:space="preserve"> </w:t>
      </w:r>
      <w:r w:rsidRPr="00AF69A3">
        <w:rPr>
          <w:rStyle w:val="afffff9"/>
          <w:rFonts w:hint="cs"/>
          <w:rtl/>
        </w:rPr>
        <w:t>כ</w:t>
      </w:r>
      <w:r w:rsidRPr="00AF69A3">
        <w:rPr>
          <w:rStyle w:val="afffff9"/>
          <w:rtl/>
        </w:rPr>
        <w:t>דתניא:</w:t>
      </w:r>
      <w:r w:rsidRPr="00E34F28">
        <w:rPr>
          <w:rStyle w:val="afffff9"/>
          <w:rtl/>
        </w:rPr>
        <w:t xml:space="preserve"> </w:t>
      </w:r>
      <w:r w:rsidRPr="000528DA">
        <w:rPr>
          <w:rtl/>
        </w:rPr>
        <w:t xml:space="preserve">טבל ועלה, אומר </w:t>
      </w:r>
      <w:r w:rsidRPr="00A10336">
        <w:rPr>
          <w:rStyle w:val="30"/>
          <w:rtl/>
        </w:rPr>
        <w:t>בעלייתו</w:t>
      </w:r>
      <w:r w:rsidRPr="00E34F28">
        <w:rPr>
          <w:rStyle w:val="afffff9"/>
          <w:rtl/>
        </w:rPr>
        <w:t xml:space="preserve">: </w:t>
      </w:r>
      <w:r w:rsidRPr="000528DA">
        <w:rPr>
          <w:rtl/>
        </w:rPr>
        <w:t>ברוך אשר קדשנו</w:t>
      </w:r>
      <w:r w:rsidR="000F6DD4" w:rsidRPr="000528DA">
        <w:rPr>
          <w:rFonts w:hint="cs"/>
          <w:rtl/>
        </w:rPr>
        <w:t xml:space="preserve"> </w:t>
      </w:r>
      <w:r w:rsidRPr="000528DA">
        <w:rPr>
          <w:rtl/>
        </w:rPr>
        <w:t>במצותיו וצונו על הטבילה.</w:t>
      </w:r>
      <w:r w:rsidR="005D5EEC" w:rsidRPr="000528DA">
        <w:rPr>
          <w:rFonts w:hint="cs"/>
          <w:rtl/>
        </w:rPr>
        <w:t xml:space="preserve"> </w:t>
      </w:r>
    </w:p>
    <w:p w14:paraId="0808A313" w14:textId="2F6F6CBB" w:rsidR="00A24328" w:rsidRDefault="005175F4" w:rsidP="009A59D1">
      <w:pPr>
        <w:pStyle w:val="38"/>
        <w:framePr w:wrap="notBeside"/>
        <w:rPr>
          <w:rtl/>
        </w:rPr>
      </w:pPr>
      <w:r w:rsidRPr="00660D7A">
        <w:rPr>
          <w:rtl/>
        </w:rPr>
        <w:t>ו</w:t>
      </w:r>
      <w:r w:rsidR="00DB19DE" w:rsidRPr="00660D7A">
        <w:rPr>
          <w:rFonts w:hint="cs"/>
          <w:rtl/>
        </w:rPr>
        <w:t>דחי'</w:t>
      </w:r>
      <w:r w:rsidR="009B14FE">
        <w:rPr>
          <w:rFonts w:hint="cs"/>
          <w:rtl/>
        </w:rPr>
        <w:t>:</w:t>
      </w:r>
    </w:p>
    <w:p w14:paraId="24722955" w14:textId="3F38FB2C" w:rsidR="00F64167" w:rsidRDefault="00DB19DE" w:rsidP="00AF69A3">
      <w:pPr>
        <w:rPr>
          <w:rtl/>
        </w:rPr>
      </w:pPr>
      <w:r w:rsidRPr="000528DA">
        <w:rPr>
          <w:rFonts w:hint="cs"/>
          <w:rtl/>
        </w:rPr>
        <w:t>ד</w:t>
      </w:r>
      <w:r w:rsidR="001821B2" w:rsidRPr="000528DA">
        <w:rPr>
          <w:rtl/>
        </w:rPr>
        <w:t>שם</w:t>
      </w:r>
      <w:r w:rsidR="000F6DD4" w:rsidRPr="000528DA">
        <w:rPr>
          <w:rtl/>
        </w:rPr>
        <w:t xml:space="preserve"> מ</w:t>
      </w:r>
      <w:r w:rsidR="000F6DD4" w:rsidRPr="000528DA">
        <w:rPr>
          <w:rFonts w:hint="cs"/>
          <w:rtl/>
        </w:rPr>
        <w:t>תחילה</w:t>
      </w:r>
      <w:r w:rsidR="005175F4" w:rsidRPr="000528DA">
        <w:rPr>
          <w:rtl/>
        </w:rPr>
        <w:t xml:space="preserve"> </w:t>
      </w:r>
      <w:r w:rsidR="000F6DD4" w:rsidRPr="000528DA">
        <w:rPr>
          <w:rFonts w:hint="cs"/>
          <w:rtl/>
        </w:rPr>
        <w:t>האדם לא ראוי</w:t>
      </w:r>
      <w:r w:rsidR="005175F4" w:rsidRPr="000528DA">
        <w:rPr>
          <w:rtl/>
        </w:rPr>
        <w:t xml:space="preserve">, </w:t>
      </w:r>
      <w:r w:rsidR="001821B2" w:rsidRPr="000528DA">
        <w:rPr>
          <w:rtl/>
        </w:rPr>
        <w:t>כאן</w:t>
      </w:r>
      <w:r w:rsidR="005175F4" w:rsidRPr="000528DA">
        <w:rPr>
          <w:rtl/>
        </w:rPr>
        <w:t xml:space="preserve"> </w:t>
      </w:r>
      <w:r w:rsidR="000F6DD4" w:rsidRPr="000528DA">
        <w:rPr>
          <w:rFonts w:hint="cs"/>
          <w:rtl/>
        </w:rPr>
        <w:t>ראוי</w:t>
      </w:r>
      <w:r w:rsidR="005175F4" w:rsidRPr="000528DA">
        <w:rPr>
          <w:rtl/>
        </w:rPr>
        <w:t>, והואיל ואידחי אידחי.</w:t>
      </w:r>
    </w:p>
    <w:p w14:paraId="488CD5BA" w14:textId="43476172" w:rsidR="005175F4" w:rsidRPr="00E34F28" w:rsidRDefault="00AF69A3" w:rsidP="00AF69A3">
      <w:pPr>
        <w:pStyle w:val="afffffc"/>
        <w:rPr>
          <w:rtl/>
        </w:rPr>
      </w:pPr>
      <w:bookmarkStart w:id="1708" w:name="_Toc193636397"/>
      <w:bookmarkStart w:id="1709" w:name="_Toc216185005"/>
      <w:r>
        <w:rPr>
          <w:rFonts w:hint="cs"/>
          <w:rtl/>
        </w:rPr>
        <w:t>אספרגוס</w:t>
      </w:r>
      <w:bookmarkEnd w:id="1708"/>
      <w:bookmarkEnd w:id="1709"/>
    </w:p>
    <w:p w14:paraId="5DF01B28" w14:textId="77777777" w:rsidR="000F6DD4" w:rsidRPr="000528DA" w:rsidRDefault="005175F4" w:rsidP="000528DA">
      <w:pPr>
        <w:rPr>
          <w:rtl/>
        </w:rPr>
      </w:pPr>
      <w:bookmarkStart w:id="1710" w:name="_Toc193636398"/>
      <w:bookmarkStart w:id="1711" w:name="_Toc216185006"/>
      <w:r w:rsidRPr="00A10336">
        <w:rPr>
          <w:rStyle w:val="30"/>
          <w:rtl/>
        </w:rPr>
        <w:t>אספרגוס</w:t>
      </w:r>
      <w:bookmarkEnd w:id="1710"/>
      <w:bookmarkEnd w:id="1711"/>
      <w:r w:rsidRPr="000528DA">
        <w:rPr>
          <w:rFonts w:ascii="Fb Fontext" w:hAnsi="Fb Fontext"/>
          <w:rtl/>
        </w:rPr>
        <w:t xml:space="preserve"> - יפה ללב וטוב לעינים</w:t>
      </w:r>
      <w:r w:rsidR="00C16F3B" w:rsidRPr="000528DA">
        <w:rPr>
          <w:rFonts w:ascii="Fb Fontext" w:hAnsi="Fb Fontext" w:hint="cs"/>
          <w:rtl/>
        </w:rPr>
        <w:t>,</w:t>
      </w:r>
      <w:r w:rsidRPr="000528DA">
        <w:rPr>
          <w:rFonts w:ascii="Fb Fontext" w:hAnsi="Fb Fontext"/>
          <w:rtl/>
        </w:rPr>
        <w:t xml:space="preserve"> ו</w:t>
      </w:r>
      <w:r w:rsidRPr="000528DA">
        <w:rPr>
          <w:rFonts w:ascii="Fb Fontext" w:hAnsi="Fb Fontext" w:hint="cs"/>
          <w:rtl/>
        </w:rPr>
        <w:t>כ</w:t>
      </w:r>
      <w:r w:rsidRPr="000528DA">
        <w:rPr>
          <w:rFonts w:ascii="Fb Fontext" w:hAnsi="Fb Fontext"/>
          <w:rtl/>
        </w:rPr>
        <w:t>"</w:t>
      </w:r>
      <w:r w:rsidRPr="000528DA">
        <w:rPr>
          <w:rFonts w:ascii="Fb Fontext" w:hAnsi="Fb Fontext" w:hint="cs"/>
          <w:rtl/>
        </w:rPr>
        <w:t>ש</w:t>
      </w:r>
      <w:r w:rsidRPr="000528DA">
        <w:rPr>
          <w:rFonts w:ascii="Fb Fontext" w:hAnsi="Fb Fontext"/>
          <w:rtl/>
        </w:rPr>
        <w:t xml:space="preserve"> לבני מעים,</w:t>
      </w:r>
      <w:r w:rsidR="00DB19DE" w:rsidRPr="000528DA">
        <w:rPr>
          <w:rFonts w:ascii="Fb Fontext" w:hAnsi="Fb Fontext" w:hint="cs"/>
          <w:rtl/>
        </w:rPr>
        <w:t xml:space="preserve"> </w:t>
      </w:r>
    </w:p>
    <w:p w14:paraId="5F4EBE86" w14:textId="77777777" w:rsidR="002F548F" w:rsidRPr="000528DA" w:rsidRDefault="005175F4" w:rsidP="000528DA">
      <w:pPr>
        <w:rPr>
          <w:rtl/>
        </w:rPr>
      </w:pPr>
      <w:bookmarkStart w:id="1712" w:name="_Toc193636399"/>
      <w:bookmarkStart w:id="1713" w:name="_Toc216185007"/>
      <w:r w:rsidRPr="00A10336">
        <w:rPr>
          <w:rStyle w:val="30"/>
          <w:rtl/>
        </w:rPr>
        <w:t>והרגיל</w:t>
      </w:r>
      <w:bookmarkEnd w:id="1712"/>
      <w:bookmarkEnd w:id="1713"/>
      <w:r w:rsidRPr="000528DA">
        <w:rPr>
          <w:rtl/>
        </w:rPr>
        <w:t xml:space="preserve"> </w:t>
      </w:r>
      <w:r w:rsidR="00DB19DE" w:rsidRPr="000528DA">
        <w:rPr>
          <w:rtl/>
        </w:rPr>
        <w:t xml:space="preserve">בו </w:t>
      </w:r>
      <w:r w:rsidR="00DB19DE" w:rsidRPr="00A10336">
        <w:rPr>
          <w:rStyle w:val="30"/>
          <w:rtl/>
        </w:rPr>
        <w:t>יפה</w:t>
      </w:r>
      <w:r w:rsidR="00DB19DE" w:rsidRPr="000528DA">
        <w:rPr>
          <w:rtl/>
        </w:rPr>
        <w:t xml:space="preserve"> לכל גופו,</w:t>
      </w:r>
    </w:p>
    <w:p w14:paraId="1205E9AF" w14:textId="577C03DD" w:rsidR="005175F4" w:rsidRPr="000528DA" w:rsidRDefault="00DB19DE" w:rsidP="00AF69A3">
      <w:pPr>
        <w:rPr>
          <w:rtl/>
        </w:rPr>
      </w:pPr>
      <w:bookmarkStart w:id="1714" w:name="_Toc193636400"/>
      <w:bookmarkStart w:id="1715" w:name="_Toc216185008"/>
      <w:r w:rsidRPr="00A10336">
        <w:rPr>
          <w:rStyle w:val="30"/>
          <w:rtl/>
        </w:rPr>
        <w:t>והמשתכר</w:t>
      </w:r>
      <w:bookmarkEnd w:id="1714"/>
      <w:bookmarkEnd w:id="1715"/>
      <w:r w:rsidRPr="000528DA">
        <w:rPr>
          <w:rtl/>
        </w:rPr>
        <w:t xml:space="preserve"> </w:t>
      </w:r>
      <w:r w:rsidR="00A0687D" w:rsidRPr="000528DA">
        <w:rPr>
          <w:rFonts w:hint="cs"/>
          <w:rtl/>
        </w:rPr>
        <w:t>מ</w:t>
      </w:r>
      <w:r w:rsidRPr="000528DA">
        <w:rPr>
          <w:rtl/>
        </w:rPr>
        <w:t>מנו</w:t>
      </w:r>
      <w:r w:rsidR="00A0687D" w:rsidRPr="000528DA">
        <w:rPr>
          <w:rFonts w:hint="cs"/>
          <w:rtl/>
        </w:rPr>
        <w:t>,</w:t>
      </w:r>
      <w:r w:rsidR="005175F4" w:rsidRPr="000528DA">
        <w:rPr>
          <w:rtl/>
        </w:rPr>
        <w:t xml:space="preserve"> </w:t>
      </w:r>
      <w:r w:rsidR="005175F4" w:rsidRPr="00A10336">
        <w:rPr>
          <w:rStyle w:val="30"/>
          <w:rtl/>
        </w:rPr>
        <w:t>קשה</w:t>
      </w:r>
      <w:r w:rsidR="005175F4" w:rsidRPr="000528DA">
        <w:rPr>
          <w:rtl/>
        </w:rPr>
        <w:t xml:space="preserve"> לכל גופו.</w:t>
      </w:r>
      <w:r w:rsidR="00AF69A3">
        <w:rPr>
          <w:rFonts w:hint="cs"/>
          <w:rtl/>
        </w:rPr>
        <w:t xml:space="preserve"> </w:t>
      </w:r>
      <w:r w:rsidRPr="00AF69A3">
        <w:rPr>
          <w:rStyle w:val="affffff7"/>
          <w:rFonts w:hint="cs"/>
          <w:rtl/>
        </w:rPr>
        <w:t>ביין ישן ד</w:t>
      </w:r>
      <w:r w:rsidR="005175F4" w:rsidRPr="00AF69A3">
        <w:rPr>
          <w:rStyle w:val="affffff7"/>
          <w:rFonts w:hint="cs"/>
          <w:rtl/>
        </w:rPr>
        <w:t>כ</w:t>
      </w:r>
      <w:r w:rsidR="005175F4" w:rsidRPr="00AF69A3">
        <w:rPr>
          <w:rStyle w:val="affffff7"/>
          <w:rtl/>
        </w:rPr>
        <w:t>"</w:t>
      </w:r>
      <w:r w:rsidR="005175F4" w:rsidRPr="00AF69A3">
        <w:rPr>
          <w:rStyle w:val="affffff7"/>
          <w:rFonts w:hint="cs"/>
          <w:rtl/>
        </w:rPr>
        <w:t xml:space="preserve">ש </w:t>
      </w:r>
      <w:r w:rsidRPr="00AF69A3">
        <w:rPr>
          <w:rStyle w:val="affffff7"/>
          <w:rFonts w:hint="cs"/>
          <w:rtl/>
        </w:rPr>
        <w:t xml:space="preserve">יפה </w:t>
      </w:r>
      <w:r w:rsidR="005175F4" w:rsidRPr="00AF69A3">
        <w:rPr>
          <w:rStyle w:val="affffff7"/>
          <w:rtl/>
        </w:rPr>
        <w:t>לבני מעים,</w:t>
      </w:r>
    </w:p>
    <w:p w14:paraId="0C040244" w14:textId="3E6F8BA2" w:rsidR="00A24328" w:rsidRDefault="00DB19DE" w:rsidP="009A59D1">
      <w:pPr>
        <w:pStyle w:val="38"/>
        <w:framePr w:wrap="notBeside"/>
        <w:rPr>
          <w:rtl/>
        </w:rPr>
      </w:pPr>
      <w:r w:rsidRPr="00660D7A">
        <w:rPr>
          <w:rFonts w:hint="cs"/>
          <w:rtl/>
        </w:rPr>
        <w:t>והך</w:t>
      </w:r>
      <w:r w:rsidR="009B14FE">
        <w:rPr>
          <w:rtl/>
        </w:rPr>
        <w:t>:</w:t>
      </w:r>
    </w:p>
    <w:p w14:paraId="2AF9D099" w14:textId="4E64CC72" w:rsidR="00AF69A3" w:rsidRDefault="005175F4" w:rsidP="00AF69A3">
      <w:pPr>
        <w:rPr>
          <w:rtl/>
        </w:rPr>
      </w:pPr>
      <w:r w:rsidRPr="000528DA">
        <w:rPr>
          <w:rtl/>
        </w:rPr>
        <w:t xml:space="preserve">ללע"ט </w:t>
      </w:r>
      <w:r w:rsidRPr="000528DA">
        <w:rPr>
          <w:rFonts w:hint="cs"/>
          <w:sz w:val="14"/>
          <w:rtl/>
        </w:rPr>
        <w:t>לב עין טחול</w:t>
      </w:r>
      <w:r w:rsidR="00C16F3B" w:rsidRPr="000528DA">
        <w:rPr>
          <w:rFonts w:hint="cs"/>
          <w:sz w:val="14"/>
          <w:rtl/>
        </w:rPr>
        <w:t xml:space="preserve"> </w:t>
      </w:r>
      <w:r w:rsidR="00C16F3B" w:rsidRPr="000528DA">
        <w:rPr>
          <w:rFonts w:hint="cs"/>
          <w:rtl/>
        </w:rPr>
        <w:t>יפה,</w:t>
      </w:r>
      <w:r w:rsidRPr="000528DA">
        <w:rPr>
          <w:rFonts w:hint="cs"/>
          <w:rtl/>
        </w:rPr>
        <w:t xml:space="preserve"> </w:t>
      </w:r>
      <w:r>
        <w:rPr>
          <w:rStyle w:val="afffff9"/>
          <w:rtl/>
          <w:rPrChange w:id="9298" w:author="מנוע אמוראים" w:date="2026-10-05T16:40:51Z">
            <w:rPr>
              <w:rtl/>
            </w:rPr>
          </w:rPrChange>
        </w:rPr>
        <w:t xml:space="preserve">לר</w:t>
      </w:r>
      <w:r>
        <w:rPr>
          <w:rStyle w:val="afffff9"/>
          <w:rtl/>
          <w:rPrChange w:id="9299" w:author="מנוע אמוראים" w:date="2026-10-05T16:40:51Z">
            <w:rPr>
              <w:rStyle w:val="30"/>
              <w:rtl/>
            </w:rPr>
          </w:rPrChange>
        </w:rPr>
        <w:t xml:space="preserve">מ</w:t>
      </w:r>
      <w:r>
        <w:rPr>
          <w:rStyle w:val="afffff9"/>
          <w:rtl/>
          <w:rPrChange w:id="9300" w:author="מנוע אמוראים" w:date="2026-10-05T16:40:51Z">
            <w:rPr>
              <w:rtl/>
            </w:rPr>
          </w:rPrChange>
        </w:rPr>
        <w:t xml:space="preserve">"ת</w:t>
      </w:r>
      <w:r>
        <w:rPr>
          <w:rtl/>
        </w:rPr>
        <w:t xml:space="preserve"> </w:t>
      </w:r>
      <w:r w:rsidRPr="000528DA">
        <w:rPr>
          <w:rFonts w:hint="cs"/>
          <w:sz w:val="14"/>
          <w:rtl/>
        </w:rPr>
        <w:t xml:space="preserve">ראש </w:t>
      </w:r>
      <w:r w:rsidRPr="00A10336">
        <w:rPr>
          <w:rStyle w:val="30"/>
          <w:rFonts w:hint="cs"/>
          <w:rtl/>
        </w:rPr>
        <w:t>מעיים</w:t>
      </w:r>
      <w:r w:rsidRPr="000528DA">
        <w:rPr>
          <w:rFonts w:hint="cs"/>
          <w:sz w:val="14"/>
          <w:rtl/>
        </w:rPr>
        <w:t xml:space="preserve"> תחתוניות</w:t>
      </w:r>
      <w:r w:rsidRPr="000528DA">
        <w:rPr>
          <w:rFonts w:hint="cs"/>
          <w:rtl/>
        </w:rPr>
        <w:t xml:space="preserve"> </w:t>
      </w:r>
      <w:r w:rsidRPr="000528DA">
        <w:rPr>
          <w:rtl/>
        </w:rPr>
        <w:t>קשה</w:t>
      </w:r>
      <w:r w:rsidR="002F548F" w:rsidRPr="000528DA">
        <w:rPr>
          <w:rFonts w:hint="cs"/>
          <w:rtl/>
        </w:rPr>
        <w:t xml:space="preserve"> </w:t>
      </w:r>
    </w:p>
    <w:p w14:paraId="3ACDBD08" w14:textId="4EB66829" w:rsidR="00A24328" w:rsidRDefault="00F95182" w:rsidP="009A59D1">
      <w:pPr>
        <w:pStyle w:val="38"/>
        <w:framePr w:wrap="notBeside"/>
        <w:rPr>
          <w:rtl/>
        </w:rPr>
      </w:pPr>
      <w:r>
        <w:rPr>
          <w:rFonts w:hint="cs"/>
          <w:rtl/>
        </w:rPr>
        <w:t>-</w:t>
      </w:r>
    </w:p>
    <w:p w14:paraId="186BE105" w14:textId="10D79DCF" w:rsidR="005175F4" w:rsidRPr="000528DA" w:rsidRDefault="002F548F" w:rsidP="00AF69A3">
      <w:pPr>
        <w:rPr>
          <w:rtl/>
        </w:rPr>
      </w:pPr>
      <w:r w:rsidRPr="000528DA">
        <w:rPr>
          <w:rFonts w:hint="cs"/>
          <w:rtl/>
        </w:rPr>
        <w:t>היינו ביין חדש.</w:t>
      </w:r>
    </w:p>
    <w:p w14:paraId="7DA441D2" w14:textId="77777777" w:rsidR="00DB19DE" w:rsidRPr="00E34F28" w:rsidRDefault="005175F4" w:rsidP="000F6DD4">
      <w:pPr>
        <w:pStyle w:val="afffffc"/>
        <w:rPr>
          <w:rtl/>
        </w:rPr>
      </w:pPr>
      <w:bookmarkStart w:id="1716" w:name="_Toc193636401"/>
      <w:bookmarkStart w:id="1717" w:name="_Toc216185009"/>
      <w:r w:rsidRPr="00DB19DE">
        <w:rPr>
          <w:rtl/>
        </w:rPr>
        <w:t>ששה דברים נאמרו באספרגוס</w:t>
      </w:r>
      <w:r w:rsidRPr="00E34F28">
        <w:rPr>
          <w:rStyle w:val="afffff9"/>
          <w:rtl/>
        </w:rPr>
        <w:t>:</w:t>
      </w:r>
      <w:bookmarkEnd w:id="1716"/>
      <w:bookmarkEnd w:id="1717"/>
      <w:r w:rsidRPr="00E34F28">
        <w:rPr>
          <w:rStyle w:val="afffff9"/>
          <w:rtl/>
        </w:rPr>
        <w:t xml:space="preserve"> </w:t>
      </w:r>
    </w:p>
    <w:p w14:paraId="217E20A8" w14:textId="77777777" w:rsidR="005175F4" w:rsidRPr="000528DA" w:rsidRDefault="005175F4" w:rsidP="000528DA">
      <w:pPr>
        <w:rPr>
          <w:rtl/>
        </w:rPr>
      </w:pPr>
      <w:r w:rsidRPr="006D3CF8">
        <w:rPr>
          <w:rStyle w:val="afffffb"/>
          <w:rFonts w:hint="cs"/>
          <w:b w:val="0"/>
          <w:bCs w:val="0"/>
          <w:rtl/>
        </w:rPr>
        <w:t>א.</w:t>
      </w:r>
      <w:r w:rsidRPr="000528DA">
        <w:rPr>
          <w:rFonts w:hint="cs"/>
          <w:rtl/>
        </w:rPr>
        <w:t xml:space="preserve"> </w:t>
      </w:r>
      <w:r w:rsidRPr="000528DA">
        <w:rPr>
          <w:rtl/>
        </w:rPr>
        <w:t xml:space="preserve">שותין </w:t>
      </w:r>
      <w:r w:rsidR="005D5EEC" w:rsidRPr="000528DA">
        <w:rPr>
          <w:rFonts w:hint="cs"/>
          <w:rtl/>
        </w:rPr>
        <w:t xml:space="preserve">רק </w:t>
      </w:r>
      <w:r w:rsidRPr="000528DA">
        <w:rPr>
          <w:rtl/>
        </w:rPr>
        <w:t>חי ומלא,</w:t>
      </w:r>
    </w:p>
    <w:p w14:paraId="7EB7A12C" w14:textId="77777777" w:rsidR="00DB19DE" w:rsidRPr="000528DA" w:rsidRDefault="005175F4" w:rsidP="000528DA">
      <w:pPr>
        <w:rPr>
          <w:rtl/>
        </w:rPr>
      </w:pPr>
      <w:r w:rsidRPr="006D3CF8">
        <w:rPr>
          <w:rStyle w:val="afffffb"/>
          <w:rFonts w:hint="cs"/>
          <w:b w:val="0"/>
          <w:bCs w:val="0"/>
          <w:rtl/>
        </w:rPr>
        <w:t>ב.</w:t>
      </w:r>
      <w:r w:rsidRPr="000528DA">
        <w:rPr>
          <w:rFonts w:hint="cs"/>
          <w:rtl/>
        </w:rPr>
        <w:t xml:space="preserve"> </w:t>
      </w:r>
      <w:r w:rsidRPr="000528DA">
        <w:rPr>
          <w:rtl/>
        </w:rPr>
        <w:t xml:space="preserve">מקבלו בימין ושותהו בשמאל, </w:t>
      </w:r>
    </w:p>
    <w:p w14:paraId="65AF1483" w14:textId="77777777" w:rsidR="00DB19DE" w:rsidRPr="000528DA" w:rsidRDefault="005175F4" w:rsidP="000528DA">
      <w:pPr>
        <w:rPr>
          <w:rtl/>
        </w:rPr>
      </w:pPr>
      <w:r w:rsidRPr="006D3CF8">
        <w:rPr>
          <w:rStyle w:val="afffffb"/>
          <w:rFonts w:hint="cs"/>
          <w:b w:val="0"/>
          <w:bCs w:val="0"/>
          <w:rtl/>
        </w:rPr>
        <w:t>ג.</w:t>
      </w:r>
      <w:r w:rsidRPr="000528DA">
        <w:rPr>
          <w:rFonts w:hint="cs"/>
          <w:rtl/>
        </w:rPr>
        <w:t xml:space="preserve"> </w:t>
      </w:r>
      <w:r w:rsidRPr="000528DA">
        <w:rPr>
          <w:rtl/>
        </w:rPr>
        <w:t xml:space="preserve">ואין משיחין אחריו, </w:t>
      </w:r>
    </w:p>
    <w:p w14:paraId="08B2C56D" w14:textId="77777777" w:rsidR="00DB19DE" w:rsidRPr="000528DA" w:rsidRDefault="005175F4" w:rsidP="000528DA">
      <w:pPr>
        <w:rPr>
          <w:rtl/>
        </w:rPr>
      </w:pPr>
      <w:r w:rsidRPr="006D3CF8">
        <w:rPr>
          <w:rStyle w:val="afffffb"/>
          <w:rFonts w:hint="cs"/>
          <w:b w:val="0"/>
          <w:bCs w:val="0"/>
          <w:rtl/>
        </w:rPr>
        <w:t>ד.</w:t>
      </w:r>
      <w:r w:rsidRPr="000528DA">
        <w:rPr>
          <w:rFonts w:hint="cs"/>
          <w:rtl/>
        </w:rPr>
        <w:t xml:space="preserve"> </w:t>
      </w:r>
      <w:r w:rsidRPr="000528DA">
        <w:rPr>
          <w:rtl/>
        </w:rPr>
        <w:t xml:space="preserve">ואין מפסיקין בו, </w:t>
      </w:r>
    </w:p>
    <w:p w14:paraId="4D4CA649" w14:textId="77777777" w:rsidR="00DB19DE" w:rsidRPr="000528DA" w:rsidRDefault="005175F4" w:rsidP="000528DA">
      <w:pPr>
        <w:rPr>
          <w:rtl/>
        </w:rPr>
      </w:pPr>
      <w:r w:rsidRPr="006D3CF8">
        <w:rPr>
          <w:rStyle w:val="afffffb"/>
          <w:rFonts w:hint="cs"/>
          <w:b w:val="0"/>
          <w:bCs w:val="0"/>
          <w:rtl/>
        </w:rPr>
        <w:t>ה.</w:t>
      </w:r>
      <w:r w:rsidRPr="000528DA">
        <w:rPr>
          <w:rFonts w:hint="cs"/>
          <w:rtl/>
        </w:rPr>
        <w:t xml:space="preserve"> </w:t>
      </w:r>
      <w:r w:rsidRPr="000528DA">
        <w:rPr>
          <w:rtl/>
        </w:rPr>
        <w:t>ו</w:t>
      </w:r>
      <w:r w:rsidR="005D5EEC" w:rsidRPr="000528DA">
        <w:rPr>
          <w:rFonts w:hint="cs"/>
          <w:rtl/>
        </w:rPr>
        <w:t>מ</w:t>
      </w:r>
      <w:r w:rsidRPr="000528DA">
        <w:rPr>
          <w:rtl/>
        </w:rPr>
        <w:t xml:space="preserve">חזירין </w:t>
      </w:r>
      <w:r w:rsidR="005D5EEC" w:rsidRPr="000528DA">
        <w:rPr>
          <w:rFonts w:hint="cs"/>
          <w:rtl/>
        </w:rPr>
        <w:t xml:space="preserve">רק </w:t>
      </w:r>
      <w:r w:rsidRPr="000528DA">
        <w:rPr>
          <w:rtl/>
        </w:rPr>
        <w:t xml:space="preserve">לשנתנו לו ורק אחריו, </w:t>
      </w:r>
    </w:p>
    <w:p w14:paraId="1094277F" w14:textId="77777777" w:rsidR="005175F4" w:rsidRPr="000528DA" w:rsidRDefault="005175F4" w:rsidP="000528DA">
      <w:pPr>
        <w:rPr>
          <w:rtl/>
        </w:rPr>
      </w:pPr>
      <w:r w:rsidRPr="006D3CF8">
        <w:rPr>
          <w:rStyle w:val="afffffb"/>
          <w:rFonts w:hint="cs"/>
          <w:b w:val="0"/>
          <w:bCs w:val="0"/>
          <w:rtl/>
        </w:rPr>
        <w:t>ו.</w:t>
      </w:r>
      <w:r w:rsidRPr="000528DA">
        <w:rPr>
          <w:rFonts w:hint="cs"/>
          <w:rtl/>
        </w:rPr>
        <w:t xml:space="preserve"> </w:t>
      </w:r>
      <w:r w:rsidRPr="000528DA">
        <w:rPr>
          <w:rtl/>
        </w:rPr>
        <w:t xml:space="preserve">וסומכין </w:t>
      </w:r>
      <w:r w:rsidR="005D5EEC" w:rsidRPr="000528DA">
        <w:rPr>
          <w:rFonts w:hint="cs"/>
          <w:rtl/>
        </w:rPr>
        <w:t>רק</w:t>
      </w:r>
      <w:r w:rsidRPr="000528DA">
        <w:rPr>
          <w:rtl/>
        </w:rPr>
        <w:t xml:space="preserve"> במינו</w:t>
      </w:r>
      <w:r w:rsidR="00DB19DE" w:rsidRPr="000528DA">
        <w:rPr>
          <w:rFonts w:hint="cs"/>
          <w:rtl/>
        </w:rPr>
        <w:t xml:space="preserve"> בשכר</w:t>
      </w:r>
      <w:r w:rsidR="001C486E" w:rsidRPr="000528DA">
        <w:rPr>
          <w:rFonts w:hint="cs"/>
          <w:rtl/>
        </w:rPr>
        <w:t>.</w:t>
      </w:r>
    </w:p>
    <w:p w14:paraId="1EBBF8F9" w14:textId="77777777" w:rsidR="005175F4" w:rsidRPr="000528DA" w:rsidRDefault="005175F4" w:rsidP="000528DA">
      <w:pPr>
        <w:rPr>
          <w:rtl/>
        </w:rPr>
      </w:pPr>
      <w:r w:rsidRPr="000528DA">
        <w:rPr>
          <w:rFonts w:ascii="Fb Fontext" w:hAnsi="Fb Fontext" w:hint="cs"/>
          <w:rtl/>
        </w:rPr>
        <w:t>ו</w:t>
      </w:r>
      <w:r w:rsidR="005D5EEC" w:rsidRPr="000528DA">
        <w:rPr>
          <w:rFonts w:ascii="Fb Fontext" w:hAnsi="Fb Fontext" w:hint="cs"/>
          <w:rtl/>
        </w:rPr>
        <w:t>סומכין</w:t>
      </w:r>
      <w:r w:rsidR="001C486E" w:rsidRPr="000528DA">
        <w:rPr>
          <w:rFonts w:ascii="Fb Fontext" w:hAnsi="Fb Fontext" w:hint="cs"/>
          <w:rtl/>
        </w:rPr>
        <w:t xml:space="preserve"> רק בפת -</w:t>
      </w:r>
      <w:r w:rsidR="00DB19DE" w:rsidRPr="000528DA">
        <w:rPr>
          <w:rFonts w:ascii="Fb Fontext" w:hAnsi="Fb Fontext" w:hint="cs"/>
          <w:rtl/>
        </w:rPr>
        <w:t xml:space="preserve"> ב</w:t>
      </w:r>
      <w:r w:rsidRPr="000528DA">
        <w:rPr>
          <w:rFonts w:ascii="Fb Fontext" w:hAnsi="Fb Fontext" w:hint="cs"/>
          <w:rtl/>
        </w:rPr>
        <w:t>יין</w:t>
      </w:r>
    </w:p>
    <w:p w14:paraId="2C4B2706" w14:textId="77777777" w:rsidR="005175F4" w:rsidRPr="000528DA" w:rsidRDefault="005175F4" w:rsidP="000528DA">
      <w:pPr>
        <w:rPr>
          <w:rtl/>
        </w:rPr>
      </w:pPr>
      <w:r>
        <w:rPr>
          <w:rtl/>
        </w:rPr>
        <w:t xml:space="preserve">ללע"ט יפה </w:t>
      </w:r>
      <w:r>
        <w:rPr>
          <w:rStyle w:val="afffff9"/>
          <w:rtl/>
          <w:rPrChange w:id="9301" w:author="מנוע אמוראים" w:date="2026-10-05T16:40:51Z">
            <w:rPr>
              <w:rtl/>
            </w:rPr>
          </w:rPrChange>
        </w:rPr>
        <w:t xml:space="preserve">לרמ"ת</w:t>
      </w:r>
      <w:r>
        <w:rPr>
          <w:rtl/>
        </w:rPr>
        <w:t xml:space="preserve"> קשה</w:t>
      </w:r>
      <w:r w:rsidR="001C486E" w:rsidRPr="000528DA">
        <w:rPr>
          <w:rFonts w:hint="cs"/>
          <w:rtl/>
        </w:rPr>
        <w:t>-</w:t>
      </w:r>
      <w:r w:rsidR="00DB19DE" w:rsidRPr="000528DA">
        <w:rPr>
          <w:rFonts w:hint="cs"/>
          <w:rtl/>
        </w:rPr>
        <w:t xml:space="preserve"> ב</w:t>
      </w:r>
      <w:r w:rsidRPr="000528DA">
        <w:rPr>
          <w:rFonts w:hint="cs"/>
          <w:rtl/>
        </w:rPr>
        <w:t>יין</w:t>
      </w:r>
      <w:r w:rsidR="00DB19DE" w:rsidRPr="000528DA">
        <w:rPr>
          <w:rFonts w:hint="cs"/>
          <w:rtl/>
        </w:rPr>
        <w:t>.</w:t>
      </w:r>
    </w:p>
    <w:p w14:paraId="5A24DE5B" w14:textId="77777777" w:rsidR="005175F4" w:rsidRPr="000528DA" w:rsidRDefault="005175F4" w:rsidP="000528DA">
      <w:pPr>
        <w:rPr>
          <w:rtl/>
        </w:rPr>
      </w:pPr>
      <w:r>
        <w:rPr>
          <w:rStyle w:val="afffff9"/>
          <w:rtl/>
          <w:rPrChange w:id="9302" w:author="מנוע אמוראים" w:date="2026-10-05T16:40:51Z">
            <w:rPr>
              <w:rtl/>
            </w:rPr>
          </w:rPrChange>
        </w:rPr>
        <w:t xml:space="preserve">לרמ"ת</w:t>
      </w:r>
      <w:r>
        <w:rPr>
          <w:rtl/>
        </w:rPr>
        <w:t xml:space="preserve"> יפה ללע"ט קשה</w:t>
      </w:r>
      <w:r w:rsidR="00DB19DE" w:rsidRPr="000528DA">
        <w:rPr>
          <w:rFonts w:hint="cs"/>
          <w:rtl/>
        </w:rPr>
        <w:t xml:space="preserve"> - בשכר</w:t>
      </w:r>
      <w:r w:rsidRPr="000528DA">
        <w:rPr>
          <w:rtl/>
        </w:rPr>
        <w:t>.</w:t>
      </w:r>
    </w:p>
    <w:p w14:paraId="53732658" w14:textId="77777777" w:rsidR="002F548F" w:rsidRPr="000528DA" w:rsidRDefault="005175F4" w:rsidP="000528DA">
      <w:pPr>
        <w:rPr>
          <w:rtl/>
        </w:rPr>
      </w:pPr>
      <w:r w:rsidRPr="000528DA">
        <w:rPr>
          <w:rtl/>
        </w:rPr>
        <w:t xml:space="preserve">רק אחריו לוקה, </w:t>
      </w:r>
      <w:r w:rsidR="00DB19DE" w:rsidRPr="000528DA">
        <w:rPr>
          <w:rFonts w:hint="cs"/>
          <w:rtl/>
        </w:rPr>
        <w:t xml:space="preserve">ביין, </w:t>
      </w:r>
      <w:r w:rsidR="001C486E" w:rsidRPr="00A10336">
        <w:rPr>
          <w:rStyle w:val="30"/>
          <w:rFonts w:hint="cs"/>
          <w:rtl/>
        </w:rPr>
        <w:t>והך</w:t>
      </w:r>
      <w:r w:rsidR="001C486E" w:rsidRPr="000528DA">
        <w:rPr>
          <w:rFonts w:hint="cs"/>
          <w:rtl/>
        </w:rPr>
        <w:t xml:space="preserve"> </w:t>
      </w:r>
      <w:r w:rsidR="00DB19DE" w:rsidRPr="000528DA">
        <w:rPr>
          <w:rFonts w:hint="cs"/>
          <w:rtl/>
        </w:rPr>
        <w:t>דלא רק אחריו לוקה,- בשכר.</w:t>
      </w:r>
      <w:r w:rsidR="005D5EEC" w:rsidRPr="000528DA">
        <w:rPr>
          <w:rFonts w:hint="cs"/>
          <w:rtl/>
        </w:rPr>
        <w:t xml:space="preserve">  </w:t>
      </w:r>
    </w:p>
    <w:p w14:paraId="1563B17D" w14:textId="76B33CA7" w:rsidR="00A24328" w:rsidRDefault="005175F4" w:rsidP="009A59D1">
      <w:pPr>
        <w:pStyle w:val="38"/>
        <w:framePr w:wrap="notBeside"/>
        <w:rPr>
          <w:rtl/>
        </w:rPr>
      </w:pPr>
      <w:r w:rsidRPr="00660D7A">
        <w:rPr>
          <w:rtl/>
        </w:rPr>
        <w:t>ר"</w:t>
      </w:r>
      <w:r w:rsidRPr="00660D7A">
        <w:rPr>
          <w:rFonts w:hint="cs"/>
          <w:rtl/>
        </w:rPr>
        <w:t>א</w:t>
      </w:r>
      <w:r w:rsidR="00A24328">
        <w:rPr>
          <w:rtl/>
        </w:rPr>
        <w:t>:</w:t>
      </w:r>
    </w:p>
    <w:p w14:paraId="0392DD48" w14:textId="01D9A38B" w:rsidR="005175F4" w:rsidRPr="000528DA" w:rsidRDefault="00DB19DE" w:rsidP="000528DA">
      <w:pPr>
        <w:rPr>
          <w:rtl/>
        </w:rPr>
      </w:pPr>
      <w:r w:rsidRPr="000528DA">
        <w:rPr>
          <w:rtl/>
        </w:rPr>
        <w:t>השתא דלא רק אחריו לוקה</w:t>
      </w:r>
      <w:r w:rsidR="005175F4" w:rsidRPr="000528DA">
        <w:rPr>
          <w:rtl/>
        </w:rPr>
        <w:t xml:space="preserve"> מימיו נזרקין אפילו בפני המלך.</w:t>
      </w:r>
    </w:p>
    <w:p w14:paraId="0DF9036C" w14:textId="77777777" w:rsidR="005175F4" w:rsidRPr="00E34F28" w:rsidRDefault="000F6DD4" w:rsidP="000F6DD4">
      <w:pPr>
        <w:pStyle w:val="afffffc"/>
        <w:rPr>
          <w:rtl/>
        </w:rPr>
      </w:pPr>
      <w:bookmarkStart w:id="1718" w:name="_Toc193636402"/>
      <w:bookmarkStart w:id="1719" w:name="_Toc216185010"/>
      <w:r w:rsidRPr="00E34F28">
        <w:rPr>
          <w:rStyle w:val="afffff9"/>
          <w:rFonts w:hint="cs"/>
          <w:rtl/>
        </w:rPr>
        <w:t>רישב"א:</w:t>
      </w:r>
      <w:r w:rsidRPr="00E34F28">
        <w:rPr>
          <w:rStyle w:val="afffff9"/>
          <w:rtl/>
        </w:rPr>
        <w:t xml:space="preserve"> </w:t>
      </w:r>
      <w:r w:rsidR="008D48BF" w:rsidRPr="000F6DD4">
        <w:rPr>
          <w:rFonts w:hint="cs"/>
          <w:rtl/>
        </w:rPr>
        <w:t>ג'</w:t>
      </w:r>
      <w:r w:rsidR="005175F4" w:rsidRPr="000F6DD4">
        <w:rPr>
          <w:rtl/>
        </w:rPr>
        <w:t xml:space="preserve"> דברים סח לי סוריאל שר הפנים</w:t>
      </w:r>
      <w:bookmarkEnd w:id="1718"/>
      <w:bookmarkEnd w:id="1719"/>
    </w:p>
    <w:p w14:paraId="25050972" w14:textId="77777777" w:rsidR="005175F4" w:rsidRPr="000528DA" w:rsidRDefault="005175F4" w:rsidP="000528DA">
      <w:pPr>
        <w:rPr>
          <w:rtl/>
        </w:rPr>
      </w:pPr>
      <w:r w:rsidRPr="006D3CF8">
        <w:rPr>
          <w:rStyle w:val="afffffb"/>
          <w:rFonts w:hint="cs"/>
          <w:b w:val="0"/>
          <w:bCs w:val="0"/>
          <w:rtl/>
        </w:rPr>
        <w:t>א.</w:t>
      </w:r>
      <w:r w:rsidRPr="000528DA">
        <w:rPr>
          <w:rFonts w:hint="cs"/>
          <w:rtl/>
        </w:rPr>
        <w:t xml:space="preserve"> </w:t>
      </w:r>
      <w:r w:rsidRPr="00A10336">
        <w:rPr>
          <w:rStyle w:val="30"/>
          <w:rtl/>
        </w:rPr>
        <w:t>אל תטול חלוק</w:t>
      </w:r>
      <w:r w:rsidRPr="000528DA">
        <w:rPr>
          <w:rtl/>
        </w:rPr>
        <w:t>ך בשחרית מהשמש ותלבש.</w:t>
      </w:r>
    </w:p>
    <w:p w14:paraId="4D4831A1" w14:textId="77777777" w:rsidR="005175F4" w:rsidRPr="000528DA" w:rsidRDefault="005175F4" w:rsidP="000528DA">
      <w:pPr>
        <w:rPr>
          <w:rtl/>
        </w:rPr>
      </w:pPr>
      <w:r w:rsidRPr="00F95182">
        <w:rPr>
          <w:rFonts w:hint="cs"/>
          <w:rtl/>
        </w:rPr>
        <w:t>ב.</w:t>
      </w:r>
      <w:r w:rsidRPr="000528DA">
        <w:rPr>
          <w:rFonts w:hint="cs"/>
          <w:rtl/>
        </w:rPr>
        <w:t xml:space="preserve"> </w:t>
      </w:r>
      <w:r w:rsidRPr="00A10336">
        <w:rPr>
          <w:rStyle w:val="30"/>
          <w:rtl/>
        </w:rPr>
        <w:t>ואל תטול ידיך</w:t>
      </w:r>
      <w:r w:rsidRPr="000528DA">
        <w:rPr>
          <w:rtl/>
        </w:rPr>
        <w:t xml:space="preserve"> ממי שלא נטל ידיו.</w:t>
      </w:r>
    </w:p>
    <w:p w14:paraId="65A4D7CF" w14:textId="77777777" w:rsidR="005175F4" w:rsidRPr="000528DA" w:rsidRDefault="005175F4" w:rsidP="000528DA">
      <w:pPr>
        <w:rPr>
          <w:rtl/>
        </w:rPr>
      </w:pPr>
      <w:r w:rsidRPr="006D3CF8">
        <w:rPr>
          <w:rStyle w:val="afffffb"/>
          <w:rFonts w:hint="cs"/>
          <w:b w:val="0"/>
          <w:bCs w:val="0"/>
          <w:rtl/>
        </w:rPr>
        <w:t>ג.</w:t>
      </w:r>
      <w:r w:rsidRPr="000528DA">
        <w:rPr>
          <w:rFonts w:hint="cs"/>
          <w:rtl/>
        </w:rPr>
        <w:t xml:space="preserve"> </w:t>
      </w:r>
      <w:r w:rsidRPr="00A10336">
        <w:rPr>
          <w:rStyle w:val="30"/>
          <w:rtl/>
        </w:rPr>
        <w:t>ואל תחזיר</w:t>
      </w:r>
      <w:r w:rsidRPr="000528DA">
        <w:rPr>
          <w:rtl/>
        </w:rPr>
        <w:t xml:space="preserve"> כוס </w:t>
      </w:r>
      <w:r w:rsidRPr="00A10336">
        <w:rPr>
          <w:rStyle w:val="30"/>
          <w:rtl/>
        </w:rPr>
        <w:t>אספרגוס</w:t>
      </w:r>
      <w:r w:rsidRPr="000528DA">
        <w:rPr>
          <w:rtl/>
        </w:rPr>
        <w:t xml:space="preserve"> אלא למי שנתנו לך, מפני שתכספית, </w:t>
      </w:r>
      <w:r w:rsidR="00941242" w:rsidRPr="000528DA">
        <w:rPr>
          <w:rStyle w:val="affffff7"/>
          <w:rFonts w:hint="cs"/>
          <w:rtl/>
        </w:rPr>
        <w:t>[</w:t>
      </w:r>
      <w:r w:rsidRPr="000528DA">
        <w:rPr>
          <w:rStyle w:val="affffff7"/>
          <w:rtl/>
        </w:rPr>
        <w:t>אסתלגנית</w:t>
      </w:r>
      <w:r w:rsidR="00941242" w:rsidRPr="000528DA">
        <w:rPr>
          <w:rStyle w:val="affffff7"/>
          <w:rFonts w:hint="cs"/>
          <w:rtl/>
        </w:rPr>
        <w:t>]</w:t>
      </w:r>
      <w:r w:rsidR="00941242" w:rsidRPr="000528DA">
        <w:rPr>
          <w:rtl/>
        </w:rPr>
        <w:t xml:space="preserve"> של מלאכי חבלה מצפין </w:t>
      </w:r>
      <w:r w:rsidRPr="000528DA">
        <w:rPr>
          <w:rtl/>
        </w:rPr>
        <w:t>לאדם ואומרים</w:t>
      </w:r>
      <w:r w:rsidRPr="00E34F28">
        <w:rPr>
          <w:rStyle w:val="afffff9"/>
          <w:rtl/>
        </w:rPr>
        <w:t xml:space="preserve">: </w:t>
      </w:r>
      <w:r w:rsidRPr="000528DA">
        <w:rPr>
          <w:rtl/>
        </w:rPr>
        <w:t>אימתי יבא לידי אחד מדברים הללו וילכד.</w:t>
      </w:r>
    </w:p>
    <w:p w14:paraId="7FF816BB" w14:textId="77777777" w:rsidR="005175F4" w:rsidRPr="00E34F28" w:rsidRDefault="005175F4" w:rsidP="000F6DD4">
      <w:pPr>
        <w:pStyle w:val="afffffc"/>
        <w:rPr>
          <w:rtl/>
        </w:rPr>
      </w:pPr>
      <w:bookmarkStart w:id="1720" w:name="_Toc193636403"/>
      <w:bookmarkStart w:id="1721" w:name="_Toc216185011"/>
      <w:r w:rsidRPr="00E34F28">
        <w:rPr>
          <w:rStyle w:val="afffff9"/>
          <w:rtl/>
        </w:rPr>
        <w:lastRenderedPageBreak/>
        <w:t>ריב"ל</w:t>
      </w:r>
      <w:r w:rsidR="00941242" w:rsidRPr="00E34F28">
        <w:rPr>
          <w:rStyle w:val="afffff9"/>
          <w:rFonts w:hint="cs"/>
          <w:rtl/>
        </w:rPr>
        <w:t>:</w:t>
      </w:r>
      <w:r w:rsidRPr="00E34F28">
        <w:rPr>
          <w:rStyle w:val="afffff9"/>
          <w:rtl/>
        </w:rPr>
        <w:t xml:space="preserve"> </w:t>
      </w:r>
      <w:r w:rsidR="00941242" w:rsidRPr="000F6DD4">
        <w:rPr>
          <w:rFonts w:hint="cs"/>
          <w:rtl/>
        </w:rPr>
        <w:t>ג'</w:t>
      </w:r>
      <w:r w:rsidRPr="000F6DD4">
        <w:rPr>
          <w:rtl/>
        </w:rPr>
        <w:t xml:space="preserve"> דברים סח לי מלאך המות:</w:t>
      </w:r>
      <w:bookmarkEnd w:id="1720"/>
      <w:bookmarkEnd w:id="1721"/>
    </w:p>
    <w:p w14:paraId="1467F610" w14:textId="7BE572BF" w:rsidR="00A24328" w:rsidRDefault="005175F4" w:rsidP="009A59D1">
      <w:pPr>
        <w:pStyle w:val="38"/>
        <w:framePr w:wrap="notBeside"/>
        <w:rPr>
          <w:rtl/>
        </w:rPr>
      </w:pPr>
      <w:r w:rsidRPr="00660D7A">
        <w:rPr>
          <w:rFonts w:hint="cs"/>
          <w:rtl/>
        </w:rPr>
        <w:t>א</w:t>
      </w:r>
      <w:r w:rsidR="009B14FE">
        <w:rPr>
          <w:rFonts w:hint="cs"/>
          <w:rtl/>
        </w:rPr>
        <w:t>.</w:t>
      </w:r>
    </w:p>
    <w:p w14:paraId="6B8D11C5" w14:textId="2C9CBF69" w:rsidR="005175F4" w:rsidRPr="000528DA" w:rsidRDefault="005D5EEC" w:rsidP="000528DA">
      <w:pPr>
        <w:rPr>
          <w:rtl/>
        </w:rPr>
      </w:pPr>
      <w:r w:rsidRPr="000528DA">
        <w:rPr>
          <w:rtl/>
        </w:rPr>
        <w:t>אל תטול חלוקך שחרית מ</w:t>
      </w:r>
      <w:r w:rsidR="005175F4" w:rsidRPr="000528DA">
        <w:rPr>
          <w:rtl/>
        </w:rPr>
        <w:t>השמש ותלבש.</w:t>
      </w:r>
    </w:p>
    <w:p w14:paraId="0192F500" w14:textId="5E7AD6A4" w:rsidR="00A24328" w:rsidRDefault="005175F4" w:rsidP="009A59D1">
      <w:pPr>
        <w:pStyle w:val="38"/>
        <w:framePr w:wrap="notBeside"/>
        <w:rPr>
          <w:rtl/>
        </w:rPr>
      </w:pPr>
      <w:r w:rsidRPr="00660D7A">
        <w:rPr>
          <w:rFonts w:hint="cs"/>
          <w:rtl/>
        </w:rPr>
        <w:t>ב</w:t>
      </w:r>
      <w:r w:rsidR="009B14FE">
        <w:rPr>
          <w:rFonts w:hint="cs"/>
          <w:rtl/>
        </w:rPr>
        <w:t>.</w:t>
      </w:r>
    </w:p>
    <w:p w14:paraId="1DEFACED" w14:textId="73579242" w:rsidR="005175F4" w:rsidRPr="000528DA" w:rsidRDefault="005175F4" w:rsidP="000528DA">
      <w:pPr>
        <w:rPr>
          <w:rtl/>
        </w:rPr>
      </w:pPr>
      <w:r w:rsidRPr="000528DA">
        <w:rPr>
          <w:rtl/>
        </w:rPr>
        <w:t>ואל תטול ידיך ממי שלא נטל ידיו.</w:t>
      </w:r>
    </w:p>
    <w:p w14:paraId="5968E8C8" w14:textId="0E0B9CC8" w:rsidR="00A24328" w:rsidRDefault="005175F4" w:rsidP="009A59D1">
      <w:pPr>
        <w:pStyle w:val="38"/>
        <w:framePr w:wrap="notBeside"/>
        <w:rPr>
          <w:rtl/>
        </w:rPr>
      </w:pPr>
      <w:r w:rsidRPr="00660D7A">
        <w:rPr>
          <w:rFonts w:hint="cs"/>
          <w:rtl/>
        </w:rPr>
        <w:t>ג</w:t>
      </w:r>
      <w:r w:rsidR="009B14FE">
        <w:rPr>
          <w:rFonts w:hint="cs"/>
          <w:rtl/>
        </w:rPr>
        <w:t>.</w:t>
      </w:r>
    </w:p>
    <w:p w14:paraId="0EC9CB67" w14:textId="7DCDC0C3" w:rsidR="00C16F3B" w:rsidRPr="000528DA" w:rsidRDefault="005175F4" w:rsidP="000528DA">
      <w:pPr>
        <w:rPr>
          <w:rtl/>
        </w:rPr>
      </w:pPr>
      <w:r w:rsidRPr="000528DA">
        <w:rPr>
          <w:rtl/>
        </w:rPr>
        <w:t>ואל תעמוד לפני הנשים בשעה שחוזרות מן המת, מפני שאני מרקד ובא לפניהן וחרבי בידי ויש לי רשות לחבל.</w:t>
      </w:r>
      <w:r w:rsidR="00941242" w:rsidRPr="00A10336">
        <w:rPr>
          <w:rStyle w:val="30"/>
          <w:rFonts w:hint="cs"/>
          <w:rtl/>
        </w:rPr>
        <w:t xml:space="preserve"> </w:t>
      </w:r>
    </w:p>
    <w:p w14:paraId="6E8CF6F2" w14:textId="77777777" w:rsidR="00C16F3B" w:rsidRPr="000528DA" w:rsidRDefault="005175F4" w:rsidP="000528DA">
      <w:pPr>
        <w:rPr>
          <w:rtl/>
        </w:rPr>
      </w:pPr>
      <w:r w:rsidRPr="000528DA">
        <w:rPr>
          <w:rtl/>
        </w:rPr>
        <w:t>ואי פגע</w:t>
      </w:r>
      <w:r w:rsidRPr="000528DA">
        <w:rPr>
          <w:rFonts w:hint="cs"/>
          <w:rtl/>
        </w:rPr>
        <w:t>,</w:t>
      </w:r>
      <w:r w:rsidRPr="000528DA">
        <w:rPr>
          <w:rtl/>
        </w:rPr>
        <w:t xml:space="preserve"> </w:t>
      </w:r>
      <w:r w:rsidRPr="000528DA">
        <w:rPr>
          <w:rFonts w:hint="cs"/>
          <w:rtl/>
        </w:rPr>
        <w:t xml:space="preserve">יזוז ממקומו ד' </w:t>
      </w:r>
      <w:r w:rsidRPr="000528DA">
        <w:rPr>
          <w:rtl/>
        </w:rPr>
        <w:t xml:space="preserve">אמות, אי </w:t>
      </w:r>
      <w:r w:rsidRPr="000528DA">
        <w:rPr>
          <w:rFonts w:hint="cs"/>
          <w:rtl/>
        </w:rPr>
        <w:t>יש נהר שיעברו</w:t>
      </w:r>
      <w:r w:rsidR="00941242" w:rsidRPr="000528DA">
        <w:rPr>
          <w:rFonts w:hint="cs"/>
          <w:rtl/>
        </w:rPr>
        <w:t>,</w:t>
      </w:r>
      <w:r w:rsidRPr="000528DA">
        <w:rPr>
          <w:rFonts w:hint="cs"/>
          <w:rtl/>
        </w:rPr>
        <w:t xml:space="preserve"> </w:t>
      </w:r>
    </w:p>
    <w:p w14:paraId="30EA9B86" w14:textId="77777777" w:rsidR="00C16F3B" w:rsidRPr="000528DA" w:rsidRDefault="005175F4" w:rsidP="000528DA">
      <w:pPr>
        <w:rPr>
          <w:rtl/>
        </w:rPr>
      </w:pPr>
      <w:r w:rsidRPr="000528DA">
        <w:rPr>
          <w:rFonts w:hint="cs"/>
          <w:rtl/>
        </w:rPr>
        <w:t xml:space="preserve">ואי דרך אחרת שילך בה ואי מחיצה שיעמד מאחריה, </w:t>
      </w:r>
    </w:p>
    <w:p w14:paraId="335D3607" w14:textId="77777777" w:rsidR="005175F4" w:rsidRPr="000528DA" w:rsidRDefault="005175F4" w:rsidP="000528DA">
      <w:pPr>
        <w:rPr>
          <w:rtl/>
        </w:rPr>
      </w:pPr>
      <w:r w:rsidRPr="000528DA">
        <w:rPr>
          <w:rtl/>
        </w:rPr>
        <w:t>ואי לא</w:t>
      </w:r>
      <w:r w:rsidR="00941242" w:rsidRPr="000528DA">
        <w:rPr>
          <w:rFonts w:hint="cs"/>
          <w:rtl/>
        </w:rPr>
        <w:t>,</w:t>
      </w:r>
      <w:r w:rsidRPr="000528DA">
        <w:rPr>
          <w:rtl/>
        </w:rPr>
        <w:t xml:space="preserve"> </w:t>
      </w:r>
      <w:r w:rsidRPr="000528DA">
        <w:rPr>
          <w:rFonts w:hint="cs"/>
          <w:rtl/>
        </w:rPr>
        <w:t>יחזיר פניו ויאמר</w:t>
      </w:r>
      <w:r w:rsidRPr="000528DA">
        <w:rPr>
          <w:rStyle w:val="ad"/>
          <w:rFonts w:hint="cs"/>
          <w:rtl/>
        </w:rPr>
        <w:t xml:space="preserve"> '</w:t>
      </w:r>
      <w:r w:rsidRPr="000528DA">
        <w:rPr>
          <w:rStyle w:val="ad"/>
          <w:rtl/>
        </w:rPr>
        <w:t>ויאמר ה' אל השטן יגער ה' בך</w:t>
      </w:r>
      <w:r w:rsidR="00CC63CA" w:rsidRPr="000528DA">
        <w:rPr>
          <w:rStyle w:val="ad"/>
          <w:rtl/>
        </w:rPr>
        <w:t>'</w:t>
      </w:r>
      <w:r w:rsidRPr="000528DA">
        <w:rPr>
          <w:rStyle w:val="ad"/>
          <w:rtl/>
        </w:rPr>
        <w:t xml:space="preserve"> </w:t>
      </w:r>
      <w:r w:rsidRPr="000528DA">
        <w:rPr>
          <w:rtl/>
        </w:rPr>
        <w:t>עד דחלפי מיניה.</w:t>
      </w:r>
    </w:p>
    <w:p w14:paraId="6569E450" w14:textId="77777777" w:rsidR="00C95785" w:rsidRPr="00C95785" w:rsidRDefault="005175F4" w:rsidP="00C95785">
      <w:pPr>
        <w:pStyle w:val="afffffc"/>
        <w:rPr>
          <w:rtl/>
        </w:rPr>
      </w:pPr>
      <w:bookmarkStart w:id="1722" w:name="_Toc193636404"/>
      <w:bookmarkStart w:id="1723" w:name="_Toc216185012"/>
      <w:r w:rsidRPr="00C95785">
        <w:rPr>
          <w:rtl/>
        </w:rPr>
        <w:t>עשרה דברים נאמרו בכוס של ברכה:</w:t>
      </w:r>
      <w:bookmarkEnd w:id="1722"/>
      <w:bookmarkEnd w:id="1723"/>
      <w:r w:rsidRPr="00C95785">
        <w:rPr>
          <w:rtl/>
        </w:rPr>
        <w:t xml:space="preserve"> </w:t>
      </w:r>
    </w:p>
    <w:p w14:paraId="6C2EAE3B" w14:textId="1D3DC2E1" w:rsidR="002F548F" w:rsidRPr="000528DA" w:rsidRDefault="005175F4" w:rsidP="000528DA">
      <w:pPr>
        <w:rPr>
          <w:rtl/>
        </w:rPr>
      </w:pPr>
      <w:r w:rsidRPr="000528DA">
        <w:rPr>
          <w:rFonts w:ascii="Fb Fontext" w:hAnsi="Fb Fontext"/>
          <w:rtl/>
        </w:rPr>
        <w:t>טעון הדחה, ושטיפה, חי, ומלא, עיטור, ועיטוף, נוטלו בשתי ידיו, ונותנו בימין, ומגביהו מן הקרקע טפח, ונותן עיניו בו.</w:t>
      </w:r>
      <w:r w:rsidR="00941242" w:rsidRPr="000528DA">
        <w:rPr>
          <w:rFonts w:hint="cs"/>
          <w:rtl/>
        </w:rPr>
        <w:t xml:space="preserve"> </w:t>
      </w:r>
    </w:p>
    <w:p w14:paraId="175D1F53" w14:textId="0C35B665" w:rsidR="00A24328" w:rsidRDefault="00941242" w:rsidP="009A59D1">
      <w:pPr>
        <w:pStyle w:val="38"/>
        <w:framePr w:wrap="notBeside"/>
        <w:rPr>
          <w:rtl/>
        </w:rPr>
      </w:pPr>
      <w:r w:rsidRPr="00660D7A">
        <w:rPr>
          <w:rFonts w:hint="cs"/>
          <w:rtl/>
        </w:rPr>
        <w:t>וי"א</w:t>
      </w:r>
      <w:r w:rsidR="009B14FE">
        <w:rPr>
          <w:rtl/>
        </w:rPr>
        <w:t>:</w:t>
      </w:r>
    </w:p>
    <w:p w14:paraId="55DF02EC" w14:textId="28B73446" w:rsidR="005175F4" w:rsidRPr="000528DA" w:rsidRDefault="005175F4" w:rsidP="000528DA">
      <w:pPr>
        <w:rPr>
          <w:rtl/>
        </w:rPr>
      </w:pPr>
      <w:r w:rsidRPr="000528DA">
        <w:rPr>
          <w:rtl/>
        </w:rPr>
        <w:t>אף משגרו במתנה לאנשי ביתו.</w:t>
      </w:r>
    </w:p>
    <w:p w14:paraId="67ACBDD5" w14:textId="1C1F3713" w:rsidR="00A24328" w:rsidRDefault="005175F4" w:rsidP="009A59D1">
      <w:pPr>
        <w:pStyle w:val="38"/>
        <w:framePr w:wrap="notBeside"/>
        <w:rPr>
          <w:rtl/>
        </w:rPr>
      </w:pPr>
      <w:r w:rsidRPr="00660D7A">
        <w:rPr>
          <w:rtl/>
        </w:rPr>
        <w:t>רי"ו</w:t>
      </w:r>
      <w:r w:rsidR="009B14FE">
        <w:rPr>
          <w:rFonts w:hint="cs"/>
          <w:rtl/>
        </w:rPr>
        <w:t>:</w:t>
      </w:r>
    </w:p>
    <w:p w14:paraId="677FEA61" w14:textId="6A8767F9" w:rsidR="001C486E" w:rsidRPr="000528DA" w:rsidRDefault="00941242" w:rsidP="000528DA">
      <w:pPr>
        <w:rPr>
          <w:rtl/>
        </w:rPr>
      </w:pPr>
      <w:bookmarkStart w:id="1724" w:name="_Toc193636405"/>
      <w:bookmarkStart w:id="1725" w:name="_Toc216185013"/>
      <w:r w:rsidRPr="00A10336">
        <w:rPr>
          <w:rStyle w:val="30"/>
          <w:rFonts w:hint="cs"/>
          <w:rtl/>
        </w:rPr>
        <w:t>ארבעה</w:t>
      </w:r>
      <w:bookmarkEnd w:id="1724"/>
      <w:bookmarkEnd w:id="1725"/>
      <w:r w:rsidR="005175F4" w:rsidRPr="00E34F28">
        <w:rPr>
          <w:rStyle w:val="afffff9"/>
          <w:rtl/>
        </w:rPr>
        <w:t xml:space="preserve">: </w:t>
      </w:r>
      <w:r w:rsidR="005175F4" w:rsidRPr="000528DA">
        <w:rPr>
          <w:rtl/>
        </w:rPr>
        <w:t>הדחה</w:t>
      </w:r>
      <w:r w:rsidR="00C95785">
        <w:rPr>
          <w:rFonts w:hint="cs"/>
          <w:rtl/>
        </w:rPr>
        <w:t>-מבפנים.</w:t>
      </w:r>
      <w:r w:rsidR="005175F4" w:rsidRPr="000528DA">
        <w:rPr>
          <w:rtl/>
        </w:rPr>
        <w:t xml:space="preserve"> שטיפה</w:t>
      </w:r>
      <w:r w:rsidR="00C95785">
        <w:rPr>
          <w:rFonts w:hint="cs"/>
          <w:rtl/>
        </w:rPr>
        <w:t xml:space="preserve"> מבחוץ</w:t>
      </w:r>
      <w:r w:rsidR="005175F4" w:rsidRPr="000528DA">
        <w:rPr>
          <w:rtl/>
        </w:rPr>
        <w:t>, חי, ומלא.</w:t>
      </w:r>
      <w:r w:rsidR="001C486E" w:rsidRPr="000528DA">
        <w:rPr>
          <w:rFonts w:hint="cs"/>
          <w:rtl/>
        </w:rPr>
        <w:t xml:space="preserve"> </w:t>
      </w:r>
    </w:p>
    <w:p w14:paraId="4FE80ACA" w14:textId="77777777" w:rsidR="001C486E" w:rsidRPr="00E34F28" w:rsidRDefault="00941242" w:rsidP="000F6DD4">
      <w:pPr>
        <w:pStyle w:val="afffffc"/>
        <w:rPr>
          <w:rtl/>
        </w:rPr>
      </w:pPr>
      <w:bookmarkStart w:id="1726" w:name="_Toc193636406"/>
      <w:bookmarkStart w:id="1727" w:name="_Toc216185014"/>
      <w:r w:rsidRPr="006D3CF8">
        <w:rPr>
          <w:rtl/>
        </w:rPr>
        <w:t>כל המברך על כוס מלא</w:t>
      </w:r>
      <w:bookmarkEnd w:id="1726"/>
      <w:bookmarkEnd w:id="1727"/>
      <w:r w:rsidR="005175F4" w:rsidRPr="006D3CF8">
        <w:rPr>
          <w:rFonts w:hint="cs"/>
          <w:rtl/>
        </w:rPr>
        <w:t xml:space="preserve"> </w:t>
      </w:r>
    </w:p>
    <w:p w14:paraId="574A69D8" w14:textId="68305FB3" w:rsidR="00A24328" w:rsidRDefault="001C486E" w:rsidP="009A59D1">
      <w:pPr>
        <w:pStyle w:val="38"/>
        <w:framePr w:wrap="notBeside"/>
        <w:rPr>
          <w:rtl/>
        </w:rPr>
      </w:pPr>
      <w:r w:rsidRPr="00660D7A">
        <w:rPr>
          <w:rFonts w:hint="cs"/>
          <w:rtl/>
        </w:rPr>
        <w:t>רי"ו</w:t>
      </w:r>
      <w:r w:rsidR="009B14FE">
        <w:rPr>
          <w:rFonts w:hint="cs"/>
          <w:rtl/>
        </w:rPr>
        <w:t>:</w:t>
      </w:r>
    </w:p>
    <w:p w14:paraId="13F2B802" w14:textId="0F4B500B" w:rsidR="005175F4" w:rsidRPr="000528DA" w:rsidRDefault="005175F4" w:rsidP="000528DA">
      <w:pPr>
        <w:rPr>
          <w:rtl/>
        </w:rPr>
      </w:pPr>
      <w:r w:rsidRPr="000528DA">
        <w:rPr>
          <w:rtl/>
        </w:rPr>
        <w:t>נותנין לו נחלה בלי מצרים,</w:t>
      </w:r>
      <w:r w:rsidR="001C486E" w:rsidRPr="000528DA">
        <w:rPr>
          <w:rFonts w:hint="cs"/>
          <w:rtl/>
        </w:rPr>
        <w:t xml:space="preserve"> </w:t>
      </w:r>
      <w:r w:rsidR="00C64809" w:rsidRPr="000528DA">
        <w:rPr>
          <w:rtl/>
        </w:rPr>
        <w:t>ד</w:t>
      </w:r>
      <w:r w:rsidRPr="000528DA">
        <w:rPr>
          <w:rStyle w:val="ad"/>
          <w:rtl/>
        </w:rPr>
        <w:t>'ומלא ברכת ה' ים ודרום ירשה</w:t>
      </w:r>
      <w:r w:rsidRPr="000528DA">
        <w:rPr>
          <w:rStyle w:val="ad"/>
          <w:rFonts w:hint="cs"/>
          <w:rtl/>
        </w:rPr>
        <w:t>'</w:t>
      </w:r>
      <w:r w:rsidRPr="000528DA">
        <w:rPr>
          <w:rStyle w:val="ad"/>
          <w:rtl/>
        </w:rPr>
        <w:t>.</w:t>
      </w:r>
    </w:p>
    <w:p w14:paraId="04C6C356" w14:textId="460B71F8" w:rsidR="00A24328" w:rsidRDefault="005175F4" w:rsidP="009A59D1">
      <w:pPr>
        <w:pStyle w:val="38"/>
        <w:framePr w:wrap="notBeside"/>
        <w:rPr>
          <w:rtl/>
        </w:rPr>
      </w:pPr>
      <w:r w:rsidRPr="00660D7A">
        <w:rPr>
          <w:rFonts w:hint="cs"/>
          <w:rtl/>
        </w:rPr>
        <w:t>ריב</w:t>
      </w:r>
      <w:r w:rsidRPr="00660D7A">
        <w:rPr>
          <w:rtl/>
        </w:rPr>
        <w:t>"</w:t>
      </w:r>
      <w:r w:rsidRPr="00660D7A">
        <w:rPr>
          <w:rFonts w:hint="cs"/>
          <w:rtl/>
        </w:rPr>
        <w:t>ח</w:t>
      </w:r>
      <w:r w:rsidR="009B14FE">
        <w:rPr>
          <w:rtl/>
        </w:rPr>
        <w:t>:</w:t>
      </w:r>
    </w:p>
    <w:p w14:paraId="6189E949" w14:textId="5CCB77FB" w:rsidR="005175F4" w:rsidRPr="000528DA" w:rsidRDefault="005175F4" w:rsidP="000528DA">
      <w:pPr>
        <w:rPr>
          <w:rtl/>
        </w:rPr>
      </w:pPr>
      <w:r w:rsidRPr="000528DA">
        <w:rPr>
          <w:rtl/>
        </w:rPr>
        <w:t xml:space="preserve">נוחל </w:t>
      </w:r>
      <w:r w:rsidR="00260583" w:rsidRPr="000528DA">
        <w:rPr>
          <w:rFonts w:hint="cs"/>
          <w:rtl/>
        </w:rPr>
        <w:t>ב'</w:t>
      </w:r>
      <w:r w:rsidRPr="000528DA">
        <w:rPr>
          <w:rtl/>
        </w:rPr>
        <w:t xml:space="preserve"> עולמים, </w:t>
      </w:r>
      <w:r w:rsidR="008D48BF" w:rsidRPr="000528DA">
        <w:rPr>
          <w:rFonts w:hint="cs"/>
          <w:rtl/>
        </w:rPr>
        <w:t>עוה"ז</w:t>
      </w:r>
      <w:r w:rsidR="00260583" w:rsidRPr="000528DA">
        <w:rPr>
          <w:rtl/>
        </w:rPr>
        <w:t xml:space="preserve"> ו</w:t>
      </w:r>
      <w:r w:rsidRPr="000528DA">
        <w:rPr>
          <w:rtl/>
        </w:rPr>
        <w:t>עוה"ב.</w:t>
      </w:r>
    </w:p>
    <w:p w14:paraId="02C77715" w14:textId="77777777" w:rsidR="001C486E" w:rsidRPr="00E34F28" w:rsidRDefault="005175F4" w:rsidP="000F6DD4">
      <w:pPr>
        <w:pStyle w:val="afffffc"/>
        <w:rPr>
          <w:rtl/>
        </w:rPr>
      </w:pPr>
      <w:bookmarkStart w:id="1728" w:name="_Toc193636407"/>
      <w:bookmarkStart w:id="1729" w:name="_Toc216185015"/>
      <w:r w:rsidRPr="006D3CF8">
        <w:rPr>
          <w:rtl/>
        </w:rPr>
        <w:t>עיטור</w:t>
      </w:r>
      <w:bookmarkEnd w:id="1728"/>
      <w:bookmarkEnd w:id="1729"/>
      <w:r w:rsidRPr="006D3CF8">
        <w:rPr>
          <w:rtl/>
        </w:rPr>
        <w:t xml:space="preserve"> </w:t>
      </w:r>
    </w:p>
    <w:p w14:paraId="393000C6" w14:textId="77777777" w:rsidR="005175F4" w:rsidRPr="000528DA" w:rsidRDefault="005175F4" w:rsidP="000528DA">
      <w:pPr>
        <w:rPr>
          <w:rtl/>
        </w:rPr>
      </w:pPr>
      <w:r w:rsidRPr="00E34F28">
        <w:rPr>
          <w:rStyle w:val="afffff9"/>
          <w:rtl/>
        </w:rPr>
        <w:t>ר</w:t>
      </w:r>
      <w:r w:rsidRPr="00E34F28">
        <w:rPr>
          <w:rStyle w:val="afffff9"/>
          <w:rFonts w:hint="cs"/>
          <w:rtl/>
        </w:rPr>
        <w:t>"י</w:t>
      </w:r>
      <w:r w:rsidR="001C486E" w:rsidRPr="00E34F28">
        <w:rPr>
          <w:rStyle w:val="afffff9"/>
          <w:rFonts w:hint="cs"/>
          <w:rtl/>
        </w:rPr>
        <w:t>:</w:t>
      </w:r>
      <w:r w:rsidRPr="00E34F28">
        <w:rPr>
          <w:rStyle w:val="afffff9"/>
          <w:rtl/>
        </w:rPr>
        <w:t xml:space="preserve"> </w:t>
      </w:r>
      <w:r w:rsidRPr="000528DA">
        <w:rPr>
          <w:rtl/>
        </w:rPr>
        <w:t xml:space="preserve">בתלמידים, </w:t>
      </w:r>
      <w:r w:rsidRPr="00E34F28">
        <w:rPr>
          <w:rStyle w:val="afffff9"/>
          <w:rtl/>
        </w:rPr>
        <w:t>ר</w:t>
      </w:r>
      <w:r w:rsidRPr="00E34F28">
        <w:rPr>
          <w:rStyle w:val="afffff9"/>
          <w:rFonts w:hint="cs"/>
          <w:rtl/>
        </w:rPr>
        <w:t>"ח</w:t>
      </w:r>
      <w:r w:rsidR="00941242" w:rsidRPr="00E34F28">
        <w:rPr>
          <w:rStyle w:val="afffff9"/>
          <w:rFonts w:hint="cs"/>
          <w:rtl/>
        </w:rPr>
        <w:t>:</w:t>
      </w:r>
      <w:r w:rsidRPr="00E34F28">
        <w:rPr>
          <w:rStyle w:val="afffff9"/>
          <w:rFonts w:hint="cs"/>
          <w:rtl/>
        </w:rPr>
        <w:t xml:space="preserve"> </w:t>
      </w:r>
      <w:r w:rsidRPr="000528DA">
        <w:rPr>
          <w:rtl/>
        </w:rPr>
        <w:t>בנטלי.</w:t>
      </w:r>
      <w:r w:rsidRPr="000528DA">
        <w:rPr>
          <w:rFonts w:hint="cs"/>
          <w:rtl/>
        </w:rPr>
        <w:t xml:space="preserve"> </w:t>
      </w:r>
      <w:r w:rsidRPr="00E34F28">
        <w:rPr>
          <w:rStyle w:val="afffff9"/>
          <w:rFonts w:hint="cs"/>
          <w:rtl/>
        </w:rPr>
        <w:t>ר"ח</w:t>
      </w:r>
      <w:r w:rsidRPr="00E34F28">
        <w:rPr>
          <w:rStyle w:val="afffff9"/>
          <w:rtl/>
        </w:rPr>
        <w:t xml:space="preserve">: </w:t>
      </w:r>
      <w:r w:rsidRPr="000528DA">
        <w:rPr>
          <w:rtl/>
        </w:rPr>
        <w:t>ובחי.</w:t>
      </w:r>
      <w:r w:rsidRPr="000528DA">
        <w:rPr>
          <w:rFonts w:hint="cs"/>
          <w:rtl/>
        </w:rPr>
        <w:t xml:space="preserve"> </w:t>
      </w:r>
      <w:r w:rsidRPr="00E34F28">
        <w:rPr>
          <w:rStyle w:val="afffff9"/>
          <w:rFonts w:hint="cs"/>
          <w:rtl/>
        </w:rPr>
        <w:t>ר</w:t>
      </w:r>
      <w:r w:rsidRPr="00E34F28">
        <w:rPr>
          <w:rStyle w:val="afffff9"/>
          <w:rtl/>
        </w:rPr>
        <w:t>"</w:t>
      </w:r>
      <w:r w:rsidRPr="00E34F28">
        <w:rPr>
          <w:rStyle w:val="afffff9"/>
          <w:rFonts w:hint="cs"/>
          <w:rtl/>
        </w:rPr>
        <w:t>ש</w:t>
      </w:r>
      <w:r w:rsidRPr="00E34F28">
        <w:rPr>
          <w:rStyle w:val="afffff9"/>
          <w:rtl/>
        </w:rPr>
        <w:t xml:space="preserve">: </w:t>
      </w:r>
      <w:r w:rsidRPr="000528DA">
        <w:rPr>
          <w:rtl/>
        </w:rPr>
        <w:t>ובברכת הארץ.</w:t>
      </w:r>
    </w:p>
    <w:p w14:paraId="019A82DA" w14:textId="77777777" w:rsidR="005175F4" w:rsidRPr="000528DA" w:rsidRDefault="005175F4" w:rsidP="000528DA">
      <w:pPr>
        <w:rPr>
          <w:rtl/>
        </w:rPr>
      </w:pPr>
      <w:bookmarkStart w:id="1730" w:name="_Toc193636408"/>
      <w:bookmarkStart w:id="1731" w:name="_Toc216185016"/>
      <w:r w:rsidRPr="00724E73">
        <w:rPr>
          <w:rStyle w:val="afffffd"/>
          <w:rtl/>
        </w:rPr>
        <w:t>עיטוף</w:t>
      </w:r>
      <w:bookmarkEnd w:id="1730"/>
      <w:bookmarkEnd w:id="1731"/>
      <w:r w:rsidRPr="00A10336">
        <w:rPr>
          <w:rStyle w:val="30"/>
          <w:rtl/>
        </w:rPr>
        <w:t xml:space="preserve"> </w:t>
      </w:r>
      <w:r w:rsidRPr="00E34F28">
        <w:rPr>
          <w:rStyle w:val="afffff9"/>
          <w:rtl/>
        </w:rPr>
        <w:t>ר"</w:t>
      </w:r>
      <w:r w:rsidRPr="00E34F28">
        <w:rPr>
          <w:rStyle w:val="afffff9"/>
          <w:rFonts w:hint="cs"/>
          <w:rtl/>
        </w:rPr>
        <w:t>פ</w:t>
      </w:r>
      <w:r w:rsidR="00941242" w:rsidRPr="00E34F28">
        <w:rPr>
          <w:rStyle w:val="afffff9"/>
          <w:rFonts w:hint="cs"/>
          <w:rtl/>
        </w:rPr>
        <w:t>:</w:t>
      </w:r>
      <w:r w:rsidRPr="00E34F28">
        <w:rPr>
          <w:rStyle w:val="afffff9"/>
          <w:rtl/>
        </w:rPr>
        <w:t xml:space="preserve"> </w:t>
      </w:r>
      <w:r w:rsidRPr="000528DA">
        <w:rPr>
          <w:rtl/>
        </w:rPr>
        <w:t>מעטף וי</w:t>
      </w:r>
      <w:r w:rsidR="00941242" w:rsidRPr="000528DA">
        <w:rPr>
          <w:rFonts w:hint="cs"/>
          <w:rtl/>
        </w:rPr>
        <w:t>שב</w:t>
      </w:r>
      <w:r w:rsidR="00941242" w:rsidRPr="000528DA">
        <w:rPr>
          <w:rtl/>
        </w:rPr>
        <w:t xml:space="preserve">, </w:t>
      </w:r>
      <w:r w:rsidR="001C486E" w:rsidRPr="00E34F28">
        <w:rPr>
          <w:rStyle w:val="afffff9"/>
          <w:rFonts w:hint="cs"/>
          <w:rtl/>
        </w:rPr>
        <w:t>ר"א</w:t>
      </w:r>
      <w:r w:rsidR="00941242" w:rsidRPr="00E34F28">
        <w:rPr>
          <w:rStyle w:val="afffff9"/>
          <w:rtl/>
        </w:rPr>
        <w:t xml:space="preserve"> </w:t>
      </w:r>
      <w:r w:rsidR="00941242" w:rsidRPr="000528DA">
        <w:rPr>
          <w:rtl/>
        </w:rPr>
        <w:t>פרס סודר על ר</w:t>
      </w:r>
      <w:r w:rsidR="00941242" w:rsidRPr="000528DA">
        <w:rPr>
          <w:rFonts w:hint="cs"/>
          <w:rtl/>
        </w:rPr>
        <w:t>אשו</w:t>
      </w:r>
      <w:r w:rsidRPr="000528DA">
        <w:rPr>
          <w:rtl/>
        </w:rPr>
        <w:t>.</w:t>
      </w:r>
    </w:p>
    <w:p w14:paraId="1F9AA44A" w14:textId="77777777" w:rsidR="005175F4" w:rsidRPr="00E34F28" w:rsidRDefault="005175F4" w:rsidP="000F6DD4">
      <w:pPr>
        <w:pStyle w:val="afffffc"/>
        <w:rPr>
          <w:rtl/>
        </w:rPr>
      </w:pPr>
      <w:bookmarkStart w:id="1732" w:name="_Toc193636409"/>
      <w:bookmarkStart w:id="1733" w:name="_Toc216185017"/>
      <w:r w:rsidRPr="000F6DD4">
        <w:rPr>
          <w:rtl/>
        </w:rPr>
        <w:t>נוטלו בשתי ידי</w:t>
      </w:r>
      <w:r w:rsidRPr="00C16F3B">
        <w:rPr>
          <w:rStyle w:val="afffffd"/>
          <w:rtl/>
        </w:rPr>
        <w:t>ו</w:t>
      </w:r>
      <w:r w:rsidRPr="006D3CF8">
        <w:rPr>
          <w:b w:val="0"/>
          <w:rtl/>
        </w:rPr>
        <w:t xml:space="preserve"> </w:t>
      </w:r>
      <w:r w:rsidR="00941242" w:rsidRPr="00E34F28">
        <w:rPr>
          <w:rStyle w:val="afffff9"/>
          <w:rFonts w:hint="cs"/>
          <w:rtl/>
        </w:rPr>
        <w:t>ר</w:t>
      </w:r>
      <w:r w:rsidRPr="00E34F28">
        <w:rPr>
          <w:rStyle w:val="afffff9"/>
          <w:rFonts w:hint="cs"/>
          <w:rtl/>
        </w:rPr>
        <w:t>חב'פ</w:t>
      </w:r>
      <w:r w:rsidRPr="00E34F28">
        <w:rPr>
          <w:rStyle w:val="afffff9"/>
          <w:rtl/>
        </w:rPr>
        <w:t xml:space="preserve">: </w:t>
      </w:r>
      <w:r w:rsidRPr="000528DA">
        <w:rPr>
          <w:rStyle w:val="ad"/>
          <w:rFonts w:hint="cs"/>
          <w:rtl/>
        </w:rPr>
        <w:t>'</w:t>
      </w:r>
      <w:r w:rsidRPr="000528DA">
        <w:rPr>
          <w:rStyle w:val="ad"/>
          <w:rtl/>
        </w:rPr>
        <w:t>שאו ידכם קדש וברכו את ה'.</w:t>
      </w:r>
      <w:bookmarkEnd w:id="1732"/>
      <w:bookmarkEnd w:id="1733"/>
    </w:p>
    <w:p w14:paraId="3AA17AB1" w14:textId="77777777" w:rsidR="00F64167" w:rsidRDefault="005175F4" w:rsidP="000528DA">
      <w:pPr>
        <w:rPr>
          <w:rtl/>
        </w:rPr>
      </w:pPr>
      <w:bookmarkStart w:id="1734" w:name="_Toc193636410"/>
      <w:bookmarkStart w:id="1735" w:name="_Toc216185018"/>
      <w:r w:rsidRPr="00724E73">
        <w:rPr>
          <w:rStyle w:val="afffffd"/>
          <w:rtl/>
        </w:rPr>
        <w:t>ונותנו לימי</w:t>
      </w:r>
      <w:r w:rsidRPr="00724E73">
        <w:rPr>
          <w:rStyle w:val="afffffd"/>
          <w:rFonts w:hint="cs"/>
          <w:rtl/>
        </w:rPr>
        <w:t>ן</w:t>
      </w:r>
      <w:bookmarkEnd w:id="1734"/>
      <w:bookmarkEnd w:id="1735"/>
      <w:r w:rsidR="00C16F3B" w:rsidRPr="000528DA">
        <w:rPr>
          <w:rFonts w:hint="cs"/>
          <w:rtl/>
        </w:rPr>
        <w:t xml:space="preserve"> </w:t>
      </w:r>
      <w:r w:rsidRPr="000528DA">
        <w:rPr>
          <w:rtl/>
        </w:rPr>
        <w:t>ראשונים שאלו</w:t>
      </w:r>
      <w:r w:rsidRPr="00E34F28">
        <w:rPr>
          <w:rStyle w:val="afffff9"/>
          <w:rtl/>
        </w:rPr>
        <w:t xml:space="preserve">: </w:t>
      </w:r>
      <w:r w:rsidRPr="000528DA">
        <w:rPr>
          <w:rtl/>
        </w:rPr>
        <w:t>שמאל מהו שתסייע לימין?</w:t>
      </w:r>
      <w:r w:rsidR="00941242" w:rsidRPr="000528DA">
        <w:rPr>
          <w:rFonts w:hint="cs"/>
          <w:rtl/>
        </w:rPr>
        <w:t xml:space="preserve"> </w:t>
      </w:r>
    </w:p>
    <w:p w14:paraId="51E39079" w14:textId="2D1285BD" w:rsidR="005175F4" w:rsidRPr="000528DA" w:rsidRDefault="005175F4" w:rsidP="00C95785">
      <w:pPr>
        <w:ind w:left="452" w:firstLine="113"/>
        <w:rPr>
          <w:rtl/>
        </w:rPr>
      </w:pPr>
      <w:r w:rsidRPr="00E34F28">
        <w:rPr>
          <w:rStyle w:val="afffff9"/>
          <w:rtl/>
        </w:rPr>
        <w:t>ר"</w:t>
      </w:r>
      <w:r w:rsidRPr="00E34F28">
        <w:rPr>
          <w:rStyle w:val="afffff9"/>
          <w:rFonts w:hint="cs"/>
          <w:rtl/>
        </w:rPr>
        <w:t>א</w:t>
      </w:r>
      <w:r w:rsidRPr="00E34F28">
        <w:rPr>
          <w:rStyle w:val="afffff9"/>
          <w:rtl/>
        </w:rPr>
        <w:t xml:space="preserve">: </w:t>
      </w:r>
      <w:r w:rsidRPr="000528DA">
        <w:rPr>
          <w:rtl/>
        </w:rPr>
        <w:t xml:space="preserve">הואיל וראשונים </w:t>
      </w:r>
      <w:r w:rsidR="00941242" w:rsidRPr="000528DA">
        <w:rPr>
          <w:rFonts w:hint="cs"/>
          <w:rtl/>
        </w:rPr>
        <w:t xml:space="preserve">בעו ולא פשטו </w:t>
      </w:r>
      <w:r w:rsidRPr="000528DA">
        <w:rPr>
          <w:rtl/>
        </w:rPr>
        <w:t>אנ</w:t>
      </w:r>
      <w:r w:rsidRPr="000528DA">
        <w:rPr>
          <w:rFonts w:hint="cs"/>
          <w:rtl/>
        </w:rPr>
        <w:t xml:space="preserve">ו </w:t>
      </w:r>
      <w:r w:rsidR="00941242" w:rsidRPr="000528DA">
        <w:rPr>
          <w:rFonts w:hint="cs"/>
          <w:rtl/>
        </w:rPr>
        <w:t>נחמיר</w:t>
      </w:r>
      <w:r w:rsidRPr="000528DA">
        <w:rPr>
          <w:rtl/>
        </w:rPr>
        <w:t>.</w:t>
      </w:r>
    </w:p>
    <w:p w14:paraId="222A628A" w14:textId="77777777" w:rsidR="005175F4" w:rsidRPr="000528DA" w:rsidRDefault="005175F4" w:rsidP="000528DA">
      <w:pPr>
        <w:rPr>
          <w:rtl/>
        </w:rPr>
      </w:pPr>
      <w:bookmarkStart w:id="1736" w:name="_Toc193636411"/>
      <w:bookmarkStart w:id="1737" w:name="_Toc216185019"/>
      <w:r w:rsidRPr="00724E73">
        <w:rPr>
          <w:rStyle w:val="afffffd"/>
          <w:rtl/>
        </w:rPr>
        <w:t>ומגביהו מן הקרקע טפח</w:t>
      </w:r>
      <w:bookmarkEnd w:id="1736"/>
      <w:bookmarkEnd w:id="1737"/>
      <w:r w:rsidRPr="00724E73">
        <w:rPr>
          <w:rStyle w:val="afffffd"/>
          <w:rtl/>
        </w:rPr>
        <w:t xml:space="preserve"> </w:t>
      </w:r>
      <w:r w:rsidRPr="00E34F28">
        <w:rPr>
          <w:rStyle w:val="afffff9"/>
          <w:rtl/>
        </w:rPr>
        <w:t xml:space="preserve"> </w:t>
      </w:r>
      <w:r w:rsidRPr="000528DA">
        <w:rPr>
          <w:rStyle w:val="ad"/>
          <w:rFonts w:hint="cs"/>
          <w:rtl/>
        </w:rPr>
        <w:t>'</w:t>
      </w:r>
      <w:r w:rsidRPr="000528DA">
        <w:rPr>
          <w:rStyle w:val="ad"/>
          <w:rtl/>
        </w:rPr>
        <w:t>כוס ישועות אשא ובשם ה' אקרא</w:t>
      </w:r>
      <w:r w:rsidRPr="000528DA">
        <w:rPr>
          <w:rStyle w:val="ad"/>
          <w:rFonts w:hint="cs"/>
          <w:rtl/>
        </w:rPr>
        <w:t>'</w:t>
      </w:r>
      <w:r w:rsidRPr="000528DA">
        <w:rPr>
          <w:rStyle w:val="ad"/>
          <w:rtl/>
        </w:rPr>
        <w:t>.</w:t>
      </w:r>
    </w:p>
    <w:p w14:paraId="4F130B91" w14:textId="77777777" w:rsidR="005175F4" w:rsidRPr="000528DA" w:rsidRDefault="005175F4" w:rsidP="000528DA">
      <w:pPr>
        <w:rPr>
          <w:rtl/>
        </w:rPr>
      </w:pPr>
      <w:bookmarkStart w:id="1738" w:name="_Toc193636412"/>
      <w:bookmarkStart w:id="1739" w:name="_Toc216185020"/>
      <w:r w:rsidRPr="00724E73">
        <w:rPr>
          <w:rStyle w:val="afffffd"/>
          <w:rtl/>
        </w:rPr>
        <w:t>ונותן עיניו בו</w:t>
      </w:r>
      <w:bookmarkEnd w:id="1738"/>
      <w:bookmarkEnd w:id="1739"/>
      <w:r w:rsidR="00C16F3B" w:rsidRPr="000528DA">
        <w:rPr>
          <w:rFonts w:hint="cs"/>
          <w:rtl/>
        </w:rPr>
        <w:t xml:space="preserve"> - </w:t>
      </w:r>
      <w:r w:rsidRPr="000528DA">
        <w:rPr>
          <w:rFonts w:hint="cs"/>
          <w:rtl/>
        </w:rPr>
        <w:t>שלא יסיח דעתו ממנו</w:t>
      </w:r>
      <w:r w:rsidRPr="000528DA">
        <w:rPr>
          <w:rtl/>
        </w:rPr>
        <w:t>.</w:t>
      </w:r>
    </w:p>
    <w:p w14:paraId="13771384" w14:textId="77777777" w:rsidR="00F64167" w:rsidRDefault="005175F4" w:rsidP="000528DA">
      <w:pPr>
        <w:rPr>
          <w:rtl/>
        </w:rPr>
      </w:pPr>
      <w:bookmarkStart w:id="1740" w:name="_Toc193636413"/>
      <w:bookmarkStart w:id="1741" w:name="_Toc216185021"/>
      <w:r w:rsidRPr="00724E73">
        <w:rPr>
          <w:rStyle w:val="afffffd"/>
          <w:rtl/>
        </w:rPr>
        <w:t>ומשגרו לאנשי ביתו במתנה</w:t>
      </w:r>
      <w:bookmarkEnd w:id="1740"/>
      <w:bookmarkEnd w:id="1741"/>
      <w:r w:rsidR="00C16F3B" w:rsidRPr="000528DA">
        <w:rPr>
          <w:rFonts w:hint="cs"/>
          <w:rtl/>
        </w:rPr>
        <w:t xml:space="preserve"> - </w:t>
      </w:r>
      <w:r w:rsidR="001C486E" w:rsidRPr="000528DA">
        <w:rPr>
          <w:rFonts w:hint="cs"/>
          <w:rtl/>
        </w:rPr>
        <w:t>ש</w:t>
      </w:r>
      <w:r w:rsidRPr="000528DA">
        <w:rPr>
          <w:rtl/>
        </w:rPr>
        <w:t xml:space="preserve">תתברך </w:t>
      </w:r>
      <w:r w:rsidRPr="000528DA">
        <w:rPr>
          <w:rFonts w:hint="cs"/>
          <w:rtl/>
        </w:rPr>
        <w:t>אשתו</w:t>
      </w:r>
      <w:r w:rsidRPr="000528DA">
        <w:rPr>
          <w:rtl/>
        </w:rPr>
        <w:t>.</w:t>
      </w:r>
    </w:p>
    <w:p w14:paraId="75786111" w14:textId="5FEC9E05" w:rsidR="005175F4" w:rsidRPr="00E34F28" w:rsidRDefault="00683C59" w:rsidP="00F50A20">
      <w:pPr>
        <w:pStyle w:val="afffa"/>
        <w:rPr>
          <w:rtl/>
        </w:rPr>
      </w:pPr>
      <w:r>
        <w:rPr>
          <w:rFonts w:hint="cs"/>
          <w:rtl/>
        </w:rPr>
        <w:lastRenderedPageBreak/>
        <w:t>***</w:t>
      </w:r>
    </w:p>
    <w:p w14:paraId="2630C0D7" w14:textId="77777777" w:rsidR="005175F4" w:rsidRPr="00E34F28" w:rsidRDefault="005175F4" w:rsidP="00EC0DC4">
      <w:pPr>
        <w:pStyle w:val="af2"/>
        <w:framePr w:wrap="around"/>
        <w:rPr>
          <w:rtl/>
        </w:rPr>
      </w:pPr>
      <w:r w:rsidRPr="00B7570C">
        <w:rPr>
          <w:rtl/>
        </w:rPr>
        <w:t>נא:</w:t>
      </w:r>
    </w:p>
    <w:p w14:paraId="39484E54" w14:textId="77777777" w:rsidR="00A24328" w:rsidRDefault="005175F4" w:rsidP="009A59D1">
      <w:pPr>
        <w:pStyle w:val="38"/>
        <w:framePr w:wrap="notBeside"/>
        <w:rPr>
          <w:rtl/>
        </w:rPr>
      </w:pPr>
      <w:r w:rsidRPr="00660D7A">
        <w:rPr>
          <w:rtl/>
        </w:rPr>
        <w:t>עולא</w:t>
      </w:r>
      <w:r w:rsidR="00A0687D" w:rsidRPr="00660D7A">
        <w:rPr>
          <w:rFonts w:hint="cs"/>
          <w:rtl/>
        </w:rPr>
        <w:t xml:space="preserve"> בבית ר"נ</w:t>
      </w:r>
      <w:r w:rsidR="00A24328">
        <w:rPr>
          <w:rtl/>
        </w:rPr>
        <w:t>:</w:t>
      </w:r>
    </w:p>
    <w:p w14:paraId="5FD5FF5E" w14:textId="584063FA" w:rsidR="005175F4" w:rsidRPr="000528DA" w:rsidRDefault="005175F4" w:rsidP="00C95785">
      <w:pPr>
        <w:rPr>
          <w:rtl/>
        </w:rPr>
      </w:pPr>
      <w:r>
        <w:rPr>
          <w:rFonts w:ascii="Fb Fontext" w:hAnsi="Fb Fontext" w:hint="cs"/>
          <w:rtl/>
        </w:rPr>
        <w:t xml:space="preserve">וברך </w:t>
      </w:r>
      <w:r>
        <w:rPr>
          <w:rStyle w:val="afffff9"/>
          <w:rFonts w:ascii="Fb Fontext" w:hAnsi="Fb Fontext" w:hint="cs"/>
          <w:rtl/>
          <w:rPrChange w:id="9303" w:author="מנוע אמוראים" w:date="2026-10-05T16:40:51Z">
            <w:rPr>
              <w:rFonts w:ascii="Fb Fontext" w:hAnsi="Fb Fontext" w:hint="cs"/>
              <w:rtl/>
            </w:rPr>
          </w:rPrChange>
        </w:rPr>
        <w:t xml:space="preserve">ברכהמ</w:t>
      </w:r>
      <w:r>
        <w:rPr>
          <w:rStyle w:val="afffff9"/>
          <w:rFonts w:ascii="Fb Fontext" w:hAnsi="Fb Fontext"/>
          <w:rtl/>
          <w:rPrChange w:id="9304" w:author="מנוע אמוראים" w:date="2026-10-05T16:40:51Z">
            <w:rPr>
              <w:rFonts w:ascii="Fb Fontext" w:hAnsi="Fb Fontext"/>
              <w:rtl/>
            </w:rPr>
          </w:rPrChange>
        </w:rPr>
        <w:t xml:space="preserve">"</w:t>
      </w:r>
      <w:r>
        <w:rPr>
          <w:rStyle w:val="afffff9"/>
          <w:rFonts w:ascii="Fb Fontext" w:hAnsi="Fb Fontext" w:hint="cs"/>
          <w:rtl/>
          <w:rPrChange w:id="9305" w:author="מנוע אמוראים" w:date="2026-10-05T16:40:51Z">
            <w:rPr>
              <w:rFonts w:ascii="Fb Fontext" w:hAnsi="Fb Fontext" w:hint="cs"/>
              <w:rtl/>
            </w:rPr>
          </w:rPrChange>
        </w:rPr>
        <w:t xml:space="preserve">ז</w:t>
      </w:r>
      <w:r>
        <w:rPr>
          <w:rFonts w:ascii="Fb Fontext" w:hAnsi="Fb Fontext" w:hint="cs"/>
          <w:rtl/>
        </w:rPr>
        <w:t xml:space="preserve"> והביא כוס של ברכה </w:t>
      </w:r>
      <w:r w:rsidRPr="00E34F28">
        <w:rPr>
          <w:rStyle w:val="afffff9"/>
          <w:rFonts w:hint="cs"/>
          <w:rtl/>
        </w:rPr>
        <w:t>לר</w:t>
      </w:r>
      <w:r w:rsidRPr="00E34F28">
        <w:rPr>
          <w:rStyle w:val="afffff9"/>
          <w:rtl/>
        </w:rPr>
        <w:t>"</w:t>
      </w:r>
      <w:r w:rsidRPr="00E34F28">
        <w:rPr>
          <w:rStyle w:val="afffff9"/>
          <w:rFonts w:hint="cs"/>
          <w:rtl/>
        </w:rPr>
        <w:t>נ</w:t>
      </w:r>
      <w:r w:rsidR="00C95785">
        <w:rPr>
          <w:rStyle w:val="afffff9"/>
          <w:rFonts w:hint="cs"/>
          <w:rtl/>
        </w:rPr>
        <w:t xml:space="preserve">. </w:t>
      </w:r>
      <w:r w:rsidR="001C486E" w:rsidRPr="00E34F28">
        <w:rPr>
          <w:rStyle w:val="afffff9"/>
          <w:rtl/>
        </w:rPr>
        <w:t>א"ל</w:t>
      </w:r>
      <w:r w:rsidRPr="00E34F28">
        <w:rPr>
          <w:rStyle w:val="afffff9"/>
          <w:rtl/>
        </w:rPr>
        <w:t xml:space="preserve">: </w:t>
      </w:r>
      <w:r w:rsidRPr="000528DA">
        <w:rPr>
          <w:rFonts w:hint="cs"/>
          <w:rtl/>
        </w:rPr>
        <w:t xml:space="preserve">שישלח </w:t>
      </w:r>
      <w:r w:rsidR="00A0687D" w:rsidRPr="000528DA">
        <w:rPr>
          <w:rFonts w:hint="cs"/>
          <w:rtl/>
        </w:rPr>
        <w:t>ה</w:t>
      </w:r>
      <w:r w:rsidRPr="000528DA">
        <w:rPr>
          <w:rFonts w:hint="cs"/>
          <w:rtl/>
        </w:rPr>
        <w:t xml:space="preserve">כוס </w:t>
      </w:r>
      <w:r w:rsidR="00347B87" w:rsidRPr="00E34F28">
        <w:rPr>
          <w:rStyle w:val="afffff9"/>
          <w:rFonts w:hint="cs"/>
          <w:rtl/>
        </w:rPr>
        <w:t xml:space="preserve">לילתא </w:t>
      </w:r>
      <w:r w:rsidRPr="00E34F28">
        <w:rPr>
          <w:rStyle w:val="afffff9"/>
          <w:rFonts w:hint="cs"/>
          <w:rtl/>
        </w:rPr>
        <w:t>אשת</w:t>
      </w:r>
      <w:r w:rsidR="00347B87" w:rsidRPr="00E34F28">
        <w:rPr>
          <w:rStyle w:val="afffff9"/>
          <w:rFonts w:hint="cs"/>
          <w:rtl/>
        </w:rPr>
        <w:t>ו</w:t>
      </w:r>
    </w:p>
    <w:p w14:paraId="470E65D6" w14:textId="68023A15" w:rsidR="00A24328" w:rsidRDefault="005175F4" w:rsidP="009A59D1">
      <w:pPr>
        <w:pStyle w:val="38"/>
        <w:framePr w:wrap="notBeside"/>
        <w:rPr>
          <w:rtl/>
        </w:rPr>
      </w:pPr>
      <w:r w:rsidRPr="00660D7A">
        <w:rPr>
          <w:rtl/>
        </w:rPr>
        <w:t xml:space="preserve">א"ל </w:t>
      </w:r>
      <w:r w:rsidR="009A2435" w:rsidRPr="00660D7A">
        <w:rPr>
          <w:rtl/>
        </w:rPr>
        <w:t>כך</w:t>
      </w:r>
      <w:r w:rsidRPr="00660D7A">
        <w:rPr>
          <w:rtl/>
        </w:rPr>
        <w:t xml:space="preserve"> ארי"ו</w:t>
      </w:r>
      <w:r w:rsidR="00A24328">
        <w:rPr>
          <w:rtl/>
        </w:rPr>
        <w:t>:</w:t>
      </w:r>
    </w:p>
    <w:p w14:paraId="2FB2A545" w14:textId="25F1C48F" w:rsidR="005175F4" w:rsidRPr="000528DA" w:rsidRDefault="005175F4" w:rsidP="000528DA">
      <w:pPr>
        <w:rPr>
          <w:rtl/>
        </w:rPr>
      </w:pPr>
      <w:r w:rsidRPr="000528DA">
        <w:rPr>
          <w:rtl/>
        </w:rPr>
        <w:t xml:space="preserve">אין פרי בטנה של אשה מתברך אלא מפרי בטנו של איש, </w:t>
      </w:r>
      <w:r w:rsidR="008D48BF" w:rsidRPr="000528DA">
        <w:rPr>
          <w:rFonts w:hint="cs"/>
          <w:rtl/>
        </w:rPr>
        <w:t>ד</w:t>
      </w:r>
      <w:r w:rsidRPr="000528DA">
        <w:rPr>
          <w:rStyle w:val="ad"/>
          <w:rFonts w:hint="cs"/>
          <w:rtl/>
        </w:rPr>
        <w:t>'</w:t>
      </w:r>
      <w:r w:rsidRPr="000528DA">
        <w:rPr>
          <w:rStyle w:val="ad"/>
          <w:rtl/>
        </w:rPr>
        <w:t>וברך פרי בטנך</w:t>
      </w:r>
      <w:r w:rsidRPr="000528DA">
        <w:rPr>
          <w:rStyle w:val="ad"/>
          <w:rFonts w:hint="cs"/>
          <w:rtl/>
        </w:rPr>
        <w:t>'</w:t>
      </w:r>
      <w:r w:rsidRPr="000528DA">
        <w:rPr>
          <w:rStyle w:val="ad"/>
          <w:rtl/>
        </w:rPr>
        <w:t xml:space="preserve"> </w:t>
      </w:r>
      <w:r w:rsidRPr="000528DA">
        <w:rPr>
          <w:rFonts w:hint="cs"/>
          <w:rtl/>
        </w:rPr>
        <w:t xml:space="preserve">ולא </w:t>
      </w:r>
      <w:r w:rsidRPr="000528DA">
        <w:rPr>
          <w:rtl/>
        </w:rPr>
        <w:t>פרי בטנה</w:t>
      </w:r>
      <w:r w:rsidR="00347B87" w:rsidRPr="000528DA">
        <w:rPr>
          <w:rFonts w:hint="cs"/>
          <w:rtl/>
        </w:rPr>
        <w:t>,</w:t>
      </w:r>
      <w:r w:rsidRPr="000528DA">
        <w:rPr>
          <w:rtl/>
        </w:rPr>
        <w:t xml:space="preserve"> </w:t>
      </w:r>
      <w:r w:rsidRPr="000528DA">
        <w:rPr>
          <w:rFonts w:hint="cs"/>
          <w:rtl/>
        </w:rPr>
        <w:t>ותנ</w:t>
      </w:r>
      <w:r w:rsidRPr="000528DA">
        <w:rPr>
          <w:rtl/>
        </w:rPr>
        <w:t>"</w:t>
      </w:r>
      <w:r w:rsidRPr="000528DA">
        <w:rPr>
          <w:rFonts w:hint="cs"/>
          <w:rtl/>
        </w:rPr>
        <w:t>ה</w:t>
      </w:r>
      <w:r w:rsidR="00347B87" w:rsidRPr="000528DA">
        <w:rPr>
          <w:rFonts w:hint="cs"/>
          <w:rtl/>
        </w:rPr>
        <w:t xml:space="preserve"> </w:t>
      </w:r>
      <w:r w:rsidR="00347B87" w:rsidRPr="00E34F28">
        <w:rPr>
          <w:rStyle w:val="afffff9"/>
          <w:rFonts w:hint="cs"/>
          <w:rtl/>
        </w:rPr>
        <w:t>מר"נ,</w:t>
      </w:r>
      <w:r w:rsidR="008D48BF" w:rsidRPr="00E34F28">
        <w:rPr>
          <w:rStyle w:val="afffff9"/>
          <w:rFonts w:hint="cs"/>
          <w:rtl/>
        </w:rPr>
        <w:t xml:space="preserve"> </w:t>
      </w:r>
      <w:r w:rsidRPr="00E34F28">
        <w:rPr>
          <w:rStyle w:val="afffff9"/>
          <w:rtl/>
        </w:rPr>
        <w:t>שמעה ילתא</w:t>
      </w:r>
      <w:r w:rsidR="00C16F3B" w:rsidRPr="00E34F28">
        <w:rPr>
          <w:rStyle w:val="afffff9"/>
          <w:rFonts w:hint="cs"/>
          <w:rtl/>
        </w:rPr>
        <w:t>:</w:t>
      </w:r>
      <w:r w:rsidRPr="00E34F28">
        <w:rPr>
          <w:rStyle w:val="afffff9"/>
          <w:rFonts w:hint="cs"/>
          <w:rtl/>
        </w:rPr>
        <w:t xml:space="preserve"> </w:t>
      </w:r>
      <w:r w:rsidRPr="000528DA">
        <w:rPr>
          <w:rFonts w:hint="cs"/>
          <w:rtl/>
        </w:rPr>
        <w:t xml:space="preserve">ושברה </w:t>
      </w:r>
      <w:r w:rsidR="00347B87" w:rsidRPr="000528DA">
        <w:rPr>
          <w:rFonts w:hint="cs"/>
          <w:rtl/>
        </w:rPr>
        <w:t xml:space="preserve">בכעסה </w:t>
      </w:r>
      <w:r w:rsidRPr="000528DA">
        <w:rPr>
          <w:rFonts w:hint="cs"/>
          <w:rtl/>
        </w:rPr>
        <w:t>ד' מאות חביות יין</w:t>
      </w:r>
      <w:r w:rsidR="00347B87" w:rsidRPr="000528DA">
        <w:rPr>
          <w:rFonts w:hint="cs"/>
          <w:rtl/>
        </w:rPr>
        <w:t>,</w:t>
      </w:r>
    </w:p>
    <w:p w14:paraId="68B6AE82" w14:textId="2947B1B9" w:rsidR="00A24328" w:rsidRDefault="005175F4" w:rsidP="009A59D1">
      <w:pPr>
        <w:pStyle w:val="38"/>
        <w:framePr w:wrap="notBeside"/>
        <w:rPr>
          <w:rtl/>
        </w:rPr>
      </w:pPr>
      <w:r w:rsidRPr="00660D7A">
        <w:rPr>
          <w:rtl/>
        </w:rPr>
        <w:t xml:space="preserve">א"ל </w:t>
      </w:r>
      <w:r w:rsidR="001C486E" w:rsidRPr="00660D7A">
        <w:rPr>
          <w:rFonts w:hint="cs"/>
          <w:rtl/>
        </w:rPr>
        <w:t>ר"נ</w:t>
      </w:r>
      <w:r w:rsidR="009B14FE">
        <w:rPr>
          <w:rtl/>
        </w:rPr>
        <w:t>:</w:t>
      </w:r>
    </w:p>
    <w:p w14:paraId="566EABD7" w14:textId="0E658BF3" w:rsidR="005175F4" w:rsidRPr="001E1D11" w:rsidRDefault="005175F4" w:rsidP="00C95785">
      <w:pPr>
        <w:rPr>
          <w:spacing w:val="-4"/>
          <w:rtl/>
        </w:rPr>
      </w:pPr>
      <w:r w:rsidRPr="001E1D11">
        <w:rPr>
          <w:rFonts w:hint="cs"/>
          <w:spacing w:val="-4"/>
          <w:rtl/>
        </w:rPr>
        <w:t>שישלח לה כוס אחרת לפייסה</w:t>
      </w:r>
      <w:r w:rsidR="00C16F3B" w:rsidRPr="001E1D11">
        <w:rPr>
          <w:rFonts w:hint="cs"/>
          <w:spacing w:val="-4"/>
          <w:rtl/>
        </w:rPr>
        <w:t>,</w:t>
      </w:r>
      <w:r w:rsidRPr="001E1D11">
        <w:rPr>
          <w:rFonts w:hint="cs"/>
          <w:spacing w:val="-4"/>
          <w:rtl/>
        </w:rPr>
        <w:t xml:space="preserve"> </w:t>
      </w:r>
      <w:r w:rsidRPr="001E1D11">
        <w:rPr>
          <w:rStyle w:val="afffff9"/>
          <w:rFonts w:hint="cs"/>
          <w:spacing w:val="-4"/>
          <w:rtl/>
        </w:rPr>
        <w:t>ושלח לה</w:t>
      </w:r>
      <w:r w:rsidRPr="001E1D11">
        <w:rPr>
          <w:rFonts w:hint="cs"/>
          <w:spacing w:val="-4"/>
          <w:rtl/>
        </w:rPr>
        <w:t xml:space="preserve"> </w:t>
      </w:r>
      <w:r w:rsidR="001C486E" w:rsidRPr="001E1D11">
        <w:rPr>
          <w:rFonts w:hint="cs"/>
          <w:spacing w:val="-4"/>
          <w:rtl/>
        </w:rPr>
        <w:t>ש</w:t>
      </w:r>
      <w:r w:rsidRPr="001E1D11">
        <w:rPr>
          <w:rFonts w:hint="cs"/>
          <w:spacing w:val="-4"/>
          <w:rtl/>
        </w:rPr>
        <w:t>כל היין שבחבית יין ברכה הוא</w:t>
      </w:r>
      <w:r w:rsidR="001C486E" w:rsidRPr="001E1D11">
        <w:rPr>
          <w:rFonts w:hint="cs"/>
          <w:spacing w:val="-4"/>
          <w:rtl/>
        </w:rPr>
        <w:t>,</w:t>
      </w:r>
    </w:p>
    <w:p w14:paraId="2F1F257F" w14:textId="60CF297C" w:rsidR="00A24328" w:rsidRDefault="005175F4" w:rsidP="009A59D1">
      <w:pPr>
        <w:pStyle w:val="38"/>
        <w:framePr w:wrap="notBeside"/>
        <w:rPr>
          <w:rtl/>
        </w:rPr>
      </w:pPr>
      <w:r w:rsidRPr="00660D7A">
        <w:rPr>
          <w:rFonts w:hint="cs"/>
          <w:rtl/>
        </w:rPr>
        <w:t>שלחה לו</w:t>
      </w:r>
      <w:r w:rsidR="009B14FE">
        <w:rPr>
          <w:rFonts w:hint="cs"/>
          <w:rtl/>
        </w:rPr>
        <w:t>:</w:t>
      </w:r>
    </w:p>
    <w:p w14:paraId="263DECCF" w14:textId="4351AB23" w:rsidR="00F64167" w:rsidRDefault="005175F4" w:rsidP="00C95785">
      <w:pPr>
        <w:rPr>
          <w:rtl/>
        </w:rPr>
      </w:pPr>
      <w:r w:rsidRPr="000528DA">
        <w:rPr>
          <w:rFonts w:hint="cs"/>
          <w:rtl/>
        </w:rPr>
        <w:t>שמרוכלים המחזרים ירבו דברים</w:t>
      </w:r>
      <w:r w:rsidR="00C16F3B" w:rsidRPr="000528DA">
        <w:rPr>
          <w:rFonts w:hint="cs"/>
          <w:rtl/>
        </w:rPr>
        <w:t>,</w:t>
      </w:r>
      <w:r w:rsidRPr="000528DA">
        <w:rPr>
          <w:rFonts w:hint="cs"/>
          <w:rtl/>
        </w:rPr>
        <w:t xml:space="preserve"> כמו שמבלאי בגדים ירבו כינים.</w:t>
      </w:r>
    </w:p>
    <w:p w14:paraId="3E54044A" w14:textId="5A345F6E" w:rsidR="005175F4" w:rsidRPr="00E34F28" w:rsidRDefault="00683C59" w:rsidP="00F50A20">
      <w:pPr>
        <w:pStyle w:val="afffa"/>
        <w:rPr>
          <w:rtl/>
        </w:rPr>
      </w:pPr>
      <w:r>
        <w:rPr>
          <w:rFonts w:hint="cs"/>
          <w:rtl/>
        </w:rPr>
        <w:t>***</w:t>
      </w:r>
    </w:p>
    <w:p w14:paraId="4A0351B7" w14:textId="2B52B7B5" w:rsidR="00A24328" w:rsidRDefault="001C486E" w:rsidP="009A59D1">
      <w:pPr>
        <w:pStyle w:val="38"/>
        <w:framePr w:wrap="notBeside"/>
        <w:rPr>
          <w:rtl/>
        </w:rPr>
      </w:pPr>
      <w:r w:rsidRPr="00660D7A">
        <w:rPr>
          <w:rtl/>
        </w:rPr>
        <w:t>ר</w:t>
      </w:r>
      <w:r w:rsidRPr="00660D7A">
        <w:rPr>
          <w:rFonts w:hint="cs"/>
          <w:rtl/>
        </w:rPr>
        <w:t>"א</w:t>
      </w:r>
      <w:r w:rsidR="009B14FE">
        <w:rPr>
          <w:rtl/>
        </w:rPr>
        <w:t>:</w:t>
      </w:r>
    </w:p>
    <w:p w14:paraId="383568D8" w14:textId="58EE536D" w:rsidR="00C16F3B" w:rsidRPr="000528DA" w:rsidRDefault="005175F4" w:rsidP="000528DA">
      <w:pPr>
        <w:rPr>
          <w:rtl/>
        </w:rPr>
      </w:pPr>
      <w:bookmarkStart w:id="1742" w:name="_Toc193636414"/>
      <w:bookmarkStart w:id="1743" w:name="_Toc216185022"/>
      <w:r w:rsidRPr="00A10336">
        <w:rPr>
          <w:rStyle w:val="30"/>
          <w:rtl/>
        </w:rPr>
        <w:t>אין מסיחין על כוס של ברכה.</w:t>
      </w:r>
      <w:bookmarkEnd w:id="1742"/>
      <w:bookmarkEnd w:id="1743"/>
    </w:p>
    <w:p w14:paraId="009370C9" w14:textId="02A95F8E" w:rsidR="00A24328" w:rsidRDefault="001C486E" w:rsidP="009A59D1">
      <w:pPr>
        <w:pStyle w:val="38"/>
        <w:framePr w:wrap="notBeside"/>
        <w:rPr>
          <w:rtl/>
        </w:rPr>
      </w:pPr>
      <w:r w:rsidRPr="00660D7A">
        <w:rPr>
          <w:rFonts w:hint="cs"/>
          <w:rtl/>
        </w:rPr>
        <w:t>ר"א</w:t>
      </w:r>
      <w:r w:rsidR="009B14FE">
        <w:rPr>
          <w:rFonts w:hint="cs"/>
          <w:rtl/>
        </w:rPr>
        <w:t>:</w:t>
      </w:r>
    </w:p>
    <w:p w14:paraId="7403F7C3" w14:textId="33954561" w:rsidR="005175F4" w:rsidRPr="000528DA" w:rsidRDefault="005175F4" w:rsidP="000528DA">
      <w:pPr>
        <w:rPr>
          <w:rtl/>
        </w:rPr>
      </w:pPr>
      <w:bookmarkStart w:id="1744" w:name="_Toc193636415"/>
      <w:bookmarkStart w:id="1745" w:name="_Toc216185023"/>
      <w:r w:rsidRPr="00A10336">
        <w:rPr>
          <w:rStyle w:val="30"/>
          <w:rtl/>
        </w:rPr>
        <w:t>אין מברכין על כוס של פורענות.</w:t>
      </w:r>
      <w:bookmarkEnd w:id="1744"/>
      <w:bookmarkEnd w:id="1745"/>
      <w:r w:rsidR="001C486E" w:rsidRPr="00A10336">
        <w:rPr>
          <w:rStyle w:val="30"/>
          <w:rFonts w:hint="cs"/>
          <w:rtl/>
        </w:rPr>
        <w:t xml:space="preserve"> </w:t>
      </w:r>
      <w:r w:rsidRPr="000528DA">
        <w:rPr>
          <w:rFonts w:hint="cs"/>
          <w:rtl/>
        </w:rPr>
        <w:t>- כוס שני</w:t>
      </w:r>
    </w:p>
    <w:p w14:paraId="7DE20F16" w14:textId="03804C3C" w:rsidR="00A24328" w:rsidRDefault="005175F4" w:rsidP="009A59D1">
      <w:pPr>
        <w:pStyle w:val="38"/>
        <w:framePr w:wrap="notBeside"/>
        <w:rPr>
          <w:rtl/>
        </w:rPr>
      </w:pPr>
      <w:r w:rsidRPr="00660D7A">
        <w:rPr>
          <w:rtl/>
        </w:rPr>
        <w:t>תנ"ה</w:t>
      </w:r>
      <w:r w:rsidR="009B14FE">
        <w:rPr>
          <w:rtl/>
        </w:rPr>
        <w:t>:</w:t>
      </w:r>
    </w:p>
    <w:p w14:paraId="0BC8F65E" w14:textId="3798D9A3" w:rsidR="005175F4" w:rsidRPr="000528DA" w:rsidRDefault="005175F4" w:rsidP="00C95785">
      <w:pPr>
        <w:rPr>
          <w:rtl/>
        </w:rPr>
      </w:pPr>
      <w:r w:rsidRPr="000528DA">
        <w:rPr>
          <w:rtl/>
        </w:rPr>
        <w:t xml:space="preserve">השותה כפלים לא יברך, </w:t>
      </w:r>
      <w:r w:rsidR="00C64809" w:rsidRPr="000528DA">
        <w:rPr>
          <w:rtl/>
        </w:rPr>
        <w:t>ד</w:t>
      </w:r>
      <w:r w:rsidRPr="000528DA">
        <w:rPr>
          <w:rStyle w:val="ad"/>
          <w:rtl/>
        </w:rPr>
        <w:t>'הכון לקראת אלהיך ישראל</w:t>
      </w:r>
      <w:r w:rsidRPr="000528DA">
        <w:rPr>
          <w:rStyle w:val="ad"/>
          <w:rFonts w:hint="cs"/>
          <w:rtl/>
        </w:rPr>
        <w:t>'</w:t>
      </w:r>
      <w:r w:rsidRPr="000528DA">
        <w:rPr>
          <w:rStyle w:val="ad"/>
          <w:rtl/>
        </w:rPr>
        <w:t xml:space="preserve"> </w:t>
      </w:r>
      <w:r w:rsidR="00C95785">
        <w:rPr>
          <w:rFonts w:hint="cs"/>
          <w:rtl/>
        </w:rPr>
        <w:t xml:space="preserve">וזה </w:t>
      </w:r>
      <w:r w:rsidRPr="000528DA">
        <w:rPr>
          <w:rtl/>
        </w:rPr>
        <w:t>לא מתקן.</w:t>
      </w:r>
    </w:p>
    <w:p w14:paraId="49EF5ADB" w14:textId="5521F318" w:rsidR="00A24328" w:rsidRDefault="005175F4" w:rsidP="009A59D1">
      <w:pPr>
        <w:pStyle w:val="38"/>
        <w:framePr w:wrap="notBeside"/>
        <w:rPr>
          <w:rtl/>
        </w:rPr>
      </w:pPr>
      <w:r w:rsidRPr="00660D7A">
        <w:rPr>
          <w:rtl/>
        </w:rPr>
        <w:t>ר"</w:t>
      </w:r>
      <w:r w:rsidRPr="00660D7A">
        <w:rPr>
          <w:rFonts w:hint="cs"/>
          <w:rtl/>
        </w:rPr>
        <w:t>א</w:t>
      </w:r>
      <w:r w:rsidR="001C486E" w:rsidRPr="00660D7A">
        <w:rPr>
          <w:rFonts w:hint="cs"/>
          <w:rtl/>
        </w:rPr>
        <w:t>:</w:t>
      </w:r>
      <w:r w:rsidR="00C95785" w:rsidRPr="00660D7A">
        <w:rPr>
          <w:rFonts w:hint="cs"/>
          <w:rtl/>
        </w:rPr>
        <w:t>מתני</w:t>
      </w:r>
      <w:r w:rsidR="009B14FE">
        <w:rPr>
          <w:rFonts w:hint="cs"/>
          <w:rtl/>
        </w:rPr>
        <w:t>:</w:t>
      </w:r>
    </w:p>
    <w:p w14:paraId="19787022" w14:textId="6469CD21" w:rsidR="00C16F3B" w:rsidRPr="000528DA" w:rsidRDefault="001C486E" w:rsidP="00C95785">
      <w:pPr>
        <w:rPr>
          <w:rtl/>
        </w:rPr>
      </w:pPr>
      <w:bookmarkStart w:id="1746" w:name="_Toc193636416"/>
      <w:bookmarkStart w:id="1747" w:name="_Toc216185024"/>
      <w:r w:rsidRPr="00A10336">
        <w:rPr>
          <w:rStyle w:val="30"/>
          <w:rtl/>
        </w:rPr>
        <w:t>האוכל ומהלך</w:t>
      </w:r>
      <w:bookmarkEnd w:id="1746"/>
      <w:bookmarkEnd w:id="1747"/>
      <w:r w:rsidRPr="00A10336">
        <w:rPr>
          <w:rStyle w:val="30"/>
          <w:rtl/>
        </w:rPr>
        <w:t xml:space="preserve"> </w:t>
      </w:r>
      <w:r w:rsidR="005175F4" w:rsidRPr="000528DA">
        <w:rPr>
          <w:rtl/>
        </w:rPr>
        <w:t>מברך מעומד,</w:t>
      </w:r>
      <w:r w:rsidR="00C95785">
        <w:rPr>
          <w:rFonts w:hint="cs"/>
          <w:rtl/>
        </w:rPr>
        <w:t xml:space="preserve"> </w:t>
      </w:r>
      <w:r w:rsidR="005175F4" w:rsidRPr="000528DA">
        <w:rPr>
          <w:rtl/>
        </w:rPr>
        <w:t>וכ</w:t>
      </w:r>
      <w:r w:rsidR="00C95785">
        <w:rPr>
          <w:rFonts w:hint="cs"/>
          <w:rtl/>
        </w:rPr>
        <w:t>ש</w:t>
      </w:r>
      <w:r w:rsidR="005175F4" w:rsidRPr="000528DA">
        <w:rPr>
          <w:rtl/>
        </w:rPr>
        <w:t xml:space="preserve">אוכל </w:t>
      </w:r>
      <w:r w:rsidR="005175F4" w:rsidRPr="00A10336">
        <w:rPr>
          <w:rStyle w:val="30"/>
          <w:rtl/>
        </w:rPr>
        <w:t>מעומד</w:t>
      </w:r>
      <w:r w:rsidR="005175F4" w:rsidRPr="000528DA">
        <w:rPr>
          <w:rtl/>
        </w:rPr>
        <w:t xml:space="preserve"> מברך מיושב,</w:t>
      </w:r>
    </w:p>
    <w:p w14:paraId="0E44AE5B" w14:textId="1EF4087B" w:rsidR="005175F4" w:rsidRPr="00E34F28" w:rsidRDefault="00C95785" w:rsidP="00C95785">
      <w:pPr>
        <w:rPr>
          <w:rtl/>
        </w:rPr>
      </w:pPr>
      <w:bookmarkStart w:id="1748" w:name="_Toc193636417"/>
      <w:bookmarkStart w:id="1749" w:name="_Toc216185025"/>
      <w:r w:rsidRPr="00A10336">
        <w:rPr>
          <w:rStyle w:val="30"/>
          <w:rFonts w:hint="cs"/>
          <w:rtl/>
        </w:rPr>
        <w:t>כש</w:t>
      </w:r>
      <w:r w:rsidR="001C486E" w:rsidRPr="00A10336">
        <w:rPr>
          <w:rStyle w:val="30"/>
          <w:rtl/>
        </w:rPr>
        <w:t>מיסב</w:t>
      </w:r>
      <w:bookmarkEnd w:id="1748"/>
      <w:bookmarkEnd w:id="1749"/>
      <w:r w:rsidR="001C486E" w:rsidRPr="000528DA">
        <w:rPr>
          <w:rtl/>
        </w:rPr>
        <w:t xml:space="preserve"> ואוכל</w:t>
      </w:r>
      <w:r>
        <w:rPr>
          <w:rFonts w:hint="cs"/>
          <w:rtl/>
        </w:rPr>
        <w:t>-</w:t>
      </w:r>
      <w:r w:rsidR="001C486E" w:rsidRPr="000528DA">
        <w:rPr>
          <w:rtl/>
        </w:rPr>
        <w:t xml:space="preserve"> </w:t>
      </w:r>
      <w:r w:rsidR="005175F4" w:rsidRPr="000528DA">
        <w:rPr>
          <w:rtl/>
        </w:rPr>
        <w:t>יושב ומברך.</w:t>
      </w:r>
      <w:r>
        <w:rPr>
          <w:rFonts w:hint="cs"/>
          <w:rtl/>
        </w:rPr>
        <w:t xml:space="preserve"> </w:t>
      </w:r>
      <w:r w:rsidR="005175F4" w:rsidRPr="00A10336">
        <w:rPr>
          <w:rStyle w:val="30"/>
          <w:rtl/>
        </w:rPr>
        <w:t>ו</w:t>
      </w:r>
      <w:r w:rsidR="00C545E6" w:rsidRPr="00A10336">
        <w:rPr>
          <w:rStyle w:val="30"/>
          <w:rtl/>
        </w:rPr>
        <w:t>הלכה</w:t>
      </w:r>
      <w:r w:rsidR="005175F4" w:rsidRPr="00A10336">
        <w:rPr>
          <w:rStyle w:val="30"/>
          <w:rtl/>
        </w:rPr>
        <w:t>: בכולהו יושב ומברך.</w:t>
      </w:r>
    </w:p>
    <w:p w14:paraId="3687D84D" w14:textId="77777777" w:rsidR="00F64167" w:rsidRDefault="00F64167" w:rsidP="00C95785">
      <w:pPr>
        <w:pStyle w:val="afffffc"/>
        <w:rPr>
          <w:rStyle w:val="30"/>
          <w:rtl/>
        </w:rPr>
        <w:sectPr w:rsidR="00F64167" w:rsidSect="00F95182">
          <w:pgSz w:w="5103" w:h="7371" w:code="221"/>
          <w:pgMar w:top="284" w:right="851" w:bottom="340" w:left="567" w:header="284" w:footer="170" w:gutter="0"/>
          <w:cols w:space="1134"/>
          <w:bidi/>
          <w:rtlGutter/>
          <w:docGrid w:linePitch="360"/>
        </w:sectPr>
      </w:pPr>
      <w:bookmarkStart w:id="1750" w:name="_Toc193636418"/>
    </w:p>
    <w:p w14:paraId="7BE193A6" w14:textId="77777777" w:rsidR="001C486E" w:rsidRPr="00470C2A" w:rsidRDefault="005175F4" w:rsidP="00470C2A">
      <w:pPr>
        <w:pStyle w:val="Hadran"/>
        <w:rPr>
          <w:rtl/>
        </w:rPr>
        <w:pPrChange w:id="91045" w:author="Claude" w:date="2026-10-08T08:34:46Z">
          <w:pPr>
            <w:pStyle w:val="affff3"/>
            <w:rPr>
              <w:rtl/>
            </w:rPr>
          </w:pPr>
        </w:pPrChange>
      </w:pPr>
      <w:bookmarkStart w:id="1751" w:name="_Toc216185026"/>
      <w:r w:rsidRPr="00470C2A">
        <w:rPr>
          <w:rStyle w:val="30"/>
          <w:rFonts w:ascii="BA Vilna Medium" w:hAnsi="BA Vilna Medium" w:cs="BA Vilna Medium"/>
          <w:bCs w:val="0"/>
          <w:sz w:val="20"/>
          <w:szCs w:val="20"/>
          <w:rtl/>
        </w:rPr>
        <w:t>הדרן עלך</w:t>
      </w:r>
      <w:r w:rsidRPr="00470C2A">
        <w:rPr>
          <w:rStyle w:val="30"/>
          <w:rFonts w:ascii="BA Vilna Medium" w:hAnsi="BA Vilna Medium" w:cs="BA Vilna Medium" w:hint="cs"/>
          <w:bCs w:val="0"/>
          <w:sz w:val="20"/>
          <w:szCs w:val="20"/>
          <w:rtl/>
        </w:rPr>
        <w:t xml:space="preserve"> שלושה שאכלו</w:t>
      </w:r>
      <w:bookmarkEnd w:id="1750"/>
      <w:bookmarkEnd w:id="1751"/>
    </w:p>
    <w:p w14:paraId="5CAA402D" w14:textId="77777777" w:rsidR="00F64167" w:rsidRDefault="00F64167" w:rsidP="00682BF2">
      <w:pPr>
        <w:pStyle w:val="afffff1"/>
        <w:framePr w:wrap="auto" w:vAnchor="margin" w:hAnchor="text" w:yAlign="inline" w:anchorLock="1"/>
        <w:jc w:val="both"/>
        <w:rPr>
          <w:rFonts w:cs="BA Esthetic Bold"/>
          <w:b w:val="0"/>
          <w:bCs w:val="0"/>
          <w:rtl/>
        </w:rPr>
      </w:pPr>
    </w:p>
    <w:p w14:paraId="1481DA51" w14:textId="77777777" w:rsidR="00F64167" w:rsidRDefault="00F64167" w:rsidP="00682BF2">
      <w:pPr>
        <w:pStyle w:val="afffff1"/>
        <w:framePr w:wrap="auto" w:vAnchor="margin" w:hAnchor="text" w:yAlign="inline" w:anchorLock="1"/>
        <w:jc w:val="both"/>
        <w:rPr>
          <w:rFonts w:cs="BA Esthetic Bold"/>
          <w:b w:val="0"/>
          <w:bCs w:val="0"/>
          <w:rtl/>
        </w:rPr>
        <w:sectPr w:rsidR="00F64167" w:rsidSect="00F95182">
          <w:type w:val="continuous"/>
          <w:pgSz w:w="5103" w:h="7371" w:code="221"/>
          <w:pgMar w:top="284" w:right="851" w:bottom="340" w:left="567" w:header="283" w:footer="170" w:gutter="0"/>
          <w:cols w:space="1134"/>
          <w:bidi/>
          <w:rtlGutter/>
          <w:docGrid w:linePitch="360"/>
        </w:sectPr>
      </w:pPr>
    </w:p>
    <w:p w14:paraId="568FA86F" w14:textId="77777777" w:rsidR="00845FF6" w:rsidRDefault="001C486E" w:rsidP="00682BF2">
      <w:pPr>
        <w:pStyle w:val="PetichatPerek"/>
        <w:jc w:val="both"/>
        <w:rPr>
          <w:rtl/>
        </w:rPr>
        <w:pPrChange w:id="21187" w:author="Claude" w:date="2026-10-07T09:24:28Z">
          <w:pPr>
            <w:pStyle w:val="afffff1"/>
            <w:framePr w:wrap="notBeside"/>
            <w:jc w:val="both"/>
            <w:rPr>
              <w:rtl/>
            </w:rPr>
          </w:pPr>
        </w:pPrChange>
      </w:pPr>
      <w:r w:rsidRPr="006D3CF8">
        <w:rPr>
          <w:rFonts w:cs="BA Esthetic Bold"/>
          <w:b w:val="0"/>
          <w:bCs w:val="0"/>
          <w:rtl/>
        </w:rPr>
        <w:br w:type="column"/>
      </w:r>
      <w:r>
        <w:rPr>
          <w:rFonts w:cs="BA Esthetic Bold" w:hint="cs"/>
          <w:b w:val="0"/>
          <w:bCs w:val="0"/>
          <w:rtl/>
        </w:rPr>
        <w:t xml:space="preserve">פרק שמיני</w:t>
      </w:r>
      <w:del w:id="22194" w:author="Claude" w:date="2026-10-07T09:33:04Z">
        <w:r>
          <w:rPr>
            <w:rFonts w:cs="BA Esthetic Bold" w:hint="cs"/>
            <w:b w:val="0"/>
            <w:bCs w:val="0"/>
            <w:rtl/>
          </w:rPr>
          <w:delText xml:space="preserve"> </w:delText>
        </w:r>
      </w:del>
      <w:ins w:id="22195" w:author="Claude" w:date="2026-10-07T09:33:04Z">
        <w:r>
          <w:rPr>
            <w:rFonts w:cs="BA Esthetic Bold" w:hint="cs"/>
            <w:b w:val="0"/>
            <w:bCs w:val="0"/>
            <w:rtl/>
          </w:rPr>
          <w:t xml:space="preserve"> - </w:t>
        </w:r>
      </w:ins>
      <w:r>
        <w:rPr>
          <w:rFonts w:cs="BA Esthetic Bold" w:hint="cs"/>
          <w:b w:val="0"/>
          <w:bCs w:val="0"/>
          <w:rtl/>
        </w:rPr>
        <w:t xml:space="preserve">אלו דברים </w:t>
      </w:r>
    </w:p>
    <w:p w14:paraId="4AD7C658" w14:textId="77777777" w:rsidR="0083267A" w:rsidRDefault="0083267A" w:rsidP="0083267A">
      <w:pPr>
        <w:pStyle w:val="afffc"/>
        <w:framePr w:wrap="around"/>
        <w:rPr>
          <w:del w:id="23197" w:author="Claude" w:date="2026-10-07T09:43:20Z"/>
          <w:rtl/>
        </w:rPr>
      </w:pPr>
      <w:del w:id="23196" w:author="Claude" w:date="2026-10-07T09:43:20Z">
        <w:r>
          <w:rPr>
            <w:rFonts w:hint="cs"/>
            <w:rtl/>
          </w:rPr>
          <w:delText xml:space="preserve">פרק שמיני </w:delText>
        </w:r>
      </w:del>
    </w:p>
    <w:p w14:paraId="296EEDF0" w14:textId="53B466C7" w:rsidR="0083267A" w:rsidRDefault="0083267A" w:rsidP="0083267A">
      <w:pPr>
        <w:pStyle w:val="afffd"/>
        <w:framePr w:wrap="around"/>
        <w:rPr>
          <w:del w:id="23199" w:author="Claude" w:date="2026-10-07T09:43:20Z"/>
          <w:rtl/>
        </w:rPr>
      </w:pPr>
      <w:del w:id="23198" w:author="Claude" w:date="2026-10-07T09:43:20Z">
        <w:r>
          <w:rPr>
            <w:rFonts w:hint="cs"/>
            <w:rtl/>
          </w:rPr>
          <w:delText xml:space="preserve">אלו דברים </w:delText>
        </w:r>
      </w:del>
    </w:p>
    <w:p w14:paraId="4C8B8446" w14:textId="77777777" w:rsidR="00470C2A" w:rsidRDefault="00470C2A">
      <w:pPr>
        <w:bidi w:val="0"/>
        <w:spacing w:after="160" w:line="259" w:lineRule="auto"/>
        <w:jc w:val="left"/>
        <w:rPr>
          <w:rFonts w:ascii="BA TM • Vilna Extra-Bold" w:hAnsi="BA TM • Vilna Extra-Bold" w:cs="BA TM • Vilna Extra-Bold"/>
          <w:spacing w:val="4"/>
          <w:sz w:val="18"/>
          <w:shd w:val="clear" w:color="auto" w:fill="F2F2F2" w:themeFill="background1" w:themeFillShade="F2"/>
          <w:rtl/>
        </w:rPr>
      </w:pPr>
      <w:r>
        <w:rPr>
          <w:rtl/>
        </w:rPr>
        <w:br w:type="page"/>
      </w:r>
    </w:p>
    <w:p>
      <w:pPr>
        <w:pStyle w:val="MishnaBatzad"/>
        <w:rPr>
          <w:ins w:id="20140" w:author="קלוד" w:date="2026-10-06T10:08:25Z"/>
        </w:rPr>
      </w:pPr>
      <w:ins w:id="20139" w:author="קלוד" w:date="2026-10-06T10:08:25Z">
        <w:r>
          <w:t xml:space="preserve">משנה א</w:t>
        </w:r>
      </w:ins>
    </w:p>
    <w:p w14:paraId="719FA568" w14:textId="0699923B" w:rsidR="005175F4" w:rsidRPr="00E34F28" w:rsidRDefault="0083267A" w:rsidP="0083267A">
      <w:pPr>
        <w:pStyle w:val="affffff"/>
        <w:jc w:val="center"/>
        <w:rPr>
          <w:rtl/>
        </w:rPr>
      </w:pPr>
      <w:r>
        <w:rPr>
          <w:rFonts w:hint="cs"/>
          <w:rtl/>
        </w:rPr>
        <w:lastRenderedPageBreak/>
        <w:t>א</w:t>
      </w:r>
      <w:r w:rsidR="005175F4" w:rsidRPr="006D3CF8">
        <w:rPr>
          <w:rtl/>
        </w:rPr>
        <w:t>לו דברים שבין ב"ש ובין ב"ה בסעודה:</w:t>
      </w:r>
    </w:p>
    <w:p w14:paraId="14997F7E" w14:textId="77777777" w:rsidR="005175F4" w:rsidRPr="00E34F28" w:rsidRDefault="005175F4" w:rsidP="001619FE">
      <w:pPr>
        <w:pStyle w:val="a3"/>
        <w:spacing w:before="120"/>
        <w:rPr>
          <w:rtl/>
        </w:rPr>
        <w:pPrChange w:id="90033" w:author="קלוד" w:date="2026-10-08T12:08:16Z">
          <w:pPr>
            <w:pStyle w:val="a3"/>
          </w:pPr>
        </w:pPrChange>
      </w:pPr>
      <w:r w:rsidRPr="00A0687D">
        <w:rPr>
          <w:rStyle w:val="affffff2"/>
          <w:rtl/>
        </w:rPr>
        <w:t>ב"ש</w:t>
      </w:r>
      <w:r w:rsidR="001C486E" w:rsidRPr="00E34F28">
        <w:rPr>
          <w:rStyle w:val="TanaimMishna"/>
          <w:rFonts w:hint="cs"/>
          <w:rtl/>
          <w:rPrChange w:id="20054" w:author="קלוד" w:date="2026-10-06T10:08:25Z">
            <w:rPr>
              <w:rStyle w:val="afffff9"/>
              <w:rFonts w:hint="cs"/>
              <w:rtl/>
            </w:rPr>
          </w:rPrChange>
        </w:rPr>
        <w:t>:</w:t>
      </w:r>
      <w:r w:rsidRPr="00E34F28">
        <w:rPr>
          <w:rStyle w:val="TanaimMishna"/>
          <w:rtl/>
          <w:rPrChange w:id="20055" w:author="קלוד" w:date="2026-10-06T10:08:25Z">
            <w:rPr>
              <w:rStyle w:val="afffff9"/>
              <w:rtl/>
            </w:rPr>
          </w:rPrChange>
        </w:rPr>
        <w:t xml:space="preserve"> </w:t>
      </w:r>
      <w:r w:rsidRPr="00A0687D">
        <w:rPr>
          <w:rtl/>
        </w:rPr>
        <w:t>מברך על היום</w:t>
      </w:r>
      <w:r w:rsidR="000F6DD4" w:rsidRPr="00A0687D">
        <w:rPr>
          <w:rFonts w:hint="cs"/>
          <w:rtl/>
        </w:rPr>
        <w:t>,</w:t>
      </w:r>
      <w:r w:rsidRPr="00A0687D">
        <w:rPr>
          <w:rtl/>
        </w:rPr>
        <w:t xml:space="preserve"> ואח"</w:t>
      </w:r>
      <w:r w:rsidRPr="00A0687D">
        <w:rPr>
          <w:rFonts w:hint="cs"/>
          <w:rtl/>
        </w:rPr>
        <w:t>כ</w:t>
      </w:r>
      <w:r w:rsidRPr="00A0687D">
        <w:rPr>
          <w:rtl/>
        </w:rPr>
        <w:t xml:space="preserve"> על היין,</w:t>
      </w:r>
    </w:p>
    <w:p w14:paraId="5FBCD03A" w14:textId="77777777" w:rsidR="005175F4" w:rsidRPr="00E34F28" w:rsidRDefault="005175F4" w:rsidP="0083267A">
      <w:pPr>
        <w:pStyle w:val="a3"/>
        <w:spacing w:after="60"/>
        <w:rPr>
          <w:rtl/>
        </w:rPr>
      </w:pPr>
      <w:r w:rsidRPr="00A0687D">
        <w:rPr>
          <w:rStyle w:val="affffff2"/>
          <w:rtl/>
        </w:rPr>
        <w:t>וב"ה</w:t>
      </w:r>
      <w:r w:rsidRPr="00E34F28">
        <w:rPr>
          <w:rStyle w:val="TanaimMishna"/>
          <w:rtl/>
          <w:rPrChange w:id="20056" w:author="קלוד" w:date="2026-10-06T10:08:25Z">
            <w:rPr>
              <w:rStyle w:val="afffff9"/>
              <w:rtl/>
            </w:rPr>
          </w:rPrChange>
        </w:rPr>
        <w:t xml:space="preserve">: </w:t>
      </w:r>
      <w:r w:rsidRPr="00A0687D">
        <w:rPr>
          <w:rtl/>
        </w:rPr>
        <w:t>מברך על היין</w:t>
      </w:r>
      <w:r w:rsidR="000F6DD4" w:rsidRPr="00A0687D">
        <w:rPr>
          <w:rFonts w:hint="cs"/>
          <w:rtl/>
        </w:rPr>
        <w:t>,</w:t>
      </w:r>
      <w:r w:rsidRPr="00A0687D">
        <w:rPr>
          <w:rtl/>
        </w:rPr>
        <w:t xml:space="preserve"> ו</w:t>
      </w:r>
      <w:r w:rsidR="002271CB" w:rsidRPr="00A0687D">
        <w:rPr>
          <w:rtl/>
        </w:rPr>
        <w:t>אח"כ</w:t>
      </w:r>
      <w:r w:rsidRPr="00A0687D">
        <w:rPr>
          <w:rtl/>
        </w:rPr>
        <w:t xml:space="preserve"> על היום.</w:t>
      </w:r>
    </w:p>
    <w:p w14:paraId="698D1789" w14:textId="77777777" w:rsidR="005175F4" w:rsidRPr="00E34F28" w:rsidRDefault="005175F4" w:rsidP="001619FE">
      <w:pPr>
        <w:pStyle w:val="a3"/>
        <w:rPr>
          <w:rtl/>
        </w:rPr>
      </w:pPr>
      <w:r w:rsidRPr="00A0687D">
        <w:rPr>
          <w:rStyle w:val="affffff2"/>
          <w:rtl/>
        </w:rPr>
        <w:t>ב"ש</w:t>
      </w:r>
      <w:r w:rsidR="001C486E" w:rsidRPr="00E34F28">
        <w:rPr>
          <w:rStyle w:val="TanaimMishna"/>
          <w:rFonts w:hint="cs"/>
          <w:rtl/>
          <w:rPrChange w:id="20057" w:author="קלוד" w:date="2026-10-06T10:08:25Z">
            <w:rPr>
              <w:rStyle w:val="afffff9"/>
              <w:rFonts w:hint="cs"/>
              <w:rtl/>
            </w:rPr>
          </w:rPrChange>
        </w:rPr>
        <w:t>:</w:t>
      </w:r>
      <w:r w:rsidRPr="00E34F28">
        <w:rPr>
          <w:rStyle w:val="TanaimMishna"/>
          <w:rtl/>
          <w:rPrChange w:id="20058" w:author="קלוד" w:date="2026-10-06T10:08:25Z">
            <w:rPr>
              <w:rStyle w:val="afffff9"/>
              <w:rtl/>
            </w:rPr>
          </w:rPrChange>
        </w:rPr>
        <w:t xml:space="preserve"> </w:t>
      </w:r>
      <w:r w:rsidRPr="00A0687D">
        <w:rPr>
          <w:rtl/>
        </w:rPr>
        <w:t>נוטלין לידים</w:t>
      </w:r>
      <w:r w:rsidR="000F6DD4" w:rsidRPr="00A0687D">
        <w:rPr>
          <w:rFonts w:hint="cs"/>
          <w:rtl/>
        </w:rPr>
        <w:t>,</w:t>
      </w:r>
      <w:r w:rsidRPr="00A0687D">
        <w:rPr>
          <w:rtl/>
        </w:rPr>
        <w:t xml:space="preserve"> ו</w:t>
      </w:r>
      <w:r w:rsidR="002271CB" w:rsidRPr="00A0687D">
        <w:rPr>
          <w:rtl/>
        </w:rPr>
        <w:t>אח"כ</w:t>
      </w:r>
      <w:r w:rsidRPr="00A0687D">
        <w:rPr>
          <w:rtl/>
        </w:rPr>
        <w:t xml:space="preserve"> מוזגין הכוס,</w:t>
      </w:r>
    </w:p>
    <w:p w14:paraId="64CCD422" w14:textId="77777777" w:rsidR="005175F4" w:rsidRPr="00E34F28" w:rsidRDefault="005175F4" w:rsidP="0083267A">
      <w:pPr>
        <w:pStyle w:val="a3"/>
        <w:spacing w:after="60"/>
        <w:rPr>
          <w:rtl/>
        </w:rPr>
      </w:pPr>
      <w:r w:rsidRPr="00A0687D">
        <w:rPr>
          <w:rStyle w:val="affffff2"/>
          <w:rtl/>
        </w:rPr>
        <w:t>וב"ה</w:t>
      </w:r>
      <w:r w:rsidR="002271CB" w:rsidRPr="00E34F28">
        <w:rPr>
          <w:rStyle w:val="TanaimMishna"/>
          <w:rFonts w:hint="cs"/>
          <w:rtl/>
          <w:rPrChange w:id="20059" w:author="קלוד" w:date="2026-10-06T10:08:25Z">
            <w:rPr>
              <w:rStyle w:val="afffff9"/>
              <w:rFonts w:hint="cs"/>
              <w:rtl/>
            </w:rPr>
          </w:rPrChange>
        </w:rPr>
        <w:t>:</w:t>
      </w:r>
      <w:r w:rsidRPr="00E34F28">
        <w:rPr>
          <w:rStyle w:val="TanaimMishna"/>
          <w:rtl/>
          <w:rPrChange w:id="20060" w:author="קלוד" w:date="2026-10-06T10:08:25Z">
            <w:rPr>
              <w:rStyle w:val="afffff9"/>
              <w:rtl/>
            </w:rPr>
          </w:rPrChange>
        </w:rPr>
        <w:t xml:space="preserve"> </w:t>
      </w:r>
      <w:r w:rsidRPr="00A0687D">
        <w:rPr>
          <w:rtl/>
        </w:rPr>
        <w:t>מוזגין הכוס</w:t>
      </w:r>
      <w:r w:rsidR="000F6DD4" w:rsidRPr="00A0687D">
        <w:rPr>
          <w:rFonts w:hint="cs"/>
          <w:rtl/>
        </w:rPr>
        <w:t>,</w:t>
      </w:r>
      <w:r w:rsidRPr="00A0687D">
        <w:rPr>
          <w:rtl/>
        </w:rPr>
        <w:t xml:space="preserve"> ו</w:t>
      </w:r>
      <w:r w:rsidR="002271CB" w:rsidRPr="00A0687D">
        <w:rPr>
          <w:rtl/>
        </w:rPr>
        <w:t>אח"כ</w:t>
      </w:r>
      <w:r w:rsidRPr="00A0687D">
        <w:rPr>
          <w:rtl/>
        </w:rPr>
        <w:t xml:space="preserve"> נוטלין לידים.</w:t>
      </w:r>
    </w:p>
    <w:p w14:paraId="11B52A52" w14:textId="2D6F9A23" w:rsidR="005175F4" w:rsidRPr="00E34F28" w:rsidRDefault="005175F4" w:rsidP="0083267A">
      <w:pPr>
        <w:pStyle w:val="a3"/>
        <w:spacing w:after="60"/>
        <w:rPr>
          <w:rtl/>
        </w:rPr>
      </w:pPr>
      <w:r w:rsidRPr="00A0687D">
        <w:rPr>
          <w:rtl/>
        </w:rPr>
        <w:t>מקנח ידיו במפה</w:t>
      </w:r>
      <w:r w:rsidR="00E3010C">
        <w:rPr>
          <w:rFonts w:hint="cs"/>
          <w:rtl/>
        </w:rPr>
        <w:t xml:space="preserve"> ומניחה</w:t>
      </w:r>
      <w:r w:rsidRPr="00A0687D">
        <w:rPr>
          <w:rtl/>
        </w:rPr>
        <w:t xml:space="preserve"> </w:t>
      </w:r>
      <w:r w:rsidR="0083267A">
        <w:rPr>
          <w:rtl/>
        </w:rPr>
        <w:tab/>
      </w:r>
      <w:r w:rsidR="00BE0E3D" w:rsidRPr="00A0687D">
        <w:rPr>
          <w:rStyle w:val="affffff2"/>
          <w:rFonts w:hint="cs"/>
          <w:rtl/>
        </w:rPr>
        <w:t>לב"ש</w:t>
      </w:r>
      <w:r w:rsidR="00BE0E3D" w:rsidRPr="00E34F28">
        <w:rPr>
          <w:rStyle w:val="TanaimMishna"/>
          <w:rFonts w:hint="cs"/>
          <w:rtl/>
          <w:rPrChange w:id="20061" w:author="קלוד" w:date="2026-10-06T10:08:25Z">
            <w:rPr>
              <w:rStyle w:val="afffff9"/>
              <w:rFonts w:hint="cs"/>
              <w:rtl/>
            </w:rPr>
          </w:rPrChange>
        </w:rPr>
        <w:t xml:space="preserve">: </w:t>
      </w:r>
      <w:r w:rsidRPr="00A0687D">
        <w:rPr>
          <w:rtl/>
        </w:rPr>
        <w:t>על השלחן</w:t>
      </w:r>
      <w:r w:rsidR="0083267A">
        <w:rPr>
          <w:rStyle w:val="affffff2"/>
          <w:rtl/>
        </w:rPr>
        <w:tab/>
      </w:r>
      <w:r w:rsidR="0083267A">
        <w:rPr>
          <w:rStyle w:val="affffff2"/>
          <w:rtl/>
        </w:rPr>
        <w:tab/>
      </w:r>
      <w:r w:rsidR="002271CB" w:rsidRPr="00A0687D">
        <w:rPr>
          <w:rStyle w:val="affffff2"/>
          <w:rtl/>
        </w:rPr>
        <w:t>וב"ה</w:t>
      </w:r>
      <w:r w:rsidRPr="00E34F28">
        <w:rPr>
          <w:rStyle w:val="TanaimMishna"/>
          <w:rtl/>
          <w:rPrChange w:id="20062" w:author="קלוד" w:date="2026-10-06T10:08:25Z">
            <w:rPr>
              <w:rStyle w:val="afffff9"/>
              <w:rtl/>
            </w:rPr>
          </w:rPrChange>
        </w:rPr>
        <w:t xml:space="preserve">: </w:t>
      </w:r>
      <w:r w:rsidRPr="00A0687D">
        <w:rPr>
          <w:rtl/>
        </w:rPr>
        <w:t>על הכסת,</w:t>
      </w:r>
    </w:p>
    <w:p w14:paraId="6E2537EB" w14:textId="77777777" w:rsidR="002271CB" w:rsidRPr="00E34F28" w:rsidRDefault="002271CB" w:rsidP="001619FE">
      <w:pPr>
        <w:pStyle w:val="a3"/>
        <w:rPr>
          <w:rtl/>
        </w:rPr>
      </w:pPr>
      <w:r w:rsidRPr="000F6DD4">
        <w:rPr>
          <w:rStyle w:val="affffff2"/>
          <w:rtl/>
        </w:rPr>
        <w:t>ב"ש</w:t>
      </w:r>
      <w:r w:rsidR="005175F4" w:rsidRPr="00E34F28">
        <w:rPr>
          <w:rStyle w:val="TanaimMishna"/>
          <w:rtl/>
          <w:rPrChange w:id="20063" w:author="קלוד" w:date="2026-10-06T10:08:25Z">
            <w:rPr>
              <w:rStyle w:val="afffff9"/>
              <w:rtl/>
            </w:rPr>
          </w:rPrChange>
        </w:rPr>
        <w:t>:</w:t>
      </w:r>
      <w:r w:rsidR="000F6DD4" w:rsidRPr="00E34F28">
        <w:rPr>
          <w:rStyle w:val="TanaimMishna"/>
          <w:rFonts w:hint="cs"/>
          <w:rtl/>
          <w:rPrChange w:id="20064" w:author="קלוד" w:date="2026-10-06T10:08:25Z">
            <w:rPr>
              <w:rStyle w:val="afffff9"/>
              <w:rFonts w:hint="cs"/>
              <w:rtl/>
            </w:rPr>
          </w:rPrChange>
        </w:rPr>
        <w:t xml:space="preserve"> </w:t>
      </w:r>
      <w:r w:rsidR="004223DA" w:rsidRPr="004223DA">
        <w:rPr>
          <w:rtl/>
        </w:rPr>
        <w:t xml:space="preserve">מכבדין </w:t>
      </w:r>
      <w:r w:rsidR="005175F4" w:rsidRPr="004223DA">
        <w:rPr>
          <w:rtl/>
        </w:rPr>
        <w:t>הבית</w:t>
      </w:r>
      <w:r w:rsidR="000F6DD4">
        <w:rPr>
          <w:rFonts w:hint="cs"/>
          <w:rtl/>
        </w:rPr>
        <w:t>,</w:t>
      </w:r>
      <w:r w:rsidR="005175F4" w:rsidRPr="004223DA">
        <w:rPr>
          <w:rtl/>
        </w:rPr>
        <w:t xml:space="preserve"> ו</w:t>
      </w:r>
      <w:r w:rsidRPr="004223DA">
        <w:rPr>
          <w:rtl/>
        </w:rPr>
        <w:t>אח"כ</w:t>
      </w:r>
      <w:r w:rsidR="005175F4" w:rsidRPr="004223DA">
        <w:rPr>
          <w:rtl/>
        </w:rPr>
        <w:t xml:space="preserve"> נוטלין לידים</w:t>
      </w:r>
      <w:r w:rsidR="005175F4" w:rsidRPr="003C36AB">
        <w:rPr>
          <w:rtl/>
        </w:rPr>
        <w:t>,</w:t>
      </w:r>
    </w:p>
    <w:p w14:paraId="24DF320D" w14:textId="77777777" w:rsidR="005175F4" w:rsidRPr="00E34F28" w:rsidRDefault="005175F4" w:rsidP="0083267A">
      <w:pPr>
        <w:pStyle w:val="a3"/>
        <w:spacing w:after="60"/>
        <w:rPr>
          <w:rtl/>
        </w:rPr>
      </w:pPr>
      <w:r w:rsidRPr="003C36AB">
        <w:rPr>
          <w:rStyle w:val="affffff2"/>
          <w:rtl/>
        </w:rPr>
        <w:t>וב"ה</w:t>
      </w:r>
      <w:r w:rsidRPr="00E34F28">
        <w:rPr>
          <w:rStyle w:val="TanaimMishna"/>
          <w:rtl/>
          <w:rPrChange w:id="20065" w:author="קלוד" w:date="2026-10-06T10:08:25Z">
            <w:rPr>
              <w:rStyle w:val="afffff9"/>
              <w:rtl/>
            </w:rPr>
          </w:rPrChange>
        </w:rPr>
        <w:t xml:space="preserve">: </w:t>
      </w:r>
      <w:r w:rsidRPr="003C36AB">
        <w:rPr>
          <w:rtl/>
        </w:rPr>
        <w:t>נוטלין לידים</w:t>
      </w:r>
      <w:r w:rsidR="000F6DD4">
        <w:rPr>
          <w:rFonts w:hint="cs"/>
          <w:rtl/>
        </w:rPr>
        <w:t>,</w:t>
      </w:r>
      <w:r w:rsidRPr="003C36AB">
        <w:rPr>
          <w:rtl/>
        </w:rPr>
        <w:t xml:space="preserve"> ו</w:t>
      </w:r>
      <w:r w:rsidR="002271CB" w:rsidRPr="003C36AB">
        <w:rPr>
          <w:rtl/>
        </w:rPr>
        <w:t>אח"כ</w:t>
      </w:r>
      <w:r w:rsidRPr="003C36AB">
        <w:rPr>
          <w:rtl/>
        </w:rPr>
        <w:t xml:space="preserve"> מכבדין את הבית.</w:t>
      </w:r>
    </w:p>
    <w:p w14:paraId="218FE3FB" w14:textId="77777777" w:rsidR="005175F4" w:rsidRPr="00E34F28" w:rsidRDefault="002271CB" w:rsidP="001619FE">
      <w:pPr>
        <w:pStyle w:val="a3"/>
        <w:rPr>
          <w:rtl/>
        </w:rPr>
      </w:pPr>
      <w:r w:rsidRPr="003C36AB">
        <w:rPr>
          <w:rStyle w:val="affffff2"/>
          <w:rtl/>
        </w:rPr>
        <w:t>ב"ש</w:t>
      </w:r>
      <w:r w:rsidR="005175F4" w:rsidRPr="00E34F28">
        <w:rPr>
          <w:rStyle w:val="TanaimMishna"/>
          <w:rtl/>
          <w:rPrChange w:id="20066" w:author="קלוד" w:date="2026-10-06T10:08:25Z">
            <w:rPr>
              <w:rStyle w:val="afffff9"/>
              <w:rtl/>
            </w:rPr>
          </w:rPrChange>
        </w:rPr>
        <w:t xml:space="preserve">: </w:t>
      </w:r>
      <w:r w:rsidR="005175F4" w:rsidRPr="003C36AB">
        <w:rPr>
          <w:rtl/>
        </w:rPr>
        <w:t>נר ומזון בשמים והבדלה,</w:t>
      </w:r>
    </w:p>
    <w:p w14:paraId="2829E40F" w14:textId="77777777" w:rsidR="005175F4" w:rsidRPr="00E34F28" w:rsidRDefault="005175F4" w:rsidP="0083267A">
      <w:pPr>
        <w:pStyle w:val="a3"/>
        <w:spacing w:after="60"/>
        <w:rPr>
          <w:rtl/>
        </w:rPr>
      </w:pPr>
      <w:r w:rsidRPr="003C36AB">
        <w:rPr>
          <w:rStyle w:val="affffff2"/>
          <w:rtl/>
        </w:rPr>
        <w:t>וב"ה</w:t>
      </w:r>
      <w:r w:rsidRPr="00E34F28">
        <w:rPr>
          <w:rStyle w:val="TanaimMishna"/>
          <w:rtl/>
          <w:rPrChange w:id="20067" w:author="קלוד" w:date="2026-10-06T10:08:25Z">
            <w:rPr>
              <w:rStyle w:val="afffff9"/>
              <w:rtl/>
            </w:rPr>
          </w:rPrChange>
        </w:rPr>
        <w:t xml:space="preserve">: </w:t>
      </w:r>
      <w:r w:rsidRPr="003C36AB">
        <w:rPr>
          <w:rtl/>
        </w:rPr>
        <w:t>נר ובשמים מזון והבדלה.</w:t>
      </w:r>
    </w:p>
    <w:p w14:paraId="3D5FDA21" w14:textId="64FEF2FA" w:rsidR="005175F4" w:rsidRPr="00E34F28" w:rsidRDefault="002271CB" w:rsidP="00E44208">
      <w:pPr>
        <w:pStyle w:val="a3"/>
        <w:spacing w:after="60"/>
        <w:rPr>
          <w:rtl/>
        </w:rPr>
      </w:pPr>
      <w:r w:rsidRPr="003C36AB">
        <w:rPr>
          <w:rStyle w:val="affffff2"/>
          <w:rtl/>
        </w:rPr>
        <w:t>ב"ש</w:t>
      </w:r>
      <w:r w:rsidR="005175F4" w:rsidRPr="00E34F28">
        <w:rPr>
          <w:rStyle w:val="TanaimMishna"/>
          <w:rtl/>
          <w:rPrChange w:id="20068" w:author="קלוד" w:date="2026-10-06T10:08:25Z">
            <w:rPr>
              <w:rStyle w:val="afffff9"/>
              <w:rtl/>
            </w:rPr>
          </w:rPrChange>
        </w:rPr>
        <w:t xml:space="preserve">: </w:t>
      </w:r>
      <w:r w:rsidR="005175F4" w:rsidRPr="003C36AB">
        <w:rPr>
          <w:rtl/>
        </w:rPr>
        <w:t>שברא מאור האש,</w:t>
      </w:r>
      <w:r w:rsidR="00E44208">
        <w:rPr>
          <w:rFonts w:hint="cs"/>
          <w:rtl/>
        </w:rPr>
        <w:t xml:space="preserve"> </w:t>
      </w:r>
      <w:r w:rsidR="00E44208">
        <w:rPr>
          <w:rStyle w:val="affffff2"/>
          <w:rtl/>
        </w:rPr>
        <w:tab/>
      </w:r>
      <w:r w:rsidR="00E44208">
        <w:rPr>
          <w:rStyle w:val="affffff2"/>
          <w:rtl/>
        </w:rPr>
        <w:tab/>
      </w:r>
      <w:r w:rsidR="005175F4" w:rsidRPr="003C36AB">
        <w:rPr>
          <w:rStyle w:val="affffff2"/>
          <w:rtl/>
        </w:rPr>
        <w:t>וב"ה</w:t>
      </w:r>
      <w:r w:rsidR="005175F4" w:rsidRPr="00E34F28">
        <w:rPr>
          <w:rStyle w:val="TanaimMishna"/>
          <w:rtl/>
          <w:rPrChange w:id="20069" w:author="קלוד" w:date="2026-10-06T10:08:25Z">
            <w:rPr>
              <w:rStyle w:val="afffff9"/>
              <w:rtl/>
            </w:rPr>
          </w:rPrChange>
        </w:rPr>
        <w:t xml:space="preserve">: </w:t>
      </w:r>
      <w:r w:rsidR="005175F4" w:rsidRPr="003C36AB">
        <w:rPr>
          <w:rtl/>
        </w:rPr>
        <w:t>בורא מאורי האש.</w:t>
      </w:r>
    </w:p>
    <w:p w14:paraId="213FE6C0" w14:textId="5D679517" w:rsidR="005175F4" w:rsidRPr="00E34F28" w:rsidRDefault="005175F4" w:rsidP="0083267A">
      <w:pPr>
        <w:pStyle w:val="a3"/>
        <w:rPr>
          <w:rtl/>
        </w:rPr>
      </w:pPr>
      <w:r w:rsidRPr="003C36AB">
        <w:rPr>
          <w:rtl/>
        </w:rPr>
        <w:t xml:space="preserve">אין מברכין על נר </w:t>
      </w:r>
      <w:r w:rsidR="0083267A">
        <w:rPr>
          <w:rFonts w:hint="cs"/>
          <w:rtl/>
        </w:rPr>
        <w:t>ו</w:t>
      </w:r>
      <w:r w:rsidRPr="003C36AB">
        <w:rPr>
          <w:rtl/>
        </w:rPr>
        <w:t>בשמים של נכרים</w:t>
      </w:r>
      <w:r w:rsidR="000D4D73" w:rsidRPr="003C36AB">
        <w:rPr>
          <w:rFonts w:hint="cs"/>
          <w:rtl/>
        </w:rPr>
        <w:t>,</w:t>
      </w:r>
      <w:r w:rsidRPr="003C36AB">
        <w:rPr>
          <w:rtl/>
        </w:rPr>
        <w:t xml:space="preserve"> </w:t>
      </w:r>
      <w:r w:rsidR="0083267A">
        <w:rPr>
          <w:rFonts w:hint="cs"/>
          <w:rtl/>
        </w:rPr>
        <w:t xml:space="preserve">של מתים ושל ע''ז </w:t>
      </w:r>
    </w:p>
    <w:p w14:paraId="2B842785" w14:textId="77777777" w:rsidR="005175F4" w:rsidRPr="00E34F28" w:rsidRDefault="005175F4" w:rsidP="0083267A">
      <w:pPr>
        <w:pStyle w:val="a3"/>
        <w:spacing w:after="60"/>
        <w:rPr>
          <w:rtl/>
        </w:rPr>
      </w:pPr>
      <w:r w:rsidRPr="004223DA">
        <w:rPr>
          <w:rtl/>
        </w:rPr>
        <w:t>ואין מברכין על הנר עד שיאותו לאורו</w:t>
      </w:r>
      <w:r w:rsidRPr="00F95182">
        <w:rPr>
          <w:rtl/>
        </w:rPr>
        <w:t>.</w:t>
      </w:r>
    </w:p>
    <w:p w14:paraId="4AD68FA3" w14:textId="77777777" w:rsidR="00F64167" w:rsidRDefault="002271CB" w:rsidP="0083267A">
      <w:pPr>
        <w:pStyle w:val="a3"/>
        <w:rPr>
          <w:rtl/>
        </w:rPr>
      </w:pPr>
      <w:r w:rsidRPr="003C36AB">
        <w:rPr>
          <w:rtl/>
        </w:rPr>
        <w:t>אכל ושכח ולא בירך,</w:t>
      </w:r>
      <w:r w:rsidR="0083267A">
        <w:rPr>
          <w:rFonts w:hint="cs"/>
          <w:rtl/>
        </w:rPr>
        <w:t xml:space="preserve"> </w:t>
      </w:r>
      <w:r w:rsidR="0083267A">
        <w:rPr>
          <w:rStyle w:val="affffff2"/>
          <w:rtl/>
        </w:rPr>
        <w:tab/>
      </w:r>
      <w:r w:rsidRPr="003C36AB">
        <w:rPr>
          <w:rStyle w:val="affffff2"/>
          <w:rtl/>
        </w:rPr>
        <w:t>ב"</w:t>
      </w:r>
      <w:r w:rsidRPr="003C36AB">
        <w:rPr>
          <w:rStyle w:val="affffff2"/>
          <w:rFonts w:hint="cs"/>
          <w:rtl/>
        </w:rPr>
        <w:t>ש</w:t>
      </w:r>
      <w:r w:rsidR="005175F4" w:rsidRPr="00E34F28">
        <w:rPr>
          <w:rStyle w:val="TanaimMishna"/>
          <w:rtl/>
          <w:rPrChange w:id="20070" w:author="קלוד" w:date="2026-10-06T10:08:25Z">
            <w:rPr>
              <w:rStyle w:val="afffff9"/>
              <w:rtl/>
            </w:rPr>
          </w:rPrChange>
        </w:rPr>
        <w:t xml:space="preserve">: </w:t>
      </w:r>
      <w:r w:rsidR="005175F4" w:rsidRPr="003C36AB">
        <w:rPr>
          <w:rtl/>
        </w:rPr>
        <w:t>יחזור למקומו ויברך,</w:t>
      </w:r>
    </w:p>
    <w:p w14:paraId="0FAFB721" w14:textId="30B27F9E" w:rsidR="005175F4" w:rsidRPr="00E34F28" w:rsidRDefault="0083267A" w:rsidP="001619FE">
      <w:pPr>
        <w:pStyle w:val="a3"/>
        <w:rPr>
          <w:rtl/>
        </w:rPr>
      </w:pP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Pr>
          <w:rStyle w:val="affffff2"/>
          <w:rtl/>
        </w:rPr>
        <w:tab/>
      </w:r>
      <w:r w:rsidR="005175F4" w:rsidRPr="003C36AB">
        <w:rPr>
          <w:rStyle w:val="affffff2"/>
          <w:rtl/>
        </w:rPr>
        <w:t>וב"ה</w:t>
      </w:r>
      <w:r w:rsidR="005175F4" w:rsidRPr="00E34F28">
        <w:rPr>
          <w:rStyle w:val="TanaimMishna"/>
          <w:rtl/>
          <w:rPrChange w:id="20071" w:author="קלוד" w:date="2026-10-06T10:08:25Z">
            <w:rPr>
              <w:rStyle w:val="afffff9"/>
              <w:rtl/>
            </w:rPr>
          </w:rPrChange>
        </w:rPr>
        <w:t xml:space="preserve">: </w:t>
      </w:r>
      <w:r w:rsidR="005175F4" w:rsidRPr="003C36AB">
        <w:rPr>
          <w:rtl/>
        </w:rPr>
        <w:t>יברך במקום שנזכר</w:t>
      </w:r>
    </w:p>
    <w:p w14:paraId="63112316" w14:textId="77777777" w:rsidR="005175F4" w:rsidRPr="00E34F28" w:rsidRDefault="005175F4" w:rsidP="0083267A">
      <w:pPr>
        <w:pStyle w:val="a3"/>
        <w:spacing w:after="60"/>
        <w:rPr>
          <w:rtl/>
        </w:rPr>
      </w:pPr>
      <w:r w:rsidRPr="003C36AB">
        <w:rPr>
          <w:rtl/>
        </w:rPr>
        <w:t>ועד מתי מברך? עד כדי שיתעכל המזון שבמעיו.</w:t>
      </w:r>
    </w:p>
    <w:p w14:paraId="237BE261" w14:textId="77777777" w:rsidR="005175F4" w:rsidRPr="00E34F28" w:rsidRDefault="005175F4" w:rsidP="001619FE">
      <w:pPr>
        <w:pStyle w:val="a3"/>
        <w:rPr>
          <w:rtl/>
        </w:rPr>
      </w:pPr>
      <w:r w:rsidRPr="003C36AB">
        <w:rPr>
          <w:rtl/>
        </w:rPr>
        <w:t>בא להן יין אחר</w:t>
      </w:r>
      <w:r w:rsidR="002271CB" w:rsidRPr="003C36AB">
        <w:rPr>
          <w:rtl/>
        </w:rPr>
        <w:t xml:space="preserve"> המזון, אם אין שם אלא אותו כוס</w:t>
      </w:r>
    </w:p>
    <w:p w14:paraId="62A85F7B" w14:textId="77777777" w:rsidR="002271CB" w:rsidRPr="00E34F28" w:rsidRDefault="002271CB" w:rsidP="001619FE">
      <w:pPr>
        <w:pStyle w:val="a3"/>
        <w:rPr>
          <w:rtl/>
        </w:rPr>
      </w:pPr>
      <w:r w:rsidRPr="003C36AB">
        <w:rPr>
          <w:rStyle w:val="affffff2"/>
          <w:rFonts w:hint="cs"/>
          <w:rtl/>
        </w:rPr>
        <w:t>ל</w:t>
      </w:r>
      <w:r w:rsidR="005175F4" w:rsidRPr="00F95182">
        <w:rPr>
          <w:rStyle w:val="affffff2"/>
          <w:rtl/>
        </w:rPr>
        <w:t>ב"ש</w:t>
      </w:r>
      <w:r w:rsidR="005175F4" w:rsidRPr="00E34F28">
        <w:rPr>
          <w:rStyle w:val="TanaimMishna"/>
          <w:rtl/>
          <w:rPrChange w:id="20072" w:author="קלוד" w:date="2026-10-06T10:08:25Z">
            <w:rPr>
              <w:rStyle w:val="afffff9"/>
              <w:rtl/>
            </w:rPr>
          </w:rPrChange>
        </w:rPr>
        <w:t xml:space="preserve">: </w:t>
      </w:r>
      <w:r w:rsidR="005175F4" w:rsidRPr="004223DA">
        <w:rPr>
          <w:rtl/>
        </w:rPr>
        <w:t>מברך על היין ואח"</w:t>
      </w:r>
      <w:r w:rsidR="005175F4" w:rsidRPr="004223DA">
        <w:rPr>
          <w:rFonts w:hint="cs"/>
          <w:rtl/>
        </w:rPr>
        <w:t>כ</w:t>
      </w:r>
      <w:r w:rsidR="005175F4" w:rsidRPr="004223DA">
        <w:rPr>
          <w:rtl/>
        </w:rPr>
        <w:t xml:space="preserve"> על המזו</w:t>
      </w:r>
      <w:r w:rsidR="005175F4" w:rsidRPr="003C36AB">
        <w:rPr>
          <w:rtl/>
        </w:rPr>
        <w:t xml:space="preserve">ן, </w:t>
      </w:r>
    </w:p>
    <w:p w14:paraId="7063CD05" w14:textId="77777777" w:rsidR="005175F4" w:rsidRPr="00E34F28" w:rsidRDefault="005175F4" w:rsidP="0083267A">
      <w:pPr>
        <w:pStyle w:val="a3"/>
        <w:spacing w:after="60"/>
        <w:rPr>
          <w:rtl/>
        </w:rPr>
      </w:pPr>
      <w:r w:rsidRPr="00F95182">
        <w:rPr>
          <w:rStyle w:val="affffff2"/>
          <w:rtl/>
        </w:rPr>
        <w:t>וב"ה:</w:t>
      </w:r>
      <w:r w:rsidRPr="00E34F28">
        <w:rPr>
          <w:rStyle w:val="TanaimMishna"/>
          <w:rtl/>
          <w:rPrChange w:id="20073" w:author="קלוד" w:date="2026-10-06T10:08:25Z">
            <w:rPr>
              <w:rStyle w:val="afffff9"/>
              <w:rtl/>
            </w:rPr>
          </w:rPrChange>
        </w:rPr>
        <w:t xml:space="preserve"> </w:t>
      </w:r>
      <w:r w:rsidRPr="004223DA">
        <w:rPr>
          <w:rtl/>
        </w:rPr>
        <w:t>מברך על המזון ואח</w:t>
      </w:r>
      <w:r w:rsidRPr="004223DA">
        <w:rPr>
          <w:rFonts w:hint="cs"/>
          <w:rtl/>
        </w:rPr>
        <w:t>"כ</w:t>
      </w:r>
      <w:r w:rsidRPr="004223DA">
        <w:rPr>
          <w:rtl/>
        </w:rPr>
        <w:t xml:space="preserve"> על היין</w:t>
      </w:r>
      <w:r w:rsidRPr="003C36AB">
        <w:rPr>
          <w:rtl/>
        </w:rPr>
        <w:t>.</w:t>
      </w:r>
    </w:p>
    <w:p w14:paraId="3FBD22C4" w14:textId="77777777" w:rsidR="00A0687D" w:rsidRPr="00E34F28" w:rsidRDefault="005175F4" w:rsidP="001619FE">
      <w:pPr>
        <w:pStyle w:val="a3"/>
        <w:rPr>
          <w:rtl/>
        </w:rPr>
      </w:pPr>
      <w:r w:rsidRPr="003C36AB">
        <w:rPr>
          <w:rtl/>
        </w:rPr>
        <w:t>ועונין אמן אחר ישראל המברך, ו</w:t>
      </w:r>
      <w:r w:rsidR="002271CB" w:rsidRPr="003C36AB">
        <w:rPr>
          <w:rFonts w:hint="cs"/>
          <w:rtl/>
        </w:rPr>
        <w:t>לא</w:t>
      </w:r>
      <w:r w:rsidR="00291D7F" w:rsidRPr="003C36AB">
        <w:rPr>
          <w:rFonts w:hint="cs"/>
          <w:rtl/>
        </w:rPr>
        <w:t xml:space="preserve"> </w:t>
      </w:r>
      <w:r w:rsidR="002271CB" w:rsidRPr="003C36AB">
        <w:rPr>
          <w:rtl/>
        </w:rPr>
        <w:t>אחר כותי</w:t>
      </w:r>
      <w:r w:rsidRPr="003C36AB">
        <w:rPr>
          <w:rtl/>
        </w:rPr>
        <w:t xml:space="preserve">, </w:t>
      </w:r>
    </w:p>
    <w:p w14:paraId="55EB8D0C" w14:textId="77777777" w:rsidR="005175F4" w:rsidRPr="00E34F28" w:rsidRDefault="005175F4" w:rsidP="001619FE">
      <w:pPr>
        <w:pStyle w:val="a3"/>
        <w:rPr>
          <w:rtl/>
        </w:rPr>
      </w:pPr>
      <w:r w:rsidRPr="003C36AB">
        <w:rPr>
          <w:rtl/>
        </w:rPr>
        <w:t>עד שישמע כל הברכה כולה.</w:t>
      </w:r>
    </w:p>
    <w:p w14:paraId="2D8E0842" w14:textId="77777777" w:rsidR="005175F4" w:rsidRPr="00E34F28" w:rsidRDefault="005175F4" w:rsidP="00E3010C">
      <w:pPr>
        <w:pStyle w:val="afffffc"/>
        <w:rPr>
          <w:rtl/>
        </w:rPr>
      </w:pPr>
      <w:bookmarkStart w:id="1752" w:name="_Toc193636419"/>
      <w:bookmarkStart w:id="1753" w:name="_Toc216185027"/>
      <w:r w:rsidRPr="007D462B">
        <w:rPr>
          <w:rtl/>
        </w:rPr>
        <w:t xml:space="preserve">דברים שבין </w:t>
      </w:r>
      <w:r w:rsidRPr="0083267A">
        <w:rPr>
          <w:rtl/>
        </w:rPr>
        <w:t>ב"ש וב"ה בסעודה</w:t>
      </w:r>
      <w:r w:rsidRPr="00FE3D07">
        <w:rPr>
          <w:rtl/>
        </w:rPr>
        <w:t>:</w:t>
      </w:r>
      <w:bookmarkEnd w:id="1752"/>
      <w:bookmarkEnd w:id="1753"/>
    </w:p>
    <w:p w14:paraId="3CDFA298" w14:textId="77777777" w:rsidR="000F6DD4" w:rsidRPr="0083267A" w:rsidRDefault="005175F4" w:rsidP="00470C2A">
      <w:pPr>
        <w:pStyle w:val="afffffe"/>
        <w:rPr>
          <w:rtl/>
        </w:rPr>
      </w:pPr>
      <w:ins w:id="9876" w:author="מספור קטעי משנה" w:date="2026-10-06T06:45:16Z">
        <w:r>
          <w:rPr>
            <w:rStyle w:val="MisparKeta"/>
          </w:rPr>
          <w:t xml:space="preserve">ב. </w:t>
        </w:r>
      </w:ins>
      <w:bookmarkStart w:id="1754" w:name="_Toc193636420"/>
      <w:bookmarkStart w:id="1755" w:name="_Toc216185028"/>
      <w:r w:rsidRPr="0083267A">
        <w:rPr>
          <w:rFonts w:hint="cs"/>
          <w:rtl/>
        </w:rPr>
        <w:t>ל</w:t>
      </w:r>
      <w:r w:rsidRPr="0083267A">
        <w:rPr>
          <w:rtl/>
        </w:rPr>
        <w:t>ב"ש</w:t>
      </w:r>
      <w:r w:rsidRPr="0083267A">
        <w:rPr>
          <w:rFonts w:hint="cs"/>
          <w:rtl/>
        </w:rPr>
        <w:t xml:space="preserve">: </w:t>
      </w:r>
      <w:r w:rsidRPr="0083267A">
        <w:rPr>
          <w:rtl/>
        </w:rPr>
        <w:t>מברך על היום ואח"</w:t>
      </w:r>
      <w:r w:rsidRPr="0083267A">
        <w:rPr>
          <w:rFonts w:hint="cs"/>
          <w:rtl/>
        </w:rPr>
        <w:t>כ</w:t>
      </w:r>
      <w:r w:rsidRPr="0083267A">
        <w:rPr>
          <w:rtl/>
        </w:rPr>
        <w:t xml:space="preserve"> על היין,</w:t>
      </w:r>
      <w:bookmarkEnd w:id="1754"/>
      <w:bookmarkEnd w:id="1755"/>
      <w:r w:rsidRPr="0083267A">
        <w:rPr>
          <w:rtl/>
        </w:rPr>
        <w:t xml:space="preserve"> </w:t>
      </w:r>
    </w:p>
    <w:p w14:paraId="6A6D7A28" w14:textId="77777777" w:rsidR="005175F4" w:rsidRPr="000528DA" w:rsidRDefault="005175F4" w:rsidP="000528DA">
      <w:pPr>
        <w:rPr>
          <w:rtl/>
        </w:rPr>
      </w:pPr>
      <w:r w:rsidRPr="000528DA">
        <w:rPr>
          <w:rtl/>
        </w:rPr>
        <w:t>שהיום גורם ליין שיבא</w:t>
      </w:r>
      <w:r w:rsidR="000F6DD4" w:rsidRPr="000528DA">
        <w:rPr>
          <w:rFonts w:hint="cs"/>
          <w:rtl/>
        </w:rPr>
        <w:t>,</w:t>
      </w:r>
      <w:r w:rsidRPr="000528DA">
        <w:rPr>
          <w:rtl/>
        </w:rPr>
        <w:t xml:space="preserve"> וכבר קדש היום ועדיין יין לא בא.</w:t>
      </w:r>
    </w:p>
    <w:p w14:paraId="6F6DDFE1" w14:textId="77777777" w:rsidR="00470C2A" w:rsidRDefault="00470C2A">
      <w:pPr>
        <w:bidi w:val="0"/>
        <w:spacing w:after="160" w:line="259" w:lineRule="auto"/>
        <w:jc w:val="left"/>
        <w:rPr>
          <w:rFonts w:ascii="BA Fontov Regular" w:hAnsi="BA Fontov Regular" w:cs="BA TM • Vilna Extra-Bold"/>
          <w:spacing w:val="4"/>
          <w:sz w:val="20"/>
          <w:szCs w:val="20"/>
          <w:rtl/>
        </w:rPr>
      </w:pPr>
      <w:bookmarkStart w:id="1756" w:name="_Toc193636421"/>
      <w:bookmarkStart w:id="1757" w:name="_Toc216185029"/>
      <w:r>
        <w:rPr>
          <w:rtl/>
        </w:rPr>
        <w:br w:type="page"/>
      </w:r>
    </w:p>
    <w:p w14:paraId="04F441AD" w14:textId="196FC1E3" w:rsidR="000F6DD4" w:rsidRPr="0083267A" w:rsidRDefault="005175F4" w:rsidP="00470C2A">
      <w:pPr>
        <w:pStyle w:val="afffffe"/>
        <w:rPr>
          <w:rtl/>
        </w:rPr>
      </w:pPr>
      <w:ins w:id="9877" w:author="מספור קטעי משנה" w:date="2026-10-06T06:45:16Z">
        <w:r>
          <w:rPr>
            <w:rStyle w:val="MisparKeta"/>
          </w:rPr>
          <w:t xml:space="preserve">ב. </w:t>
        </w:r>
      </w:ins>
      <w:r w:rsidRPr="0083267A">
        <w:rPr>
          <w:rtl/>
        </w:rPr>
        <w:lastRenderedPageBreak/>
        <w:t>ו</w:t>
      </w:r>
      <w:r w:rsidRPr="0083267A">
        <w:rPr>
          <w:rFonts w:hint="cs"/>
          <w:rtl/>
        </w:rPr>
        <w:t>ל</w:t>
      </w:r>
      <w:r w:rsidRPr="0083267A">
        <w:rPr>
          <w:rtl/>
        </w:rPr>
        <w:t>ב"ה: מברך על היין ו</w:t>
      </w:r>
      <w:r w:rsidR="002271CB" w:rsidRPr="0083267A">
        <w:rPr>
          <w:rtl/>
        </w:rPr>
        <w:t>אח"כ</w:t>
      </w:r>
      <w:r w:rsidRPr="0083267A">
        <w:rPr>
          <w:rtl/>
        </w:rPr>
        <w:t xml:space="preserve"> על היום,</w:t>
      </w:r>
      <w:bookmarkEnd w:id="1756"/>
      <w:bookmarkEnd w:id="1757"/>
      <w:r w:rsidR="007F58B7" w:rsidRPr="0083267A">
        <w:rPr>
          <w:rFonts w:hint="cs"/>
          <w:rtl/>
        </w:rPr>
        <w:t xml:space="preserve"> </w:t>
      </w:r>
    </w:p>
    <w:p w14:paraId="298847F7" w14:textId="77777777" w:rsidR="000F6DD4" w:rsidRPr="000528DA" w:rsidRDefault="005175F4" w:rsidP="000528DA">
      <w:pPr>
        <w:rPr>
          <w:rtl/>
        </w:rPr>
      </w:pPr>
      <w:r w:rsidRPr="000528DA">
        <w:rPr>
          <w:rtl/>
        </w:rPr>
        <w:t>שהיין גורם לקדושה שתאמר.</w:t>
      </w:r>
      <w:r w:rsidR="007F58B7" w:rsidRPr="006D3CF8">
        <w:rPr>
          <w:rStyle w:val="afffffb"/>
          <w:rFonts w:hint="cs"/>
          <w:b w:val="0"/>
          <w:bCs w:val="0"/>
          <w:rtl/>
        </w:rPr>
        <w:t xml:space="preserve"> </w:t>
      </w:r>
      <w:r w:rsidR="002271CB" w:rsidRPr="006D3CF8">
        <w:rPr>
          <w:rStyle w:val="afffffb"/>
          <w:rFonts w:hint="cs"/>
          <w:b w:val="0"/>
          <w:bCs w:val="0"/>
          <w:rtl/>
        </w:rPr>
        <w:t>ב.</w:t>
      </w:r>
      <w:r w:rsidR="002271CB" w:rsidRPr="000528DA">
        <w:rPr>
          <w:rFonts w:hint="cs"/>
          <w:rtl/>
        </w:rPr>
        <w:t xml:space="preserve"> </w:t>
      </w:r>
      <w:r w:rsidRPr="000528DA">
        <w:rPr>
          <w:rtl/>
        </w:rPr>
        <w:t xml:space="preserve">ברכת היין תדירה </w:t>
      </w:r>
      <w:r w:rsidR="002271CB" w:rsidRPr="000528DA">
        <w:rPr>
          <w:rFonts w:hint="cs"/>
          <w:rtl/>
        </w:rPr>
        <w:t xml:space="preserve">וקודמת </w:t>
      </w:r>
      <w:r w:rsidRPr="000528DA">
        <w:rPr>
          <w:rtl/>
        </w:rPr>
        <w:t xml:space="preserve">וברכת היום </w:t>
      </w:r>
      <w:r w:rsidR="002271CB" w:rsidRPr="000528DA">
        <w:rPr>
          <w:rFonts w:hint="cs"/>
          <w:rtl/>
        </w:rPr>
        <w:t>ש</w:t>
      </w:r>
      <w:r w:rsidRPr="000528DA">
        <w:rPr>
          <w:rtl/>
        </w:rPr>
        <w:t>אינה תדירה.</w:t>
      </w:r>
      <w:r w:rsidRPr="000528DA">
        <w:rPr>
          <w:rFonts w:hint="cs"/>
          <w:rtl/>
        </w:rPr>
        <w:t xml:space="preserve"> </w:t>
      </w:r>
      <w:r w:rsidRPr="00A10336">
        <w:rPr>
          <w:rStyle w:val="30"/>
          <w:rtl/>
        </w:rPr>
        <w:t>והלכה כב"ה.</w:t>
      </w:r>
      <w:r w:rsidR="007F58B7" w:rsidRPr="00A10336">
        <w:rPr>
          <w:rStyle w:val="30"/>
          <w:rFonts w:hint="cs"/>
          <w:rtl/>
        </w:rPr>
        <w:t xml:space="preserve"> </w:t>
      </w:r>
    </w:p>
    <w:p w14:paraId="6C3D9875" w14:textId="77777777" w:rsidR="007F58B7" w:rsidRPr="000528DA" w:rsidRDefault="007F58B7" w:rsidP="000528DA">
      <w:pPr>
        <w:rPr>
          <w:rtl/>
        </w:rPr>
      </w:pPr>
      <w:r w:rsidRPr="006D3CF8">
        <w:rPr>
          <w:rStyle w:val="afffffb"/>
          <w:rFonts w:hint="cs"/>
          <w:b w:val="0"/>
          <w:bCs w:val="0"/>
          <w:rtl/>
        </w:rPr>
        <w:t>ב.</w:t>
      </w:r>
      <w:r w:rsidR="002271CB" w:rsidRPr="000528DA">
        <w:rPr>
          <w:rFonts w:hint="cs"/>
          <w:rtl/>
        </w:rPr>
        <w:t xml:space="preserve"> שלא תאמר ד</w:t>
      </w:r>
      <w:r w:rsidR="001821B2" w:rsidRPr="000528DA">
        <w:rPr>
          <w:rFonts w:hint="cs"/>
          <w:rtl/>
        </w:rPr>
        <w:t>כאן</w:t>
      </w:r>
      <w:r w:rsidR="002271CB" w:rsidRPr="000528DA">
        <w:rPr>
          <w:rFonts w:hint="cs"/>
          <w:rtl/>
        </w:rPr>
        <w:t xml:space="preserve"> חדא דה</w:t>
      </w:r>
      <w:r w:rsidR="00280386" w:rsidRPr="000528DA">
        <w:rPr>
          <w:rtl/>
        </w:rPr>
        <w:t>"</w:t>
      </w:r>
      <w:r w:rsidR="002271CB" w:rsidRPr="000528DA">
        <w:rPr>
          <w:rFonts w:hint="cs"/>
          <w:rtl/>
        </w:rPr>
        <w:t>נ תרי</w:t>
      </w:r>
      <w:r w:rsidR="007B009F" w:rsidRPr="000528DA">
        <w:rPr>
          <w:rFonts w:hint="cs"/>
          <w:rtl/>
        </w:rPr>
        <w:t>,</w:t>
      </w:r>
      <w:r w:rsidR="002271CB" w:rsidRPr="000528DA">
        <w:rPr>
          <w:rFonts w:hint="cs"/>
          <w:rtl/>
        </w:rPr>
        <w:t xml:space="preserve"> </w:t>
      </w:r>
    </w:p>
    <w:p w14:paraId="5CED6895" w14:textId="77777777" w:rsidR="00F64167" w:rsidRDefault="007F58B7" w:rsidP="000528DA">
      <w:pPr>
        <w:rPr>
          <w:rtl/>
        </w:rPr>
      </w:pPr>
      <w:bookmarkStart w:id="1758" w:name="_Toc193636422"/>
      <w:bookmarkStart w:id="1759" w:name="_Toc216185030"/>
      <w:r w:rsidRPr="00A10336">
        <w:rPr>
          <w:rStyle w:val="30"/>
          <w:rtl/>
        </w:rPr>
        <w:t>והלכה כ</w:t>
      </w:r>
      <w:r w:rsidR="005175F4" w:rsidRPr="00A10336">
        <w:rPr>
          <w:rStyle w:val="30"/>
          <w:rtl/>
        </w:rPr>
        <w:t>ב"ה</w:t>
      </w:r>
      <w:bookmarkEnd w:id="1758"/>
      <w:bookmarkEnd w:id="1759"/>
      <w:r w:rsidR="005175F4" w:rsidRPr="00A10336">
        <w:rPr>
          <w:rStyle w:val="30"/>
          <w:rtl/>
        </w:rPr>
        <w:t xml:space="preserve"> </w:t>
      </w:r>
      <w:r w:rsidR="005175F4" w:rsidRPr="006D3CF8">
        <w:rPr>
          <w:rStyle w:val="afffffb"/>
          <w:b w:val="0"/>
          <w:bCs w:val="0"/>
          <w:rtl/>
        </w:rPr>
        <w:t xml:space="preserve"> </w:t>
      </w:r>
      <w:r w:rsidR="005175F4" w:rsidRPr="006D3CF8">
        <w:rPr>
          <w:rStyle w:val="afffffb"/>
          <w:rFonts w:hint="cs"/>
          <w:b w:val="0"/>
          <w:bCs w:val="0"/>
          <w:rtl/>
        </w:rPr>
        <w:t>א.</w:t>
      </w:r>
      <w:r w:rsidR="005175F4" w:rsidRPr="000528DA">
        <w:rPr>
          <w:rFonts w:ascii="Fb Fontext" w:hAnsi="Fb Fontext" w:hint="cs"/>
          <w:rtl/>
        </w:rPr>
        <w:t xml:space="preserve"> קודם בת קול</w:t>
      </w:r>
      <w:r w:rsidR="005175F4" w:rsidRPr="006D3CF8">
        <w:rPr>
          <w:rStyle w:val="afffffb"/>
          <w:rFonts w:hint="cs"/>
          <w:b w:val="0"/>
          <w:bCs w:val="0"/>
          <w:rtl/>
        </w:rPr>
        <w:t xml:space="preserve"> </w:t>
      </w:r>
    </w:p>
    <w:p w14:paraId="597CC316" w14:textId="245145BF" w:rsidR="005175F4" w:rsidRPr="000528DA" w:rsidRDefault="000F6DD4" w:rsidP="000528DA">
      <w:pPr>
        <w:rPr>
          <w:rtl/>
        </w:rPr>
      </w:pPr>
      <w:r>
        <w:rPr>
          <w:rStyle w:val="afffffb"/>
          <w:rFonts w:hint="cs"/>
          <w:b w:val="0"/>
          <w:bCs w:val="0"/>
          <w:rtl/>
        </w:rPr>
        <w:t xml:space="preserve">  </w:t>
      </w:r>
      <w:r w:rsidR="00CA6B37" w:rsidRPr="006D3CF8">
        <w:rPr>
          <w:rStyle w:val="afffffb"/>
          <w:rFonts w:hint="cs"/>
          <w:b w:val="0"/>
          <w:bCs w:val="0"/>
          <w:rtl/>
        </w:rPr>
        <w:t>ב.</w:t>
      </w:r>
      <w:r w:rsidR="00CA6B37" w:rsidRPr="000528DA">
        <w:rPr>
          <w:rFonts w:ascii="Fb Fontext" w:hAnsi="Fb Fontext" w:hint="cs"/>
          <w:rtl/>
        </w:rPr>
        <w:t xml:space="preserve"> </w:t>
      </w:r>
      <w:r w:rsidR="005175F4" w:rsidRPr="000528DA">
        <w:rPr>
          <w:rFonts w:ascii="Fb Fontext" w:hAnsi="Fb Fontext" w:hint="cs"/>
          <w:rtl/>
        </w:rPr>
        <w:t xml:space="preserve">אחר בת קול </w:t>
      </w:r>
      <w:r w:rsidR="005175F4" w:rsidRPr="00E34F28">
        <w:rPr>
          <w:rStyle w:val="afffff9"/>
          <w:rFonts w:hint="cs"/>
          <w:rtl/>
        </w:rPr>
        <w:t>וכרי</w:t>
      </w:r>
      <w:r w:rsidR="002271CB" w:rsidRPr="00E34F28">
        <w:rPr>
          <w:rStyle w:val="afffff9"/>
          <w:rFonts w:hint="cs"/>
          <w:rtl/>
        </w:rPr>
        <w:t>"</w:t>
      </w:r>
      <w:r w:rsidR="005175F4" w:rsidRPr="00E34F28">
        <w:rPr>
          <w:rStyle w:val="afffff9"/>
          <w:rFonts w:hint="cs"/>
          <w:rtl/>
        </w:rPr>
        <w:t>ה</w:t>
      </w:r>
      <w:r w:rsidR="005175F4" w:rsidRPr="000528DA">
        <w:rPr>
          <w:rFonts w:ascii="Fb Fontext" w:hAnsi="Fb Fontext" w:hint="cs"/>
          <w:rtl/>
        </w:rPr>
        <w:t xml:space="preserve"> דאין משגיחין בבת קול</w:t>
      </w:r>
    </w:p>
    <w:p w14:paraId="35EF3573" w14:textId="77777777" w:rsidR="005175F4" w:rsidRPr="0083267A" w:rsidRDefault="005175F4" w:rsidP="00EC0DC4">
      <w:pPr>
        <w:pStyle w:val="af2"/>
        <w:framePr w:wrap="around"/>
        <w:rPr>
          <w:rtl/>
        </w:rPr>
      </w:pPr>
      <w:r w:rsidRPr="0083267A">
        <w:rPr>
          <w:rtl/>
        </w:rPr>
        <w:t>נב.</w:t>
      </w:r>
    </w:p>
    <w:p w14:paraId="34E25B7D" w14:textId="77777777" w:rsidR="005175F4" w:rsidRPr="0083267A" w:rsidRDefault="005175F4" w:rsidP="0083267A">
      <w:pPr>
        <w:pStyle w:val="afffffc"/>
        <w:rPr>
          <w:rtl/>
        </w:rPr>
      </w:pPr>
      <w:bookmarkStart w:id="1760" w:name="_Toc193636423"/>
      <w:bookmarkStart w:id="1761" w:name="_Toc216185031"/>
      <w:r w:rsidRPr="0083267A">
        <w:rPr>
          <w:rFonts w:hint="cs"/>
          <w:rtl/>
        </w:rPr>
        <w:t>לב</w:t>
      </w:r>
      <w:r w:rsidRPr="0083267A">
        <w:rPr>
          <w:rtl/>
        </w:rPr>
        <w:t>"</w:t>
      </w:r>
      <w:r w:rsidRPr="0083267A">
        <w:rPr>
          <w:rFonts w:hint="cs"/>
          <w:rtl/>
        </w:rPr>
        <w:t>ש ברכת היום עדיפא</w:t>
      </w:r>
      <w:bookmarkEnd w:id="1760"/>
      <w:bookmarkEnd w:id="1761"/>
    </w:p>
    <w:p w14:paraId="2C621939" w14:textId="0CB83B10" w:rsidR="00A24328" w:rsidRDefault="005175F4" w:rsidP="009A59D1">
      <w:pPr>
        <w:pStyle w:val="38"/>
        <w:framePr w:wrap="notBeside"/>
        <w:rPr>
          <w:rtl/>
        </w:rPr>
      </w:pPr>
      <w:r w:rsidRPr="00660D7A">
        <w:rPr>
          <w:rFonts w:hint="cs"/>
          <w:rtl/>
        </w:rPr>
        <w:t>והך</w:t>
      </w:r>
      <w:r w:rsidR="009B14FE">
        <w:rPr>
          <w:rFonts w:hint="cs"/>
          <w:rtl/>
        </w:rPr>
        <w:t>:</w:t>
      </w:r>
    </w:p>
    <w:p w14:paraId="03109552" w14:textId="596FAD8E" w:rsidR="0083267A" w:rsidRPr="00A10336" w:rsidRDefault="005175F4" w:rsidP="000528DA">
      <w:pPr>
        <w:rPr>
          <w:rStyle w:val="30"/>
          <w:rtl/>
        </w:rPr>
      </w:pPr>
      <w:r w:rsidRPr="000528DA">
        <w:rPr>
          <w:rFonts w:hint="cs"/>
          <w:rtl/>
        </w:rPr>
        <w:t>ד</w:t>
      </w:r>
      <w:r w:rsidRPr="000528DA">
        <w:rPr>
          <w:rtl/>
        </w:rPr>
        <w:t>הנכנס לביתו במוצ"</w:t>
      </w:r>
      <w:r w:rsidRPr="000528DA">
        <w:rPr>
          <w:rFonts w:hint="cs"/>
          <w:rtl/>
        </w:rPr>
        <w:t>ש</w:t>
      </w:r>
      <w:r w:rsidRPr="000528DA">
        <w:rPr>
          <w:rtl/>
        </w:rPr>
        <w:t xml:space="preserve"> - מברך על היין ועל המאור ועל הבשמים ואח"</w:t>
      </w:r>
      <w:r w:rsidRPr="000528DA">
        <w:rPr>
          <w:rFonts w:hint="cs"/>
          <w:rtl/>
        </w:rPr>
        <w:t>כ</w:t>
      </w:r>
      <w:r w:rsidRPr="000528DA">
        <w:rPr>
          <w:rtl/>
        </w:rPr>
        <w:t xml:space="preserve"> אומר </w:t>
      </w:r>
      <w:r w:rsidR="007C2261" w:rsidRPr="000528DA">
        <w:rPr>
          <w:rtl/>
        </w:rPr>
        <w:t xml:space="preserve">הבדלה, ואם אין לו אלא כוס אחד </w:t>
      </w:r>
      <w:r w:rsidRPr="000528DA">
        <w:rPr>
          <w:rtl/>
        </w:rPr>
        <w:t>מניחו לאחר המזון ומשלשלן כולן לאחריו</w:t>
      </w:r>
      <w:r w:rsidR="002271CB" w:rsidRPr="000528DA">
        <w:rPr>
          <w:rFonts w:hint="cs"/>
          <w:rtl/>
        </w:rPr>
        <w:t>,</w:t>
      </w:r>
      <w:r w:rsidR="002271CB" w:rsidRPr="00A10336">
        <w:rPr>
          <w:rStyle w:val="30"/>
          <w:rtl/>
        </w:rPr>
        <w:t xml:space="preserve"> </w:t>
      </w:r>
    </w:p>
    <w:p w14:paraId="0803A686" w14:textId="316E3CD8" w:rsidR="00A24328" w:rsidRDefault="005175F4" w:rsidP="009A59D1">
      <w:pPr>
        <w:pStyle w:val="38"/>
        <w:framePr w:wrap="notBeside"/>
        <w:rPr>
          <w:rtl/>
        </w:rPr>
      </w:pPr>
      <w:r w:rsidRPr="00660D7A">
        <w:rPr>
          <w:rFonts w:hint="cs"/>
          <w:rtl/>
        </w:rPr>
        <w:t>ובהכרח</w:t>
      </w:r>
      <w:r w:rsidR="009B14FE">
        <w:rPr>
          <w:rFonts w:hint="cs"/>
          <w:rtl/>
        </w:rPr>
        <w:t>:</w:t>
      </w:r>
    </w:p>
    <w:p w14:paraId="6D5A827B" w14:textId="4A6E641E" w:rsidR="0083267A" w:rsidRDefault="005175F4" w:rsidP="000528DA">
      <w:pPr>
        <w:rPr>
          <w:rStyle w:val="afffff9"/>
          <w:rtl/>
        </w:rPr>
      </w:pPr>
      <w:r w:rsidRPr="00E34F28">
        <w:rPr>
          <w:rStyle w:val="afffff9"/>
          <w:rFonts w:hint="cs"/>
          <w:rtl/>
        </w:rPr>
        <w:t>דב</w:t>
      </w:r>
      <w:r w:rsidRPr="00E34F28">
        <w:rPr>
          <w:rStyle w:val="afffff9"/>
          <w:rtl/>
        </w:rPr>
        <w:t>"</w:t>
      </w:r>
      <w:r w:rsidRPr="00E34F28">
        <w:rPr>
          <w:rStyle w:val="afffff9"/>
          <w:rFonts w:hint="cs"/>
          <w:rtl/>
        </w:rPr>
        <w:t>ש</w:t>
      </w:r>
      <w:r w:rsidRPr="000528DA">
        <w:rPr>
          <w:rFonts w:hint="cs"/>
          <w:rtl/>
        </w:rPr>
        <w:t xml:space="preserve"> </w:t>
      </w:r>
      <w:r w:rsidR="007C2261" w:rsidRPr="00E34F28">
        <w:rPr>
          <w:rStyle w:val="afffff9"/>
          <w:rFonts w:hint="cs"/>
          <w:rtl/>
        </w:rPr>
        <w:t>וכר"י</w:t>
      </w:r>
      <w:r w:rsidRPr="000528DA">
        <w:rPr>
          <w:rFonts w:hint="cs"/>
          <w:rtl/>
        </w:rPr>
        <w:t xml:space="preserve"> דקתני קודם מאור ואח</w:t>
      </w:r>
      <w:r w:rsidR="007B7D72" w:rsidRPr="000528DA">
        <w:rPr>
          <w:rFonts w:hint="cs"/>
          <w:rtl/>
        </w:rPr>
        <w:t>"</w:t>
      </w:r>
      <w:r w:rsidRPr="000528DA">
        <w:rPr>
          <w:rFonts w:hint="cs"/>
          <w:rtl/>
        </w:rPr>
        <w:t>כ בשמים</w:t>
      </w:r>
      <w:r w:rsidR="007C2261" w:rsidRPr="000528DA">
        <w:rPr>
          <w:rFonts w:hint="cs"/>
          <w:rtl/>
        </w:rPr>
        <w:t>,</w:t>
      </w:r>
      <w:r w:rsidRPr="000528DA">
        <w:rPr>
          <w:rFonts w:hint="cs"/>
          <w:rtl/>
        </w:rPr>
        <w:t xml:space="preserve"> ולא </w:t>
      </w:r>
      <w:r w:rsidRPr="00E34F28">
        <w:rPr>
          <w:rStyle w:val="afffff9"/>
          <w:rFonts w:hint="cs"/>
          <w:rtl/>
        </w:rPr>
        <w:t>ב</w:t>
      </w:r>
      <w:r w:rsidR="007B7D72" w:rsidRPr="00E34F28">
        <w:rPr>
          <w:rStyle w:val="afffff9"/>
          <w:rFonts w:hint="cs"/>
          <w:rtl/>
        </w:rPr>
        <w:t>"</w:t>
      </w:r>
      <w:r w:rsidRPr="00E34F28">
        <w:rPr>
          <w:rStyle w:val="afffff9"/>
          <w:rFonts w:hint="cs"/>
          <w:rtl/>
        </w:rPr>
        <w:t xml:space="preserve">ה </w:t>
      </w:r>
      <w:r w:rsidRPr="000528DA">
        <w:rPr>
          <w:rFonts w:hint="cs"/>
          <w:rtl/>
        </w:rPr>
        <w:t xml:space="preserve">אליבא </w:t>
      </w:r>
      <w:r w:rsidRPr="00E34F28">
        <w:rPr>
          <w:rStyle w:val="afffff9"/>
          <w:rFonts w:hint="cs"/>
          <w:rtl/>
        </w:rPr>
        <w:t>דר</w:t>
      </w:r>
      <w:r w:rsidRPr="00E34F28">
        <w:rPr>
          <w:rStyle w:val="afffff9"/>
          <w:rtl/>
        </w:rPr>
        <w:t>"</w:t>
      </w:r>
      <w:r w:rsidRPr="00E34F28">
        <w:rPr>
          <w:rStyle w:val="afffff9"/>
          <w:rFonts w:hint="cs"/>
          <w:rtl/>
        </w:rPr>
        <w:t>מ</w:t>
      </w:r>
      <w:r w:rsidR="007C2261" w:rsidRPr="00E34F28">
        <w:rPr>
          <w:rStyle w:val="afffff9"/>
          <w:rFonts w:hint="cs"/>
          <w:rtl/>
        </w:rPr>
        <w:t xml:space="preserve">, </w:t>
      </w:r>
    </w:p>
    <w:p w14:paraId="286D6158" w14:textId="220BF1C9" w:rsidR="00A24328" w:rsidRDefault="005175F4" w:rsidP="009A59D1">
      <w:pPr>
        <w:pStyle w:val="38"/>
        <w:framePr w:wrap="notBeside"/>
        <w:rPr>
          <w:rtl/>
        </w:rPr>
      </w:pPr>
      <w:r w:rsidRPr="00660D7A">
        <w:rPr>
          <w:rFonts w:hint="cs"/>
          <w:rtl/>
        </w:rPr>
        <w:t>דהא</w:t>
      </w:r>
      <w:r w:rsidR="009B14FE">
        <w:rPr>
          <w:rFonts w:hint="cs"/>
          <w:rtl/>
        </w:rPr>
        <w:t>:</w:t>
      </w:r>
    </w:p>
    <w:p w14:paraId="6ADC94A9" w14:textId="0F180B12" w:rsidR="005175F4" w:rsidRPr="000528DA" w:rsidRDefault="005175F4" w:rsidP="000528DA">
      <w:pPr>
        <w:rPr>
          <w:rtl/>
        </w:rPr>
      </w:pPr>
      <w:r w:rsidRPr="000528DA">
        <w:rPr>
          <w:rFonts w:ascii="Fb Fontext" w:hAnsi="Fb Fontext" w:hint="cs"/>
          <w:rtl/>
        </w:rPr>
        <w:t xml:space="preserve">בבריתא תני דביש לו רק כוס אחד </w:t>
      </w:r>
      <w:r w:rsidRPr="000528DA">
        <w:rPr>
          <w:rFonts w:hint="cs"/>
          <w:rtl/>
        </w:rPr>
        <w:t>מניחו לאחר המזון ומשלשלן כולן לאחריו</w:t>
      </w:r>
      <w:r w:rsidR="000F6DD4" w:rsidRPr="000528DA">
        <w:rPr>
          <w:rFonts w:hint="cs"/>
          <w:rtl/>
        </w:rPr>
        <w:t>,</w:t>
      </w:r>
    </w:p>
    <w:p w14:paraId="2DCE8C60" w14:textId="54E7F344" w:rsidR="00A24328" w:rsidRDefault="00F95182" w:rsidP="009A59D1">
      <w:pPr>
        <w:pStyle w:val="38"/>
        <w:framePr w:wrap="notBeside"/>
        <w:rPr>
          <w:rtl/>
        </w:rPr>
      </w:pPr>
      <w:r>
        <w:rPr>
          <w:rtl/>
        </w:rPr>
        <w:t>-</w:t>
      </w:r>
    </w:p>
    <w:p w14:paraId="54DEBA04" w14:textId="073C4277" w:rsidR="005175F4" w:rsidRPr="000528DA" w:rsidRDefault="002271CB" w:rsidP="0083267A">
      <w:bookmarkStart w:id="1762" w:name="_Toc193636424"/>
      <w:bookmarkStart w:id="1763" w:name="_Toc216185032"/>
      <w:r w:rsidRPr="00A10336">
        <w:rPr>
          <w:rStyle w:val="30"/>
          <w:rFonts w:hint="cs"/>
          <w:rtl/>
        </w:rPr>
        <w:t>ל</w:t>
      </w:r>
      <w:r w:rsidR="005175F4" w:rsidRPr="00A10336">
        <w:rPr>
          <w:rStyle w:val="30"/>
          <w:rFonts w:hint="cs"/>
          <w:rtl/>
        </w:rPr>
        <w:t>הכניס היום ככל שמקדימים עדיף</w:t>
      </w:r>
      <w:bookmarkEnd w:id="1762"/>
      <w:bookmarkEnd w:id="1763"/>
      <w:r w:rsidR="005175F4" w:rsidRPr="000528DA">
        <w:rPr>
          <w:rFonts w:hint="cs"/>
          <w:rtl/>
        </w:rPr>
        <w:t xml:space="preserve"> מלהוציא היום</w:t>
      </w:r>
      <w:r w:rsidR="0083267A">
        <w:rPr>
          <w:rFonts w:hint="cs"/>
          <w:rtl/>
        </w:rPr>
        <w:t>,</w:t>
      </w:r>
      <w:r w:rsidR="005175F4" w:rsidRPr="000528DA">
        <w:rPr>
          <w:rFonts w:hint="cs"/>
          <w:rtl/>
        </w:rPr>
        <w:t xml:space="preserve"> דמאחרין עדיף שלא יהא כמשוי</w:t>
      </w:r>
    </w:p>
    <w:p w14:paraId="4669FDFA" w14:textId="77777777" w:rsidR="005175F4" w:rsidRPr="0083267A" w:rsidRDefault="005175F4" w:rsidP="0083267A">
      <w:pPr>
        <w:pStyle w:val="afffffc"/>
        <w:rPr>
          <w:rtl/>
        </w:rPr>
      </w:pPr>
      <w:bookmarkStart w:id="1764" w:name="_Toc193636425"/>
      <w:bookmarkStart w:id="1765" w:name="_Toc216185033"/>
      <w:r w:rsidRPr="0083267A">
        <w:rPr>
          <w:rFonts w:hint="cs"/>
          <w:rtl/>
        </w:rPr>
        <w:t>ו</w:t>
      </w:r>
      <w:r w:rsidRPr="0083267A">
        <w:rPr>
          <w:rtl/>
        </w:rPr>
        <w:t>ב"ש</w:t>
      </w:r>
      <w:r w:rsidR="00B66B12" w:rsidRPr="0083267A">
        <w:rPr>
          <w:rFonts w:hint="cs"/>
          <w:rtl/>
        </w:rPr>
        <w:t>:</w:t>
      </w:r>
      <w:r w:rsidR="00E3010C" w:rsidRPr="0083267A">
        <w:rPr>
          <w:rtl/>
        </w:rPr>
        <w:t xml:space="preserve"> ברכת המזון טעונה כוס</w:t>
      </w:r>
      <w:bookmarkEnd w:id="1764"/>
      <w:bookmarkEnd w:id="1765"/>
    </w:p>
    <w:p w14:paraId="1DF07C2E" w14:textId="32328546" w:rsidR="00A24328" w:rsidRDefault="005175F4" w:rsidP="009A59D1">
      <w:pPr>
        <w:pStyle w:val="38"/>
        <w:framePr w:wrap="notBeside"/>
        <w:rPr>
          <w:rtl/>
        </w:rPr>
      </w:pPr>
      <w:r w:rsidRPr="00660D7A">
        <w:rPr>
          <w:rtl/>
        </w:rPr>
        <w:t>וה</w:t>
      </w:r>
      <w:r w:rsidRPr="00660D7A">
        <w:rPr>
          <w:rFonts w:hint="cs"/>
          <w:rtl/>
        </w:rPr>
        <w:t>ך</w:t>
      </w:r>
      <w:r w:rsidR="009B14FE">
        <w:rPr>
          <w:rtl/>
        </w:rPr>
        <w:t>:</w:t>
      </w:r>
    </w:p>
    <w:p w14:paraId="6B414831" w14:textId="009CE457" w:rsidR="00E3010C" w:rsidRPr="000528DA" w:rsidRDefault="005175F4" w:rsidP="000528DA">
      <w:pPr>
        <w:rPr>
          <w:rtl/>
        </w:rPr>
      </w:pPr>
      <w:r w:rsidRPr="000528DA">
        <w:rPr>
          <w:rFonts w:hint="cs"/>
          <w:rtl/>
        </w:rPr>
        <w:t>ד</w:t>
      </w:r>
      <w:r w:rsidR="00E3010C" w:rsidRPr="000528DA">
        <w:rPr>
          <w:rtl/>
        </w:rPr>
        <w:t>בא</w:t>
      </w:r>
      <w:r w:rsidR="00E3010C" w:rsidRPr="000528DA">
        <w:rPr>
          <w:rFonts w:hint="cs"/>
          <w:rtl/>
        </w:rPr>
        <w:t xml:space="preserve"> </w:t>
      </w:r>
      <w:r w:rsidR="00E3010C" w:rsidRPr="000528DA">
        <w:rPr>
          <w:rtl/>
        </w:rPr>
        <w:t xml:space="preserve">יין </w:t>
      </w:r>
      <w:r w:rsidRPr="000528DA">
        <w:rPr>
          <w:rtl/>
        </w:rPr>
        <w:t xml:space="preserve">אחר המזון, אם אין שם אלא אותו כוס </w:t>
      </w:r>
    </w:p>
    <w:p w14:paraId="427B80FA" w14:textId="77777777" w:rsidR="002271CB" w:rsidRPr="000528DA" w:rsidRDefault="005175F4" w:rsidP="000528DA">
      <w:pPr>
        <w:rPr>
          <w:rtl/>
        </w:rPr>
      </w:pPr>
      <w:r w:rsidRPr="00E34F28">
        <w:rPr>
          <w:rStyle w:val="afffff9"/>
          <w:rFonts w:hint="cs"/>
          <w:rtl/>
        </w:rPr>
        <w:t>ל</w:t>
      </w:r>
      <w:r w:rsidRPr="00E34F28">
        <w:rPr>
          <w:rStyle w:val="afffff9"/>
          <w:rtl/>
        </w:rPr>
        <w:t xml:space="preserve">ב"ש: </w:t>
      </w:r>
      <w:r w:rsidRPr="000528DA">
        <w:rPr>
          <w:rtl/>
        </w:rPr>
        <w:t>מברך על היין</w:t>
      </w:r>
      <w:r w:rsidR="00E3010C" w:rsidRPr="000528DA">
        <w:rPr>
          <w:rFonts w:hint="cs"/>
          <w:rtl/>
        </w:rPr>
        <w:t>,</w:t>
      </w:r>
      <w:r w:rsidRPr="000528DA">
        <w:rPr>
          <w:rtl/>
        </w:rPr>
        <w:t xml:space="preserve"> ואח</w:t>
      </w:r>
      <w:r w:rsidRPr="000528DA">
        <w:rPr>
          <w:rFonts w:hint="cs"/>
          <w:rtl/>
        </w:rPr>
        <w:t>"כ</w:t>
      </w:r>
      <w:r w:rsidRPr="000528DA">
        <w:rPr>
          <w:rtl/>
        </w:rPr>
        <w:t xml:space="preserve"> מברך על המזון.</w:t>
      </w:r>
      <w:r w:rsidR="002271CB" w:rsidRPr="000528DA">
        <w:rPr>
          <w:rFonts w:hint="cs"/>
          <w:rtl/>
        </w:rPr>
        <w:t xml:space="preserve"> </w:t>
      </w:r>
    </w:p>
    <w:p w14:paraId="6BC09B5E" w14:textId="1635D401" w:rsidR="00A24328" w:rsidRDefault="00F95182" w:rsidP="009A59D1">
      <w:pPr>
        <w:pStyle w:val="38"/>
        <w:framePr w:wrap="notBeside"/>
        <w:rPr>
          <w:rtl/>
        </w:rPr>
      </w:pPr>
      <w:r>
        <w:rPr>
          <w:rFonts w:hint="cs"/>
          <w:rtl/>
        </w:rPr>
        <w:t>-</w:t>
      </w:r>
    </w:p>
    <w:p w14:paraId="170FD65B" w14:textId="2DD8A863" w:rsidR="00E3010C" w:rsidRPr="000528DA" w:rsidRDefault="005175F4" w:rsidP="000528DA">
      <w:pPr>
        <w:rPr>
          <w:rtl/>
        </w:rPr>
      </w:pPr>
      <w:r w:rsidRPr="000528DA">
        <w:rPr>
          <w:rFonts w:hint="cs"/>
          <w:rtl/>
        </w:rPr>
        <w:t xml:space="preserve">תרי תנאי ואליבא </w:t>
      </w:r>
      <w:r w:rsidRPr="00E34F28">
        <w:rPr>
          <w:rStyle w:val="afffff9"/>
          <w:rFonts w:hint="cs"/>
          <w:rtl/>
        </w:rPr>
        <w:t>דב</w:t>
      </w:r>
      <w:r w:rsidRPr="00E34F28">
        <w:rPr>
          <w:rStyle w:val="afffff9"/>
          <w:rtl/>
        </w:rPr>
        <w:t>"</w:t>
      </w:r>
      <w:r w:rsidRPr="00E34F28">
        <w:rPr>
          <w:rStyle w:val="afffff9"/>
          <w:rFonts w:hint="cs"/>
          <w:rtl/>
        </w:rPr>
        <w:t>ש</w:t>
      </w:r>
      <w:r w:rsidR="007F58B7" w:rsidRPr="000528DA">
        <w:rPr>
          <w:rFonts w:hint="cs"/>
          <w:rtl/>
        </w:rPr>
        <w:t>,</w:t>
      </w:r>
      <w:r w:rsidR="007F58B7" w:rsidRPr="000528DA">
        <w:rPr>
          <w:rFonts w:ascii="Fb Fontext" w:hAnsi="Fb Fontext" w:hint="cs"/>
          <w:rtl/>
        </w:rPr>
        <w:t xml:space="preserve"> </w:t>
      </w:r>
    </w:p>
    <w:p w14:paraId="559F2B3D" w14:textId="77777777" w:rsidR="00E3010C" w:rsidRPr="00E34F28" w:rsidRDefault="00E3010C" w:rsidP="00E3010C">
      <w:pPr>
        <w:pStyle w:val="affffff5"/>
        <w:ind w:left="113"/>
        <w:rPr>
          <w:rtl/>
        </w:rPr>
      </w:pPr>
      <w:r w:rsidRPr="00E3010C">
        <w:rPr>
          <w:rFonts w:hint="cs"/>
          <w:rtl/>
        </w:rPr>
        <w:t>דאין לומר דמברך, וטועם בידו</w:t>
      </w:r>
      <w:r w:rsidR="005175F4" w:rsidRPr="00E3010C">
        <w:rPr>
          <w:rFonts w:hint="cs"/>
          <w:rtl/>
        </w:rPr>
        <w:t>, ומנח, ובי</w:t>
      </w:r>
      <w:r w:rsidR="00B66B12" w:rsidRPr="00E3010C">
        <w:rPr>
          <w:rFonts w:hint="cs"/>
          <w:rtl/>
        </w:rPr>
        <w:t>ש יותר משיעור</w:t>
      </w:r>
      <w:r w:rsidRPr="00E3010C">
        <w:rPr>
          <w:rFonts w:hint="cs"/>
          <w:rtl/>
        </w:rPr>
        <w:t>,</w:t>
      </w:r>
      <w:r w:rsidR="00B66B12" w:rsidRPr="00E3010C">
        <w:rPr>
          <w:rFonts w:hint="cs"/>
          <w:rtl/>
        </w:rPr>
        <w:t xml:space="preserve"> </w:t>
      </w:r>
    </w:p>
    <w:p w14:paraId="05292D82" w14:textId="77777777" w:rsidR="00F64167" w:rsidRDefault="00B66B12" w:rsidP="00E3010C">
      <w:pPr>
        <w:pStyle w:val="affffff5"/>
        <w:ind w:left="113"/>
        <w:rPr>
          <w:rtl/>
        </w:rPr>
      </w:pPr>
      <w:r w:rsidRPr="00E3010C">
        <w:rPr>
          <w:rFonts w:hint="cs"/>
          <w:rtl/>
        </w:rPr>
        <w:t xml:space="preserve">ולא כדי </w:t>
      </w:r>
      <w:r w:rsidR="00E3010C" w:rsidRPr="00E3010C">
        <w:rPr>
          <w:rFonts w:hint="cs"/>
          <w:rtl/>
        </w:rPr>
        <w:t>שתי</w:t>
      </w:r>
      <w:r w:rsidRPr="00E3010C">
        <w:rPr>
          <w:rFonts w:hint="cs"/>
          <w:rtl/>
        </w:rPr>
        <w:t xml:space="preserve"> כוסות</w:t>
      </w:r>
      <w:r w:rsidR="00E3010C" w:rsidRPr="00E3010C">
        <w:rPr>
          <w:rFonts w:hint="cs"/>
          <w:rtl/>
        </w:rPr>
        <w:t>,</w:t>
      </w:r>
      <w:r w:rsidRPr="00E3010C">
        <w:rPr>
          <w:rFonts w:hint="cs"/>
          <w:rtl/>
        </w:rPr>
        <w:t xml:space="preserve"> - שכתוב ששותהו,</w:t>
      </w:r>
    </w:p>
    <w:p w14:paraId="06732651" w14:textId="1AD1FED0" w:rsidR="005175F4" w:rsidRPr="00E34F28" w:rsidRDefault="0083267A" w:rsidP="00F50A20">
      <w:pPr>
        <w:pStyle w:val="afffa"/>
        <w:rPr>
          <w:del w:id="90038" w:author="מנוע עיצוב" w:date="2026-10-08T11:01:28Z"/>
          <w:rtl/>
        </w:rPr>
      </w:pPr>
      <w:del w:id="90036" w:author="מנוע עיצוב" w:date="2026-10-08T11:01:28Z">
        <w:r>
          <w:rPr>
            <w:rFonts w:hint="cs"/>
            <w:rtl/>
          </w:rPr>
          <w:delText xml:space="preserve">*</w:delText>
        </w:r>
      </w:del>
      <w:del w:id="90037" w:author="מנוע עיצוב" w:date="2026-10-08T11:01:28Z">
        <w:r w:rsidR="00683C59">
          <w:rPr>
            <w:rFonts w:hint="cs"/>
            <w:rtl/>
          </w:rPr>
          <w:delText xml:space="preserve">***</w:delText>
        </w:r>
      </w:del>
    </w:p>
    <w:p w14:paraId="0A9197B8" w14:textId="77777777" w:rsidR="005175F4" w:rsidRPr="00E34F28" w:rsidRDefault="005175F4" w:rsidP="00EC0DC4">
      <w:pPr>
        <w:pStyle w:val="af2"/>
        <w:framePr w:wrap="around"/>
        <w:rPr>
          <w:rtl/>
        </w:rPr>
      </w:pPr>
      <w:r w:rsidRPr="009757B9">
        <w:rPr>
          <w:rtl/>
        </w:rPr>
        <w:t>נב:</w:t>
      </w:r>
    </w:p>
    <w:p w14:paraId="0E761A5B" w14:textId="77777777" w:rsidR="005175F4" w:rsidRPr="00E34F28" w:rsidRDefault="007C2261" w:rsidP="00470C2A">
      <w:pPr>
        <w:pStyle w:val="afffffe"/>
        <w:rPr>
          <w:rtl/>
        </w:rPr>
      </w:pPr>
      <w:ins w:id="9878" w:author="מספור קטעי משנה" w:date="2026-10-06T06:45:16Z">
        <w:r>
          <w:rPr>
            <w:rStyle w:val="MisparKeta"/>
          </w:rPr>
          <w:t xml:space="preserve">א. </w:t>
        </w:r>
      </w:ins>
      <w:bookmarkStart w:id="1766" w:name="_Toc193636426"/>
      <w:bookmarkStart w:id="1767" w:name="_Toc216185034"/>
      <w:r w:rsidRPr="00B66B12">
        <w:rPr>
          <w:rtl/>
        </w:rPr>
        <w:t>ב"ש</w:t>
      </w:r>
      <w:r w:rsidR="005175F4" w:rsidRPr="00E34F28">
        <w:rPr>
          <w:rStyle w:val="afffff9"/>
          <w:rtl/>
        </w:rPr>
        <w:t xml:space="preserve">: </w:t>
      </w:r>
      <w:r w:rsidR="005175F4" w:rsidRPr="00B66B12">
        <w:rPr>
          <w:rtl/>
        </w:rPr>
        <w:t>נוטלין לידים ו</w:t>
      </w:r>
      <w:r w:rsidR="002271CB" w:rsidRPr="00B66B12">
        <w:rPr>
          <w:rtl/>
        </w:rPr>
        <w:t>אח"כ</w:t>
      </w:r>
      <w:r w:rsidR="005175F4" w:rsidRPr="00B66B12">
        <w:rPr>
          <w:rtl/>
        </w:rPr>
        <w:t xml:space="preserve"> מ</w:t>
      </w:r>
      <w:r w:rsidRPr="00B66B12">
        <w:rPr>
          <w:rtl/>
        </w:rPr>
        <w:t>וזגין</w:t>
      </w:r>
      <w:r w:rsidRPr="00B66B12">
        <w:rPr>
          <w:rFonts w:hint="cs"/>
          <w:rtl/>
        </w:rPr>
        <w:t xml:space="preserve"> </w:t>
      </w:r>
      <w:r w:rsidR="005175F4" w:rsidRPr="00B66B12">
        <w:rPr>
          <w:rtl/>
        </w:rPr>
        <w:t>הכוס</w:t>
      </w:r>
      <w:r w:rsidR="005175F4" w:rsidRPr="00A500E2">
        <w:rPr>
          <w:rFonts w:hint="cs"/>
          <w:rtl/>
        </w:rPr>
        <w:t>.</w:t>
      </w:r>
      <w:bookmarkEnd w:id="1766"/>
      <w:bookmarkEnd w:id="1767"/>
    </w:p>
    <w:p w14:paraId="4DC7C86D" w14:textId="1304BA71" w:rsidR="005175F4" w:rsidRPr="000528DA" w:rsidRDefault="005175F4" w:rsidP="0083267A">
      <w:pPr>
        <w:rPr>
          <w:rtl/>
        </w:rPr>
      </w:pPr>
      <w:r w:rsidRPr="000528DA">
        <w:rPr>
          <w:rtl/>
        </w:rPr>
        <w:t>גזרה שמא יטמאו משקין שאחורי הכוס מחמת ידיו, ויחזרו ויטמאו הכוס.</w:t>
      </w:r>
      <w:r w:rsidR="0083267A">
        <w:rPr>
          <w:rFonts w:hint="cs"/>
          <w:rtl/>
        </w:rPr>
        <w:t xml:space="preserve"> אבל </w:t>
      </w:r>
      <w:r w:rsidRPr="000528DA">
        <w:rPr>
          <w:rFonts w:hint="cs"/>
          <w:rtl/>
        </w:rPr>
        <w:t>ידים לא מטמאות לכוס</w:t>
      </w:r>
      <w:r w:rsidR="00E3010C" w:rsidRPr="000528DA">
        <w:rPr>
          <w:rFonts w:hint="cs"/>
          <w:rtl/>
        </w:rPr>
        <w:t>,</w:t>
      </w:r>
      <w:r w:rsidRPr="000528DA">
        <w:rPr>
          <w:rtl/>
        </w:rPr>
        <w:t xml:space="preserve"> </w:t>
      </w:r>
      <w:r w:rsidR="00E3010C" w:rsidRPr="000528DA">
        <w:rPr>
          <w:rFonts w:hint="cs"/>
          <w:rtl/>
        </w:rPr>
        <w:t>ש</w:t>
      </w:r>
      <w:r w:rsidRPr="000528DA">
        <w:rPr>
          <w:rtl/>
        </w:rPr>
        <w:t>ידים שניות הן, ואין שני עושה שלישי בחולין אלא על ידי משקין.</w:t>
      </w:r>
    </w:p>
    <w:p w14:paraId="0460CF59" w14:textId="77777777" w:rsidR="00E3010C" w:rsidRPr="0083267A" w:rsidRDefault="005175F4" w:rsidP="00470C2A">
      <w:pPr>
        <w:pStyle w:val="afffffe"/>
        <w:rPr>
          <w:rtl/>
        </w:rPr>
      </w:pPr>
      <w:ins w:id="9879" w:author="מספור קטעי משנה" w:date="2026-10-06T06:45:16Z">
        <w:r>
          <w:rPr>
            <w:rStyle w:val="MisparKeta"/>
          </w:rPr>
          <w:t xml:space="preserve">ג. </w:t>
        </w:r>
      </w:ins>
      <w:bookmarkStart w:id="1768" w:name="_Toc193636427"/>
      <w:bookmarkStart w:id="1769" w:name="_Toc216185035"/>
      <w:r w:rsidRPr="0083267A">
        <w:rPr>
          <w:rtl/>
        </w:rPr>
        <w:t>ו</w:t>
      </w:r>
      <w:r w:rsidRPr="0083267A">
        <w:rPr>
          <w:rFonts w:hint="cs"/>
          <w:rtl/>
        </w:rPr>
        <w:t>ל</w:t>
      </w:r>
      <w:r w:rsidRPr="0083267A">
        <w:rPr>
          <w:rtl/>
        </w:rPr>
        <w:t>ב"ה: מוזגין הכוס ואח"</w:t>
      </w:r>
      <w:r w:rsidRPr="0083267A">
        <w:rPr>
          <w:rFonts w:hint="cs"/>
          <w:rtl/>
        </w:rPr>
        <w:t xml:space="preserve">כ </w:t>
      </w:r>
      <w:r w:rsidR="007C2261" w:rsidRPr="0083267A">
        <w:rPr>
          <w:rtl/>
        </w:rPr>
        <w:t>נוטלין לידים,</w:t>
      </w:r>
      <w:bookmarkEnd w:id="1768"/>
      <w:bookmarkEnd w:id="1769"/>
    </w:p>
    <w:p w14:paraId="10FF4354" w14:textId="77777777" w:rsidR="00E3010C" w:rsidRPr="000528DA" w:rsidRDefault="005175F4" w:rsidP="000528DA">
      <w:pPr>
        <w:rPr>
          <w:rtl/>
        </w:rPr>
      </w:pPr>
      <w:bookmarkStart w:id="1770" w:name="_Toc193636428"/>
      <w:bookmarkStart w:id="1771" w:name="_Toc216185036"/>
      <w:r w:rsidRPr="00A10336">
        <w:rPr>
          <w:rStyle w:val="30"/>
          <w:rtl/>
        </w:rPr>
        <w:t>גזרה שמא יטמאו משקין שבידים מחמת הכוס,</w:t>
      </w:r>
      <w:bookmarkEnd w:id="1770"/>
      <w:bookmarkEnd w:id="1771"/>
      <w:r w:rsidRPr="00A10336">
        <w:rPr>
          <w:rStyle w:val="30"/>
          <w:rtl/>
        </w:rPr>
        <w:t xml:space="preserve"> </w:t>
      </w:r>
    </w:p>
    <w:p w14:paraId="2BC6B79F" w14:textId="77777777" w:rsidR="00E3010C" w:rsidRPr="000528DA" w:rsidRDefault="005175F4" w:rsidP="000528DA">
      <w:pPr>
        <w:rPr>
          <w:rtl/>
        </w:rPr>
      </w:pPr>
      <w:r w:rsidRPr="000528DA">
        <w:rPr>
          <w:rtl/>
        </w:rPr>
        <w:lastRenderedPageBreak/>
        <w:t>ויחזרו ויטמאו את הידים.</w:t>
      </w:r>
      <w:r w:rsidRPr="000528DA">
        <w:rPr>
          <w:rFonts w:hint="cs"/>
          <w:rtl/>
        </w:rPr>
        <w:t xml:space="preserve"> וכוס</w:t>
      </w:r>
      <w:r w:rsidRPr="000528DA">
        <w:rPr>
          <w:rtl/>
        </w:rPr>
        <w:t xml:space="preserve"> </w:t>
      </w:r>
      <w:r w:rsidR="00E3010C" w:rsidRPr="000528DA">
        <w:rPr>
          <w:rFonts w:hint="cs"/>
          <w:sz w:val="12"/>
          <w:szCs w:val="16"/>
          <w:rtl/>
        </w:rPr>
        <w:t>כלי</w:t>
      </w:r>
      <w:r w:rsidRPr="000528DA">
        <w:rPr>
          <w:rFonts w:hint="cs"/>
          <w:rtl/>
        </w:rPr>
        <w:t xml:space="preserve"> לא מטמא לאדם</w:t>
      </w:r>
      <w:r w:rsidR="007C2261" w:rsidRPr="000528DA">
        <w:rPr>
          <w:rFonts w:hint="cs"/>
          <w:rtl/>
        </w:rPr>
        <w:t xml:space="preserve">, </w:t>
      </w:r>
    </w:p>
    <w:p w14:paraId="017F1AE5" w14:textId="77777777" w:rsidR="005175F4" w:rsidRPr="000528DA" w:rsidRDefault="005175F4" w:rsidP="000528DA">
      <w:pPr>
        <w:rPr>
          <w:rtl/>
        </w:rPr>
      </w:pPr>
      <w:r w:rsidRPr="000528DA">
        <w:rPr>
          <w:rFonts w:hint="cs"/>
          <w:rtl/>
        </w:rPr>
        <w:t>ולא מטמא למשקין שבתוכו</w:t>
      </w:r>
      <w:r w:rsidR="00E3010C" w:rsidRPr="000528DA">
        <w:rPr>
          <w:rFonts w:hint="cs"/>
          <w:rtl/>
        </w:rPr>
        <w:t>,</w:t>
      </w:r>
      <w:r w:rsidRPr="000528DA">
        <w:rPr>
          <w:rFonts w:hint="cs"/>
          <w:rtl/>
        </w:rPr>
        <w:t xml:space="preserve"> </w:t>
      </w:r>
      <w:r w:rsidRPr="0083267A">
        <w:rPr>
          <w:rStyle w:val="afffff9"/>
          <w:rFonts w:hint="cs"/>
          <w:rtl/>
        </w:rPr>
        <w:t>ד</w:t>
      </w:r>
      <w:r w:rsidR="00E3010C" w:rsidRPr="0083267A">
        <w:rPr>
          <w:rStyle w:val="afffff9"/>
          <w:rFonts w:hint="cs"/>
          <w:rtl/>
        </w:rPr>
        <w:t>מיירי</w:t>
      </w:r>
      <w:r w:rsidR="00E3010C" w:rsidRPr="000528DA">
        <w:rPr>
          <w:rFonts w:hint="cs"/>
          <w:rtl/>
        </w:rPr>
        <w:t xml:space="preserve"> </w:t>
      </w:r>
      <w:r w:rsidRPr="000528DA">
        <w:rPr>
          <w:rtl/>
        </w:rPr>
        <w:t>בכלי שנטמאו אחוריו במשקין</w:t>
      </w:r>
      <w:r w:rsidR="00E3010C" w:rsidRPr="000528DA">
        <w:rPr>
          <w:rFonts w:hint="cs"/>
          <w:rtl/>
        </w:rPr>
        <w:t>,</w:t>
      </w:r>
      <w:r w:rsidRPr="000528DA">
        <w:rPr>
          <w:rtl/>
        </w:rPr>
        <w:t xml:space="preserve"> </w:t>
      </w:r>
      <w:r w:rsidR="00E3010C" w:rsidRPr="000528DA">
        <w:rPr>
          <w:rFonts w:hint="cs"/>
          <w:rtl/>
        </w:rPr>
        <w:t>ש</w:t>
      </w:r>
      <w:r w:rsidRPr="000528DA">
        <w:rPr>
          <w:rtl/>
        </w:rPr>
        <w:t>תוכו טהור וגבו טמא.</w:t>
      </w:r>
      <w:r w:rsidR="009F6457" w:rsidRPr="000528DA">
        <w:rPr>
          <w:rFonts w:hint="cs"/>
          <w:rtl/>
        </w:rPr>
        <w:t xml:space="preserve"> </w:t>
      </w:r>
      <w:r w:rsidR="009F6457" w:rsidRPr="000528DA">
        <w:rPr>
          <w:rStyle w:val="affffff6"/>
          <w:rFonts w:hint="cs"/>
          <w:spacing w:val="0"/>
          <w:rtl/>
        </w:rPr>
        <w:t>ורק אי נטמא תוכו נטמא כולו</w:t>
      </w:r>
    </w:p>
    <w:p w14:paraId="6727FA38" w14:textId="7C96328C" w:rsidR="00A24328" w:rsidRDefault="005175F4" w:rsidP="009A59D1">
      <w:pPr>
        <w:pStyle w:val="38"/>
        <w:framePr w:wrap="notBeside"/>
        <w:rPr>
          <w:rtl/>
        </w:rPr>
      </w:pPr>
      <w:r w:rsidRPr="00660D7A">
        <w:rPr>
          <w:rFonts w:hint="cs"/>
          <w:rtl/>
        </w:rPr>
        <w:t>ו</w:t>
      </w:r>
      <w:r w:rsidR="009F6457" w:rsidRPr="00660D7A">
        <w:rPr>
          <w:rFonts w:hint="cs"/>
          <w:rtl/>
        </w:rPr>
        <w:t>חלקו</w:t>
      </w:r>
      <w:r w:rsidR="009B14FE">
        <w:rPr>
          <w:rFonts w:hint="cs"/>
          <w:rtl/>
        </w:rPr>
        <w:t>:</w:t>
      </w:r>
    </w:p>
    <w:p w14:paraId="0437654A" w14:textId="57154C96" w:rsidR="009F6457" w:rsidRPr="000528DA" w:rsidRDefault="009F6457" w:rsidP="0083267A">
      <w:pPr>
        <w:rPr>
          <w:rtl/>
        </w:rPr>
      </w:pPr>
      <w:r w:rsidRPr="000528DA">
        <w:rPr>
          <w:rFonts w:hint="cs"/>
          <w:rtl/>
        </w:rPr>
        <w:t>אי מותר להשתמש בכלי שנטמאו אחוריו במשקין</w:t>
      </w:r>
    </w:p>
    <w:p w14:paraId="5C356DCC" w14:textId="77777777" w:rsidR="009F6457" w:rsidRPr="000528DA" w:rsidRDefault="009F6457" w:rsidP="000528DA">
      <w:pPr>
        <w:rPr>
          <w:rtl/>
        </w:rPr>
      </w:pPr>
      <w:r w:rsidRPr="00E34F28">
        <w:rPr>
          <w:rStyle w:val="afffff9"/>
          <w:rFonts w:hint="cs"/>
          <w:rtl/>
        </w:rPr>
        <w:t xml:space="preserve">ב"ש </w:t>
      </w:r>
      <w:r w:rsidRPr="000528DA">
        <w:rPr>
          <w:rFonts w:hint="cs"/>
          <w:rtl/>
        </w:rPr>
        <w:t xml:space="preserve">גזרו משום ניצוצות, </w:t>
      </w:r>
      <w:r w:rsidRPr="00E34F28">
        <w:rPr>
          <w:rStyle w:val="afffff9"/>
          <w:rFonts w:hint="cs"/>
          <w:rtl/>
        </w:rPr>
        <w:t>ולב''ה</w:t>
      </w:r>
      <w:r w:rsidRPr="000528DA">
        <w:rPr>
          <w:rFonts w:hint="cs"/>
          <w:rtl/>
        </w:rPr>
        <w:t xml:space="preserve"> לא שכיח</w:t>
      </w:r>
    </w:p>
    <w:p w14:paraId="25589A2E" w14:textId="04E823E8" w:rsidR="00A24328" w:rsidRDefault="009F6457" w:rsidP="009A59D1">
      <w:pPr>
        <w:pStyle w:val="38"/>
        <w:framePr w:wrap="notBeside"/>
        <w:rPr>
          <w:rtl/>
        </w:rPr>
      </w:pPr>
      <w:r w:rsidRPr="00660D7A">
        <w:rPr>
          <w:rFonts w:hint="cs"/>
          <w:rtl/>
        </w:rPr>
        <w:t>וחיישי</w:t>
      </w:r>
      <w:r w:rsidR="009B14FE">
        <w:rPr>
          <w:rtl/>
        </w:rPr>
        <w:t>:</w:t>
      </w:r>
    </w:p>
    <w:p w14:paraId="17798415" w14:textId="03B72D7C" w:rsidR="00B66B12" w:rsidRPr="001E1D11" w:rsidRDefault="005175F4" w:rsidP="0083267A">
      <w:pPr>
        <w:rPr>
          <w:spacing w:val="-2"/>
          <w:rtl/>
        </w:rPr>
      </w:pPr>
      <w:r w:rsidRPr="001E1D11">
        <w:rPr>
          <w:spacing w:val="-2"/>
          <w:rtl/>
        </w:rPr>
        <w:t>שמא יטמאו משקין שבידים מחמת הכוס.</w:t>
      </w:r>
      <w:r w:rsidR="0083267A" w:rsidRPr="001E1D11">
        <w:rPr>
          <w:rStyle w:val="afffff9"/>
          <w:rFonts w:hint="cs"/>
          <w:spacing w:val="-2"/>
          <w:rtl/>
        </w:rPr>
        <w:t xml:space="preserve"> </w:t>
      </w:r>
      <w:r w:rsidR="009F6457" w:rsidRPr="001E1D11">
        <w:rPr>
          <w:rStyle w:val="afffff9"/>
          <w:rFonts w:hint="cs"/>
          <w:spacing w:val="-2"/>
          <w:rtl/>
        </w:rPr>
        <w:t>ב.</w:t>
      </w:r>
      <w:r w:rsidRPr="001E1D11">
        <w:rPr>
          <w:rFonts w:ascii="Fb Fontext" w:hAnsi="Fb Fontext"/>
          <w:spacing w:val="-2"/>
          <w:rtl/>
        </w:rPr>
        <w:t xml:space="preserve"> תכף לנטילת ידים סעודה</w:t>
      </w:r>
      <w:r w:rsidR="002271CB" w:rsidRPr="001E1D11">
        <w:rPr>
          <w:rFonts w:ascii="Fb Fontext" w:hAnsi="Fb Fontext" w:hint="cs"/>
          <w:spacing w:val="-2"/>
          <w:rtl/>
        </w:rPr>
        <w:t xml:space="preserve"> </w:t>
      </w:r>
    </w:p>
    <w:p w14:paraId="01B0C3CE" w14:textId="77777777" w:rsidR="00A24328" w:rsidRDefault="005175F4" w:rsidP="009A59D1">
      <w:pPr>
        <w:pStyle w:val="38"/>
        <w:framePr w:wrap="notBeside"/>
        <w:rPr>
          <w:rtl/>
        </w:rPr>
      </w:pPr>
      <w:r w:rsidRPr="00660D7A">
        <w:rPr>
          <w:rtl/>
        </w:rPr>
        <w:t xml:space="preserve">ה"ק </w:t>
      </w:r>
      <w:r w:rsidR="0083267A" w:rsidRPr="00660D7A">
        <w:rPr>
          <w:rFonts w:hint="cs"/>
          <w:rtl/>
        </w:rPr>
        <w:t>ב''ה לב''ש</w:t>
      </w:r>
      <w:r w:rsidR="00A24328">
        <w:rPr>
          <w:rtl/>
        </w:rPr>
        <w:t>:</w:t>
      </w:r>
    </w:p>
    <w:p w14:paraId="57C059DA" w14:textId="531FB006" w:rsidR="005175F4" w:rsidRPr="000528DA" w:rsidRDefault="005175F4" w:rsidP="0083267A">
      <w:pPr>
        <w:rPr>
          <w:rtl/>
        </w:rPr>
      </w:pPr>
      <w:r w:rsidRPr="000528DA">
        <w:rPr>
          <w:rFonts w:ascii="Fb Fontext" w:hAnsi="Fb Fontext"/>
          <w:rtl/>
        </w:rPr>
        <w:t>ל</w:t>
      </w:r>
      <w:r w:rsidR="002271CB" w:rsidRPr="000528DA">
        <w:rPr>
          <w:rFonts w:ascii="Fb Fontext" w:hAnsi="Fb Fontext" w:hint="cs"/>
          <w:rtl/>
        </w:rPr>
        <w:t>שיטתכם</w:t>
      </w:r>
      <w:r w:rsidRPr="000528DA">
        <w:rPr>
          <w:rFonts w:ascii="Fb Fontext" w:hAnsi="Fb Fontext"/>
          <w:rtl/>
        </w:rPr>
        <w:t xml:space="preserve"> </w:t>
      </w:r>
      <w:r w:rsidR="002271CB" w:rsidRPr="000528DA">
        <w:rPr>
          <w:rFonts w:ascii="Fb Fontext" w:hAnsi="Fb Fontext" w:hint="cs"/>
          <w:rtl/>
        </w:rPr>
        <w:t>ד</w:t>
      </w:r>
      <w:r w:rsidRPr="000528DA">
        <w:rPr>
          <w:rFonts w:ascii="Fb Fontext" w:hAnsi="Fb Fontext"/>
          <w:rtl/>
        </w:rPr>
        <w:t xml:space="preserve">אסור להשתמש בכלי שאחוריו טמאין דגזרינן משום ניצוצות, אפ"ה </w:t>
      </w:r>
      <w:r w:rsidR="007C2261" w:rsidRPr="000528DA">
        <w:rPr>
          <w:rFonts w:ascii="Fb Fontext" w:hAnsi="Fb Fontext" w:hint="cs"/>
          <w:rtl/>
        </w:rPr>
        <w:t>זה</w:t>
      </w:r>
      <w:r w:rsidRPr="000528DA">
        <w:rPr>
          <w:rFonts w:ascii="Fb Fontext" w:hAnsi="Fb Fontext"/>
          <w:rtl/>
        </w:rPr>
        <w:t xml:space="preserve"> </w:t>
      </w:r>
      <w:r w:rsidR="007C2261" w:rsidRPr="000528DA">
        <w:rPr>
          <w:rFonts w:ascii="Fb Fontext" w:hAnsi="Fb Fontext" w:hint="cs"/>
          <w:rtl/>
        </w:rPr>
        <w:t>עדיף</w:t>
      </w:r>
      <w:r w:rsidRPr="000528DA">
        <w:rPr>
          <w:rFonts w:ascii="Fb Fontext" w:hAnsi="Fb Fontext"/>
          <w:rtl/>
        </w:rPr>
        <w:t xml:space="preserve"> דתכף לנטילת ידים סעודה.</w:t>
      </w:r>
    </w:p>
    <w:p w14:paraId="0F322D5A" w14:textId="77777777" w:rsidR="005175F4" w:rsidRPr="00E34F28" w:rsidRDefault="005175F4" w:rsidP="00EC0DC4">
      <w:pPr>
        <w:pStyle w:val="af2"/>
        <w:framePr w:wrap="around"/>
        <w:rPr>
          <w:rtl/>
        </w:rPr>
      </w:pPr>
      <w:r w:rsidRPr="009757B9">
        <w:rPr>
          <w:rtl/>
        </w:rPr>
        <w:t>נב:</w:t>
      </w:r>
    </w:p>
    <w:p w14:paraId="13029AB5" w14:textId="176AC847" w:rsidR="005175F4" w:rsidRPr="0083267A" w:rsidRDefault="005175F4" w:rsidP="00470C2A">
      <w:pPr>
        <w:pStyle w:val="afffffe"/>
        <w:rPr>
          <w:rtl/>
        </w:rPr>
      </w:pPr>
      <w:ins w:id="9880" w:author="מספור קטעי משנה" w:date="2026-10-06T06:45:16Z">
        <w:r>
          <w:rPr>
            <w:rStyle w:val="MisparKeta"/>
          </w:rPr>
          <w:t xml:space="preserve">א. </w:t>
        </w:r>
      </w:ins>
      <w:bookmarkStart w:id="1772" w:name="_Toc193636429"/>
      <w:bookmarkStart w:id="1773" w:name="_Toc216185037"/>
      <w:r w:rsidRPr="0083267A">
        <w:rPr>
          <w:rtl/>
        </w:rPr>
        <w:t xml:space="preserve">מקנח </w:t>
      </w:r>
      <w:r w:rsidR="00BC6451" w:rsidRPr="0083267A">
        <w:rPr>
          <w:rFonts w:hint="cs"/>
          <w:rtl/>
        </w:rPr>
        <w:t xml:space="preserve">ידיו במפה </w:t>
      </w:r>
      <w:r w:rsidR="00435414" w:rsidRPr="0083267A">
        <w:rPr>
          <w:rFonts w:hint="cs"/>
          <w:rtl/>
        </w:rPr>
        <w:t xml:space="preserve">ומניחה על השולחן </w:t>
      </w:r>
      <w:r w:rsidRPr="0083267A">
        <w:rPr>
          <w:rtl/>
        </w:rPr>
        <w:t>וכו'.</w:t>
      </w:r>
      <w:bookmarkEnd w:id="1772"/>
      <w:bookmarkEnd w:id="1773"/>
    </w:p>
    <w:p w14:paraId="40DAA4F0" w14:textId="16C8AC9B" w:rsidR="00A24328" w:rsidRDefault="005175F4" w:rsidP="009A59D1">
      <w:pPr>
        <w:pStyle w:val="38"/>
        <w:framePr w:wrap="notBeside"/>
        <w:rPr>
          <w:rtl/>
        </w:rPr>
      </w:pPr>
      <w:r w:rsidRPr="00660D7A">
        <w:rPr>
          <w:rFonts w:hint="cs"/>
          <w:rtl/>
        </w:rPr>
        <w:t>ל</w:t>
      </w:r>
      <w:r w:rsidRPr="00660D7A">
        <w:rPr>
          <w:rtl/>
        </w:rPr>
        <w:t>ב"ש</w:t>
      </w:r>
      <w:r w:rsidR="009B14FE">
        <w:rPr>
          <w:rFonts w:hint="cs"/>
          <w:rtl/>
        </w:rPr>
        <w:t>:</w:t>
      </w:r>
    </w:p>
    <w:p w14:paraId="65F5D064" w14:textId="75545F58" w:rsidR="005175F4" w:rsidRPr="000528DA" w:rsidRDefault="00B66B12" w:rsidP="000528DA">
      <w:pPr>
        <w:rPr>
          <w:rtl/>
        </w:rPr>
      </w:pPr>
      <w:r w:rsidRPr="000528DA">
        <w:rPr>
          <w:rFonts w:hint="cs"/>
          <w:rtl/>
        </w:rPr>
        <w:t>ולא</w:t>
      </w:r>
      <w:r w:rsidR="005175F4" w:rsidRPr="000528DA">
        <w:rPr>
          <w:rtl/>
        </w:rPr>
        <w:t xml:space="preserve"> על הכסת</w:t>
      </w:r>
      <w:r w:rsidR="00435414" w:rsidRPr="000528DA">
        <w:rPr>
          <w:rFonts w:hint="cs"/>
          <w:rtl/>
        </w:rPr>
        <w:t>,</w:t>
      </w:r>
      <w:r w:rsidR="005175F4" w:rsidRPr="000528DA">
        <w:rPr>
          <w:rtl/>
        </w:rPr>
        <w:t xml:space="preserve"> גזרה שמא יטמאו משקין שבמפה מחמת הכסת, ויחזרו ויטמאו את הידים.</w:t>
      </w:r>
    </w:p>
    <w:p w14:paraId="224886D7" w14:textId="77777777" w:rsidR="005175F4" w:rsidRPr="000528DA" w:rsidRDefault="005175F4" w:rsidP="000528DA">
      <w:pPr>
        <w:rPr>
          <w:rtl/>
        </w:rPr>
      </w:pPr>
      <w:r w:rsidRPr="000528DA">
        <w:rPr>
          <w:rFonts w:ascii="Fb Fontext" w:hAnsi="Fb Fontext"/>
          <w:rtl/>
        </w:rPr>
        <w:t>ו</w:t>
      </w:r>
      <w:r w:rsidRPr="000528DA">
        <w:rPr>
          <w:rFonts w:ascii="Fb Fontext" w:hAnsi="Fb Fontext" w:hint="cs"/>
          <w:rtl/>
        </w:rPr>
        <w:t>לא מטמא</w:t>
      </w:r>
      <w:r w:rsidRPr="000528DA">
        <w:rPr>
          <w:rFonts w:ascii="Fb Fontext" w:hAnsi="Fb Fontext"/>
          <w:rtl/>
        </w:rPr>
        <w:t xml:space="preserve"> כסת למפה </w:t>
      </w:r>
      <w:r w:rsidR="00435414" w:rsidRPr="000528DA">
        <w:rPr>
          <w:rFonts w:ascii="Fb Fontext" w:hAnsi="Fb Fontext" w:hint="cs"/>
          <w:rtl/>
        </w:rPr>
        <w:t>-ש</w:t>
      </w:r>
      <w:r w:rsidRPr="000528DA">
        <w:rPr>
          <w:rFonts w:ascii="Fb Fontext" w:hAnsi="Fb Fontext"/>
          <w:rtl/>
        </w:rPr>
        <w:t>אין כלי מטמא כלי</w:t>
      </w:r>
      <w:r w:rsidRPr="000528DA">
        <w:rPr>
          <w:rFonts w:ascii="Fb Fontext" w:hAnsi="Fb Fontext" w:hint="cs"/>
          <w:rtl/>
        </w:rPr>
        <w:t xml:space="preserve"> ולא ל</w:t>
      </w:r>
      <w:r w:rsidR="00A16A2F" w:rsidRPr="000528DA">
        <w:rPr>
          <w:rFonts w:ascii="Fb Fontext" w:hAnsi="Fb Fontext" w:hint="cs"/>
          <w:rtl/>
        </w:rPr>
        <w:t>אדם</w:t>
      </w:r>
      <w:r w:rsidRPr="000528DA">
        <w:rPr>
          <w:rFonts w:ascii="Fb Fontext" w:hAnsi="Fb Fontext"/>
          <w:rtl/>
        </w:rPr>
        <w:t>.</w:t>
      </w:r>
    </w:p>
    <w:p w14:paraId="6CD6977D" w14:textId="680BAFB7" w:rsidR="00A24328" w:rsidRDefault="005175F4" w:rsidP="009A59D1">
      <w:pPr>
        <w:pStyle w:val="38"/>
        <w:framePr w:wrap="notBeside"/>
        <w:rPr>
          <w:rtl/>
        </w:rPr>
      </w:pPr>
      <w:r w:rsidRPr="00660D7A">
        <w:rPr>
          <w:rtl/>
        </w:rPr>
        <w:t>ו</w:t>
      </w:r>
      <w:r w:rsidR="00A16A2F" w:rsidRPr="00660D7A">
        <w:rPr>
          <w:rFonts w:hint="cs"/>
          <w:rtl/>
        </w:rPr>
        <w:t>ל</w:t>
      </w:r>
      <w:r w:rsidRPr="00660D7A">
        <w:rPr>
          <w:rtl/>
        </w:rPr>
        <w:t>ב"ה</w:t>
      </w:r>
      <w:r w:rsidR="00A24328">
        <w:rPr>
          <w:rtl/>
        </w:rPr>
        <w:t>:</w:t>
      </w:r>
    </w:p>
    <w:p w14:paraId="536998E8" w14:textId="1EF6603C" w:rsidR="005175F4" w:rsidRPr="000528DA" w:rsidRDefault="005175F4" w:rsidP="000528DA">
      <w:pPr>
        <w:rPr>
          <w:rtl/>
        </w:rPr>
      </w:pPr>
      <w:r w:rsidRPr="000528DA">
        <w:rPr>
          <w:rtl/>
        </w:rPr>
        <w:t xml:space="preserve">על הכסת, </w:t>
      </w:r>
      <w:r w:rsidR="00435414" w:rsidRPr="000528DA">
        <w:rPr>
          <w:rFonts w:hint="cs"/>
          <w:rtl/>
        </w:rPr>
        <w:t>ולא</w:t>
      </w:r>
      <w:r w:rsidR="00FA6E17" w:rsidRPr="000528DA">
        <w:rPr>
          <w:rFonts w:hint="cs"/>
          <w:rtl/>
        </w:rPr>
        <w:t xml:space="preserve"> </w:t>
      </w:r>
      <w:r w:rsidRPr="000528DA">
        <w:rPr>
          <w:rtl/>
        </w:rPr>
        <w:t xml:space="preserve">על השלחן, גזרה שמא יטמאו משקים שבמפה </w:t>
      </w:r>
      <w:r w:rsidR="00435414" w:rsidRPr="000528DA">
        <w:rPr>
          <w:rtl/>
        </w:rPr>
        <w:t>מחמת השלחן, ויחזרו ויטמאו</w:t>
      </w:r>
      <w:r w:rsidRPr="000528DA">
        <w:rPr>
          <w:rtl/>
        </w:rPr>
        <w:t xml:space="preserve"> האוכלין.</w:t>
      </w:r>
    </w:p>
    <w:p w14:paraId="151BDBF8" w14:textId="1A72DCEB" w:rsidR="005175F4" w:rsidRPr="000528DA" w:rsidRDefault="005175F4" w:rsidP="000528DA">
      <w:pPr>
        <w:rPr>
          <w:rtl/>
        </w:rPr>
      </w:pPr>
      <w:r w:rsidRPr="000528DA">
        <w:rPr>
          <w:rFonts w:ascii="Fb Fontext" w:hAnsi="Fb Fontext" w:hint="cs"/>
          <w:rtl/>
        </w:rPr>
        <w:t>ואין השולחן מטמא לאוכלין שבתוכו</w:t>
      </w:r>
      <w:r w:rsidR="00B66B12" w:rsidRPr="000528DA">
        <w:rPr>
          <w:rFonts w:ascii="Fb Fontext" w:hAnsi="Fb Fontext" w:hint="cs"/>
          <w:rtl/>
        </w:rPr>
        <w:t>,</w:t>
      </w:r>
      <w:r w:rsidRPr="000528DA">
        <w:rPr>
          <w:rFonts w:ascii="Fb Fontext" w:hAnsi="Fb Fontext" w:hint="cs"/>
          <w:rtl/>
        </w:rPr>
        <w:t xml:space="preserve"> </w:t>
      </w:r>
      <w:r w:rsidRPr="007D0DD0">
        <w:rPr>
          <w:rStyle w:val="afffff9"/>
          <w:rFonts w:hint="cs"/>
          <w:rtl/>
        </w:rPr>
        <w:t>דמיירי</w:t>
      </w:r>
      <w:r w:rsidRPr="000528DA">
        <w:rPr>
          <w:rFonts w:ascii="Fb Fontext" w:hAnsi="Fb Fontext" w:hint="cs"/>
          <w:rtl/>
        </w:rPr>
        <w:t xml:space="preserve"> בשולחן שני שאין עושה שלישי בחולין אלא ע</w:t>
      </w:r>
      <w:r w:rsidRPr="000528DA">
        <w:rPr>
          <w:rFonts w:ascii="Fb Fontext" w:hAnsi="Fb Fontext"/>
          <w:rtl/>
        </w:rPr>
        <w:t>"</w:t>
      </w:r>
      <w:r w:rsidRPr="000528DA">
        <w:rPr>
          <w:rFonts w:ascii="Fb Fontext" w:hAnsi="Fb Fontext" w:hint="cs"/>
          <w:rtl/>
        </w:rPr>
        <w:t>י משקין</w:t>
      </w:r>
      <w:r w:rsidR="007D0DD0">
        <w:rPr>
          <w:rFonts w:hint="cs"/>
          <w:rtl/>
        </w:rPr>
        <w:t>,</w:t>
      </w:r>
    </w:p>
    <w:p w14:paraId="359B9FD6" w14:textId="2CD3FFF7" w:rsidR="00A24328" w:rsidRDefault="005175F4" w:rsidP="009A59D1">
      <w:pPr>
        <w:pStyle w:val="38"/>
        <w:framePr w:wrap="notBeside"/>
        <w:rPr>
          <w:rtl/>
        </w:rPr>
      </w:pPr>
      <w:r w:rsidRPr="00660D7A">
        <w:rPr>
          <w:rFonts w:hint="cs"/>
          <w:rtl/>
        </w:rPr>
        <w:t>ו</w:t>
      </w:r>
      <w:r w:rsidR="00435414" w:rsidRPr="00660D7A">
        <w:rPr>
          <w:rFonts w:hint="cs"/>
          <w:rtl/>
        </w:rPr>
        <w:t>חלקו</w:t>
      </w:r>
      <w:r w:rsidRPr="00660D7A">
        <w:rPr>
          <w:rFonts w:hint="cs"/>
          <w:rtl/>
        </w:rPr>
        <w:t xml:space="preserve"> דל</w:t>
      </w:r>
      <w:r w:rsidRPr="00660D7A">
        <w:rPr>
          <w:rtl/>
        </w:rPr>
        <w:t>ב"ש</w:t>
      </w:r>
      <w:r w:rsidR="009B14FE">
        <w:rPr>
          <w:rtl/>
        </w:rPr>
        <w:t>:</w:t>
      </w:r>
    </w:p>
    <w:p w14:paraId="68D26AD8" w14:textId="7F7E915D" w:rsidR="005175F4" w:rsidRPr="000528DA" w:rsidRDefault="005175F4" w:rsidP="000528DA">
      <w:pPr>
        <w:rPr>
          <w:rtl/>
        </w:rPr>
      </w:pPr>
      <w:r w:rsidRPr="000528DA">
        <w:rPr>
          <w:rtl/>
        </w:rPr>
        <w:t>אסור להשתמש בשלחן שני, גזרה משום אוכלי תרומה.</w:t>
      </w:r>
    </w:p>
    <w:p w14:paraId="4023303C" w14:textId="593565A7" w:rsidR="00A24328" w:rsidRDefault="005175F4" w:rsidP="009A59D1">
      <w:pPr>
        <w:pStyle w:val="38"/>
        <w:framePr w:wrap="notBeside"/>
        <w:rPr>
          <w:rtl/>
        </w:rPr>
      </w:pPr>
      <w:r w:rsidRPr="00660D7A">
        <w:rPr>
          <w:rtl/>
        </w:rPr>
        <w:t>ו</w:t>
      </w:r>
      <w:r w:rsidRPr="00660D7A">
        <w:rPr>
          <w:rFonts w:hint="cs"/>
          <w:rtl/>
        </w:rPr>
        <w:t>ל</w:t>
      </w:r>
      <w:r w:rsidRPr="00660D7A">
        <w:rPr>
          <w:rtl/>
        </w:rPr>
        <w:t>ב"ה</w:t>
      </w:r>
      <w:r w:rsidR="00A24328">
        <w:rPr>
          <w:rtl/>
        </w:rPr>
        <w:t>:</w:t>
      </w:r>
    </w:p>
    <w:p w14:paraId="6B59D1AF" w14:textId="2E4FA2BE" w:rsidR="00B66B12" w:rsidRPr="000528DA" w:rsidRDefault="005175F4" w:rsidP="000528DA">
      <w:pPr>
        <w:rPr>
          <w:rtl/>
        </w:rPr>
      </w:pPr>
      <w:r w:rsidRPr="000528DA">
        <w:rPr>
          <w:rtl/>
        </w:rPr>
        <w:t xml:space="preserve">מותר להשתמש בשלחן שני, </w:t>
      </w:r>
    </w:p>
    <w:p w14:paraId="6FCE1205" w14:textId="380EB589" w:rsidR="005175F4" w:rsidRPr="000528DA" w:rsidRDefault="007C2261" w:rsidP="000528DA">
      <w:pPr>
        <w:rPr>
          <w:rtl/>
        </w:rPr>
      </w:pPr>
      <w:r w:rsidRPr="007D0DD0">
        <w:rPr>
          <w:rStyle w:val="afffff9"/>
          <w:rFonts w:hint="cs"/>
          <w:rtl/>
        </w:rPr>
        <w:t>א.</w:t>
      </w:r>
      <w:r w:rsidRPr="000528DA">
        <w:rPr>
          <w:rFonts w:hint="cs"/>
          <w:rtl/>
        </w:rPr>
        <w:t xml:space="preserve"> </w:t>
      </w:r>
      <w:r w:rsidR="005175F4" w:rsidRPr="000528DA">
        <w:rPr>
          <w:rFonts w:hint="cs"/>
          <w:rtl/>
        </w:rPr>
        <w:t>ד</w:t>
      </w:r>
      <w:r w:rsidR="005175F4" w:rsidRPr="000528DA">
        <w:rPr>
          <w:rtl/>
        </w:rPr>
        <w:t>אוכלי תרומה זריזין.</w:t>
      </w:r>
      <w:r w:rsidRPr="000528DA">
        <w:rPr>
          <w:rFonts w:hint="cs"/>
          <w:rtl/>
        </w:rPr>
        <w:t xml:space="preserve"> </w:t>
      </w:r>
      <w:r w:rsidRPr="007D0DD0">
        <w:rPr>
          <w:rStyle w:val="afffff9"/>
          <w:rFonts w:hint="cs"/>
          <w:rtl/>
        </w:rPr>
        <w:t>ב.</w:t>
      </w:r>
      <w:r w:rsidR="005175F4" w:rsidRPr="00E34F28">
        <w:rPr>
          <w:rStyle w:val="afffff9"/>
          <w:rtl/>
        </w:rPr>
        <w:t xml:space="preserve"> </w:t>
      </w:r>
      <w:r w:rsidR="005175F4" w:rsidRPr="000528DA">
        <w:rPr>
          <w:rtl/>
        </w:rPr>
        <w:t>אין נטילת ידים לחולין מן התורה.</w:t>
      </w:r>
    </w:p>
    <w:p w14:paraId="55D58C79" w14:textId="6B1B3D51" w:rsidR="00A24328" w:rsidRDefault="00FA6E17" w:rsidP="009A59D1">
      <w:pPr>
        <w:pStyle w:val="38"/>
        <w:framePr w:wrap="notBeside"/>
        <w:rPr>
          <w:rtl/>
        </w:rPr>
      </w:pPr>
      <w:r w:rsidRPr="00660D7A">
        <w:rPr>
          <w:rtl/>
        </w:rPr>
        <w:t>ה"ק ב"ה לב"ש</w:t>
      </w:r>
      <w:r w:rsidR="00A24328">
        <w:rPr>
          <w:rtl/>
        </w:rPr>
        <w:t>:</w:t>
      </w:r>
    </w:p>
    <w:p w14:paraId="6811A28E" w14:textId="20FE4624" w:rsidR="00F64167" w:rsidRDefault="00435414" w:rsidP="000528DA">
      <w:pPr>
        <w:rPr>
          <w:rtl/>
        </w:rPr>
      </w:pPr>
      <w:r w:rsidRPr="000528DA">
        <w:rPr>
          <w:rFonts w:hint="cs"/>
          <w:rtl/>
        </w:rPr>
        <w:t>לידיים לא חיישי' ד</w:t>
      </w:r>
      <w:r w:rsidR="005175F4" w:rsidRPr="000528DA">
        <w:rPr>
          <w:rtl/>
        </w:rPr>
        <w:t xml:space="preserve">מוטב שיטמאו ידים </w:t>
      </w:r>
      <w:r w:rsidRPr="000528DA">
        <w:rPr>
          <w:rFonts w:hint="cs"/>
          <w:rtl/>
        </w:rPr>
        <w:t>ש</w:t>
      </w:r>
      <w:r w:rsidR="00A16A2F" w:rsidRPr="000528DA">
        <w:rPr>
          <w:rFonts w:hint="cs"/>
          <w:rtl/>
        </w:rPr>
        <w:t>אין</w:t>
      </w:r>
      <w:r w:rsidR="00A16A2F" w:rsidRPr="000528DA">
        <w:rPr>
          <w:rtl/>
        </w:rPr>
        <w:t xml:space="preserve"> לה</w:t>
      </w:r>
      <w:r w:rsidR="00A16A2F" w:rsidRPr="000528DA">
        <w:rPr>
          <w:rFonts w:hint="cs"/>
          <w:rtl/>
        </w:rPr>
        <w:t>ם</w:t>
      </w:r>
      <w:r w:rsidR="00A16A2F" w:rsidRPr="000528DA">
        <w:rPr>
          <w:rtl/>
        </w:rPr>
        <w:t xml:space="preserve"> עיקר </w:t>
      </w:r>
      <w:r w:rsidR="00A16A2F" w:rsidRPr="000528DA">
        <w:rPr>
          <w:rFonts w:hint="cs"/>
          <w:rtl/>
        </w:rPr>
        <w:t xml:space="preserve">מהתורה. </w:t>
      </w:r>
      <w:r w:rsidR="005175F4" w:rsidRPr="000528DA">
        <w:rPr>
          <w:rtl/>
        </w:rPr>
        <w:t>ואל יטמאו אוכלי</w:t>
      </w:r>
      <w:r w:rsidR="00A16A2F" w:rsidRPr="000528DA">
        <w:rPr>
          <w:rtl/>
        </w:rPr>
        <w:t xml:space="preserve">ם </w:t>
      </w:r>
      <w:r w:rsidRPr="000528DA">
        <w:rPr>
          <w:rFonts w:hint="cs"/>
          <w:rtl/>
        </w:rPr>
        <w:t>ש</w:t>
      </w:r>
      <w:r w:rsidR="00A16A2F" w:rsidRPr="000528DA">
        <w:rPr>
          <w:rFonts w:hint="cs"/>
          <w:rtl/>
        </w:rPr>
        <w:t>יש</w:t>
      </w:r>
      <w:r w:rsidR="00A16A2F" w:rsidRPr="000528DA">
        <w:rPr>
          <w:rtl/>
        </w:rPr>
        <w:t xml:space="preserve"> לה</w:t>
      </w:r>
      <w:r w:rsidR="00A16A2F" w:rsidRPr="000528DA">
        <w:rPr>
          <w:rFonts w:hint="cs"/>
          <w:rtl/>
        </w:rPr>
        <w:t>ם</w:t>
      </w:r>
      <w:r w:rsidR="00A16A2F" w:rsidRPr="000528DA">
        <w:rPr>
          <w:rtl/>
        </w:rPr>
        <w:t xml:space="preserve"> עיקר מ</w:t>
      </w:r>
      <w:r w:rsidR="00A16A2F" w:rsidRPr="000528DA">
        <w:rPr>
          <w:rFonts w:hint="cs"/>
          <w:rtl/>
        </w:rPr>
        <w:t>התורה</w:t>
      </w:r>
      <w:r w:rsidR="005175F4" w:rsidRPr="000528DA">
        <w:rPr>
          <w:rtl/>
        </w:rPr>
        <w:t>.</w:t>
      </w:r>
    </w:p>
    <w:p w14:paraId="50A01639" w14:textId="08D82BB6" w:rsidR="005175F4" w:rsidRPr="00E34F28" w:rsidRDefault="00683C59" w:rsidP="00F50A20">
      <w:pPr>
        <w:pStyle w:val="afffa"/>
        <w:rPr>
          <w:rtl/>
        </w:rPr>
      </w:pPr>
      <w:r>
        <w:rPr>
          <w:rFonts w:hint="cs"/>
          <w:rtl/>
        </w:rPr>
        <w:t>***</w:t>
      </w:r>
    </w:p>
    <w:p w14:paraId="288160F9" w14:textId="77777777" w:rsidR="005175F4" w:rsidRPr="00E34F28" w:rsidRDefault="007C2261" w:rsidP="00672862">
      <w:pPr>
        <w:pStyle w:val="a5"/>
        <w:rPr>
          <w:rtl/>
        </w:rPr>
      </w:pPr>
      <w:ins w:id="9881" w:author="מספור קטעי משנה" w:date="2026-10-06T06:45:16Z">
        <w:r>
          <w:rPr>
            <w:rStyle w:val="MisparKeta"/>
          </w:rPr>
          <w:t xml:space="preserve">ב. </w:t>
        </w:r>
      </w:ins>
      <w:r w:rsidRPr="00BF100C">
        <w:rPr>
          <w:rtl/>
        </w:rPr>
        <w:t>ב"ש</w:t>
      </w:r>
      <w:r w:rsidR="005175F4" w:rsidRPr="00E34F28">
        <w:rPr>
          <w:rStyle w:val="afffff9"/>
          <w:rtl/>
        </w:rPr>
        <w:t xml:space="preserve">: </w:t>
      </w:r>
      <w:r w:rsidR="005175F4" w:rsidRPr="00BF100C">
        <w:rPr>
          <w:rtl/>
        </w:rPr>
        <w:t>מכבדין הבית ו</w:t>
      </w:r>
      <w:r w:rsidR="002271CB" w:rsidRPr="00BF100C">
        <w:rPr>
          <w:rtl/>
        </w:rPr>
        <w:t>אח"כ</w:t>
      </w:r>
      <w:r w:rsidR="005175F4" w:rsidRPr="00BF100C">
        <w:rPr>
          <w:rtl/>
        </w:rPr>
        <w:t xml:space="preserve"> נוטלין לידים</w:t>
      </w:r>
      <w:r w:rsidR="00435414">
        <w:rPr>
          <w:rFonts w:hint="cs"/>
          <w:rtl/>
        </w:rPr>
        <w:t>.</w:t>
      </w:r>
    </w:p>
    <w:p w14:paraId="06720940" w14:textId="77777777" w:rsidR="005175F4" w:rsidRPr="000528DA" w:rsidRDefault="005175F4" w:rsidP="000528DA">
      <w:pPr>
        <w:rPr>
          <w:rtl/>
        </w:rPr>
      </w:pPr>
      <w:r w:rsidRPr="000528DA">
        <w:rPr>
          <w:rFonts w:ascii="Fb Fontext" w:hAnsi="Fb Fontext" w:hint="cs"/>
          <w:rtl/>
        </w:rPr>
        <w:t xml:space="preserve">דאי </w:t>
      </w:r>
      <w:r w:rsidRPr="000528DA">
        <w:rPr>
          <w:rFonts w:ascii="Fb Fontext" w:hAnsi="Fb Fontext"/>
          <w:rtl/>
        </w:rPr>
        <w:t>נוטלין לידים תחלה, נמצא</w:t>
      </w:r>
      <w:r w:rsidR="00A16A2F" w:rsidRPr="000528DA">
        <w:rPr>
          <w:rFonts w:ascii="Fb Fontext" w:hAnsi="Fb Fontext" w:hint="cs"/>
          <w:rtl/>
        </w:rPr>
        <w:t>ת</w:t>
      </w:r>
      <w:r w:rsidRPr="000528DA">
        <w:rPr>
          <w:rFonts w:ascii="Fb Fontext" w:hAnsi="Fb Fontext"/>
          <w:rtl/>
        </w:rPr>
        <w:t xml:space="preserve"> מפסיד האוכלין.</w:t>
      </w:r>
      <w:r w:rsidR="00BC6451" w:rsidRPr="000528DA">
        <w:rPr>
          <w:rFonts w:hint="cs"/>
          <w:rtl/>
        </w:rPr>
        <w:t xml:space="preserve"> </w:t>
      </w:r>
      <w:r w:rsidR="00BC6451" w:rsidRPr="000528DA">
        <w:rPr>
          <w:rFonts w:hint="cs"/>
          <w:sz w:val="12"/>
          <w:szCs w:val="16"/>
          <w:rtl/>
        </w:rPr>
        <w:t>פירורין</w:t>
      </w:r>
      <w:r w:rsidR="007C2261" w:rsidRPr="000528DA">
        <w:rPr>
          <w:rFonts w:hint="cs"/>
          <w:rtl/>
        </w:rPr>
        <w:t xml:space="preserve"> </w:t>
      </w:r>
      <w:r w:rsidR="007C2261" w:rsidRPr="00E34F28">
        <w:rPr>
          <w:rStyle w:val="afffff9"/>
          <w:rtl/>
        </w:rPr>
        <w:br/>
      </w:r>
      <w:r w:rsidRPr="00E34F28">
        <w:rPr>
          <w:rStyle w:val="afffff9"/>
          <w:rtl/>
        </w:rPr>
        <w:t>ו</w:t>
      </w:r>
      <w:r w:rsidRPr="00E34F28">
        <w:rPr>
          <w:rStyle w:val="afffff9"/>
          <w:rFonts w:hint="cs"/>
          <w:rtl/>
        </w:rPr>
        <w:t>ל</w:t>
      </w:r>
      <w:r w:rsidRPr="00E34F28">
        <w:rPr>
          <w:rStyle w:val="afffff9"/>
          <w:rtl/>
        </w:rPr>
        <w:t>ב"ה:</w:t>
      </w:r>
      <w:r w:rsidR="00B66B12" w:rsidRPr="00E34F28">
        <w:rPr>
          <w:rStyle w:val="afffff9"/>
          <w:rFonts w:hint="cs"/>
          <w:rtl/>
        </w:rPr>
        <w:t xml:space="preserve"> </w:t>
      </w:r>
      <w:r w:rsidRPr="000528DA">
        <w:rPr>
          <w:rtl/>
        </w:rPr>
        <w:t xml:space="preserve">אם שמש ת"ח הוא, נוטל </w:t>
      </w:r>
      <w:r w:rsidR="00435414" w:rsidRPr="000528DA">
        <w:rPr>
          <w:rFonts w:hint="cs"/>
          <w:rtl/>
        </w:rPr>
        <w:t xml:space="preserve">רק </w:t>
      </w:r>
      <w:r w:rsidR="00435414" w:rsidRPr="000528DA">
        <w:rPr>
          <w:rtl/>
        </w:rPr>
        <w:t>פירורין שיש בהן כזית</w:t>
      </w:r>
      <w:r w:rsidRPr="000528DA">
        <w:rPr>
          <w:rtl/>
        </w:rPr>
        <w:t>.</w:t>
      </w:r>
    </w:p>
    <w:p w14:paraId="5FD99917" w14:textId="77777777" w:rsidR="005175F4" w:rsidRPr="000528DA" w:rsidRDefault="005175F4" w:rsidP="000528DA">
      <w:pPr>
        <w:rPr>
          <w:rtl/>
        </w:rPr>
      </w:pPr>
      <w:r w:rsidRPr="00E34F28">
        <w:rPr>
          <w:rStyle w:val="afffff9"/>
          <w:rtl/>
        </w:rPr>
        <w:t xml:space="preserve">מסייע לרי"ו: </w:t>
      </w:r>
      <w:r w:rsidR="00435414" w:rsidRPr="000528DA">
        <w:rPr>
          <w:rFonts w:hint="cs"/>
          <w:rtl/>
        </w:rPr>
        <w:t>ש</w:t>
      </w:r>
      <w:r w:rsidRPr="000528DA">
        <w:rPr>
          <w:rtl/>
        </w:rPr>
        <w:t>מותר לאבדן ביד.</w:t>
      </w:r>
    </w:p>
    <w:p w14:paraId="107EB5BB" w14:textId="282518FA" w:rsidR="00A24328" w:rsidRDefault="00BC6451" w:rsidP="009A59D1">
      <w:pPr>
        <w:pStyle w:val="38"/>
        <w:framePr w:wrap="notBeside"/>
        <w:rPr>
          <w:rtl/>
        </w:rPr>
      </w:pPr>
      <w:r w:rsidRPr="00660D7A">
        <w:rPr>
          <w:rFonts w:hint="cs"/>
          <w:rtl/>
        </w:rPr>
        <w:t>וחלקו</w:t>
      </w:r>
      <w:r w:rsidR="009B14FE">
        <w:rPr>
          <w:rFonts w:hint="cs"/>
          <w:rtl/>
        </w:rPr>
        <w:t>:</w:t>
      </w:r>
    </w:p>
    <w:p w14:paraId="6CEA6C3E" w14:textId="7C7ADD0A" w:rsidR="00BC6451" w:rsidRPr="00E44208" w:rsidRDefault="00E44208" w:rsidP="00E44208">
      <w:pPr>
        <w:rPr>
          <w:rtl/>
        </w:rPr>
      </w:pPr>
      <w:r w:rsidRPr="00E44208">
        <w:rPr>
          <w:rFonts w:hint="cs"/>
          <w:rtl/>
        </w:rPr>
        <w:t xml:space="preserve">אם מותר להשתמש בשמש ע''ה </w:t>
      </w:r>
      <w:r w:rsidRPr="00E44208">
        <w:rPr>
          <w:rStyle w:val="afffff9"/>
          <w:rFonts w:hint="cs"/>
          <w:rtl/>
        </w:rPr>
        <w:t>דלב''ש</w:t>
      </w:r>
      <w:r>
        <w:rPr>
          <w:rFonts w:hint="cs"/>
          <w:rtl/>
        </w:rPr>
        <w:t xml:space="preserve"> מותר.</w:t>
      </w:r>
    </w:p>
    <w:p w14:paraId="112CC0C8" w14:textId="6194BFE5" w:rsidR="00A24328" w:rsidRDefault="005175F4" w:rsidP="009A59D1">
      <w:pPr>
        <w:pStyle w:val="38"/>
        <w:framePr w:wrap="notBeside"/>
        <w:rPr>
          <w:rtl/>
        </w:rPr>
      </w:pPr>
      <w:r w:rsidRPr="00660D7A">
        <w:rPr>
          <w:rFonts w:hint="cs"/>
          <w:rtl/>
        </w:rPr>
        <w:t>מר</w:t>
      </w:r>
      <w:r w:rsidRPr="00660D7A">
        <w:rPr>
          <w:rtl/>
        </w:rPr>
        <w:t>"</w:t>
      </w:r>
      <w:r w:rsidRPr="00660D7A">
        <w:rPr>
          <w:rFonts w:hint="cs"/>
          <w:rtl/>
        </w:rPr>
        <w:t>ה</w:t>
      </w:r>
      <w:r w:rsidR="00A24328">
        <w:rPr>
          <w:rtl/>
        </w:rPr>
        <w:t>:</w:t>
      </w:r>
    </w:p>
    <w:p w14:paraId="78478393" w14:textId="680E8C64" w:rsidR="005175F4" w:rsidRPr="000528DA" w:rsidRDefault="005175F4" w:rsidP="000528DA">
      <w:pPr>
        <w:rPr>
          <w:rtl/>
        </w:rPr>
      </w:pPr>
      <w:r w:rsidRPr="000528DA">
        <w:rPr>
          <w:rtl/>
        </w:rPr>
        <w:t>בכ</w:t>
      </w:r>
      <w:r w:rsidR="007C2261" w:rsidRPr="000528DA">
        <w:rPr>
          <w:rFonts w:hint="cs"/>
          <w:rtl/>
        </w:rPr>
        <w:t>ל הפרק</w:t>
      </w:r>
      <w:r w:rsidRPr="000528DA">
        <w:rPr>
          <w:rtl/>
        </w:rPr>
        <w:t xml:space="preserve"> </w:t>
      </w:r>
      <w:r w:rsidRPr="00A10336">
        <w:rPr>
          <w:rStyle w:val="30"/>
          <w:rtl/>
        </w:rPr>
        <w:t>הלכה</w:t>
      </w:r>
      <w:r w:rsidRPr="000528DA">
        <w:rPr>
          <w:rtl/>
        </w:rPr>
        <w:t xml:space="preserve"> </w:t>
      </w:r>
      <w:r w:rsidRPr="00E34F28">
        <w:rPr>
          <w:rStyle w:val="afffff9"/>
          <w:rtl/>
        </w:rPr>
        <w:t>כב"ה,</w:t>
      </w:r>
      <w:r w:rsidRPr="000528DA">
        <w:rPr>
          <w:rtl/>
        </w:rPr>
        <w:t xml:space="preserve"> </w:t>
      </w:r>
      <w:r w:rsidR="00A16A2F" w:rsidRPr="000528DA">
        <w:rPr>
          <w:rFonts w:hint="cs"/>
          <w:rtl/>
        </w:rPr>
        <w:t>חוץ מ</w:t>
      </w:r>
      <w:r w:rsidR="00435414" w:rsidRPr="000528DA">
        <w:rPr>
          <w:rFonts w:hint="cs"/>
          <w:rtl/>
        </w:rPr>
        <w:t>זה</w:t>
      </w:r>
      <w:r w:rsidRPr="000528DA">
        <w:rPr>
          <w:rtl/>
        </w:rPr>
        <w:t xml:space="preserve"> </w:t>
      </w:r>
      <w:r w:rsidR="00435414" w:rsidRPr="000528DA">
        <w:rPr>
          <w:rFonts w:hint="cs"/>
          <w:rtl/>
        </w:rPr>
        <w:t>ש</w:t>
      </w:r>
      <w:r w:rsidRPr="000528DA">
        <w:rPr>
          <w:rtl/>
        </w:rPr>
        <w:t xml:space="preserve">הלכה </w:t>
      </w:r>
      <w:r w:rsidRPr="00E34F28">
        <w:rPr>
          <w:rStyle w:val="afffff9"/>
          <w:rtl/>
        </w:rPr>
        <w:t>כב"ש</w:t>
      </w:r>
      <w:r w:rsidRPr="000528DA">
        <w:rPr>
          <w:rtl/>
        </w:rPr>
        <w:t>.</w:t>
      </w:r>
    </w:p>
    <w:p w14:paraId="162DD851" w14:textId="596DF697" w:rsidR="00A24328" w:rsidRDefault="005175F4" w:rsidP="009A59D1">
      <w:pPr>
        <w:pStyle w:val="38"/>
        <w:framePr w:wrap="notBeside"/>
        <w:rPr>
          <w:rtl/>
        </w:rPr>
      </w:pPr>
      <w:r w:rsidRPr="00660D7A">
        <w:rPr>
          <w:rtl/>
        </w:rPr>
        <w:t>ור</w:t>
      </w:r>
      <w:r w:rsidR="00A16A2F" w:rsidRPr="00660D7A">
        <w:rPr>
          <w:rFonts w:hint="cs"/>
          <w:rtl/>
        </w:rPr>
        <w:t>"א</w:t>
      </w:r>
      <w:r w:rsidR="009B14FE">
        <w:rPr>
          <w:rFonts w:hint="cs"/>
          <w:rtl/>
        </w:rPr>
        <w:t>:</w:t>
      </w:r>
    </w:p>
    <w:p w14:paraId="6A8FA4BF" w14:textId="7CEC7412" w:rsidR="005175F4" w:rsidRPr="000528DA" w:rsidRDefault="00435414" w:rsidP="000528DA">
      <w:pPr>
        <w:rPr>
          <w:rtl/>
        </w:rPr>
      </w:pPr>
      <w:bookmarkStart w:id="1774" w:name="_Toc193636430"/>
      <w:bookmarkStart w:id="1775" w:name="_Toc216185038"/>
      <w:r w:rsidRPr="00A10336">
        <w:rPr>
          <w:rStyle w:val="30"/>
          <w:rFonts w:hint="cs"/>
          <w:rtl/>
        </w:rPr>
        <w:t xml:space="preserve">גם </w:t>
      </w:r>
      <w:r w:rsidR="007C2261" w:rsidRPr="00A10336">
        <w:rPr>
          <w:rStyle w:val="30"/>
          <w:rFonts w:hint="cs"/>
          <w:rtl/>
        </w:rPr>
        <w:t xml:space="preserve">בזה </w:t>
      </w:r>
      <w:r w:rsidR="005175F4" w:rsidRPr="00A10336">
        <w:rPr>
          <w:rStyle w:val="30"/>
          <w:rtl/>
        </w:rPr>
        <w:t>הלכה</w:t>
      </w:r>
      <w:bookmarkEnd w:id="1774"/>
      <w:bookmarkEnd w:id="1775"/>
      <w:r w:rsidR="005175F4" w:rsidRPr="00A10336">
        <w:rPr>
          <w:rStyle w:val="30"/>
          <w:rtl/>
        </w:rPr>
        <w:t xml:space="preserve"> </w:t>
      </w:r>
      <w:r w:rsidR="005175F4" w:rsidRPr="00E34F28">
        <w:rPr>
          <w:rStyle w:val="afffff9"/>
          <w:rtl/>
        </w:rPr>
        <w:t>כב"ה.</w:t>
      </w:r>
    </w:p>
    <w:p w14:paraId="37E64E7B" w14:textId="77777777" w:rsidR="005175F4" w:rsidRPr="009551A7" w:rsidRDefault="005175F4" w:rsidP="00470C2A">
      <w:pPr>
        <w:pStyle w:val="afffffe"/>
        <w:rPr>
          <w:rtl/>
        </w:rPr>
      </w:pPr>
      <w:ins w:id="9882" w:author="מספור קטעי משנה" w:date="2026-10-06T06:45:16Z">
        <w:r>
          <w:rPr>
            <w:rStyle w:val="MisparKeta"/>
          </w:rPr>
          <w:t xml:space="preserve">ג. </w:t>
        </w:r>
      </w:ins>
      <w:bookmarkStart w:id="1776" w:name="_Toc193636431"/>
      <w:bookmarkStart w:id="1777" w:name="_Toc216185039"/>
      <w:r w:rsidRPr="009551A7">
        <w:rPr>
          <w:rtl/>
        </w:rPr>
        <w:lastRenderedPageBreak/>
        <w:t>ב"ש אומרים, נר ומזון וכו'.</w:t>
      </w:r>
      <w:bookmarkEnd w:id="1776"/>
      <w:bookmarkEnd w:id="1777"/>
    </w:p>
    <w:p w14:paraId="4888817C" w14:textId="6F2769FF" w:rsidR="00A24328" w:rsidRDefault="00CB7DDB" w:rsidP="009A59D1">
      <w:pPr>
        <w:pStyle w:val="38"/>
        <w:framePr w:wrap="notBeside"/>
        <w:rPr>
          <w:rtl/>
        </w:rPr>
      </w:pPr>
      <w:r w:rsidRPr="00660D7A">
        <w:rPr>
          <w:rFonts w:hint="cs"/>
          <w:rtl/>
        </w:rPr>
        <w:t>רבא</w:t>
      </w:r>
      <w:r w:rsidR="009B14FE">
        <w:rPr>
          <w:rFonts w:hint="cs"/>
          <w:rtl/>
        </w:rPr>
        <w:t>:</w:t>
      </w:r>
    </w:p>
    <w:p w14:paraId="195D8726" w14:textId="53824B1D" w:rsidR="00B66B12" w:rsidRPr="000528DA" w:rsidRDefault="005175F4" w:rsidP="000528DA">
      <w:pPr>
        <w:rPr>
          <w:rtl/>
        </w:rPr>
      </w:pPr>
      <w:bookmarkStart w:id="1778" w:name="_Toc193636432"/>
      <w:bookmarkStart w:id="1779" w:name="_Toc216185040"/>
      <w:r w:rsidRPr="00A10336">
        <w:rPr>
          <w:rStyle w:val="30"/>
          <w:rFonts w:hint="cs"/>
          <w:rtl/>
        </w:rPr>
        <w:t>בירך על בשמים בהתחלה</w:t>
      </w:r>
      <w:bookmarkEnd w:id="1778"/>
      <w:bookmarkEnd w:id="1779"/>
      <w:r w:rsidR="00CA6B37" w:rsidRPr="000528DA">
        <w:rPr>
          <w:rFonts w:hint="cs"/>
          <w:rtl/>
        </w:rPr>
        <w:t xml:space="preserve">, </w:t>
      </w:r>
      <w:r w:rsidRPr="00E34F28">
        <w:rPr>
          <w:rStyle w:val="afffff9"/>
          <w:rtl/>
        </w:rPr>
        <w:t>א"ל: ב"ש</w:t>
      </w:r>
      <w:r w:rsidRPr="000528DA">
        <w:rPr>
          <w:rtl/>
        </w:rPr>
        <w:t xml:space="preserve"> </w:t>
      </w:r>
      <w:r w:rsidRPr="00E34F28">
        <w:rPr>
          <w:rStyle w:val="afffff9"/>
          <w:rtl/>
        </w:rPr>
        <w:t xml:space="preserve">וב"ה </w:t>
      </w:r>
      <w:r w:rsidR="00B66B12" w:rsidRPr="000528DA">
        <w:rPr>
          <w:rtl/>
        </w:rPr>
        <w:t xml:space="preserve">לא </w:t>
      </w:r>
      <w:r w:rsidR="00B66B12" w:rsidRPr="000528DA">
        <w:rPr>
          <w:rFonts w:hint="cs"/>
          <w:rtl/>
        </w:rPr>
        <w:t>חלקו על המאור</w:t>
      </w:r>
      <w:r w:rsidRPr="000528DA">
        <w:rPr>
          <w:rtl/>
        </w:rPr>
        <w:t xml:space="preserve">. </w:t>
      </w:r>
    </w:p>
    <w:p w14:paraId="341674B4" w14:textId="77777777" w:rsidR="005175F4" w:rsidRPr="000528DA" w:rsidRDefault="005175F4" w:rsidP="000528DA">
      <w:pPr>
        <w:rPr>
          <w:rtl/>
        </w:rPr>
      </w:pPr>
      <w:r w:rsidRPr="00E34F28">
        <w:rPr>
          <w:rStyle w:val="afffff9"/>
          <w:rtl/>
        </w:rPr>
        <w:t xml:space="preserve">דב"ש: </w:t>
      </w:r>
      <w:r w:rsidRPr="000528DA">
        <w:rPr>
          <w:rtl/>
        </w:rPr>
        <w:t>נר ומזון בשמים והבדלה.</w:t>
      </w:r>
      <w:r w:rsidR="00CA6B37" w:rsidRPr="000528DA">
        <w:rPr>
          <w:rFonts w:hint="cs"/>
          <w:rtl/>
        </w:rPr>
        <w:t xml:space="preserve"> </w:t>
      </w:r>
      <w:r w:rsidRPr="00E34F28">
        <w:rPr>
          <w:rStyle w:val="afffff9"/>
          <w:rtl/>
        </w:rPr>
        <w:t>ו</w:t>
      </w:r>
      <w:r w:rsidRPr="00E34F28">
        <w:rPr>
          <w:rStyle w:val="afffff9"/>
          <w:rFonts w:hint="cs"/>
          <w:rtl/>
        </w:rPr>
        <w:t>ל</w:t>
      </w:r>
      <w:r w:rsidRPr="00E34F28">
        <w:rPr>
          <w:rStyle w:val="afffff9"/>
          <w:rtl/>
        </w:rPr>
        <w:t xml:space="preserve">ב"ה: </w:t>
      </w:r>
      <w:r w:rsidRPr="000528DA">
        <w:rPr>
          <w:rtl/>
        </w:rPr>
        <w:t>נר ובשמים מזון והבדלה!</w:t>
      </w:r>
    </w:p>
    <w:p w14:paraId="2BE81056" w14:textId="6DC99EC5" w:rsidR="00A24328" w:rsidRDefault="007C2261" w:rsidP="009A59D1">
      <w:pPr>
        <w:pStyle w:val="38"/>
        <w:framePr w:wrap="notBeside"/>
        <w:rPr>
          <w:rtl/>
        </w:rPr>
      </w:pPr>
      <w:r w:rsidRPr="00660D7A">
        <w:rPr>
          <w:rFonts w:hint="cs"/>
          <w:rtl/>
        </w:rPr>
        <w:t>ו</w:t>
      </w:r>
      <w:r w:rsidR="00CA6B37" w:rsidRPr="00660D7A">
        <w:rPr>
          <w:rtl/>
        </w:rPr>
        <w:t>ענ</w:t>
      </w:r>
      <w:r w:rsidR="00CA6B37" w:rsidRPr="00660D7A">
        <w:rPr>
          <w:rFonts w:hint="cs"/>
          <w:rtl/>
        </w:rPr>
        <w:t>ה</w:t>
      </w:r>
      <w:r w:rsidR="005175F4" w:rsidRPr="00660D7A">
        <w:rPr>
          <w:rtl/>
        </w:rPr>
        <w:t xml:space="preserve"> רבא</w:t>
      </w:r>
      <w:r w:rsidR="00A24328">
        <w:rPr>
          <w:rtl/>
        </w:rPr>
        <w:t>:</w:t>
      </w:r>
    </w:p>
    <w:p w14:paraId="5C87E432" w14:textId="024854C1" w:rsidR="00B66B12" w:rsidRPr="000528DA" w:rsidRDefault="007C2261" w:rsidP="000528DA">
      <w:pPr>
        <w:rPr>
          <w:rtl/>
        </w:rPr>
      </w:pPr>
      <w:r w:rsidRPr="00E34F28">
        <w:rPr>
          <w:rStyle w:val="afffff9"/>
          <w:rFonts w:hint="cs"/>
          <w:rtl/>
        </w:rPr>
        <w:t>ד</w:t>
      </w:r>
      <w:r w:rsidR="005175F4" w:rsidRPr="00E34F28">
        <w:rPr>
          <w:rStyle w:val="afffff9"/>
          <w:rtl/>
        </w:rPr>
        <w:t>זו דברי ר"מ,</w:t>
      </w:r>
      <w:r w:rsidR="00FA6E17" w:rsidRPr="000528DA">
        <w:rPr>
          <w:rFonts w:hint="cs"/>
          <w:rtl/>
        </w:rPr>
        <w:t xml:space="preserve"> </w:t>
      </w:r>
      <w:r w:rsidR="005175F4" w:rsidRPr="00E34F28">
        <w:rPr>
          <w:rStyle w:val="afffff9"/>
          <w:rFonts w:hint="cs"/>
          <w:rtl/>
        </w:rPr>
        <w:t>ל</w:t>
      </w:r>
      <w:r w:rsidR="005175F4" w:rsidRPr="00E34F28">
        <w:rPr>
          <w:rStyle w:val="afffff9"/>
          <w:rtl/>
        </w:rPr>
        <w:t xml:space="preserve">ר"י: </w:t>
      </w:r>
      <w:r w:rsidR="00435414" w:rsidRPr="00E34F28">
        <w:rPr>
          <w:rStyle w:val="afffff9"/>
          <w:rFonts w:hint="cs"/>
          <w:rtl/>
        </w:rPr>
        <w:t xml:space="preserve">לכו''ע </w:t>
      </w:r>
      <w:r w:rsidR="00CA6B37" w:rsidRPr="000528DA">
        <w:rPr>
          <w:rtl/>
        </w:rPr>
        <w:t>מזון בתחלה ו</w:t>
      </w:r>
      <w:r w:rsidR="00435414" w:rsidRPr="000528DA">
        <w:rPr>
          <w:rFonts w:hint="cs"/>
          <w:rtl/>
        </w:rPr>
        <w:t>ה</w:t>
      </w:r>
      <w:r w:rsidR="00CA6B37" w:rsidRPr="000528DA">
        <w:rPr>
          <w:rtl/>
        </w:rPr>
        <w:t xml:space="preserve">בדלה </w:t>
      </w:r>
      <w:r w:rsidR="005175F4" w:rsidRPr="000528DA">
        <w:rPr>
          <w:rtl/>
        </w:rPr>
        <w:t>בסוף.</w:t>
      </w:r>
      <w:r w:rsidR="00CA6B37" w:rsidRPr="000528DA">
        <w:rPr>
          <w:rFonts w:hint="cs"/>
          <w:rtl/>
        </w:rPr>
        <w:t xml:space="preserve"> </w:t>
      </w:r>
    </w:p>
    <w:p w14:paraId="7D57C288" w14:textId="487C444E" w:rsidR="00A24328" w:rsidRDefault="005175F4" w:rsidP="009A59D1">
      <w:pPr>
        <w:pStyle w:val="38"/>
        <w:framePr w:wrap="notBeside"/>
        <w:rPr>
          <w:rtl/>
        </w:rPr>
      </w:pPr>
      <w:r w:rsidRPr="00660D7A">
        <w:rPr>
          <w:rFonts w:hint="cs"/>
          <w:rtl/>
        </w:rPr>
        <w:t>ונחלקו</w:t>
      </w:r>
      <w:r w:rsidR="009B14FE">
        <w:rPr>
          <w:rtl/>
        </w:rPr>
        <w:t>:</w:t>
      </w:r>
    </w:p>
    <w:p w14:paraId="104428F9" w14:textId="00C76AC5" w:rsidR="005175F4" w:rsidRPr="000528DA" w:rsidRDefault="005175F4" w:rsidP="000528DA">
      <w:pPr>
        <w:rPr>
          <w:rtl/>
        </w:rPr>
      </w:pPr>
      <w:r w:rsidRPr="00E34F28">
        <w:rPr>
          <w:rStyle w:val="afffff9"/>
          <w:rFonts w:hint="cs"/>
          <w:rtl/>
        </w:rPr>
        <w:t>דל</w:t>
      </w:r>
      <w:r w:rsidRPr="00E34F28">
        <w:rPr>
          <w:rStyle w:val="afffff9"/>
          <w:rtl/>
        </w:rPr>
        <w:t xml:space="preserve">ב"ש: </w:t>
      </w:r>
      <w:r w:rsidRPr="000528DA">
        <w:rPr>
          <w:rtl/>
        </w:rPr>
        <w:t>מאור ואח"</w:t>
      </w:r>
      <w:r w:rsidRPr="000528DA">
        <w:rPr>
          <w:rFonts w:hint="cs"/>
          <w:rtl/>
        </w:rPr>
        <w:t>כ</w:t>
      </w:r>
      <w:r w:rsidRPr="000528DA">
        <w:rPr>
          <w:rtl/>
        </w:rPr>
        <w:t xml:space="preserve"> בשמים,</w:t>
      </w:r>
      <w:r w:rsidR="00FA6E17" w:rsidRPr="000528DA">
        <w:rPr>
          <w:rFonts w:hint="cs"/>
          <w:rtl/>
        </w:rPr>
        <w:t xml:space="preserve"> </w:t>
      </w:r>
      <w:r w:rsidRPr="00E34F28">
        <w:rPr>
          <w:rStyle w:val="afffff9"/>
          <w:rtl/>
        </w:rPr>
        <w:t>ו</w:t>
      </w:r>
      <w:r w:rsidRPr="00E34F28">
        <w:rPr>
          <w:rStyle w:val="afffff9"/>
          <w:rFonts w:hint="cs"/>
          <w:rtl/>
        </w:rPr>
        <w:t>ל</w:t>
      </w:r>
      <w:r w:rsidRPr="00E34F28">
        <w:rPr>
          <w:rStyle w:val="afffff9"/>
          <w:rtl/>
        </w:rPr>
        <w:t>ב"ה</w:t>
      </w:r>
      <w:r w:rsidRPr="00E34F28">
        <w:rPr>
          <w:rStyle w:val="afffff9"/>
          <w:rFonts w:hint="cs"/>
          <w:rtl/>
        </w:rPr>
        <w:t>:</w:t>
      </w:r>
      <w:r w:rsidRPr="00E34F28">
        <w:rPr>
          <w:rStyle w:val="afffff9"/>
          <w:rtl/>
        </w:rPr>
        <w:t xml:space="preserve"> </w:t>
      </w:r>
      <w:r w:rsidRPr="000528DA">
        <w:rPr>
          <w:rtl/>
        </w:rPr>
        <w:t>בשמים ואח"</w:t>
      </w:r>
      <w:r w:rsidRPr="000528DA">
        <w:rPr>
          <w:rFonts w:hint="cs"/>
          <w:rtl/>
        </w:rPr>
        <w:t>כ</w:t>
      </w:r>
      <w:r w:rsidRPr="000528DA">
        <w:rPr>
          <w:rtl/>
        </w:rPr>
        <w:t xml:space="preserve"> מאור.</w:t>
      </w:r>
    </w:p>
    <w:p w14:paraId="5C83F01D" w14:textId="2C51685F" w:rsidR="00A24328" w:rsidRDefault="005175F4" w:rsidP="009A59D1">
      <w:pPr>
        <w:pStyle w:val="38"/>
        <w:framePr w:wrap="notBeside"/>
        <w:rPr>
          <w:rtl/>
        </w:rPr>
      </w:pPr>
      <w:r w:rsidRPr="00660D7A">
        <w:rPr>
          <w:rtl/>
        </w:rPr>
        <w:t>רי"ו</w:t>
      </w:r>
      <w:r w:rsidR="009B14FE">
        <w:rPr>
          <w:rtl/>
        </w:rPr>
        <w:t>:</w:t>
      </w:r>
    </w:p>
    <w:p w14:paraId="21E49441" w14:textId="2ACED9BD" w:rsidR="005175F4" w:rsidRPr="000528DA" w:rsidRDefault="005175F4" w:rsidP="000528DA">
      <w:pPr>
        <w:rPr>
          <w:rtl/>
        </w:rPr>
      </w:pPr>
      <w:bookmarkStart w:id="1780" w:name="_Toc193636433"/>
      <w:bookmarkStart w:id="1781" w:name="_Toc216185041"/>
      <w:r w:rsidRPr="00A10336">
        <w:rPr>
          <w:rStyle w:val="30"/>
          <w:rtl/>
        </w:rPr>
        <w:t>נהגו העם</w:t>
      </w:r>
      <w:bookmarkEnd w:id="1780"/>
      <w:bookmarkEnd w:id="1781"/>
      <w:r w:rsidRPr="000528DA">
        <w:rPr>
          <w:rtl/>
        </w:rPr>
        <w:t xml:space="preserve"> </w:t>
      </w:r>
      <w:r w:rsidRPr="00E34F28">
        <w:rPr>
          <w:rStyle w:val="afffff9"/>
          <w:rtl/>
        </w:rPr>
        <w:t xml:space="preserve">כב"ה </w:t>
      </w:r>
      <w:r w:rsidRPr="00A10336">
        <w:rPr>
          <w:rStyle w:val="30"/>
          <w:rtl/>
        </w:rPr>
        <w:t xml:space="preserve">אליבא </w:t>
      </w:r>
      <w:r w:rsidRPr="00E34F28">
        <w:rPr>
          <w:rStyle w:val="afffff9"/>
          <w:rtl/>
        </w:rPr>
        <w:t>דר"י</w:t>
      </w:r>
      <w:r w:rsidRPr="000528DA">
        <w:rPr>
          <w:rtl/>
        </w:rPr>
        <w:t>.</w:t>
      </w:r>
      <w:r w:rsidR="00CA6B37" w:rsidRPr="000528DA">
        <w:rPr>
          <w:rFonts w:hint="cs"/>
          <w:rtl/>
        </w:rPr>
        <w:t xml:space="preserve"> </w:t>
      </w:r>
      <w:r w:rsidRPr="000528DA">
        <w:rPr>
          <w:rStyle w:val="affffff6"/>
          <w:rFonts w:hint="cs"/>
          <w:spacing w:val="0"/>
          <w:rtl/>
        </w:rPr>
        <w:t>בשמים ואח</w:t>
      </w:r>
      <w:r w:rsidRPr="000528DA">
        <w:rPr>
          <w:rStyle w:val="affffff6"/>
          <w:spacing w:val="0"/>
          <w:rtl/>
        </w:rPr>
        <w:t>"</w:t>
      </w:r>
      <w:r w:rsidRPr="000528DA">
        <w:rPr>
          <w:rStyle w:val="affffff6"/>
          <w:rFonts w:hint="cs"/>
          <w:spacing w:val="0"/>
          <w:rtl/>
        </w:rPr>
        <w:t>כ מאור</w:t>
      </w:r>
    </w:p>
    <w:p w14:paraId="106EC865" w14:textId="77777777" w:rsidR="005175F4" w:rsidRPr="00E34F28" w:rsidRDefault="005175F4" w:rsidP="00470C2A">
      <w:pPr>
        <w:pStyle w:val="afffffe"/>
        <w:rPr>
          <w:rtl/>
        </w:rPr>
      </w:pPr>
      <w:ins w:id="9883" w:author="מספור קטעי משנה" w:date="2026-10-06T06:45:16Z">
        <w:r>
          <w:rPr>
            <w:rStyle w:val="MisparKeta"/>
          </w:rPr>
          <w:t xml:space="preserve">ד. </w:t>
        </w:r>
      </w:ins>
      <w:bookmarkStart w:id="1782" w:name="_Toc193636434"/>
      <w:bookmarkStart w:id="1783" w:name="_Toc216185042"/>
      <w:r w:rsidRPr="00B66B12">
        <w:rPr>
          <w:rtl/>
        </w:rPr>
        <w:t>ב"ש</w:t>
      </w:r>
      <w:r w:rsidRPr="00E34F28">
        <w:rPr>
          <w:rStyle w:val="afffff9"/>
          <w:rtl/>
        </w:rPr>
        <w:t xml:space="preserve">: </w:t>
      </w:r>
      <w:r w:rsidRPr="00B66B12">
        <w:rPr>
          <w:rtl/>
        </w:rPr>
        <w:t>שברא מאור האש, וב"ה</w:t>
      </w:r>
      <w:r w:rsidRPr="00E34F28">
        <w:rPr>
          <w:rStyle w:val="afffff9"/>
          <w:rtl/>
        </w:rPr>
        <w:t xml:space="preserve">: </w:t>
      </w:r>
      <w:r w:rsidRPr="00B66B12">
        <w:rPr>
          <w:rtl/>
        </w:rPr>
        <w:t>בורא</w:t>
      </w:r>
      <w:bookmarkEnd w:id="1782"/>
      <w:bookmarkEnd w:id="1783"/>
      <w:r w:rsidRPr="00A500E2">
        <w:rPr>
          <w:rtl/>
        </w:rPr>
        <w:t xml:space="preserve"> </w:t>
      </w:r>
    </w:p>
    <w:p w14:paraId="6FA374D3" w14:textId="73615CF9" w:rsidR="00A24328" w:rsidRDefault="008D48BF" w:rsidP="009A59D1">
      <w:pPr>
        <w:pStyle w:val="38"/>
        <w:framePr w:wrap="notBeside"/>
        <w:rPr>
          <w:rtl/>
        </w:rPr>
      </w:pPr>
      <w:r w:rsidRPr="00660D7A">
        <w:rPr>
          <w:rFonts w:hint="cs"/>
          <w:rtl/>
        </w:rPr>
        <w:t xml:space="preserve">א. </w:t>
      </w:r>
      <w:r w:rsidR="005175F4" w:rsidRPr="00660D7A">
        <w:rPr>
          <w:rtl/>
        </w:rPr>
        <w:t>רבא</w:t>
      </w:r>
      <w:r w:rsidR="009B14FE">
        <w:rPr>
          <w:rtl/>
        </w:rPr>
        <w:t>:</w:t>
      </w:r>
    </w:p>
    <w:p w14:paraId="050A75C7" w14:textId="670616BE" w:rsidR="00B66B12" w:rsidRPr="000528DA" w:rsidRDefault="005175F4" w:rsidP="000528DA">
      <w:pPr>
        <w:rPr>
          <w:rtl/>
        </w:rPr>
      </w:pPr>
      <w:r w:rsidRPr="000528DA">
        <w:rPr>
          <w:rFonts w:ascii="Fb Fontext" w:hAnsi="Fb Fontext"/>
          <w:rtl/>
        </w:rPr>
        <w:t xml:space="preserve">ברא </w:t>
      </w:r>
      <w:r w:rsidR="00A16A2F" w:rsidRPr="00E34F28">
        <w:rPr>
          <w:rStyle w:val="afffff9"/>
          <w:rFonts w:hint="cs"/>
          <w:rtl/>
        </w:rPr>
        <w:t>ל</w:t>
      </w:r>
      <w:r w:rsidRPr="00E34F28">
        <w:rPr>
          <w:rStyle w:val="afffff9"/>
          <w:rtl/>
        </w:rPr>
        <w:t>כו"</w:t>
      </w:r>
      <w:r w:rsidRPr="00E34F28">
        <w:rPr>
          <w:rStyle w:val="afffff9"/>
          <w:rFonts w:hint="cs"/>
          <w:rtl/>
        </w:rPr>
        <w:t>ע</w:t>
      </w:r>
      <w:r w:rsidRPr="00E34F28">
        <w:rPr>
          <w:rStyle w:val="afffff9"/>
          <w:rtl/>
        </w:rPr>
        <w:t xml:space="preserve"> </w:t>
      </w:r>
      <w:r w:rsidRPr="000528DA">
        <w:rPr>
          <w:rFonts w:ascii="Fb Fontext" w:hAnsi="Fb Fontext"/>
          <w:rtl/>
        </w:rPr>
        <w:t>ברא משמע,</w:t>
      </w:r>
    </w:p>
    <w:p w14:paraId="7D5517C6" w14:textId="17F2892E" w:rsidR="00B66B12" w:rsidRPr="000528DA" w:rsidRDefault="005175F4" w:rsidP="000528DA">
      <w:pPr>
        <w:rPr>
          <w:rtl/>
        </w:rPr>
      </w:pPr>
      <w:bookmarkStart w:id="1784" w:name="_Toc193636435"/>
      <w:bookmarkStart w:id="1785" w:name="_Toc216185043"/>
      <w:r w:rsidRPr="00A10336">
        <w:rPr>
          <w:rStyle w:val="30"/>
          <w:rtl/>
        </w:rPr>
        <w:t>בבורא</w:t>
      </w:r>
      <w:bookmarkEnd w:id="1784"/>
      <w:bookmarkEnd w:id="1785"/>
      <w:r w:rsidRPr="000528DA">
        <w:rPr>
          <w:rFonts w:ascii="Fb Fontext" w:hAnsi="Fb Fontext"/>
          <w:rtl/>
        </w:rPr>
        <w:t>,</w:t>
      </w:r>
      <w:r w:rsidR="00A16A2F" w:rsidRPr="000528DA">
        <w:rPr>
          <w:rFonts w:ascii="Fb Fontext" w:hAnsi="Fb Fontext" w:hint="cs"/>
          <w:rtl/>
        </w:rPr>
        <w:t xml:space="preserve"> </w:t>
      </w:r>
      <w:r w:rsidR="00A16A2F" w:rsidRPr="00E34F28">
        <w:rPr>
          <w:rStyle w:val="afffff9"/>
          <w:rFonts w:hint="cs"/>
          <w:rtl/>
        </w:rPr>
        <w:t>ל</w:t>
      </w:r>
      <w:r w:rsidRPr="00E34F28">
        <w:rPr>
          <w:rStyle w:val="afffff9"/>
          <w:rtl/>
        </w:rPr>
        <w:t>ב"ש:</w:t>
      </w:r>
      <w:r w:rsidR="00CA6B37" w:rsidRPr="00E34F28">
        <w:rPr>
          <w:rStyle w:val="afffff9"/>
          <w:rtl/>
        </w:rPr>
        <w:t xml:space="preserve"> </w:t>
      </w:r>
      <w:r w:rsidR="00A16A2F" w:rsidRPr="000528DA">
        <w:rPr>
          <w:rtl/>
        </w:rPr>
        <w:t>עתיד ל</w:t>
      </w:r>
      <w:r w:rsidR="00A16A2F" w:rsidRPr="000528DA">
        <w:rPr>
          <w:rFonts w:hint="cs"/>
          <w:rtl/>
        </w:rPr>
        <w:t>ברוא</w:t>
      </w:r>
      <w:r w:rsidRPr="000528DA">
        <w:rPr>
          <w:rtl/>
        </w:rPr>
        <w:t xml:space="preserve">. </w:t>
      </w:r>
      <w:r w:rsidRPr="00E34F28">
        <w:rPr>
          <w:rStyle w:val="afffff9"/>
          <w:rtl/>
        </w:rPr>
        <w:t>ו</w:t>
      </w:r>
      <w:r w:rsidRPr="00E34F28">
        <w:rPr>
          <w:rStyle w:val="afffff9"/>
          <w:rFonts w:hint="cs"/>
          <w:rtl/>
        </w:rPr>
        <w:t>ל</w:t>
      </w:r>
      <w:r w:rsidRPr="00E34F28">
        <w:rPr>
          <w:rStyle w:val="afffff9"/>
          <w:rtl/>
        </w:rPr>
        <w:t xml:space="preserve">ב"ה: </w:t>
      </w:r>
      <w:r w:rsidRPr="000528DA">
        <w:rPr>
          <w:rtl/>
        </w:rPr>
        <w:t>ברא משמע.</w:t>
      </w:r>
      <w:r w:rsidR="008D48BF" w:rsidRPr="000528DA">
        <w:rPr>
          <w:rFonts w:hint="cs"/>
          <w:rtl/>
        </w:rPr>
        <w:t xml:space="preserve"> </w:t>
      </w:r>
    </w:p>
    <w:p w14:paraId="79ABBF0F" w14:textId="5D72D92F" w:rsidR="00A24328" w:rsidRDefault="00FA6E17" w:rsidP="009A59D1">
      <w:pPr>
        <w:pStyle w:val="38"/>
        <w:framePr w:wrap="notBeside"/>
        <w:rPr>
          <w:rtl/>
        </w:rPr>
      </w:pPr>
      <w:r w:rsidRPr="00660D7A">
        <w:rPr>
          <w:rFonts w:hint="cs"/>
          <w:rtl/>
        </w:rPr>
        <w:t>וקשה</w:t>
      </w:r>
      <w:r w:rsidR="009B14FE">
        <w:rPr>
          <w:rtl/>
        </w:rPr>
        <w:t>:</w:t>
      </w:r>
    </w:p>
    <w:p w14:paraId="447E07E2" w14:textId="6CC5C1E1" w:rsidR="005175F4" w:rsidRPr="000528DA" w:rsidRDefault="00FA6E17" w:rsidP="000528DA">
      <w:pPr>
        <w:rPr>
          <w:rtl/>
        </w:rPr>
      </w:pPr>
      <w:r w:rsidRPr="000528DA">
        <w:rPr>
          <w:rFonts w:hint="cs"/>
          <w:rtl/>
        </w:rPr>
        <w:t>ד</w:t>
      </w:r>
      <w:r w:rsidR="005175F4" w:rsidRPr="000528DA">
        <w:rPr>
          <w:rStyle w:val="ad"/>
          <w:rtl/>
        </w:rPr>
        <w:t>בורא השמים ונוטיהם!</w:t>
      </w:r>
    </w:p>
    <w:p w14:paraId="0675C2F9" w14:textId="0F0C83C4" w:rsidR="00A24328" w:rsidRDefault="00A16A2F" w:rsidP="009A59D1">
      <w:pPr>
        <w:pStyle w:val="38"/>
        <w:framePr w:wrap="notBeside"/>
        <w:rPr>
          <w:rtl/>
        </w:rPr>
      </w:pPr>
      <w:r w:rsidRPr="00660D7A">
        <w:rPr>
          <w:rFonts w:hint="cs"/>
          <w:rtl/>
        </w:rPr>
        <w:t>ב. ריו"ס</w:t>
      </w:r>
      <w:r w:rsidR="009B14FE">
        <w:rPr>
          <w:rtl/>
        </w:rPr>
        <w:t>:</w:t>
      </w:r>
    </w:p>
    <w:p w14:paraId="66B333EB" w14:textId="4CCD990F" w:rsidR="007B6AFE" w:rsidRDefault="00FA6E17" w:rsidP="000528DA">
      <w:pPr>
        <w:rPr>
          <w:rStyle w:val="afffff9"/>
          <w:rtl/>
        </w:rPr>
      </w:pPr>
      <w:r w:rsidRPr="000528DA">
        <w:rPr>
          <w:rFonts w:hint="cs"/>
          <w:rtl/>
        </w:rPr>
        <w:t xml:space="preserve">בורא </w:t>
      </w:r>
      <w:r w:rsidR="005175F4" w:rsidRPr="00E34F28">
        <w:rPr>
          <w:rStyle w:val="afffff9"/>
          <w:rFonts w:hint="cs"/>
          <w:rtl/>
        </w:rPr>
        <w:t>ל</w:t>
      </w:r>
      <w:r w:rsidR="005175F4" w:rsidRPr="00E34F28">
        <w:rPr>
          <w:rStyle w:val="afffff9"/>
          <w:rtl/>
        </w:rPr>
        <w:t>כו"</w:t>
      </w:r>
      <w:r w:rsidR="005175F4" w:rsidRPr="00E34F28">
        <w:rPr>
          <w:rStyle w:val="afffff9"/>
          <w:rFonts w:hint="cs"/>
          <w:rtl/>
        </w:rPr>
        <w:t>ע</w:t>
      </w:r>
      <w:r w:rsidR="005175F4" w:rsidRPr="000528DA">
        <w:rPr>
          <w:rFonts w:hint="cs"/>
          <w:rtl/>
        </w:rPr>
        <w:t xml:space="preserve"> </w:t>
      </w:r>
      <w:r w:rsidR="00A16A2F" w:rsidRPr="000528DA">
        <w:rPr>
          <w:rtl/>
        </w:rPr>
        <w:t>ברא</w:t>
      </w:r>
      <w:r w:rsidR="00A16A2F" w:rsidRPr="000528DA">
        <w:rPr>
          <w:rFonts w:hint="cs"/>
          <w:rtl/>
        </w:rPr>
        <w:t>,</w:t>
      </w:r>
      <w:r w:rsidRPr="000528DA">
        <w:rPr>
          <w:rFonts w:hint="cs"/>
          <w:rtl/>
        </w:rPr>
        <w:t xml:space="preserve"> </w:t>
      </w:r>
    </w:p>
    <w:p w14:paraId="732D4358" w14:textId="077CD979" w:rsidR="00A16A2F" w:rsidRPr="000528DA" w:rsidRDefault="005175F4" w:rsidP="007B6AFE">
      <w:pPr>
        <w:rPr>
          <w:rtl/>
        </w:rPr>
      </w:pPr>
      <w:bookmarkStart w:id="1786" w:name="_Toc193636436"/>
      <w:bookmarkStart w:id="1787" w:name="_Toc216185044"/>
      <w:r w:rsidRPr="00A10336">
        <w:rPr>
          <w:rStyle w:val="30"/>
          <w:rtl/>
        </w:rPr>
        <w:t>במאור ומאורי</w:t>
      </w:r>
      <w:bookmarkEnd w:id="1786"/>
      <w:bookmarkEnd w:id="1787"/>
      <w:r w:rsidRPr="000528DA">
        <w:rPr>
          <w:rtl/>
        </w:rPr>
        <w:t xml:space="preserve"> </w:t>
      </w:r>
      <w:r w:rsidRPr="00E34F28">
        <w:rPr>
          <w:rStyle w:val="afffff9"/>
          <w:rFonts w:hint="cs"/>
          <w:rtl/>
        </w:rPr>
        <w:t>ל</w:t>
      </w:r>
      <w:r w:rsidRPr="00E34F28">
        <w:rPr>
          <w:rStyle w:val="afffff9"/>
          <w:rtl/>
        </w:rPr>
        <w:t xml:space="preserve">ב"ש: </w:t>
      </w:r>
      <w:r w:rsidR="00FA6E17" w:rsidRPr="000528DA">
        <w:rPr>
          <w:rFonts w:hint="cs"/>
          <w:rtl/>
        </w:rPr>
        <w:t>אור אחד יש באש</w:t>
      </w:r>
      <w:r w:rsidRPr="000528DA">
        <w:rPr>
          <w:rtl/>
        </w:rPr>
        <w:t xml:space="preserve">, </w:t>
      </w:r>
    </w:p>
    <w:p w14:paraId="3BA6EEDE" w14:textId="77777777" w:rsidR="00F64167" w:rsidRDefault="005175F4" w:rsidP="007B6AFE">
      <w:pPr>
        <w:ind w:left="678" w:firstLine="113"/>
        <w:rPr>
          <w:rtl/>
        </w:rPr>
      </w:pPr>
      <w:r w:rsidRPr="00E34F28">
        <w:rPr>
          <w:rStyle w:val="afffff9"/>
          <w:rtl/>
        </w:rPr>
        <w:t>ו</w:t>
      </w:r>
      <w:r w:rsidRPr="00E34F28">
        <w:rPr>
          <w:rStyle w:val="afffff9"/>
          <w:rFonts w:hint="cs"/>
          <w:rtl/>
        </w:rPr>
        <w:t>ל</w:t>
      </w:r>
      <w:r w:rsidRPr="00E34F28">
        <w:rPr>
          <w:rStyle w:val="afffff9"/>
          <w:rtl/>
        </w:rPr>
        <w:t xml:space="preserve">ב"ה: </w:t>
      </w:r>
      <w:r w:rsidR="00FA6E17" w:rsidRPr="000528DA">
        <w:rPr>
          <w:rFonts w:hint="cs"/>
          <w:rtl/>
        </w:rPr>
        <w:t>הרבה מאורות יש באש</w:t>
      </w:r>
      <w:r w:rsidRPr="000528DA">
        <w:rPr>
          <w:rtl/>
        </w:rPr>
        <w:t>.</w:t>
      </w:r>
      <w:r w:rsidR="00FA6E17" w:rsidRPr="00A10336">
        <w:rPr>
          <w:rStyle w:val="30"/>
          <w:rFonts w:hint="cs"/>
          <w:rtl/>
        </w:rPr>
        <w:t xml:space="preserve"> </w:t>
      </w:r>
      <w:r w:rsidRPr="00A10336">
        <w:rPr>
          <w:rStyle w:val="30"/>
          <w:rFonts w:hint="cs"/>
          <w:rtl/>
        </w:rPr>
        <w:t>ו</w:t>
      </w:r>
      <w:r w:rsidRPr="00A10336">
        <w:rPr>
          <w:rStyle w:val="30"/>
          <w:rtl/>
        </w:rPr>
        <w:t>תנ"ה</w:t>
      </w:r>
      <w:r w:rsidRPr="000528DA">
        <w:rPr>
          <w:rFonts w:ascii="Fb Fontext" w:hAnsi="Fb Fontext"/>
          <w:rtl/>
        </w:rPr>
        <w:t>.</w:t>
      </w:r>
    </w:p>
    <w:p w14:paraId="2AEB896D" w14:textId="39A9A18A" w:rsidR="005175F4" w:rsidRPr="00E34F28" w:rsidRDefault="00683C59" w:rsidP="00F50A20">
      <w:pPr>
        <w:pStyle w:val="afffa"/>
        <w:rPr>
          <w:rtl/>
        </w:rPr>
      </w:pPr>
      <w:r>
        <w:rPr>
          <w:rFonts w:hint="cs"/>
          <w:rtl/>
        </w:rPr>
        <w:t>***</w:t>
      </w:r>
    </w:p>
    <w:p w14:paraId="0015383B" w14:textId="77777777" w:rsidR="0087629D" w:rsidRDefault="005175F4" w:rsidP="000528DA">
      <w:pPr>
        <w:rPr>
          <w:rtl/>
        </w:rPr>
      </w:pPr>
      <w:r w:rsidRPr="000528DA">
        <w:rPr>
          <w:rtl/>
        </w:rPr>
        <w:t xml:space="preserve">אין מברכין על הנר </w:t>
      </w:r>
      <w:r w:rsidR="00A90488" w:rsidRPr="000528DA">
        <w:rPr>
          <w:rFonts w:hint="cs"/>
          <w:rtl/>
        </w:rPr>
        <w:t>ו</w:t>
      </w:r>
      <w:r w:rsidRPr="000528DA">
        <w:rPr>
          <w:rtl/>
        </w:rPr>
        <w:t>בשמים של נכרים</w:t>
      </w:r>
      <w:r w:rsidR="008D48BF" w:rsidRPr="000528DA">
        <w:rPr>
          <w:rFonts w:hint="cs"/>
          <w:rtl/>
        </w:rPr>
        <w:t>,</w:t>
      </w:r>
      <w:r w:rsidRPr="000528DA">
        <w:rPr>
          <w:rtl/>
        </w:rPr>
        <w:t xml:space="preserve"> מתים, ע</w:t>
      </w:r>
      <w:r w:rsidR="008D48BF" w:rsidRPr="000528DA">
        <w:rPr>
          <w:rFonts w:hint="cs"/>
          <w:rtl/>
        </w:rPr>
        <w:t>"ז</w:t>
      </w:r>
      <w:r w:rsidR="007B009F" w:rsidRPr="000528DA">
        <w:rPr>
          <w:rFonts w:hint="cs"/>
          <w:rtl/>
        </w:rPr>
        <w:t>.</w:t>
      </w:r>
    </w:p>
    <w:p w14:paraId="2903DBC9" w14:textId="798CE2F9" w:rsidR="00A16A2F" w:rsidRPr="000528DA" w:rsidRDefault="005175F4" w:rsidP="000528DA">
      <w:pPr>
        <w:rPr>
          <w:rtl/>
        </w:rPr>
      </w:pPr>
      <w:r w:rsidRPr="00A10336">
        <w:rPr>
          <w:rStyle w:val="30"/>
          <w:rtl/>
        </w:rPr>
        <w:t>נר</w:t>
      </w:r>
      <w:r w:rsidRPr="000528DA">
        <w:rPr>
          <w:rFonts w:ascii="Fb Fontext" w:hAnsi="Fb Fontext"/>
          <w:rtl/>
        </w:rPr>
        <w:t xml:space="preserve"> - משום דלא שבת, </w:t>
      </w:r>
    </w:p>
    <w:p w14:paraId="141388E9" w14:textId="77777777" w:rsidR="00B66B12" w:rsidRPr="000528DA" w:rsidRDefault="005175F4" w:rsidP="000528DA">
      <w:pPr>
        <w:rPr>
          <w:rtl/>
        </w:rPr>
      </w:pPr>
      <w:bookmarkStart w:id="1788" w:name="_Toc193636437"/>
      <w:bookmarkStart w:id="1789" w:name="_Toc216185045"/>
      <w:r w:rsidRPr="00A10336">
        <w:rPr>
          <w:rStyle w:val="30"/>
          <w:rtl/>
        </w:rPr>
        <w:t>בשמים</w:t>
      </w:r>
      <w:bookmarkEnd w:id="1788"/>
      <w:bookmarkEnd w:id="1789"/>
      <w:r w:rsidRPr="000528DA">
        <w:rPr>
          <w:rFonts w:ascii="Fb Fontext" w:hAnsi="Fb Fontext"/>
          <w:rtl/>
        </w:rPr>
        <w:t xml:space="preserve"> </w:t>
      </w:r>
      <w:r w:rsidR="005F5519" w:rsidRPr="000528DA">
        <w:rPr>
          <w:rFonts w:ascii="Fb Fontext" w:hAnsi="Fb Fontext" w:hint="cs"/>
          <w:rtl/>
        </w:rPr>
        <w:t>-</w:t>
      </w:r>
      <w:r w:rsidRPr="000528DA">
        <w:rPr>
          <w:rFonts w:ascii="Fb Fontext" w:hAnsi="Fb Fontext" w:hint="cs"/>
          <w:rtl/>
        </w:rPr>
        <w:t xml:space="preserve">מיירי במסיבת נכרים וסתמא </w:t>
      </w:r>
      <w:r w:rsidRPr="000528DA">
        <w:rPr>
          <w:rFonts w:ascii="Fb Fontext" w:hAnsi="Fb Fontext"/>
          <w:rtl/>
        </w:rPr>
        <w:t>לע"</w:t>
      </w:r>
      <w:r w:rsidRPr="000528DA">
        <w:rPr>
          <w:rFonts w:ascii="Fb Fontext" w:hAnsi="Fb Fontext" w:hint="cs"/>
          <w:rtl/>
        </w:rPr>
        <w:t>ז</w:t>
      </w:r>
      <w:r w:rsidRPr="000528DA">
        <w:rPr>
          <w:rFonts w:ascii="Fb Fontext" w:hAnsi="Fb Fontext"/>
          <w:rtl/>
        </w:rPr>
        <w:t xml:space="preserve"> היא.</w:t>
      </w:r>
      <w:r w:rsidR="00A16A2F" w:rsidRPr="000528DA">
        <w:rPr>
          <w:rFonts w:hint="cs"/>
          <w:rtl/>
        </w:rPr>
        <w:t xml:space="preserve"> </w:t>
      </w:r>
      <w:r w:rsidR="005F5519" w:rsidRPr="000528DA">
        <w:rPr>
          <w:rFonts w:hint="cs"/>
          <w:rtl/>
        </w:rPr>
        <w:t>וכסיפא</w:t>
      </w:r>
    </w:p>
    <w:p w14:paraId="4C7812C8" w14:textId="77777777" w:rsidR="00B66B12" w:rsidRPr="00E34F28" w:rsidRDefault="005175F4" w:rsidP="005F5519">
      <w:pPr>
        <w:pStyle w:val="afffff5"/>
        <w:rPr>
          <w:rtl/>
        </w:rPr>
      </w:pPr>
      <w:bookmarkStart w:id="1790" w:name="_Toc193636438"/>
      <w:bookmarkStart w:id="1791" w:name="_Toc216185046"/>
      <w:r w:rsidRPr="00A10336">
        <w:rPr>
          <w:rStyle w:val="30"/>
          <w:rtl/>
        </w:rPr>
        <w:t>אור ששבת</w:t>
      </w:r>
      <w:bookmarkEnd w:id="1790"/>
      <w:bookmarkEnd w:id="1791"/>
      <w:r w:rsidRPr="00BF100C">
        <w:rPr>
          <w:spacing w:val="-4"/>
          <w:rtl/>
        </w:rPr>
        <w:t xml:space="preserve"> </w:t>
      </w:r>
      <w:r w:rsidRPr="005F5519">
        <w:rPr>
          <w:rStyle w:val="affffff6"/>
          <w:rFonts w:hint="cs"/>
          <w:rtl/>
        </w:rPr>
        <w:t>ממלאכת עבירה</w:t>
      </w:r>
      <w:r w:rsidRPr="00BF100C">
        <w:rPr>
          <w:rFonts w:hint="cs"/>
          <w:spacing w:val="-4"/>
          <w:rtl/>
        </w:rPr>
        <w:t xml:space="preserve"> </w:t>
      </w:r>
      <w:r w:rsidRPr="00A10336">
        <w:rPr>
          <w:rStyle w:val="30"/>
          <w:rtl/>
        </w:rPr>
        <w:t>מברכי</w:t>
      </w:r>
      <w:r w:rsidR="005F5519" w:rsidRPr="00A10336">
        <w:rPr>
          <w:rStyle w:val="30"/>
          <w:rFonts w:hint="cs"/>
          <w:rtl/>
        </w:rPr>
        <w:t>ם</w:t>
      </w:r>
      <w:r w:rsidRPr="00A10336">
        <w:rPr>
          <w:rStyle w:val="30"/>
          <w:rtl/>
        </w:rPr>
        <w:t xml:space="preserve"> עליו,</w:t>
      </w:r>
      <w:r w:rsidRPr="00FE3D07">
        <w:rPr>
          <w:rtl/>
        </w:rPr>
        <w:t xml:space="preserve"> שלא שבת</w:t>
      </w:r>
      <w:r w:rsidR="00A16A2F">
        <w:rPr>
          <w:rFonts w:hint="cs"/>
          <w:rtl/>
        </w:rPr>
        <w:t xml:space="preserve"> </w:t>
      </w:r>
      <w:r w:rsidR="005F5519">
        <w:rPr>
          <w:rtl/>
        </w:rPr>
        <w:t>אין מברכי</w:t>
      </w:r>
      <w:r w:rsidR="005F5519">
        <w:rPr>
          <w:rFonts w:hint="cs"/>
          <w:rtl/>
        </w:rPr>
        <w:t>ם</w:t>
      </w:r>
      <w:r w:rsidRPr="00FE3D07">
        <w:rPr>
          <w:rtl/>
        </w:rPr>
        <w:t xml:space="preserve"> עליו.</w:t>
      </w:r>
    </w:p>
    <w:p w14:paraId="35756F14" w14:textId="77777777" w:rsidR="005175F4" w:rsidRPr="000528DA" w:rsidRDefault="00FA6E17" w:rsidP="000528DA">
      <w:pPr>
        <w:rPr>
          <w:rtl/>
        </w:rPr>
      </w:pPr>
      <w:r w:rsidRPr="000528DA">
        <w:rPr>
          <w:rFonts w:hint="cs"/>
          <w:rtl/>
        </w:rPr>
        <w:t>שבת ממלאכה דהיתר</w:t>
      </w:r>
      <w:r w:rsidR="005175F4" w:rsidRPr="000528DA">
        <w:rPr>
          <w:rFonts w:hint="cs"/>
          <w:rtl/>
        </w:rPr>
        <w:t xml:space="preserve"> </w:t>
      </w:r>
      <w:r w:rsidR="005175F4" w:rsidRPr="000528DA">
        <w:rPr>
          <w:rStyle w:val="affffff6"/>
          <w:rFonts w:hint="cs"/>
          <w:spacing w:val="0"/>
          <w:rtl/>
        </w:rPr>
        <w:t>כאור של חיה ושל חולה</w:t>
      </w:r>
      <w:r w:rsidR="005175F4" w:rsidRPr="000528DA">
        <w:rPr>
          <w:rFonts w:hint="cs"/>
          <w:rtl/>
        </w:rPr>
        <w:t xml:space="preserve"> מברכין עליו</w:t>
      </w:r>
      <w:r w:rsidR="00A16A2F" w:rsidRPr="000528DA">
        <w:rPr>
          <w:rFonts w:hint="cs"/>
          <w:rtl/>
        </w:rPr>
        <w:t>.</w:t>
      </w:r>
      <w:r w:rsidR="00291D7F" w:rsidRPr="000528DA">
        <w:rPr>
          <w:rFonts w:hint="cs"/>
          <w:rtl/>
        </w:rPr>
        <w:t xml:space="preserve"> </w:t>
      </w:r>
    </w:p>
    <w:p w14:paraId="290730CD" w14:textId="37AF9D5A" w:rsidR="00A24328" w:rsidRDefault="005175F4" w:rsidP="009A59D1">
      <w:pPr>
        <w:pStyle w:val="38"/>
        <w:framePr w:wrap="notBeside"/>
        <w:rPr>
          <w:rtl/>
        </w:rPr>
      </w:pPr>
      <w:r w:rsidRPr="00660D7A">
        <w:rPr>
          <w:rtl/>
        </w:rPr>
        <w:t>תנ"ה</w:t>
      </w:r>
      <w:r w:rsidR="00A24328">
        <w:rPr>
          <w:rtl/>
        </w:rPr>
        <w:t>:</w:t>
      </w:r>
    </w:p>
    <w:p w14:paraId="56F75F34" w14:textId="6EC57ADC" w:rsidR="00F64167" w:rsidRDefault="00A16A2F" w:rsidP="000528DA">
      <w:pPr>
        <w:rPr>
          <w:rtl/>
        </w:rPr>
      </w:pPr>
      <w:r w:rsidRPr="000528DA">
        <w:rPr>
          <w:rtl/>
        </w:rPr>
        <w:t xml:space="preserve">עששית </w:t>
      </w:r>
      <w:r w:rsidR="005F5519" w:rsidRPr="000528DA">
        <w:rPr>
          <w:rFonts w:hint="cs"/>
          <w:rtl/>
        </w:rPr>
        <w:t>שדלקה</w:t>
      </w:r>
      <w:r w:rsidR="005175F4" w:rsidRPr="000528DA">
        <w:rPr>
          <w:rtl/>
        </w:rPr>
        <w:t xml:space="preserve"> כל היום</w:t>
      </w:r>
      <w:r w:rsidR="005F5519" w:rsidRPr="000528DA">
        <w:rPr>
          <w:rFonts w:hint="cs"/>
          <w:rtl/>
        </w:rPr>
        <w:t>,</w:t>
      </w:r>
      <w:r w:rsidR="005175F4" w:rsidRPr="000528DA">
        <w:rPr>
          <w:rtl/>
        </w:rPr>
        <w:t xml:space="preserve"> למוצ</w:t>
      </w:r>
      <w:r w:rsidRPr="000528DA">
        <w:rPr>
          <w:rFonts w:hint="cs"/>
          <w:rtl/>
        </w:rPr>
        <w:t>"ש</w:t>
      </w:r>
      <w:r w:rsidR="005175F4" w:rsidRPr="000528DA">
        <w:rPr>
          <w:rtl/>
        </w:rPr>
        <w:t xml:space="preserve"> מברכין עליה.</w:t>
      </w:r>
    </w:p>
    <w:p w14:paraId="463B8479" w14:textId="749D70A5" w:rsidR="005175F4" w:rsidRPr="00E34F28" w:rsidRDefault="00683C59" w:rsidP="00F50A20">
      <w:pPr>
        <w:pStyle w:val="afffa"/>
        <w:rPr>
          <w:rtl/>
        </w:rPr>
      </w:pPr>
      <w:r>
        <w:rPr>
          <w:rFonts w:hint="cs"/>
          <w:rtl/>
        </w:rPr>
        <w:t>***</w:t>
      </w:r>
    </w:p>
    <w:p w14:paraId="7455F470" w14:textId="77777777" w:rsidR="005175F4" w:rsidRPr="00E34F28" w:rsidRDefault="005175F4" w:rsidP="00EC0DC4">
      <w:pPr>
        <w:pStyle w:val="af2"/>
        <w:framePr w:wrap="around"/>
        <w:rPr>
          <w:rtl/>
        </w:rPr>
      </w:pPr>
      <w:r w:rsidRPr="009757B9">
        <w:rPr>
          <w:rFonts w:hint="cs"/>
          <w:rtl/>
        </w:rPr>
        <w:t>נג.</w:t>
      </w:r>
    </w:p>
    <w:p w14:paraId="208F6EC4" w14:textId="77777777" w:rsidR="00B66B12" w:rsidRPr="000528DA" w:rsidRDefault="005175F4" w:rsidP="000528DA">
      <w:pPr>
        <w:rPr>
          <w:rtl/>
        </w:rPr>
      </w:pPr>
      <w:bookmarkStart w:id="1792" w:name="_Toc193636439"/>
      <w:bookmarkStart w:id="1793" w:name="_Toc216185047"/>
      <w:r w:rsidRPr="00A10336">
        <w:rPr>
          <w:rStyle w:val="30"/>
          <w:rtl/>
        </w:rPr>
        <w:t>נכרי שהדליק מישראל</w:t>
      </w:r>
      <w:r w:rsidR="005F5519" w:rsidRPr="00A10336">
        <w:rPr>
          <w:rStyle w:val="30"/>
          <w:rFonts w:hint="cs"/>
          <w:rtl/>
        </w:rPr>
        <w:t>,</w:t>
      </w:r>
      <w:r w:rsidRPr="00A10336">
        <w:rPr>
          <w:rStyle w:val="30"/>
          <w:rtl/>
        </w:rPr>
        <w:t xml:space="preserve"> וישראל מנכרי</w:t>
      </w:r>
      <w:bookmarkEnd w:id="1792"/>
      <w:bookmarkEnd w:id="1793"/>
      <w:r w:rsidR="005F5519" w:rsidRPr="000528DA">
        <w:rPr>
          <w:rFonts w:ascii="Fb Fontext" w:hAnsi="Fb Fontext"/>
          <w:rtl/>
        </w:rPr>
        <w:t xml:space="preserve"> מברכין על</w:t>
      </w:r>
      <w:r w:rsidR="005F5519" w:rsidRPr="000528DA">
        <w:rPr>
          <w:rFonts w:ascii="Fb Fontext" w:hAnsi="Fb Fontext" w:hint="cs"/>
          <w:rtl/>
        </w:rPr>
        <w:t xml:space="preserve"> תוספת ההיתר</w:t>
      </w:r>
    </w:p>
    <w:p w14:paraId="39991544" w14:textId="77777777" w:rsidR="005175F4" w:rsidRPr="000528DA" w:rsidRDefault="005175F4" w:rsidP="000528DA">
      <w:pPr>
        <w:rPr>
          <w:rtl/>
        </w:rPr>
      </w:pPr>
      <w:bookmarkStart w:id="1794" w:name="_Toc193636440"/>
      <w:bookmarkStart w:id="1795" w:name="_Toc216185048"/>
      <w:r w:rsidRPr="00A10336">
        <w:rPr>
          <w:rStyle w:val="30"/>
          <w:rtl/>
        </w:rPr>
        <w:t>נכרי מנכרי</w:t>
      </w:r>
      <w:bookmarkEnd w:id="1794"/>
      <w:bookmarkEnd w:id="1795"/>
      <w:r w:rsidRPr="000528DA">
        <w:rPr>
          <w:rFonts w:ascii="Fb Fontext" w:hAnsi="Fb Fontext"/>
          <w:rtl/>
        </w:rPr>
        <w:t xml:space="preserve"> אין מברכין עליו.</w:t>
      </w:r>
      <w:r w:rsidR="00A16A2F" w:rsidRPr="000528DA">
        <w:rPr>
          <w:rFonts w:ascii="Fb Fontext" w:hAnsi="Fb Fontext" w:hint="cs"/>
          <w:rtl/>
        </w:rPr>
        <w:t xml:space="preserve"> גזירה משום נכרי ראשון ועמוד ראשון</w:t>
      </w:r>
    </w:p>
    <w:p w14:paraId="486C511F" w14:textId="04EE6BDC" w:rsidR="005175F4" w:rsidRPr="00E34F28" w:rsidRDefault="005175F4" w:rsidP="0087629D">
      <w:pPr>
        <w:rPr>
          <w:rtl/>
        </w:rPr>
      </w:pPr>
      <w:bookmarkStart w:id="1796" w:name="_Toc193636441"/>
      <w:bookmarkStart w:id="1797" w:name="_Toc216185049"/>
      <w:r w:rsidRPr="00A10336">
        <w:rPr>
          <w:rStyle w:val="30"/>
          <w:rtl/>
        </w:rPr>
        <w:t>המוציא שלהבת</w:t>
      </w:r>
      <w:bookmarkEnd w:id="1796"/>
      <w:bookmarkEnd w:id="1797"/>
      <w:r>
        <w:rPr>
          <w:rtl/>
        </w:rPr>
        <w:t xml:space="preserve"> </w:t>
      </w:r>
      <w:r>
        <w:rPr>
          <w:rStyle w:val="afffff9"/>
          <w:rtl/>
          <w:rPrChange w:id="9306" w:author="מנוע אמוראים" w:date="2026-10-05T16:40:51Z">
            <w:rPr>
              <w:rtl/>
            </w:rPr>
          </w:rPrChange>
        </w:rPr>
        <w:t xml:space="preserve">ל</w:t>
      </w:r>
      <w:r>
        <w:rPr>
          <w:rStyle w:val="afffff9"/>
          <w:rFonts w:hint="cs"/>
          <w:rtl/>
          <w:rPrChange w:id="9307" w:author="מנוע אמוראים" w:date="2026-10-05T16:40:51Z">
            <w:rPr>
              <w:rFonts w:hint="cs"/>
              <w:rtl/>
            </w:rPr>
          </w:rPrChange>
        </w:rPr>
        <w:t xml:space="preserve">רה</w:t>
      </w:r>
      <w:r>
        <w:rPr>
          <w:rStyle w:val="afffff9"/>
          <w:rtl/>
          <w:rPrChange w:id="9308" w:author="מנוע אמוראים" w:date="2026-10-05T16:40:51Z">
            <w:rPr>
              <w:rtl/>
            </w:rPr>
          </w:rPrChange>
        </w:rPr>
        <w:t xml:space="preserve">"</w:t>
      </w:r>
      <w:r>
        <w:rPr>
          <w:rStyle w:val="afffff9"/>
          <w:rFonts w:hint="cs"/>
          <w:rtl/>
          <w:rPrChange w:id="9309" w:author="מנוע אמוראים" w:date="2026-10-05T16:40:51Z">
            <w:rPr>
              <w:rFonts w:hint="cs"/>
              <w:rtl/>
            </w:rPr>
          </w:rPrChange>
        </w:rPr>
        <w:t xml:space="preserve">ר</w:t>
      </w:r>
      <w:r w:rsidRPr="000528DA">
        <w:rPr>
          <w:rtl/>
        </w:rPr>
        <w:t xml:space="preserve"> חייב</w:t>
      </w:r>
      <w:r w:rsidR="005F5519" w:rsidRPr="000528DA">
        <w:rPr>
          <w:rFonts w:hint="cs"/>
          <w:rtl/>
        </w:rPr>
        <w:t>,</w:t>
      </w:r>
      <w:r w:rsidR="00B66B12" w:rsidRPr="000528DA">
        <w:rPr>
          <w:rFonts w:hint="cs"/>
          <w:rtl/>
        </w:rPr>
        <w:t xml:space="preserve"> </w:t>
      </w:r>
      <w:r w:rsidR="005F5519" w:rsidRPr="000528DA">
        <w:rPr>
          <w:rFonts w:hint="cs"/>
          <w:rtl/>
        </w:rPr>
        <w:t xml:space="preserve">- </w:t>
      </w:r>
      <w:r w:rsidR="00A16A2F" w:rsidRPr="000528DA">
        <w:rPr>
          <w:rFonts w:hint="cs"/>
          <w:sz w:val="14"/>
          <w:rtl/>
        </w:rPr>
        <w:t xml:space="preserve">דאותה </w:t>
      </w:r>
      <w:r w:rsidRPr="000528DA">
        <w:rPr>
          <w:rFonts w:hint="cs"/>
          <w:sz w:val="14"/>
          <w:rtl/>
        </w:rPr>
        <w:t>ש</w:t>
      </w:r>
      <w:r w:rsidR="00A16A2F" w:rsidRPr="000528DA">
        <w:rPr>
          <w:rFonts w:hint="cs"/>
          <w:sz w:val="14"/>
          <w:rtl/>
        </w:rPr>
        <w:t>ל</w:t>
      </w:r>
      <w:r w:rsidR="00B66B12" w:rsidRPr="000528DA">
        <w:rPr>
          <w:rFonts w:hint="cs"/>
          <w:sz w:val="14"/>
          <w:rtl/>
        </w:rPr>
        <w:t>הבת הי</w:t>
      </w:r>
    </w:p>
    <w:p w14:paraId="35F29EC1" w14:textId="56557397" w:rsidR="007B6AFE" w:rsidRPr="007B6AFE" w:rsidRDefault="0004131E" w:rsidP="007B6AFE">
      <w:pPr>
        <w:pStyle w:val="afffffc"/>
        <w:rPr>
          <w:rtl/>
        </w:rPr>
      </w:pPr>
      <w:bookmarkStart w:id="1798" w:name="_Toc193636442"/>
      <w:bookmarkStart w:id="1799" w:name="_Toc216185050"/>
      <w:r w:rsidRPr="007B6AFE">
        <w:rPr>
          <w:rFonts w:hint="cs"/>
          <w:rtl/>
        </w:rPr>
        <w:t xml:space="preserve">ראה אור </w:t>
      </w:r>
      <w:r w:rsidR="005175F4" w:rsidRPr="007B6AFE">
        <w:rPr>
          <w:rtl/>
        </w:rPr>
        <w:t>חוץ לכרך</w:t>
      </w:r>
      <w:bookmarkEnd w:id="1798"/>
      <w:bookmarkEnd w:id="1799"/>
    </w:p>
    <w:p w14:paraId="7E70F90F" w14:textId="1056EC88" w:rsidR="00B66B12" w:rsidRPr="000528DA" w:rsidRDefault="007B6AFE" w:rsidP="000528DA">
      <w:pPr>
        <w:rPr>
          <w:rtl/>
        </w:rPr>
      </w:pPr>
      <w:r>
        <w:rPr>
          <w:rFonts w:ascii="Fb Fontext" w:hAnsi="Fb Fontext" w:hint="cs"/>
          <w:rtl/>
        </w:rPr>
        <w:t>ב</w:t>
      </w:r>
      <w:r w:rsidR="00FA6E17" w:rsidRPr="000528DA">
        <w:rPr>
          <w:rFonts w:ascii="Fb Fontext" w:hAnsi="Fb Fontext"/>
          <w:rtl/>
        </w:rPr>
        <w:t>רוב נכרים</w:t>
      </w:r>
      <w:r w:rsidR="0004131E" w:rsidRPr="000528DA">
        <w:rPr>
          <w:rFonts w:ascii="Fb Fontext" w:hAnsi="Fb Fontext"/>
          <w:rtl/>
        </w:rPr>
        <w:t xml:space="preserve"> אי</w:t>
      </w:r>
      <w:r w:rsidR="0004131E" w:rsidRPr="000528DA">
        <w:rPr>
          <w:rFonts w:ascii="Fb Fontext" w:hAnsi="Fb Fontext" w:hint="cs"/>
          <w:rtl/>
        </w:rPr>
        <w:t>ן</w:t>
      </w:r>
      <w:r w:rsidR="005175F4" w:rsidRPr="000528DA">
        <w:rPr>
          <w:rFonts w:ascii="Fb Fontext" w:hAnsi="Fb Fontext"/>
          <w:rtl/>
        </w:rPr>
        <w:t xml:space="preserve"> מברך, </w:t>
      </w:r>
      <w:r w:rsidR="0004131E" w:rsidRPr="000528DA">
        <w:rPr>
          <w:rFonts w:ascii="Fb Fontext" w:hAnsi="Fb Fontext" w:hint="cs"/>
          <w:rtl/>
        </w:rPr>
        <w:t>ב</w:t>
      </w:r>
      <w:r w:rsidR="005175F4" w:rsidRPr="000528DA">
        <w:rPr>
          <w:rFonts w:ascii="Fb Fontext" w:hAnsi="Fb Fontext"/>
          <w:rtl/>
        </w:rPr>
        <w:t>רוב ישראל מברך.</w:t>
      </w:r>
      <w:r w:rsidR="0004131E" w:rsidRPr="000528DA">
        <w:rPr>
          <w:rFonts w:hint="cs"/>
          <w:rtl/>
        </w:rPr>
        <w:t xml:space="preserve"> </w:t>
      </w:r>
    </w:p>
    <w:p w14:paraId="4F0FBCBE" w14:textId="77777777" w:rsidR="00B66B12" w:rsidRPr="000528DA" w:rsidRDefault="0004131E" w:rsidP="000528DA">
      <w:pPr>
        <w:rPr>
          <w:rtl/>
        </w:rPr>
      </w:pPr>
      <w:r w:rsidRPr="000528DA">
        <w:rPr>
          <w:rFonts w:hint="cs"/>
          <w:rtl/>
        </w:rPr>
        <w:t>ו</w:t>
      </w:r>
      <w:r w:rsidR="005175F4" w:rsidRPr="000528DA">
        <w:rPr>
          <w:rtl/>
        </w:rPr>
        <w:t xml:space="preserve">אפילו מחצה על מחצה מברך, </w:t>
      </w:r>
    </w:p>
    <w:p w14:paraId="433270D3" w14:textId="1781EB92" w:rsidR="00A24328" w:rsidRDefault="005175F4" w:rsidP="009A59D1">
      <w:pPr>
        <w:pStyle w:val="38"/>
        <w:framePr w:wrap="notBeside"/>
        <w:rPr>
          <w:rtl/>
        </w:rPr>
      </w:pPr>
      <w:r w:rsidRPr="00660D7A">
        <w:rPr>
          <w:rtl/>
        </w:rPr>
        <w:t>ואיידי</w:t>
      </w:r>
      <w:r w:rsidR="009B14FE">
        <w:rPr>
          <w:rtl/>
        </w:rPr>
        <w:t>:</w:t>
      </w:r>
    </w:p>
    <w:p w14:paraId="29C8AE73" w14:textId="13E7EB16" w:rsidR="005175F4" w:rsidRPr="000528DA" w:rsidRDefault="005F5519" w:rsidP="000528DA">
      <w:pPr>
        <w:rPr>
          <w:rtl/>
        </w:rPr>
      </w:pPr>
      <w:r w:rsidRPr="000528DA">
        <w:rPr>
          <w:rFonts w:hint="cs"/>
          <w:rtl/>
        </w:rPr>
        <w:t>ד</w:t>
      </w:r>
      <w:r w:rsidR="005175F4" w:rsidRPr="000528DA">
        <w:rPr>
          <w:rtl/>
        </w:rPr>
        <w:t xml:space="preserve">רוב נכרים </w:t>
      </w:r>
      <w:r w:rsidR="005175F4" w:rsidRPr="007B6AFE">
        <w:rPr>
          <w:rStyle w:val="afffff9"/>
          <w:rtl/>
        </w:rPr>
        <w:t>תנא</w:t>
      </w:r>
      <w:r w:rsidR="005175F4" w:rsidRPr="000528DA">
        <w:rPr>
          <w:rtl/>
        </w:rPr>
        <w:t xml:space="preserve"> רוב ישראל.</w:t>
      </w:r>
    </w:p>
    <w:p w14:paraId="12D93B0F" w14:textId="77777777" w:rsidR="00B66B12" w:rsidRPr="00E34F28" w:rsidRDefault="001F3BA1" w:rsidP="007B6AFE">
      <w:pPr>
        <w:pStyle w:val="afffffc"/>
        <w:rPr>
          <w:rtl/>
        </w:rPr>
      </w:pPr>
      <w:bookmarkStart w:id="1800" w:name="_Toc193636443"/>
      <w:bookmarkStart w:id="1801" w:name="_Toc216185051"/>
      <w:r w:rsidRPr="007B6AFE">
        <w:rPr>
          <w:rFonts w:hint="cs"/>
          <w:rtl/>
        </w:rPr>
        <w:lastRenderedPageBreak/>
        <w:t>ראה</w:t>
      </w:r>
      <w:r w:rsidR="005175F4" w:rsidRPr="007B6AFE">
        <w:rPr>
          <w:rtl/>
        </w:rPr>
        <w:t xml:space="preserve"> חוץ לכרך תינוק ואבוקה בידו,</w:t>
      </w:r>
      <w:r w:rsidR="005175F4" w:rsidRPr="00FE3D07">
        <w:rPr>
          <w:rtl/>
        </w:rPr>
        <w:t xml:space="preserve"> בודק אחריו,</w:t>
      </w:r>
      <w:bookmarkEnd w:id="1800"/>
      <w:bookmarkEnd w:id="1801"/>
      <w:r w:rsidR="005175F4" w:rsidRPr="00FE3D07">
        <w:rPr>
          <w:rtl/>
        </w:rPr>
        <w:t xml:space="preserve"> </w:t>
      </w:r>
    </w:p>
    <w:p w14:paraId="32BB7AA7" w14:textId="77777777" w:rsidR="005175F4" w:rsidRPr="000528DA" w:rsidRDefault="005175F4" w:rsidP="000528DA">
      <w:pPr>
        <w:rPr>
          <w:rtl/>
        </w:rPr>
      </w:pPr>
      <w:r w:rsidRPr="000528DA">
        <w:rPr>
          <w:rtl/>
        </w:rPr>
        <w:t>אם ישראל מברך, אם נכרי אינו מברך.</w:t>
      </w:r>
    </w:p>
    <w:p w14:paraId="25C5FEE5" w14:textId="77777777" w:rsidR="007B6AFE" w:rsidRDefault="005175F4" w:rsidP="000528DA">
      <w:pPr>
        <w:rPr>
          <w:rtl/>
        </w:rPr>
      </w:pPr>
      <w:bookmarkStart w:id="1802" w:name="_Toc193636444"/>
      <w:bookmarkStart w:id="1803" w:name="_Toc216185052"/>
      <w:r w:rsidRPr="00A10336">
        <w:rPr>
          <w:rStyle w:val="30"/>
          <w:rFonts w:hint="cs"/>
          <w:rtl/>
        </w:rPr>
        <w:t>בגדול</w:t>
      </w:r>
      <w:bookmarkEnd w:id="1802"/>
      <w:bookmarkEnd w:id="1803"/>
      <w:r w:rsidRPr="00A10336">
        <w:rPr>
          <w:rStyle w:val="30"/>
          <w:rFonts w:hint="cs"/>
          <w:rtl/>
        </w:rPr>
        <w:t xml:space="preserve"> </w:t>
      </w:r>
      <w:r w:rsidRPr="000528DA">
        <w:rPr>
          <w:rFonts w:hint="cs"/>
          <w:rtl/>
        </w:rPr>
        <w:t>מוכח דנכרי הוא</w:t>
      </w:r>
      <w:r w:rsidR="001F3BA1" w:rsidRPr="000528DA">
        <w:rPr>
          <w:rFonts w:hint="cs"/>
          <w:rtl/>
        </w:rPr>
        <w:t>,</w:t>
      </w:r>
      <w:r w:rsidRPr="000528DA">
        <w:rPr>
          <w:rFonts w:hint="cs"/>
          <w:rtl/>
        </w:rPr>
        <w:t xml:space="preserve"> </w:t>
      </w:r>
    </w:p>
    <w:p w14:paraId="5D5D2817" w14:textId="0C6F52BE" w:rsidR="005175F4" w:rsidRPr="000528DA" w:rsidRDefault="005175F4" w:rsidP="000528DA">
      <w:pPr>
        <w:rPr>
          <w:rtl/>
        </w:rPr>
      </w:pPr>
      <w:bookmarkStart w:id="1804" w:name="_Toc193636445"/>
      <w:bookmarkStart w:id="1805" w:name="_Toc216185053"/>
      <w:r w:rsidRPr="00A10336">
        <w:rPr>
          <w:rStyle w:val="30"/>
          <w:rFonts w:hint="cs"/>
          <w:rtl/>
        </w:rPr>
        <w:t>ותינוק</w:t>
      </w:r>
      <w:bookmarkEnd w:id="1804"/>
      <w:bookmarkEnd w:id="1805"/>
      <w:r w:rsidRPr="000528DA">
        <w:rPr>
          <w:rFonts w:hint="cs"/>
          <w:rtl/>
        </w:rPr>
        <w:t xml:space="preserve"> </w:t>
      </w:r>
      <w:r w:rsidR="001F3BA1" w:rsidRPr="000528DA">
        <w:rPr>
          <w:rFonts w:hint="cs"/>
          <w:rtl/>
        </w:rPr>
        <w:t>מיירי סמוך לשקיעה</w:t>
      </w:r>
      <w:r w:rsidR="00280386" w:rsidRPr="000528DA">
        <w:rPr>
          <w:rtl/>
        </w:rPr>
        <w:t>"</w:t>
      </w:r>
      <w:r w:rsidR="001F3BA1" w:rsidRPr="000528DA">
        <w:rPr>
          <w:rFonts w:hint="cs"/>
          <w:rtl/>
        </w:rPr>
        <w:t xml:space="preserve">ח, אפשר </w:t>
      </w:r>
      <w:r w:rsidRPr="000528DA">
        <w:rPr>
          <w:rtl/>
        </w:rPr>
        <w:t xml:space="preserve">ישראל </w:t>
      </w:r>
      <w:r w:rsidR="001F3BA1" w:rsidRPr="000528DA">
        <w:rPr>
          <w:rFonts w:hint="cs"/>
          <w:rtl/>
        </w:rPr>
        <w:t>הוקרה לו ונקט</w:t>
      </w:r>
      <w:r w:rsidRPr="000528DA">
        <w:rPr>
          <w:rtl/>
        </w:rPr>
        <w:t>.</w:t>
      </w:r>
    </w:p>
    <w:p w14:paraId="59D7E8E0" w14:textId="77777777" w:rsidR="00DE0869" w:rsidRPr="00E34F28" w:rsidRDefault="005175F4" w:rsidP="005F5519">
      <w:pPr>
        <w:pStyle w:val="afffffc"/>
        <w:rPr>
          <w:rtl/>
        </w:rPr>
      </w:pPr>
      <w:bookmarkStart w:id="1806" w:name="_Toc193636446"/>
      <w:bookmarkStart w:id="1807" w:name="_Toc216185054"/>
      <w:r w:rsidRPr="007D462B">
        <w:rPr>
          <w:rtl/>
        </w:rPr>
        <w:t>מהלך חוץ לכרך וראה אור,</w:t>
      </w:r>
      <w:bookmarkEnd w:id="1806"/>
      <w:bookmarkEnd w:id="1807"/>
      <w:r w:rsidRPr="007D462B">
        <w:rPr>
          <w:rtl/>
        </w:rPr>
        <w:t xml:space="preserve"> </w:t>
      </w:r>
    </w:p>
    <w:p w14:paraId="4B0DB024" w14:textId="77777777" w:rsidR="005175F4" w:rsidRPr="000528DA" w:rsidRDefault="005175F4" w:rsidP="000528DA">
      <w:pPr>
        <w:rPr>
          <w:rtl/>
        </w:rPr>
      </w:pPr>
      <w:r w:rsidRPr="000528DA">
        <w:rPr>
          <w:rtl/>
        </w:rPr>
        <w:t>אם עבה כפי הכבשן מברך עליו</w:t>
      </w:r>
      <w:r w:rsidR="00FA6E17" w:rsidRPr="000528DA">
        <w:rPr>
          <w:rtl/>
        </w:rPr>
        <w:t>, ואם לא</w:t>
      </w:r>
      <w:r w:rsidR="00291D7F" w:rsidRPr="000528DA">
        <w:rPr>
          <w:rtl/>
        </w:rPr>
        <w:t xml:space="preserve"> אי</w:t>
      </w:r>
      <w:r w:rsidR="00291D7F" w:rsidRPr="000528DA">
        <w:rPr>
          <w:rFonts w:hint="cs"/>
          <w:rtl/>
        </w:rPr>
        <w:t xml:space="preserve">ן </w:t>
      </w:r>
      <w:r w:rsidRPr="000528DA">
        <w:rPr>
          <w:rtl/>
        </w:rPr>
        <w:t>מברך עליו.</w:t>
      </w:r>
    </w:p>
    <w:p w14:paraId="250AA84F" w14:textId="4DD278FF" w:rsidR="00A24328" w:rsidRDefault="00332D29" w:rsidP="009A59D1">
      <w:pPr>
        <w:pStyle w:val="38"/>
        <w:framePr w:wrap="notBeside"/>
        <w:rPr>
          <w:rtl/>
        </w:rPr>
      </w:pPr>
      <w:r w:rsidRPr="00660D7A">
        <w:rPr>
          <w:rFonts w:hint="cs"/>
          <w:rtl/>
        </w:rPr>
        <w:t>והך</w:t>
      </w:r>
      <w:r w:rsidR="009B14FE">
        <w:rPr>
          <w:rFonts w:hint="cs"/>
          <w:rtl/>
        </w:rPr>
        <w:t>:</w:t>
      </w:r>
    </w:p>
    <w:p w14:paraId="672B3BF4" w14:textId="011F3396" w:rsidR="00B66B12" w:rsidRPr="000528DA" w:rsidRDefault="005175F4" w:rsidP="000528DA">
      <w:pPr>
        <w:rPr>
          <w:rtl/>
        </w:rPr>
      </w:pPr>
      <w:r w:rsidRPr="000528DA">
        <w:rPr>
          <w:rFonts w:hint="cs"/>
          <w:rtl/>
        </w:rPr>
        <w:t>דאין מברכי</w:t>
      </w:r>
      <w:r w:rsidR="001F3BA1" w:rsidRPr="000528DA">
        <w:rPr>
          <w:rFonts w:hint="cs"/>
          <w:rtl/>
        </w:rPr>
        <w:t>ן</w:t>
      </w:r>
      <w:r w:rsidRPr="000528DA">
        <w:rPr>
          <w:rFonts w:hint="cs"/>
          <w:rtl/>
        </w:rPr>
        <w:t xml:space="preserve"> על אור של כבשן </w:t>
      </w:r>
      <w:r w:rsidR="007B6AFE">
        <w:rPr>
          <w:rFonts w:hint="cs"/>
          <w:rtl/>
        </w:rPr>
        <w:t xml:space="preserve">- </w:t>
      </w:r>
      <w:r w:rsidRPr="000528DA">
        <w:rPr>
          <w:rFonts w:hint="cs"/>
          <w:rtl/>
        </w:rPr>
        <w:t>היינו בסוף</w:t>
      </w:r>
      <w:r w:rsidR="001F3BA1" w:rsidRPr="000528DA">
        <w:rPr>
          <w:rFonts w:hint="cs"/>
          <w:rtl/>
        </w:rPr>
        <w:t>,</w:t>
      </w:r>
      <w:r w:rsidRPr="000528DA">
        <w:rPr>
          <w:rFonts w:hint="cs"/>
          <w:rtl/>
        </w:rPr>
        <w:t xml:space="preserve"> </w:t>
      </w:r>
    </w:p>
    <w:p w14:paraId="00A7E88B" w14:textId="77777777" w:rsidR="005175F4" w:rsidRPr="000528DA" w:rsidRDefault="005175F4" w:rsidP="000528DA">
      <w:pPr>
        <w:rPr>
          <w:rtl/>
        </w:rPr>
      </w:pPr>
      <w:r w:rsidRPr="000528DA">
        <w:rPr>
          <w:rFonts w:hint="cs"/>
          <w:rtl/>
        </w:rPr>
        <w:t>וה</w:t>
      </w:r>
      <w:r w:rsidRPr="000528DA">
        <w:rPr>
          <w:rtl/>
        </w:rPr>
        <w:t>"</w:t>
      </w:r>
      <w:r w:rsidRPr="000528DA">
        <w:rPr>
          <w:rFonts w:hint="cs"/>
          <w:rtl/>
        </w:rPr>
        <w:t>נ אור של תנור וכיריים</w:t>
      </w:r>
      <w:r w:rsidRPr="000528DA">
        <w:rPr>
          <w:rtl/>
        </w:rPr>
        <w:t>.</w:t>
      </w:r>
    </w:p>
    <w:p w14:paraId="6363DF92" w14:textId="13E47904" w:rsidR="00A24328" w:rsidRDefault="005175F4" w:rsidP="009A59D1">
      <w:pPr>
        <w:pStyle w:val="38"/>
        <w:framePr w:wrap="notBeside"/>
        <w:rPr>
          <w:rtl/>
        </w:rPr>
      </w:pPr>
      <w:r w:rsidRPr="00660D7A">
        <w:rPr>
          <w:rFonts w:hint="cs"/>
          <w:rtl/>
        </w:rPr>
        <w:t>והך</w:t>
      </w:r>
      <w:r w:rsidR="009B14FE">
        <w:rPr>
          <w:rFonts w:hint="cs"/>
          <w:rtl/>
        </w:rPr>
        <w:t>:</w:t>
      </w:r>
    </w:p>
    <w:p w14:paraId="4490DB5C" w14:textId="24E795A0" w:rsidR="001F3BA1" w:rsidRPr="000528DA" w:rsidRDefault="005175F4" w:rsidP="000528DA">
      <w:pPr>
        <w:rPr>
          <w:rtl/>
        </w:rPr>
      </w:pPr>
      <w:r w:rsidRPr="000528DA">
        <w:rPr>
          <w:rFonts w:hint="cs"/>
          <w:rtl/>
        </w:rPr>
        <w:t>ד</w:t>
      </w:r>
      <w:r w:rsidRPr="000528DA">
        <w:rPr>
          <w:rtl/>
        </w:rPr>
        <w:t>אור של בי</w:t>
      </w:r>
      <w:r w:rsidRPr="000528DA">
        <w:rPr>
          <w:rFonts w:hint="cs"/>
          <w:rtl/>
        </w:rPr>
        <w:t>הכנ</w:t>
      </w:r>
      <w:r w:rsidRPr="000528DA">
        <w:rPr>
          <w:rtl/>
        </w:rPr>
        <w:t>"</w:t>
      </w:r>
      <w:r w:rsidRPr="000528DA">
        <w:rPr>
          <w:rFonts w:hint="cs"/>
          <w:rtl/>
        </w:rPr>
        <w:t>ס וביהמ</w:t>
      </w:r>
      <w:r w:rsidRPr="000528DA">
        <w:rPr>
          <w:rtl/>
        </w:rPr>
        <w:t>"</w:t>
      </w:r>
      <w:r w:rsidRPr="000528DA">
        <w:rPr>
          <w:rFonts w:hint="cs"/>
          <w:rtl/>
        </w:rPr>
        <w:t xml:space="preserve">ד </w:t>
      </w:r>
      <w:r w:rsidRPr="000528DA">
        <w:rPr>
          <w:rtl/>
        </w:rPr>
        <w:t>מברכין</w:t>
      </w:r>
      <w:r w:rsidRPr="000528DA">
        <w:rPr>
          <w:rFonts w:hint="cs"/>
          <w:rtl/>
        </w:rPr>
        <w:t xml:space="preserve"> </w:t>
      </w:r>
    </w:p>
    <w:p w14:paraId="46EC260F" w14:textId="4A83D79F" w:rsidR="00A24328" w:rsidRDefault="001F3BA1" w:rsidP="009A59D1">
      <w:pPr>
        <w:pStyle w:val="38"/>
        <w:framePr w:wrap="notBeside"/>
        <w:rPr>
          <w:rtl/>
        </w:rPr>
      </w:pPr>
      <w:r w:rsidRPr="00660D7A">
        <w:rPr>
          <w:rFonts w:hint="cs"/>
          <w:rtl/>
        </w:rPr>
        <w:t>א</w:t>
      </w:r>
      <w:r w:rsidR="009B14FE">
        <w:rPr>
          <w:rFonts w:hint="cs"/>
          <w:rtl/>
        </w:rPr>
        <w:t>.</w:t>
      </w:r>
    </w:p>
    <w:p w14:paraId="043C417A" w14:textId="0984CE54" w:rsidR="005175F4" w:rsidRPr="000528DA" w:rsidRDefault="005175F4" w:rsidP="000528DA">
      <w:pPr>
        <w:rPr>
          <w:rtl/>
        </w:rPr>
      </w:pPr>
      <w:r w:rsidRPr="000528DA">
        <w:rPr>
          <w:rFonts w:hint="cs"/>
          <w:rtl/>
        </w:rPr>
        <w:t>ב</w:t>
      </w:r>
      <w:r w:rsidR="001F3BA1" w:rsidRPr="000528DA">
        <w:rPr>
          <w:rFonts w:hint="cs"/>
          <w:rtl/>
        </w:rPr>
        <w:t>אין</w:t>
      </w:r>
      <w:r w:rsidRPr="000528DA">
        <w:rPr>
          <w:rFonts w:hint="cs"/>
          <w:rtl/>
        </w:rPr>
        <w:t xml:space="preserve"> </w:t>
      </w:r>
      <w:r w:rsidR="001F3BA1" w:rsidRPr="00A10336">
        <w:rPr>
          <w:rStyle w:val="30"/>
          <w:rFonts w:hint="cs"/>
          <w:rtl/>
        </w:rPr>
        <w:t>אדם חשוב</w:t>
      </w:r>
      <w:r w:rsidR="001F3BA1" w:rsidRPr="000528DA">
        <w:rPr>
          <w:rFonts w:hint="cs"/>
          <w:rtl/>
        </w:rPr>
        <w:t xml:space="preserve"> דלאורה הוא, וביש</w:t>
      </w:r>
      <w:r w:rsidRPr="000528DA">
        <w:rPr>
          <w:rFonts w:hint="cs"/>
          <w:rtl/>
        </w:rPr>
        <w:t xml:space="preserve"> </w:t>
      </w:r>
      <w:r w:rsidR="001F3BA1" w:rsidRPr="000528DA">
        <w:rPr>
          <w:rFonts w:hint="cs"/>
          <w:rtl/>
        </w:rPr>
        <w:t>-</w:t>
      </w:r>
      <w:r w:rsidRPr="000528DA">
        <w:rPr>
          <w:rFonts w:hint="cs"/>
          <w:rtl/>
        </w:rPr>
        <w:t>אין מברכין</w:t>
      </w:r>
    </w:p>
    <w:p w14:paraId="11A1B273" w14:textId="28FC1246" w:rsidR="00A24328" w:rsidRDefault="005175F4" w:rsidP="009A59D1">
      <w:pPr>
        <w:pStyle w:val="38"/>
        <w:framePr w:wrap="notBeside"/>
        <w:rPr>
          <w:rtl/>
        </w:rPr>
      </w:pPr>
      <w:r w:rsidRPr="00660D7A">
        <w:rPr>
          <w:rFonts w:hint="cs"/>
          <w:rtl/>
        </w:rPr>
        <w:t>ב</w:t>
      </w:r>
      <w:r w:rsidR="009B14FE">
        <w:rPr>
          <w:rFonts w:hint="cs"/>
          <w:rtl/>
        </w:rPr>
        <w:t>.</w:t>
      </w:r>
    </w:p>
    <w:p w14:paraId="16A8973A" w14:textId="6C7CFA78" w:rsidR="005175F4" w:rsidRPr="000528DA" w:rsidRDefault="00332D29" w:rsidP="000528DA">
      <w:pPr>
        <w:rPr>
          <w:rtl/>
        </w:rPr>
      </w:pPr>
      <w:r w:rsidRPr="000528DA">
        <w:rPr>
          <w:rFonts w:hint="cs"/>
          <w:rtl/>
        </w:rPr>
        <w:t>דיש</w:t>
      </w:r>
      <w:r w:rsidR="001F3BA1" w:rsidRPr="000528DA">
        <w:rPr>
          <w:rtl/>
        </w:rPr>
        <w:t xml:space="preserve"> אדם חשוב, הא ד</w:t>
      </w:r>
      <w:r w:rsidRPr="000528DA">
        <w:rPr>
          <w:rFonts w:hint="cs"/>
          <w:rtl/>
        </w:rPr>
        <w:t>יש</w:t>
      </w:r>
      <w:r w:rsidR="001F3BA1" w:rsidRPr="000528DA">
        <w:rPr>
          <w:rtl/>
        </w:rPr>
        <w:t xml:space="preserve"> </w:t>
      </w:r>
      <w:r w:rsidR="001F3BA1" w:rsidRPr="00A10336">
        <w:rPr>
          <w:rStyle w:val="30"/>
          <w:rtl/>
        </w:rPr>
        <w:t>חז</w:t>
      </w:r>
      <w:r w:rsidR="001F3BA1" w:rsidRPr="00A10336">
        <w:rPr>
          <w:rStyle w:val="30"/>
          <w:rFonts w:hint="cs"/>
          <w:rtl/>
        </w:rPr>
        <w:t>ן</w:t>
      </w:r>
      <w:r w:rsidR="001F3BA1" w:rsidRPr="000528DA">
        <w:rPr>
          <w:rtl/>
        </w:rPr>
        <w:t>, הא ד</w:t>
      </w:r>
      <w:r w:rsidR="001821B2" w:rsidRPr="000528DA">
        <w:rPr>
          <w:rtl/>
        </w:rPr>
        <w:t>אין</w:t>
      </w:r>
      <w:r w:rsidR="001F3BA1" w:rsidRPr="000528DA">
        <w:rPr>
          <w:rtl/>
        </w:rPr>
        <w:t xml:space="preserve"> חז</w:t>
      </w:r>
      <w:r w:rsidR="001F3BA1" w:rsidRPr="000528DA">
        <w:rPr>
          <w:rFonts w:hint="cs"/>
          <w:rtl/>
        </w:rPr>
        <w:t>ן</w:t>
      </w:r>
      <w:r w:rsidR="005175F4" w:rsidRPr="000528DA">
        <w:rPr>
          <w:rtl/>
        </w:rPr>
        <w:t>,</w:t>
      </w:r>
    </w:p>
    <w:p w14:paraId="6FA383B1" w14:textId="1DDB2F50" w:rsidR="00A24328" w:rsidRDefault="005175F4" w:rsidP="009A59D1">
      <w:pPr>
        <w:pStyle w:val="38"/>
        <w:framePr w:wrap="notBeside"/>
        <w:rPr>
          <w:rtl/>
        </w:rPr>
      </w:pPr>
      <w:r w:rsidRPr="00660D7A">
        <w:rPr>
          <w:rFonts w:hint="cs"/>
          <w:rtl/>
        </w:rPr>
        <w:t>ג</w:t>
      </w:r>
      <w:r w:rsidR="009B14FE">
        <w:rPr>
          <w:rFonts w:hint="cs"/>
          <w:rtl/>
        </w:rPr>
        <w:t>.</w:t>
      </w:r>
    </w:p>
    <w:p w14:paraId="5CBE3E7F" w14:textId="0347AC24" w:rsidR="00DE0869" w:rsidRPr="000528DA" w:rsidRDefault="005175F4" w:rsidP="000528DA">
      <w:pPr>
        <w:rPr>
          <w:rtl/>
        </w:rPr>
      </w:pPr>
      <w:r w:rsidRPr="000528DA">
        <w:rPr>
          <w:rtl/>
        </w:rPr>
        <w:t>הא והא ד</w:t>
      </w:r>
      <w:r w:rsidR="001F3BA1" w:rsidRPr="000528DA">
        <w:rPr>
          <w:rFonts w:hint="cs"/>
          <w:rtl/>
        </w:rPr>
        <w:t xml:space="preserve">יש חזן, הא דיש </w:t>
      </w:r>
      <w:r w:rsidR="001F3BA1" w:rsidRPr="00A10336">
        <w:rPr>
          <w:rStyle w:val="30"/>
          <w:rFonts w:hint="cs"/>
          <w:rtl/>
        </w:rPr>
        <w:t>אור ירח</w:t>
      </w:r>
      <w:r w:rsidRPr="000528DA">
        <w:rPr>
          <w:rFonts w:hint="cs"/>
          <w:rtl/>
        </w:rPr>
        <w:t xml:space="preserve"> דאין מברכין</w:t>
      </w:r>
      <w:r w:rsidR="001F3BA1" w:rsidRPr="000528DA">
        <w:rPr>
          <w:rFonts w:hint="cs"/>
          <w:rtl/>
        </w:rPr>
        <w:t>,</w:t>
      </w:r>
      <w:r w:rsidRPr="000528DA">
        <w:rPr>
          <w:rFonts w:hint="cs"/>
          <w:rtl/>
        </w:rPr>
        <w:t xml:space="preserve"> </w:t>
      </w:r>
    </w:p>
    <w:p w14:paraId="39B90354" w14:textId="2D9CA14A" w:rsidR="005175F4" w:rsidRPr="00E34F28" w:rsidRDefault="005175F4" w:rsidP="001E1D11">
      <w:pPr>
        <w:rPr>
          <w:rtl/>
        </w:rPr>
      </w:pPr>
      <w:r w:rsidRPr="000528DA">
        <w:rPr>
          <w:rFonts w:hint="cs"/>
          <w:rtl/>
        </w:rPr>
        <w:t>וב</w:t>
      </w:r>
      <w:r w:rsidR="00FD26A2" w:rsidRPr="000528DA">
        <w:rPr>
          <w:rFonts w:hint="cs"/>
          <w:rtl/>
        </w:rPr>
        <w:t>אין</w:t>
      </w:r>
      <w:r w:rsidRPr="000528DA">
        <w:rPr>
          <w:rFonts w:hint="cs"/>
          <w:rtl/>
        </w:rPr>
        <w:t xml:space="preserve"> מברכין דלאורה הוא</w:t>
      </w:r>
    </w:p>
    <w:p w14:paraId="09C17680" w14:textId="77777777" w:rsidR="005175F4" w:rsidRPr="00E34F28" w:rsidRDefault="001F3BA1" w:rsidP="005F0E85">
      <w:pPr>
        <w:pStyle w:val="afffffc"/>
        <w:rPr>
          <w:rtl/>
        </w:rPr>
      </w:pPr>
      <w:bookmarkStart w:id="1808" w:name="_Toc193636447"/>
      <w:bookmarkStart w:id="1809" w:name="_Toc216185055"/>
      <w:r w:rsidRPr="007D462B">
        <w:rPr>
          <w:rtl/>
        </w:rPr>
        <w:t>יושבין בבי</w:t>
      </w:r>
      <w:r w:rsidRPr="007D462B">
        <w:rPr>
          <w:rFonts w:hint="cs"/>
          <w:rtl/>
        </w:rPr>
        <w:t xml:space="preserve">המ"ד </w:t>
      </w:r>
      <w:r w:rsidR="005175F4" w:rsidRPr="007D462B">
        <w:rPr>
          <w:rtl/>
        </w:rPr>
        <w:t>והביאו אור לפניהם</w:t>
      </w:r>
      <w:r w:rsidR="005175F4" w:rsidRPr="00E71BC3">
        <w:rPr>
          <w:rtl/>
        </w:rPr>
        <w:t>.</w:t>
      </w:r>
      <w:bookmarkEnd w:id="1808"/>
      <w:bookmarkEnd w:id="1809"/>
    </w:p>
    <w:p w14:paraId="72000BF8" w14:textId="06541F78" w:rsidR="00A24328" w:rsidRDefault="005175F4" w:rsidP="009A59D1">
      <w:pPr>
        <w:pStyle w:val="38"/>
        <w:framePr w:wrap="notBeside"/>
        <w:rPr>
          <w:rtl/>
        </w:rPr>
      </w:pPr>
      <w:r w:rsidRPr="00660D7A">
        <w:rPr>
          <w:rFonts w:hint="cs"/>
          <w:rtl/>
        </w:rPr>
        <w:t>ל</w:t>
      </w:r>
      <w:r w:rsidRPr="00660D7A">
        <w:rPr>
          <w:rtl/>
        </w:rPr>
        <w:t>ב"ה</w:t>
      </w:r>
      <w:r w:rsidR="009B14FE">
        <w:rPr>
          <w:rtl/>
        </w:rPr>
        <w:t>:</w:t>
      </w:r>
    </w:p>
    <w:p w14:paraId="5DEBBCD4" w14:textId="6F001A5B" w:rsidR="005175F4" w:rsidRPr="000528DA" w:rsidRDefault="005175F4" w:rsidP="000528DA">
      <w:pPr>
        <w:rPr>
          <w:rtl/>
        </w:rPr>
      </w:pPr>
      <w:r w:rsidRPr="000528DA">
        <w:rPr>
          <w:rtl/>
        </w:rPr>
        <w:t xml:space="preserve">אחד מברך לכולן, </w:t>
      </w:r>
      <w:r w:rsidR="00C64809" w:rsidRPr="000528DA">
        <w:rPr>
          <w:rtl/>
        </w:rPr>
        <w:t>ד</w:t>
      </w:r>
      <w:r w:rsidRPr="000528DA">
        <w:rPr>
          <w:rStyle w:val="ad"/>
          <w:rtl/>
        </w:rPr>
        <w:t>'ברב עם הדרת מלך</w:t>
      </w:r>
      <w:r w:rsidRPr="000528DA">
        <w:rPr>
          <w:rStyle w:val="ad"/>
          <w:rFonts w:hint="cs"/>
          <w:rtl/>
        </w:rPr>
        <w:t>'</w:t>
      </w:r>
      <w:r w:rsidRPr="000528DA">
        <w:rPr>
          <w:rStyle w:val="ad"/>
          <w:rtl/>
        </w:rPr>
        <w:t>.</w:t>
      </w:r>
    </w:p>
    <w:p w14:paraId="297C4AFC" w14:textId="35B9FE40" w:rsidR="00A24328" w:rsidRDefault="005175F4" w:rsidP="009A59D1">
      <w:pPr>
        <w:pStyle w:val="38"/>
        <w:framePr w:wrap="notBeside"/>
        <w:rPr>
          <w:rtl/>
        </w:rPr>
      </w:pPr>
      <w:r w:rsidRPr="00660D7A">
        <w:rPr>
          <w:rFonts w:hint="cs"/>
          <w:rtl/>
        </w:rPr>
        <w:t>לב</w:t>
      </w:r>
      <w:r w:rsidRPr="00660D7A">
        <w:rPr>
          <w:rtl/>
        </w:rPr>
        <w:t>"</w:t>
      </w:r>
      <w:r w:rsidRPr="00660D7A">
        <w:rPr>
          <w:rFonts w:hint="cs"/>
          <w:rtl/>
        </w:rPr>
        <w:t>ש</w:t>
      </w:r>
      <w:r w:rsidR="009B14FE">
        <w:rPr>
          <w:rFonts w:hint="cs"/>
          <w:rtl/>
        </w:rPr>
        <w:t>:</w:t>
      </w:r>
    </w:p>
    <w:p w14:paraId="37B7F0ED" w14:textId="06D80D20" w:rsidR="005175F4" w:rsidRPr="000528DA" w:rsidRDefault="005175F4" w:rsidP="000528DA">
      <w:pPr>
        <w:rPr>
          <w:rtl/>
        </w:rPr>
      </w:pPr>
      <w:r w:rsidRPr="000528DA">
        <w:rPr>
          <w:rFonts w:hint="cs"/>
          <w:rtl/>
        </w:rPr>
        <w:t>כ</w:t>
      </w:r>
      <w:r w:rsidRPr="000528DA">
        <w:rPr>
          <w:rtl/>
        </w:rPr>
        <w:t>"</w:t>
      </w:r>
      <w:r w:rsidRPr="000528DA">
        <w:rPr>
          <w:rFonts w:hint="cs"/>
          <w:rtl/>
        </w:rPr>
        <w:t xml:space="preserve">א מברך לעצמו </w:t>
      </w:r>
      <w:r w:rsidRPr="000528DA">
        <w:rPr>
          <w:rtl/>
        </w:rPr>
        <w:t>מפני בטול בית המדרש.</w:t>
      </w:r>
    </w:p>
    <w:p w14:paraId="087E07BD" w14:textId="5EAC632A" w:rsidR="00A24328" w:rsidRDefault="005175F4" w:rsidP="009A59D1">
      <w:pPr>
        <w:pStyle w:val="38"/>
        <w:framePr w:wrap="notBeside"/>
        <w:rPr>
          <w:rtl/>
        </w:rPr>
      </w:pPr>
      <w:r w:rsidRPr="00660D7A">
        <w:rPr>
          <w:rFonts w:hint="cs"/>
          <w:rtl/>
        </w:rPr>
        <w:t>ו</w:t>
      </w:r>
      <w:r w:rsidRPr="00660D7A">
        <w:rPr>
          <w:rtl/>
        </w:rPr>
        <w:t>תנ"ה</w:t>
      </w:r>
      <w:r w:rsidR="00A24328">
        <w:rPr>
          <w:rtl/>
        </w:rPr>
        <w:t>:</w:t>
      </w:r>
    </w:p>
    <w:p w14:paraId="68042236" w14:textId="20556E87" w:rsidR="00F64167" w:rsidRDefault="005175F4" w:rsidP="007B6AFE">
      <w:pPr>
        <w:rPr>
          <w:rtl/>
        </w:rPr>
      </w:pPr>
      <w:r w:rsidRPr="000528DA">
        <w:rPr>
          <w:rtl/>
        </w:rPr>
        <w:t>של בית רבן גמליאל לא היו אומרים מרפא בבי</w:t>
      </w:r>
      <w:r w:rsidR="00DE0869" w:rsidRPr="000528DA">
        <w:rPr>
          <w:rFonts w:hint="cs"/>
          <w:rtl/>
        </w:rPr>
        <w:t>המ"ד</w:t>
      </w:r>
      <w:r w:rsidRPr="000528DA">
        <w:rPr>
          <w:rtl/>
        </w:rPr>
        <w:t xml:space="preserve"> מפני בטול בית המדרש.</w:t>
      </w:r>
    </w:p>
    <w:p w14:paraId="06BD4D62" w14:textId="77777777" w:rsidR="005175F4" w:rsidRPr="00E34F28" w:rsidRDefault="001F3BA1" w:rsidP="00672862">
      <w:pPr>
        <w:pStyle w:val="a5"/>
        <w:rPr>
          <w:rtl/>
        </w:rPr>
      </w:pPr>
      <w:ins w:id="9884" w:author="מספור קטעי משנה" w:date="2026-10-06T06:45:16Z">
        <w:r>
          <w:rPr>
            <w:rStyle w:val="MisparKeta"/>
          </w:rPr>
          <w:t xml:space="preserve">ה. </w:t>
        </w:r>
      </w:ins>
      <w:r w:rsidRPr="006234B0">
        <w:rPr>
          <w:rtl/>
        </w:rPr>
        <w:t xml:space="preserve">אין מברכין </w:t>
      </w:r>
      <w:r w:rsidR="005175F4" w:rsidRPr="006234B0">
        <w:rPr>
          <w:rtl/>
        </w:rPr>
        <w:t>על הנר</w:t>
      </w:r>
      <w:r w:rsidRPr="006234B0">
        <w:rPr>
          <w:rFonts w:hint="cs"/>
          <w:rtl/>
        </w:rPr>
        <w:t>,</w:t>
      </w:r>
      <w:r w:rsidR="0006698D" w:rsidRPr="006234B0">
        <w:rPr>
          <w:rFonts w:hint="cs"/>
          <w:rtl/>
        </w:rPr>
        <w:t xml:space="preserve"> </w:t>
      </w:r>
      <w:r w:rsidRPr="006234B0">
        <w:rPr>
          <w:rFonts w:hint="cs"/>
          <w:rtl/>
        </w:rPr>
        <w:t>ו</w:t>
      </w:r>
      <w:r w:rsidR="005175F4" w:rsidRPr="006234B0">
        <w:rPr>
          <w:rtl/>
        </w:rPr>
        <w:t>בשמים של מתים</w:t>
      </w:r>
      <w:r w:rsidR="005175F4" w:rsidRPr="00054EE3">
        <w:rPr>
          <w:rtl/>
        </w:rPr>
        <w:t>.</w:t>
      </w:r>
    </w:p>
    <w:p w14:paraId="274E612D" w14:textId="77777777" w:rsidR="005175F4" w:rsidRPr="000528DA" w:rsidRDefault="005175F4" w:rsidP="000528DA">
      <w:pPr>
        <w:rPr>
          <w:rtl/>
        </w:rPr>
      </w:pPr>
      <w:bookmarkStart w:id="1810" w:name="_Toc193636448"/>
      <w:bookmarkStart w:id="1811" w:name="_Toc216185056"/>
      <w:r w:rsidRPr="00A10336">
        <w:rPr>
          <w:rStyle w:val="30"/>
          <w:rtl/>
        </w:rPr>
        <w:t>נר</w:t>
      </w:r>
      <w:bookmarkEnd w:id="1810"/>
      <w:bookmarkEnd w:id="1811"/>
      <w:r w:rsidR="001F3BA1" w:rsidRPr="000528DA">
        <w:rPr>
          <w:rFonts w:hint="cs"/>
          <w:rtl/>
        </w:rPr>
        <w:t>-</w:t>
      </w:r>
      <w:r w:rsidRPr="000528DA">
        <w:rPr>
          <w:rtl/>
        </w:rPr>
        <w:t xml:space="preserve"> לכבוד</w:t>
      </w:r>
      <w:r w:rsidR="001F3BA1" w:rsidRPr="000528DA">
        <w:rPr>
          <w:rFonts w:hint="cs"/>
          <w:rtl/>
        </w:rPr>
        <w:t>,</w:t>
      </w:r>
      <w:r w:rsidRPr="000528DA">
        <w:rPr>
          <w:rtl/>
        </w:rPr>
        <w:t xml:space="preserve"> </w:t>
      </w:r>
      <w:r w:rsidRPr="00A10336">
        <w:rPr>
          <w:rStyle w:val="30"/>
          <w:rtl/>
        </w:rPr>
        <w:t>בשמים</w:t>
      </w:r>
      <w:r w:rsidRPr="000528DA">
        <w:rPr>
          <w:rtl/>
        </w:rPr>
        <w:t xml:space="preserve"> </w:t>
      </w:r>
      <w:r w:rsidR="001F3BA1" w:rsidRPr="000528DA">
        <w:rPr>
          <w:rtl/>
        </w:rPr>
        <w:t>–</w:t>
      </w:r>
      <w:r w:rsidRPr="000528DA">
        <w:rPr>
          <w:rtl/>
        </w:rPr>
        <w:t xml:space="preserve"> </w:t>
      </w:r>
      <w:r w:rsidR="001F3BA1" w:rsidRPr="000528DA">
        <w:rPr>
          <w:rFonts w:hint="cs"/>
          <w:rtl/>
        </w:rPr>
        <w:t>להעביר הריח</w:t>
      </w:r>
      <w:r w:rsidRPr="000528DA">
        <w:rPr>
          <w:rtl/>
        </w:rPr>
        <w:t>.</w:t>
      </w:r>
    </w:p>
    <w:p w14:paraId="04F2B426" w14:textId="77777777" w:rsidR="006234B0" w:rsidRPr="00E34F28" w:rsidRDefault="005175F4" w:rsidP="00470C2A">
      <w:pPr>
        <w:pStyle w:val="afffffc"/>
        <w:spacing w:before="0"/>
        <w:rPr>
          <w:rtl/>
        </w:rPr>
      </w:pPr>
      <w:bookmarkStart w:id="1812" w:name="_Toc193636449"/>
      <w:bookmarkStart w:id="1813" w:name="_Toc216185057"/>
      <w:r w:rsidRPr="007D462B">
        <w:rPr>
          <w:rtl/>
        </w:rPr>
        <w:t>כל שמוציאין לפניו ביום ובלילה</w:t>
      </w:r>
      <w:bookmarkEnd w:id="1812"/>
      <w:bookmarkEnd w:id="1813"/>
    </w:p>
    <w:p w14:paraId="7FE492E8" w14:textId="44922CCF" w:rsidR="00A24328" w:rsidRDefault="002D0F75" w:rsidP="009A59D1">
      <w:pPr>
        <w:pStyle w:val="38"/>
        <w:framePr w:wrap="notBeside"/>
        <w:rPr>
          <w:rtl/>
        </w:rPr>
      </w:pPr>
      <w:r w:rsidRPr="00660D7A">
        <w:rPr>
          <w:rFonts w:hint="cs"/>
          <w:rtl/>
        </w:rPr>
        <w:t>רב</w:t>
      </w:r>
      <w:r w:rsidR="009B14FE">
        <w:rPr>
          <w:rFonts w:hint="cs"/>
          <w:rtl/>
        </w:rPr>
        <w:t>:</w:t>
      </w:r>
    </w:p>
    <w:p w14:paraId="6DF5BD24" w14:textId="65FB9734" w:rsidR="005175F4" w:rsidRPr="000528DA" w:rsidRDefault="005175F4" w:rsidP="000528DA">
      <w:pPr>
        <w:rPr>
          <w:rtl/>
        </w:rPr>
      </w:pPr>
      <w:r w:rsidRPr="000528DA">
        <w:rPr>
          <w:rtl/>
        </w:rPr>
        <w:t>אין מברכין עליו, וכל שאין מוציאין - מברכין עליו.</w:t>
      </w:r>
    </w:p>
    <w:p w14:paraId="0765F5C8" w14:textId="77777777" w:rsidR="005F0E85" w:rsidRPr="00E34F28" w:rsidRDefault="005175F4" w:rsidP="00470C2A">
      <w:pPr>
        <w:pStyle w:val="afffffc"/>
        <w:spacing w:before="0"/>
        <w:rPr>
          <w:rtl/>
        </w:rPr>
      </w:pPr>
      <w:bookmarkStart w:id="1814" w:name="_Toc193636450"/>
      <w:bookmarkStart w:id="1815" w:name="_Toc216185058"/>
      <w:r w:rsidRPr="007D462B">
        <w:rPr>
          <w:rtl/>
        </w:rPr>
        <w:t xml:space="preserve">בשמים </w:t>
      </w:r>
      <w:r w:rsidR="005F0E85">
        <w:rPr>
          <w:rFonts w:hint="cs"/>
          <w:rtl/>
        </w:rPr>
        <w:t>ד</w:t>
      </w:r>
      <w:r w:rsidRPr="007D462B">
        <w:rPr>
          <w:rtl/>
        </w:rPr>
        <w:t>בית הכסא,</w:t>
      </w:r>
      <w:r w:rsidRPr="001F3BA1">
        <w:rPr>
          <w:rtl/>
        </w:rPr>
        <w:t xml:space="preserve"> ושמן העשוי להעביר הזוהמא</w:t>
      </w:r>
      <w:r w:rsidR="002D0F75">
        <w:rPr>
          <w:rFonts w:hint="cs"/>
          <w:rtl/>
        </w:rPr>
        <w:t>.</w:t>
      </w:r>
      <w:bookmarkEnd w:id="1814"/>
      <w:bookmarkEnd w:id="1815"/>
    </w:p>
    <w:p w14:paraId="2C78C9DC" w14:textId="126FDF46" w:rsidR="00A24328" w:rsidRDefault="002D0F75" w:rsidP="009A59D1">
      <w:pPr>
        <w:pStyle w:val="38"/>
        <w:framePr w:wrap="notBeside"/>
        <w:rPr>
          <w:rtl/>
        </w:rPr>
      </w:pPr>
      <w:r w:rsidRPr="00660D7A">
        <w:rPr>
          <w:rFonts w:hint="cs"/>
          <w:rtl/>
        </w:rPr>
        <w:t>ר"ה</w:t>
      </w:r>
      <w:r w:rsidR="009B14FE">
        <w:rPr>
          <w:rFonts w:hint="cs"/>
          <w:rtl/>
        </w:rPr>
        <w:t>:</w:t>
      </w:r>
    </w:p>
    <w:p w14:paraId="6D92BC1D" w14:textId="7EE4D97F" w:rsidR="005175F4" w:rsidRPr="000528DA" w:rsidRDefault="005175F4" w:rsidP="000528DA">
      <w:pPr>
        <w:rPr>
          <w:rtl/>
        </w:rPr>
      </w:pPr>
      <w:r w:rsidRPr="000528DA">
        <w:rPr>
          <w:rtl/>
        </w:rPr>
        <w:t>אין מברכין עליו</w:t>
      </w:r>
      <w:r w:rsidR="005F0E85" w:rsidRPr="000528DA">
        <w:rPr>
          <w:rFonts w:hint="cs"/>
          <w:rtl/>
        </w:rPr>
        <w:t xml:space="preserve"> שלא</w:t>
      </w:r>
      <w:r w:rsidR="00AC31BF" w:rsidRPr="000528DA">
        <w:rPr>
          <w:rFonts w:hint="cs"/>
          <w:rtl/>
        </w:rPr>
        <w:t xml:space="preserve"> </w:t>
      </w:r>
      <w:r w:rsidR="005F0E85" w:rsidRPr="000528DA">
        <w:rPr>
          <w:rFonts w:hint="cs"/>
          <w:rtl/>
        </w:rPr>
        <w:t xml:space="preserve">עשוי </w:t>
      </w:r>
      <w:r w:rsidR="00AC31BF" w:rsidRPr="000528DA">
        <w:rPr>
          <w:rFonts w:hint="cs"/>
          <w:rtl/>
        </w:rPr>
        <w:t>לריח</w:t>
      </w:r>
      <w:r w:rsidRPr="000528DA">
        <w:rPr>
          <w:rtl/>
        </w:rPr>
        <w:t>.</w:t>
      </w:r>
    </w:p>
    <w:p w14:paraId="538BE57B" w14:textId="4C5B7030" w:rsidR="00A24328" w:rsidRDefault="005175F4" w:rsidP="009A59D1">
      <w:pPr>
        <w:pStyle w:val="38"/>
        <w:framePr w:wrap="notBeside"/>
        <w:rPr>
          <w:rtl/>
        </w:rPr>
      </w:pPr>
      <w:r w:rsidRPr="00660D7A">
        <w:rPr>
          <w:rFonts w:hint="cs"/>
          <w:rtl/>
        </w:rPr>
        <w:t>והך</w:t>
      </w:r>
      <w:r w:rsidR="009B14FE">
        <w:rPr>
          <w:rFonts w:hint="cs"/>
          <w:rtl/>
        </w:rPr>
        <w:t>:</w:t>
      </w:r>
    </w:p>
    <w:p w14:paraId="253150DB" w14:textId="68114758" w:rsidR="005175F4" w:rsidRPr="000528DA" w:rsidRDefault="005175F4" w:rsidP="007E4E8C">
      <w:pPr>
        <w:rPr>
          <w:rtl/>
        </w:rPr>
      </w:pPr>
      <w:bookmarkStart w:id="1816" w:name="_Toc193636451"/>
      <w:bookmarkStart w:id="1817" w:name="_Toc216185059"/>
      <w:r w:rsidRPr="00A10336">
        <w:rPr>
          <w:rStyle w:val="30"/>
          <w:rFonts w:hint="cs"/>
          <w:rtl/>
        </w:rPr>
        <w:t>ד</w:t>
      </w:r>
      <w:r w:rsidRPr="00A10336">
        <w:rPr>
          <w:rStyle w:val="30"/>
          <w:rtl/>
        </w:rPr>
        <w:t>נכנס לחנות בשם והריח</w:t>
      </w:r>
      <w:bookmarkEnd w:id="1816"/>
      <w:bookmarkEnd w:id="1817"/>
      <w:r w:rsidR="00FA6E17" w:rsidRPr="000528DA">
        <w:rPr>
          <w:rFonts w:ascii="Fb Fontext" w:hAnsi="Fb Fontext"/>
          <w:sz w:val="20"/>
          <w:rtl/>
        </w:rPr>
        <w:t>, אפי</w:t>
      </w:r>
      <w:r w:rsidR="00FA6E17" w:rsidRPr="000528DA">
        <w:rPr>
          <w:rFonts w:ascii="Fb Fontext" w:hAnsi="Fb Fontext" w:hint="cs"/>
          <w:sz w:val="20"/>
          <w:rtl/>
        </w:rPr>
        <w:t>'</w:t>
      </w:r>
      <w:r w:rsidR="00AC31BF" w:rsidRPr="000528DA">
        <w:rPr>
          <w:rFonts w:ascii="Fb Fontext" w:hAnsi="Fb Fontext"/>
          <w:sz w:val="20"/>
          <w:rtl/>
        </w:rPr>
        <w:t xml:space="preserve"> ישב שם כל היום</w:t>
      </w:r>
      <w:r w:rsidR="00FA6E17" w:rsidRPr="000528DA">
        <w:rPr>
          <w:rFonts w:ascii="Fb Fontext" w:hAnsi="Fb Fontext" w:hint="cs"/>
          <w:sz w:val="20"/>
          <w:rtl/>
        </w:rPr>
        <w:t>,</w:t>
      </w:r>
      <w:r w:rsidR="00AC31BF" w:rsidRPr="000528DA">
        <w:rPr>
          <w:rFonts w:ascii="Fb Fontext" w:hAnsi="Fb Fontext"/>
          <w:sz w:val="20"/>
          <w:rtl/>
        </w:rPr>
        <w:t xml:space="preserve"> </w:t>
      </w:r>
      <w:r w:rsidR="00FA6E17" w:rsidRPr="000528DA">
        <w:rPr>
          <w:rFonts w:ascii="Fb Fontext" w:hAnsi="Fb Fontext" w:hint="cs"/>
          <w:sz w:val="20"/>
          <w:rtl/>
        </w:rPr>
        <w:t>מברך</w:t>
      </w:r>
      <w:r w:rsidR="00FA6E17" w:rsidRPr="000528DA">
        <w:rPr>
          <w:rFonts w:ascii="Fb Fontext" w:hAnsi="Fb Fontext"/>
          <w:sz w:val="20"/>
          <w:rtl/>
        </w:rPr>
        <w:t xml:space="preserve"> פעם אח</w:t>
      </w:r>
      <w:r w:rsidR="00FA6E17" w:rsidRPr="000528DA">
        <w:rPr>
          <w:rFonts w:ascii="Fb Fontext" w:hAnsi="Fb Fontext" w:hint="cs"/>
          <w:sz w:val="20"/>
          <w:rtl/>
        </w:rPr>
        <w:t>ת</w:t>
      </w:r>
      <w:r w:rsidRPr="000528DA">
        <w:rPr>
          <w:rFonts w:ascii="Fb Fontext" w:hAnsi="Fb Fontext"/>
          <w:sz w:val="20"/>
          <w:rtl/>
        </w:rPr>
        <w:t xml:space="preserve">, </w:t>
      </w:r>
      <w:r w:rsidRPr="00A10336">
        <w:rPr>
          <w:rStyle w:val="30"/>
          <w:rtl/>
        </w:rPr>
        <w:t>נכנס ויצא</w:t>
      </w:r>
      <w:r w:rsidRPr="000528DA">
        <w:rPr>
          <w:rFonts w:ascii="Fb Fontext" w:hAnsi="Fb Fontext"/>
          <w:sz w:val="20"/>
          <w:rtl/>
        </w:rPr>
        <w:t>, מברך על כל פעם ופעם</w:t>
      </w:r>
      <w:r w:rsidRPr="000528DA">
        <w:rPr>
          <w:rFonts w:ascii="Fb Fontext" w:hAnsi="Fb Fontext" w:hint="cs"/>
          <w:sz w:val="20"/>
          <w:rtl/>
        </w:rPr>
        <w:t xml:space="preserve"> </w:t>
      </w:r>
      <w:r w:rsidR="00F95182">
        <w:rPr>
          <w:rFonts w:cs="BA TM • Vilna Extra-Bold" w:hint="cs"/>
          <w:rtl/>
        </w:rPr>
        <w:t>-</w:t>
      </w:r>
      <w:r w:rsidR="007E4E8C">
        <w:rPr>
          <w:rFonts w:ascii="Fb Fontext" w:hAnsi="Fb Fontext" w:hint="cs"/>
          <w:sz w:val="20"/>
          <w:rtl/>
        </w:rPr>
        <w:t xml:space="preserve"> </w:t>
      </w:r>
      <w:r w:rsidR="001821B2" w:rsidRPr="000528DA">
        <w:rPr>
          <w:rFonts w:ascii="Fb Fontext" w:hAnsi="Fb Fontext" w:hint="cs"/>
          <w:sz w:val="20"/>
          <w:rtl/>
        </w:rPr>
        <w:t>שם</w:t>
      </w:r>
      <w:r w:rsidR="001F3BA1" w:rsidRPr="000528DA">
        <w:rPr>
          <w:rFonts w:ascii="Fb Fontext" w:hAnsi="Fb Fontext" w:hint="cs"/>
          <w:sz w:val="20"/>
          <w:rtl/>
        </w:rPr>
        <w:t xml:space="preserve"> לריח </w:t>
      </w:r>
      <w:r w:rsidRPr="000528DA">
        <w:rPr>
          <w:rFonts w:ascii="Fb Fontext" w:hAnsi="Fb Fontext" w:hint="cs"/>
          <w:sz w:val="20"/>
          <w:rtl/>
        </w:rPr>
        <w:t>שיריחו ויבואו לקנות</w:t>
      </w:r>
    </w:p>
    <w:p w14:paraId="0823FF52" w14:textId="77777777" w:rsidR="0087629D" w:rsidRDefault="0087629D">
      <w:pPr>
        <w:bidi w:val="0"/>
        <w:spacing w:after="160" w:line="259" w:lineRule="auto"/>
        <w:jc w:val="left"/>
        <w:rPr>
          <w:rFonts w:ascii="David" w:hAnsi="David" w:cs="BA TM • Vilna Extra-Bold"/>
          <w:b/>
          <w:color w:val="000000" w:themeColor="text1"/>
          <w:spacing w:val="4"/>
          <w:shd w:val="clear" w:color="auto" w:fill="FFFFFF" w:themeFill="background1"/>
          <w:rtl/>
        </w:rPr>
      </w:pPr>
      <w:bookmarkStart w:id="1818" w:name="_Toc193636452"/>
      <w:bookmarkStart w:id="1819" w:name="_Toc216185060"/>
      <w:r>
        <w:rPr>
          <w:rtl/>
        </w:rPr>
        <w:br w:type="page"/>
      </w:r>
    </w:p>
    <w:p w14:paraId="6FF7958E" w14:textId="4E901289" w:rsidR="0006698D" w:rsidRPr="00E34F28" w:rsidRDefault="005175F4" w:rsidP="005F0E85">
      <w:pPr>
        <w:pStyle w:val="afffffc"/>
        <w:rPr>
          <w:rtl/>
        </w:rPr>
      </w:pPr>
      <w:r w:rsidRPr="007D462B">
        <w:rPr>
          <w:rtl/>
        </w:rPr>
        <w:lastRenderedPageBreak/>
        <w:t>מהלך חוץ לכרך והריח ריח</w:t>
      </w:r>
      <w:r w:rsidR="00AC31BF">
        <w:rPr>
          <w:rtl/>
        </w:rPr>
        <w:t>,</w:t>
      </w:r>
      <w:bookmarkEnd w:id="1818"/>
      <w:bookmarkEnd w:id="1819"/>
    </w:p>
    <w:p w14:paraId="08316B0A" w14:textId="77777777" w:rsidR="006234B0" w:rsidRPr="000528DA" w:rsidRDefault="00AC31BF" w:rsidP="000528DA">
      <w:pPr>
        <w:rPr>
          <w:rtl/>
        </w:rPr>
      </w:pPr>
      <w:r w:rsidRPr="000528DA">
        <w:rPr>
          <w:rtl/>
        </w:rPr>
        <w:t xml:space="preserve">רוב נכרים </w:t>
      </w:r>
      <w:r w:rsidR="0006698D" w:rsidRPr="000528DA">
        <w:rPr>
          <w:rtl/>
        </w:rPr>
        <w:t>אי</w:t>
      </w:r>
      <w:r w:rsidR="0006698D" w:rsidRPr="000528DA">
        <w:rPr>
          <w:rFonts w:hint="cs"/>
          <w:rtl/>
        </w:rPr>
        <w:t>ן</w:t>
      </w:r>
      <w:r w:rsidR="0006698D" w:rsidRPr="000528DA">
        <w:rPr>
          <w:rtl/>
        </w:rPr>
        <w:t xml:space="preserve"> מברך, רוב ישראל</w:t>
      </w:r>
      <w:r w:rsidR="005175F4" w:rsidRPr="000528DA">
        <w:rPr>
          <w:rtl/>
        </w:rPr>
        <w:t xml:space="preserve"> מברך.</w:t>
      </w:r>
    </w:p>
    <w:p w14:paraId="02C8FF78" w14:textId="56F2D46B" w:rsidR="00A24328" w:rsidRDefault="005175F4" w:rsidP="009A59D1">
      <w:pPr>
        <w:pStyle w:val="38"/>
        <w:framePr w:wrap="notBeside"/>
        <w:rPr>
          <w:rtl/>
        </w:rPr>
      </w:pPr>
      <w:r w:rsidRPr="00660D7A">
        <w:rPr>
          <w:rtl/>
        </w:rPr>
        <w:t>ר</w:t>
      </w:r>
      <w:r w:rsidR="00FA6E17" w:rsidRPr="00660D7A">
        <w:rPr>
          <w:rFonts w:hint="cs"/>
          <w:rtl/>
        </w:rPr>
        <w:t>"</w:t>
      </w:r>
      <w:r w:rsidR="003B3D5A" w:rsidRPr="00660D7A">
        <w:rPr>
          <w:rFonts w:hint="cs"/>
          <w:rtl/>
        </w:rPr>
        <w:t xml:space="preserve"> </w:t>
      </w:r>
      <w:r w:rsidR="00FA6E17" w:rsidRPr="00660D7A">
        <w:rPr>
          <w:rFonts w:hint="cs"/>
          <w:rtl/>
        </w:rPr>
        <w:t>יוס</w:t>
      </w:r>
      <w:r w:rsidR="003B3D5A" w:rsidRPr="00660D7A">
        <w:rPr>
          <w:rFonts w:hint="cs"/>
          <w:rtl/>
        </w:rPr>
        <w:t>ף</w:t>
      </w:r>
      <w:r w:rsidR="009B14FE">
        <w:rPr>
          <w:rtl/>
        </w:rPr>
        <w:t>:</w:t>
      </w:r>
    </w:p>
    <w:p w14:paraId="4BF63E11" w14:textId="3E349871" w:rsidR="005175F4" w:rsidRPr="000528DA" w:rsidRDefault="005175F4" w:rsidP="007B6AFE">
      <w:pPr>
        <w:spacing w:after="120"/>
        <w:rPr>
          <w:rtl/>
        </w:rPr>
      </w:pPr>
      <w:r w:rsidRPr="000528DA">
        <w:rPr>
          <w:rtl/>
        </w:rPr>
        <w:t>אפ</w:t>
      </w:r>
      <w:r w:rsidRPr="000528DA">
        <w:rPr>
          <w:rFonts w:hint="cs"/>
          <w:rtl/>
        </w:rPr>
        <w:t>י</w:t>
      </w:r>
      <w:r w:rsidR="00D54130" w:rsidRPr="000528DA">
        <w:rPr>
          <w:rFonts w:hint="cs"/>
          <w:rtl/>
        </w:rPr>
        <w:t>'</w:t>
      </w:r>
      <w:r w:rsidR="00FA6E17" w:rsidRPr="000528DA">
        <w:rPr>
          <w:rtl/>
        </w:rPr>
        <w:t xml:space="preserve"> רוב ישראל</w:t>
      </w:r>
      <w:r w:rsidR="00291D7F" w:rsidRPr="000528DA">
        <w:rPr>
          <w:rtl/>
        </w:rPr>
        <w:t xml:space="preserve"> </w:t>
      </w:r>
      <w:r w:rsidRPr="000528DA">
        <w:rPr>
          <w:rtl/>
        </w:rPr>
        <w:t>אינו מברך,</w:t>
      </w:r>
      <w:r w:rsidR="007B6AFE">
        <w:rPr>
          <w:rFonts w:hint="cs"/>
          <w:rtl/>
        </w:rPr>
        <w:t xml:space="preserve">- </w:t>
      </w:r>
      <w:r w:rsidRPr="000528DA">
        <w:rPr>
          <w:rFonts w:hint="cs"/>
          <w:rtl/>
        </w:rPr>
        <w:t>דמיעוט מ</w:t>
      </w:r>
      <w:r w:rsidRPr="000528DA">
        <w:rPr>
          <w:rtl/>
        </w:rPr>
        <w:t>בנות ישראל מקטרות לכשפים</w:t>
      </w:r>
      <w:r w:rsidRPr="000528DA">
        <w:rPr>
          <w:rFonts w:hint="cs"/>
          <w:rtl/>
        </w:rPr>
        <w:t xml:space="preserve"> </w:t>
      </w:r>
      <w:r w:rsidRPr="000528DA">
        <w:rPr>
          <w:rtl/>
        </w:rPr>
        <w:t xml:space="preserve">ומיעוט לגמר את הכלים, </w:t>
      </w:r>
      <w:r w:rsidRPr="000528DA">
        <w:rPr>
          <w:rFonts w:hint="cs"/>
          <w:rtl/>
        </w:rPr>
        <w:t xml:space="preserve">נמצא רוב </w:t>
      </w:r>
      <w:r w:rsidR="005F0E85" w:rsidRPr="000528DA">
        <w:rPr>
          <w:rFonts w:hint="cs"/>
          <w:rtl/>
        </w:rPr>
        <w:t>לא לריח.</w:t>
      </w:r>
    </w:p>
    <w:p w14:paraId="5A30B7F8" w14:textId="74C92C83" w:rsidR="00A24328" w:rsidRDefault="005175F4" w:rsidP="009A59D1">
      <w:pPr>
        <w:pStyle w:val="38"/>
        <w:framePr w:wrap="notBeside"/>
        <w:rPr>
          <w:rtl/>
        </w:rPr>
      </w:pPr>
      <w:r w:rsidRPr="00660D7A">
        <w:rPr>
          <w:rFonts w:hint="cs"/>
          <w:rtl/>
        </w:rPr>
        <w:t>מרי</w:t>
      </w:r>
      <w:r w:rsidRPr="00660D7A">
        <w:rPr>
          <w:rtl/>
        </w:rPr>
        <w:t>"</w:t>
      </w:r>
      <w:r w:rsidRPr="00660D7A">
        <w:rPr>
          <w:rFonts w:hint="cs"/>
          <w:rtl/>
        </w:rPr>
        <w:t>ו</w:t>
      </w:r>
      <w:r w:rsidR="009B14FE">
        <w:rPr>
          <w:rtl/>
        </w:rPr>
        <w:t>:</w:t>
      </w:r>
    </w:p>
    <w:p w14:paraId="40B7E785" w14:textId="73FD5EF4" w:rsidR="00F27C01" w:rsidRPr="007B6AFE" w:rsidRDefault="005175F4" w:rsidP="007B6AFE">
      <w:pPr>
        <w:pStyle w:val="afffffc"/>
        <w:spacing w:before="0"/>
        <w:rPr>
          <w:rtl/>
        </w:rPr>
      </w:pPr>
      <w:bookmarkStart w:id="1820" w:name="_Toc193636453"/>
      <w:bookmarkStart w:id="1821" w:name="_Toc216185061"/>
      <w:r w:rsidRPr="007B6AFE">
        <w:rPr>
          <w:rtl/>
        </w:rPr>
        <w:t>מהלך בער</w:t>
      </w:r>
      <w:r w:rsidR="00AC31BF" w:rsidRPr="007B6AFE">
        <w:rPr>
          <w:rFonts w:hint="cs"/>
          <w:rtl/>
        </w:rPr>
        <w:t xml:space="preserve">"ש </w:t>
      </w:r>
      <w:r w:rsidRPr="007B6AFE">
        <w:rPr>
          <w:rtl/>
        </w:rPr>
        <w:t>בטבריא ובמוצ</w:t>
      </w:r>
      <w:r w:rsidR="00AC31BF" w:rsidRPr="007B6AFE">
        <w:rPr>
          <w:rFonts w:hint="cs"/>
          <w:rtl/>
        </w:rPr>
        <w:t>"ש</w:t>
      </w:r>
      <w:r w:rsidR="00F27C01" w:rsidRPr="007B6AFE">
        <w:rPr>
          <w:rtl/>
        </w:rPr>
        <w:t xml:space="preserve"> בצפורי והריח</w:t>
      </w:r>
      <w:bookmarkEnd w:id="1820"/>
      <w:bookmarkEnd w:id="1821"/>
    </w:p>
    <w:p w14:paraId="6A39AEE2" w14:textId="77777777" w:rsidR="005175F4" w:rsidRPr="000528DA" w:rsidRDefault="00F27C01" w:rsidP="000528DA">
      <w:pPr>
        <w:rPr>
          <w:rtl/>
        </w:rPr>
      </w:pPr>
      <w:r w:rsidRPr="000528DA">
        <w:rPr>
          <w:rtl/>
        </w:rPr>
        <w:t>אי</w:t>
      </w:r>
      <w:r w:rsidRPr="000528DA">
        <w:rPr>
          <w:rFonts w:hint="cs"/>
          <w:rtl/>
        </w:rPr>
        <w:t>ן</w:t>
      </w:r>
      <w:r w:rsidR="005175F4" w:rsidRPr="000528DA">
        <w:rPr>
          <w:rtl/>
        </w:rPr>
        <w:t xml:space="preserve"> מברך,</w:t>
      </w:r>
      <w:r w:rsidR="008D48BF" w:rsidRPr="000528DA">
        <w:rPr>
          <w:rFonts w:hint="cs"/>
          <w:rtl/>
        </w:rPr>
        <w:t xml:space="preserve"> </w:t>
      </w:r>
      <w:r w:rsidR="005175F4" w:rsidRPr="000528DA">
        <w:rPr>
          <w:rFonts w:hint="cs"/>
          <w:rtl/>
        </w:rPr>
        <w:t>שחזקתו</w:t>
      </w:r>
      <w:r w:rsidR="005175F4" w:rsidRPr="000528DA">
        <w:rPr>
          <w:rtl/>
        </w:rPr>
        <w:t xml:space="preserve"> עשוי לגמר בו את הכלים.</w:t>
      </w:r>
    </w:p>
    <w:p w14:paraId="41F6FE93" w14:textId="77777777" w:rsidR="005175F4" w:rsidRPr="000528DA" w:rsidRDefault="005175F4" w:rsidP="000528DA">
      <w:pPr>
        <w:rPr>
          <w:rtl/>
        </w:rPr>
      </w:pPr>
      <w:bookmarkStart w:id="1822" w:name="_Toc193636454"/>
      <w:bookmarkStart w:id="1823" w:name="_Toc216185062"/>
      <w:r w:rsidRPr="00A10336">
        <w:rPr>
          <w:rStyle w:val="30"/>
          <w:rtl/>
        </w:rPr>
        <w:t xml:space="preserve">מהלך בשוק </w:t>
      </w:r>
      <w:r w:rsidR="00FA6E17" w:rsidRPr="00A10336">
        <w:rPr>
          <w:rStyle w:val="30"/>
          <w:rFonts w:hint="cs"/>
          <w:rtl/>
        </w:rPr>
        <w:t>ע"ז</w:t>
      </w:r>
      <w:bookmarkEnd w:id="1822"/>
      <w:bookmarkEnd w:id="1823"/>
      <w:r w:rsidR="00F27C01" w:rsidRPr="000528DA">
        <w:rPr>
          <w:rFonts w:hint="cs"/>
          <w:rtl/>
        </w:rPr>
        <w:t>,</w:t>
      </w:r>
      <w:r w:rsidR="00FA6E17" w:rsidRPr="000528DA">
        <w:rPr>
          <w:rFonts w:hint="cs"/>
          <w:rtl/>
        </w:rPr>
        <w:t xml:space="preserve"> </w:t>
      </w:r>
      <w:r w:rsidRPr="000528DA">
        <w:rPr>
          <w:rtl/>
        </w:rPr>
        <w:t>נתרצה להריח</w:t>
      </w:r>
      <w:r w:rsidR="008D48BF" w:rsidRPr="000528DA">
        <w:rPr>
          <w:rFonts w:hint="cs"/>
          <w:rtl/>
        </w:rPr>
        <w:t xml:space="preserve"> הר"ז</w:t>
      </w:r>
      <w:r w:rsidRPr="000528DA">
        <w:rPr>
          <w:rtl/>
        </w:rPr>
        <w:t xml:space="preserve"> חוטא.</w:t>
      </w:r>
    </w:p>
    <w:p w14:paraId="4B3F1FD3" w14:textId="77777777" w:rsidR="005175F4" w:rsidRPr="00E34F28" w:rsidRDefault="005175F4" w:rsidP="00EC0DC4">
      <w:pPr>
        <w:pStyle w:val="af2"/>
        <w:framePr w:wrap="around"/>
        <w:rPr>
          <w:rtl/>
        </w:rPr>
      </w:pPr>
      <w:r w:rsidRPr="009757B9">
        <w:rPr>
          <w:rtl/>
        </w:rPr>
        <w:t>נג:</w:t>
      </w:r>
    </w:p>
    <w:p w14:paraId="4FB4B652" w14:textId="77777777" w:rsidR="00EE786C" w:rsidRPr="00E34F28" w:rsidRDefault="005175F4" w:rsidP="00470C2A">
      <w:pPr>
        <w:pStyle w:val="afffffe"/>
        <w:rPr>
          <w:rtl/>
        </w:rPr>
      </w:pPr>
      <w:ins w:id="9885" w:author="מספור קטעי משנה" w:date="2026-10-06T06:45:16Z">
        <w:r>
          <w:rPr>
            <w:rStyle w:val="MisparKeta"/>
          </w:rPr>
          <w:t xml:space="preserve">א. </w:t>
        </w:r>
      </w:ins>
      <w:bookmarkStart w:id="1824" w:name="_Toc193636455"/>
      <w:bookmarkStart w:id="1825" w:name="_Toc216185063"/>
      <w:r w:rsidRPr="007F58B7">
        <w:rPr>
          <w:rtl/>
        </w:rPr>
        <w:t>ואין מברכין על הנר עד שיאותו.</w:t>
      </w:r>
      <w:bookmarkEnd w:id="1824"/>
      <w:bookmarkEnd w:id="1825"/>
    </w:p>
    <w:p w14:paraId="365985A1" w14:textId="4340D6BB" w:rsidR="00A24328" w:rsidRDefault="002D0F75" w:rsidP="009A59D1">
      <w:pPr>
        <w:pStyle w:val="38"/>
        <w:framePr w:wrap="notBeside"/>
        <w:rPr>
          <w:rtl/>
        </w:rPr>
      </w:pPr>
      <w:r w:rsidRPr="00660D7A">
        <w:rPr>
          <w:rFonts w:hint="cs"/>
          <w:rtl/>
        </w:rPr>
        <w:t>ר</w:t>
      </w:r>
      <w:r w:rsidR="00280386" w:rsidRPr="00660D7A">
        <w:rPr>
          <w:rtl/>
        </w:rPr>
        <w:t>"</w:t>
      </w:r>
      <w:r w:rsidRPr="00660D7A">
        <w:rPr>
          <w:rFonts w:hint="cs"/>
          <w:rtl/>
        </w:rPr>
        <w:t>א</w:t>
      </w:r>
      <w:r w:rsidR="00A24328">
        <w:rPr>
          <w:rtl/>
        </w:rPr>
        <w:t>:</w:t>
      </w:r>
    </w:p>
    <w:p w14:paraId="62C34B5E" w14:textId="473E268B" w:rsidR="005175F4" w:rsidRPr="000528DA" w:rsidRDefault="00EE786C" w:rsidP="000528DA">
      <w:pPr>
        <w:rPr>
          <w:rtl/>
        </w:rPr>
      </w:pPr>
      <w:bookmarkStart w:id="1826" w:name="_Toc193636456"/>
      <w:bookmarkStart w:id="1827" w:name="_Toc216185064"/>
      <w:r w:rsidRPr="00A10336">
        <w:rPr>
          <w:rStyle w:val="30"/>
          <w:rFonts w:hint="cs"/>
          <w:rtl/>
        </w:rPr>
        <w:t>אפי' ברחוק מקום</w:t>
      </w:r>
      <w:bookmarkEnd w:id="1826"/>
      <w:bookmarkEnd w:id="1827"/>
      <w:r w:rsidRPr="000528DA">
        <w:rPr>
          <w:rFonts w:ascii="Fb Fontext" w:hAnsi="Fb Fontext" w:hint="cs"/>
          <w:rtl/>
        </w:rPr>
        <w:t xml:space="preserve"> כל ש</w:t>
      </w:r>
      <w:r w:rsidR="005175F4" w:rsidRPr="000528DA">
        <w:rPr>
          <w:rFonts w:ascii="Fb Fontext" w:hAnsi="Fb Fontext"/>
          <w:rtl/>
        </w:rPr>
        <w:t xml:space="preserve">משתמש לאורה, </w:t>
      </w:r>
    </w:p>
    <w:p w14:paraId="7FB28FAE" w14:textId="56E8A2AF" w:rsidR="00A24328" w:rsidRDefault="005175F4" w:rsidP="009A59D1">
      <w:pPr>
        <w:pStyle w:val="38"/>
        <w:framePr w:wrap="notBeside"/>
        <w:rPr>
          <w:rtl/>
        </w:rPr>
      </w:pPr>
      <w:r w:rsidRPr="00660D7A">
        <w:rPr>
          <w:rFonts w:hint="cs"/>
          <w:rtl/>
        </w:rPr>
        <w:t>והך</w:t>
      </w:r>
      <w:r w:rsidR="009B14FE">
        <w:rPr>
          <w:rtl/>
        </w:rPr>
        <w:t>:</w:t>
      </w:r>
    </w:p>
    <w:p w14:paraId="792F3E58" w14:textId="2786F6B0" w:rsidR="005175F4" w:rsidRPr="000528DA" w:rsidRDefault="005175F4" w:rsidP="000528DA">
      <w:pPr>
        <w:rPr>
          <w:rtl/>
        </w:rPr>
      </w:pPr>
      <w:r w:rsidRPr="000528DA">
        <w:rPr>
          <w:rFonts w:hint="cs"/>
          <w:rtl/>
        </w:rPr>
        <w:t>ד</w:t>
      </w:r>
      <w:r w:rsidR="00F27C01" w:rsidRPr="000528DA">
        <w:rPr>
          <w:rtl/>
        </w:rPr>
        <w:t>נר</w:t>
      </w:r>
      <w:r w:rsidR="00F27C01" w:rsidRPr="000528DA">
        <w:rPr>
          <w:rFonts w:hint="cs"/>
          <w:rtl/>
        </w:rPr>
        <w:t xml:space="preserve"> </w:t>
      </w:r>
      <w:r w:rsidR="00F27C01" w:rsidRPr="000528DA">
        <w:rPr>
          <w:rtl/>
        </w:rPr>
        <w:t xml:space="preserve">בחיקו או בפנס, או </w:t>
      </w:r>
      <w:r w:rsidRPr="000528DA">
        <w:rPr>
          <w:rtl/>
        </w:rPr>
        <w:t>ראה שלהבת ולא נשתמש לאורה</w:t>
      </w:r>
      <w:r w:rsidR="0006698D" w:rsidRPr="000528DA">
        <w:rPr>
          <w:rFonts w:hint="cs"/>
          <w:rtl/>
        </w:rPr>
        <w:t xml:space="preserve"> </w:t>
      </w:r>
      <w:r w:rsidR="00F27C01" w:rsidRPr="000528DA">
        <w:rPr>
          <w:rStyle w:val="affffff6"/>
          <w:rFonts w:hint="cs"/>
          <w:spacing w:val="0"/>
          <w:rtl/>
        </w:rPr>
        <w:t>עמיא ואזלא</w:t>
      </w:r>
      <w:r w:rsidRPr="000528DA">
        <w:rPr>
          <w:rStyle w:val="affffff6"/>
          <w:spacing w:val="0"/>
          <w:rtl/>
        </w:rPr>
        <w:t>,</w:t>
      </w:r>
      <w:r w:rsidR="002D0F75" w:rsidRPr="000528DA">
        <w:rPr>
          <w:rFonts w:hint="cs"/>
          <w:rtl/>
        </w:rPr>
        <w:t xml:space="preserve"> </w:t>
      </w:r>
      <w:r w:rsidRPr="000528DA">
        <w:rPr>
          <w:rtl/>
        </w:rPr>
        <w:t xml:space="preserve">או נשתמש לאורה ולא ראה שלהבת </w:t>
      </w:r>
      <w:r w:rsidR="002D0F75" w:rsidRPr="000528DA">
        <w:rPr>
          <w:rStyle w:val="affffff6"/>
          <w:rFonts w:hint="cs"/>
          <w:spacing w:val="0"/>
          <w:rtl/>
        </w:rPr>
        <w:t>בקרן זוית</w:t>
      </w:r>
      <w:r w:rsidR="00F27C01" w:rsidRPr="000528DA">
        <w:rPr>
          <w:rFonts w:hint="cs"/>
          <w:rtl/>
        </w:rPr>
        <w:t xml:space="preserve"> </w:t>
      </w:r>
      <w:r w:rsidRPr="000528DA">
        <w:rPr>
          <w:rtl/>
        </w:rPr>
        <w:t>-אינו מברך עד שיראה שלהבת וישתמש לאורה.</w:t>
      </w:r>
    </w:p>
    <w:p w14:paraId="29255C23" w14:textId="77777777" w:rsidR="00F64167" w:rsidRDefault="005175F4" w:rsidP="000528DA">
      <w:pPr>
        <w:rPr>
          <w:rtl/>
        </w:rPr>
      </w:pPr>
      <w:bookmarkStart w:id="1828" w:name="_Toc193636457"/>
      <w:bookmarkStart w:id="1829" w:name="_Toc216185065"/>
      <w:r w:rsidRPr="00724E73">
        <w:rPr>
          <w:rStyle w:val="afffffd"/>
          <w:rtl/>
        </w:rPr>
        <w:t>גחלים לוחשות</w:t>
      </w:r>
      <w:bookmarkEnd w:id="1828"/>
      <w:bookmarkEnd w:id="1829"/>
      <w:r w:rsidRPr="000528DA">
        <w:rPr>
          <w:rFonts w:hint="cs"/>
          <w:rtl/>
        </w:rPr>
        <w:t xml:space="preserve"> </w:t>
      </w:r>
      <w:r w:rsidRPr="000528DA">
        <w:rPr>
          <w:rtl/>
        </w:rPr>
        <w:t xml:space="preserve">מברכין עליהן, </w:t>
      </w:r>
    </w:p>
    <w:p w14:paraId="1FB7062E" w14:textId="01A16ED4" w:rsidR="005175F4" w:rsidRPr="000528DA" w:rsidRDefault="00F27C01" w:rsidP="000528DA">
      <w:pPr>
        <w:rPr>
          <w:rtl/>
        </w:rPr>
      </w:pPr>
      <w:r w:rsidRPr="00A10336">
        <w:rPr>
          <w:rStyle w:val="30"/>
          <w:rFonts w:hint="cs"/>
          <w:rtl/>
        </w:rPr>
        <w:t xml:space="preserve">         </w:t>
      </w:r>
      <w:bookmarkStart w:id="1830" w:name="_Toc193636458"/>
      <w:bookmarkStart w:id="1831" w:name="_Toc216185066"/>
      <w:r w:rsidR="005175F4" w:rsidRPr="00724E73">
        <w:rPr>
          <w:rStyle w:val="afffffd"/>
          <w:rtl/>
        </w:rPr>
        <w:t>אוממות</w:t>
      </w:r>
      <w:bookmarkEnd w:id="1830"/>
      <w:bookmarkEnd w:id="1831"/>
      <w:r w:rsidR="005175F4" w:rsidRPr="000528DA">
        <w:rPr>
          <w:rtl/>
        </w:rPr>
        <w:t xml:space="preserve"> - אין מברכין עליהן.</w:t>
      </w:r>
    </w:p>
    <w:p w14:paraId="0DDFF715" w14:textId="62596BB3" w:rsidR="00A24328" w:rsidRDefault="002D0F75" w:rsidP="009A59D1">
      <w:pPr>
        <w:pStyle w:val="38"/>
        <w:framePr w:wrap="notBeside"/>
        <w:rPr>
          <w:rtl/>
        </w:rPr>
      </w:pPr>
      <w:r w:rsidRPr="00660D7A">
        <w:rPr>
          <w:rtl/>
        </w:rPr>
        <w:t xml:space="preserve">- </w:t>
      </w:r>
      <w:r w:rsidR="005175F4" w:rsidRPr="00660D7A">
        <w:rPr>
          <w:rFonts w:hint="cs"/>
          <w:rtl/>
        </w:rPr>
        <w:t>רחב</w:t>
      </w:r>
      <w:r w:rsidR="005175F4" w:rsidRPr="00660D7A">
        <w:rPr>
          <w:rtl/>
        </w:rPr>
        <w:t>"</w:t>
      </w:r>
      <w:r w:rsidR="005175F4" w:rsidRPr="00660D7A">
        <w:rPr>
          <w:rFonts w:hint="cs"/>
          <w:rtl/>
        </w:rPr>
        <w:t>א</w:t>
      </w:r>
      <w:r w:rsidR="00A24328">
        <w:rPr>
          <w:rtl/>
        </w:rPr>
        <w:t>:</w:t>
      </w:r>
    </w:p>
    <w:p w14:paraId="4B74E7FB" w14:textId="003F0CF0" w:rsidR="005175F4" w:rsidRPr="000528DA" w:rsidRDefault="00F27C01" w:rsidP="007B6AFE">
      <w:pPr>
        <w:spacing w:after="120"/>
        <w:rPr>
          <w:rtl/>
        </w:rPr>
      </w:pPr>
      <w:bookmarkStart w:id="1832" w:name="_Toc193636459"/>
      <w:bookmarkStart w:id="1833" w:name="_Toc216185067"/>
      <w:r w:rsidRPr="00A10336">
        <w:rPr>
          <w:rStyle w:val="30"/>
          <w:rFonts w:hint="cs"/>
          <w:rtl/>
        </w:rPr>
        <w:t>עוממות</w:t>
      </w:r>
      <w:bookmarkEnd w:id="1832"/>
      <w:bookmarkEnd w:id="1833"/>
      <w:r w:rsidRPr="00E34F28">
        <w:rPr>
          <w:rStyle w:val="afffff9"/>
          <w:rFonts w:hint="cs"/>
          <w:rtl/>
        </w:rPr>
        <w:t xml:space="preserve"> </w:t>
      </w:r>
      <w:r w:rsidRPr="000528DA">
        <w:rPr>
          <w:rFonts w:hint="cs"/>
          <w:rtl/>
        </w:rPr>
        <w:t>ד</w:t>
      </w:r>
      <w:r w:rsidR="005175F4" w:rsidRPr="000528DA">
        <w:rPr>
          <w:rStyle w:val="ad"/>
          <w:rFonts w:hint="cs"/>
          <w:rtl/>
        </w:rPr>
        <w:t>'</w:t>
      </w:r>
      <w:r w:rsidR="005175F4" w:rsidRPr="000528DA">
        <w:rPr>
          <w:rStyle w:val="ad"/>
          <w:rtl/>
        </w:rPr>
        <w:t>ארזים לא עממהו בגן אלהים</w:t>
      </w:r>
      <w:r w:rsidR="005175F4" w:rsidRPr="000528DA">
        <w:rPr>
          <w:rStyle w:val="ad"/>
          <w:rFonts w:hint="cs"/>
          <w:rtl/>
        </w:rPr>
        <w:t>'</w:t>
      </w:r>
      <w:r w:rsidR="005175F4" w:rsidRPr="000528DA">
        <w:rPr>
          <w:rStyle w:val="ad"/>
          <w:rtl/>
        </w:rPr>
        <w:t>.</w:t>
      </w:r>
    </w:p>
    <w:p w14:paraId="4C122DBC" w14:textId="22C30641" w:rsidR="00A24328" w:rsidRDefault="005175F4" w:rsidP="009A59D1">
      <w:pPr>
        <w:pStyle w:val="38"/>
        <w:framePr w:wrap="notBeside"/>
        <w:rPr>
          <w:rtl/>
        </w:rPr>
      </w:pPr>
      <w:r w:rsidRPr="00660D7A">
        <w:rPr>
          <w:rtl/>
        </w:rPr>
        <w:t>רבא</w:t>
      </w:r>
      <w:r w:rsidR="009B14FE">
        <w:rPr>
          <w:rtl/>
        </w:rPr>
        <w:t>:</w:t>
      </w:r>
    </w:p>
    <w:p w14:paraId="5EF456C8" w14:textId="6DE3827F" w:rsidR="002D0F75" w:rsidRPr="00E34F28" w:rsidRDefault="005175F4" w:rsidP="007B6AFE">
      <w:pPr>
        <w:pStyle w:val="afffff5"/>
        <w:spacing w:before="0"/>
        <w:rPr>
          <w:rtl/>
        </w:rPr>
      </w:pPr>
      <w:r w:rsidRPr="002D0F75">
        <w:rPr>
          <w:rtl/>
        </w:rPr>
        <w:t>יאותו ממש</w:t>
      </w:r>
    </w:p>
    <w:p w14:paraId="476A1E40" w14:textId="0B4DFBB5" w:rsidR="00A24328" w:rsidRDefault="002D0F75" w:rsidP="009A59D1">
      <w:pPr>
        <w:pStyle w:val="38"/>
        <w:framePr w:wrap="notBeside"/>
        <w:rPr>
          <w:rtl/>
        </w:rPr>
      </w:pPr>
      <w:r w:rsidRPr="00660D7A">
        <w:rPr>
          <w:rFonts w:hint="cs"/>
          <w:rtl/>
        </w:rPr>
        <w:t>ע</w:t>
      </w:r>
      <w:r w:rsidR="005175F4" w:rsidRPr="00660D7A">
        <w:rPr>
          <w:rtl/>
        </w:rPr>
        <w:t>ולא</w:t>
      </w:r>
      <w:r w:rsidR="009B14FE">
        <w:rPr>
          <w:rtl/>
        </w:rPr>
        <w:t>:</w:t>
      </w:r>
    </w:p>
    <w:p w14:paraId="5EB22540" w14:textId="707158D7" w:rsidR="005175F4" w:rsidRPr="000528DA" w:rsidRDefault="005175F4" w:rsidP="000528DA">
      <w:pPr>
        <w:rPr>
          <w:rtl/>
        </w:rPr>
      </w:pPr>
      <w:r w:rsidRPr="000528DA">
        <w:rPr>
          <w:rtl/>
        </w:rPr>
        <w:t>כדי שיכיר בין איסר לפונדיון.</w:t>
      </w:r>
    </w:p>
    <w:p w14:paraId="138BDDFF" w14:textId="196B42FB" w:rsidR="00A24328" w:rsidRDefault="005175F4" w:rsidP="009A59D1">
      <w:pPr>
        <w:pStyle w:val="38"/>
        <w:framePr w:wrap="notBeside"/>
        <w:rPr>
          <w:rtl/>
        </w:rPr>
      </w:pPr>
      <w:r w:rsidRPr="00660D7A">
        <w:rPr>
          <w:rtl/>
        </w:rPr>
        <w:t>חזקיה</w:t>
      </w:r>
      <w:r w:rsidR="009B14FE">
        <w:rPr>
          <w:rtl/>
        </w:rPr>
        <w:t>:</w:t>
      </w:r>
    </w:p>
    <w:p w14:paraId="734BE5FC" w14:textId="4D1757B0" w:rsidR="005175F4" w:rsidRPr="000528DA" w:rsidRDefault="005175F4" w:rsidP="000528DA">
      <w:pPr>
        <w:rPr>
          <w:rtl/>
        </w:rPr>
      </w:pPr>
      <w:r w:rsidRPr="000528DA">
        <w:rPr>
          <w:rtl/>
        </w:rPr>
        <w:t>בין מ</w:t>
      </w:r>
      <w:r w:rsidR="002D0F75" w:rsidRPr="000528DA">
        <w:rPr>
          <w:rFonts w:hint="cs"/>
          <w:rtl/>
        </w:rPr>
        <w:t>שקל</w:t>
      </w:r>
      <w:r w:rsidRPr="000528DA">
        <w:rPr>
          <w:rtl/>
        </w:rPr>
        <w:t xml:space="preserve"> </w:t>
      </w:r>
      <w:r w:rsidR="00EE786C" w:rsidRPr="000528DA">
        <w:rPr>
          <w:rFonts w:hint="cs"/>
          <w:rtl/>
        </w:rPr>
        <w:t xml:space="preserve">של </w:t>
      </w:r>
      <w:r w:rsidRPr="000528DA">
        <w:rPr>
          <w:rtl/>
        </w:rPr>
        <w:t xml:space="preserve">טבריא </w:t>
      </w:r>
      <w:r w:rsidR="002D0F75" w:rsidRPr="000528DA">
        <w:rPr>
          <w:rFonts w:hint="cs"/>
          <w:rtl/>
        </w:rPr>
        <w:t>ל</w:t>
      </w:r>
      <w:r w:rsidRPr="000528DA">
        <w:rPr>
          <w:rtl/>
        </w:rPr>
        <w:t>של צפורי.</w:t>
      </w:r>
    </w:p>
    <w:p w14:paraId="0A0368AD" w14:textId="568EAEF4" w:rsidR="00A24328" w:rsidRDefault="002D0F75" w:rsidP="009A59D1">
      <w:pPr>
        <w:pStyle w:val="38"/>
        <w:framePr w:wrap="notBeside"/>
        <w:rPr>
          <w:rtl/>
        </w:rPr>
      </w:pPr>
      <w:r w:rsidRPr="00660D7A">
        <w:rPr>
          <w:rFonts w:hint="cs"/>
          <w:rtl/>
        </w:rPr>
        <w:t>ר</w:t>
      </w:r>
      <w:r w:rsidR="00280386" w:rsidRPr="00660D7A">
        <w:rPr>
          <w:rtl/>
        </w:rPr>
        <w:t>"</w:t>
      </w:r>
      <w:r w:rsidRPr="00660D7A">
        <w:rPr>
          <w:rFonts w:hint="cs"/>
          <w:rtl/>
        </w:rPr>
        <w:t>י</w:t>
      </w:r>
      <w:r w:rsidR="009B14FE">
        <w:rPr>
          <w:rFonts w:hint="cs"/>
          <w:rtl/>
        </w:rPr>
        <w:t>:</w:t>
      </w:r>
    </w:p>
    <w:p w14:paraId="41C2D74D" w14:textId="77D0380E" w:rsidR="006234B0" w:rsidRPr="000528DA" w:rsidRDefault="002D0F75" w:rsidP="000528DA">
      <w:pPr>
        <w:rPr>
          <w:rtl/>
        </w:rPr>
      </w:pPr>
      <w:r w:rsidRPr="000528DA">
        <w:rPr>
          <w:rFonts w:hint="cs"/>
          <w:rtl/>
        </w:rPr>
        <w:t xml:space="preserve">בירך על </w:t>
      </w:r>
      <w:r w:rsidR="005175F4" w:rsidRPr="000528DA">
        <w:rPr>
          <w:rtl/>
        </w:rPr>
        <w:t>בי</w:t>
      </w:r>
      <w:r w:rsidR="005175F4" w:rsidRPr="000528DA">
        <w:rPr>
          <w:rFonts w:hint="cs"/>
          <w:rtl/>
        </w:rPr>
        <w:t>ת</w:t>
      </w:r>
      <w:r w:rsidR="005175F4" w:rsidRPr="000528DA">
        <w:rPr>
          <w:rtl/>
        </w:rPr>
        <w:t xml:space="preserve"> אדא דיילא </w:t>
      </w:r>
      <w:r w:rsidR="005175F4" w:rsidRPr="000528DA">
        <w:rPr>
          <w:rStyle w:val="affffff6"/>
          <w:rFonts w:hint="cs"/>
          <w:spacing w:val="0"/>
          <w:rtl/>
        </w:rPr>
        <w:t>רחוק</w:t>
      </w:r>
      <w:r w:rsidR="005175F4" w:rsidRPr="000528DA">
        <w:rPr>
          <w:rStyle w:val="affffff6"/>
          <w:spacing w:val="0"/>
          <w:rtl/>
        </w:rPr>
        <w:t>.</w:t>
      </w:r>
    </w:p>
    <w:p w14:paraId="2BC0908D" w14:textId="73679C88" w:rsidR="00A24328" w:rsidRDefault="002D0F75" w:rsidP="009A59D1">
      <w:pPr>
        <w:pStyle w:val="38"/>
        <w:framePr w:wrap="notBeside"/>
        <w:rPr>
          <w:rtl/>
        </w:rPr>
      </w:pPr>
      <w:r w:rsidRPr="00660D7A">
        <w:rPr>
          <w:rtl/>
        </w:rPr>
        <w:t>רבא</w:t>
      </w:r>
      <w:r w:rsidR="009B14FE">
        <w:rPr>
          <w:rFonts w:hint="cs"/>
          <w:rtl/>
        </w:rPr>
        <w:t>:</w:t>
      </w:r>
    </w:p>
    <w:p w14:paraId="6ACA8E65" w14:textId="3FD3646D" w:rsidR="006234B0" w:rsidRPr="000528DA" w:rsidRDefault="002D0F75" w:rsidP="000528DA">
      <w:pPr>
        <w:rPr>
          <w:rtl/>
        </w:rPr>
      </w:pPr>
      <w:r w:rsidRPr="000528DA">
        <w:rPr>
          <w:rFonts w:hint="cs"/>
          <w:rtl/>
        </w:rPr>
        <w:t>בי</w:t>
      </w:r>
      <w:r w:rsidR="005175F4" w:rsidRPr="000528DA">
        <w:rPr>
          <w:rtl/>
        </w:rPr>
        <w:t>רך אבי</w:t>
      </w:r>
      <w:r w:rsidR="005175F4" w:rsidRPr="000528DA">
        <w:rPr>
          <w:rFonts w:hint="cs"/>
          <w:rtl/>
        </w:rPr>
        <w:t>ת</w:t>
      </w:r>
      <w:r w:rsidR="005175F4" w:rsidRPr="000528DA">
        <w:rPr>
          <w:rtl/>
        </w:rPr>
        <w:t xml:space="preserve"> </w:t>
      </w:r>
      <w:r w:rsidRPr="000528DA">
        <w:rPr>
          <w:rFonts w:hint="cs"/>
          <w:rtl/>
        </w:rPr>
        <w:t>גב"ח</w:t>
      </w:r>
      <w:r w:rsidR="005175F4" w:rsidRPr="000528DA">
        <w:rPr>
          <w:rtl/>
        </w:rPr>
        <w:t xml:space="preserve"> </w:t>
      </w:r>
      <w:r w:rsidR="005175F4" w:rsidRPr="000528DA">
        <w:rPr>
          <w:rStyle w:val="affffff6"/>
          <w:rFonts w:hint="cs"/>
          <w:spacing w:val="0"/>
          <w:rtl/>
        </w:rPr>
        <w:t>סמוך אליו</w:t>
      </w:r>
      <w:r w:rsidR="005175F4" w:rsidRPr="000528DA">
        <w:rPr>
          <w:rStyle w:val="affffff6"/>
          <w:spacing w:val="0"/>
          <w:rtl/>
        </w:rPr>
        <w:t>.</w:t>
      </w:r>
    </w:p>
    <w:p w14:paraId="73B7D2AD" w14:textId="64C63E51" w:rsidR="00A24328" w:rsidRDefault="005175F4" w:rsidP="009A59D1">
      <w:pPr>
        <w:pStyle w:val="38"/>
        <w:framePr w:wrap="notBeside"/>
        <w:rPr>
          <w:rtl/>
        </w:rPr>
      </w:pPr>
      <w:r w:rsidRPr="00660D7A">
        <w:rPr>
          <w:rtl/>
        </w:rPr>
        <w:t>אביי</w:t>
      </w:r>
      <w:r w:rsidR="009B14FE">
        <w:rPr>
          <w:rFonts w:hint="cs"/>
          <w:rtl/>
        </w:rPr>
        <w:t>:</w:t>
      </w:r>
    </w:p>
    <w:p w14:paraId="77C5A855" w14:textId="15763ABB" w:rsidR="007F58B7" w:rsidRPr="000528DA" w:rsidRDefault="005175F4" w:rsidP="000528DA">
      <w:pPr>
        <w:rPr>
          <w:rtl/>
        </w:rPr>
      </w:pPr>
      <w:r w:rsidRPr="000528DA">
        <w:rPr>
          <w:rFonts w:ascii="Fb Fontext" w:hAnsi="Fb Fontext"/>
          <w:sz w:val="20"/>
          <w:rtl/>
        </w:rPr>
        <w:t>מברך אדבי</w:t>
      </w:r>
      <w:r w:rsidRPr="000528DA">
        <w:rPr>
          <w:rFonts w:ascii="Fb Fontext" w:hAnsi="Fb Fontext" w:hint="cs"/>
          <w:sz w:val="20"/>
          <w:rtl/>
        </w:rPr>
        <w:t>ת</w:t>
      </w:r>
      <w:r w:rsidRPr="000528DA">
        <w:rPr>
          <w:rFonts w:ascii="Fb Fontext" w:hAnsi="Fb Fontext"/>
          <w:sz w:val="20"/>
          <w:rtl/>
        </w:rPr>
        <w:t xml:space="preserve"> בר אבוה</w:t>
      </w:r>
      <w:r w:rsidR="00F27C01" w:rsidRPr="000528DA">
        <w:rPr>
          <w:rStyle w:val="affffff6"/>
          <w:rFonts w:hint="cs"/>
          <w:spacing w:val="0"/>
          <w:rtl/>
        </w:rPr>
        <w:t xml:space="preserve"> </w:t>
      </w:r>
      <w:r w:rsidR="002D0F75" w:rsidRPr="000528DA">
        <w:rPr>
          <w:rStyle w:val="affffff6"/>
          <w:rFonts w:hint="cs"/>
          <w:spacing w:val="0"/>
          <w:rtl/>
        </w:rPr>
        <w:t>רחוק</w:t>
      </w:r>
      <w:r w:rsidRPr="000528DA">
        <w:rPr>
          <w:rStyle w:val="affffff6"/>
          <w:spacing w:val="0"/>
          <w:rtl/>
        </w:rPr>
        <w:t>.</w:t>
      </w:r>
    </w:p>
    <w:p w14:paraId="70E66ECF" w14:textId="77777777" w:rsidR="007E4E8C" w:rsidRPr="007E4E8C" w:rsidRDefault="007E4E8C" w:rsidP="007E4E8C">
      <w:pPr>
        <w:pStyle w:val="38"/>
        <w:framePr w:wrap="notBeside" w:y="83"/>
        <w:rPr>
          <w:rtl/>
        </w:rPr>
      </w:pPr>
      <w:bookmarkStart w:id="1834" w:name="_Toc193636460"/>
      <w:r w:rsidRPr="007E4E8C">
        <w:rPr>
          <w:rFonts w:hint="cs"/>
          <w:rtl/>
        </w:rPr>
        <w:t>ריא"ר</w:t>
      </w:r>
    </w:p>
    <w:p w14:paraId="12AB1FA8" w14:textId="2CEF3C3B" w:rsidR="005175F4" w:rsidRPr="00E34F28" w:rsidRDefault="007E4E8C" w:rsidP="00682BF2">
      <w:pPr>
        <w:pStyle w:val="afffff5"/>
        <w:rPr>
          <w:rtl/>
        </w:rPr>
      </w:pPr>
      <w:r>
        <w:rPr>
          <w:rStyle w:val="30"/>
          <w:rFonts w:hint="cs"/>
          <w:rtl/>
        </w:rPr>
        <w:t xml:space="preserve"> </w:t>
      </w:r>
      <w:bookmarkStart w:id="1835" w:name="_Toc216185068"/>
      <w:r w:rsidR="005175F4" w:rsidRPr="00A10336">
        <w:rPr>
          <w:rStyle w:val="30"/>
          <w:rtl/>
        </w:rPr>
        <w:t>אין מחזרין על האור</w:t>
      </w:r>
      <w:bookmarkEnd w:id="1834"/>
      <w:bookmarkEnd w:id="1835"/>
      <w:r w:rsidR="005175F4" w:rsidRPr="00FE3D07">
        <w:rPr>
          <w:rtl/>
        </w:rPr>
        <w:t xml:space="preserve"> כדרך שמחזרים על המצות.</w:t>
      </w:r>
    </w:p>
    <w:p w14:paraId="50EB8E06" w14:textId="76D0F173" w:rsidR="00A24328" w:rsidRDefault="005175F4" w:rsidP="009A59D1">
      <w:pPr>
        <w:pStyle w:val="38"/>
        <w:framePr w:wrap="notBeside"/>
        <w:rPr>
          <w:rtl/>
        </w:rPr>
      </w:pPr>
      <w:r w:rsidRPr="00660D7A">
        <w:rPr>
          <w:rtl/>
        </w:rPr>
        <w:t>ר"</w:t>
      </w:r>
      <w:r w:rsidR="002D0F75" w:rsidRPr="00660D7A">
        <w:rPr>
          <w:rFonts w:hint="cs"/>
          <w:rtl/>
        </w:rPr>
        <w:t>ז</w:t>
      </w:r>
      <w:r w:rsidR="009B14FE">
        <w:rPr>
          <w:rFonts w:hint="cs"/>
          <w:rtl/>
        </w:rPr>
        <w:t>:</w:t>
      </w:r>
    </w:p>
    <w:p w14:paraId="394C6246" w14:textId="7F234DA2" w:rsidR="005175F4" w:rsidRPr="00E34F28" w:rsidRDefault="002D0F75" w:rsidP="001E1D11">
      <w:pPr>
        <w:rPr>
          <w:rtl/>
        </w:rPr>
      </w:pPr>
      <w:r w:rsidRPr="000528DA">
        <w:rPr>
          <w:rFonts w:hint="cs"/>
          <w:rtl/>
        </w:rPr>
        <w:t>בתחילה לא חיזרתי וכששמעתי להך</w:t>
      </w:r>
      <w:r w:rsidR="005175F4" w:rsidRPr="000528DA">
        <w:rPr>
          <w:rFonts w:hint="cs"/>
          <w:rtl/>
        </w:rPr>
        <w:t xml:space="preserve"> רק אי מיקלע מברך</w:t>
      </w:r>
      <w:r w:rsidR="000B38D1" w:rsidRPr="000528DA">
        <w:rPr>
          <w:rFonts w:hint="cs"/>
          <w:rtl/>
        </w:rPr>
        <w:t>,</w:t>
      </w:r>
    </w:p>
    <w:p w14:paraId="4262F384" w14:textId="77777777" w:rsidR="00F547C4" w:rsidRPr="00E34F28" w:rsidRDefault="005175F4" w:rsidP="00F27C01">
      <w:pPr>
        <w:pStyle w:val="afffffc"/>
        <w:rPr>
          <w:rtl/>
        </w:rPr>
      </w:pPr>
      <w:bookmarkStart w:id="1836" w:name="_Toc193636461"/>
      <w:bookmarkStart w:id="1837" w:name="_Toc216185069"/>
      <w:r w:rsidRPr="006D3CF8">
        <w:rPr>
          <w:rtl/>
        </w:rPr>
        <w:t>אכל ושכח ולא בירך,</w:t>
      </w:r>
      <w:bookmarkEnd w:id="1836"/>
      <w:bookmarkEnd w:id="1837"/>
    </w:p>
    <w:p w14:paraId="6924F1DB" w14:textId="0DA12B64" w:rsidR="005175F4" w:rsidRPr="000528DA" w:rsidRDefault="005175F4" w:rsidP="000528DA">
      <w:pPr>
        <w:rPr>
          <w:rtl/>
        </w:rPr>
      </w:pPr>
      <w:r w:rsidRPr="00E34F28">
        <w:rPr>
          <w:rStyle w:val="afffff9"/>
          <w:rFonts w:hint="cs"/>
          <w:rtl/>
        </w:rPr>
        <w:t>ל</w:t>
      </w:r>
      <w:r w:rsidRPr="00E34F28">
        <w:rPr>
          <w:rStyle w:val="afffff9"/>
          <w:rtl/>
        </w:rPr>
        <w:t xml:space="preserve">ב"ש: </w:t>
      </w:r>
      <w:r w:rsidRPr="000528DA">
        <w:rPr>
          <w:rtl/>
        </w:rPr>
        <w:t xml:space="preserve">יחזור למקומו ויברך, </w:t>
      </w:r>
      <w:r w:rsidR="007B6AFE">
        <w:rPr>
          <w:rtl/>
        </w:rPr>
        <w:tab/>
      </w:r>
      <w:r w:rsidR="007B6AFE">
        <w:rPr>
          <w:rtl/>
        </w:rPr>
        <w:tab/>
      </w:r>
      <w:r w:rsidR="007B6AFE">
        <w:rPr>
          <w:rtl/>
        </w:rPr>
        <w:tab/>
      </w:r>
      <w:r w:rsidR="007B6AFE">
        <w:rPr>
          <w:rtl/>
        </w:rPr>
        <w:tab/>
      </w:r>
      <w:r w:rsidRPr="00E34F28">
        <w:rPr>
          <w:rStyle w:val="afffff9"/>
          <w:rtl/>
        </w:rPr>
        <w:t>ו</w:t>
      </w:r>
      <w:r w:rsidRPr="00E34F28">
        <w:rPr>
          <w:rStyle w:val="afffff9"/>
          <w:rFonts w:hint="cs"/>
          <w:rtl/>
        </w:rPr>
        <w:t>ל</w:t>
      </w:r>
      <w:r w:rsidRPr="00E34F28">
        <w:rPr>
          <w:rStyle w:val="afffff9"/>
          <w:rtl/>
        </w:rPr>
        <w:t xml:space="preserve">ב"ה: </w:t>
      </w:r>
      <w:r w:rsidRPr="000528DA">
        <w:rPr>
          <w:rtl/>
        </w:rPr>
        <w:t>יברך במקום שנזכר</w:t>
      </w:r>
    </w:p>
    <w:p w14:paraId="5E3A99A1" w14:textId="2567C9ED" w:rsidR="00A24328" w:rsidRDefault="005175F4" w:rsidP="009A59D1">
      <w:pPr>
        <w:pStyle w:val="38"/>
        <w:framePr w:wrap="notBeside"/>
        <w:rPr>
          <w:rtl/>
        </w:rPr>
      </w:pPr>
      <w:r w:rsidRPr="00660D7A">
        <w:rPr>
          <w:rFonts w:hint="cs"/>
          <w:rtl/>
        </w:rPr>
        <w:t>ר</w:t>
      </w:r>
      <w:r w:rsidRPr="00660D7A">
        <w:rPr>
          <w:rtl/>
        </w:rPr>
        <w:t>"</w:t>
      </w:r>
      <w:r w:rsidR="00EE786C" w:rsidRPr="00660D7A">
        <w:rPr>
          <w:rFonts w:hint="cs"/>
          <w:rtl/>
        </w:rPr>
        <w:t>ז</w:t>
      </w:r>
      <w:r w:rsidR="00A24328">
        <w:rPr>
          <w:rtl/>
        </w:rPr>
        <w:t>:</w:t>
      </w:r>
    </w:p>
    <w:p w14:paraId="495F55C5" w14:textId="77B462AE" w:rsidR="006234B0" w:rsidRPr="000528DA" w:rsidRDefault="005175F4" w:rsidP="000528DA">
      <w:pPr>
        <w:rPr>
          <w:rtl/>
        </w:rPr>
      </w:pPr>
      <w:bookmarkStart w:id="1838" w:name="_Toc193636462"/>
      <w:bookmarkStart w:id="1839" w:name="_Toc216185070"/>
      <w:r w:rsidRPr="00A10336">
        <w:rPr>
          <w:rStyle w:val="30"/>
          <w:rtl/>
        </w:rPr>
        <w:t>בשכח</w:t>
      </w:r>
      <w:bookmarkEnd w:id="1838"/>
      <w:bookmarkEnd w:id="1839"/>
      <w:r w:rsidR="00F27C01" w:rsidRPr="00A10336">
        <w:rPr>
          <w:rStyle w:val="30"/>
          <w:rFonts w:hint="cs"/>
          <w:rtl/>
        </w:rPr>
        <w:t xml:space="preserve"> </w:t>
      </w:r>
      <w:r w:rsidR="00F27C01" w:rsidRPr="00E34F28">
        <w:rPr>
          <w:rStyle w:val="afffff9"/>
          <w:rFonts w:hint="cs"/>
          <w:rtl/>
        </w:rPr>
        <w:t>מחלוקת</w:t>
      </w:r>
      <w:r w:rsidRPr="000528DA">
        <w:rPr>
          <w:rFonts w:ascii="Fb Fontext" w:hAnsi="Fb Fontext"/>
          <w:sz w:val="20"/>
          <w:rtl/>
        </w:rPr>
        <w:t xml:space="preserve">, </w:t>
      </w:r>
      <w:r w:rsidRPr="00A10336">
        <w:rPr>
          <w:rStyle w:val="30"/>
          <w:rtl/>
        </w:rPr>
        <w:t>במזיד</w:t>
      </w:r>
      <w:r w:rsidRPr="000528DA">
        <w:rPr>
          <w:rFonts w:ascii="Fb Fontext" w:hAnsi="Fb Fontext"/>
          <w:sz w:val="20"/>
          <w:rtl/>
        </w:rPr>
        <w:t xml:space="preserve"> </w:t>
      </w:r>
      <w:r w:rsidRPr="00E34F28">
        <w:rPr>
          <w:rStyle w:val="afffff9"/>
          <w:rFonts w:hint="cs"/>
          <w:rtl/>
        </w:rPr>
        <w:t>לכו</w:t>
      </w:r>
      <w:r w:rsidRPr="00E34F28">
        <w:rPr>
          <w:rStyle w:val="afffff9"/>
          <w:rtl/>
        </w:rPr>
        <w:t>"</w:t>
      </w:r>
      <w:r w:rsidRPr="00E34F28">
        <w:rPr>
          <w:rStyle w:val="afffff9"/>
          <w:rFonts w:hint="cs"/>
          <w:rtl/>
        </w:rPr>
        <w:t xml:space="preserve">ע </w:t>
      </w:r>
      <w:r w:rsidRPr="000528DA">
        <w:rPr>
          <w:rFonts w:ascii="Fb Fontext" w:hAnsi="Fb Fontext"/>
          <w:sz w:val="20"/>
          <w:rtl/>
        </w:rPr>
        <w:t>יחזור למקומו ויברך.</w:t>
      </w:r>
      <w:r w:rsidRPr="000528DA">
        <w:rPr>
          <w:rFonts w:ascii="Fb Fontext" w:hAnsi="Fb Fontext" w:hint="cs"/>
          <w:sz w:val="20"/>
          <w:rtl/>
        </w:rPr>
        <w:t xml:space="preserve"> </w:t>
      </w:r>
    </w:p>
    <w:p w14:paraId="7E5FF675" w14:textId="77777777" w:rsidR="00A24328" w:rsidRDefault="005175F4" w:rsidP="009A59D1">
      <w:pPr>
        <w:pStyle w:val="38"/>
        <w:framePr w:wrap="notBeside"/>
        <w:rPr>
          <w:rtl/>
        </w:rPr>
      </w:pPr>
      <w:r w:rsidRPr="00660D7A">
        <w:rPr>
          <w:rFonts w:hint="cs"/>
          <w:rtl/>
        </w:rPr>
        <w:t>וקמ</w:t>
      </w:r>
      <w:r w:rsidRPr="00660D7A">
        <w:rPr>
          <w:rtl/>
        </w:rPr>
        <w:t>"</w:t>
      </w:r>
      <w:r w:rsidRPr="00660D7A">
        <w:rPr>
          <w:rFonts w:hint="cs"/>
          <w:rtl/>
        </w:rPr>
        <w:t>ל</w:t>
      </w:r>
      <w:r w:rsidR="00A24328">
        <w:rPr>
          <w:rtl/>
        </w:rPr>
        <w:t>:</w:t>
      </w:r>
    </w:p>
    <w:p w14:paraId="696A4007" w14:textId="722E898E" w:rsidR="005175F4" w:rsidRPr="000528DA" w:rsidRDefault="005175F4" w:rsidP="007B6AFE">
      <w:pPr>
        <w:spacing w:after="60"/>
        <w:rPr>
          <w:rtl/>
        </w:rPr>
      </w:pPr>
      <w:r w:rsidRPr="000528DA">
        <w:rPr>
          <w:rFonts w:ascii="Fb Fontext" w:hAnsi="Fb Fontext" w:hint="cs"/>
          <w:sz w:val="20"/>
          <w:rtl/>
        </w:rPr>
        <w:t>דלא אמרי</w:t>
      </w:r>
      <w:r w:rsidRPr="000528DA">
        <w:rPr>
          <w:rFonts w:ascii="Fb Fontext" w:hAnsi="Fb Fontext"/>
          <w:sz w:val="20"/>
          <w:rtl/>
        </w:rPr>
        <w:t>'</w:t>
      </w:r>
      <w:r w:rsidRPr="000528DA">
        <w:rPr>
          <w:rFonts w:ascii="Fb Fontext" w:hAnsi="Fb Fontext" w:hint="cs"/>
          <w:sz w:val="20"/>
          <w:rtl/>
        </w:rPr>
        <w:t xml:space="preserve"> להודיע כח </w:t>
      </w:r>
      <w:r w:rsidRPr="00E34F28">
        <w:rPr>
          <w:rStyle w:val="afffff9"/>
          <w:rFonts w:hint="cs"/>
          <w:rtl/>
        </w:rPr>
        <w:t>דב</w:t>
      </w:r>
      <w:r w:rsidRPr="00E34F28">
        <w:rPr>
          <w:rStyle w:val="afffff9"/>
          <w:rtl/>
        </w:rPr>
        <w:t>"</w:t>
      </w:r>
      <w:r w:rsidRPr="00E34F28">
        <w:rPr>
          <w:rStyle w:val="afffff9"/>
          <w:rFonts w:hint="cs"/>
          <w:rtl/>
        </w:rPr>
        <w:t>ש</w:t>
      </w:r>
    </w:p>
    <w:p w14:paraId="17715602" w14:textId="1BB2228C" w:rsidR="00A24328" w:rsidRDefault="005175F4" w:rsidP="009A59D1">
      <w:pPr>
        <w:pStyle w:val="38"/>
        <w:framePr w:wrap="notBeside"/>
        <w:rPr>
          <w:rtl/>
        </w:rPr>
      </w:pPr>
      <w:r w:rsidRPr="00660D7A">
        <w:rPr>
          <w:rtl/>
        </w:rPr>
        <w:lastRenderedPageBreak/>
        <w:t>תניא ב"ה לב"ש</w:t>
      </w:r>
      <w:r w:rsidR="00A24328">
        <w:rPr>
          <w:rtl/>
        </w:rPr>
        <w:t>:</w:t>
      </w:r>
    </w:p>
    <w:p w14:paraId="2C27481A" w14:textId="427ED9AB" w:rsidR="00F27C01" w:rsidRPr="000528DA" w:rsidRDefault="005175F4" w:rsidP="000528DA">
      <w:pPr>
        <w:rPr>
          <w:rtl/>
        </w:rPr>
      </w:pPr>
      <w:r w:rsidRPr="000528DA">
        <w:rPr>
          <w:rFonts w:ascii="Fb Fontext" w:hAnsi="Fb Fontext"/>
          <w:rtl/>
        </w:rPr>
        <w:t xml:space="preserve">לדבריכם מי שאכל בראש הבירה ושכח </w:t>
      </w:r>
    </w:p>
    <w:p w14:paraId="7A05D513" w14:textId="4BA10EF1" w:rsidR="005175F4" w:rsidRPr="000528DA" w:rsidRDefault="005175F4" w:rsidP="000528DA">
      <w:pPr>
        <w:rPr>
          <w:rtl/>
        </w:rPr>
      </w:pPr>
      <w:r w:rsidRPr="000528DA">
        <w:rPr>
          <w:rFonts w:ascii="Fb Fontext" w:hAnsi="Fb Fontext"/>
          <w:rtl/>
        </w:rPr>
        <w:t>וירד ולא ברך, יחזור לראש הבירה ויברך?</w:t>
      </w:r>
    </w:p>
    <w:p w14:paraId="1A7C0BBF" w14:textId="696A13BD" w:rsidR="00A24328" w:rsidRDefault="005175F4" w:rsidP="009A59D1">
      <w:pPr>
        <w:pStyle w:val="38"/>
        <w:framePr w:wrap="notBeside"/>
        <w:rPr>
          <w:rtl/>
        </w:rPr>
      </w:pPr>
      <w:r w:rsidRPr="00660D7A">
        <w:rPr>
          <w:rtl/>
        </w:rPr>
        <w:t>ב"ש לב"ה</w:t>
      </w:r>
      <w:r w:rsidR="009B14FE">
        <w:rPr>
          <w:rtl/>
        </w:rPr>
        <w:t>:</w:t>
      </w:r>
    </w:p>
    <w:p w14:paraId="4CCC2C9E" w14:textId="71FD38E1" w:rsidR="006234B0" w:rsidRPr="000528DA" w:rsidRDefault="005175F4" w:rsidP="000528DA">
      <w:pPr>
        <w:rPr>
          <w:rtl/>
        </w:rPr>
      </w:pPr>
      <w:r w:rsidRPr="000528DA">
        <w:rPr>
          <w:rtl/>
        </w:rPr>
        <w:t xml:space="preserve">לדבריכם מי ששכח ארנקי בראש הבירה, </w:t>
      </w:r>
    </w:p>
    <w:p w14:paraId="4FD886D5" w14:textId="77777777" w:rsidR="005175F4" w:rsidRPr="000528DA" w:rsidRDefault="005175F4" w:rsidP="000528DA">
      <w:pPr>
        <w:rPr>
          <w:rtl/>
        </w:rPr>
      </w:pPr>
      <w:r w:rsidRPr="000528DA">
        <w:rPr>
          <w:rtl/>
        </w:rPr>
        <w:t xml:space="preserve">לא יעלה ויטלנה? </w:t>
      </w:r>
      <w:r w:rsidR="00F27C01" w:rsidRPr="000528DA">
        <w:rPr>
          <w:rFonts w:hint="cs"/>
          <w:rtl/>
        </w:rPr>
        <w:t>-</w:t>
      </w:r>
      <w:r w:rsidRPr="000528DA">
        <w:rPr>
          <w:rFonts w:hint="cs"/>
          <w:rtl/>
        </w:rPr>
        <w:t>כ</w:t>
      </w:r>
      <w:r w:rsidRPr="000528DA">
        <w:rPr>
          <w:rtl/>
        </w:rPr>
        <w:t>"</w:t>
      </w:r>
      <w:r w:rsidR="00F27C01" w:rsidRPr="000528DA">
        <w:rPr>
          <w:rFonts w:hint="cs"/>
          <w:rtl/>
        </w:rPr>
        <w:t>ש דלכבוד שמים יע</w:t>
      </w:r>
      <w:r w:rsidRPr="000528DA">
        <w:rPr>
          <w:rFonts w:hint="cs"/>
          <w:rtl/>
        </w:rPr>
        <w:t>לה</w:t>
      </w:r>
      <w:r w:rsidR="00F27C01" w:rsidRPr="000528DA">
        <w:rPr>
          <w:rFonts w:hint="cs"/>
          <w:rtl/>
        </w:rPr>
        <w:t>,</w:t>
      </w:r>
    </w:p>
    <w:p w14:paraId="685800BA" w14:textId="77777777" w:rsidR="00F64167" w:rsidRDefault="005175F4" w:rsidP="00682BF2">
      <w:pPr>
        <w:pStyle w:val="afffff5"/>
        <w:rPr>
          <w:rtl/>
        </w:rPr>
      </w:pPr>
      <w:bookmarkStart w:id="1840" w:name="_Toc193636463"/>
      <w:bookmarkStart w:id="1841" w:name="_Toc216185071"/>
      <w:r w:rsidRPr="00A10336">
        <w:rPr>
          <w:rStyle w:val="30"/>
          <w:rtl/>
        </w:rPr>
        <w:t>תרי תלמידי,</w:t>
      </w:r>
      <w:bookmarkEnd w:id="1840"/>
      <w:bookmarkEnd w:id="1841"/>
      <w:r w:rsidRPr="00FE3D07">
        <w:rPr>
          <w:rtl/>
        </w:rPr>
        <w:t xml:space="preserve"> חד </w:t>
      </w:r>
      <w:r w:rsidR="0006698D">
        <w:rPr>
          <w:rFonts w:hint="cs"/>
          <w:rtl/>
        </w:rPr>
        <w:t>נהג</w:t>
      </w:r>
      <w:r w:rsidRPr="00FE3D07">
        <w:rPr>
          <w:rtl/>
        </w:rPr>
        <w:t xml:space="preserve"> בשוגג </w:t>
      </w:r>
      <w:r w:rsidRPr="00E34F28">
        <w:rPr>
          <w:rStyle w:val="afffff9"/>
          <w:rtl/>
        </w:rPr>
        <w:t>כב"ש</w:t>
      </w:r>
      <w:r w:rsidRPr="00FE3D07">
        <w:rPr>
          <w:rtl/>
        </w:rPr>
        <w:t xml:space="preserve"> </w:t>
      </w:r>
      <w:r w:rsidRPr="00FE3D07">
        <w:rPr>
          <w:rFonts w:hint="cs"/>
          <w:rtl/>
        </w:rPr>
        <w:t xml:space="preserve">ושכח </w:t>
      </w:r>
      <w:r w:rsidR="00EE786C">
        <w:rPr>
          <w:rtl/>
        </w:rPr>
        <w:t>ארנק</w:t>
      </w:r>
      <w:r w:rsidRPr="00FE3D07">
        <w:rPr>
          <w:rtl/>
        </w:rPr>
        <w:t xml:space="preserve"> </w:t>
      </w:r>
      <w:r w:rsidR="00EE786C">
        <w:rPr>
          <w:rFonts w:hint="cs"/>
          <w:rtl/>
        </w:rPr>
        <w:t>ז</w:t>
      </w:r>
      <w:r w:rsidR="00EE786C">
        <w:rPr>
          <w:rtl/>
        </w:rPr>
        <w:t>הב</w:t>
      </w:r>
      <w:r w:rsidRPr="00FE3D07">
        <w:rPr>
          <w:rtl/>
        </w:rPr>
        <w:t xml:space="preserve">, </w:t>
      </w:r>
    </w:p>
    <w:p w14:paraId="286E7B86" w14:textId="066B95A1" w:rsidR="005175F4" w:rsidRPr="000528DA" w:rsidRDefault="006234B0" w:rsidP="007B6AFE">
      <w:pPr>
        <w:spacing w:after="60"/>
        <w:rPr>
          <w:rtl/>
        </w:rPr>
      </w:pPr>
      <w:r w:rsidRPr="000528DA">
        <w:rPr>
          <w:rFonts w:hint="cs"/>
          <w:rtl/>
        </w:rPr>
        <w:t xml:space="preserve"> </w:t>
      </w:r>
      <w:r w:rsidR="005175F4" w:rsidRPr="000528DA">
        <w:rPr>
          <w:rtl/>
        </w:rPr>
        <w:t xml:space="preserve">וחד </w:t>
      </w:r>
      <w:r w:rsidR="0006698D" w:rsidRPr="000528DA">
        <w:rPr>
          <w:rFonts w:hint="cs"/>
          <w:rtl/>
        </w:rPr>
        <w:t>נהג</w:t>
      </w:r>
      <w:r w:rsidR="005175F4" w:rsidRPr="000528DA">
        <w:rPr>
          <w:rtl/>
        </w:rPr>
        <w:t xml:space="preserve"> במזיד </w:t>
      </w:r>
      <w:r w:rsidR="005175F4" w:rsidRPr="00E34F28">
        <w:rPr>
          <w:rStyle w:val="afffff9"/>
          <w:rtl/>
        </w:rPr>
        <w:t xml:space="preserve">כב"ה </w:t>
      </w:r>
      <w:r w:rsidR="005175F4" w:rsidRPr="000528DA">
        <w:rPr>
          <w:rtl/>
        </w:rPr>
        <w:t>- ואכל</w:t>
      </w:r>
      <w:r w:rsidR="005175F4" w:rsidRPr="000528DA">
        <w:rPr>
          <w:rFonts w:hint="cs"/>
          <w:rtl/>
        </w:rPr>
        <w:t>ו</w:t>
      </w:r>
      <w:r w:rsidR="005175F4" w:rsidRPr="000528DA">
        <w:rPr>
          <w:rtl/>
        </w:rPr>
        <w:t xml:space="preserve"> ארי</w:t>
      </w:r>
      <w:r w:rsidR="005175F4" w:rsidRPr="000528DA">
        <w:rPr>
          <w:rFonts w:hint="cs"/>
          <w:rtl/>
        </w:rPr>
        <w:t>ה</w:t>
      </w:r>
      <w:r w:rsidR="005175F4" w:rsidRPr="000528DA">
        <w:rPr>
          <w:rtl/>
        </w:rPr>
        <w:t>.</w:t>
      </w:r>
    </w:p>
    <w:p w14:paraId="336CB417" w14:textId="41B6C11A" w:rsidR="00A24328" w:rsidRDefault="005175F4" w:rsidP="009A59D1">
      <w:pPr>
        <w:pStyle w:val="38"/>
        <w:framePr w:wrap="notBeside"/>
        <w:rPr>
          <w:rtl/>
        </w:rPr>
      </w:pPr>
      <w:r w:rsidRPr="00660D7A">
        <w:rPr>
          <w:rtl/>
        </w:rPr>
        <w:t>רב</w:t>
      </w:r>
      <w:r w:rsidRPr="00660D7A">
        <w:rPr>
          <w:rFonts w:hint="cs"/>
          <w:rtl/>
        </w:rPr>
        <w:t>ב</w:t>
      </w:r>
      <w:r w:rsidRPr="00660D7A">
        <w:rPr>
          <w:rtl/>
        </w:rPr>
        <w:t>"</w:t>
      </w:r>
      <w:r w:rsidRPr="00660D7A">
        <w:rPr>
          <w:rFonts w:hint="cs"/>
          <w:rtl/>
        </w:rPr>
        <w:t>ח</w:t>
      </w:r>
      <w:r w:rsidR="009B14FE">
        <w:rPr>
          <w:rFonts w:hint="cs"/>
          <w:rtl/>
        </w:rPr>
        <w:t>:</w:t>
      </w:r>
    </w:p>
    <w:p w14:paraId="31857D87" w14:textId="23DB698B" w:rsidR="006234B0" w:rsidRPr="00E34F28" w:rsidRDefault="005175F4" w:rsidP="007B6AFE">
      <w:pPr>
        <w:pStyle w:val="afffff5"/>
        <w:spacing w:before="0"/>
        <w:rPr>
          <w:rtl/>
        </w:rPr>
      </w:pPr>
      <w:bookmarkStart w:id="1842" w:name="_Toc193636464"/>
      <w:bookmarkStart w:id="1843" w:name="_Toc216185072"/>
      <w:r w:rsidRPr="00A10336">
        <w:rPr>
          <w:rStyle w:val="30"/>
          <w:rFonts w:hint="cs"/>
          <w:rtl/>
        </w:rPr>
        <w:t>הלך בשיירה ואכל שכח ולא בירך</w:t>
      </w:r>
      <w:bookmarkEnd w:id="1842"/>
      <w:bookmarkEnd w:id="1843"/>
      <w:r w:rsidRPr="00FE3D07">
        <w:rPr>
          <w:rFonts w:hint="cs"/>
          <w:rtl/>
        </w:rPr>
        <w:t xml:space="preserve"> וחשש להגיד שלא בירך דיאמרו לו שכל מקום שיברך הוא לרחמנא</w:t>
      </w:r>
      <w:r w:rsidR="00EE786C">
        <w:rPr>
          <w:rFonts w:hint="cs"/>
          <w:rtl/>
        </w:rPr>
        <w:t xml:space="preserve">, </w:t>
      </w:r>
      <w:r w:rsidRPr="00FE3D07">
        <w:rPr>
          <w:rFonts w:ascii="Fb Fontext" w:hAnsi="Fb Fontext" w:hint="cs"/>
          <w:rtl/>
        </w:rPr>
        <w:t>ל</w:t>
      </w:r>
      <w:r w:rsidR="00F27C01">
        <w:rPr>
          <w:rFonts w:ascii="Fb Fontext" w:hAnsi="Fb Fontext" w:hint="cs"/>
          <w:rtl/>
        </w:rPr>
        <w:t>כך אמר ששכח יונה</w:t>
      </w:r>
      <w:r w:rsidRPr="00FE3D07">
        <w:rPr>
          <w:rFonts w:ascii="Fb Fontext" w:hAnsi="Fb Fontext" w:hint="cs"/>
          <w:rtl/>
        </w:rPr>
        <w:t xml:space="preserve"> מזהב</w:t>
      </w:r>
      <w:r w:rsidR="006234B0">
        <w:rPr>
          <w:rFonts w:ascii="Fb Fontext" w:hAnsi="Fb Fontext" w:hint="cs"/>
          <w:rtl/>
        </w:rPr>
        <w:t>,</w:t>
      </w:r>
      <w:r w:rsidRPr="00FE3D07">
        <w:rPr>
          <w:rFonts w:ascii="Fb Fontext" w:hAnsi="Fb Fontext" w:hint="cs"/>
          <w:rtl/>
        </w:rPr>
        <w:t xml:space="preserve"> </w:t>
      </w:r>
      <w:r w:rsidR="00F27C01">
        <w:rPr>
          <w:rFonts w:ascii="Fb Fontext" w:hAnsi="Fb Fontext" w:hint="cs"/>
          <w:rtl/>
        </w:rPr>
        <w:t>המתינו לו</w:t>
      </w:r>
      <w:r w:rsidR="006234B0">
        <w:rPr>
          <w:rFonts w:ascii="Fb Fontext" w:hAnsi="Fb Fontext" w:hint="cs"/>
          <w:rtl/>
        </w:rPr>
        <w:t>,</w:t>
      </w:r>
      <w:r w:rsidRPr="00FE3D07">
        <w:rPr>
          <w:rFonts w:ascii="Fb Fontext" w:hAnsi="Fb Fontext" w:hint="cs"/>
          <w:rtl/>
        </w:rPr>
        <w:t xml:space="preserve"> ומצא יונת זהב</w:t>
      </w:r>
      <w:r w:rsidR="00EE786C">
        <w:rPr>
          <w:rFonts w:ascii="Fb Fontext" w:hAnsi="Fb Fontext" w:hint="cs"/>
          <w:rtl/>
        </w:rPr>
        <w:t xml:space="preserve">. </w:t>
      </w:r>
      <w:r w:rsidRPr="00FE3D07">
        <w:rPr>
          <w:rFonts w:hint="cs"/>
          <w:rtl/>
        </w:rPr>
        <w:t xml:space="preserve">שנמשלה כנסת ישראל </w:t>
      </w:r>
      <w:r w:rsidRPr="000528DA">
        <w:rPr>
          <w:rStyle w:val="ad"/>
          <w:rFonts w:hint="cs"/>
          <w:rtl/>
        </w:rPr>
        <w:t>ד'</w:t>
      </w:r>
      <w:r w:rsidRPr="000528DA">
        <w:rPr>
          <w:rStyle w:val="ad"/>
          <w:rtl/>
        </w:rPr>
        <w:t>כנפי יונה נחפה בכסף</w:t>
      </w:r>
      <w:r w:rsidR="0006698D" w:rsidRPr="000528DA">
        <w:rPr>
          <w:rStyle w:val="ad"/>
          <w:rFonts w:hint="cs"/>
          <w:rtl/>
        </w:rPr>
        <w:t>'</w:t>
      </w:r>
      <w:r w:rsidRPr="000528DA">
        <w:rPr>
          <w:rStyle w:val="ad"/>
          <w:rtl/>
        </w:rPr>
        <w:t xml:space="preserve"> </w:t>
      </w:r>
      <w:r w:rsidR="00F27C01">
        <w:rPr>
          <w:rFonts w:hint="cs"/>
          <w:rtl/>
        </w:rPr>
        <w:t xml:space="preserve">שניצולת </w:t>
      </w:r>
      <w:r w:rsidRPr="00FE3D07">
        <w:rPr>
          <w:rtl/>
        </w:rPr>
        <w:t xml:space="preserve">בכנפיה, </w:t>
      </w:r>
    </w:p>
    <w:p w14:paraId="0CD0CBFD" w14:textId="7788D7E3" w:rsidR="005175F4" w:rsidRPr="00E34F28" w:rsidRDefault="005175F4" w:rsidP="007B6AFE">
      <w:pPr>
        <w:rPr>
          <w:rtl/>
        </w:rPr>
      </w:pPr>
      <w:r w:rsidRPr="000528DA">
        <w:rPr>
          <w:rtl/>
        </w:rPr>
        <w:t>אף ישראל אינן ניצולין אלא במצות.</w:t>
      </w:r>
    </w:p>
    <w:p w14:paraId="412E709E" w14:textId="77777777" w:rsidR="005175F4" w:rsidRPr="007B6AFE" w:rsidRDefault="005175F4" w:rsidP="00470C2A">
      <w:pPr>
        <w:pStyle w:val="afffffe"/>
        <w:rPr>
          <w:rtl/>
        </w:rPr>
      </w:pPr>
      <w:ins w:id="9886" w:author="מספור קטעי משנה" w:date="2026-10-06T06:45:16Z">
        <w:r>
          <w:rPr>
            <w:rStyle w:val="MisparKeta"/>
          </w:rPr>
          <w:t xml:space="preserve">ג. </w:t>
        </w:r>
      </w:ins>
      <w:bookmarkStart w:id="1844" w:name="_Toc193636465"/>
      <w:bookmarkStart w:id="1845" w:name="_Toc216185073"/>
      <w:r w:rsidRPr="007B6AFE">
        <w:rPr>
          <w:rtl/>
        </w:rPr>
        <w:t>ומברך</w:t>
      </w:r>
      <w:r w:rsidR="00BF100C" w:rsidRPr="007B6AFE">
        <w:rPr>
          <w:rFonts w:hint="cs"/>
          <w:rtl/>
        </w:rPr>
        <w:t xml:space="preserve"> עד</w:t>
      </w:r>
      <w:r w:rsidR="007F58B7" w:rsidRPr="007B6AFE">
        <w:rPr>
          <w:rFonts w:hint="cs"/>
          <w:rtl/>
        </w:rPr>
        <w:t xml:space="preserve"> </w:t>
      </w:r>
      <w:r w:rsidRPr="007B6AFE">
        <w:rPr>
          <w:rtl/>
        </w:rPr>
        <w:t>שיתעכל המזון שבמעיו.</w:t>
      </w:r>
      <w:bookmarkEnd w:id="1844"/>
      <w:bookmarkEnd w:id="1845"/>
    </w:p>
    <w:p w14:paraId="14FD6FB3" w14:textId="0D5B3E06" w:rsidR="007B6AFE" w:rsidRPr="007B6AFE" w:rsidRDefault="007B6AFE" w:rsidP="007B6AFE">
      <w:pPr>
        <w:pStyle w:val="afffffc"/>
        <w:spacing w:before="0"/>
        <w:rPr>
          <w:rtl/>
        </w:rPr>
      </w:pPr>
      <w:bookmarkStart w:id="1846" w:name="_Toc193636466"/>
      <w:bookmarkStart w:id="1847" w:name="_Toc216185074"/>
      <w:r>
        <w:rPr>
          <w:rFonts w:hint="cs"/>
          <w:rtl/>
        </w:rPr>
        <w:t xml:space="preserve">שיעור </w:t>
      </w:r>
      <w:r w:rsidR="0006698D" w:rsidRPr="007B6AFE">
        <w:rPr>
          <w:rFonts w:hint="cs"/>
          <w:rtl/>
        </w:rPr>
        <w:t>עכול</w:t>
      </w:r>
      <w:bookmarkEnd w:id="1846"/>
      <w:bookmarkEnd w:id="1847"/>
    </w:p>
    <w:p w14:paraId="6890DC15" w14:textId="4182E89E" w:rsidR="005175F4" w:rsidRPr="000528DA" w:rsidRDefault="005175F4" w:rsidP="007B6AFE">
      <w:pPr>
        <w:rPr>
          <w:rtl/>
        </w:rPr>
      </w:pPr>
      <w:r w:rsidRPr="00E34F28">
        <w:rPr>
          <w:rStyle w:val="afffff9"/>
          <w:rtl/>
        </w:rPr>
        <w:t xml:space="preserve">רי"ו: </w:t>
      </w:r>
      <w:r w:rsidRPr="000528DA">
        <w:rPr>
          <w:rFonts w:ascii="Fb Fontext" w:hAnsi="Fb Fontext"/>
          <w:rtl/>
        </w:rPr>
        <w:t xml:space="preserve">כל זמן שאינו רעב. </w:t>
      </w:r>
      <w:r w:rsidR="00F27C01" w:rsidRPr="00E34F28">
        <w:rPr>
          <w:rStyle w:val="afffff9"/>
          <w:rFonts w:hint="cs"/>
          <w:rtl/>
        </w:rPr>
        <w:t xml:space="preserve">             </w:t>
      </w:r>
      <w:r w:rsidRPr="00E34F28">
        <w:rPr>
          <w:rStyle w:val="afffff9"/>
          <w:rtl/>
        </w:rPr>
        <w:t xml:space="preserve">ר"ל: </w:t>
      </w:r>
      <w:r w:rsidRPr="000528DA">
        <w:rPr>
          <w:rFonts w:ascii="Fb Fontext" w:hAnsi="Fb Fontext"/>
          <w:rtl/>
        </w:rPr>
        <w:t>כל זמן שיצמא מחמת אכילתו.</w:t>
      </w:r>
    </w:p>
    <w:p w14:paraId="4B5FEBE4" w14:textId="5B1D16EF" w:rsidR="00A24328" w:rsidRDefault="00EE786C" w:rsidP="009A59D1">
      <w:pPr>
        <w:pStyle w:val="38"/>
        <w:framePr w:wrap="notBeside"/>
        <w:rPr>
          <w:rtl/>
        </w:rPr>
      </w:pPr>
      <w:r w:rsidRPr="00660D7A">
        <w:rPr>
          <w:rFonts w:hint="cs"/>
          <w:rtl/>
        </w:rPr>
        <w:t>והך</w:t>
      </w:r>
      <w:r w:rsidR="005175F4" w:rsidRPr="00660D7A">
        <w:rPr>
          <w:rFonts w:hint="cs"/>
          <w:rtl/>
        </w:rPr>
        <w:t xml:space="preserve"> </w:t>
      </w:r>
      <w:r w:rsidRPr="00660D7A">
        <w:rPr>
          <w:rFonts w:hint="cs"/>
          <w:rtl/>
        </w:rPr>
        <w:t>ד</w:t>
      </w:r>
      <w:r w:rsidR="005175F4" w:rsidRPr="00660D7A">
        <w:rPr>
          <w:rFonts w:hint="cs"/>
          <w:rtl/>
        </w:rPr>
        <w:t>ר</w:t>
      </w:r>
      <w:r w:rsidR="005175F4" w:rsidRPr="00660D7A">
        <w:rPr>
          <w:rtl/>
        </w:rPr>
        <w:t>"</w:t>
      </w:r>
      <w:r w:rsidR="005175F4" w:rsidRPr="00660D7A">
        <w:rPr>
          <w:rFonts w:hint="cs"/>
          <w:rtl/>
        </w:rPr>
        <w:t>ל</w:t>
      </w:r>
      <w:r w:rsidR="009B14FE">
        <w:rPr>
          <w:rFonts w:hint="cs"/>
          <w:rtl/>
        </w:rPr>
        <w:t>:</w:t>
      </w:r>
    </w:p>
    <w:p w14:paraId="6B362EA4" w14:textId="538C6087" w:rsidR="00F64167" w:rsidRDefault="00EE786C" w:rsidP="000528DA">
      <w:pPr>
        <w:rPr>
          <w:rtl/>
        </w:rPr>
      </w:pPr>
      <w:r w:rsidRPr="000528DA">
        <w:rPr>
          <w:rFonts w:hint="cs"/>
          <w:rtl/>
        </w:rPr>
        <w:t>שיעור עיכול אר</w:t>
      </w:r>
      <w:r w:rsidR="005175F4" w:rsidRPr="000528DA">
        <w:rPr>
          <w:rFonts w:hint="cs"/>
          <w:rtl/>
        </w:rPr>
        <w:t xml:space="preserve">בע מילין </w:t>
      </w:r>
      <w:r w:rsidR="00F27C01" w:rsidRPr="000528DA">
        <w:rPr>
          <w:rFonts w:hint="cs"/>
          <w:rtl/>
        </w:rPr>
        <w:t>-</w:t>
      </w:r>
      <w:r w:rsidR="005175F4" w:rsidRPr="000528DA">
        <w:rPr>
          <w:rFonts w:hint="cs"/>
          <w:rtl/>
        </w:rPr>
        <w:t>היינו באכילה מרובה</w:t>
      </w:r>
      <w:r w:rsidR="00F27C01" w:rsidRPr="000528DA">
        <w:rPr>
          <w:rFonts w:hint="cs"/>
          <w:rtl/>
        </w:rPr>
        <w:t>.</w:t>
      </w:r>
    </w:p>
    <w:p w14:paraId="01DCB628" w14:textId="1320C51A" w:rsidR="005175F4" w:rsidRPr="00E34F28" w:rsidRDefault="00683C59" w:rsidP="00F50A20">
      <w:pPr>
        <w:pStyle w:val="afffa"/>
        <w:rPr>
          <w:rtl/>
        </w:rPr>
      </w:pPr>
      <w:r>
        <w:rPr>
          <w:rFonts w:hint="cs"/>
          <w:rtl/>
        </w:rPr>
        <w:t>***</w:t>
      </w:r>
    </w:p>
    <w:p w14:paraId="0B44C166" w14:textId="77777777" w:rsidR="005175F4" w:rsidRPr="00E34F28" w:rsidRDefault="005175F4" w:rsidP="00672862">
      <w:pPr>
        <w:pStyle w:val="a5"/>
        <w:rPr>
          <w:rtl/>
        </w:rPr>
      </w:pPr>
      <w:ins w:id="9887" w:author="מספור קטעי משנה" w:date="2026-10-06T06:45:16Z">
        <w:r>
          <w:rPr>
            <w:rStyle w:val="MisparKeta"/>
          </w:rPr>
          <w:t xml:space="preserve">ד. </w:t>
        </w:r>
      </w:ins>
      <w:r w:rsidRPr="00A500E2">
        <w:rPr>
          <w:rFonts w:hint="cs"/>
          <w:rtl/>
        </w:rPr>
        <w:t>לב</w:t>
      </w:r>
      <w:r w:rsidRPr="00A500E2">
        <w:rPr>
          <w:rtl/>
        </w:rPr>
        <w:t>"</w:t>
      </w:r>
      <w:r w:rsidRPr="00A500E2">
        <w:rPr>
          <w:rFonts w:hint="cs"/>
          <w:rtl/>
        </w:rPr>
        <w:t xml:space="preserve">ש </w:t>
      </w:r>
      <w:r w:rsidRPr="00A500E2">
        <w:rPr>
          <w:rtl/>
        </w:rPr>
        <w:t>מברך על היין ואח"</w:t>
      </w:r>
      <w:r w:rsidRPr="00A500E2">
        <w:rPr>
          <w:rFonts w:hint="cs"/>
          <w:rtl/>
        </w:rPr>
        <w:t>כ</w:t>
      </w:r>
      <w:r w:rsidRPr="00A500E2">
        <w:rPr>
          <w:rtl/>
        </w:rPr>
        <w:t xml:space="preserve"> על המזון,</w:t>
      </w:r>
    </w:p>
    <w:p w14:paraId="49930970" w14:textId="77777777" w:rsidR="00A24328" w:rsidRDefault="005175F4" w:rsidP="009A59D1">
      <w:pPr>
        <w:pStyle w:val="38"/>
        <w:framePr w:wrap="notBeside"/>
        <w:rPr>
          <w:rtl/>
        </w:rPr>
      </w:pPr>
      <w:r w:rsidRPr="00660D7A">
        <w:rPr>
          <w:rFonts w:hint="cs"/>
          <w:rtl/>
        </w:rPr>
        <w:t>אין להוכיח</w:t>
      </w:r>
      <w:r w:rsidR="00A24328">
        <w:rPr>
          <w:rtl/>
        </w:rPr>
        <w:t>:</w:t>
      </w:r>
    </w:p>
    <w:p w14:paraId="3848C6C2" w14:textId="39E9634B" w:rsidR="00EE786C" w:rsidRPr="000528DA" w:rsidRDefault="005175F4" w:rsidP="007B6AFE">
      <w:pPr>
        <w:spacing w:after="60"/>
        <w:rPr>
          <w:rtl/>
        </w:rPr>
      </w:pPr>
      <w:r w:rsidRPr="000528DA">
        <w:rPr>
          <w:rFonts w:ascii="Fb Fontext" w:hAnsi="Fb Fontext" w:hint="cs"/>
          <w:rtl/>
        </w:rPr>
        <w:t>דישרא</w:t>
      </w:r>
      <w:r w:rsidR="00EE786C" w:rsidRPr="000528DA">
        <w:rPr>
          <w:rFonts w:ascii="Fb Fontext" w:hAnsi="Fb Fontext" w:hint="cs"/>
          <w:rtl/>
        </w:rPr>
        <w:t>ל</w:t>
      </w:r>
      <w:r w:rsidRPr="000528DA">
        <w:rPr>
          <w:rFonts w:ascii="Fb Fontext" w:hAnsi="Fb Fontext" w:hint="cs"/>
          <w:rtl/>
        </w:rPr>
        <w:t xml:space="preserve"> שלא שמע כל הברכה עונה </w:t>
      </w:r>
      <w:r w:rsidR="00EE786C" w:rsidRPr="000528DA">
        <w:rPr>
          <w:rFonts w:ascii="Fb Fontext" w:hAnsi="Fb Fontext"/>
          <w:rtl/>
        </w:rPr>
        <w:t>–</w:t>
      </w:r>
      <w:r w:rsidR="00EE786C" w:rsidRPr="000528DA">
        <w:rPr>
          <w:rFonts w:ascii="Fb Fontext" w:hAnsi="Fb Fontext" w:hint="cs"/>
          <w:rtl/>
        </w:rPr>
        <w:t xml:space="preserve"> ד</w:t>
      </w:r>
      <w:r w:rsidRPr="000528DA">
        <w:rPr>
          <w:rFonts w:ascii="Fb Fontext" w:hAnsi="Fb Fontext" w:hint="cs"/>
          <w:rtl/>
        </w:rPr>
        <w:t xml:space="preserve">בשלא אכל עמהן </w:t>
      </w:r>
    </w:p>
    <w:p w14:paraId="670D34ED" w14:textId="381D86B0" w:rsidR="00A24328" w:rsidRDefault="005175F4" w:rsidP="009A59D1">
      <w:pPr>
        <w:pStyle w:val="38"/>
        <w:framePr w:wrap="notBeside"/>
        <w:rPr>
          <w:rtl/>
        </w:rPr>
      </w:pPr>
      <w:r w:rsidRPr="00660D7A">
        <w:rPr>
          <w:rtl/>
        </w:rPr>
        <w:t>רב לחייא ב</w:t>
      </w:r>
      <w:r w:rsidRPr="00660D7A">
        <w:rPr>
          <w:rFonts w:hint="cs"/>
          <w:rtl/>
        </w:rPr>
        <w:t>נו</w:t>
      </w:r>
      <w:r w:rsidR="009B14FE">
        <w:rPr>
          <w:rFonts w:hint="cs"/>
          <w:rtl/>
        </w:rPr>
        <w:t>:</w:t>
      </w:r>
    </w:p>
    <w:p w14:paraId="5895FC9F" w14:textId="28DDFBAF" w:rsidR="00CF23DA" w:rsidRPr="000528DA" w:rsidRDefault="00EE786C" w:rsidP="007B6AFE">
      <w:pPr>
        <w:pStyle w:val="afffff5"/>
        <w:spacing w:before="0"/>
        <w:rPr>
          <w:rtl/>
        </w:rPr>
      </w:pPr>
      <w:r w:rsidRPr="00F93971">
        <w:rPr>
          <w:rStyle w:val="affffff7"/>
          <w:rFonts w:hint="cs"/>
          <w:rtl/>
        </w:rPr>
        <w:t>[</w:t>
      </w:r>
      <w:r>
        <w:rPr>
          <w:rStyle w:val="afffff9"/>
          <w:rFonts w:hint="cs"/>
          <w:rtl/>
          <w:rPrChange w:id="9310" w:author="מנוע אמוראים" w:date="2026-10-05T16:40:51Z">
            <w:rPr>
              <w:rStyle w:val="affffff7"/>
              <w:rFonts w:hint="cs"/>
              <w:rtl/>
            </w:rPr>
          </w:rPrChange>
        </w:rPr>
        <w:t xml:space="preserve">ר</w:t>
      </w:r>
      <w:r>
        <w:rPr>
          <w:rStyle w:val="afffff9"/>
          <w:rtl/>
          <w:rPrChange w:id="9311" w:author="מנוע אמוראים" w:date="2026-10-05T16:40:51Z">
            <w:rPr>
              <w:rStyle w:val="affffff7"/>
              <w:rtl/>
            </w:rPr>
          </w:rPrChange>
        </w:rPr>
        <w:t xml:space="preserve">"</w:t>
      </w:r>
      <w:r>
        <w:rPr>
          <w:rStyle w:val="afffff9"/>
          <w:rFonts w:hint="cs"/>
          <w:rtl/>
          <w:rPrChange w:id="9312" w:author="מנוע אמוראים" w:date="2026-10-05T16:40:51Z">
            <w:rPr>
              <w:rStyle w:val="affffff7"/>
              <w:rFonts w:hint="cs"/>
              <w:rtl/>
            </w:rPr>
          </w:rPrChange>
        </w:rPr>
        <w:t xml:space="preserve">ה</w:t>
      </w:r>
      <w:r>
        <w:rPr>
          <w:rStyle w:val="affffff7"/>
          <w:rFonts w:hint="cs"/>
          <w:rtl/>
        </w:rPr>
        <w:t xml:space="preserve"> לרבה בנו</w:t>
      </w:r>
      <w:r w:rsidRPr="00F93971">
        <w:rPr>
          <w:rStyle w:val="affffff7"/>
          <w:rFonts w:hint="cs"/>
          <w:rtl/>
        </w:rPr>
        <w:t>]</w:t>
      </w:r>
      <w:r w:rsidRPr="00E34F28">
        <w:rPr>
          <w:rStyle w:val="afffff9"/>
          <w:rtl/>
        </w:rPr>
        <w:t xml:space="preserve">: </w:t>
      </w:r>
      <w:r w:rsidR="009B106C" w:rsidRPr="00A10336">
        <w:rPr>
          <w:rStyle w:val="30"/>
          <w:rtl/>
        </w:rPr>
        <w:t>ב</w:t>
      </w:r>
      <w:r w:rsidR="009B106C" w:rsidRPr="00A10336">
        <w:rPr>
          <w:rStyle w:val="30"/>
          <w:rFonts w:hint="cs"/>
          <w:rtl/>
        </w:rPr>
        <w:t>נ</w:t>
      </w:r>
      <w:r w:rsidRPr="00A10336">
        <w:rPr>
          <w:rStyle w:val="30"/>
          <w:rtl/>
        </w:rPr>
        <w:t>י, חטוף ובר</w:t>
      </w:r>
      <w:r w:rsidR="005175F4" w:rsidRPr="00A10336">
        <w:rPr>
          <w:rStyle w:val="30"/>
          <w:rtl/>
        </w:rPr>
        <w:t>ך</w:t>
      </w:r>
      <w:r w:rsidR="005175F4" w:rsidRPr="00FE3D07">
        <w:rPr>
          <w:rtl/>
        </w:rPr>
        <w:t>.</w:t>
      </w:r>
      <w:r>
        <w:rPr>
          <w:rFonts w:hint="cs"/>
          <w:rtl/>
        </w:rPr>
        <w:t xml:space="preserve"> </w:t>
      </w:r>
      <w:r w:rsidR="00DE0869" w:rsidRPr="007B6AFE">
        <w:rPr>
          <w:rStyle w:val="afffff9"/>
          <w:rFonts w:hint="cs"/>
          <w:rtl/>
        </w:rPr>
        <w:t>מוכח</w:t>
      </w:r>
      <w:r w:rsidR="00DE0869" w:rsidRPr="000528DA">
        <w:rPr>
          <w:rFonts w:hint="cs"/>
          <w:rtl/>
        </w:rPr>
        <w:t xml:space="preserve"> </w:t>
      </w:r>
      <w:r w:rsidR="005175F4" w:rsidRPr="000528DA">
        <w:rPr>
          <w:rtl/>
        </w:rPr>
        <w:t>דמברך עדיף מ</w:t>
      </w:r>
      <w:r w:rsidR="00F27C01" w:rsidRPr="000528DA">
        <w:rPr>
          <w:rFonts w:hint="cs"/>
          <w:rtl/>
        </w:rPr>
        <w:t>העונה</w:t>
      </w:r>
      <w:r w:rsidR="005175F4" w:rsidRPr="000528DA">
        <w:rPr>
          <w:rtl/>
        </w:rPr>
        <w:t xml:space="preserve"> אמן,</w:t>
      </w:r>
      <w:r w:rsidRPr="000528DA">
        <w:rPr>
          <w:rFonts w:ascii="Fb Fontext" w:hAnsi="Fb Fontext"/>
          <w:rtl/>
        </w:rPr>
        <w:t xml:space="preserve"> </w:t>
      </w:r>
    </w:p>
    <w:p w14:paraId="1ED97FC9" w14:textId="17E3E89D" w:rsidR="00A24328" w:rsidRDefault="00EE786C" w:rsidP="009A59D1">
      <w:pPr>
        <w:pStyle w:val="38"/>
        <w:framePr w:wrap="notBeside"/>
        <w:rPr>
          <w:rtl/>
        </w:rPr>
      </w:pPr>
      <w:r w:rsidRPr="00660D7A">
        <w:rPr>
          <w:rFonts w:hint="cs"/>
          <w:rtl/>
        </w:rPr>
        <w:t>שלא כרבי יוסי</w:t>
      </w:r>
      <w:r w:rsidR="00A24328">
        <w:rPr>
          <w:rtl/>
        </w:rPr>
        <w:t>:</w:t>
      </w:r>
    </w:p>
    <w:p w14:paraId="0D09449E" w14:textId="00B44576" w:rsidR="005175F4" w:rsidRPr="000528DA" w:rsidRDefault="00F27C01" w:rsidP="000528DA">
      <w:pPr>
        <w:rPr>
          <w:rtl/>
        </w:rPr>
      </w:pPr>
      <w:r w:rsidRPr="000528DA">
        <w:rPr>
          <w:rFonts w:hint="cs"/>
          <w:rtl/>
        </w:rPr>
        <w:t>ש</w:t>
      </w:r>
      <w:r w:rsidR="005175F4" w:rsidRPr="000528DA">
        <w:rPr>
          <w:rtl/>
        </w:rPr>
        <w:t>גדול העונה אמן יותר מן המברך!</w:t>
      </w:r>
    </w:p>
    <w:p w14:paraId="6108CA51" w14:textId="74D3C51C" w:rsidR="00A24328" w:rsidRDefault="005175F4" w:rsidP="009A59D1">
      <w:pPr>
        <w:pStyle w:val="38"/>
        <w:framePr w:wrap="notBeside"/>
        <w:rPr>
          <w:rtl/>
        </w:rPr>
      </w:pPr>
      <w:r w:rsidRPr="00660D7A">
        <w:rPr>
          <w:rtl/>
        </w:rPr>
        <w:t>ר"</w:t>
      </w:r>
      <w:r w:rsidRPr="00660D7A">
        <w:rPr>
          <w:rFonts w:hint="cs"/>
          <w:rtl/>
        </w:rPr>
        <w:t>נ</w:t>
      </w:r>
      <w:r w:rsidR="00A24328">
        <w:rPr>
          <w:rtl/>
        </w:rPr>
        <w:t>:</w:t>
      </w:r>
    </w:p>
    <w:p w14:paraId="379A279B" w14:textId="1907F32D" w:rsidR="005175F4" w:rsidRPr="000528DA" w:rsidRDefault="005175F4" w:rsidP="000528DA">
      <w:pPr>
        <w:rPr>
          <w:rtl/>
        </w:rPr>
      </w:pPr>
      <w:r w:rsidRPr="000528DA">
        <w:rPr>
          <w:rFonts w:ascii="Fb Fontext" w:hAnsi="Fb Fontext"/>
          <w:sz w:val="20"/>
          <w:rtl/>
        </w:rPr>
        <w:t xml:space="preserve">השמים </w:t>
      </w:r>
      <w:r w:rsidR="00524A76" w:rsidRPr="000528DA">
        <w:rPr>
          <w:rFonts w:ascii="Fb Fontext" w:hAnsi="Fb Fontext" w:hint="cs"/>
          <w:sz w:val="20"/>
          <w:rtl/>
        </w:rPr>
        <w:t>ש</w:t>
      </w:r>
      <w:r w:rsidRPr="000528DA">
        <w:rPr>
          <w:rFonts w:ascii="Fb Fontext" w:hAnsi="Fb Fontext"/>
          <w:sz w:val="20"/>
          <w:rtl/>
        </w:rPr>
        <w:t xml:space="preserve">כן הוא תדע, שהרי גוליירין יורדין ומתגרין </w:t>
      </w:r>
      <w:r w:rsidRPr="000528DA">
        <w:rPr>
          <w:rStyle w:val="affffff7"/>
          <w:rtl/>
        </w:rPr>
        <w:t>[במלחמה]</w:t>
      </w:r>
      <w:r w:rsidRPr="000528DA">
        <w:rPr>
          <w:rStyle w:val="affffff6"/>
          <w:spacing w:val="0"/>
          <w:rtl/>
        </w:rPr>
        <w:t xml:space="preserve"> </w:t>
      </w:r>
      <w:r w:rsidRPr="000528DA">
        <w:rPr>
          <w:rFonts w:ascii="Fb Fontext" w:hAnsi="Fb Fontext"/>
          <w:sz w:val="20"/>
          <w:rtl/>
        </w:rPr>
        <w:t>וגבורים יורדין ומנצחין.</w:t>
      </w:r>
    </w:p>
    <w:p w14:paraId="0FC806FA" w14:textId="21AE78BC" w:rsidR="00A24328" w:rsidRDefault="005175F4" w:rsidP="009A59D1">
      <w:pPr>
        <w:pStyle w:val="38"/>
        <w:framePr w:wrap="notBeside"/>
        <w:rPr>
          <w:rtl/>
        </w:rPr>
      </w:pPr>
      <w:r w:rsidRPr="00660D7A">
        <w:rPr>
          <w:rtl/>
        </w:rPr>
        <w:t>תנאי היא</w:t>
      </w:r>
      <w:r w:rsidR="009B14FE">
        <w:rPr>
          <w:rtl/>
        </w:rPr>
        <w:t>:</w:t>
      </w:r>
    </w:p>
    <w:p w14:paraId="2FEE46B7" w14:textId="29467A21" w:rsidR="00CF23DA" w:rsidRPr="000528DA" w:rsidRDefault="00EE786C" w:rsidP="000528DA">
      <w:pPr>
        <w:rPr>
          <w:rtl/>
        </w:rPr>
      </w:pPr>
      <w:r w:rsidRPr="000528DA">
        <w:rPr>
          <w:rFonts w:ascii="Fb Fontext" w:hAnsi="Fb Fontext" w:hint="cs"/>
          <w:rtl/>
        </w:rPr>
        <w:t>ד</w:t>
      </w:r>
      <w:r w:rsidR="005175F4" w:rsidRPr="000528DA">
        <w:rPr>
          <w:rFonts w:ascii="Fb Fontext" w:hAnsi="Fb Fontext"/>
          <w:rtl/>
        </w:rPr>
        <w:t>אחד המברך ואחד העונה אמן במשמע,</w:t>
      </w:r>
    </w:p>
    <w:p w14:paraId="631BB96A" w14:textId="77777777" w:rsidR="005175F4" w:rsidRPr="000528DA" w:rsidRDefault="005175F4" w:rsidP="000528DA">
      <w:pPr>
        <w:rPr>
          <w:rtl/>
        </w:rPr>
      </w:pPr>
      <w:r w:rsidRPr="000528DA">
        <w:rPr>
          <w:rFonts w:ascii="Fb Fontext" w:hAnsi="Fb Fontext"/>
          <w:rtl/>
        </w:rPr>
        <w:t>אלא שממהרין למברך יותר מן העונה אמן.</w:t>
      </w:r>
    </w:p>
    <w:p w14:paraId="39A4F6AB" w14:textId="77777777" w:rsidR="00E3010C" w:rsidRPr="000528DA" w:rsidRDefault="005175F4" w:rsidP="000528DA">
      <w:pPr>
        <w:rPr>
          <w:rtl/>
        </w:rPr>
      </w:pPr>
      <w:bookmarkStart w:id="1848" w:name="_Toc193636467"/>
      <w:bookmarkStart w:id="1849" w:name="_Toc216185075"/>
      <w:r w:rsidRPr="00724E73">
        <w:rPr>
          <w:rStyle w:val="afffffd"/>
          <w:rtl/>
        </w:rPr>
        <w:t>הכל עונין אמן חוץ מת</w:t>
      </w:r>
      <w:r w:rsidR="00EE786C" w:rsidRPr="00724E73">
        <w:rPr>
          <w:rStyle w:val="afffffd"/>
          <w:rFonts w:hint="cs"/>
          <w:rtl/>
        </w:rPr>
        <w:t>שב"ר</w:t>
      </w:r>
      <w:bookmarkEnd w:id="1848"/>
      <w:bookmarkEnd w:id="1849"/>
      <w:r w:rsidRPr="00724E73">
        <w:rPr>
          <w:rStyle w:val="afffffd"/>
          <w:rtl/>
        </w:rPr>
        <w:t xml:space="preserve"> </w:t>
      </w:r>
      <w:r w:rsidR="00E3010C" w:rsidRPr="000528DA">
        <w:rPr>
          <w:rFonts w:hint="cs"/>
          <w:rtl/>
        </w:rPr>
        <w:t>ד</w:t>
      </w:r>
      <w:r w:rsidRPr="000528DA">
        <w:rPr>
          <w:rtl/>
        </w:rPr>
        <w:t>להתלמד עשויין.</w:t>
      </w:r>
      <w:r w:rsidR="007F58B7" w:rsidRPr="000528DA">
        <w:rPr>
          <w:rFonts w:hint="cs"/>
          <w:rtl/>
        </w:rPr>
        <w:t xml:space="preserve"> </w:t>
      </w:r>
    </w:p>
    <w:p w14:paraId="0897CBD3" w14:textId="77777777" w:rsidR="005175F4" w:rsidRPr="000528DA" w:rsidRDefault="005175F4" w:rsidP="000528DA">
      <w:pPr>
        <w:rPr>
          <w:rtl/>
        </w:rPr>
      </w:pPr>
      <w:bookmarkStart w:id="1850" w:name="_Toc193636468"/>
      <w:bookmarkStart w:id="1851" w:name="_Toc216185076"/>
      <w:r w:rsidRPr="00A10336">
        <w:rPr>
          <w:rStyle w:val="30"/>
          <w:rFonts w:hint="cs"/>
          <w:rtl/>
        </w:rPr>
        <w:t>אבל</w:t>
      </w:r>
      <w:bookmarkEnd w:id="1850"/>
      <w:bookmarkEnd w:id="1851"/>
      <w:r w:rsidRPr="000528DA">
        <w:rPr>
          <w:rFonts w:hint="cs"/>
          <w:rtl/>
        </w:rPr>
        <w:t xml:space="preserve"> בזמן שמברכין בתורה ובנביא עונין</w:t>
      </w:r>
    </w:p>
    <w:p w14:paraId="25C5C7EB" w14:textId="77777777" w:rsidR="001E1D11" w:rsidRDefault="001E1D11">
      <w:pPr>
        <w:bidi w:val="0"/>
        <w:spacing w:after="160" w:line="259" w:lineRule="auto"/>
        <w:jc w:val="left"/>
        <w:rPr>
          <w:rStyle w:val="afffffd"/>
          <w:rtl/>
        </w:rPr>
      </w:pPr>
      <w:bookmarkStart w:id="1852" w:name="_Toc193636469"/>
      <w:r>
        <w:rPr>
          <w:rStyle w:val="afffffd"/>
          <w:rtl/>
        </w:rPr>
        <w:br w:type="page"/>
      </w:r>
    </w:p>
    <w:p w14:paraId="42731EFD" w14:textId="7BAFE3DE" w:rsidR="00E3010C" w:rsidRPr="00E34F28" w:rsidRDefault="005175F4" w:rsidP="00F27C01">
      <w:pPr>
        <w:pStyle w:val="afffff5"/>
        <w:jc w:val="center"/>
        <w:rPr>
          <w:rtl/>
        </w:rPr>
      </w:pPr>
      <w:bookmarkStart w:id="1853" w:name="_Toc216185077"/>
      <w:r w:rsidRPr="00724E73">
        <w:rPr>
          <w:rStyle w:val="afffffd"/>
          <w:rtl/>
        </w:rPr>
        <w:lastRenderedPageBreak/>
        <w:t>שמן</w:t>
      </w:r>
      <w:bookmarkEnd w:id="1852"/>
      <w:bookmarkEnd w:id="1853"/>
      <w:r w:rsidRPr="00724E73">
        <w:rPr>
          <w:rStyle w:val="afffffd"/>
          <w:rtl/>
        </w:rPr>
        <w:t xml:space="preserve"> </w:t>
      </w:r>
      <w:r w:rsidR="00E3010C" w:rsidRPr="00F95182">
        <w:rPr>
          <w:rStyle w:val="affffff6"/>
          <w:rFonts w:hint="cs"/>
          <w:spacing w:val="0"/>
          <w:rtl/>
        </w:rPr>
        <w:t>שסכים אחר הסעודה</w:t>
      </w:r>
      <w:r w:rsidRPr="00FE3D07">
        <w:rPr>
          <w:rFonts w:hint="cs"/>
          <w:rtl/>
        </w:rPr>
        <w:t>-</w:t>
      </w:r>
    </w:p>
    <w:p w14:paraId="7B4153AC" w14:textId="54F37E9B" w:rsidR="00A24328" w:rsidRDefault="005175F4" w:rsidP="009A59D1">
      <w:pPr>
        <w:pStyle w:val="38"/>
        <w:framePr w:wrap="notBeside"/>
        <w:rPr>
          <w:rtl/>
        </w:rPr>
      </w:pPr>
      <w:r w:rsidRPr="00660D7A">
        <w:rPr>
          <w:rFonts w:hint="cs"/>
          <w:rtl/>
        </w:rPr>
        <w:t>רב זילאי</w:t>
      </w:r>
      <w:r w:rsidR="009B14FE">
        <w:rPr>
          <w:rFonts w:hint="cs"/>
          <w:rtl/>
        </w:rPr>
        <w:t>:</w:t>
      </w:r>
    </w:p>
    <w:p w14:paraId="5578B8BC" w14:textId="07C06723" w:rsidR="00CF23DA" w:rsidRPr="000528DA" w:rsidRDefault="005175F4" w:rsidP="000528DA">
      <w:pPr>
        <w:rPr>
          <w:rtl/>
        </w:rPr>
      </w:pPr>
      <w:r w:rsidRPr="000528DA">
        <w:rPr>
          <w:rtl/>
        </w:rPr>
        <w:t xml:space="preserve">מעכב הברכה, </w:t>
      </w:r>
    </w:p>
    <w:p w14:paraId="25945D4F" w14:textId="4DA13B39" w:rsidR="00A24328" w:rsidRDefault="005175F4" w:rsidP="009A59D1">
      <w:pPr>
        <w:pStyle w:val="38"/>
        <w:framePr w:wrap="notBeside"/>
        <w:rPr>
          <w:rtl/>
        </w:rPr>
      </w:pPr>
      <w:r w:rsidRPr="00660D7A">
        <w:rPr>
          <w:rFonts w:hint="cs"/>
          <w:rtl/>
        </w:rPr>
        <w:t>רב זיואי</w:t>
      </w:r>
      <w:r w:rsidR="009B14FE">
        <w:rPr>
          <w:rFonts w:hint="cs"/>
          <w:rtl/>
        </w:rPr>
        <w:t>:</w:t>
      </w:r>
    </w:p>
    <w:p w14:paraId="1353E28F" w14:textId="1433E2E6" w:rsidR="00F27C01" w:rsidRPr="000528DA" w:rsidRDefault="005175F4" w:rsidP="000528DA">
      <w:pPr>
        <w:rPr>
          <w:rtl/>
        </w:rPr>
      </w:pPr>
      <w:r w:rsidRPr="000528DA">
        <w:rPr>
          <w:rtl/>
        </w:rPr>
        <w:t>אינו מעכב.</w:t>
      </w:r>
      <w:r w:rsidR="007E475B" w:rsidRPr="000528DA">
        <w:rPr>
          <w:rFonts w:hint="cs"/>
          <w:rtl/>
        </w:rPr>
        <w:t xml:space="preserve"> </w:t>
      </w:r>
    </w:p>
    <w:p w14:paraId="084BACBC" w14:textId="20F0C782" w:rsidR="00A24328" w:rsidRDefault="005175F4" w:rsidP="009A59D1">
      <w:pPr>
        <w:pStyle w:val="38"/>
        <w:framePr w:wrap="notBeside"/>
        <w:rPr>
          <w:rtl/>
        </w:rPr>
      </w:pPr>
      <w:r w:rsidRPr="00660D7A">
        <w:rPr>
          <w:rFonts w:hint="cs"/>
          <w:rtl/>
        </w:rPr>
        <w:t>ר</w:t>
      </w:r>
      <w:r w:rsidRPr="00660D7A">
        <w:rPr>
          <w:rtl/>
        </w:rPr>
        <w:t>"</w:t>
      </w:r>
      <w:r w:rsidRPr="00660D7A">
        <w:rPr>
          <w:rFonts w:hint="cs"/>
          <w:rtl/>
        </w:rPr>
        <w:t>א</w:t>
      </w:r>
      <w:r w:rsidR="009B14FE">
        <w:rPr>
          <w:rtl/>
        </w:rPr>
        <w:t>:</w:t>
      </w:r>
    </w:p>
    <w:p w14:paraId="14274EC2" w14:textId="47CC6BAD" w:rsidR="00CF23DA" w:rsidRPr="000528DA" w:rsidRDefault="005175F4" w:rsidP="000528DA">
      <w:pPr>
        <w:rPr>
          <w:rtl/>
        </w:rPr>
      </w:pPr>
      <w:r w:rsidRPr="000528DA">
        <w:rPr>
          <w:rtl/>
        </w:rPr>
        <w:t xml:space="preserve">שמן טוב מעכב. </w:t>
      </w:r>
    </w:p>
    <w:p w14:paraId="3EB775C9" w14:textId="55A0E031" w:rsidR="00A24328" w:rsidRDefault="005175F4" w:rsidP="009A59D1">
      <w:pPr>
        <w:pStyle w:val="38"/>
        <w:framePr w:wrap="notBeside"/>
        <w:rPr>
          <w:rtl/>
        </w:rPr>
      </w:pPr>
      <w:r w:rsidRPr="00660D7A">
        <w:rPr>
          <w:rtl/>
        </w:rPr>
        <w:t>רבי זוהמאי</w:t>
      </w:r>
      <w:r w:rsidR="009B14FE">
        <w:rPr>
          <w:rtl/>
        </w:rPr>
        <w:t>:</w:t>
      </w:r>
    </w:p>
    <w:p w14:paraId="39CB663F" w14:textId="5A2E5674" w:rsidR="005175F4" w:rsidRPr="000528DA" w:rsidRDefault="005175F4" w:rsidP="007B6AFE">
      <w:pPr>
        <w:rPr>
          <w:rtl/>
        </w:rPr>
      </w:pPr>
      <w:r w:rsidRPr="000528DA">
        <w:rPr>
          <w:rtl/>
        </w:rPr>
        <w:t>כשם שמזוהם פסול לעבודה</w:t>
      </w:r>
      <w:r w:rsidR="00DE0869" w:rsidRPr="000528DA">
        <w:rPr>
          <w:rFonts w:hint="cs"/>
          <w:rtl/>
        </w:rPr>
        <w:t>,</w:t>
      </w:r>
      <w:r w:rsidRPr="000528DA">
        <w:rPr>
          <w:rtl/>
        </w:rPr>
        <w:t xml:space="preserve"> כך ידים מזוהמות פסולות לברכה.</w:t>
      </w:r>
    </w:p>
    <w:p w14:paraId="52CF7812" w14:textId="11FDEBEB" w:rsidR="00A24328" w:rsidRDefault="005175F4" w:rsidP="009A59D1">
      <w:pPr>
        <w:pStyle w:val="38"/>
        <w:framePr w:wrap="notBeside"/>
        <w:rPr>
          <w:rtl/>
        </w:rPr>
      </w:pPr>
      <w:r w:rsidRPr="00660D7A">
        <w:rPr>
          <w:rtl/>
        </w:rPr>
        <w:t>ר</w:t>
      </w:r>
      <w:r w:rsidRPr="00660D7A">
        <w:rPr>
          <w:rFonts w:hint="cs"/>
          <w:rtl/>
        </w:rPr>
        <w:t>נב</w:t>
      </w:r>
      <w:r w:rsidRPr="00660D7A">
        <w:rPr>
          <w:rtl/>
        </w:rPr>
        <w:t>"</w:t>
      </w:r>
      <w:r w:rsidRPr="00660D7A">
        <w:rPr>
          <w:rFonts w:hint="cs"/>
          <w:rtl/>
        </w:rPr>
        <w:t>י</w:t>
      </w:r>
      <w:r w:rsidR="009B14FE">
        <w:rPr>
          <w:rtl/>
        </w:rPr>
        <w:t>:</w:t>
      </w:r>
    </w:p>
    <w:p w14:paraId="677DBAE3" w14:textId="1F2E6B1A" w:rsidR="005175F4" w:rsidRPr="000528DA" w:rsidRDefault="005175F4" w:rsidP="007B6AFE">
      <w:pPr>
        <w:rPr>
          <w:rtl/>
        </w:rPr>
      </w:pPr>
      <w:r w:rsidRPr="000528DA">
        <w:rPr>
          <w:rtl/>
        </w:rPr>
        <w:t xml:space="preserve">אנא לא זילאי ולא זיואי ולא זוהמאי ידענא, </w:t>
      </w:r>
      <w:r w:rsidRPr="00A10336">
        <w:rPr>
          <w:rStyle w:val="30"/>
          <w:rtl/>
        </w:rPr>
        <w:t>אלא מתנ</w:t>
      </w:r>
      <w:r w:rsidRPr="00A10336">
        <w:rPr>
          <w:rStyle w:val="30"/>
          <w:rFonts w:hint="cs"/>
          <w:rtl/>
        </w:rPr>
        <w:t>י'</w:t>
      </w:r>
      <w:r w:rsidRPr="00A10336">
        <w:rPr>
          <w:rStyle w:val="30"/>
          <w:rtl/>
        </w:rPr>
        <w:t xml:space="preserve"> ידענא.</w:t>
      </w:r>
    </w:p>
    <w:p w14:paraId="5D7772C6" w14:textId="22CBE6B7" w:rsidR="00CF23DA" w:rsidRPr="000528DA" w:rsidRDefault="005175F4" w:rsidP="000528DA">
      <w:pPr>
        <w:rPr>
          <w:rtl/>
        </w:rPr>
      </w:pPr>
      <w:r w:rsidRPr="000528DA">
        <w:rPr>
          <w:rStyle w:val="ad"/>
          <w:rFonts w:hint="cs"/>
          <w:rtl/>
        </w:rPr>
        <w:t>'</w:t>
      </w:r>
      <w:r w:rsidRPr="000528DA">
        <w:rPr>
          <w:rStyle w:val="ad"/>
          <w:rtl/>
        </w:rPr>
        <w:t>והתקדשתם</w:t>
      </w:r>
      <w:r w:rsidRPr="000528DA">
        <w:rPr>
          <w:rStyle w:val="ad"/>
          <w:rFonts w:hint="cs"/>
          <w:rtl/>
        </w:rPr>
        <w:t>'</w:t>
      </w:r>
      <w:r w:rsidRPr="000528DA">
        <w:rPr>
          <w:rtl/>
        </w:rPr>
        <w:t xml:space="preserve"> אלו מים ראשונים,</w:t>
      </w:r>
      <w:r w:rsidR="001E1D11" w:rsidRPr="001E1D11">
        <w:rPr>
          <w:rtl/>
        </w:rPr>
        <w:t xml:space="preserve"> </w:t>
      </w:r>
      <w:r w:rsidR="001E1D11">
        <w:rPr>
          <w:rtl/>
        </w:rPr>
        <w:ptab w:relativeTo="margin" w:alignment="right" w:leader="none"/>
      </w:r>
      <w:r w:rsidR="00F27C01" w:rsidRPr="000528DA">
        <w:rPr>
          <w:rFonts w:hint="cs"/>
          <w:rtl/>
        </w:rPr>
        <w:t xml:space="preserve"> </w:t>
      </w:r>
      <w:r w:rsidRPr="000528DA">
        <w:rPr>
          <w:rStyle w:val="ad"/>
          <w:rFonts w:hint="cs"/>
          <w:rtl/>
        </w:rPr>
        <w:t>'</w:t>
      </w:r>
      <w:r w:rsidRPr="000528DA">
        <w:rPr>
          <w:rStyle w:val="ad"/>
          <w:rtl/>
        </w:rPr>
        <w:t>והייתם קדשים</w:t>
      </w:r>
      <w:r w:rsidRPr="000528DA">
        <w:rPr>
          <w:rStyle w:val="ad"/>
          <w:rFonts w:hint="cs"/>
          <w:rtl/>
        </w:rPr>
        <w:t>'</w:t>
      </w:r>
      <w:r w:rsidRPr="000528DA">
        <w:rPr>
          <w:rtl/>
        </w:rPr>
        <w:t xml:space="preserve"> אלו מים אחרונים,</w:t>
      </w:r>
      <w:r w:rsidR="007E4E8C">
        <w:rPr>
          <w:rFonts w:hint="cs"/>
          <w:rtl/>
        </w:rPr>
        <w:t xml:space="preserve"> </w:t>
      </w:r>
    </w:p>
    <w:p w14:paraId="4A7B0DBD" w14:textId="10487C4A" w:rsidR="005175F4" w:rsidRPr="000528DA" w:rsidRDefault="005175F4" w:rsidP="000528DA">
      <w:pPr>
        <w:rPr>
          <w:rtl/>
        </w:rPr>
      </w:pPr>
      <w:r w:rsidRPr="000528DA">
        <w:rPr>
          <w:rStyle w:val="ad"/>
          <w:rFonts w:hint="cs"/>
          <w:rtl/>
        </w:rPr>
        <w:t>'</w:t>
      </w:r>
      <w:r w:rsidRPr="000528DA">
        <w:rPr>
          <w:rStyle w:val="ad"/>
          <w:rtl/>
        </w:rPr>
        <w:t>כי קדוש</w:t>
      </w:r>
      <w:r w:rsidRPr="000528DA">
        <w:rPr>
          <w:rStyle w:val="ad"/>
          <w:rFonts w:hint="cs"/>
          <w:rtl/>
        </w:rPr>
        <w:t>'</w:t>
      </w:r>
      <w:r w:rsidRPr="000528DA">
        <w:rPr>
          <w:rFonts w:ascii="Fb Fontext" w:hAnsi="Fb Fontext"/>
          <w:sz w:val="20"/>
          <w:rtl/>
        </w:rPr>
        <w:t xml:space="preserve"> זה שמן,</w:t>
      </w:r>
      <w:r w:rsidRPr="000528DA">
        <w:rPr>
          <w:rStyle w:val="ad"/>
          <w:rtl/>
        </w:rPr>
        <w:t xml:space="preserve"> </w:t>
      </w:r>
      <w:r w:rsidR="0006698D" w:rsidRPr="000528DA">
        <w:rPr>
          <w:rStyle w:val="ad"/>
          <w:rFonts w:hint="cs"/>
          <w:rtl/>
        </w:rPr>
        <w:t xml:space="preserve"> </w:t>
      </w:r>
      <w:r w:rsidR="001E1D11">
        <w:rPr>
          <w:rtl/>
        </w:rPr>
        <w:tab/>
      </w:r>
      <w:r w:rsidR="001E1D11">
        <w:rPr>
          <w:rtl/>
        </w:rPr>
        <w:tab/>
      </w:r>
      <w:r w:rsidR="001E1D11">
        <w:rPr>
          <w:rtl/>
        </w:rPr>
        <w:tab/>
      </w:r>
      <w:r w:rsidR="001E1D11">
        <w:rPr>
          <w:rtl/>
        </w:rPr>
        <w:tab/>
      </w:r>
      <w:r w:rsidR="001E1D11">
        <w:rPr>
          <w:rtl/>
        </w:rPr>
        <w:tab/>
      </w:r>
      <w:r w:rsidR="001E1D11">
        <w:rPr>
          <w:rtl/>
        </w:rPr>
        <w:tab/>
      </w:r>
      <w:r w:rsidR="001E1D11">
        <w:rPr>
          <w:rtl/>
        </w:rPr>
        <w:tab/>
      </w:r>
      <w:r w:rsidR="001E1D11">
        <w:rPr>
          <w:rFonts w:hint="cs"/>
          <w:rtl/>
        </w:rPr>
        <w:t xml:space="preserve"> </w:t>
      </w:r>
      <w:r w:rsidRPr="000528DA">
        <w:rPr>
          <w:rStyle w:val="ad"/>
          <w:rFonts w:hint="cs"/>
          <w:rtl/>
        </w:rPr>
        <w:t>'</w:t>
      </w:r>
      <w:r w:rsidRPr="000528DA">
        <w:rPr>
          <w:rStyle w:val="ad"/>
          <w:rtl/>
        </w:rPr>
        <w:t>אני ה' אלהיכם</w:t>
      </w:r>
      <w:r w:rsidRPr="000528DA">
        <w:rPr>
          <w:rStyle w:val="ad"/>
          <w:rFonts w:hint="cs"/>
          <w:rtl/>
        </w:rPr>
        <w:t>'</w:t>
      </w:r>
      <w:r w:rsidRPr="000528DA">
        <w:rPr>
          <w:rStyle w:val="ad"/>
          <w:rtl/>
        </w:rPr>
        <w:t xml:space="preserve"> </w:t>
      </w:r>
      <w:r w:rsidRPr="000528DA">
        <w:rPr>
          <w:rFonts w:ascii="Fb Fontext" w:hAnsi="Fb Fontext"/>
          <w:sz w:val="20"/>
          <w:rtl/>
        </w:rPr>
        <w:t>- זו ברכה.</w:t>
      </w:r>
    </w:p>
    <w:p w14:paraId="4AF67B13" w14:textId="77777777" w:rsidR="00660D7A" w:rsidRDefault="00660D7A" w:rsidP="007B6AFE">
      <w:pPr>
        <w:pStyle w:val="afffffc"/>
        <w:rPr>
          <w:rtl/>
        </w:rPr>
        <w:sectPr w:rsidR="00660D7A" w:rsidSect="00F95182">
          <w:type w:val="continuous"/>
          <w:pgSz w:w="5103" w:h="7371" w:code="221"/>
          <w:pgMar w:top="284" w:right="851" w:bottom="340" w:left="567" w:header="283" w:footer="170" w:gutter="0"/>
          <w:cols w:space="1134"/>
          <w:bidi/>
          <w:rtlGutter/>
          <w:docGrid w:linePitch="360"/>
        </w:sectPr>
      </w:pPr>
    </w:p>
    <w:p w14:paraId="6DCAF681" w14:textId="77777777" w:rsidR="00CF23DA" w:rsidRPr="00470C2A" w:rsidRDefault="00EC2300" w:rsidP="00470C2A">
      <w:pPr>
        <w:pStyle w:val="Hadran"/>
        <w:rPr>
          <w:rtl/>
        </w:rPr>
        <w:sectPr w:rsidR="00CF23DA" w:rsidRPr="00470C2A" w:rsidSect="00F95182">
          <w:type w:val="continuous"/>
          <w:pgSz w:w="5103" w:h="7371" w:code="221"/>
          <w:pgMar w:top="284" w:right="851" w:bottom="340" w:left="567" w:header="283" w:footer="170" w:gutter="0"/>
          <w:cols w:space="1134"/>
          <w:bidi/>
          <w:rtlGutter/>
          <w:docGrid w:linePitch="360"/>
        </w:sectPr>
        <w:pPrChange w:id="91046" w:author="Claude" w:date="2026-10-08T08:34:46Z">
          <w:pPr>
            <w:pStyle w:val="affff3"/>
            <w:rPr>
              <w:rtl/>
            </w:rPr>
            <w:sectPr w:rsidR="00CF23DA" w:rsidRPr="00470C2A" w:rsidSect="00F95182">
              <w:type w:val="continuous"/>
              <w:pgSz w:w="5103" w:h="7371" w:code="221"/>
              <w:pgMar w:top="284" w:right="851" w:bottom="340" w:left="567" w:header="283" w:footer="170" w:gutter="0"/>
              <w:cols w:space="1134"/>
              <w:bidi/>
              <w:rtlGutter/>
              <w:docGrid w:linePitch="360"/>
            </w:sectPr>
          </w:pPr>
        </w:pPrChange>
      </w:pPr>
      <w:r w:rsidRPr="00470C2A">
        <w:rPr>
          <w:rFonts w:hint="cs"/>
          <w:rtl/>
        </w:rPr>
        <w:t xml:space="preserve">    </w:t>
      </w:r>
      <w:bookmarkStart w:id="1854" w:name="_Toc193636470"/>
      <w:bookmarkStart w:id="1855" w:name="_Toc216185078"/>
      <w:r w:rsidR="007E475B" w:rsidRPr="00470C2A">
        <w:rPr>
          <w:rFonts w:hint="cs"/>
          <w:rtl/>
        </w:rPr>
        <w:t>הדרן עלך פרק אלו דברים</w:t>
      </w:r>
      <w:bookmarkEnd w:id="1854"/>
      <w:bookmarkEnd w:id="1855"/>
    </w:p>
    <w:p w14:paraId="6CDC755F" w14:textId="48E44C84" w:rsidR="00DA2C39" w:rsidRPr="00DA2C39" w:rsidRDefault="00DA2C39" w:rsidP="00DA2C39">
      <w:pPr>
        <w:tabs>
          <w:tab w:val="left" w:pos="2765"/>
        </w:tabs>
        <w:rPr>
          <w:rtl/>
        </w:rPr>
        <w:sectPr w:rsidR="00DA2C39" w:rsidRPr="00DA2C39" w:rsidSect="00F95182">
          <w:pgSz w:w="5103" w:h="7371" w:code="221"/>
          <w:pgMar w:top="284" w:right="851" w:bottom="340" w:left="567" w:header="170" w:footer="170" w:gutter="0"/>
          <w:cols w:space="1134"/>
          <w:bidi/>
          <w:rtlGutter/>
          <w:docGrid w:linePitch="360"/>
        </w:sectPr>
      </w:pPr>
    </w:p>
    <w:p w14:paraId="588223A1" w14:textId="77777777" w:rsidR="00EF7EB8" w:rsidRPr="00E34F28" w:rsidRDefault="00EF7EB8" w:rsidP="00EC0DC4">
      <w:pPr>
        <w:pStyle w:val="af2"/>
        <w:framePr w:wrap="around"/>
        <w:rPr>
          <w:rtl/>
        </w:rPr>
      </w:pPr>
      <w:r w:rsidRPr="00EF7EB8">
        <w:rPr>
          <w:rFonts w:hint="cs"/>
          <w:rtl/>
        </w:rPr>
        <w:t>נד.</w:t>
      </w:r>
    </w:p>
    <w:p w14:paraId="1E44232D" w14:textId="77777777" w:rsidR="002A203C" w:rsidRDefault="002A203C" w:rsidP="002A203C">
      <w:pPr>
        <w:pStyle w:val="afffc"/>
        <w:framePr w:wrap="around"/>
        <w:rPr>
          <w:del w:id="21191" w:author="Claude" w:date="2026-10-07T09:24:28Z"/>
          <w:rtl/>
        </w:rPr>
      </w:pPr>
      <w:del w:id="21190" w:author="Claude" w:date="2026-10-07T09:24:28Z">
        <w:r>
          <w:rPr>
            <w:rFonts w:hint="cs"/>
            <w:rtl/>
          </w:rPr>
          <w:delText xml:space="preserve">פרק תשיעי </w:delText>
        </w:r>
      </w:del>
    </w:p>
    <w:p w14:paraId="7503871E" w14:textId="77777777" w:rsidR="002A203C" w:rsidRDefault="002A203C" w:rsidP="002A203C">
      <w:pPr>
        <w:pStyle w:val="afffd"/>
        <w:framePr w:wrap="around"/>
        <w:rPr>
          <w:del w:id="21193" w:author="Claude" w:date="2026-10-07T09:24:28Z"/>
          <w:rtl/>
        </w:rPr>
      </w:pPr>
      <w:del w:id="21192" w:author="Claude" w:date="2026-10-07T09:24:28Z">
        <w:r>
          <w:rPr>
            <w:rFonts w:hint="cs"/>
            <w:rtl/>
          </w:rPr>
          <w:delText xml:space="preserve">הרואה מקום </w:delText>
        </w:r>
      </w:del>
    </w:p>
    <w:p>
      <w:pPr>
        <w:pStyle w:val="PetichatPerek"/>
        <w:rPr>
          <w:ins w:id="21189" w:author="Claude" w:date="2026-10-07T09:24:28Z"/>
        </w:rPr>
      </w:pPr>
      <w:ins w:id="21188" w:author="Claude" w:date="2026-10-07T09:24:28Z">
        <w:r>
          <w:rPr>
            <w:rFonts w:hint="cs"/>
            <w:rtl/>
          </w:rPr>
          <w:t xml:space="preserve">פרק תשיעי</w:t>
        </w:r>
        <w:r>
          <w:rPr>
            <w:rFonts w:hint="cs"/>
            <w:rtl/>
          </w:rPr>
          <w:t xml:space="preserve"> - </w:t>
        </w:r>
        <w:r>
          <w:rPr>
            <w:rFonts w:hint="cs"/>
            <w:rtl/>
          </w:rPr>
          <w:t xml:space="preserve">הרואה מקום</w:t>
        </w:r>
      </w:ins>
    </w:p>
    <w:p>
      <w:pPr>
        <w:pStyle w:val="MishnaBatzad"/>
        <w:rPr>
          <w:ins w:id="20142" w:author="קלוד" w:date="2026-10-06T10:08:25Z"/>
        </w:rPr>
      </w:pPr>
      <w:ins w:id="20141" w:author="קלוד" w:date="2026-10-06T10:08:25Z">
        <w:r>
          <w:t xml:space="preserve">משנה א</w:t>
        </w:r>
      </w:ins>
    </w:p>
    <w:p w14:paraId="24358EDA" w14:textId="056FF9E6" w:rsidR="0006698D" w:rsidRPr="006C4D00" w:rsidRDefault="00EF7FCA" w:rsidP="006C4D00">
      <w:pPr>
        <w:pStyle w:val="affffff"/>
        <w:rPr>
          <w:rStyle w:val="a4"/>
          <w:rtl/>
        </w:rPr>
      </w:pPr>
      <w:r w:rsidRPr="004C265A">
        <w:rPr>
          <w:rFonts w:hint="cs"/>
          <w:rtl/>
        </w:rPr>
        <w:t>ה</w:t>
      </w:r>
      <w:r w:rsidR="000B38D1" w:rsidRPr="004C265A">
        <w:rPr>
          <w:rFonts w:hint="cs"/>
          <w:rtl/>
        </w:rPr>
        <w:t xml:space="preserve">רואה מקום </w:t>
      </w:r>
      <w:r w:rsidR="000B38D1" w:rsidRPr="006C4D00">
        <w:rPr>
          <w:rStyle w:val="a4"/>
          <w:rFonts w:hint="cs"/>
          <w:rtl/>
        </w:rPr>
        <w:t>שנעשו ניסים לישראל</w:t>
      </w:r>
      <w:r w:rsidR="006C4D00">
        <w:rPr>
          <w:rStyle w:val="a4"/>
          <w:rFonts w:hint="cs"/>
          <w:rtl/>
        </w:rPr>
        <w:t xml:space="preserve"> </w:t>
      </w:r>
      <w:r w:rsidR="00547999" w:rsidRPr="006C4D00">
        <w:rPr>
          <w:rStyle w:val="a4"/>
          <w:rFonts w:hint="cs"/>
          <w:rtl/>
        </w:rPr>
        <w:t xml:space="preserve">מברך </w:t>
      </w:r>
      <w:r w:rsidR="000B38D1" w:rsidRPr="006C4D00">
        <w:rPr>
          <w:rStyle w:val="a4"/>
          <w:rFonts w:hint="cs"/>
          <w:rtl/>
        </w:rPr>
        <w:t>שעשה ניסים במקום הזה</w:t>
      </w:r>
    </w:p>
    <w:p w14:paraId="35B61078" w14:textId="6ABF1F6C" w:rsidR="0006698D" w:rsidRPr="00E34F28" w:rsidRDefault="006C4D00" w:rsidP="001619FE">
      <w:pPr>
        <w:pStyle w:val="a3"/>
        <w:spacing w:before="120"/>
        <w:rPr>
          <w:rtl/>
        </w:rPr>
        <w:pPrChange w:id="90034" w:author="קלוד" w:date="2026-10-08T12:08:16Z">
          <w:pPr>
            <w:pStyle w:val="a3"/>
          </w:pPr>
        </w:pPrChange>
      </w:pPr>
      <w:r>
        <w:rPr>
          <w:rFonts w:hint="cs"/>
          <w:rtl/>
        </w:rPr>
        <w:t xml:space="preserve">מקום </w:t>
      </w:r>
      <w:r w:rsidR="000B38D1" w:rsidRPr="00FE3D07">
        <w:rPr>
          <w:rFonts w:hint="cs"/>
          <w:rtl/>
        </w:rPr>
        <w:t>שנעקרה ע</w:t>
      </w:r>
      <w:r w:rsidR="000B38D1" w:rsidRPr="00FE3D07">
        <w:rPr>
          <w:rtl/>
        </w:rPr>
        <w:t>"</w:t>
      </w:r>
      <w:r w:rsidR="000B38D1" w:rsidRPr="00FE3D07">
        <w:rPr>
          <w:rFonts w:hint="cs"/>
          <w:rtl/>
        </w:rPr>
        <w:t xml:space="preserve">ז </w:t>
      </w:r>
      <w:r w:rsidR="008E15F1">
        <w:rPr>
          <w:rtl/>
        </w:rPr>
        <w:ptab w:relativeTo="margin" w:alignment="right" w:leader="none"/>
      </w:r>
      <w:r w:rsidR="008E15F1">
        <w:rPr>
          <w:rFonts w:hint="cs"/>
          <w:rtl/>
        </w:rPr>
        <w:t>-</w:t>
      </w:r>
      <w:r w:rsidR="004C265A">
        <w:rPr>
          <w:rFonts w:hint="cs"/>
          <w:rtl/>
        </w:rPr>
        <w:t xml:space="preserve"> מברך </w:t>
      </w:r>
      <w:r w:rsidR="000B38D1" w:rsidRPr="00FE3D07">
        <w:rPr>
          <w:rFonts w:hint="cs"/>
          <w:rtl/>
        </w:rPr>
        <w:t>שעקר ע</w:t>
      </w:r>
      <w:r w:rsidR="000B38D1" w:rsidRPr="00FE3D07">
        <w:rPr>
          <w:rtl/>
        </w:rPr>
        <w:t>"</w:t>
      </w:r>
      <w:r w:rsidR="000B38D1" w:rsidRPr="00FE3D07">
        <w:rPr>
          <w:rFonts w:hint="cs"/>
          <w:rtl/>
        </w:rPr>
        <w:t xml:space="preserve">ז מארצנו, </w:t>
      </w:r>
    </w:p>
    <w:p w14:paraId="24A2AC2E" w14:textId="507CC7E2" w:rsidR="000B38D1" w:rsidRPr="00E34F28" w:rsidRDefault="000B38D1" w:rsidP="001619FE">
      <w:pPr>
        <w:pStyle w:val="a3"/>
        <w:rPr>
          <w:rtl/>
        </w:rPr>
      </w:pPr>
      <w:r w:rsidRPr="00FE3D07">
        <w:rPr>
          <w:rFonts w:hint="cs"/>
          <w:rtl/>
        </w:rPr>
        <w:t xml:space="preserve">זיקין זועות רעמים רוחות ברקים </w:t>
      </w:r>
      <w:r w:rsidR="008E15F1">
        <w:rPr>
          <w:rtl/>
        </w:rPr>
        <w:ptab w:relativeTo="margin" w:alignment="right" w:leader="none"/>
      </w:r>
      <w:r w:rsidR="004C265A">
        <w:rPr>
          <w:rFonts w:hint="cs"/>
          <w:rtl/>
        </w:rPr>
        <w:t xml:space="preserve">- </w:t>
      </w:r>
      <w:r w:rsidRPr="00FE3D07">
        <w:rPr>
          <w:rFonts w:hint="cs"/>
          <w:rtl/>
        </w:rPr>
        <w:t xml:space="preserve">שכוחו וגבורתו מלא עולם, </w:t>
      </w:r>
    </w:p>
    <w:p w14:paraId="40BB5ACC" w14:textId="042CE889" w:rsidR="008E15F1" w:rsidRDefault="000B38D1" w:rsidP="001619FE">
      <w:pPr>
        <w:pStyle w:val="a3"/>
        <w:rPr>
          <w:rtl/>
        </w:rPr>
      </w:pPr>
      <w:r w:rsidRPr="00FE3D07">
        <w:rPr>
          <w:rFonts w:hint="cs"/>
          <w:rtl/>
        </w:rPr>
        <w:t>הרים גבעות ימים נהרות מדבר</w:t>
      </w:r>
      <w:r w:rsidR="00EF7FCA">
        <w:rPr>
          <w:rFonts w:hint="cs"/>
          <w:rtl/>
        </w:rPr>
        <w:t xml:space="preserve">ות </w:t>
      </w:r>
      <w:r w:rsidR="008E15F1">
        <w:rPr>
          <w:rtl/>
        </w:rPr>
        <w:ptab w:relativeTo="margin" w:alignment="right" w:leader="none"/>
      </w:r>
      <w:r w:rsidR="00EF7FCA">
        <w:rPr>
          <w:rFonts w:hint="cs"/>
          <w:rtl/>
        </w:rPr>
        <w:t xml:space="preserve">עושה </w:t>
      </w:r>
      <w:r w:rsidR="008E15F1">
        <w:rPr>
          <w:rFonts w:hint="cs"/>
          <w:rtl/>
        </w:rPr>
        <w:t xml:space="preserve">מעשה </w:t>
      </w:r>
      <w:r w:rsidR="00EF7FCA">
        <w:rPr>
          <w:rFonts w:hint="cs"/>
          <w:rtl/>
        </w:rPr>
        <w:t xml:space="preserve">בראשית, </w:t>
      </w:r>
    </w:p>
    <w:p w14:paraId="7785D87E" w14:textId="44E88970" w:rsidR="008E15F1" w:rsidRDefault="00EF7FCA" w:rsidP="001619FE">
      <w:pPr>
        <w:pStyle w:val="a3"/>
        <w:rPr>
          <w:rtl/>
        </w:rPr>
      </w:pPr>
      <w:r>
        <w:rPr>
          <w:rFonts w:hint="cs"/>
          <w:rtl/>
        </w:rPr>
        <w:t>ים הגדול לפרקים</w:t>
      </w:r>
      <w:r w:rsidR="000B38D1" w:rsidRPr="00FE3D07">
        <w:rPr>
          <w:rFonts w:hint="cs"/>
          <w:rtl/>
        </w:rPr>
        <w:t xml:space="preserve"> </w:t>
      </w:r>
      <w:r w:rsidR="008E15F1">
        <w:rPr>
          <w:rtl/>
        </w:rPr>
        <w:ptab w:relativeTo="margin" w:alignment="right" w:leader="none"/>
      </w:r>
      <w:r w:rsidR="008E15F1">
        <w:rPr>
          <w:rFonts w:hint="cs"/>
          <w:rtl/>
        </w:rPr>
        <w:t xml:space="preserve">-שעשה את </w:t>
      </w:r>
      <w:r w:rsidR="000B38D1" w:rsidRPr="00FE3D07">
        <w:rPr>
          <w:rFonts w:hint="cs"/>
          <w:rtl/>
        </w:rPr>
        <w:t xml:space="preserve">הים הגדול, </w:t>
      </w:r>
    </w:p>
    <w:p w14:paraId="0FB4195C" w14:textId="701883D1" w:rsidR="000B38D1" w:rsidRPr="00E34F28" w:rsidRDefault="000B38D1" w:rsidP="001619FE">
      <w:pPr>
        <w:pStyle w:val="a3"/>
        <w:rPr>
          <w:rtl/>
        </w:rPr>
      </w:pPr>
      <w:r w:rsidRPr="00FE3D07">
        <w:rPr>
          <w:rFonts w:hint="cs"/>
          <w:rtl/>
        </w:rPr>
        <w:t>גשמים בשורות טובות</w:t>
      </w:r>
      <w:r w:rsidR="008E15F1">
        <w:rPr>
          <w:rtl/>
        </w:rPr>
        <w:ptab w:relativeTo="margin" w:alignment="right" w:leader="none"/>
      </w:r>
      <w:r w:rsidRPr="00FE3D07">
        <w:rPr>
          <w:rFonts w:hint="cs"/>
          <w:rtl/>
        </w:rPr>
        <w:t xml:space="preserve">- הטוב והמטיב, </w:t>
      </w:r>
    </w:p>
    <w:p w14:paraId="0B3D9E30" w14:textId="2CF8AD5A" w:rsidR="0006698D" w:rsidRPr="00E34F28" w:rsidRDefault="000B38D1" w:rsidP="001619FE">
      <w:pPr>
        <w:pStyle w:val="a3"/>
        <w:rPr>
          <w:rtl/>
        </w:rPr>
      </w:pPr>
      <w:r w:rsidRPr="00FE3D07">
        <w:rPr>
          <w:rFonts w:hint="cs"/>
          <w:rtl/>
        </w:rPr>
        <w:t>בשורות רעות</w:t>
      </w:r>
      <w:r w:rsidR="008E15F1">
        <w:rPr>
          <w:rtl/>
        </w:rPr>
        <w:ptab w:relativeTo="margin" w:alignment="right" w:leader="none"/>
      </w:r>
      <w:r w:rsidRPr="00FE3D07">
        <w:rPr>
          <w:rFonts w:hint="cs"/>
          <w:rtl/>
        </w:rPr>
        <w:t xml:space="preserve">- דיין האמת, </w:t>
      </w:r>
    </w:p>
    <w:p w14:paraId="55EA6104" w14:textId="2E24D734" w:rsidR="0006698D" w:rsidRPr="00E34F28" w:rsidRDefault="000B38D1" w:rsidP="006C4D00">
      <w:pPr>
        <w:pStyle w:val="a3"/>
        <w:spacing w:after="120"/>
        <w:rPr>
          <w:rtl/>
        </w:rPr>
      </w:pPr>
      <w:r w:rsidRPr="00FE3D07">
        <w:rPr>
          <w:rFonts w:hint="cs"/>
          <w:rtl/>
        </w:rPr>
        <w:t xml:space="preserve">בית וכלים חדשים, </w:t>
      </w:r>
      <w:r w:rsidR="006C4D00">
        <w:rPr>
          <w:rtl/>
        </w:rPr>
        <w:ptab w:relativeTo="margin" w:alignment="right" w:leader="none"/>
      </w:r>
      <w:r w:rsidR="004C265A">
        <w:rPr>
          <w:rFonts w:hint="cs"/>
          <w:rtl/>
        </w:rPr>
        <w:t xml:space="preserve">- </w:t>
      </w:r>
      <w:r w:rsidRPr="00FE3D07">
        <w:rPr>
          <w:rFonts w:hint="cs"/>
          <w:rtl/>
        </w:rPr>
        <w:t xml:space="preserve">שהחיינו, </w:t>
      </w:r>
    </w:p>
    <w:p w14:paraId="1B98BE88" w14:textId="5F5D840E" w:rsidR="000B38D1" w:rsidRPr="00105F25" w:rsidRDefault="006C4D00" w:rsidP="001619FE">
      <w:pPr>
        <w:pStyle w:val="a3"/>
        <w:rPr>
          <w:rtl/>
        </w:rPr>
      </w:pPr>
      <w:r>
        <w:rPr>
          <w:rFonts w:hint="cs"/>
          <w:rtl/>
        </w:rPr>
        <w:t xml:space="preserve">מברך </w:t>
      </w:r>
      <w:r w:rsidR="000B38D1" w:rsidRPr="00105F25">
        <w:rPr>
          <w:rFonts w:hint="cs"/>
          <w:rtl/>
        </w:rPr>
        <w:t xml:space="preserve">על הרעה מעין הטובה, ועל הטובה מעין הרעה, </w:t>
      </w:r>
    </w:p>
    <w:p w14:paraId="4DD22658" w14:textId="6CACF0A2" w:rsidR="004C265A" w:rsidRPr="00E34F28" w:rsidRDefault="006C4D00" w:rsidP="001619FE">
      <w:pPr>
        <w:pStyle w:val="a3"/>
        <w:rPr>
          <w:rtl/>
        </w:rPr>
      </w:pPr>
      <w:r w:rsidRPr="006C4D00">
        <w:rPr>
          <w:rFonts w:ascii="BA TM • Vilna Extra-Bold" w:hAnsi="BA TM • Vilna Extra-Bold" w:cs="BA TM • Vilna Extra-Bold" w:hint="cs"/>
          <w:rtl/>
        </w:rPr>
        <w:t>ה</w:t>
      </w:r>
      <w:r w:rsidR="000B38D1" w:rsidRPr="006C4D00">
        <w:rPr>
          <w:rFonts w:ascii="BA TM • Vilna Extra-Bold" w:hAnsi="BA TM • Vilna Extra-Bold" w:cs="BA TM • Vilna Extra-Bold" w:hint="cs"/>
          <w:rtl/>
        </w:rPr>
        <w:t xml:space="preserve">צועק לשעבר, </w:t>
      </w:r>
      <w:r>
        <w:rPr>
          <w:rFonts w:hint="cs"/>
          <w:rtl/>
        </w:rPr>
        <w:t xml:space="preserve">על </w:t>
      </w:r>
      <w:r w:rsidR="000B38D1" w:rsidRPr="00FE3D07">
        <w:rPr>
          <w:rFonts w:hint="cs"/>
          <w:rtl/>
        </w:rPr>
        <w:t>אשתו מעוברת ש</w:t>
      </w:r>
      <w:r w:rsidR="000B38D1">
        <w:rPr>
          <w:rFonts w:hint="cs"/>
          <w:rtl/>
        </w:rPr>
        <w:t xml:space="preserve">תלד זכר, </w:t>
      </w:r>
    </w:p>
    <w:p w14:paraId="1215EDFD" w14:textId="77777777" w:rsidR="000B38D1" w:rsidRPr="00E34F28" w:rsidRDefault="000B38D1" w:rsidP="001619FE">
      <w:pPr>
        <w:pStyle w:val="a3"/>
        <w:rPr>
          <w:rtl/>
        </w:rPr>
      </w:pPr>
      <w:r w:rsidRPr="004C265A">
        <w:rPr>
          <w:rFonts w:hint="cs"/>
          <w:rtl/>
        </w:rPr>
        <w:t xml:space="preserve">בא בדרך ושמע קול צווחה שלא יהא בביתו- תפלת שוא, </w:t>
      </w:r>
    </w:p>
    <w:p w14:paraId="6E57CB97" w14:textId="51A0BC04" w:rsidR="004C265A" w:rsidRPr="00E34F28" w:rsidRDefault="006C4D00" w:rsidP="001619FE">
      <w:pPr>
        <w:pStyle w:val="a3"/>
        <w:rPr>
          <w:rtl/>
        </w:rPr>
      </w:pPr>
      <w:r>
        <w:rPr>
          <w:rFonts w:hint="cs"/>
          <w:rtl/>
        </w:rPr>
        <w:t>ה</w:t>
      </w:r>
      <w:r w:rsidR="000B38D1" w:rsidRPr="00FE3D07">
        <w:rPr>
          <w:rFonts w:hint="cs"/>
          <w:rtl/>
        </w:rPr>
        <w:t xml:space="preserve">נכנס </w:t>
      </w:r>
      <w:r w:rsidR="00EF7FCA">
        <w:rPr>
          <w:rFonts w:hint="cs"/>
          <w:rtl/>
        </w:rPr>
        <w:t>ב</w:t>
      </w:r>
      <w:r w:rsidR="000B38D1" w:rsidRPr="00FE3D07">
        <w:rPr>
          <w:rFonts w:hint="cs"/>
          <w:rtl/>
        </w:rPr>
        <w:t xml:space="preserve">כרך מתפלל ב' בכניסתו וביציאתו, </w:t>
      </w:r>
    </w:p>
    <w:p w14:paraId="392A410A" w14:textId="2D1A80EA" w:rsidR="004C265A" w:rsidRPr="00E34F28" w:rsidRDefault="006C4D00" w:rsidP="001619FE">
      <w:pPr>
        <w:pStyle w:val="a3"/>
        <w:rPr>
          <w:rtl/>
        </w:rPr>
      </w:pPr>
      <w:r w:rsidRPr="006C4D00">
        <w:rPr>
          <w:rStyle w:val="affffff2"/>
          <w:rFonts w:hint="cs"/>
          <w:rtl/>
        </w:rPr>
        <w:t>ב''ע:</w:t>
      </w:r>
      <w:r w:rsidRPr="006C4D00">
        <w:rPr>
          <w:rStyle w:val="affffff2"/>
        </w:rPr>
        <w:t xml:space="preserve"> </w:t>
      </w:r>
      <w:r w:rsidR="000B38D1" w:rsidRPr="00FE3D07">
        <w:rPr>
          <w:rFonts w:hint="cs"/>
          <w:rtl/>
        </w:rPr>
        <w:t xml:space="preserve">ארבע ב' בכניסתו וב' ביציאתו, </w:t>
      </w:r>
    </w:p>
    <w:p w14:paraId="250DE6BD" w14:textId="77777777" w:rsidR="000B38D1" w:rsidRPr="00E34F28" w:rsidRDefault="000B38D1" w:rsidP="00105F25">
      <w:pPr>
        <w:pStyle w:val="a3"/>
        <w:spacing w:after="60"/>
        <w:rPr>
          <w:rtl/>
        </w:rPr>
      </w:pPr>
      <w:r w:rsidRPr="00FE3D07">
        <w:rPr>
          <w:rFonts w:hint="cs"/>
          <w:rtl/>
        </w:rPr>
        <w:t xml:space="preserve">הודאה על שעבר וצעקה אלעתיד, </w:t>
      </w:r>
    </w:p>
    <w:p w14:paraId="2159ACCA" w14:textId="77777777" w:rsidR="004C265A" w:rsidRPr="00E34F28" w:rsidRDefault="000B38D1" w:rsidP="001619FE">
      <w:pPr>
        <w:pStyle w:val="a3"/>
        <w:rPr>
          <w:rtl/>
        </w:rPr>
      </w:pPr>
      <w:r w:rsidRPr="00FE3D07">
        <w:rPr>
          <w:rFonts w:hint="cs"/>
          <w:rtl/>
        </w:rPr>
        <w:t>חייב לברך על הרעה</w:t>
      </w:r>
      <w:r w:rsidR="004C265A">
        <w:rPr>
          <w:rFonts w:hint="cs"/>
          <w:rtl/>
        </w:rPr>
        <w:t>,</w:t>
      </w:r>
      <w:r w:rsidRPr="00FE3D07">
        <w:rPr>
          <w:rFonts w:hint="cs"/>
          <w:rtl/>
        </w:rPr>
        <w:t xml:space="preserve"> כשם שמברך על הטובה, </w:t>
      </w:r>
    </w:p>
    <w:p w14:paraId="084689D8" w14:textId="613A17F1" w:rsidR="004C265A" w:rsidRPr="00E34F28" w:rsidRDefault="000B38D1" w:rsidP="001619FE">
      <w:pPr>
        <w:pStyle w:val="a3"/>
        <w:rPr>
          <w:rtl/>
        </w:rPr>
      </w:pPr>
      <w:r w:rsidRPr="00FE3D07">
        <w:rPr>
          <w:rFonts w:hint="cs"/>
          <w:rtl/>
        </w:rPr>
        <w:t>ד</w:t>
      </w:r>
      <w:r w:rsidRPr="000528DA">
        <w:rPr>
          <w:rStyle w:val="ad"/>
          <w:rFonts w:hint="cs"/>
          <w:rtl/>
        </w:rPr>
        <w:t xml:space="preserve">ואהבת </w:t>
      </w:r>
      <w:r w:rsidR="006C4D00">
        <w:rPr>
          <w:rStyle w:val="ad"/>
          <w:rFonts w:hint="cs"/>
          <w:rtl/>
        </w:rPr>
        <w:t xml:space="preserve">את ה' בכל </w:t>
      </w:r>
      <w:r w:rsidRPr="000528DA">
        <w:rPr>
          <w:rStyle w:val="ad"/>
          <w:rFonts w:hint="cs"/>
          <w:rtl/>
        </w:rPr>
        <w:t>לבבך</w:t>
      </w:r>
      <w:r w:rsidRPr="00FE3D07">
        <w:rPr>
          <w:rFonts w:hint="cs"/>
          <w:rtl/>
        </w:rPr>
        <w:t xml:space="preserve"> -ב' יצריך, </w:t>
      </w:r>
      <w:r w:rsidR="006C4D00">
        <w:rPr>
          <w:rStyle w:val="ad"/>
          <w:rFonts w:hint="cs"/>
          <w:rtl/>
        </w:rPr>
        <w:t xml:space="preserve">ובכל </w:t>
      </w:r>
      <w:r w:rsidRPr="000528DA">
        <w:rPr>
          <w:rStyle w:val="ad"/>
          <w:rFonts w:hint="cs"/>
          <w:rtl/>
        </w:rPr>
        <w:t xml:space="preserve">נפשך </w:t>
      </w:r>
      <w:r w:rsidR="004C265A" w:rsidRPr="000528DA">
        <w:rPr>
          <w:rStyle w:val="ad"/>
          <w:rFonts w:hint="cs"/>
          <w:rtl/>
        </w:rPr>
        <w:t xml:space="preserve">- </w:t>
      </w:r>
      <w:r w:rsidRPr="00FE3D07">
        <w:rPr>
          <w:rFonts w:hint="cs"/>
          <w:rtl/>
        </w:rPr>
        <w:t>אפי</w:t>
      </w:r>
      <w:r w:rsidR="00D54130">
        <w:rPr>
          <w:rFonts w:hint="cs"/>
          <w:rtl/>
        </w:rPr>
        <w:t>'</w:t>
      </w:r>
      <w:r w:rsidRPr="00FE3D07">
        <w:rPr>
          <w:rFonts w:hint="cs"/>
          <w:rtl/>
        </w:rPr>
        <w:t xml:space="preserve"> נוטל את נפשך, </w:t>
      </w:r>
    </w:p>
    <w:p w14:paraId="72948AFE" w14:textId="684ACCD3" w:rsidR="000B38D1" w:rsidRPr="00E34F28" w:rsidRDefault="006C4D00" w:rsidP="006C4D00">
      <w:pPr>
        <w:pStyle w:val="a3"/>
        <w:spacing w:after="60"/>
        <w:rPr>
          <w:rtl/>
        </w:rPr>
      </w:pPr>
      <w:r>
        <w:rPr>
          <w:rStyle w:val="ad"/>
          <w:rFonts w:hint="cs"/>
          <w:rtl/>
        </w:rPr>
        <w:t xml:space="preserve">ובכל </w:t>
      </w:r>
      <w:r w:rsidR="000B38D1" w:rsidRPr="000528DA">
        <w:rPr>
          <w:rStyle w:val="ad"/>
          <w:rFonts w:hint="cs"/>
          <w:rtl/>
        </w:rPr>
        <w:t>מאודך</w:t>
      </w:r>
      <w:r w:rsidR="000B38D1">
        <w:rPr>
          <w:rFonts w:hint="cs"/>
          <w:rtl/>
        </w:rPr>
        <w:t xml:space="preserve"> </w:t>
      </w:r>
      <w:r w:rsidR="004C265A">
        <w:rPr>
          <w:rFonts w:hint="cs"/>
          <w:rtl/>
        </w:rPr>
        <w:t xml:space="preserve">- </w:t>
      </w:r>
      <w:r w:rsidR="000B38D1" w:rsidRPr="00FE3D07">
        <w:rPr>
          <w:rFonts w:hint="cs"/>
          <w:rtl/>
        </w:rPr>
        <w:t xml:space="preserve">ממונך, </w:t>
      </w:r>
      <w:r w:rsidRPr="006C4D00">
        <w:rPr>
          <w:rStyle w:val="afffffb"/>
          <w:rFonts w:hint="cs"/>
          <w:rtl/>
        </w:rPr>
        <w:t xml:space="preserve">ב. </w:t>
      </w:r>
      <w:r w:rsidR="000B38D1" w:rsidRPr="00FE3D07">
        <w:rPr>
          <w:rFonts w:hint="cs"/>
          <w:rtl/>
        </w:rPr>
        <w:t xml:space="preserve">בכל מדה ומדה שמודד לך הוי מודה לו, </w:t>
      </w:r>
    </w:p>
    <w:p w14:paraId="47A51CAC" w14:textId="77777777" w:rsidR="000B38D1" w:rsidRPr="00E34F28" w:rsidRDefault="000B38D1" w:rsidP="00F954BF">
      <w:pPr>
        <w:pStyle w:val="a3"/>
        <w:spacing w:after="60"/>
        <w:rPr>
          <w:rtl/>
        </w:rPr>
      </w:pPr>
      <w:r w:rsidRPr="00FE3D07">
        <w:rPr>
          <w:rFonts w:hint="cs"/>
          <w:rtl/>
        </w:rPr>
        <w:t>לא יקל ראשו כנגד שער המזרח, ולא יכנס במקלו מנעלו ובפונדתו ובאבק שעל רגליו ולא יעשנו קפנדריא ורקיקה מק</w:t>
      </w:r>
      <w:r w:rsidRPr="00FE3D07">
        <w:rPr>
          <w:rtl/>
        </w:rPr>
        <w:t>"</w:t>
      </w:r>
      <w:r>
        <w:rPr>
          <w:rFonts w:hint="cs"/>
          <w:rtl/>
        </w:rPr>
        <w:t>ו.</w:t>
      </w:r>
    </w:p>
    <w:p w14:paraId="2449C9A1" w14:textId="77777777" w:rsidR="004C265A" w:rsidRPr="00E34F28" w:rsidRDefault="000B38D1" w:rsidP="001619FE">
      <w:pPr>
        <w:pStyle w:val="a3"/>
        <w:rPr>
          <w:rtl/>
        </w:rPr>
      </w:pPr>
      <w:r w:rsidRPr="00FE3D07">
        <w:rPr>
          <w:rFonts w:hint="cs"/>
          <w:rtl/>
        </w:rPr>
        <w:t>כל</w:t>
      </w:r>
      <w:r w:rsidR="001551C7">
        <w:rPr>
          <w:rFonts w:hint="cs"/>
          <w:rtl/>
        </w:rPr>
        <w:t xml:space="preserve"> </w:t>
      </w:r>
      <w:r w:rsidRPr="00FE3D07">
        <w:rPr>
          <w:rFonts w:hint="cs"/>
          <w:rtl/>
        </w:rPr>
        <w:t>חותמי ברכות שבמקדש א</w:t>
      </w:r>
      <w:r w:rsidR="00854118">
        <w:rPr>
          <w:rFonts w:hint="cs"/>
          <w:rtl/>
        </w:rPr>
        <w:t>ומרים עד העולם</w:t>
      </w:r>
      <w:r w:rsidR="00EF7FCA">
        <w:rPr>
          <w:rFonts w:hint="cs"/>
          <w:rtl/>
        </w:rPr>
        <w:t>,</w:t>
      </w:r>
      <w:r w:rsidR="00854118">
        <w:rPr>
          <w:rFonts w:hint="cs"/>
          <w:rtl/>
        </w:rPr>
        <w:t xml:space="preserve"> </w:t>
      </w:r>
    </w:p>
    <w:p w14:paraId="3DC8E27B" w14:textId="77777777" w:rsidR="00854118" w:rsidRPr="00E34F28" w:rsidRDefault="00854118" w:rsidP="00F954BF">
      <w:pPr>
        <w:pStyle w:val="a3"/>
        <w:spacing w:after="60"/>
        <w:rPr>
          <w:rtl/>
        </w:rPr>
      </w:pPr>
      <w:r>
        <w:rPr>
          <w:rFonts w:hint="cs"/>
          <w:rtl/>
        </w:rPr>
        <w:t xml:space="preserve">משקלקלו הצדוקים </w:t>
      </w:r>
      <w:r w:rsidR="000B38D1" w:rsidRPr="00FE3D07">
        <w:rPr>
          <w:rFonts w:hint="cs"/>
          <w:rtl/>
        </w:rPr>
        <w:t xml:space="preserve">מן ועד העולם, </w:t>
      </w:r>
    </w:p>
    <w:p w14:paraId="5EA55CFA" w14:textId="77777777" w:rsidR="000B38D1" w:rsidRPr="00E34F28" w:rsidRDefault="000B38D1" w:rsidP="00105F25">
      <w:pPr>
        <w:pStyle w:val="a3"/>
        <w:spacing w:after="120"/>
        <w:rPr>
          <w:rtl/>
        </w:rPr>
      </w:pPr>
      <w:r w:rsidRPr="00FE3D07">
        <w:rPr>
          <w:rFonts w:hint="cs"/>
          <w:rtl/>
        </w:rPr>
        <w:t>ושיהא שואל שלום חבירו בשם, ד</w:t>
      </w:r>
      <w:r w:rsidRPr="000528DA">
        <w:rPr>
          <w:rStyle w:val="ad"/>
          <w:rFonts w:hint="cs"/>
          <w:rtl/>
        </w:rPr>
        <w:t>ה' עמכם,</w:t>
      </w:r>
      <w:r w:rsidRPr="00FE3D07">
        <w:rPr>
          <w:rFonts w:hint="cs"/>
          <w:rtl/>
        </w:rPr>
        <w:t xml:space="preserve"> </w:t>
      </w:r>
      <w:r w:rsidRPr="000528DA">
        <w:rPr>
          <w:rStyle w:val="ad"/>
          <w:rFonts w:hint="cs"/>
          <w:rtl/>
        </w:rPr>
        <w:t>יברכך ה', ה' עמך</w:t>
      </w:r>
      <w:r w:rsidRPr="00FE3D07">
        <w:rPr>
          <w:rFonts w:hint="cs"/>
          <w:rtl/>
        </w:rPr>
        <w:t xml:space="preserve">, </w:t>
      </w:r>
      <w:r w:rsidRPr="000528DA">
        <w:rPr>
          <w:rStyle w:val="ad"/>
          <w:rFonts w:hint="cs"/>
          <w:rtl/>
        </w:rPr>
        <w:t>אל תבוז</w:t>
      </w:r>
      <w:r w:rsidRPr="00FE3D07">
        <w:rPr>
          <w:rFonts w:hint="cs"/>
          <w:rtl/>
        </w:rPr>
        <w:t xml:space="preserve">, </w:t>
      </w:r>
      <w:r w:rsidRPr="000528DA">
        <w:rPr>
          <w:rStyle w:val="ad"/>
          <w:rFonts w:hint="cs"/>
          <w:rtl/>
        </w:rPr>
        <w:t>עת לעשות לה', הפרו תורתך</w:t>
      </w:r>
      <w:r w:rsidRPr="00F95182">
        <w:rPr>
          <w:rFonts w:hint="cs"/>
          <w:rtl/>
        </w:rPr>
        <w:t xml:space="preserve"> משום </w:t>
      </w:r>
      <w:r w:rsidRPr="000528DA">
        <w:rPr>
          <w:rStyle w:val="ad"/>
          <w:rFonts w:hint="cs"/>
          <w:rtl/>
        </w:rPr>
        <w:t>עת לעשות לה'</w:t>
      </w:r>
      <w:r w:rsidRPr="00F95182">
        <w:rPr>
          <w:rFonts w:hint="cs"/>
          <w:rtl/>
        </w:rPr>
        <w:t xml:space="preserve">, </w:t>
      </w:r>
    </w:p>
    <w:p w14:paraId="68596741" w14:textId="77777777" w:rsidR="00105F25" w:rsidRDefault="00105F25" w:rsidP="00105F25">
      <w:pPr>
        <w:pStyle w:val="afffffc"/>
        <w:rPr>
          <w:rtl/>
        </w:rPr>
      </w:pPr>
      <w:bookmarkStart w:id="1856" w:name="_Toc193636471"/>
      <w:bookmarkStart w:id="1857" w:name="_Toc216185079"/>
      <w:r>
        <w:rPr>
          <w:rFonts w:hint="cs"/>
          <w:rtl/>
        </w:rPr>
        <w:t>ברכה על הנס</w:t>
      </w:r>
      <w:bookmarkEnd w:id="1856"/>
      <w:bookmarkEnd w:id="1857"/>
      <w:r>
        <w:rPr>
          <w:rFonts w:hint="cs"/>
          <w:rtl/>
        </w:rPr>
        <w:t xml:space="preserve"> </w:t>
      </w:r>
    </w:p>
    <w:p w14:paraId="293F66F1" w14:textId="46069F9F" w:rsidR="00854118" w:rsidRPr="000528DA" w:rsidRDefault="000B38D1" w:rsidP="00105F25">
      <w:pPr>
        <w:rPr>
          <w:rtl/>
        </w:rPr>
      </w:pPr>
      <w:r w:rsidRPr="000528DA">
        <w:rPr>
          <w:rFonts w:hint="cs"/>
          <w:rtl/>
        </w:rPr>
        <w:t xml:space="preserve">מברכין </w:t>
      </w:r>
      <w:r w:rsidR="00EF7FCA" w:rsidRPr="00A10336">
        <w:rPr>
          <w:rStyle w:val="30"/>
          <w:rFonts w:hint="cs"/>
          <w:rtl/>
        </w:rPr>
        <w:t xml:space="preserve">על </w:t>
      </w:r>
      <w:r w:rsidRPr="00A10336">
        <w:rPr>
          <w:rStyle w:val="30"/>
          <w:rFonts w:hint="cs"/>
          <w:rtl/>
        </w:rPr>
        <w:t>נס דרבים</w:t>
      </w:r>
      <w:r w:rsidRPr="000528DA">
        <w:rPr>
          <w:rFonts w:hint="cs"/>
          <w:rtl/>
        </w:rPr>
        <w:t xml:space="preserve"> כיתרו, ו</w:t>
      </w:r>
      <w:r w:rsidR="00EF7FCA" w:rsidRPr="000528DA">
        <w:rPr>
          <w:rFonts w:hint="cs"/>
          <w:rtl/>
        </w:rPr>
        <w:t xml:space="preserve">על </w:t>
      </w:r>
      <w:r w:rsidRPr="00A10336">
        <w:rPr>
          <w:rStyle w:val="30"/>
          <w:rFonts w:hint="cs"/>
          <w:rtl/>
        </w:rPr>
        <w:t>נס דיחיד</w:t>
      </w:r>
      <w:r w:rsidRPr="000528DA">
        <w:rPr>
          <w:rFonts w:hint="cs"/>
          <w:rtl/>
        </w:rPr>
        <w:t xml:space="preserve"> כאותו שנפל עליו אריה בפרת </w:t>
      </w:r>
      <w:r w:rsidRPr="00E34F28">
        <w:rPr>
          <w:rStyle w:val="afffff9"/>
          <w:rFonts w:hint="cs"/>
          <w:rtl/>
        </w:rPr>
        <w:t>וא</w:t>
      </w:r>
      <w:r w:rsidRPr="00E34F28">
        <w:rPr>
          <w:rStyle w:val="afffff9"/>
          <w:rtl/>
        </w:rPr>
        <w:t>"</w:t>
      </w:r>
      <w:r w:rsidRPr="00E34F28">
        <w:rPr>
          <w:rStyle w:val="afffff9"/>
          <w:rFonts w:hint="cs"/>
          <w:rtl/>
        </w:rPr>
        <w:t>ל</w:t>
      </w:r>
      <w:r w:rsidRPr="000528DA">
        <w:rPr>
          <w:rFonts w:hint="cs"/>
          <w:rtl/>
        </w:rPr>
        <w:t xml:space="preserve"> </w:t>
      </w:r>
      <w:r w:rsidRPr="00E34F28">
        <w:rPr>
          <w:rStyle w:val="afffff9"/>
          <w:rFonts w:hint="cs"/>
          <w:rtl/>
        </w:rPr>
        <w:t>רבא</w:t>
      </w:r>
      <w:r w:rsidRPr="000528DA">
        <w:rPr>
          <w:rFonts w:hint="cs"/>
          <w:rtl/>
        </w:rPr>
        <w:t xml:space="preserve"> שיברך בכל פעם, </w:t>
      </w:r>
    </w:p>
    <w:p w14:paraId="77E3C4F3" w14:textId="02988DBE" w:rsidR="00A24328" w:rsidRDefault="000B38D1" w:rsidP="009A59D1">
      <w:pPr>
        <w:pStyle w:val="38"/>
        <w:framePr w:wrap="notBeside"/>
        <w:rPr>
          <w:rtl/>
        </w:rPr>
      </w:pPr>
      <w:r w:rsidRPr="00660D7A">
        <w:rPr>
          <w:rFonts w:hint="cs"/>
          <w:rtl/>
        </w:rPr>
        <w:lastRenderedPageBreak/>
        <w:t>מב</w:t>
      </w:r>
      <w:r w:rsidRPr="00660D7A">
        <w:rPr>
          <w:rtl/>
        </w:rPr>
        <w:t>"</w:t>
      </w:r>
      <w:r w:rsidRPr="00660D7A">
        <w:rPr>
          <w:rFonts w:hint="cs"/>
          <w:rtl/>
        </w:rPr>
        <w:t>ר</w:t>
      </w:r>
      <w:r w:rsidR="009B14FE">
        <w:rPr>
          <w:rFonts w:hint="cs"/>
          <w:rtl/>
        </w:rPr>
        <w:t>:</w:t>
      </w:r>
    </w:p>
    <w:p w14:paraId="005CFBCE" w14:textId="7C3E2A25" w:rsidR="00EF7FCA" w:rsidRPr="000528DA" w:rsidRDefault="00EF7FCA" w:rsidP="00105F25">
      <w:pPr>
        <w:spacing w:after="60"/>
        <w:rPr>
          <w:rtl/>
        </w:rPr>
      </w:pPr>
      <w:r w:rsidRPr="000528DA">
        <w:rPr>
          <w:rFonts w:hint="cs"/>
          <w:rtl/>
        </w:rPr>
        <w:t>כמעשה ד</w:t>
      </w:r>
      <w:r w:rsidR="000B38D1" w:rsidRPr="000528DA">
        <w:rPr>
          <w:rFonts w:hint="cs"/>
          <w:rtl/>
        </w:rPr>
        <w:t>ערבות</w:t>
      </w:r>
      <w:r w:rsidRPr="000528DA">
        <w:rPr>
          <w:rFonts w:hint="cs"/>
          <w:rtl/>
        </w:rPr>
        <w:t xml:space="preserve"> שצמא, </w:t>
      </w:r>
      <w:r w:rsidR="000B38D1" w:rsidRPr="000528DA">
        <w:rPr>
          <w:rFonts w:hint="cs"/>
          <w:rtl/>
        </w:rPr>
        <w:t>וגמל</w:t>
      </w:r>
      <w:r w:rsidRPr="000528DA">
        <w:rPr>
          <w:rFonts w:hint="cs"/>
          <w:rtl/>
        </w:rPr>
        <w:t xml:space="preserve"> שנפל, ונתמוטט הכותל, ונכנס פנימה, ובירך אגמל וערבות </w:t>
      </w:r>
      <w:r w:rsidR="000B38D1" w:rsidRPr="000528DA">
        <w:rPr>
          <w:rFonts w:hint="cs"/>
          <w:rtl/>
        </w:rPr>
        <w:t xml:space="preserve"> </w:t>
      </w:r>
    </w:p>
    <w:p w14:paraId="0A34AF8F" w14:textId="77777777" w:rsidR="004C265A" w:rsidRPr="000528DA" w:rsidRDefault="000B38D1" w:rsidP="000528DA">
      <w:pPr>
        <w:rPr>
          <w:rtl/>
        </w:rPr>
      </w:pPr>
      <w:r w:rsidRPr="000528DA">
        <w:rPr>
          <w:rFonts w:hint="cs"/>
          <w:rtl/>
        </w:rPr>
        <w:t xml:space="preserve">מעברות הים, והירדן, נחלי ארנון, </w:t>
      </w:r>
      <w:r w:rsidRPr="000528DA">
        <w:rPr>
          <w:rStyle w:val="ad"/>
          <w:rFonts w:hint="cs"/>
          <w:rtl/>
        </w:rPr>
        <w:t>והב בסופה</w:t>
      </w:r>
      <w:r w:rsidR="00291D7F" w:rsidRPr="000528DA">
        <w:rPr>
          <w:rFonts w:hint="cs"/>
          <w:rtl/>
        </w:rPr>
        <w:t xml:space="preserve"> </w:t>
      </w:r>
      <w:r w:rsidRPr="000528DA">
        <w:rPr>
          <w:rFonts w:hint="cs"/>
          <w:rtl/>
        </w:rPr>
        <w:t xml:space="preserve">שנדבקו ההרים, </w:t>
      </w:r>
    </w:p>
    <w:p w14:paraId="223FAA63" w14:textId="77777777" w:rsidR="00854118" w:rsidRPr="000528DA" w:rsidRDefault="000B38D1" w:rsidP="00105F25">
      <w:pPr>
        <w:spacing w:after="60"/>
        <w:rPr>
          <w:rtl/>
        </w:rPr>
      </w:pPr>
      <w:r w:rsidRPr="000528DA">
        <w:rPr>
          <w:rFonts w:hint="cs"/>
          <w:rtl/>
        </w:rPr>
        <w:t xml:space="preserve">אבני אלגביש- עמדו </w:t>
      </w:r>
      <w:r w:rsidR="004C265A" w:rsidRPr="000528DA">
        <w:rPr>
          <w:rFonts w:hint="cs"/>
          <w:rtl/>
        </w:rPr>
        <w:t>ע"ג</w:t>
      </w:r>
      <w:r w:rsidRPr="000528DA">
        <w:rPr>
          <w:rFonts w:hint="cs"/>
          <w:rtl/>
        </w:rPr>
        <w:t xml:space="preserve"> איש</w:t>
      </w:r>
      <w:r w:rsidR="004C265A" w:rsidRPr="000528DA">
        <w:rPr>
          <w:rFonts w:hint="cs"/>
          <w:rtl/>
        </w:rPr>
        <w:t>,</w:t>
      </w:r>
      <w:r w:rsidRPr="000528DA">
        <w:rPr>
          <w:rFonts w:hint="cs"/>
          <w:rtl/>
        </w:rPr>
        <w:t xml:space="preserve"> זה משה</w:t>
      </w:r>
      <w:r w:rsidR="004C265A" w:rsidRPr="000528DA">
        <w:rPr>
          <w:rFonts w:hint="cs"/>
          <w:rtl/>
        </w:rPr>
        <w:t>,</w:t>
      </w:r>
      <w:r w:rsidRPr="000528DA">
        <w:rPr>
          <w:rFonts w:hint="cs"/>
          <w:rtl/>
        </w:rPr>
        <w:t xml:space="preserve"> ירדו ע</w:t>
      </w:r>
      <w:r w:rsidR="004C265A" w:rsidRPr="000528DA">
        <w:rPr>
          <w:rFonts w:hint="cs"/>
          <w:rtl/>
        </w:rPr>
        <w:t>"ג</w:t>
      </w:r>
      <w:r w:rsidRPr="000528DA">
        <w:rPr>
          <w:rFonts w:hint="cs"/>
          <w:rtl/>
        </w:rPr>
        <w:t xml:space="preserve"> איש- דיהשע, </w:t>
      </w:r>
    </w:p>
    <w:p w14:paraId="7F786AF9" w14:textId="77777777" w:rsidR="00EF7EB8" w:rsidRPr="00E34F28" w:rsidRDefault="00EF7EB8" w:rsidP="00EC0DC4">
      <w:pPr>
        <w:pStyle w:val="af2"/>
        <w:framePr w:wrap="around"/>
        <w:rPr>
          <w:rtl/>
        </w:rPr>
      </w:pPr>
      <w:r>
        <w:rPr>
          <w:rFonts w:hint="cs"/>
          <w:rtl/>
        </w:rPr>
        <w:t>נד:</w:t>
      </w:r>
    </w:p>
    <w:p w14:paraId="49ACCD4D" w14:textId="77777777" w:rsidR="004C265A" w:rsidRPr="000528DA" w:rsidRDefault="000B38D1" w:rsidP="000528DA">
      <w:pPr>
        <w:rPr>
          <w:rtl/>
        </w:rPr>
      </w:pPr>
      <w:r w:rsidRPr="000528DA">
        <w:rPr>
          <w:rFonts w:hint="cs"/>
          <w:rtl/>
        </w:rPr>
        <w:t xml:space="preserve">אבן שבקש עוג לזרוק על ישראל- </w:t>
      </w:r>
      <w:r w:rsidRPr="000528DA">
        <w:rPr>
          <w:rStyle w:val="ad"/>
          <w:rFonts w:hint="cs"/>
          <w:rtl/>
        </w:rPr>
        <w:t>שרבבת.</w:t>
      </w:r>
      <w:r w:rsidRPr="000528DA">
        <w:rPr>
          <w:rFonts w:hint="cs"/>
          <w:rtl/>
        </w:rPr>
        <w:t xml:space="preserve"> </w:t>
      </w:r>
    </w:p>
    <w:p w14:paraId="054CE85B" w14:textId="77777777" w:rsidR="004C265A" w:rsidRPr="000528DA" w:rsidRDefault="000B38D1" w:rsidP="000528DA">
      <w:pPr>
        <w:rPr>
          <w:rtl/>
        </w:rPr>
      </w:pPr>
      <w:r w:rsidRPr="000528DA">
        <w:rPr>
          <w:rFonts w:hint="cs"/>
          <w:rtl/>
        </w:rPr>
        <w:t>משה י' ומקלו י'</w:t>
      </w:r>
      <w:r w:rsidR="004C265A" w:rsidRPr="000528DA">
        <w:rPr>
          <w:rFonts w:hint="cs"/>
          <w:rtl/>
        </w:rPr>
        <w:t>,</w:t>
      </w:r>
      <w:r w:rsidRPr="000528DA">
        <w:rPr>
          <w:rFonts w:hint="cs"/>
          <w:rtl/>
        </w:rPr>
        <w:t xml:space="preserve"> וקפץ י'</w:t>
      </w:r>
      <w:r w:rsidR="004C265A" w:rsidRPr="000528DA">
        <w:rPr>
          <w:rFonts w:hint="cs"/>
          <w:rtl/>
        </w:rPr>
        <w:t xml:space="preserve">, והכה בקרסולי </w:t>
      </w:r>
      <w:r w:rsidRPr="000528DA">
        <w:rPr>
          <w:rFonts w:hint="cs"/>
          <w:rtl/>
        </w:rPr>
        <w:t>עוג</w:t>
      </w:r>
      <w:r w:rsidR="004C265A" w:rsidRPr="000528DA">
        <w:rPr>
          <w:rFonts w:hint="cs"/>
          <w:rtl/>
        </w:rPr>
        <w:t>,</w:t>
      </w:r>
      <w:r w:rsidRPr="000528DA">
        <w:rPr>
          <w:rFonts w:hint="cs"/>
          <w:rtl/>
        </w:rPr>
        <w:t xml:space="preserve"> והרגו, </w:t>
      </w:r>
    </w:p>
    <w:p w14:paraId="727A9551" w14:textId="77777777" w:rsidR="004C265A" w:rsidRPr="000528DA" w:rsidRDefault="000B38D1" w:rsidP="000528DA">
      <w:pPr>
        <w:rPr>
          <w:rtl/>
        </w:rPr>
      </w:pPr>
      <w:r w:rsidRPr="000528DA">
        <w:rPr>
          <w:rFonts w:hint="cs"/>
          <w:rtl/>
        </w:rPr>
        <w:t>ואבן שיש</w:t>
      </w:r>
      <w:r w:rsidR="00EF7FCA" w:rsidRPr="000528DA">
        <w:rPr>
          <w:rFonts w:hint="cs"/>
          <w:rtl/>
        </w:rPr>
        <w:t>ב עליה</w:t>
      </w:r>
      <w:r w:rsidRPr="000528DA">
        <w:rPr>
          <w:rFonts w:hint="cs"/>
          <w:rtl/>
        </w:rPr>
        <w:t xml:space="preserve"> משה, ואשתו של לוט, וחומת יריחו</w:t>
      </w:r>
      <w:r w:rsidR="00EF7FCA" w:rsidRPr="000528DA">
        <w:rPr>
          <w:rFonts w:hint="cs"/>
          <w:rtl/>
        </w:rPr>
        <w:t xml:space="preserve"> </w:t>
      </w:r>
      <w:r w:rsidR="00EF7FCA" w:rsidRPr="000528DA">
        <w:rPr>
          <w:rStyle w:val="affffff6"/>
          <w:rFonts w:hint="cs"/>
          <w:spacing w:val="0"/>
          <w:rtl/>
        </w:rPr>
        <w:t>שבנלעה דגובהה ורוחבה שווים</w:t>
      </w:r>
      <w:r w:rsidRPr="000528DA">
        <w:rPr>
          <w:rFonts w:hint="cs"/>
          <w:rtl/>
        </w:rPr>
        <w:t xml:space="preserve"> מברך שתים </w:t>
      </w:r>
      <w:r w:rsidR="004C265A" w:rsidRPr="000528DA">
        <w:rPr>
          <w:rFonts w:hint="cs"/>
          <w:rtl/>
        </w:rPr>
        <w:t xml:space="preserve">- </w:t>
      </w:r>
      <w:r w:rsidRPr="000528DA">
        <w:rPr>
          <w:rFonts w:hint="cs"/>
          <w:rtl/>
        </w:rPr>
        <w:t xml:space="preserve">גם דיין האמת, </w:t>
      </w:r>
    </w:p>
    <w:p w14:paraId="63BF2F59" w14:textId="77777777" w:rsidR="00854118" w:rsidRPr="000528DA" w:rsidRDefault="000B38D1" w:rsidP="000528DA">
      <w:pPr>
        <w:rPr>
          <w:rtl/>
        </w:rPr>
      </w:pPr>
      <w:r w:rsidRPr="000528DA">
        <w:rPr>
          <w:rFonts w:hint="cs"/>
          <w:rtl/>
        </w:rPr>
        <w:t xml:space="preserve">ועל לוט ברוך זוכר הצדיקים, </w:t>
      </w:r>
      <w:r w:rsidR="00EF7FCA" w:rsidRPr="00E34F28">
        <w:rPr>
          <w:rStyle w:val="afffff9"/>
          <w:rFonts w:hint="cs"/>
          <w:rtl/>
        </w:rPr>
        <w:t xml:space="preserve">רי"ו: </w:t>
      </w:r>
      <w:r w:rsidR="00EF7FCA" w:rsidRPr="000528DA">
        <w:rPr>
          <w:rFonts w:hint="cs"/>
          <w:rtl/>
        </w:rPr>
        <w:t>ד</w:t>
      </w:r>
      <w:r w:rsidRPr="000528DA">
        <w:rPr>
          <w:rFonts w:hint="cs"/>
          <w:rtl/>
        </w:rPr>
        <w:t>אפי</w:t>
      </w:r>
      <w:r w:rsidR="00D54130" w:rsidRPr="000528DA">
        <w:rPr>
          <w:rFonts w:hint="cs"/>
          <w:rtl/>
        </w:rPr>
        <w:t>'</w:t>
      </w:r>
      <w:r w:rsidRPr="000528DA">
        <w:rPr>
          <w:rFonts w:hint="cs"/>
          <w:rtl/>
        </w:rPr>
        <w:t xml:space="preserve"> בשעת כעסו, </w:t>
      </w:r>
    </w:p>
    <w:p w14:paraId="691C6534" w14:textId="77777777" w:rsidR="00105F25" w:rsidRPr="00105F25" w:rsidRDefault="004C265A" w:rsidP="00105F25">
      <w:pPr>
        <w:pStyle w:val="afffffc"/>
        <w:rPr>
          <w:rtl/>
        </w:rPr>
      </w:pPr>
      <w:bookmarkStart w:id="1858" w:name="_Toc193636472"/>
      <w:bookmarkStart w:id="1859" w:name="_Toc216185080"/>
      <w:r w:rsidRPr="00105F25">
        <w:rPr>
          <w:rFonts w:hint="cs"/>
          <w:rtl/>
        </w:rPr>
        <w:t>ארבעה</w:t>
      </w:r>
      <w:r w:rsidR="000B38D1" w:rsidRPr="00105F25">
        <w:rPr>
          <w:rFonts w:hint="cs"/>
          <w:rtl/>
        </w:rPr>
        <w:t xml:space="preserve"> צריכין להודות,</w:t>
      </w:r>
      <w:bookmarkEnd w:id="1858"/>
      <w:bookmarkEnd w:id="1859"/>
      <w:r w:rsidR="000B38D1" w:rsidRPr="00105F25">
        <w:rPr>
          <w:rFonts w:hint="cs"/>
          <w:rtl/>
        </w:rPr>
        <w:t xml:space="preserve"> </w:t>
      </w:r>
    </w:p>
    <w:p w14:paraId="5FB0B334" w14:textId="29F7FB96" w:rsidR="004C265A" w:rsidRPr="000528DA" w:rsidRDefault="000B38D1" w:rsidP="00105F25">
      <w:pPr>
        <w:pStyle w:val="afffff5"/>
        <w:spacing w:before="0"/>
        <w:rPr>
          <w:rtl/>
        </w:rPr>
      </w:pPr>
      <w:r w:rsidRPr="00FE3D07">
        <w:rPr>
          <w:rFonts w:hint="cs"/>
          <w:rtl/>
        </w:rPr>
        <w:t>יורדי הים</w:t>
      </w:r>
      <w:r w:rsidR="004C265A">
        <w:rPr>
          <w:rFonts w:hint="cs"/>
          <w:rtl/>
        </w:rPr>
        <w:t>,</w:t>
      </w:r>
      <w:r w:rsidRPr="00FE3D07">
        <w:rPr>
          <w:rFonts w:hint="cs"/>
          <w:rtl/>
        </w:rPr>
        <w:t xml:space="preserve"> הולכי מדברות, </w:t>
      </w:r>
      <w:r w:rsidRPr="000528DA">
        <w:rPr>
          <w:rFonts w:hint="cs"/>
          <w:rtl/>
        </w:rPr>
        <w:t xml:space="preserve">חולה ונתרפא, חבוש בבית האסורים ויצא, </w:t>
      </w:r>
      <w:r w:rsidRPr="000528DA">
        <w:rPr>
          <w:rStyle w:val="ad"/>
          <w:rFonts w:hint="cs"/>
          <w:rtl/>
        </w:rPr>
        <w:t>מקראי,</w:t>
      </w:r>
      <w:r w:rsidRPr="000528DA">
        <w:rPr>
          <w:rFonts w:hint="cs"/>
          <w:rtl/>
        </w:rPr>
        <w:t xml:space="preserve"> </w:t>
      </w:r>
    </w:p>
    <w:p w14:paraId="18D7CB0D" w14:textId="77777777" w:rsidR="004C265A" w:rsidRPr="000528DA" w:rsidRDefault="000B38D1" w:rsidP="000528DA">
      <w:pPr>
        <w:rPr>
          <w:rtl/>
        </w:rPr>
      </w:pPr>
      <w:r w:rsidRPr="000528DA">
        <w:rPr>
          <w:rFonts w:hint="cs"/>
          <w:rtl/>
        </w:rPr>
        <w:t>ומברך ברוך גומל חסדים טובים, ובפני עשרה, וב' מהם דרבנן,</w:t>
      </w:r>
    </w:p>
    <w:p w14:paraId="2995808D" w14:textId="77777777" w:rsidR="00854118" w:rsidRPr="000528DA" w:rsidRDefault="000B38D1" w:rsidP="000528DA">
      <w:pPr>
        <w:rPr>
          <w:rtl/>
        </w:rPr>
      </w:pPr>
      <w:r w:rsidRPr="000528DA">
        <w:rPr>
          <w:rFonts w:hint="cs"/>
          <w:rtl/>
        </w:rPr>
        <w:t xml:space="preserve">ולא הכל דרבנן וזקנים, </w:t>
      </w:r>
      <w:r w:rsidRPr="00105F25">
        <w:rPr>
          <w:rStyle w:val="afffff9"/>
          <w:rFonts w:hint="cs"/>
          <w:rtl/>
        </w:rPr>
        <w:t>ו</w:t>
      </w:r>
      <w:r w:rsidR="00785651" w:rsidRPr="00105F25">
        <w:rPr>
          <w:rStyle w:val="afffff9"/>
          <w:rFonts w:hint="cs"/>
          <w:rtl/>
        </w:rPr>
        <w:t>קשה</w:t>
      </w:r>
      <w:r w:rsidRPr="000528DA">
        <w:rPr>
          <w:rFonts w:hint="cs"/>
          <w:rtl/>
        </w:rPr>
        <w:t xml:space="preserve"> דעשרה </w:t>
      </w:r>
      <w:r w:rsidRPr="00105F25">
        <w:rPr>
          <w:rStyle w:val="afffff9"/>
          <w:rFonts w:hint="cs"/>
          <w:rtl/>
        </w:rPr>
        <w:t>ועוד</w:t>
      </w:r>
      <w:r w:rsidRPr="000528DA">
        <w:rPr>
          <w:rFonts w:hint="cs"/>
          <w:rtl/>
        </w:rPr>
        <w:t xml:space="preserve"> ב' רבנן, </w:t>
      </w:r>
    </w:p>
    <w:p w14:paraId="55B9B90D" w14:textId="030C10A0" w:rsidR="00A24328" w:rsidRDefault="000B38D1" w:rsidP="009A59D1">
      <w:pPr>
        <w:pStyle w:val="38"/>
        <w:framePr w:wrap="notBeside"/>
        <w:rPr>
          <w:rtl/>
        </w:rPr>
      </w:pPr>
      <w:r w:rsidRPr="00660D7A">
        <w:rPr>
          <w:rFonts w:hint="cs"/>
          <w:rtl/>
        </w:rPr>
        <w:t>ר</w:t>
      </w:r>
      <w:r w:rsidRPr="00660D7A">
        <w:rPr>
          <w:rtl/>
        </w:rPr>
        <w:t>"</w:t>
      </w:r>
      <w:r w:rsidRPr="00660D7A">
        <w:rPr>
          <w:rFonts w:hint="cs"/>
          <w:rtl/>
        </w:rPr>
        <w:t>י</w:t>
      </w:r>
      <w:r w:rsidR="009B14FE">
        <w:rPr>
          <w:rFonts w:hint="cs"/>
          <w:rtl/>
        </w:rPr>
        <w:t>:</w:t>
      </w:r>
    </w:p>
    <w:p w14:paraId="677157FE" w14:textId="780793B0" w:rsidR="000B38D1" w:rsidRPr="000528DA" w:rsidRDefault="004C265A" w:rsidP="006C4D00">
      <w:pPr>
        <w:spacing w:after="60"/>
        <w:rPr>
          <w:rtl/>
        </w:rPr>
      </w:pPr>
      <w:r w:rsidRPr="000528DA">
        <w:rPr>
          <w:rFonts w:hint="cs"/>
          <w:rtl/>
        </w:rPr>
        <w:t>חלה</w:t>
      </w:r>
      <w:r w:rsidR="000B38D1" w:rsidRPr="000528DA">
        <w:rPr>
          <w:rFonts w:hint="cs"/>
          <w:rtl/>
        </w:rPr>
        <w:t xml:space="preserve"> ונתרפא</w:t>
      </w:r>
      <w:r w:rsidRPr="000528DA">
        <w:rPr>
          <w:rFonts w:hint="cs"/>
          <w:rtl/>
        </w:rPr>
        <w:t>,</w:t>
      </w:r>
      <w:r w:rsidR="000B38D1" w:rsidRPr="000528DA">
        <w:rPr>
          <w:rFonts w:hint="cs"/>
          <w:rtl/>
        </w:rPr>
        <w:t xml:space="preserve"> ורבנן בירכו, וענה אמן, ובזה פטרוהו, </w:t>
      </w:r>
    </w:p>
    <w:p w14:paraId="0249A303" w14:textId="77777777" w:rsidR="00854118" w:rsidRPr="00E34F28" w:rsidRDefault="000B38D1" w:rsidP="00EC0DC4">
      <w:pPr>
        <w:pStyle w:val="af2"/>
        <w:framePr w:wrap="around"/>
        <w:rPr>
          <w:rtl/>
        </w:rPr>
      </w:pPr>
      <w:r w:rsidRPr="00FE3D07">
        <w:rPr>
          <w:rFonts w:hint="cs"/>
          <w:rtl/>
        </w:rPr>
        <w:t xml:space="preserve">נה. </w:t>
      </w:r>
    </w:p>
    <w:p w14:paraId="5DFF679B" w14:textId="4991D0EB" w:rsidR="00854118" w:rsidRPr="00E34F28" w:rsidRDefault="006C4D00" w:rsidP="00105F25">
      <w:pPr>
        <w:pStyle w:val="afffff5"/>
        <w:spacing w:before="0"/>
        <w:rPr>
          <w:rtl/>
        </w:rPr>
      </w:pPr>
      <w:r w:rsidRPr="006C4D00">
        <w:rPr>
          <w:rFonts w:ascii="David" w:hAnsi="David" w:cs="BA TM • Vilna Extra-Bold" w:hint="cs"/>
          <w:b/>
          <w:color w:val="806000" w:themeColor="accent4" w:themeShade="80"/>
          <w:spacing w:val="4"/>
          <w:shd w:val="clear" w:color="auto" w:fill="FFFFFF" w:themeFill="background1"/>
          <w:rtl/>
        </w:rPr>
        <w:t xml:space="preserve">ג' צריכין שימור </w:t>
      </w:r>
      <w:r w:rsidR="000B38D1" w:rsidRPr="00FE3D07">
        <w:rPr>
          <w:rFonts w:hint="cs"/>
          <w:rtl/>
        </w:rPr>
        <w:t>חולה, חתן, כלה, י</w:t>
      </w:r>
      <w:r w:rsidR="000B38D1" w:rsidRPr="00FE3D07">
        <w:rPr>
          <w:rtl/>
        </w:rPr>
        <w:t>"</w:t>
      </w:r>
      <w:r w:rsidR="000B38D1" w:rsidRPr="00FE3D07">
        <w:rPr>
          <w:rFonts w:hint="cs"/>
          <w:rtl/>
        </w:rPr>
        <w:t xml:space="preserve">א אבל </w:t>
      </w:r>
      <w:r w:rsidR="000B38D1" w:rsidRPr="00E34F28">
        <w:rPr>
          <w:rStyle w:val="afffff9"/>
          <w:rFonts w:hint="cs"/>
          <w:rtl/>
        </w:rPr>
        <w:t>וי</w:t>
      </w:r>
      <w:r w:rsidR="000B38D1" w:rsidRPr="00E34F28">
        <w:rPr>
          <w:rStyle w:val="afffff9"/>
          <w:rtl/>
        </w:rPr>
        <w:t>"</w:t>
      </w:r>
      <w:r w:rsidR="000B38D1" w:rsidRPr="00E34F28">
        <w:rPr>
          <w:rStyle w:val="afffff9"/>
          <w:rFonts w:hint="cs"/>
          <w:rtl/>
        </w:rPr>
        <w:t>א</w:t>
      </w:r>
      <w:r w:rsidR="000B38D1" w:rsidRPr="00FE3D07">
        <w:rPr>
          <w:rFonts w:hint="cs"/>
          <w:rtl/>
        </w:rPr>
        <w:t xml:space="preserve"> אף ת</w:t>
      </w:r>
      <w:r w:rsidR="000B38D1" w:rsidRPr="00FE3D07">
        <w:rPr>
          <w:rtl/>
        </w:rPr>
        <w:t>"</w:t>
      </w:r>
      <w:r w:rsidR="000B38D1" w:rsidRPr="00FE3D07">
        <w:rPr>
          <w:rFonts w:hint="cs"/>
          <w:rtl/>
        </w:rPr>
        <w:t xml:space="preserve">ח, </w:t>
      </w:r>
    </w:p>
    <w:p w14:paraId="2A368406" w14:textId="77777777" w:rsidR="004C265A" w:rsidRPr="00E34F28" w:rsidRDefault="000B38D1" w:rsidP="004C265A">
      <w:pPr>
        <w:pStyle w:val="afffffc"/>
        <w:rPr>
          <w:rtl/>
        </w:rPr>
      </w:pPr>
      <w:bookmarkStart w:id="1860" w:name="_Toc193636474"/>
      <w:bookmarkStart w:id="1861" w:name="_Toc216185081"/>
      <w:r w:rsidRPr="004C265A">
        <w:rPr>
          <w:rFonts w:hint="cs"/>
          <w:rtl/>
        </w:rPr>
        <w:t xml:space="preserve">ג' המאריך בהן </w:t>
      </w:r>
      <w:r w:rsidRPr="00FE3D07">
        <w:rPr>
          <w:rFonts w:hint="cs"/>
          <w:rtl/>
        </w:rPr>
        <w:t>מאריכין ימיו ושנותיו,</w:t>
      </w:r>
      <w:bookmarkEnd w:id="1860"/>
      <w:bookmarkEnd w:id="1861"/>
    </w:p>
    <w:p w14:paraId="30DE9768" w14:textId="77777777" w:rsidR="006C4D00" w:rsidRPr="006C4D00" w:rsidRDefault="006C4D00" w:rsidP="006C4D00">
      <w:pPr>
        <w:pStyle w:val="38"/>
        <w:framePr w:wrap="notBeside"/>
        <w:rPr>
          <w:rtl/>
        </w:rPr>
      </w:pPr>
      <w:bookmarkStart w:id="1862" w:name="_Toc193636475"/>
      <w:r w:rsidRPr="006C4D00">
        <w:rPr>
          <w:rFonts w:hint="cs"/>
          <w:rtl/>
        </w:rPr>
        <w:t>א.</w:t>
      </w:r>
    </w:p>
    <w:p w14:paraId="2F1543F5" w14:textId="067FFD88" w:rsidR="000B38D1" w:rsidRPr="000528DA" w:rsidRDefault="000B38D1" w:rsidP="006C4D00">
      <w:pPr>
        <w:rPr>
          <w:rtl/>
        </w:rPr>
      </w:pPr>
      <w:bookmarkStart w:id="1863" w:name="_Toc216185082"/>
      <w:r w:rsidRPr="00A10336">
        <w:rPr>
          <w:rStyle w:val="30"/>
          <w:rFonts w:hint="cs"/>
          <w:rtl/>
        </w:rPr>
        <w:t>תפלה</w:t>
      </w:r>
      <w:bookmarkEnd w:id="1862"/>
      <w:bookmarkEnd w:id="1863"/>
      <w:r w:rsidR="004C265A" w:rsidRPr="00A10336">
        <w:rPr>
          <w:rStyle w:val="30"/>
          <w:rFonts w:hint="cs"/>
          <w:rtl/>
        </w:rPr>
        <w:t xml:space="preserve"> </w:t>
      </w:r>
      <w:r w:rsidRPr="00105F25">
        <w:rPr>
          <w:rFonts w:hint="cs"/>
          <w:rtl/>
        </w:rPr>
        <w:t>דלא מעיין</w:t>
      </w:r>
      <w:r w:rsidRPr="000528DA">
        <w:rPr>
          <w:rFonts w:hint="cs"/>
          <w:rtl/>
        </w:rPr>
        <w:t xml:space="preserve"> </w:t>
      </w:r>
      <w:bookmarkStart w:id="1864" w:name="_Toc193636476"/>
      <w:r w:rsidR="006C4D00" w:rsidRPr="006C4D00">
        <w:rPr>
          <w:rStyle w:val="afffffb"/>
          <w:rFonts w:hint="cs"/>
          <w:rtl/>
        </w:rPr>
        <w:t>ב.</w:t>
      </w:r>
      <w:r w:rsidR="006C4D00">
        <w:rPr>
          <w:rStyle w:val="30"/>
          <w:rFonts w:hint="cs"/>
          <w:rtl/>
        </w:rPr>
        <w:t xml:space="preserve"> </w:t>
      </w:r>
      <w:r w:rsidRPr="00A10336">
        <w:rPr>
          <w:rStyle w:val="30"/>
          <w:rFonts w:hint="cs"/>
          <w:rtl/>
        </w:rPr>
        <w:t>שולחן</w:t>
      </w:r>
      <w:bookmarkEnd w:id="1864"/>
      <w:r w:rsidR="004C265A" w:rsidRPr="00A10336">
        <w:rPr>
          <w:rStyle w:val="30"/>
          <w:rFonts w:hint="cs"/>
          <w:rtl/>
        </w:rPr>
        <w:t xml:space="preserve"> </w:t>
      </w:r>
      <w:r w:rsidR="004C265A" w:rsidRPr="000528DA">
        <w:rPr>
          <w:rFonts w:hint="cs"/>
          <w:rtl/>
        </w:rPr>
        <w:t>שמא יבוא עניים ליתן להם, דכשביהמ</w:t>
      </w:r>
      <w:r w:rsidR="004C265A" w:rsidRPr="000528DA">
        <w:rPr>
          <w:rtl/>
        </w:rPr>
        <w:t>"</w:t>
      </w:r>
      <w:r w:rsidR="004C265A" w:rsidRPr="000528DA">
        <w:rPr>
          <w:rFonts w:hint="cs"/>
          <w:rtl/>
        </w:rPr>
        <w:t xml:space="preserve">ק </w:t>
      </w:r>
      <w:r w:rsidR="004C265A" w:rsidRPr="006C4D00">
        <w:rPr>
          <w:rFonts w:hint="cs"/>
          <w:spacing w:val="-4"/>
          <w:rtl/>
        </w:rPr>
        <w:t>קיים מזבח מכפר ועכשיו שולחנו של אדם מכפר</w:t>
      </w:r>
      <w:r w:rsidR="006C4D00" w:rsidRPr="006C4D00">
        <w:rPr>
          <w:rFonts w:hint="cs"/>
          <w:spacing w:val="-4"/>
          <w:rtl/>
        </w:rPr>
        <w:t xml:space="preserve">, </w:t>
      </w:r>
      <w:bookmarkStart w:id="1865" w:name="_Toc193636477"/>
      <w:r w:rsidR="006C4D00" w:rsidRPr="006C4D00">
        <w:rPr>
          <w:rStyle w:val="afffffb"/>
          <w:rFonts w:hint="cs"/>
          <w:spacing w:val="-4"/>
          <w:rtl/>
        </w:rPr>
        <w:t>ג.</w:t>
      </w:r>
      <w:r w:rsidR="006C4D00" w:rsidRPr="006C4D00">
        <w:rPr>
          <w:rFonts w:hint="cs"/>
          <w:spacing w:val="-4"/>
          <w:rtl/>
        </w:rPr>
        <w:t xml:space="preserve"> </w:t>
      </w:r>
      <w:r w:rsidRPr="006C4D00">
        <w:rPr>
          <w:rStyle w:val="30"/>
          <w:rFonts w:hint="cs"/>
          <w:spacing w:val="-4"/>
          <w:rtl/>
        </w:rPr>
        <w:t>ובית הכסא</w:t>
      </w:r>
      <w:bookmarkEnd w:id="1865"/>
      <w:r w:rsidR="004C265A" w:rsidRPr="006C4D00">
        <w:rPr>
          <w:rFonts w:hint="cs"/>
          <w:spacing w:val="-4"/>
          <w:rtl/>
        </w:rPr>
        <w:t xml:space="preserve"> ולא תלי</w:t>
      </w:r>
      <w:r w:rsidRPr="006C4D00">
        <w:rPr>
          <w:rFonts w:hint="cs"/>
          <w:spacing w:val="-4"/>
          <w:rtl/>
        </w:rPr>
        <w:t>,</w:t>
      </w:r>
    </w:p>
    <w:p w14:paraId="21E8C327" w14:textId="77777777" w:rsidR="00105F25" w:rsidRPr="00105F25" w:rsidRDefault="000B38D1" w:rsidP="00105F25">
      <w:pPr>
        <w:pStyle w:val="afffffc"/>
        <w:rPr>
          <w:rtl/>
        </w:rPr>
      </w:pPr>
      <w:bookmarkStart w:id="1866" w:name="_Toc193636478"/>
      <w:bookmarkStart w:id="1867" w:name="_Toc216185083"/>
      <w:r w:rsidRPr="00105F25">
        <w:rPr>
          <w:rFonts w:hint="cs"/>
          <w:rtl/>
        </w:rPr>
        <w:t>ג' מזכירין עוונתיו של אדם</w:t>
      </w:r>
      <w:bookmarkEnd w:id="1866"/>
      <w:bookmarkEnd w:id="1867"/>
      <w:r w:rsidRPr="00105F25">
        <w:rPr>
          <w:rFonts w:hint="cs"/>
          <w:rtl/>
        </w:rPr>
        <w:t xml:space="preserve"> </w:t>
      </w:r>
    </w:p>
    <w:p w14:paraId="7C195945" w14:textId="30046E32" w:rsidR="00854118" w:rsidRPr="000528DA" w:rsidRDefault="000B38D1" w:rsidP="00105F25">
      <w:pPr>
        <w:pStyle w:val="afffff5"/>
        <w:spacing w:before="0"/>
        <w:rPr>
          <w:rtl/>
        </w:rPr>
      </w:pPr>
      <w:r w:rsidRPr="00FE3D07">
        <w:rPr>
          <w:rFonts w:hint="cs"/>
          <w:rtl/>
        </w:rPr>
        <w:t xml:space="preserve">קיר נטוי, עיון תפילה, </w:t>
      </w:r>
      <w:r w:rsidRPr="000528DA">
        <w:rPr>
          <w:rFonts w:hint="cs"/>
          <w:rtl/>
        </w:rPr>
        <w:t xml:space="preserve">ומוסר דין על חבירו לשמים,- דמפיש רחמי, </w:t>
      </w:r>
    </w:p>
    <w:p w14:paraId="27583F93" w14:textId="77777777" w:rsidR="00105F25" w:rsidRPr="00105F25" w:rsidRDefault="00854118" w:rsidP="00105F25">
      <w:pPr>
        <w:pStyle w:val="afffffc"/>
        <w:rPr>
          <w:rtl/>
        </w:rPr>
      </w:pPr>
      <w:bookmarkStart w:id="1868" w:name="_Toc193636479"/>
      <w:bookmarkStart w:id="1869" w:name="_Toc216185084"/>
      <w:r w:rsidRPr="00105F25">
        <w:rPr>
          <w:rFonts w:hint="cs"/>
          <w:rtl/>
        </w:rPr>
        <w:t xml:space="preserve">י' דברים מביאין </w:t>
      </w:r>
      <w:r w:rsidR="000B38D1" w:rsidRPr="00105F25">
        <w:rPr>
          <w:rFonts w:hint="cs"/>
          <w:rtl/>
        </w:rPr>
        <w:t>לידי תחתוניות,</w:t>
      </w:r>
      <w:bookmarkEnd w:id="1868"/>
      <w:bookmarkEnd w:id="1869"/>
      <w:r w:rsidR="000B38D1" w:rsidRPr="00105F25">
        <w:rPr>
          <w:rFonts w:hint="cs"/>
          <w:rtl/>
        </w:rPr>
        <w:t xml:space="preserve"> </w:t>
      </w:r>
    </w:p>
    <w:p w14:paraId="7382ACF1" w14:textId="71B77D8B" w:rsidR="0026183F" w:rsidRPr="00E34F28" w:rsidRDefault="000B38D1" w:rsidP="00105F25">
      <w:pPr>
        <w:pStyle w:val="afffff5"/>
        <w:spacing w:before="0"/>
        <w:rPr>
          <w:rtl/>
        </w:rPr>
      </w:pPr>
      <w:r w:rsidRPr="00FE3D07">
        <w:rPr>
          <w:rFonts w:hint="cs"/>
          <w:rtl/>
        </w:rPr>
        <w:t xml:space="preserve">עלי קנים, עלי גפנים לולבי גפנים, מוריגי בהמה, שדגו של דג, דג מליח שאין מבושל כל צרכו, שותה שמרי יין, מקנח בסיד ובחרסית, מקנח בצרור שקנח חברו, אף תולה עצמו בבית הכסא יותר מדאי, </w:t>
      </w:r>
    </w:p>
    <w:p w14:paraId="18E09891" w14:textId="77777777" w:rsidR="00A24328" w:rsidRDefault="000B38D1" w:rsidP="009A59D1">
      <w:pPr>
        <w:pStyle w:val="38"/>
        <w:framePr w:wrap="notBeside"/>
        <w:rPr>
          <w:rtl/>
        </w:rPr>
      </w:pPr>
      <w:r w:rsidRPr="00660D7A">
        <w:rPr>
          <w:rFonts w:hint="cs"/>
          <w:rtl/>
        </w:rPr>
        <w:t>כדאמר</w:t>
      </w:r>
      <w:r w:rsidR="0006698D" w:rsidRPr="00660D7A">
        <w:rPr>
          <w:rFonts w:hint="cs"/>
          <w:rtl/>
        </w:rPr>
        <w:t>ה</w:t>
      </w:r>
      <w:r w:rsidRPr="00660D7A">
        <w:rPr>
          <w:rFonts w:hint="cs"/>
          <w:rtl/>
        </w:rPr>
        <w:t xml:space="preserve"> </w:t>
      </w:r>
      <w:r w:rsidR="00EF7EB8" w:rsidRPr="00660D7A">
        <w:rPr>
          <w:rFonts w:hint="cs"/>
          <w:rtl/>
        </w:rPr>
        <w:t>לריב"</w:t>
      </w:r>
      <w:r w:rsidRPr="00660D7A">
        <w:rPr>
          <w:rFonts w:hint="cs"/>
          <w:rtl/>
        </w:rPr>
        <w:t>א</w:t>
      </w:r>
      <w:r w:rsidR="00A24328">
        <w:rPr>
          <w:rtl/>
        </w:rPr>
        <w:t>:</w:t>
      </w:r>
    </w:p>
    <w:p w14:paraId="77318392" w14:textId="50FD1A23" w:rsidR="0026183F" w:rsidRPr="000528DA" w:rsidRDefault="0026183F" w:rsidP="000528DA">
      <w:pPr>
        <w:rPr>
          <w:rtl/>
        </w:rPr>
      </w:pPr>
      <w:r w:rsidRPr="000528DA">
        <w:rPr>
          <w:rFonts w:hint="cs"/>
          <w:rtl/>
        </w:rPr>
        <w:t>ש</w:t>
      </w:r>
      <w:r w:rsidR="000B38D1" w:rsidRPr="000528DA">
        <w:rPr>
          <w:rFonts w:hint="cs"/>
          <w:rtl/>
        </w:rPr>
        <w:t xml:space="preserve">דומה למגדלי חזירים ומלוי בריבית, </w:t>
      </w:r>
    </w:p>
    <w:p w14:paraId="57CD85EB" w14:textId="237C04FF" w:rsidR="00A24328" w:rsidRDefault="000B38D1" w:rsidP="009A59D1">
      <w:pPr>
        <w:pStyle w:val="38"/>
        <w:framePr w:wrap="notBeside"/>
        <w:rPr>
          <w:rtl/>
        </w:rPr>
      </w:pPr>
      <w:r w:rsidRPr="00660D7A">
        <w:rPr>
          <w:rFonts w:hint="cs"/>
          <w:rtl/>
        </w:rPr>
        <w:lastRenderedPageBreak/>
        <w:t>וא</w:t>
      </w:r>
      <w:r w:rsidRPr="00660D7A">
        <w:rPr>
          <w:rtl/>
        </w:rPr>
        <w:t>"</w:t>
      </w:r>
      <w:r w:rsidRPr="00660D7A">
        <w:rPr>
          <w:rFonts w:hint="cs"/>
          <w:rtl/>
        </w:rPr>
        <w:t>ל</w:t>
      </w:r>
      <w:r w:rsidR="009B14FE">
        <w:rPr>
          <w:rFonts w:hint="cs"/>
          <w:rtl/>
        </w:rPr>
        <w:t>:</w:t>
      </w:r>
    </w:p>
    <w:p w14:paraId="41917924" w14:textId="7B49C312" w:rsidR="00854118" w:rsidRPr="000528DA" w:rsidRDefault="000B38D1" w:rsidP="000528DA">
      <w:pPr>
        <w:rPr>
          <w:rtl/>
        </w:rPr>
      </w:pPr>
      <w:r w:rsidRPr="000528DA">
        <w:rPr>
          <w:rFonts w:hint="cs"/>
          <w:rtl/>
        </w:rPr>
        <w:t>שבודק עצמו בכל כ</w:t>
      </w:r>
      <w:r w:rsidRPr="000528DA">
        <w:rPr>
          <w:rtl/>
        </w:rPr>
        <w:t>"</w:t>
      </w:r>
      <w:r w:rsidRPr="000528DA">
        <w:rPr>
          <w:rFonts w:hint="cs"/>
          <w:rtl/>
        </w:rPr>
        <w:t>ד בית הכסא שיש בן ביתו לביהמ</w:t>
      </w:r>
      <w:r w:rsidRPr="000528DA">
        <w:rPr>
          <w:rtl/>
        </w:rPr>
        <w:t>"</w:t>
      </w:r>
      <w:r w:rsidRPr="000528DA">
        <w:rPr>
          <w:rFonts w:hint="cs"/>
          <w:rtl/>
        </w:rPr>
        <w:t xml:space="preserve">ד. </w:t>
      </w:r>
    </w:p>
    <w:p w14:paraId="04E132B9" w14:textId="77777777" w:rsidR="00854118" w:rsidRPr="00E34F28" w:rsidRDefault="000B38D1" w:rsidP="00682BF2">
      <w:pPr>
        <w:pStyle w:val="afffff5"/>
        <w:rPr>
          <w:rtl/>
        </w:rPr>
      </w:pPr>
      <w:bookmarkStart w:id="1870" w:name="_Toc193636480"/>
      <w:bookmarkStart w:id="1871" w:name="_Toc216185085"/>
      <w:r w:rsidRPr="00724E73">
        <w:rPr>
          <w:rStyle w:val="afffffd"/>
          <w:rFonts w:hint="cs"/>
          <w:rtl/>
        </w:rPr>
        <w:t>ג' מקצרים ימיו ושנותיו של אדם,</w:t>
      </w:r>
      <w:bookmarkEnd w:id="1870"/>
      <w:bookmarkEnd w:id="1871"/>
      <w:r w:rsidRPr="00FE3D07">
        <w:rPr>
          <w:rFonts w:hint="cs"/>
          <w:rtl/>
        </w:rPr>
        <w:t xml:space="preserve"> </w:t>
      </w:r>
      <w:r w:rsidR="00EF7EB8">
        <w:rPr>
          <w:rFonts w:hint="cs"/>
          <w:rtl/>
        </w:rPr>
        <w:t xml:space="preserve">שיש לו </w:t>
      </w:r>
      <w:r w:rsidRPr="00FE3D07">
        <w:rPr>
          <w:rFonts w:hint="cs"/>
          <w:rtl/>
        </w:rPr>
        <w:t>ס</w:t>
      </w:r>
      <w:r w:rsidRPr="00FE3D07">
        <w:rPr>
          <w:rtl/>
        </w:rPr>
        <w:t>"</w:t>
      </w:r>
      <w:r w:rsidRPr="00FE3D07">
        <w:rPr>
          <w:rFonts w:hint="cs"/>
          <w:rtl/>
        </w:rPr>
        <w:t>ת לקרות ואינו קורא</w:t>
      </w:r>
      <w:r w:rsidR="0006698D">
        <w:rPr>
          <w:rFonts w:hint="cs"/>
          <w:rtl/>
        </w:rPr>
        <w:t>,</w:t>
      </w:r>
      <w:r w:rsidRPr="00FE3D07">
        <w:rPr>
          <w:rFonts w:hint="cs"/>
          <w:rtl/>
        </w:rPr>
        <w:t xml:space="preserve"> כוס ברכה </w:t>
      </w:r>
      <w:r w:rsidRPr="00054EE3">
        <w:rPr>
          <w:rFonts w:hint="cs"/>
          <w:rtl/>
        </w:rPr>
        <w:t>ואינו מברך</w:t>
      </w:r>
      <w:r w:rsidR="0006698D" w:rsidRPr="00054EE3">
        <w:rPr>
          <w:rFonts w:hint="cs"/>
          <w:rtl/>
        </w:rPr>
        <w:t>,</w:t>
      </w:r>
      <w:r w:rsidRPr="00054EE3">
        <w:rPr>
          <w:rFonts w:hint="cs"/>
          <w:rtl/>
        </w:rPr>
        <w:t xml:space="preserve"> ומנהיג עצמו ברבנות,</w:t>
      </w:r>
      <w:r w:rsidR="0006698D" w:rsidRPr="00054EE3">
        <w:rPr>
          <w:rFonts w:hint="cs"/>
          <w:rtl/>
        </w:rPr>
        <w:t xml:space="preserve"> </w:t>
      </w:r>
      <w:r w:rsidRPr="00F95182">
        <w:rPr>
          <w:rStyle w:val="affffff6"/>
          <w:rFonts w:hint="cs"/>
          <w:rtl/>
        </w:rPr>
        <w:t>כיוסף</w:t>
      </w:r>
    </w:p>
    <w:p w14:paraId="4E63921D" w14:textId="77777777" w:rsidR="00854118" w:rsidRPr="00E34F28" w:rsidRDefault="000B38D1" w:rsidP="00682BF2">
      <w:pPr>
        <w:pStyle w:val="afffff5"/>
        <w:rPr>
          <w:rtl/>
        </w:rPr>
      </w:pPr>
      <w:bookmarkStart w:id="1872" w:name="_Toc193636481"/>
      <w:bookmarkStart w:id="1873" w:name="_Toc216185086"/>
      <w:r w:rsidRPr="00724E73">
        <w:rPr>
          <w:rStyle w:val="afffffd"/>
          <w:rFonts w:hint="cs"/>
          <w:rtl/>
        </w:rPr>
        <w:t>ג' צריכים רחמים</w:t>
      </w:r>
      <w:bookmarkEnd w:id="1872"/>
      <w:bookmarkEnd w:id="1873"/>
      <w:r w:rsidRPr="00FE3D07">
        <w:rPr>
          <w:rFonts w:hint="cs"/>
          <w:rtl/>
        </w:rPr>
        <w:t xml:space="preserve"> מלך טוב</w:t>
      </w:r>
      <w:r w:rsidR="0026183F">
        <w:rPr>
          <w:rFonts w:hint="cs"/>
          <w:rtl/>
        </w:rPr>
        <w:t>,</w:t>
      </w:r>
      <w:r w:rsidRPr="00FE3D07">
        <w:rPr>
          <w:rFonts w:hint="cs"/>
          <w:rtl/>
        </w:rPr>
        <w:t xml:space="preserve"> שנה טובה</w:t>
      </w:r>
      <w:r w:rsidR="0026183F">
        <w:rPr>
          <w:rFonts w:hint="cs"/>
          <w:rtl/>
        </w:rPr>
        <w:t>,</w:t>
      </w:r>
      <w:r w:rsidRPr="00FE3D07">
        <w:rPr>
          <w:rFonts w:hint="cs"/>
          <w:rtl/>
        </w:rPr>
        <w:t xml:space="preserve"> חלום טוב. </w:t>
      </w:r>
    </w:p>
    <w:p w14:paraId="5CE93122" w14:textId="77777777" w:rsidR="00854118" w:rsidRPr="000528DA" w:rsidRDefault="000B38D1" w:rsidP="000528DA">
      <w:pPr>
        <w:rPr>
          <w:rtl/>
        </w:rPr>
      </w:pPr>
      <w:bookmarkStart w:id="1874" w:name="_Toc193636482"/>
      <w:bookmarkStart w:id="1875" w:name="_Toc216185087"/>
      <w:r w:rsidRPr="00724E73">
        <w:rPr>
          <w:rStyle w:val="afffffd"/>
          <w:rFonts w:hint="cs"/>
          <w:rtl/>
        </w:rPr>
        <w:t>ג' מכריז עליהם הקב</w:t>
      </w:r>
      <w:r w:rsidRPr="00724E73">
        <w:rPr>
          <w:rStyle w:val="afffffd"/>
          <w:rtl/>
        </w:rPr>
        <w:t>"</w:t>
      </w:r>
      <w:r w:rsidRPr="00724E73">
        <w:rPr>
          <w:rStyle w:val="afffffd"/>
          <w:rFonts w:hint="cs"/>
          <w:rtl/>
        </w:rPr>
        <w:t>ה בעצמו</w:t>
      </w:r>
      <w:bookmarkEnd w:id="1874"/>
      <w:bookmarkEnd w:id="1875"/>
      <w:r w:rsidR="00EF7EB8" w:rsidRPr="00E34F28">
        <w:rPr>
          <w:rStyle w:val="afffff9"/>
          <w:rFonts w:hint="cs"/>
          <w:rtl/>
        </w:rPr>
        <w:t>:</w:t>
      </w:r>
      <w:r w:rsidRPr="00E34F28">
        <w:rPr>
          <w:rStyle w:val="afffff9"/>
          <w:rFonts w:hint="cs"/>
          <w:rtl/>
        </w:rPr>
        <w:t xml:space="preserve"> </w:t>
      </w:r>
      <w:r w:rsidRPr="000528DA">
        <w:rPr>
          <w:rFonts w:hint="cs"/>
          <w:rtl/>
        </w:rPr>
        <w:t>רעב</w:t>
      </w:r>
      <w:r w:rsidR="00EF7EB8" w:rsidRPr="000528DA">
        <w:rPr>
          <w:rFonts w:hint="cs"/>
          <w:rtl/>
        </w:rPr>
        <w:t>,</w:t>
      </w:r>
      <w:r w:rsidRPr="000528DA">
        <w:rPr>
          <w:rFonts w:hint="cs"/>
          <w:rtl/>
        </w:rPr>
        <w:t xml:space="preserve"> שובע</w:t>
      </w:r>
      <w:r w:rsidR="00EF7EB8" w:rsidRPr="000528DA">
        <w:rPr>
          <w:rFonts w:hint="cs"/>
          <w:rtl/>
        </w:rPr>
        <w:t>,</w:t>
      </w:r>
      <w:r w:rsidRPr="000528DA">
        <w:rPr>
          <w:rFonts w:hint="cs"/>
          <w:rtl/>
        </w:rPr>
        <w:t xml:space="preserve"> ופרנס טוב, </w:t>
      </w:r>
    </w:p>
    <w:p w14:paraId="790ED3F1" w14:textId="77777777" w:rsidR="00854118" w:rsidRPr="000528DA" w:rsidRDefault="000B38D1" w:rsidP="000528DA">
      <w:pPr>
        <w:rPr>
          <w:rtl/>
        </w:rPr>
      </w:pPr>
      <w:bookmarkStart w:id="1876" w:name="_Toc193636483"/>
      <w:bookmarkStart w:id="1877" w:name="_Toc216185088"/>
      <w:r w:rsidRPr="00A10336">
        <w:rPr>
          <w:rStyle w:val="30"/>
          <w:rFonts w:hint="cs"/>
          <w:rtl/>
        </w:rPr>
        <w:t>פרנס על הצבור</w:t>
      </w:r>
      <w:bookmarkEnd w:id="1876"/>
      <w:bookmarkEnd w:id="1877"/>
      <w:r w:rsidRPr="000528DA">
        <w:rPr>
          <w:rFonts w:hint="cs"/>
          <w:rtl/>
        </w:rPr>
        <w:t xml:space="preserve"> </w:t>
      </w:r>
      <w:r w:rsidR="00156AAF" w:rsidRPr="000528DA">
        <w:rPr>
          <w:rFonts w:hint="cs"/>
          <w:rtl/>
        </w:rPr>
        <w:t>רק</w:t>
      </w:r>
      <w:r w:rsidRPr="000528DA">
        <w:rPr>
          <w:rFonts w:hint="cs"/>
          <w:rtl/>
        </w:rPr>
        <w:t xml:space="preserve"> </w:t>
      </w:r>
      <w:r w:rsidR="00156AAF" w:rsidRPr="000528DA">
        <w:rPr>
          <w:rFonts w:hint="cs"/>
          <w:rtl/>
        </w:rPr>
        <w:t>ב</w:t>
      </w:r>
      <w:r w:rsidRPr="000528DA">
        <w:rPr>
          <w:rFonts w:hint="cs"/>
          <w:rtl/>
        </w:rPr>
        <w:t>נמלכין בצבור,- משה ובצלאל, בצלאל ע</w:t>
      </w:r>
      <w:r w:rsidRPr="000528DA">
        <w:rPr>
          <w:rtl/>
        </w:rPr>
        <w:t>"</w:t>
      </w:r>
      <w:r w:rsidRPr="000528DA">
        <w:rPr>
          <w:rFonts w:hint="cs"/>
          <w:rtl/>
        </w:rPr>
        <w:t xml:space="preserve">ש חכמתו, ארון וכלים ומשכן, </w:t>
      </w:r>
      <w:r w:rsidR="00EF7EB8" w:rsidRPr="000528DA">
        <w:rPr>
          <w:rFonts w:hint="cs"/>
          <w:rtl/>
        </w:rPr>
        <w:t>ש</w:t>
      </w:r>
      <w:r w:rsidRPr="000528DA">
        <w:rPr>
          <w:rFonts w:hint="cs"/>
          <w:rtl/>
        </w:rPr>
        <w:t xml:space="preserve">ידע לצרף האותיות, </w:t>
      </w:r>
    </w:p>
    <w:p w14:paraId="48E5C8A6" w14:textId="77777777" w:rsidR="00854118" w:rsidRPr="00E34F28" w:rsidRDefault="000B38D1" w:rsidP="00682BF2">
      <w:pPr>
        <w:pStyle w:val="afffff5"/>
        <w:rPr>
          <w:rtl/>
        </w:rPr>
      </w:pPr>
      <w:r w:rsidRPr="00FE3D07">
        <w:rPr>
          <w:rFonts w:hint="cs"/>
          <w:rtl/>
        </w:rPr>
        <w:t>אין הקב</w:t>
      </w:r>
      <w:r w:rsidRPr="00FE3D07">
        <w:rPr>
          <w:rtl/>
        </w:rPr>
        <w:t>"</w:t>
      </w:r>
      <w:r w:rsidRPr="00FE3D07">
        <w:rPr>
          <w:rFonts w:hint="cs"/>
          <w:rtl/>
        </w:rPr>
        <w:t xml:space="preserve">ה נותן חכמה אלא למי שיש בו חכמה, מתרי קראי, </w:t>
      </w:r>
    </w:p>
    <w:p w14:paraId="324F6B23" w14:textId="77777777" w:rsidR="00854118" w:rsidRPr="00E34F28" w:rsidRDefault="000B38D1" w:rsidP="00682BF2">
      <w:pPr>
        <w:pStyle w:val="afffff5"/>
        <w:rPr>
          <w:rtl/>
        </w:rPr>
      </w:pPr>
      <w:r w:rsidRPr="00FE3D07">
        <w:rPr>
          <w:rFonts w:hint="cs"/>
          <w:rtl/>
        </w:rPr>
        <w:t xml:space="preserve">כל חלום ולא תענית, חלום שאינו פתור, לא כל החלום מתקיים, </w:t>
      </w:r>
    </w:p>
    <w:p w14:paraId="2BCDE798" w14:textId="77777777" w:rsidR="00854118" w:rsidRPr="00E34F28" w:rsidRDefault="000B38D1" w:rsidP="006401E2">
      <w:pPr>
        <w:pStyle w:val="afffff5"/>
        <w:rPr>
          <w:rtl/>
        </w:rPr>
      </w:pPr>
      <w:bookmarkStart w:id="1878" w:name="_Toc193636484"/>
      <w:bookmarkStart w:id="1879" w:name="_Toc216185089"/>
      <w:r w:rsidRPr="00A10336">
        <w:rPr>
          <w:rStyle w:val="30"/>
          <w:rFonts w:hint="cs"/>
          <w:rtl/>
        </w:rPr>
        <w:t>חלום רע</w:t>
      </w:r>
      <w:bookmarkEnd w:id="1878"/>
      <w:bookmarkEnd w:id="1879"/>
      <w:r w:rsidRPr="00A10336">
        <w:rPr>
          <w:rStyle w:val="30"/>
          <w:rFonts w:hint="cs"/>
          <w:rtl/>
        </w:rPr>
        <w:t xml:space="preserve"> </w:t>
      </w:r>
      <w:r w:rsidRPr="00FE3D07">
        <w:rPr>
          <w:rFonts w:hint="cs"/>
          <w:rtl/>
        </w:rPr>
        <w:t xml:space="preserve">עדיף מטוב, חלום רע עצבות מבטלתו, חלום טוב חדווה מבטלתו, אפי' בדיחותא מבטלתו, חלום רע קשה ממלקות, </w:t>
      </w:r>
    </w:p>
    <w:p w14:paraId="153A8FCF" w14:textId="77777777" w:rsidR="00854118" w:rsidRPr="000528DA" w:rsidRDefault="00854118" w:rsidP="000528DA">
      <w:pPr>
        <w:rPr>
          <w:rtl/>
        </w:rPr>
      </w:pPr>
      <w:r w:rsidRPr="000528DA">
        <w:rPr>
          <w:rFonts w:hint="cs"/>
          <w:rtl/>
        </w:rPr>
        <w:t>א"א</w:t>
      </w:r>
      <w:r w:rsidR="000B38D1" w:rsidRPr="000528DA">
        <w:rPr>
          <w:rFonts w:hint="cs"/>
          <w:rtl/>
        </w:rPr>
        <w:t xml:space="preserve"> לבר בלא תבן</w:t>
      </w:r>
      <w:r w:rsidR="006401E2" w:rsidRPr="000528DA">
        <w:rPr>
          <w:rFonts w:hint="cs"/>
          <w:rtl/>
        </w:rPr>
        <w:t>,</w:t>
      </w:r>
      <w:r w:rsidR="000B38D1" w:rsidRPr="000528DA">
        <w:rPr>
          <w:rFonts w:hint="cs"/>
          <w:rtl/>
        </w:rPr>
        <w:t xml:space="preserve"> כן א</w:t>
      </w:r>
      <w:r w:rsidR="000B38D1" w:rsidRPr="000528DA">
        <w:rPr>
          <w:rtl/>
        </w:rPr>
        <w:t>"</w:t>
      </w:r>
      <w:r w:rsidR="000B38D1" w:rsidRPr="000528DA">
        <w:rPr>
          <w:rFonts w:hint="cs"/>
          <w:rtl/>
        </w:rPr>
        <w:t xml:space="preserve">א לחלום בלי דברים בטלים, </w:t>
      </w:r>
    </w:p>
    <w:p w14:paraId="02ABA6A9" w14:textId="77777777" w:rsidR="00854118" w:rsidRPr="00E34F28" w:rsidRDefault="00854118" w:rsidP="00EC0DC4">
      <w:pPr>
        <w:pStyle w:val="af2"/>
        <w:framePr w:wrap="around"/>
        <w:rPr>
          <w:rtl/>
        </w:rPr>
      </w:pPr>
      <w:r>
        <w:rPr>
          <w:rFonts w:hint="cs"/>
          <w:rtl/>
        </w:rPr>
        <w:t>נה:</w:t>
      </w:r>
    </w:p>
    <w:p w14:paraId="0E254630" w14:textId="77777777" w:rsidR="006401E2" w:rsidRPr="00E34F28" w:rsidRDefault="000B38D1" w:rsidP="00682BF2">
      <w:pPr>
        <w:pStyle w:val="afffff5"/>
        <w:rPr>
          <w:rtl/>
        </w:rPr>
      </w:pPr>
      <w:bookmarkStart w:id="1880" w:name="_Toc193636485"/>
      <w:bookmarkStart w:id="1881" w:name="_Toc216185090"/>
      <w:r w:rsidRPr="00A10336">
        <w:rPr>
          <w:rStyle w:val="30"/>
          <w:rFonts w:hint="cs"/>
          <w:rtl/>
        </w:rPr>
        <w:t>חלום כולו</w:t>
      </w:r>
      <w:bookmarkEnd w:id="1880"/>
      <w:bookmarkEnd w:id="1881"/>
      <w:r w:rsidRPr="00FE3D07">
        <w:rPr>
          <w:rFonts w:hint="cs"/>
          <w:rtl/>
        </w:rPr>
        <w:t xml:space="preserve"> אינו מתקיים, כיוסף שאמו לא חיה אז, </w:t>
      </w:r>
    </w:p>
    <w:p w14:paraId="47025A09" w14:textId="77777777" w:rsidR="00854118" w:rsidRPr="000528DA" w:rsidRDefault="000B38D1" w:rsidP="00105F25">
      <w:pPr>
        <w:spacing w:after="60"/>
        <w:rPr>
          <w:rtl/>
        </w:rPr>
      </w:pPr>
      <w:r w:rsidRPr="000528DA">
        <w:rPr>
          <w:rFonts w:hint="cs"/>
          <w:rtl/>
        </w:rPr>
        <w:t>יצפה לחלום טוב עד כ</w:t>
      </w:r>
      <w:r w:rsidRPr="000528DA">
        <w:rPr>
          <w:rtl/>
        </w:rPr>
        <w:t>"</w:t>
      </w:r>
      <w:r w:rsidRPr="000528DA">
        <w:rPr>
          <w:rFonts w:hint="cs"/>
          <w:rtl/>
        </w:rPr>
        <w:t>ב שנה, מ</w:t>
      </w:r>
      <w:r w:rsidR="006401E2" w:rsidRPr="000528DA">
        <w:rPr>
          <w:rFonts w:hint="cs"/>
          <w:rtl/>
        </w:rPr>
        <w:t>ד</w:t>
      </w:r>
      <w:r w:rsidRPr="000528DA">
        <w:rPr>
          <w:rFonts w:hint="cs"/>
          <w:rtl/>
        </w:rPr>
        <w:t xml:space="preserve">יוסף עד היותו בן ל'. </w:t>
      </w:r>
    </w:p>
    <w:p w14:paraId="4044D766" w14:textId="77777777" w:rsidR="00854118" w:rsidRPr="000528DA" w:rsidRDefault="000B38D1" w:rsidP="00105F25">
      <w:pPr>
        <w:spacing w:after="60"/>
        <w:rPr>
          <w:rtl/>
        </w:rPr>
      </w:pPr>
      <w:bookmarkStart w:id="1882" w:name="_Toc193636486"/>
      <w:bookmarkStart w:id="1883" w:name="_Toc216185091"/>
      <w:r w:rsidRPr="00A10336">
        <w:rPr>
          <w:rStyle w:val="30"/>
          <w:rFonts w:hint="cs"/>
          <w:rtl/>
        </w:rPr>
        <w:t>לאדם טוב אין מראין טוב</w:t>
      </w:r>
      <w:bookmarkEnd w:id="1882"/>
      <w:bookmarkEnd w:id="1883"/>
      <w:r w:rsidRPr="000528DA">
        <w:rPr>
          <w:rFonts w:hint="cs"/>
          <w:rtl/>
        </w:rPr>
        <w:t xml:space="preserve">, לרע אין מרעין רע, דוד של שנותיו לא ראה חלום טוב, ואחיתופל כל שנותיו לא ראה חלום רע, </w:t>
      </w:r>
    </w:p>
    <w:p w14:paraId="2C082C83" w14:textId="77777777" w:rsidR="00854118" w:rsidRPr="00E34F28" w:rsidRDefault="000B38D1" w:rsidP="00105F25">
      <w:pPr>
        <w:pStyle w:val="afffff5"/>
        <w:spacing w:before="0" w:after="60"/>
        <w:rPr>
          <w:rtl/>
        </w:rPr>
      </w:pPr>
      <w:r w:rsidRPr="000528DA">
        <w:rPr>
          <w:rStyle w:val="ad"/>
          <w:rFonts w:hint="cs"/>
          <w:rtl/>
        </w:rPr>
        <w:t>לא תאנה אליך רעה, נגע לא יקרב באהליך</w:t>
      </w:r>
      <w:r w:rsidR="00291D7F">
        <w:rPr>
          <w:rFonts w:hint="cs"/>
          <w:rtl/>
        </w:rPr>
        <w:t xml:space="preserve"> </w:t>
      </w:r>
      <w:r w:rsidRPr="00FE3D07">
        <w:rPr>
          <w:rFonts w:hint="cs"/>
          <w:rtl/>
        </w:rPr>
        <w:t xml:space="preserve">הוא רואה ולא יודע, ואחרים רואים </w:t>
      </w:r>
      <w:r w:rsidRPr="00F95182">
        <w:rPr>
          <w:rFonts w:hint="cs"/>
          <w:rtl/>
        </w:rPr>
        <w:t xml:space="preserve">עליו, דלן ז' ימים בלא חלום נקרא </w:t>
      </w:r>
      <w:r w:rsidRPr="000528DA">
        <w:rPr>
          <w:rStyle w:val="ad"/>
          <w:rFonts w:hint="cs"/>
          <w:rtl/>
        </w:rPr>
        <w:t>רע.</w:t>
      </w:r>
      <w:r w:rsidRPr="00F95182">
        <w:rPr>
          <w:rFonts w:hint="cs"/>
          <w:rtl/>
        </w:rPr>
        <w:t xml:space="preserve"> </w:t>
      </w:r>
    </w:p>
    <w:p w14:paraId="50A069DE" w14:textId="77777777" w:rsidR="006401E2" w:rsidRPr="000528DA" w:rsidRDefault="000B38D1" w:rsidP="000528DA">
      <w:pPr>
        <w:rPr>
          <w:rtl/>
        </w:rPr>
      </w:pPr>
      <w:bookmarkStart w:id="1884" w:name="_Toc193636487"/>
      <w:bookmarkStart w:id="1885" w:name="_Toc216185092"/>
      <w:r w:rsidRPr="00A10336">
        <w:rPr>
          <w:rStyle w:val="30"/>
          <w:rFonts w:hint="cs"/>
          <w:rtl/>
        </w:rPr>
        <w:t>רואה חלום ונפשו עגומה,</w:t>
      </w:r>
      <w:bookmarkEnd w:id="1884"/>
      <w:bookmarkEnd w:id="1885"/>
      <w:r w:rsidRPr="000528DA">
        <w:rPr>
          <w:rFonts w:hint="cs"/>
          <w:rtl/>
        </w:rPr>
        <w:t xml:space="preserve"> ילך וייטיבנו בפני ג', </w:t>
      </w:r>
    </w:p>
    <w:p w14:paraId="350A400B" w14:textId="77777777" w:rsidR="00854118" w:rsidRPr="000528DA" w:rsidRDefault="000B38D1" w:rsidP="000528DA">
      <w:pPr>
        <w:rPr>
          <w:rtl/>
        </w:rPr>
      </w:pPr>
      <w:r w:rsidRPr="000528DA">
        <w:rPr>
          <w:rFonts w:hint="cs"/>
          <w:rtl/>
        </w:rPr>
        <w:t>ג' הפוכות פדויות שלומות, חולם יעמד בפני כהנים ויאמר יה</w:t>
      </w:r>
      <w:r w:rsidRPr="000528DA">
        <w:rPr>
          <w:rtl/>
        </w:rPr>
        <w:t>"</w:t>
      </w:r>
      <w:r w:rsidRPr="000528DA">
        <w:rPr>
          <w:rFonts w:hint="cs"/>
          <w:rtl/>
        </w:rPr>
        <w:t xml:space="preserve">ר, ואי לא אדיר במרום, </w:t>
      </w:r>
    </w:p>
    <w:p w14:paraId="6DCBEE1E" w14:textId="77777777" w:rsidR="00105F25" w:rsidRPr="00105F25" w:rsidRDefault="000B38D1" w:rsidP="00105F25">
      <w:pPr>
        <w:pStyle w:val="afffffc"/>
        <w:rPr>
          <w:rtl/>
        </w:rPr>
      </w:pPr>
      <w:bookmarkStart w:id="1886" w:name="_Toc193636488"/>
      <w:bookmarkStart w:id="1887" w:name="_Toc216185093"/>
      <w:r w:rsidRPr="00105F25">
        <w:rPr>
          <w:rFonts w:hint="cs"/>
          <w:rtl/>
        </w:rPr>
        <w:t>החושש מעין הרע,</w:t>
      </w:r>
      <w:bookmarkEnd w:id="1886"/>
      <w:bookmarkEnd w:id="1887"/>
      <w:r w:rsidRPr="00105F25">
        <w:rPr>
          <w:rFonts w:hint="cs"/>
          <w:rtl/>
        </w:rPr>
        <w:t xml:space="preserve"> </w:t>
      </w:r>
    </w:p>
    <w:p w14:paraId="6547AA07" w14:textId="7F07EAE9" w:rsidR="00DE6132" w:rsidRPr="00E34F28" w:rsidRDefault="000B38D1" w:rsidP="00105F25">
      <w:pPr>
        <w:pStyle w:val="afffff5"/>
        <w:spacing w:before="0"/>
        <w:rPr>
          <w:rtl/>
        </w:rPr>
      </w:pPr>
      <w:r w:rsidRPr="00FE3D07">
        <w:rPr>
          <w:rFonts w:hint="cs"/>
          <w:rtl/>
        </w:rPr>
        <w:t xml:space="preserve">יאחז אגודליו בידו השניה ויאמר אנא מזרעא וכו', </w:t>
      </w:r>
    </w:p>
    <w:p w14:paraId="0952CC0D" w14:textId="77777777" w:rsidR="00854118" w:rsidRPr="000528DA" w:rsidRDefault="000B38D1" w:rsidP="000528DA">
      <w:pPr>
        <w:rPr>
          <w:rtl/>
        </w:rPr>
      </w:pPr>
      <w:r w:rsidRPr="000528DA">
        <w:rPr>
          <w:rStyle w:val="ad"/>
          <w:rFonts w:hint="cs"/>
          <w:rtl/>
        </w:rPr>
        <w:t>וידגו לרוב</w:t>
      </w:r>
      <w:r w:rsidRPr="000528DA">
        <w:rPr>
          <w:rFonts w:hint="cs"/>
          <w:rtl/>
        </w:rPr>
        <w:t xml:space="preserve"> </w:t>
      </w:r>
      <w:r w:rsidRPr="000528DA">
        <w:rPr>
          <w:rtl/>
        </w:rPr>
        <w:t>–</w:t>
      </w:r>
      <w:r w:rsidRPr="000528DA">
        <w:rPr>
          <w:rFonts w:hint="cs"/>
          <w:rtl/>
        </w:rPr>
        <w:t xml:space="preserve"> כדגים שבים שאין שולטין בו עינא בישא, </w:t>
      </w:r>
    </w:p>
    <w:p w14:paraId="486ACBB7" w14:textId="77777777" w:rsidR="00854118" w:rsidRPr="00E34F28" w:rsidRDefault="000B38D1" w:rsidP="00682BF2">
      <w:pPr>
        <w:pStyle w:val="afffff5"/>
        <w:rPr>
          <w:rtl/>
        </w:rPr>
      </w:pPr>
      <w:bookmarkStart w:id="1888" w:name="_Toc193636489"/>
      <w:bookmarkStart w:id="1889" w:name="_Toc216185094"/>
      <w:r w:rsidRPr="00A10336">
        <w:rPr>
          <w:rStyle w:val="30"/>
          <w:rFonts w:hint="cs"/>
          <w:rtl/>
        </w:rPr>
        <w:t>נחלש</w:t>
      </w:r>
      <w:r w:rsidR="00DE6132" w:rsidRPr="00A10336">
        <w:rPr>
          <w:rStyle w:val="30"/>
          <w:rFonts w:hint="cs"/>
          <w:rtl/>
        </w:rPr>
        <w:t>,</w:t>
      </w:r>
      <w:bookmarkEnd w:id="1888"/>
      <w:bookmarkEnd w:id="1889"/>
      <w:r w:rsidRPr="00FE3D07">
        <w:rPr>
          <w:rFonts w:hint="cs"/>
          <w:rtl/>
        </w:rPr>
        <w:t xml:space="preserve"> בראשון לא יגלה שלא ירע מזלו, ואח</w:t>
      </w:r>
      <w:r w:rsidRPr="00FE3D07">
        <w:rPr>
          <w:rtl/>
        </w:rPr>
        <w:t>"</w:t>
      </w:r>
      <w:r w:rsidRPr="00FE3D07">
        <w:rPr>
          <w:rFonts w:hint="cs"/>
          <w:rtl/>
        </w:rPr>
        <w:t xml:space="preserve">כ אמר לשמשו שיכריז שנחלש אוהבו יבקש רחמים ושונאו ישמח, </w:t>
      </w:r>
    </w:p>
    <w:p w14:paraId="4415FFC6" w14:textId="77777777" w:rsidR="00DE6132" w:rsidRPr="00E34F28" w:rsidRDefault="000B38D1" w:rsidP="00682BF2">
      <w:pPr>
        <w:pStyle w:val="afffff5"/>
        <w:rPr>
          <w:rtl/>
        </w:rPr>
      </w:pPr>
      <w:bookmarkStart w:id="1890" w:name="_Toc193636490"/>
      <w:bookmarkStart w:id="1891" w:name="_Toc216185095"/>
      <w:r w:rsidRPr="00A10336">
        <w:rPr>
          <w:rStyle w:val="30"/>
          <w:rFonts w:hint="cs"/>
          <w:rtl/>
        </w:rPr>
        <w:lastRenderedPageBreak/>
        <w:t>חלום רע</w:t>
      </w:r>
      <w:bookmarkEnd w:id="1890"/>
      <w:bookmarkEnd w:id="1891"/>
      <w:r w:rsidRPr="00A10336">
        <w:rPr>
          <w:rStyle w:val="30"/>
          <w:rFonts w:hint="cs"/>
          <w:rtl/>
        </w:rPr>
        <w:t xml:space="preserve"> </w:t>
      </w:r>
      <w:r w:rsidRPr="00FE3D07">
        <w:rPr>
          <w:rFonts w:hint="cs"/>
          <w:rtl/>
        </w:rPr>
        <w:t xml:space="preserve">אומר </w:t>
      </w:r>
      <w:r w:rsidRPr="000528DA">
        <w:rPr>
          <w:rStyle w:val="ad"/>
          <w:rFonts w:hint="cs"/>
          <w:rtl/>
        </w:rPr>
        <w:t>חלומות שוא ידברו</w:t>
      </w:r>
      <w:r w:rsidRPr="00FE3D07">
        <w:rPr>
          <w:rFonts w:hint="cs"/>
          <w:rtl/>
        </w:rPr>
        <w:t xml:space="preserve">, </w:t>
      </w:r>
    </w:p>
    <w:p w14:paraId="1B023609" w14:textId="77777777" w:rsidR="00854118" w:rsidRPr="000528DA" w:rsidRDefault="000B38D1" w:rsidP="00105F25">
      <w:pPr>
        <w:spacing w:after="60"/>
        <w:rPr>
          <w:rtl/>
        </w:rPr>
      </w:pPr>
      <w:bookmarkStart w:id="1892" w:name="_Toc193636491"/>
      <w:bookmarkStart w:id="1893" w:name="_Toc216185096"/>
      <w:r w:rsidRPr="00A10336">
        <w:rPr>
          <w:rStyle w:val="30"/>
          <w:rFonts w:hint="cs"/>
          <w:rtl/>
        </w:rPr>
        <w:t>חלום טוב</w:t>
      </w:r>
      <w:bookmarkEnd w:id="1892"/>
      <w:bookmarkEnd w:id="1893"/>
      <w:r w:rsidRPr="000528DA">
        <w:rPr>
          <w:rFonts w:hint="cs"/>
          <w:rtl/>
        </w:rPr>
        <w:t xml:space="preserve">- </w:t>
      </w:r>
      <w:r w:rsidRPr="000528DA">
        <w:rPr>
          <w:rStyle w:val="ad"/>
          <w:rFonts w:hint="cs"/>
          <w:rtl/>
        </w:rPr>
        <w:t>בחלום אדבר בו</w:t>
      </w:r>
      <w:r w:rsidRPr="000528DA">
        <w:rPr>
          <w:rFonts w:hint="cs"/>
          <w:rtl/>
        </w:rPr>
        <w:t xml:space="preserve">, מלאך ושד, </w:t>
      </w:r>
    </w:p>
    <w:p w14:paraId="07A1E0A2" w14:textId="7A448323" w:rsidR="00A24328" w:rsidRDefault="000B38D1" w:rsidP="009A59D1">
      <w:pPr>
        <w:pStyle w:val="38"/>
        <w:framePr w:wrap="notBeside"/>
        <w:rPr>
          <w:rtl/>
        </w:rPr>
      </w:pPr>
      <w:r w:rsidRPr="00660D7A">
        <w:rPr>
          <w:rFonts w:hint="cs"/>
          <w:rtl/>
        </w:rPr>
        <w:t>רבי בנאה</w:t>
      </w:r>
      <w:r w:rsidR="00F95182">
        <w:rPr>
          <w:rFonts w:hint="cs"/>
          <w:rtl/>
        </w:rPr>
        <w:t>-</w:t>
      </w:r>
    </w:p>
    <w:p w14:paraId="3EDFA859" w14:textId="0297764C" w:rsidR="00444413" w:rsidRPr="00E34F28" w:rsidRDefault="000B38D1" w:rsidP="00105F25">
      <w:pPr>
        <w:pStyle w:val="afffff5"/>
        <w:spacing w:before="0"/>
        <w:rPr>
          <w:rtl/>
        </w:rPr>
      </w:pPr>
      <w:r w:rsidRPr="00FE3D07">
        <w:rPr>
          <w:rFonts w:hint="cs"/>
          <w:rtl/>
        </w:rPr>
        <w:t>כ</w:t>
      </w:r>
      <w:r w:rsidRPr="00FE3D07">
        <w:rPr>
          <w:rtl/>
        </w:rPr>
        <w:t>"</w:t>
      </w:r>
      <w:r w:rsidRPr="00FE3D07">
        <w:rPr>
          <w:rFonts w:hint="cs"/>
          <w:rtl/>
        </w:rPr>
        <w:t>ד פותרי חלומות בירושלים, כ</w:t>
      </w:r>
      <w:r w:rsidRPr="00FE3D07">
        <w:rPr>
          <w:rtl/>
        </w:rPr>
        <w:t>"</w:t>
      </w:r>
      <w:r w:rsidRPr="00FE3D07">
        <w:rPr>
          <w:rFonts w:hint="cs"/>
          <w:rtl/>
        </w:rPr>
        <w:t xml:space="preserve">ד פתרונות שונים וכולם נתקיימו בי, דהכל אחר הפה, ודוקא שפותר מעין חלומו, </w:t>
      </w:r>
    </w:p>
    <w:p w14:paraId="254A3733" w14:textId="77777777" w:rsidR="00854118" w:rsidRPr="000528DA" w:rsidRDefault="000B38D1" w:rsidP="000528DA">
      <w:pPr>
        <w:rPr>
          <w:rtl/>
        </w:rPr>
      </w:pPr>
      <w:r w:rsidRPr="000528DA">
        <w:rPr>
          <w:rStyle w:val="ad"/>
          <w:rFonts w:hint="cs"/>
          <w:rtl/>
        </w:rPr>
        <w:t>וירא שר האופים</w:t>
      </w:r>
      <w:r w:rsidRPr="000528DA">
        <w:rPr>
          <w:rFonts w:hint="cs"/>
          <w:rtl/>
        </w:rPr>
        <w:t xml:space="preserve">, </w:t>
      </w:r>
      <w:r w:rsidR="00854118" w:rsidRPr="000528DA">
        <w:rPr>
          <w:rFonts w:hint="cs"/>
          <w:rtl/>
        </w:rPr>
        <w:t>כ</w:t>
      </w:r>
      <w:r w:rsidR="00280386" w:rsidRPr="000528DA">
        <w:rPr>
          <w:rtl/>
        </w:rPr>
        <w:t>"</w:t>
      </w:r>
      <w:r w:rsidR="00854118" w:rsidRPr="000528DA">
        <w:rPr>
          <w:rFonts w:hint="cs"/>
          <w:rtl/>
        </w:rPr>
        <w:t>א הראוהו חלום ופתרון חבירו.</w:t>
      </w:r>
    </w:p>
    <w:p w14:paraId="2B346357" w14:textId="77777777" w:rsidR="00854118" w:rsidRPr="000528DA" w:rsidRDefault="000B38D1" w:rsidP="000528DA">
      <w:pPr>
        <w:rPr>
          <w:rtl/>
        </w:rPr>
      </w:pPr>
      <w:bookmarkStart w:id="1894" w:name="_Toc193636492"/>
      <w:bookmarkStart w:id="1895" w:name="_Toc216185097"/>
      <w:r w:rsidRPr="00A10336">
        <w:rPr>
          <w:rStyle w:val="30"/>
          <w:rFonts w:hint="cs"/>
          <w:rtl/>
        </w:rPr>
        <w:t>השכים</w:t>
      </w:r>
      <w:bookmarkEnd w:id="1894"/>
      <w:bookmarkEnd w:id="1895"/>
      <w:r w:rsidRPr="00A10336">
        <w:rPr>
          <w:rStyle w:val="30"/>
          <w:rFonts w:hint="cs"/>
          <w:rtl/>
        </w:rPr>
        <w:t xml:space="preserve"> </w:t>
      </w:r>
      <w:r w:rsidRPr="000528DA">
        <w:rPr>
          <w:rFonts w:hint="cs"/>
          <w:rtl/>
        </w:rPr>
        <w:t>ונפל פסוק לפיו</w:t>
      </w:r>
      <w:r w:rsidR="00EF7EB8" w:rsidRPr="000528DA">
        <w:rPr>
          <w:rFonts w:hint="cs"/>
          <w:rtl/>
        </w:rPr>
        <w:t xml:space="preserve"> </w:t>
      </w:r>
      <w:r w:rsidR="00444413" w:rsidRPr="000528DA">
        <w:rPr>
          <w:rFonts w:hint="cs"/>
          <w:rtl/>
        </w:rPr>
        <w:t>-ז</w:t>
      </w:r>
      <w:r w:rsidR="00EF7EB8" w:rsidRPr="000528DA">
        <w:rPr>
          <w:rFonts w:hint="cs"/>
          <w:rtl/>
        </w:rPr>
        <w:t>ו</w:t>
      </w:r>
      <w:r w:rsidRPr="000528DA">
        <w:rPr>
          <w:rFonts w:hint="cs"/>
          <w:rtl/>
        </w:rPr>
        <w:t xml:space="preserve"> נבואה קטנה, </w:t>
      </w:r>
    </w:p>
    <w:p w14:paraId="13D3C2D8" w14:textId="77777777" w:rsidR="00444413" w:rsidRPr="00E34F28" w:rsidRDefault="000B38D1" w:rsidP="00682BF2">
      <w:pPr>
        <w:pStyle w:val="afffff5"/>
        <w:rPr>
          <w:rtl/>
        </w:rPr>
      </w:pPr>
      <w:bookmarkStart w:id="1896" w:name="_Toc193636493"/>
      <w:bookmarkStart w:id="1897" w:name="_Toc216185098"/>
      <w:r w:rsidRPr="00A10336">
        <w:rPr>
          <w:rStyle w:val="30"/>
          <w:rFonts w:hint="cs"/>
          <w:rtl/>
        </w:rPr>
        <w:t>ג' חלומות מתקיימי</w:t>
      </w:r>
      <w:bookmarkEnd w:id="1896"/>
      <w:bookmarkEnd w:id="1897"/>
      <w:r w:rsidRPr="00FE3D07">
        <w:rPr>
          <w:rFonts w:hint="cs"/>
          <w:rtl/>
        </w:rPr>
        <w:t xml:space="preserve">ן- של שחרית, </w:t>
      </w:r>
      <w:r w:rsidR="00444413" w:rsidRPr="00E34F28">
        <w:rPr>
          <w:rStyle w:val="afffff9"/>
          <w:rFonts w:hint="cs"/>
          <w:rtl/>
        </w:rPr>
        <w:t>ב.</w:t>
      </w:r>
      <w:r w:rsidR="00444413">
        <w:rPr>
          <w:rFonts w:hint="cs"/>
          <w:rtl/>
        </w:rPr>
        <w:t xml:space="preserve"> </w:t>
      </w:r>
      <w:r w:rsidRPr="00FE3D07">
        <w:rPr>
          <w:rFonts w:hint="cs"/>
          <w:rtl/>
        </w:rPr>
        <w:t xml:space="preserve">שחלם לו חבירו, </w:t>
      </w:r>
    </w:p>
    <w:p w14:paraId="3DE6A1D3" w14:textId="77777777" w:rsidR="000B38D1" w:rsidRPr="000528DA" w:rsidRDefault="00444413" w:rsidP="000528DA">
      <w:pPr>
        <w:rPr>
          <w:rtl/>
        </w:rPr>
      </w:pPr>
      <w:r w:rsidRPr="00E34F28">
        <w:rPr>
          <w:rStyle w:val="afffff9"/>
          <w:rFonts w:hint="cs"/>
          <w:rtl/>
        </w:rPr>
        <w:t>ג.</w:t>
      </w:r>
      <w:r w:rsidRPr="000528DA">
        <w:rPr>
          <w:rFonts w:hint="cs"/>
          <w:rtl/>
        </w:rPr>
        <w:t xml:space="preserve"> </w:t>
      </w:r>
      <w:r w:rsidR="000B38D1" w:rsidRPr="000528DA">
        <w:rPr>
          <w:rFonts w:hint="cs"/>
          <w:rtl/>
        </w:rPr>
        <w:t xml:space="preserve">ושנפתר בתוך חלום, </w:t>
      </w:r>
      <w:r w:rsidR="000B38D1" w:rsidRPr="00E34F28">
        <w:rPr>
          <w:rStyle w:val="afffff9"/>
          <w:rFonts w:hint="cs"/>
          <w:rtl/>
        </w:rPr>
        <w:t>וי</w:t>
      </w:r>
      <w:r w:rsidR="000B38D1" w:rsidRPr="00E34F28">
        <w:rPr>
          <w:rStyle w:val="afffff9"/>
          <w:rtl/>
        </w:rPr>
        <w:t>"</w:t>
      </w:r>
      <w:r w:rsidR="000B38D1" w:rsidRPr="00E34F28">
        <w:rPr>
          <w:rStyle w:val="afffff9"/>
          <w:rFonts w:hint="cs"/>
          <w:rtl/>
        </w:rPr>
        <w:t>א</w:t>
      </w:r>
      <w:r w:rsidR="000B38D1" w:rsidRPr="000528DA">
        <w:rPr>
          <w:rFonts w:hint="cs"/>
          <w:rtl/>
        </w:rPr>
        <w:t xml:space="preserve"> אף חלום שנשנה. </w:t>
      </w:r>
    </w:p>
    <w:p w14:paraId="53DAEED2" w14:textId="77777777" w:rsidR="00854118" w:rsidRPr="00E34F28" w:rsidRDefault="000B38D1" w:rsidP="00EC0DC4">
      <w:pPr>
        <w:pStyle w:val="af2"/>
        <w:framePr w:wrap="around"/>
        <w:rPr>
          <w:rtl/>
        </w:rPr>
      </w:pPr>
      <w:r w:rsidRPr="00FE3D07">
        <w:rPr>
          <w:rFonts w:hint="cs"/>
          <w:rtl/>
        </w:rPr>
        <w:t xml:space="preserve">נו. </w:t>
      </w:r>
    </w:p>
    <w:p w14:paraId="1108DFF5" w14:textId="77777777" w:rsidR="000B38D1" w:rsidRPr="00E34F28" w:rsidRDefault="00936984" w:rsidP="00682BF2">
      <w:pPr>
        <w:pStyle w:val="afffff5"/>
        <w:rPr>
          <w:rtl/>
        </w:rPr>
      </w:pPr>
      <w:r>
        <w:rPr>
          <w:rFonts w:hint="cs"/>
          <w:rtl/>
        </w:rPr>
        <w:t xml:space="preserve">מראין </w:t>
      </w:r>
      <w:r w:rsidR="00EF7EB8">
        <w:rPr>
          <w:rFonts w:hint="cs"/>
          <w:rtl/>
        </w:rPr>
        <w:t xml:space="preserve">רק מהרהורי ליבו, </w:t>
      </w:r>
      <w:r w:rsidR="000B38D1" w:rsidRPr="00FE3D07">
        <w:rPr>
          <w:rFonts w:hint="cs"/>
          <w:rtl/>
        </w:rPr>
        <w:t>לא דקל זהב ופיל בחור מחט,</w:t>
      </w:r>
    </w:p>
    <w:p w14:paraId="164263FE" w14:textId="5D5C9D8D" w:rsidR="00A24328" w:rsidRDefault="000B38D1" w:rsidP="009A59D1">
      <w:pPr>
        <w:pStyle w:val="38"/>
        <w:framePr w:wrap="notBeside"/>
        <w:rPr>
          <w:rtl/>
        </w:rPr>
      </w:pPr>
      <w:r w:rsidRPr="00660D7A">
        <w:rPr>
          <w:rFonts w:hint="cs"/>
          <w:rtl/>
        </w:rPr>
        <w:t>ריב</w:t>
      </w:r>
      <w:r w:rsidRPr="00660D7A">
        <w:rPr>
          <w:rtl/>
        </w:rPr>
        <w:t>"</w:t>
      </w:r>
      <w:r w:rsidRPr="00660D7A">
        <w:rPr>
          <w:rFonts w:hint="cs"/>
          <w:rtl/>
        </w:rPr>
        <w:t>ח לקיסר</w:t>
      </w:r>
      <w:r w:rsidR="00A24328">
        <w:rPr>
          <w:rFonts w:hint="cs"/>
          <w:rtl/>
        </w:rPr>
        <w:t>:</w:t>
      </w:r>
    </w:p>
    <w:p w14:paraId="22909504" w14:textId="683361F8" w:rsidR="00854118" w:rsidRPr="000528DA" w:rsidRDefault="000B38D1" w:rsidP="00105F25">
      <w:pPr>
        <w:rPr>
          <w:rtl/>
        </w:rPr>
      </w:pPr>
      <w:r w:rsidRPr="000528DA">
        <w:rPr>
          <w:rFonts w:hint="cs"/>
          <w:rtl/>
        </w:rPr>
        <w:t xml:space="preserve">שישתעבדו בו פרסים וירעו בו שקצים במקל זהב, וכך ראה למחרת, </w:t>
      </w:r>
    </w:p>
    <w:p w14:paraId="620AAF2B" w14:textId="77777777" w:rsidR="00A24328" w:rsidRDefault="000B38D1" w:rsidP="009A59D1">
      <w:pPr>
        <w:pStyle w:val="38"/>
        <w:framePr w:wrap="notBeside"/>
        <w:rPr>
          <w:rtl/>
        </w:rPr>
      </w:pPr>
      <w:r w:rsidRPr="00660D7A">
        <w:rPr>
          <w:rFonts w:hint="cs"/>
          <w:rtl/>
        </w:rPr>
        <w:t>שבור מלכא לשמואל</w:t>
      </w:r>
      <w:r w:rsidR="00A24328">
        <w:rPr>
          <w:rtl/>
        </w:rPr>
        <w:t>:</w:t>
      </w:r>
    </w:p>
    <w:p w14:paraId="45641365" w14:textId="0C02C9F7" w:rsidR="00105F25" w:rsidRPr="000528DA" w:rsidRDefault="000B38D1" w:rsidP="00105F25">
      <w:pPr>
        <w:spacing w:after="60"/>
        <w:rPr>
          <w:rtl/>
        </w:rPr>
      </w:pPr>
      <w:r w:rsidRPr="000528DA">
        <w:rPr>
          <w:rFonts w:hint="cs"/>
          <w:rtl/>
        </w:rPr>
        <w:t xml:space="preserve">שישבוך רומיים וינחינוך גרעיני תמרים ברחיים זהב, </w:t>
      </w:r>
    </w:p>
    <w:p w14:paraId="3DE47A83" w14:textId="739C0B51" w:rsidR="00A24328" w:rsidRDefault="000B38D1" w:rsidP="009A59D1">
      <w:pPr>
        <w:pStyle w:val="38"/>
        <w:framePr w:wrap="notBeside"/>
        <w:rPr>
          <w:rtl/>
        </w:rPr>
      </w:pPr>
      <w:r w:rsidRPr="00660D7A">
        <w:rPr>
          <w:rFonts w:hint="cs"/>
          <w:rtl/>
        </w:rPr>
        <w:t>בר הדיא</w:t>
      </w:r>
      <w:r w:rsidR="009B14FE">
        <w:rPr>
          <w:rFonts w:hint="cs"/>
          <w:rtl/>
        </w:rPr>
        <w:t>:</w:t>
      </w:r>
    </w:p>
    <w:p w14:paraId="21351496" w14:textId="4EEEE56E" w:rsidR="00444413" w:rsidRPr="000528DA" w:rsidRDefault="00105F25" w:rsidP="00105F25">
      <w:pPr>
        <w:pStyle w:val="afffffc"/>
        <w:spacing w:before="0"/>
        <w:jc w:val="both"/>
        <w:rPr>
          <w:rtl/>
        </w:rPr>
      </w:pPr>
      <w:bookmarkStart w:id="1898" w:name="_Toc193636494"/>
      <w:bookmarkStart w:id="1899" w:name="_Toc216185099"/>
      <w:r w:rsidRPr="00105F25">
        <w:rPr>
          <w:rStyle w:val="afffff9"/>
          <w:rFonts w:hint="cs"/>
          <w:rtl/>
        </w:rPr>
        <w:t>ל</w:t>
      </w:r>
      <w:r w:rsidR="000B38D1" w:rsidRPr="00E34F28">
        <w:rPr>
          <w:rStyle w:val="afffff9"/>
          <w:rFonts w:hint="cs"/>
          <w:rtl/>
        </w:rPr>
        <w:t>אביי</w:t>
      </w:r>
      <w:r w:rsidR="000B38D1" w:rsidRPr="000528DA">
        <w:rPr>
          <w:rFonts w:hint="cs"/>
          <w:rtl/>
        </w:rPr>
        <w:t xml:space="preserve"> </w:t>
      </w:r>
      <w:r>
        <w:rPr>
          <w:rFonts w:hint="cs"/>
          <w:rtl/>
        </w:rPr>
        <w:t xml:space="preserve">שילם </w:t>
      </w:r>
      <w:r w:rsidR="000B38D1" w:rsidRPr="000528DA">
        <w:rPr>
          <w:rFonts w:hint="cs"/>
          <w:rtl/>
        </w:rPr>
        <w:t>זוז ופתר לו שי</w:t>
      </w:r>
      <w:r w:rsidR="00FF37A4" w:rsidRPr="000528DA">
        <w:rPr>
          <w:rFonts w:hint="cs"/>
          <w:rtl/>
        </w:rPr>
        <w:t xml:space="preserve">רויח, </w:t>
      </w:r>
      <w:r w:rsidR="00FF37A4" w:rsidRPr="00E34F28">
        <w:rPr>
          <w:rStyle w:val="afffff9"/>
          <w:rFonts w:hint="cs"/>
          <w:rtl/>
        </w:rPr>
        <w:t>רבא</w:t>
      </w:r>
      <w:r w:rsidR="000B38D1" w:rsidRPr="000528DA">
        <w:rPr>
          <w:rFonts w:hint="cs"/>
          <w:rtl/>
        </w:rPr>
        <w:t xml:space="preserve"> </w:t>
      </w:r>
      <w:r w:rsidR="00FF37A4" w:rsidRPr="000528DA">
        <w:rPr>
          <w:rFonts w:hint="cs"/>
          <w:rtl/>
        </w:rPr>
        <w:t xml:space="preserve">לא </w:t>
      </w:r>
      <w:r w:rsidR="000B38D1" w:rsidRPr="000528DA">
        <w:rPr>
          <w:rFonts w:hint="cs"/>
          <w:rtl/>
        </w:rPr>
        <w:t>שילם ופתר לו שי</w:t>
      </w:r>
      <w:r w:rsidR="00FF37A4" w:rsidRPr="000528DA">
        <w:rPr>
          <w:rFonts w:hint="cs"/>
          <w:rtl/>
        </w:rPr>
        <w:t>פסיד</w:t>
      </w:r>
      <w:r w:rsidR="000B38D1" w:rsidRPr="000528DA">
        <w:rPr>
          <w:rFonts w:hint="cs"/>
          <w:rtl/>
        </w:rPr>
        <w:t>,</w:t>
      </w:r>
      <w:bookmarkEnd w:id="1898"/>
      <w:bookmarkEnd w:id="1899"/>
      <w:r w:rsidR="000B38D1" w:rsidRPr="000528DA">
        <w:rPr>
          <w:rFonts w:hint="cs"/>
          <w:rtl/>
        </w:rPr>
        <w:t xml:space="preserve"> </w:t>
      </w:r>
    </w:p>
    <w:p w14:paraId="03903AB5" w14:textId="7403FA52" w:rsidR="00A24328" w:rsidRDefault="00105F25" w:rsidP="009A59D1">
      <w:pPr>
        <w:pStyle w:val="38"/>
        <w:framePr w:wrap="notBeside"/>
        <w:rPr>
          <w:rtl/>
        </w:rPr>
      </w:pPr>
      <w:r w:rsidRPr="00660D7A">
        <w:rPr>
          <w:rFonts w:hint="cs"/>
          <w:rtl/>
        </w:rPr>
        <w:t>א</w:t>
      </w:r>
      <w:r w:rsidR="00A24328">
        <w:rPr>
          <w:rFonts w:hint="cs"/>
          <w:rtl/>
        </w:rPr>
        <w:t>.</w:t>
      </w:r>
    </w:p>
    <w:p w14:paraId="0C6394BD" w14:textId="52FE5F06" w:rsidR="00444413" w:rsidRPr="000528DA" w:rsidRDefault="000B38D1" w:rsidP="00105F25">
      <w:pPr>
        <w:spacing w:after="60"/>
        <w:rPr>
          <w:rtl/>
        </w:rPr>
      </w:pPr>
      <w:r w:rsidRPr="000528DA">
        <w:rPr>
          <w:rStyle w:val="ad"/>
          <w:rFonts w:hint="cs"/>
          <w:rtl/>
        </w:rPr>
        <w:t>בנים ובנות תוליד</w:t>
      </w:r>
      <w:r w:rsidRPr="000528DA">
        <w:rPr>
          <w:rFonts w:hint="cs"/>
          <w:rtl/>
        </w:rPr>
        <w:t xml:space="preserve"> </w:t>
      </w:r>
      <w:r w:rsidRPr="00E34F28">
        <w:rPr>
          <w:rStyle w:val="afffff9"/>
          <w:rFonts w:hint="cs"/>
          <w:rtl/>
        </w:rPr>
        <w:t>לרבא</w:t>
      </w:r>
      <w:r w:rsidRPr="000528DA">
        <w:rPr>
          <w:rFonts w:hint="cs"/>
          <w:rtl/>
        </w:rPr>
        <w:t xml:space="preserve"> כפשוטו, </w:t>
      </w:r>
      <w:r w:rsidRPr="00E34F28">
        <w:rPr>
          <w:rStyle w:val="afffff9"/>
          <w:rFonts w:hint="cs"/>
          <w:rtl/>
        </w:rPr>
        <w:t>לאביי</w:t>
      </w:r>
      <w:r w:rsidRPr="000528DA">
        <w:rPr>
          <w:rFonts w:hint="cs"/>
          <w:rtl/>
        </w:rPr>
        <w:t xml:space="preserve"> שינשאו לאחרים, </w:t>
      </w:r>
    </w:p>
    <w:p w14:paraId="6CC6F2EF" w14:textId="41B8A7B5" w:rsidR="00A24328" w:rsidRDefault="00105F25" w:rsidP="009A59D1">
      <w:pPr>
        <w:pStyle w:val="38"/>
        <w:framePr w:wrap="notBeside"/>
        <w:rPr>
          <w:rtl/>
        </w:rPr>
      </w:pPr>
      <w:r w:rsidRPr="00660D7A">
        <w:rPr>
          <w:rFonts w:hint="cs"/>
          <w:rtl/>
        </w:rPr>
        <w:t>ב</w:t>
      </w:r>
      <w:r w:rsidR="00A24328">
        <w:rPr>
          <w:rFonts w:hint="cs"/>
          <w:rtl/>
        </w:rPr>
        <w:t>.</w:t>
      </w:r>
    </w:p>
    <w:p w14:paraId="634DCCC2" w14:textId="4F28D6D8" w:rsidR="00444413" w:rsidRPr="000528DA" w:rsidRDefault="000B38D1" w:rsidP="000528DA">
      <w:pPr>
        <w:rPr>
          <w:rtl/>
        </w:rPr>
      </w:pPr>
      <w:r w:rsidRPr="000528DA">
        <w:rPr>
          <w:rStyle w:val="ad"/>
          <w:rFonts w:hint="cs"/>
          <w:rtl/>
        </w:rPr>
        <w:t>בניך ובנותיך נתנים לעם אחר</w:t>
      </w:r>
      <w:r w:rsidRPr="000528DA">
        <w:rPr>
          <w:rFonts w:hint="cs"/>
          <w:rtl/>
        </w:rPr>
        <w:t xml:space="preserve">, </w:t>
      </w:r>
    </w:p>
    <w:p w14:paraId="3AB50DDC" w14:textId="77777777" w:rsidR="00444413" w:rsidRPr="000528DA" w:rsidRDefault="000B38D1" w:rsidP="000528DA">
      <w:pPr>
        <w:rPr>
          <w:rtl/>
        </w:rPr>
      </w:pPr>
      <w:r w:rsidRPr="00E34F28">
        <w:rPr>
          <w:rStyle w:val="afffff9"/>
          <w:rFonts w:hint="cs"/>
          <w:rtl/>
        </w:rPr>
        <w:t>לאביי</w:t>
      </w:r>
      <w:r w:rsidRPr="000528DA">
        <w:rPr>
          <w:rFonts w:hint="cs"/>
          <w:rtl/>
        </w:rPr>
        <w:t xml:space="preserve"> </w:t>
      </w:r>
      <w:r w:rsidRPr="00A10336">
        <w:rPr>
          <w:rStyle w:val="30"/>
          <w:rFonts w:hint="cs"/>
          <w:rtl/>
        </w:rPr>
        <w:t>מרובים</w:t>
      </w:r>
      <w:r w:rsidR="00156AAF" w:rsidRPr="000528DA">
        <w:rPr>
          <w:rFonts w:hint="cs"/>
          <w:rtl/>
        </w:rPr>
        <w:t xml:space="preserve"> ותכפך</w:t>
      </w:r>
      <w:r w:rsidRPr="000528DA">
        <w:rPr>
          <w:rFonts w:hint="cs"/>
          <w:rtl/>
        </w:rPr>
        <w:t xml:space="preserve"> אשתך להשיאם לקרוביה, </w:t>
      </w:r>
    </w:p>
    <w:p w14:paraId="4EE19387" w14:textId="77777777" w:rsidR="00444413" w:rsidRPr="000528DA" w:rsidRDefault="000B38D1" w:rsidP="00105F25">
      <w:pPr>
        <w:spacing w:after="60"/>
        <w:rPr>
          <w:rtl/>
        </w:rPr>
      </w:pPr>
      <w:r w:rsidRPr="00E34F28">
        <w:rPr>
          <w:rStyle w:val="afffff9"/>
          <w:rFonts w:hint="cs"/>
          <w:rtl/>
        </w:rPr>
        <w:t>לרבא</w:t>
      </w:r>
      <w:r w:rsidRPr="000528DA">
        <w:rPr>
          <w:rFonts w:hint="cs"/>
          <w:rtl/>
        </w:rPr>
        <w:t xml:space="preserve"> שאשתו תמות, ויבואו בניו לאשה אחרת,</w:t>
      </w:r>
    </w:p>
    <w:p w14:paraId="0F74A6E6" w14:textId="7066300C" w:rsidR="00A24328" w:rsidRDefault="00105F25" w:rsidP="009A59D1">
      <w:pPr>
        <w:pStyle w:val="38"/>
        <w:framePr w:wrap="notBeside"/>
        <w:rPr>
          <w:rtl/>
        </w:rPr>
      </w:pPr>
      <w:r w:rsidRPr="00660D7A">
        <w:rPr>
          <w:rFonts w:hint="cs"/>
          <w:rtl/>
        </w:rPr>
        <w:t>ג</w:t>
      </w:r>
      <w:r w:rsidR="00A24328">
        <w:rPr>
          <w:rFonts w:hint="cs"/>
          <w:rtl/>
        </w:rPr>
        <w:t>.</w:t>
      </w:r>
    </w:p>
    <w:p w14:paraId="3EE57D62" w14:textId="2762AC31" w:rsidR="00444413" w:rsidRPr="000528DA" w:rsidRDefault="000B38D1" w:rsidP="00105F25">
      <w:pPr>
        <w:spacing w:after="60"/>
        <w:rPr>
          <w:rtl/>
        </w:rPr>
      </w:pPr>
      <w:r w:rsidRPr="000528DA">
        <w:rPr>
          <w:rStyle w:val="ad"/>
          <w:rFonts w:hint="cs"/>
          <w:rtl/>
        </w:rPr>
        <w:t>לך אכול בשמחה לחמך,</w:t>
      </w:r>
      <w:r w:rsidRPr="000528DA">
        <w:rPr>
          <w:rFonts w:hint="cs"/>
          <w:rtl/>
        </w:rPr>
        <w:t xml:space="preserve"> </w:t>
      </w:r>
      <w:r w:rsidRPr="00E34F28">
        <w:rPr>
          <w:rStyle w:val="afffff9"/>
          <w:rFonts w:hint="cs"/>
          <w:rtl/>
        </w:rPr>
        <w:t>לאביי</w:t>
      </w:r>
      <w:r w:rsidRPr="000528DA">
        <w:rPr>
          <w:rFonts w:hint="cs"/>
          <w:rtl/>
        </w:rPr>
        <w:t xml:space="preserve"> ירוויח, </w:t>
      </w:r>
      <w:r w:rsidRPr="00E34F28">
        <w:rPr>
          <w:rStyle w:val="afffff9"/>
          <w:rFonts w:hint="cs"/>
          <w:rtl/>
        </w:rPr>
        <w:t>לרבא</w:t>
      </w:r>
      <w:r w:rsidRPr="000528DA">
        <w:rPr>
          <w:rFonts w:hint="cs"/>
          <w:rtl/>
        </w:rPr>
        <w:t xml:space="preserve"> יפסיד,</w:t>
      </w:r>
      <w:r w:rsidR="00291D7F" w:rsidRPr="000528DA">
        <w:rPr>
          <w:rFonts w:hint="cs"/>
          <w:rtl/>
        </w:rPr>
        <w:t xml:space="preserve"> </w:t>
      </w:r>
    </w:p>
    <w:p w14:paraId="193DBC7C" w14:textId="23A70FCA" w:rsidR="00A24328" w:rsidRDefault="00105F25" w:rsidP="009A59D1">
      <w:pPr>
        <w:pStyle w:val="38"/>
        <w:framePr w:wrap="notBeside"/>
        <w:rPr>
          <w:rtl/>
        </w:rPr>
      </w:pPr>
      <w:r w:rsidRPr="00660D7A">
        <w:rPr>
          <w:rFonts w:hint="cs"/>
          <w:rtl/>
        </w:rPr>
        <w:t>ד</w:t>
      </w:r>
      <w:r w:rsidR="00A24328">
        <w:rPr>
          <w:rFonts w:hint="cs"/>
          <w:rtl/>
        </w:rPr>
        <w:t>.</w:t>
      </w:r>
    </w:p>
    <w:p w14:paraId="22BB544B" w14:textId="093389E5" w:rsidR="00105F25" w:rsidRDefault="000B38D1" w:rsidP="000528DA">
      <w:pPr>
        <w:rPr>
          <w:rtl/>
        </w:rPr>
      </w:pPr>
      <w:r w:rsidRPr="000528DA">
        <w:rPr>
          <w:rStyle w:val="ad"/>
          <w:rFonts w:hint="cs"/>
          <w:rtl/>
        </w:rPr>
        <w:t>זרע רב תוציא השדה</w:t>
      </w:r>
      <w:r w:rsidRPr="000528DA">
        <w:rPr>
          <w:rFonts w:hint="cs"/>
          <w:rtl/>
        </w:rPr>
        <w:t xml:space="preserve">, </w:t>
      </w:r>
    </w:p>
    <w:p w14:paraId="1996F123" w14:textId="3FA8F14C" w:rsidR="00156AAF" w:rsidRPr="000528DA" w:rsidRDefault="000B38D1" w:rsidP="00105F25">
      <w:pPr>
        <w:spacing w:after="60"/>
        <w:rPr>
          <w:rtl/>
        </w:rPr>
      </w:pPr>
      <w:r w:rsidRPr="00E34F28">
        <w:rPr>
          <w:rStyle w:val="afffff9"/>
          <w:rFonts w:hint="cs"/>
          <w:rtl/>
        </w:rPr>
        <w:t>לאביי</w:t>
      </w:r>
      <w:r w:rsidRPr="000528DA">
        <w:rPr>
          <w:rFonts w:hint="cs"/>
          <w:rtl/>
        </w:rPr>
        <w:t xml:space="preserve"> כראש הפסוק זיתים רבים</w:t>
      </w:r>
      <w:r w:rsidR="00105F25">
        <w:rPr>
          <w:rFonts w:hint="cs"/>
          <w:rtl/>
        </w:rPr>
        <w:t>,</w:t>
      </w:r>
      <w:r w:rsidRPr="000528DA">
        <w:rPr>
          <w:rFonts w:hint="cs"/>
          <w:rtl/>
        </w:rPr>
        <w:t xml:space="preserve"> </w:t>
      </w:r>
      <w:r w:rsidR="00105F25">
        <w:rPr>
          <w:rFonts w:hint="cs"/>
          <w:rtl/>
        </w:rPr>
        <w:t>ל</w:t>
      </w:r>
      <w:r w:rsidRPr="00E34F28">
        <w:rPr>
          <w:rStyle w:val="afffff9"/>
          <w:rFonts w:hint="cs"/>
          <w:rtl/>
        </w:rPr>
        <w:t>רבא</w:t>
      </w:r>
      <w:r w:rsidRPr="000528DA">
        <w:rPr>
          <w:rFonts w:hint="cs"/>
          <w:rtl/>
        </w:rPr>
        <w:t xml:space="preserve"> שלא יהי לו שמן מהם, </w:t>
      </w:r>
    </w:p>
    <w:p w14:paraId="42675661" w14:textId="60C63DDC" w:rsidR="00A24328" w:rsidRDefault="00105F25" w:rsidP="009A59D1">
      <w:pPr>
        <w:pStyle w:val="38"/>
        <w:framePr w:wrap="notBeside"/>
        <w:rPr>
          <w:rtl/>
        </w:rPr>
      </w:pPr>
      <w:r w:rsidRPr="00660D7A">
        <w:rPr>
          <w:rFonts w:hint="cs"/>
          <w:rtl/>
        </w:rPr>
        <w:t>ה</w:t>
      </w:r>
      <w:r w:rsidR="00A24328">
        <w:rPr>
          <w:rFonts w:hint="cs"/>
          <w:rtl/>
        </w:rPr>
        <w:t>.</w:t>
      </w:r>
    </w:p>
    <w:p w14:paraId="4EAD7B12" w14:textId="70748D8D" w:rsidR="00156AAF" w:rsidRPr="000528DA" w:rsidRDefault="000B38D1" w:rsidP="00105F25">
      <w:pPr>
        <w:spacing w:after="60"/>
        <w:rPr>
          <w:rtl/>
        </w:rPr>
      </w:pPr>
      <w:r w:rsidRPr="000528DA">
        <w:rPr>
          <w:rStyle w:val="ad"/>
          <w:rFonts w:hint="cs"/>
          <w:rtl/>
        </w:rPr>
        <w:t>זיתים בכל גבולך</w:t>
      </w:r>
      <w:r w:rsidRPr="000528DA">
        <w:rPr>
          <w:rFonts w:hint="cs"/>
          <w:rtl/>
        </w:rPr>
        <w:t xml:space="preserve"> </w:t>
      </w:r>
      <w:r w:rsidRPr="00E34F28">
        <w:rPr>
          <w:rStyle w:val="afffff9"/>
          <w:rFonts w:hint="cs"/>
          <w:rtl/>
        </w:rPr>
        <w:t>לאביי</w:t>
      </w:r>
      <w:r w:rsidR="00EF7EB8" w:rsidRPr="000528DA">
        <w:rPr>
          <w:rFonts w:hint="cs"/>
          <w:rtl/>
        </w:rPr>
        <w:t xml:space="preserve"> מרישא</w:t>
      </w:r>
      <w:r w:rsidRPr="000528DA">
        <w:rPr>
          <w:rFonts w:hint="cs"/>
          <w:rtl/>
        </w:rPr>
        <w:t xml:space="preserve"> </w:t>
      </w:r>
      <w:r w:rsidRPr="00E34F28">
        <w:rPr>
          <w:rStyle w:val="afffff9"/>
          <w:rFonts w:hint="cs"/>
          <w:rtl/>
        </w:rPr>
        <w:t>לרבא</w:t>
      </w:r>
      <w:r w:rsidRPr="000528DA">
        <w:rPr>
          <w:rFonts w:hint="cs"/>
          <w:rtl/>
        </w:rPr>
        <w:t xml:space="preserve"> מסיפא,</w:t>
      </w:r>
      <w:r w:rsidR="00291D7F" w:rsidRPr="000528DA">
        <w:rPr>
          <w:rFonts w:hint="cs"/>
          <w:rtl/>
        </w:rPr>
        <w:t xml:space="preserve"> </w:t>
      </w:r>
    </w:p>
    <w:p w14:paraId="1C388F3C" w14:textId="21EE37BB" w:rsidR="00A24328" w:rsidRDefault="00105F25" w:rsidP="009A59D1">
      <w:pPr>
        <w:pStyle w:val="38"/>
        <w:framePr w:wrap="notBeside"/>
        <w:rPr>
          <w:rtl/>
        </w:rPr>
      </w:pPr>
      <w:r w:rsidRPr="00660D7A">
        <w:rPr>
          <w:rFonts w:hint="cs"/>
          <w:rtl/>
        </w:rPr>
        <w:t>ו</w:t>
      </w:r>
      <w:r w:rsidR="00A24328">
        <w:rPr>
          <w:rFonts w:hint="cs"/>
          <w:rtl/>
        </w:rPr>
        <w:t>.</w:t>
      </w:r>
    </w:p>
    <w:p w14:paraId="70573395" w14:textId="1169A055" w:rsidR="008E2F20" w:rsidRPr="000528DA" w:rsidRDefault="000B38D1" w:rsidP="000528DA">
      <w:pPr>
        <w:rPr>
          <w:rtl/>
        </w:rPr>
      </w:pPr>
      <w:r w:rsidRPr="000528DA">
        <w:rPr>
          <w:rStyle w:val="ad"/>
          <w:rFonts w:hint="cs"/>
          <w:rtl/>
        </w:rPr>
        <w:t xml:space="preserve">וראו כל עמי הארץ </w:t>
      </w:r>
    </w:p>
    <w:p w14:paraId="5C62D75C" w14:textId="77777777" w:rsidR="00156AAF" w:rsidRPr="000528DA" w:rsidRDefault="000B38D1" w:rsidP="00105F25">
      <w:pPr>
        <w:spacing w:after="60"/>
        <w:rPr>
          <w:rtl/>
        </w:rPr>
      </w:pPr>
      <w:r w:rsidRPr="00E34F28">
        <w:rPr>
          <w:rStyle w:val="afffff9"/>
          <w:rFonts w:hint="cs"/>
          <w:rtl/>
        </w:rPr>
        <w:t>לאביי</w:t>
      </w:r>
      <w:r>
        <w:rPr>
          <w:rFonts w:hint="cs"/>
          <w:rtl/>
        </w:rPr>
        <w:t xml:space="preserve"> </w:t>
      </w:r>
      <w:r>
        <w:rPr>
          <w:rStyle w:val="afffff9"/>
          <w:rFonts w:hint="cs"/>
          <w:rtl/>
          <w:rPrChange w:id="9313" w:author="מנוע אמוראים" w:date="2026-10-05T16:40:51Z">
            <w:rPr>
              <w:rFonts w:hint="cs"/>
              <w:rtl/>
            </w:rPr>
          </w:rPrChange>
        </w:rPr>
        <w:t xml:space="preserve">דר</w:t>
      </w:r>
      <w:r>
        <w:rPr>
          <w:rStyle w:val="afffff9"/>
          <w:rtl/>
          <w:rPrChange w:id="9314" w:author="מנוע אמוראים" w:date="2026-10-05T16:40:51Z">
            <w:rPr>
              <w:rtl/>
            </w:rPr>
          </w:rPrChange>
        </w:rPr>
        <w:t xml:space="preserve">"</w:t>
      </w:r>
      <w:r>
        <w:rPr>
          <w:rStyle w:val="afffff9"/>
          <w:rFonts w:hint="cs"/>
          <w:rtl/>
          <w:rPrChange w:id="9315" w:author="מנוע אמוראים" w:date="2026-10-05T16:40:51Z">
            <w:rPr>
              <w:rFonts w:hint="cs"/>
              <w:rtl/>
            </w:rPr>
          </w:rPrChange>
        </w:rPr>
        <w:t xml:space="preserve">י</w:t>
      </w:r>
      <w:r>
        <w:rPr>
          <w:rFonts w:hint="cs"/>
          <w:rtl/>
        </w:rPr>
        <w:t xml:space="preserve"> יהי', </w:t>
      </w:r>
      <w:r w:rsidRPr="00E34F28">
        <w:rPr>
          <w:rStyle w:val="afffff9"/>
          <w:rFonts w:hint="cs"/>
          <w:rtl/>
        </w:rPr>
        <w:t>ולרבא</w:t>
      </w:r>
      <w:r w:rsidRPr="000528DA">
        <w:rPr>
          <w:rFonts w:hint="cs"/>
          <w:rtl/>
        </w:rPr>
        <w:t xml:space="preserve"> שיתפס וכולם ידונו ק</w:t>
      </w:r>
      <w:r w:rsidRPr="000528DA">
        <w:rPr>
          <w:rtl/>
        </w:rPr>
        <w:t>"</w:t>
      </w:r>
      <w:r w:rsidRPr="000528DA">
        <w:rPr>
          <w:rFonts w:hint="cs"/>
          <w:rtl/>
        </w:rPr>
        <w:t>ו ממנו,</w:t>
      </w:r>
      <w:r w:rsidR="00291D7F" w:rsidRPr="000528DA">
        <w:rPr>
          <w:rFonts w:hint="cs"/>
          <w:rtl/>
        </w:rPr>
        <w:t xml:space="preserve"> </w:t>
      </w:r>
    </w:p>
    <w:p w14:paraId="4595DEF7" w14:textId="101610EA" w:rsidR="00A24328" w:rsidRDefault="00105F25" w:rsidP="009A59D1">
      <w:pPr>
        <w:pStyle w:val="38"/>
        <w:framePr w:wrap="notBeside"/>
        <w:rPr>
          <w:rtl/>
        </w:rPr>
      </w:pPr>
      <w:r w:rsidRPr="00660D7A">
        <w:rPr>
          <w:rFonts w:hint="cs"/>
          <w:rtl/>
        </w:rPr>
        <w:t>ז</w:t>
      </w:r>
      <w:r w:rsidR="00A24328">
        <w:rPr>
          <w:rFonts w:hint="cs"/>
          <w:rtl/>
        </w:rPr>
        <w:t>.</w:t>
      </w:r>
    </w:p>
    <w:p w14:paraId="56ECC48E" w14:textId="40DBA6AC" w:rsidR="00156AAF" w:rsidRPr="000528DA" w:rsidRDefault="000B38D1" w:rsidP="000528DA">
      <w:pPr>
        <w:rPr>
          <w:rtl/>
        </w:rPr>
      </w:pPr>
      <w:bookmarkStart w:id="1900" w:name="_Toc193636495"/>
      <w:bookmarkStart w:id="1901" w:name="_Toc216185100"/>
      <w:r w:rsidRPr="00A10336">
        <w:rPr>
          <w:rStyle w:val="30"/>
          <w:rFonts w:hint="cs"/>
          <w:rtl/>
        </w:rPr>
        <w:t>חזרת ע</w:t>
      </w:r>
      <w:r w:rsidRPr="00A10336">
        <w:rPr>
          <w:rStyle w:val="30"/>
          <w:rtl/>
        </w:rPr>
        <w:t>"</w:t>
      </w:r>
      <w:r w:rsidRPr="00A10336">
        <w:rPr>
          <w:rStyle w:val="30"/>
          <w:rFonts w:hint="cs"/>
          <w:rtl/>
        </w:rPr>
        <w:t>פ חבית</w:t>
      </w:r>
      <w:bookmarkEnd w:id="1900"/>
      <w:bookmarkEnd w:id="1901"/>
      <w:r w:rsidRPr="000528DA">
        <w:rPr>
          <w:rFonts w:hint="cs"/>
          <w:rtl/>
        </w:rPr>
        <w:t xml:space="preserve"> </w:t>
      </w:r>
      <w:r w:rsidRPr="00E34F28">
        <w:rPr>
          <w:rStyle w:val="afffff9"/>
          <w:rFonts w:hint="cs"/>
          <w:rtl/>
        </w:rPr>
        <w:t>לאביי</w:t>
      </w:r>
      <w:r w:rsidRPr="000528DA">
        <w:rPr>
          <w:rFonts w:hint="cs"/>
          <w:rtl/>
        </w:rPr>
        <w:t xml:space="preserve"> יוכפל עסקו </w:t>
      </w:r>
      <w:r w:rsidRPr="00E34F28">
        <w:rPr>
          <w:rStyle w:val="afffff9"/>
          <w:rFonts w:hint="cs"/>
          <w:rtl/>
        </w:rPr>
        <w:t>לרבא</w:t>
      </w:r>
      <w:r w:rsidRPr="000528DA">
        <w:rPr>
          <w:rFonts w:hint="cs"/>
          <w:rtl/>
        </w:rPr>
        <w:t xml:space="preserve"> מריר עסקו, </w:t>
      </w:r>
    </w:p>
    <w:p w14:paraId="5656865F" w14:textId="70A85AF1" w:rsidR="00A24328" w:rsidRDefault="00105F25" w:rsidP="009A59D1">
      <w:pPr>
        <w:pStyle w:val="38"/>
        <w:framePr w:wrap="notBeside"/>
        <w:rPr>
          <w:rtl/>
        </w:rPr>
      </w:pPr>
      <w:r w:rsidRPr="00660D7A">
        <w:rPr>
          <w:rFonts w:hint="cs"/>
          <w:rtl/>
        </w:rPr>
        <w:t>ח</w:t>
      </w:r>
      <w:r w:rsidR="009B14FE">
        <w:rPr>
          <w:rFonts w:hint="cs"/>
          <w:rtl/>
        </w:rPr>
        <w:t>.</w:t>
      </w:r>
    </w:p>
    <w:p w14:paraId="543D5726" w14:textId="302D565A" w:rsidR="008E2F20" w:rsidRPr="000528DA" w:rsidRDefault="000B38D1" w:rsidP="000528DA">
      <w:pPr>
        <w:rPr>
          <w:rtl/>
        </w:rPr>
      </w:pPr>
      <w:bookmarkStart w:id="1902" w:name="_Toc193636496"/>
      <w:bookmarkStart w:id="1903" w:name="_Toc216185101"/>
      <w:r w:rsidRPr="00A10336">
        <w:rPr>
          <w:rStyle w:val="30"/>
          <w:rFonts w:hint="cs"/>
          <w:rtl/>
        </w:rPr>
        <w:t>בשר ע</w:t>
      </w:r>
      <w:r w:rsidRPr="00A10336">
        <w:rPr>
          <w:rStyle w:val="30"/>
          <w:rtl/>
        </w:rPr>
        <w:t>"</w:t>
      </w:r>
      <w:r w:rsidRPr="00A10336">
        <w:rPr>
          <w:rStyle w:val="30"/>
          <w:rFonts w:hint="cs"/>
          <w:rtl/>
        </w:rPr>
        <w:t>פ חבית</w:t>
      </w:r>
      <w:bookmarkEnd w:id="1902"/>
      <w:bookmarkEnd w:id="1903"/>
      <w:r w:rsidRPr="000528DA">
        <w:rPr>
          <w:rFonts w:hint="cs"/>
          <w:rtl/>
        </w:rPr>
        <w:t xml:space="preserve"> בסים יינך ויקנו ממך בשר ויין, </w:t>
      </w:r>
    </w:p>
    <w:p w14:paraId="5045254B" w14:textId="77777777" w:rsidR="00156AAF" w:rsidRPr="000528DA" w:rsidRDefault="000B38D1" w:rsidP="000528DA">
      <w:pPr>
        <w:rPr>
          <w:rtl/>
        </w:rPr>
      </w:pPr>
      <w:r w:rsidRPr="00E34F28">
        <w:rPr>
          <w:rStyle w:val="afffff9"/>
          <w:rFonts w:hint="cs"/>
          <w:rtl/>
        </w:rPr>
        <w:t>לרבא</w:t>
      </w:r>
      <w:r w:rsidRPr="000528DA">
        <w:rPr>
          <w:rFonts w:hint="cs"/>
          <w:rtl/>
        </w:rPr>
        <w:t xml:space="preserve"> תקיף יינך, ויקנו בשר לאכול עמו,</w:t>
      </w:r>
      <w:r w:rsidR="00FF37A4" w:rsidRPr="000528DA">
        <w:rPr>
          <w:rFonts w:hint="cs"/>
          <w:rtl/>
        </w:rPr>
        <w:t xml:space="preserve"> </w:t>
      </w:r>
    </w:p>
    <w:p w14:paraId="05DD1EE0" w14:textId="6F0FFB11" w:rsidR="00A24328" w:rsidRDefault="00105F25" w:rsidP="009A59D1">
      <w:pPr>
        <w:pStyle w:val="38"/>
        <w:framePr w:wrap="notBeside"/>
        <w:rPr>
          <w:rtl/>
        </w:rPr>
      </w:pPr>
      <w:r w:rsidRPr="00660D7A">
        <w:rPr>
          <w:rFonts w:hint="cs"/>
          <w:rtl/>
        </w:rPr>
        <w:t>ט</w:t>
      </w:r>
      <w:r w:rsidR="00A24328">
        <w:rPr>
          <w:rFonts w:hint="cs"/>
          <w:rtl/>
        </w:rPr>
        <w:t>.</w:t>
      </w:r>
    </w:p>
    <w:p w14:paraId="36CF4365" w14:textId="71CDF92D" w:rsidR="00890F60" w:rsidRPr="000528DA" w:rsidRDefault="000B38D1" w:rsidP="00105F25">
      <w:pPr>
        <w:spacing w:after="60"/>
        <w:rPr>
          <w:rtl/>
        </w:rPr>
      </w:pPr>
      <w:bookmarkStart w:id="1904" w:name="_Toc193636497"/>
      <w:bookmarkStart w:id="1905" w:name="_Toc216185102"/>
      <w:r w:rsidRPr="00A10336">
        <w:rPr>
          <w:rStyle w:val="30"/>
          <w:rFonts w:hint="cs"/>
          <w:rtl/>
        </w:rPr>
        <w:t>חבית ע</w:t>
      </w:r>
      <w:r w:rsidRPr="00A10336">
        <w:rPr>
          <w:rStyle w:val="30"/>
          <w:rtl/>
        </w:rPr>
        <w:t>"</w:t>
      </w:r>
      <w:r w:rsidRPr="00A10336">
        <w:rPr>
          <w:rStyle w:val="30"/>
          <w:rFonts w:hint="cs"/>
          <w:rtl/>
        </w:rPr>
        <w:t>ג תלי בדקל</w:t>
      </w:r>
      <w:bookmarkEnd w:id="1904"/>
      <w:bookmarkEnd w:id="1905"/>
      <w:r w:rsidRPr="00A10336">
        <w:rPr>
          <w:rStyle w:val="30"/>
          <w:rFonts w:hint="cs"/>
          <w:rtl/>
        </w:rPr>
        <w:t xml:space="preserve"> </w:t>
      </w:r>
      <w:r w:rsidRPr="00E34F28">
        <w:rPr>
          <w:rStyle w:val="afffff9"/>
          <w:rFonts w:hint="cs"/>
          <w:rtl/>
        </w:rPr>
        <w:t>לאביי</w:t>
      </w:r>
      <w:r w:rsidRPr="000528DA">
        <w:rPr>
          <w:rFonts w:hint="cs"/>
          <w:rtl/>
        </w:rPr>
        <w:t xml:space="preserve"> עסקך </w:t>
      </w:r>
      <w:r w:rsidR="00105F25">
        <w:rPr>
          <w:rFonts w:hint="cs"/>
          <w:rtl/>
        </w:rPr>
        <w:t xml:space="preserve">יגבה </w:t>
      </w:r>
      <w:r w:rsidRPr="000528DA">
        <w:rPr>
          <w:rFonts w:hint="cs"/>
          <w:rtl/>
        </w:rPr>
        <w:t>כדקל</w:t>
      </w:r>
      <w:r w:rsidR="00FF37A4" w:rsidRPr="000528DA">
        <w:rPr>
          <w:rFonts w:hint="cs"/>
          <w:rtl/>
        </w:rPr>
        <w:t>,</w:t>
      </w:r>
      <w:r w:rsidRPr="000528DA">
        <w:rPr>
          <w:rFonts w:hint="cs"/>
          <w:rtl/>
        </w:rPr>
        <w:t xml:space="preserve"> </w:t>
      </w:r>
      <w:r w:rsidRPr="00E34F28">
        <w:rPr>
          <w:rStyle w:val="afffff9"/>
          <w:rFonts w:hint="cs"/>
          <w:rtl/>
        </w:rPr>
        <w:t>לרבא</w:t>
      </w:r>
      <w:r w:rsidRPr="000528DA">
        <w:rPr>
          <w:rFonts w:hint="cs"/>
          <w:rtl/>
        </w:rPr>
        <w:t xml:space="preserve"> ימתק כתמר</w:t>
      </w:r>
    </w:p>
    <w:p w14:paraId="479414D3" w14:textId="0355EAB6" w:rsidR="00A24328" w:rsidRDefault="00105F25" w:rsidP="009A59D1">
      <w:pPr>
        <w:pStyle w:val="38"/>
        <w:framePr w:wrap="notBeside"/>
        <w:rPr>
          <w:rtl/>
        </w:rPr>
      </w:pPr>
      <w:r w:rsidRPr="00660D7A">
        <w:rPr>
          <w:rFonts w:hint="cs"/>
          <w:rtl/>
        </w:rPr>
        <w:lastRenderedPageBreak/>
        <w:t>י</w:t>
      </w:r>
      <w:r w:rsidR="00A24328">
        <w:rPr>
          <w:rFonts w:hint="cs"/>
          <w:rtl/>
        </w:rPr>
        <w:t>.</w:t>
      </w:r>
    </w:p>
    <w:p w14:paraId="232619C4" w14:textId="01AC3C5B" w:rsidR="00156AAF" w:rsidRPr="000528DA" w:rsidRDefault="000B38D1" w:rsidP="00105F25">
      <w:pPr>
        <w:spacing w:after="60"/>
        <w:rPr>
          <w:rtl/>
        </w:rPr>
      </w:pPr>
      <w:bookmarkStart w:id="1906" w:name="_Toc193636498"/>
      <w:bookmarkStart w:id="1907" w:name="_Toc216185103"/>
      <w:r w:rsidRPr="00A10336">
        <w:rPr>
          <w:rStyle w:val="30"/>
          <w:rFonts w:hint="cs"/>
          <w:rtl/>
        </w:rPr>
        <w:t>רימון הצומח ע</w:t>
      </w:r>
      <w:r w:rsidRPr="00A10336">
        <w:rPr>
          <w:rStyle w:val="30"/>
          <w:rtl/>
        </w:rPr>
        <w:t>"</w:t>
      </w:r>
      <w:r w:rsidRPr="00A10336">
        <w:rPr>
          <w:rStyle w:val="30"/>
          <w:rFonts w:hint="cs"/>
          <w:rtl/>
        </w:rPr>
        <w:t>פ חבית</w:t>
      </w:r>
      <w:bookmarkEnd w:id="1906"/>
      <w:bookmarkEnd w:id="1907"/>
      <w:r w:rsidRPr="000528DA">
        <w:rPr>
          <w:rFonts w:hint="cs"/>
          <w:rtl/>
        </w:rPr>
        <w:t xml:space="preserve"> </w:t>
      </w:r>
      <w:r w:rsidR="00105F25">
        <w:rPr>
          <w:rStyle w:val="afffff9"/>
          <w:rFonts w:hint="cs"/>
          <w:rtl/>
        </w:rPr>
        <w:t xml:space="preserve">  </w:t>
      </w:r>
      <w:r w:rsidRPr="00E34F28">
        <w:rPr>
          <w:rStyle w:val="afffff9"/>
          <w:rFonts w:hint="cs"/>
          <w:rtl/>
        </w:rPr>
        <w:t>לאביי</w:t>
      </w:r>
      <w:r w:rsidRPr="000528DA">
        <w:rPr>
          <w:rFonts w:hint="cs"/>
          <w:rtl/>
        </w:rPr>
        <w:t xml:space="preserve"> עשיק עסקך </w:t>
      </w:r>
      <w:r w:rsidRPr="00E34F28">
        <w:rPr>
          <w:rStyle w:val="afffff9"/>
          <w:rFonts w:hint="cs"/>
          <w:rtl/>
        </w:rPr>
        <w:t>לרבא</w:t>
      </w:r>
      <w:r w:rsidRPr="000528DA">
        <w:rPr>
          <w:rFonts w:hint="cs"/>
          <w:rtl/>
        </w:rPr>
        <w:t xml:space="preserve"> שנאוי עסקך, </w:t>
      </w:r>
    </w:p>
    <w:p w14:paraId="75E43B6E" w14:textId="0931EF44" w:rsidR="00A24328" w:rsidRDefault="00105F25" w:rsidP="009A59D1">
      <w:pPr>
        <w:pStyle w:val="38"/>
        <w:framePr w:wrap="notBeside"/>
        <w:rPr>
          <w:rtl/>
        </w:rPr>
      </w:pPr>
      <w:r w:rsidRPr="00660D7A">
        <w:rPr>
          <w:rFonts w:hint="cs"/>
          <w:rtl/>
        </w:rPr>
        <w:t>יא</w:t>
      </w:r>
      <w:r w:rsidR="00A24328">
        <w:rPr>
          <w:rFonts w:hint="cs"/>
          <w:rtl/>
        </w:rPr>
        <w:t>.</w:t>
      </w:r>
    </w:p>
    <w:p w14:paraId="69B5C4B3" w14:textId="531F614A" w:rsidR="00105F25" w:rsidRDefault="000B38D1" w:rsidP="00105F25">
      <w:pPr>
        <w:spacing w:after="60"/>
        <w:rPr>
          <w:rtl/>
        </w:rPr>
      </w:pPr>
      <w:bookmarkStart w:id="1908" w:name="_Toc193636499"/>
      <w:bookmarkStart w:id="1909" w:name="_Toc216185104"/>
      <w:r w:rsidRPr="00A10336">
        <w:rPr>
          <w:rStyle w:val="30"/>
          <w:rFonts w:hint="cs"/>
          <w:rtl/>
        </w:rPr>
        <w:t>חבית שנפלו לבור</w:t>
      </w:r>
      <w:bookmarkEnd w:id="1908"/>
      <w:bookmarkEnd w:id="1909"/>
      <w:r w:rsidRPr="000528DA">
        <w:rPr>
          <w:rFonts w:hint="cs"/>
          <w:rtl/>
        </w:rPr>
        <w:t xml:space="preserve"> </w:t>
      </w:r>
      <w:r w:rsidRPr="00E34F28">
        <w:rPr>
          <w:rStyle w:val="afffff9"/>
          <w:rFonts w:hint="cs"/>
          <w:rtl/>
        </w:rPr>
        <w:t>לאביי</w:t>
      </w:r>
      <w:r w:rsidRPr="000528DA">
        <w:rPr>
          <w:rFonts w:hint="cs"/>
          <w:rtl/>
        </w:rPr>
        <w:t xml:space="preserve"> מתבעי עסקך, </w:t>
      </w:r>
      <w:r w:rsidRPr="00E34F28">
        <w:rPr>
          <w:rStyle w:val="afffff9"/>
          <w:rFonts w:hint="cs"/>
          <w:rtl/>
        </w:rPr>
        <w:t>רבא</w:t>
      </w:r>
      <w:r w:rsidRPr="000528DA">
        <w:rPr>
          <w:rFonts w:hint="cs"/>
          <w:rtl/>
        </w:rPr>
        <w:t xml:space="preserve"> פסיד עסקך, </w:t>
      </w:r>
    </w:p>
    <w:p w14:paraId="4AEDA2EE" w14:textId="3F880A03" w:rsidR="00A24328" w:rsidRDefault="00105F25" w:rsidP="009A59D1">
      <w:pPr>
        <w:pStyle w:val="38"/>
        <w:framePr w:wrap="notBeside"/>
        <w:rPr>
          <w:rtl/>
        </w:rPr>
      </w:pPr>
      <w:r w:rsidRPr="00660D7A">
        <w:rPr>
          <w:rFonts w:hint="cs"/>
          <w:rtl/>
        </w:rPr>
        <w:t>יב</w:t>
      </w:r>
      <w:r w:rsidR="00A24328">
        <w:rPr>
          <w:rFonts w:hint="cs"/>
          <w:rtl/>
        </w:rPr>
        <w:t>.</w:t>
      </w:r>
    </w:p>
    <w:p w14:paraId="07B73372" w14:textId="5DDEE46A" w:rsidR="00156AAF" w:rsidRPr="000528DA" w:rsidRDefault="000B38D1" w:rsidP="000528DA">
      <w:pPr>
        <w:rPr>
          <w:rtl/>
        </w:rPr>
      </w:pPr>
      <w:bookmarkStart w:id="1910" w:name="_Toc193636500"/>
      <w:bookmarkStart w:id="1911" w:name="_Toc216185105"/>
      <w:r w:rsidRPr="00A10336">
        <w:rPr>
          <w:rStyle w:val="30"/>
          <w:rFonts w:hint="cs"/>
          <w:rtl/>
        </w:rPr>
        <w:t>בר יין למראשותיו</w:t>
      </w:r>
      <w:bookmarkEnd w:id="1910"/>
      <w:bookmarkEnd w:id="1911"/>
      <w:r w:rsidRPr="000528DA">
        <w:rPr>
          <w:rFonts w:hint="cs"/>
          <w:rtl/>
        </w:rPr>
        <w:t xml:space="preserve"> </w:t>
      </w:r>
      <w:r w:rsidRPr="00E34F28">
        <w:rPr>
          <w:rStyle w:val="afffff9"/>
          <w:rFonts w:hint="cs"/>
          <w:rtl/>
        </w:rPr>
        <w:t>אביי</w:t>
      </w:r>
      <w:r w:rsidRPr="000528DA">
        <w:rPr>
          <w:rFonts w:hint="cs"/>
          <w:rtl/>
        </w:rPr>
        <w:t xml:space="preserve"> מלך תהא </w:t>
      </w:r>
      <w:r w:rsidRPr="00E34F28">
        <w:rPr>
          <w:rStyle w:val="afffff9"/>
          <w:rFonts w:hint="cs"/>
          <w:rtl/>
        </w:rPr>
        <w:t>לרבא</w:t>
      </w:r>
      <w:r w:rsidRPr="000528DA">
        <w:rPr>
          <w:rFonts w:hint="cs"/>
          <w:rtl/>
        </w:rPr>
        <w:t xml:space="preserve"> מחוק פטר חמור מתפילך, ואפי' שראה,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ו' דחומר מחוק, הלך </w:t>
      </w:r>
      <w:r w:rsidRPr="00E34F28">
        <w:rPr>
          <w:rStyle w:val="afffff9"/>
          <w:rFonts w:hint="cs"/>
          <w:rtl/>
        </w:rPr>
        <w:t>רבא</w:t>
      </w:r>
      <w:r w:rsidRPr="000528DA">
        <w:rPr>
          <w:rFonts w:hint="cs"/>
          <w:rtl/>
        </w:rPr>
        <w:t xml:space="preserve"> לבדו, </w:t>
      </w:r>
    </w:p>
    <w:p w14:paraId="0F2D4243" w14:textId="2EB89B0F" w:rsidR="00A24328" w:rsidRDefault="00105F25" w:rsidP="009A59D1">
      <w:pPr>
        <w:pStyle w:val="38"/>
        <w:framePr w:wrap="notBeside"/>
        <w:rPr>
          <w:rtl/>
        </w:rPr>
      </w:pPr>
      <w:r w:rsidRPr="00660D7A">
        <w:rPr>
          <w:rFonts w:hint="cs"/>
          <w:rtl/>
        </w:rPr>
        <w:t>יג</w:t>
      </w:r>
      <w:r w:rsidR="00A24328">
        <w:rPr>
          <w:rFonts w:hint="cs"/>
          <w:rtl/>
        </w:rPr>
        <w:t>.</w:t>
      </w:r>
    </w:p>
    <w:p w14:paraId="1A3D5B95" w14:textId="73A800A2" w:rsidR="008E2F20" w:rsidRPr="000528DA" w:rsidRDefault="000B38D1" w:rsidP="00105F25">
      <w:pPr>
        <w:spacing w:after="60"/>
        <w:rPr>
          <w:rtl/>
        </w:rPr>
      </w:pPr>
      <w:bookmarkStart w:id="1912" w:name="_Toc193636501"/>
      <w:bookmarkStart w:id="1913" w:name="_Toc216185106"/>
      <w:r w:rsidRPr="00A10336">
        <w:rPr>
          <w:rStyle w:val="30"/>
          <w:rFonts w:hint="cs"/>
          <w:rtl/>
        </w:rPr>
        <w:t>דלת ביתו החיצונה</w:t>
      </w:r>
      <w:bookmarkEnd w:id="1912"/>
      <w:bookmarkEnd w:id="1913"/>
      <w:r w:rsidRPr="000528DA">
        <w:rPr>
          <w:rFonts w:hint="cs"/>
          <w:rtl/>
        </w:rPr>
        <w:t xml:space="preserve">- אשתו, </w:t>
      </w:r>
    </w:p>
    <w:p w14:paraId="47323DD5" w14:textId="48383842" w:rsidR="00A24328" w:rsidRDefault="00105F25" w:rsidP="009A59D1">
      <w:pPr>
        <w:pStyle w:val="38"/>
        <w:framePr w:wrap="notBeside"/>
        <w:rPr>
          <w:rtl/>
        </w:rPr>
      </w:pPr>
      <w:r w:rsidRPr="00660D7A">
        <w:rPr>
          <w:rFonts w:hint="cs"/>
          <w:rtl/>
        </w:rPr>
        <w:t>יד</w:t>
      </w:r>
      <w:r w:rsidR="00A24328">
        <w:rPr>
          <w:rFonts w:hint="cs"/>
          <w:rtl/>
        </w:rPr>
        <w:t>.</w:t>
      </w:r>
    </w:p>
    <w:p w14:paraId="3EEF1B53" w14:textId="0DBDD8C9" w:rsidR="008E2F20" w:rsidRPr="000528DA" w:rsidRDefault="000B38D1" w:rsidP="00105F25">
      <w:pPr>
        <w:spacing w:after="60"/>
        <w:rPr>
          <w:rtl/>
        </w:rPr>
      </w:pPr>
      <w:bookmarkStart w:id="1914" w:name="_Toc193636502"/>
      <w:bookmarkStart w:id="1915" w:name="_Toc216185107"/>
      <w:r w:rsidRPr="00A10336">
        <w:rPr>
          <w:rStyle w:val="30"/>
          <w:rFonts w:hint="cs"/>
          <w:rtl/>
        </w:rPr>
        <w:t>שיניים חותכות וטוחנות</w:t>
      </w:r>
      <w:bookmarkEnd w:id="1914"/>
      <w:bookmarkEnd w:id="1915"/>
      <w:r w:rsidRPr="00A10336">
        <w:rPr>
          <w:rStyle w:val="30"/>
          <w:rFonts w:hint="cs"/>
          <w:rtl/>
        </w:rPr>
        <w:t xml:space="preserve"> </w:t>
      </w:r>
      <w:r w:rsidRPr="000528DA">
        <w:rPr>
          <w:rFonts w:hint="cs"/>
          <w:rtl/>
        </w:rPr>
        <w:t>בניך ובנותיך</w:t>
      </w:r>
      <w:r w:rsidR="008E2F20" w:rsidRPr="000528DA">
        <w:rPr>
          <w:rFonts w:hint="cs"/>
          <w:rtl/>
        </w:rPr>
        <w:t>.</w:t>
      </w:r>
      <w:r w:rsidRPr="000528DA">
        <w:rPr>
          <w:rFonts w:hint="cs"/>
          <w:rtl/>
        </w:rPr>
        <w:t xml:space="preserve"> </w:t>
      </w:r>
    </w:p>
    <w:p w14:paraId="555A1276" w14:textId="4FCAC6AB" w:rsidR="00A24328" w:rsidRDefault="00105F25" w:rsidP="009A59D1">
      <w:pPr>
        <w:pStyle w:val="38"/>
        <w:framePr w:wrap="notBeside"/>
        <w:rPr>
          <w:rtl/>
        </w:rPr>
      </w:pPr>
      <w:r w:rsidRPr="00660D7A">
        <w:rPr>
          <w:rFonts w:hint="cs"/>
          <w:rtl/>
        </w:rPr>
        <w:t>טו</w:t>
      </w:r>
      <w:r w:rsidR="00A24328">
        <w:rPr>
          <w:rFonts w:hint="cs"/>
          <w:rtl/>
        </w:rPr>
        <w:t>.</w:t>
      </w:r>
    </w:p>
    <w:p w14:paraId="75F821D4" w14:textId="3F3452D2" w:rsidR="008E2F20" w:rsidRPr="000528DA" w:rsidRDefault="000B38D1" w:rsidP="00105F25">
      <w:pPr>
        <w:spacing w:after="60"/>
        <w:rPr>
          <w:rtl/>
        </w:rPr>
      </w:pPr>
      <w:bookmarkStart w:id="1916" w:name="_Toc193636503"/>
      <w:bookmarkStart w:id="1917" w:name="_Toc216185108"/>
      <w:r w:rsidRPr="00A10336">
        <w:rPr>
          <w:rStyle w:val="30"/>
          <w:rFonts w:hint="cs"/>
          <w:rtl/>
        </w:rPr>
        <w:t>ב' יונים משגרן</w:t>
      </w:r>
      <w:bookmarkEnd w:id="1916"/>
      <w:bookmarkEnd w:id="1917"/>
      <w:r w:rsidRPr="000528DA">
        <w:rPr>
          <w:rFonts w:hint="cs"/>
          <w:rtl/>
        </w:rPr>
        <w:t xml:space="preserve"> </w:t>
      </w:r>
      <w:r w:rsidRPr="000528DA">
        <w:rPr>
          <w:rtl/>
        </w:rPr>
        <w:t>–</w:t>
      </w:r>
      <w:r w:rsidRPr="000528DA">
        <w:rPr>
          <w:rFonts w:hint="cs"/>
          <w:rtl/>
        </w:rPr>
        <w:t xml:space="preserve"> נשותיך תגרש,</w:t>
      </w:r>
    </w:p>
    <w:p w14:paraId="2D08A8D5" w14:textId="40D5ED70" w:rsidR="00A24328" w:rsidRDefault="00105F25" w:rsidP="009A59D1">
      <w:pPr>
        <w:pStyle w:val="38"/>
        <w:framePr w:wrap="notBeside"/>
        <w:rPr>
          <w:rtl/>
        </w:rPr>
      </w:pPr>
      <w:r w:rsidRPr="00660D7A">
        <w:rPr>
          <w:rFonts w:hint="cs"/>
          <w:rtl/>
        </w:rPr>
        <w:t>טז</w:t>
      </w:r>
      <w:r w:rsidR="00A24328">
        <w:rPr>
          <w:rFonts w:hint="cs"/>
          <w:rtl/>
        </w:rPr>
        <w:t>.</w:t>
      </w:r>
    </w:p>
    <w:p w14:paraId="4B36CAAF" w14:textId="212F4221" w:rsidR="00156AAF" w:rsidRPr="000528DA" w:rsidRDefault="000B38D1" w:rsidP="000528DA">
      <w:pPr>
        <w:rPr>
          <w:rtl/>
        </w:rPr>
      </w:pPr>
      <w:bookmarkStart w:id="1918" w:name="_Toc193636504"/>
      <w:bookmarkStart w:id="1919" w:name="_Toc216185109"/>
      <w:r w:rsidRPr="00A10336">
        <w:rPr>
          <w:rStyle w:val="30"/>
          <w:rFonts w:hint="cs"/>
          <w:rtl/>
        </w:rPr>
        <w:t>ב' ראשי</w:t>
      </w:r>
      <w:r w:rsidR="00105F25" w:rsidRPr="00A10336">
        <w:rPr>
          <w:rStyle w:val="30"/>
          <w:rFonts w:hint="cs"/>
          <w:rtl/>
        </w:rPr>
        <w:t>ת</w:t>
      </w:r>
      <w:r w:rsidRPr="00A10336">
        <w:rPr>
          <w:rStyle w:val="30"/>
          <w:rFonts w:hint="cs"/>
          <w:rtl/>
        </w:rPr>
        <w:t xml:space="preserve"> לפתות</w:t>
      </w:r>
      <w:bookmarkEnd w:id="1918"/>
      <w:bookmarkEnd w:id="1919"/>
      <w:r w:rsidRPr="000528DA">
        <w:rPr>
          <w:rFonts w:hint="cs"/>
          <w:rtl/>
        </w:rPr>
        <w:t xml:space="preserve">- ב' מכות ממקל עבה, וכך היה </w:t>
      </w:r>
      <w:r w:rsidR="008E2F20" w:rsidRPr="000528DA">
        <w:rPr>
          <w:rFonts w:hint="cs"/>
          <w:rtl/>
        </w:rPr>
        <w:t>ב</w:t>
      </w:r>
      <w:r w:rsidRPr="000528DA">
        <w:rPr>
          <w:rFonts w:hint="cs"/>
          <w:rtl/>
        </w:rPr>
        <w:t>אותם עורים בביהמ</w:t>
      </w:r>
      <w:r w:rsidRPr="000528DA">
        <w:rPr>
          <w:rtl/>
        </w:rPr>
        <w:t>"</w:t>
      </w:r>
      <w:r w:rsidR="00FF37A4" w:rsidRPr="000528DA">
        <w:rPr>
          <w:rFonts w:hint="cs"/>
          <w:rtl/>
        </w:rPr>
        <w:t xml:space="preserve">ד, </w:t>
      </w:r>
      <w:r w:rsidR="00FF37A4" w:rsidRPr="00E34F28">
        <w:rPr>
          <w:rStyle w:val="afffff9"/>
          <w:rFonts w:hint="cs"/>
          <w:rtl/>
        </w:rPr>
        <w:t>רבא</w:t>
      </w:r>
      <w:r w:rsidR="00FF37A4" w:rsidRPr="000528DA">
        <w:rPr>
          <w:rFonts w:hint="cs"/>
          <w:rtl/>
        </w:rPr>
        <w:t xml:space="preserve"> הביא לו שכר</w:t>
      </w:r>
      <w:r w:rsidR="00EF7EB8" w:rsidRPr="000528DA">
        <w:rPr>
          <w:rFonts w:hint="cs"/>
          <w:rtl/>
        </w:rPr>
        <w:t>.</w:t>
      </w:r>
      <w:r w:rsidRPr="000528DA">
        <w:rPr>
          <w:rFonts w:hint="cs"/>
          <w:rtl/>
        </w:rPr>
        <w:t xml:space="preserve"> </w:t>
      </w:r>
    </w:p>
    <w:p w14:paraId="340514E2" w14:textId="27A896A0" w:rsidR="00A24328" w:rsidRDefault="00105F25" w:rsidP="009A59D1">
      <w:pPr>
        <w:pStyle w:val="38"/>
        <w:framePr w:wrap="notBeside"/>
        <w:rPr>
          <w:rtl/>
        </w:rPr>
      </w:pPr>
      <w:r w:rsidRPr="00660D7A">
        <w:rPr>
          <w:rFonts w:hint="cs"/>
          <w:rtl/>
        </w:rPr>
        <w:t>יז</w:t>
      </w:r>
      <w:r w:rsidR="009B14FE">
        <w:rPr>
          <w:rFonts w:hint="cs"/>
          <w:rtl/>
        </w:rPr>
        <w:t>.</w:t>
      </w:r>
    </w:p>
    <w:p w14:paraId="100A8168" w14:textId="26054A6E" w:rsidR="00156AAF" w:rsidRPr="000528DA" w:rsidRDefault="000B38D1" w:rsidP="000528DA">
      <w:pPr>
        <w:rPr>
          <w:rtl/>
        </w:rPr>
      </w:pPr>
      <w:bookmarkStart w:id="1920" w:name="_Toc193636505"/>
      <w:bookmarkStart w:id="1921" w:name="_Toc216185110"/>
      <w:r w:rsidRPr="00A10336">
        <w:rPr>
          <w:rStyle w:val="30"/>
          <w:rFonts w:hint="cs"/>
          <w:rtl/>
        </w:rPr>
        <w:t>ביתו שנפל</w:t>
      </w:r>
      <w:bookmarkEnd w:id="1920"/>
      <w:bookmarkEnd w:id="1921"/>
      <w:r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נכסים בלא מצר קנית, </w:t>
      </w:r>
    </w:p>
    <w:p w14:paraId="79D4354C" w14:textId="7057010D" w:rsidR="00A24328" w:rsidRDefault="00105F25" w:rsidP="009A59D1">
      <w:pPr>
        <w:pStyle w:val="38"/>
        <w:framePr w:wrap="notBeside"/>
        <w:rPr>
          <w:rtl/>
        </w:rPr>
      </w:pPr>
      <w:r w:rsidRPr="00660D7A">
        <w:rPr>
          <w:rFonts w:hint="cs"/>
          <w:rtl/>
        </w:rPr>
        <w:t>יח</w:t>
      </w:r>
      <w:r w:rsidR="009B14FE">
        <w:rPr>
          <w:rFonts w:hint="cs"/>
          <w:rtl/>
        </w:rPr>
        <w:t>.</w:t>
      </w:r>
    </w:p>
    <w:p w14:paraId="7E13207C" w14:textId="5A25DE76" w:rsidR="00156AAF" w:rsidRPr="000528DA" w:rsidRDefault="000B38D1" w:rsidP="000528DA">
      <w:pPr>
        <w:rPr>
          <w:rtl/>
        </w:rPr>
      </w:pPr>
      <w:bookmarkStart w:id="1922" w:name="_Toc193636506"/>
      <w:bookmarkStart w:id="1923" w:name="_Toc216185111"/>
      <w:r w:rsidRPr="00A10336">
        <w:rPr>
          <w:rStyle w:val="30"/>
          <w:rFonts w:hint="cs"/>
          <w:rtl/>
        </w:rPr>
        <w:t>טירת</w:t>
      </w:r>
      <w:bookmarkEnd w:id="1922"/>
      <w:bookmarkEnd w:id="1923"/>
      <w:r w:rsidRPr="00A10336">
        <w:rPr>
          <w:rStyle w:val="30"/>
          <w:rFonts w:hint="cs"/>
          <w:rtl/>
        </w:rPr>
        <w:t xml:space="preserve"> </w:t>
      </w:r>
      <w:r w:rsidRPr="00E34F28">
        <w:rPr>
          <w:rStyle w:val="afffff9"/>
          <w:rFonts w:hint="cs"/>
          <w:rtl/>
        </w:rPr>
        <w:t>אביי</w:t>
      </w:r>
      <w:r w:rsidRPr="00A10336">
        <w:rPr>
          <w:rStyle w:val="30"/>
          <w:rFonts w:hint="cs"/>
          <w:rtl/>
        </w:rPr>
        <w:t xml:space="preserve"> נפלה-</w:t>
      </w:r>
      <w:r w:rsidRPr="000528DA">
        <w:rPr>
          <w:rFonts w:hint="cs"/>
          <w:rtl/>
        </w:rPr>
        <w:t xml:space="preserve"> שיפטר וישיבתו תבוא אליו, </w:t>
      </w:r>
    </w:p>
    <w:p w14:paraId="1F2C0984" w14:textId="53698D5E" w:rsidR="00A24328" w:rsidRDefault="00105F25" w:rsidP="009A59D1">
      <w:pPr>
        <w:pStyle w:val="38"/>
        <w:framePr w:wrap="notBeside"/>
        <w:rPr>
          <w:rtl/>
        </w:rPr>
      </w:pPr>
      <w:r w:rsidRPr="00660D7A">
        <w:rPr>
          <w:rFonts w:hint="cs"/>
          <w:rtl/>
        </w:rPr>
        <w:t>יט</w:t>
      </w:r>
      <w:r w:rsidR="009B14FE">
        <w:rPr>
          <w:rFonts w:hint="cs"/>
          <w:rtl/>
        </w:rPr>
        <w:t>.</w:t>
      </w:r>
    </w:p>
    <w:p w14:paraId="3ED22D9B" w14:textId="0F0A74B5" w:rsidR="00156AAF" w:rsidRPr="000528DA" w:rsidRDefault="000B38D1" w:rsidP="000528DA">
      <w:pPr>
        <w:rPr>
          <w:rtl/>
        </w:rPr>
      </w:pPr>
      <w:bookmarkStart w:id="1924" w:name="_Toc193636507"/>
      <w:bookmarkStart w:id="1925" w:name="_Toc216185112"/>
      <w:r w:rsidRPr="00A10336">
        <w:rPr>
          <w:rStyle w:val="30"/>
          <w:rFonts w:hint="cs"/>
          <w:rtl/>
        </w:rPr>
        <w:t>טירה שלו נפלה,</w:t>
      </w:r>
      <w:bookmarkEnd w:id="1924"/>
      <w:bookmarkEnd w:id="1925"/>
      <w:r w:rsidRPr="000528DA">
        <w:rPr>
          <w:rFonts w:hint="cs"/>
          <w:rtl/>
        </w:rPr>
        <w:t xml:space="preserve"> וכ</w:t>
      </w:r>
      <w:r w:rsidRPr="000528DA">
        <w:rPr>
          <w:rtl/>
        </w:rPr>
        <w:t>"</w:t>
      </w:r>
      <w:r w:rsidRPr="000528DA">
        <w:rPr>
          <w:rFonts w:hint="cs"/>
          <w:rtl/>
        </w:rPr>
        <w:t xml:space="preserve">א לקח לבנה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שמעתתן מבדרן בעלמא, </w:t>
      </w:r>
    </w:p>
    <w:p w14:paraId="44AC79AE" w14:textId="13AA49D9" w:rsidR="00A24328" w:rsidRDefault="00CB4DF6" w:rsidP="009A59D1">
      <w:pPr>
        <w:pStyle w:val="38"/>
        <w:framePr w:wrap="notBeside"/>
        <w:rPr>
          <w:rtl/>
        </w:rPr>
      </w:pPr>
      <w:r w:rsidRPr="00660D7A">
        <w:rPr>
          <w:rFonts w:hint="cs"/>
          <w:rtl/>
        </w:rPr>
        <w:t>כ</w:t>
      </w:r>
      <w:r w:rsidR="009B14FE">
        <w:rPr>
          <w:rFonts w:hint="cs"/>
          <w:rtl/>
        </w:rPr>
        <w:t>.</w:t>
      </w:r>
    </w:p>
    <w:p w14:paraId="202C7731" w14:textId="0D7B0CF3" w:rsidR="00156AAF" w:rsidRPr="000528DA" w:rsidRDefault="000B38D1" w:rsidP="000528DA">
      <w:pPr>
        <w:rPr>
          <w:rtl/>
        </w:rPr>
      </w:pPr>
      <w:bookmarkStart w:id="1926" w:name="_Toc193636508"/>
      <w:bookmarkStart w:id="1927" w:name="_Toc216185113"/>
      <w:r w:rsidRPr="00A10336">
        <w:rPr>
          <w:rStyle w:val="30"/>
          <w:rFonts w:hint="cs"/>
          <w:rtl/>
        </w:rPr>
        <w:t>ראשו נבקע ונשר מוחו-</w:t>
      </w:r>
      <w:bookmarkEnd w:id="1926"/>
      <w:bookmarkEnd w:id="1927"/>
      <w:r w:rsidRPr="000528DA">
        <w:rPr>
          <w:rFonts w:hint="cs"/>
          <w:rtl/>
        </w:rPr>
        <w:t xml:space="preserve"> מוחין יצאו מכר שמראשותיו, </w:t>
      </w:r>
    </w:p>
    <w:p w14:paraId="3FFA4901" w14:textId="53F208E4" w:rsidR="00A24328" w:rsidRDefault="00CB4DF6" w:rsidP="009A59D1">
      <w:pPr>
        <w:pStyle w:val="38"/>
        <w:framePr w:wrap="notBeside"/>
        <w:rPr>
          <w:rtl/>
        </w:rPr>
      </w:pPr>
      <w:r w:rsidRPr="00660D7A">
        <w:rPr>
          <w:rFonts w:hint="cs"/>
          <w:rtl/>
        </w:rPr>
        <w:t>כא</w:t>
      </w:r>
      <w:r w:rsidR="009B14FE">
        <w:rPr>
          <w:rFonts w:hint="cs"/>
          <w:rtl/>
        </w:rPr>
        <w:t>.</w:t>
      </w:r>
    </w:p>
    <w:p w14:paraId="4B80BB0F" w14:textId="34190C51" w:rsidR="008B41F0" w:rsidRPr="000528DA" w:rsidRDefault="000B38D1" w:rsidP="00CB4DF6">
      <w:pPr>
        <w:rPr>
          <w:rtl/>
        </w:rPr>
      </w:pPr>
      <w:bookmarkStart w:id="1928" w:name="_Toc193636509"/>
      <w:bookmarkStart w:id="1929" w:name="_Toc216185114"/>
      <w:r w:rsidRPr="00A10336">
        <w:rPr>
          <w:rStyle w:val="30"/>
          <w:rFonts w:hint="cs"/>
          <w:rtl/>
        </w:rPr>
        <w:t>הלל המצרי</w:t>
      </w:r>
      <w:bookmarkEnd w:id="1928"/>
      <w:bookmarkEnd w:id="1929"/>
      <w:r w:rsidRPr="000528DA">
        <w:rPr>
          <w:rFonts w:hint="cs"/>
          <w:rtl/>
        </w:rPr>
        <w:t xml:space="preserve"> נס יארע לו, ולכך לא רצה ללכת עמו בספינה</w:t>
      </w:r>
      <w:r w:rsidR="00FF37A4" w:rsidRPr="000528DA">
        <w:rPr>
          <w:rFonts w:hint="cs"/>
          <w:rtl/>
        </w:rPr>
        <w:t>.</w:t>
      </w:r>
      <w:r w:rsidR="00156AAF" w:rsidRPr="000528DA">
        <w:rPr>
          <w:rFonts w:hint="cs"/>
          <w:rtl/>
        </w:rPr>
        <w:t xml:space="preserve"> </w:t>
      </w:r>
      <w:r w:rsidRPr="000528DA">
        <w:rPr>
          <w:rFonts w:hint="cs"/>
          <w:rtl/>
        </w:rPr>
        <w:t xml:space="preserve">שכח ספרו </w:t>
      </w:r>
      <w:r w:rsidR="00EF7EB8" w:rsidRPr="00E34F28">
        <w:rPr>
          <w:rStyle w:val="afffff9"/>
          <w:rFonts w:hint="cs"/>
          <w:rtl/>
        </w:rPr>
        <w:t>ו</w:t>
      </w:r>
      <w:r w:rsidRPr="00E34F28">
        <w:rPr>
          <w:rStyle w:val="afffff9"/>
          <w:rFonts w:hint="cs"/>
          <w:rtl/>
        </w:rPr>
        <w:t>רבא</w:t>
      </w:r>
      <w:r w:rsidRPr="000528DA">
        <w:rPr>
          <w:rFonts w:hint="cs"/>
          <w:rtl/>
        </w:rPr>
        <w:t xml:space="preserve"> </w:t>
      </w:r>
      <w:r w:rsidR="00EF7EB8" w:rsidRPr="000528DA">
        <w:rPr>
          <w:rFonts w:hint="cs"/>
          <w:rtl/>
        </w:rPr>
        <w:t xml:space="preserve">מצא </w:t>
      </w:r>
      <w:r w:rsidRPr="000528DA">
        <w:rPr>
          <w:rFonts w:hint="cs"/>
          <w:rtl/>
        </w:rPr>
        <w:t xml:space="preserve">שכתוב שם הכל הולך אחר הפה,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רשע ציערתני</w:t>
      </w:r>
      <w:r w:rsidR="00EF7EB8" w:rsidRPr="000528DA">
        <w:rPr>
          <w:rFonts w:hint="cs"/>
          <w:rtl/>
        </w:rPr>
        <w:t>,</w:t>
      </w:r>
      <w:r w:rsidRPr="000528DA">
        <w:rPr>
          <w:rFonts w:hint="cs"/>
          <w:rtl/>
        </w:rPr>
        <w:t xml:space="preserve"> על הכל מחל</w:t>
      </w:r>
      <w:r w:rsidR="00EF7EB8" w:rsidRPr="000528DA">
        <w:rPr>
          <w:rFonts w:hint="cs"/>
          <w:rtl/>
        </w:rPr>
        <w:t>ו</w:t>
      </w:r>
      <w:r w:rsidRPr="000528DA">
        <w:rPr>
          <w:rFonts w:hint="cs"/>
          <w:rtl/>
        </w:rPr>
        <w:t xml:space="preserve"> חוץ מאשתו שנפטרה, יה</w:t>
      </w:r>
      <w:r w:rsidRPr="000528DA">
        <w:rPr>
          <w:rtl/>
        </w:rPr>
        <w:t>"</w:t>
      </w:r>
      <w:r w:rsidR="00156AAF" w:rsidRPr="000528DA">
        <w:rPr>
          <w:rFonts w:hint="cs"/>
          <w:rtl/>
        </w:rPr>
        <w:t xml:space="preserve">ר שתימסר למלכות, </w:t>
      </w:r>
      <w:r w:rsidRPr="000528DA">
        <w:rPr>
          <w:rFonts w:hint="cs"/>
          <w:rtl/>
        </w:rPr>
        <w:t xml:space="preserve">גלה לרומא, כשחלם שומר המלך שראה בחלום מחט באצבעו תולעת בב' מאצבעותיו, בכל ידו ולא נתן לו זוז </w:t>
      </w:r>
    </w:p>
    <w:p w14:paraId="03B39511" w14:textId="77777777" w:rsidR="00A24328" w:rsidRDefault="000B38D1"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62B7EDA7" w14:textId="40BBE7AC" w:rsidR="00845FF6" w:rsidRDefault="000B38D1" w:rsidP="00CB4DF6">
      <w:pPr>
        <w:rPr>
          <w:rtl/>
        </w:rPr>
      </w:pPr>
      <w:r w:rsidRPr="000528DA">
        <w:rPr>
          <w:rFonts w:hint="cs"/>
          <w:rtl/>
        </w:rPr>
        <w:t xml:space="preserve">הותלעו כל בגדי המלך, אמרו להורגו שידע ולא אמר, כפתוהו לשני ארזים שכפפו למקום אחד וכשחזרו הארזים נחלק לשנים, </w:t>
      </w:r>
    </w:p>
    <w:p w14:paraId="01FFEEA7" w14:textId="1100B1F6" w:rsidR="00FF37A4" w:rsidRPr="00E34F28" w:rsidRDefault="000B38D1" w:rsidP="00EC0DC4">
      <w:pPr>
        <w:pStyle w:val="af2"/>
        <w:framePr w:wrap="around"/>
        <w:rPr>
          <w:rtl/>
        </w:rPr>
      </w:pPr>
      <w:r w:rsidRPr="00FE3D07">
        <w:rPr>
          <w:rFonts w:hint="cs"/>
          <w:rtl/>
        </w:rPr>
        <w:t>נו</w:t>
      </w:r>
      <w:r w:rsidRPr="00E34F28">
        <w:rPr>
          <w:rStyle w:val="afffff9"/>
          <w:rFonts w:hint="cs"/>
          <w:rtl/>
        </w:rPr>
        <w:t xml:space="preserve">: </w:t>
      </w:r>
    </w:p>
    <w:p w14:paraId="5D57FDD4" w14:textId="7BA166B5" w:rsidR="00A24328" w:rsidRDefault="00CB4DF6" w:rsidP="009A59D1">
      <w:pPr>
        <w:pStyle w:val="38"/>
        <w:framePr w:wrap="notBeside"/>
        <w:rPr>
          <w:rtl/>
        </w:rPr>
      </w:pPr>
      <w:r w:rsidRPr="00660D7A">
        <w:rPr>
          <w:rFonts w:hint="cs"/>
          <w:rtl/>
        </w:rPr>
        <w:t>רי''ש לאחיינו</w:t>
      </w:r>
      <w:r w:rsidR="009B14FE">
        <w:rPr>
          <w:rFonts w:hint="cs"/>
          <w:rtl/>
        </w:rPr>
        <w:t>:</w:t>
      </w:r>
    </w:p>
    <w:p w14:paraId="26785F39" w14:textId="1B6A7004" w:rsidR="00FF37A4" w:rsidRPr="000528DA" w:rsidRDefault="000B38D1" w:rsidP="000528DA">
      <w:pPr>
        <w:rPr>
          <w:rtl/>
        </w:rPr>
      </w:pPr>
      <w:bookmarkStart w:id="1930" w:name="_Toc193636510"/>
      <w:bookmarkStart w:id="1931" w:name="_Toc216185115"/>
      <w:r w:rsidRPr="00A10336">
        <w:rPr>
          <w:rStyle w:val="30"/>
          <w:rFonts w:hint="cs"/>
          <w:rtl/>
        </w:rPr>
        <w:t>ב' לחיי שנשרו</w:t>
      </w:r>
      <w:bookmarkEnd w:id="1930"/>
      <w:bookmarkEnd w:id="1931"/>
      <w:r w:rsidRPr="000528DA">
        <w:rPr>
          <w:rFonts w:hint="cs"/>
          <w:rtl/>
        </w:rPr>
        <w:t xml:space="preserve"> גדודי רומי יעצו עליך רעה ומתו, </w:t>
      </w:r>
    </w:p>
    <w:p w14:paraId="72E9D93B" w14:textId="77777777" w:rsidR="00FF37A4" w:rsidRPr="000528DA" w:rsidRDefault="000B38D1" w:rsidP="000528DA">
      <w:pPr>
        <w:rPr>
          <w:rtl/>
        </w:rPr>
      </w:pPr>
      <w:bookmarkStart w:id="1932" w:name="_Toc193636511"/>
      <w:bookmarkStart w:id="1933" w:name="_Toc216185116"/>
      <w:r w:rsidRPr="00A10336">
        <w:rPr>
          <w:rStyle w:val="30"/>
          <w:rFonts w:hint="cs"/>
          <w:rtl/>
        </w:rPr>
        <w:t>חוטמי שנשר</w:t>
      </w:r>
      <w:bookmarkEnd w:id="1932"/>
      <w:bookmarkEnd w:id="1933"/>
      <w:r w:rsidRPr="000528DA">
        <w:rPr>
          <w:rFonts w:hint="cs"/>
          <w:rtl/>
        </w:rPr>
        <w:t xml:space="preserve"> חרון אף נסתלק, </w:t>
      </w:r>
    </w:p>
    <w:p w14:paraId="103FB03C" w14:textId="77777777" w:rsidR="00FD628E" w:rsidRPr="000528DA" w:rsidRDefault="000B38D1" w:rsidP="000528DA">
      <w:pPr>
        <w:rPr>
          <w:rtl/>
        </w:rPr>
      </w:pPr>
      <w:bookmarkStart w:id="1934" w:name="_Toc193636512"/>
      <w:bookmarkStart w:id="1935" w:name="_Toc216185117"/>
      <w:r w:rsidRPr="00A10336">
        <w:rPr>
          <w:rStyle w:val="30"/>
          <w:rFonts w:hint="cs"/>
          <w:rtl/>
        </w:rPr>
        <w:t>ב' ידי נחתכו</w:t>
      </w:r>
      <w:bookmarkEnd w:id="1934"/>
      <w:bookmarkEnd w:id="1935"/>
      <w:r w:rsidRPr="000528DA">
        <w:rPr>
          <w:rFonts w:hint="cs"/>
          <w:rtl/>
        </w:rPr>
        <w:t xml:space="preserve"> לא תצטרך למעש</w:t>
      </w:r>
      <w:r w:rsidRPr="000528DA">
        <w:rPr>
          <w:rtl/>
        </w:rPr>
        <w:t>"</w:t>
      </w:r>
      <w:r w:rsidRPr="000528DA">
        <w:rPr>
          <w:rFonts w:hint="cs"/>
          <w:rtl/>
        </w:rPr>
        <w:t>י,</w:t>
      </w:r>
    </w:p>
    <w:p w14:paraId="7658B4C0" w14:textId="77777777" w:rsidR="00FD628E" w:rsidRPr="000528DA" w:rsidRDefault="000B38D1" w:rsidP="000528DA">
      <w:pPr>
        <w:rPr>
          <w:rtl/>
        </w:rPr>
      </w:pPr>
      <w:bookmarkStart w:id="1936" w:name="_Toc193636513"/>
      <w:bookmarkStart w:id="1937" w:name="_Toc216185118"/>
      <w:r w:rsidRPr="00A10336">
        <w:rPr>
          <w:rStyle w:val="30"/>
          <w:rFonts w:hint="cs"/>
          <w:rtl/>
        </w:rPr>
        <w:t>ב' רגלי נקטעו</w:t>
      </w:r>
      <w:bookmarkEnd w:id="1936"/>
      <w:bookmarkEnd w:id="1937"/>
      <w:r w:rsidRPr="000528DA">
        <w:rPr>
          <w:rFonts w:hint="cs"/>
          <w:rtl/>
        </w:rPr>
        <w:t xml:space="preserve"> על סוס אתה רוכב,</w:t>
      </w:r>
    </w:p>
    <w:p w14:paraId="441B2A7A" w14:textId="77777777" w:rsidR="00FF37A4" w:rsidRPr="000528DA" w:rsidRDefault="000B38D1" w:rsidP="00CB4DF6">
      <w:pPr>
        <w:spacing w:after="60"/>
        <w:rPr>
          <w:rtl/>
        </w:rPr>
      </w:pPr>
      <w:bookmarkStart w:id="1938" w:name="_Toc193636514"/>
      <w:bookmarkStart w:id="1939" w:name="_Toc216185119"/>
      <w:r w:rsidRPr="00A10336">
        <w:rPr>
          <w:rStyle w:val="30"/>
          <w:rFonts w:hint="cs"/>
          <w:rtl/>
        </w:rPr>
        <w:t>באדר מתת וניסן לא תראה</w:t>
      </w:r>
      <w:bookmarkEnd w:id="1938"/>
      <w:bookmarkEnd w:id="1939"/>
      <w:r w:rsidRPr="000528DA">
        <w:rPr>
          <w:rFonts w:hint="cs"/>
          <w:rtl/>
        </w:rPr>
        <w:t xml:space="preserve">, בהדר תמות ולא תבוא לידי נסיון, </w:t>
      </w:r>
    </w:p>
    <w:p w14:paraId="216F3F76" w14:textId="7343083F" w:rsidR="00A24328" w:rsidRDefault="00CB4DF6" w:rsidP="009A59D1">
      <w:pPr>
        <w:pStyle w:val="38"/>
        <w:framePr w:wrap="notBeside"/>
        <w:rPr>
          <w:rtl/>
        </w:rPr>
      </w:pPr>
      <w:r w:rsidRPr="00660D7A">
        <w:rPr>
          <w:rFonts w:hint="cs"/>
          <w:rtl/>
        </w:rPr>
        <w:t>רי</w:t>
      </w:r>
      <w:r w:rsidRPr="00660D7A">
        <w:rPr>
          <w:rtl/>
        </w:rPr>
        <w:t>"</w:t>
      </w:r>
      <w:r w:rsidRPr="00660D7A">
        <w:rPr>
          <w:rFonts w:hint="cs"/>
          <w:rtl/>
        </w:rPr>
        <w:t>ש למין</w:t>
      </w:r>
      <w:r w:rsidR="009B14FE">
        <w:rPr>
          <w:rFonts w:hint="cs"/>
          <w:rtl/>
        </w:rPr>
        <w:t>:</w:t>
      </w:r>
    </w:p>
    <w:p w14:paraId="7220466D" w14:textId="42F739BF" w:rsidR="00FD628E" w:rsidRPr="000528DA" w:rsidRDefault="000B38D1" w:rsidP="00CB4DF6">
      <w:pPr>
        <w:pStyle w:val="afffff5"/>
        <w:spacing w:before="0"/>
        <w:rPr>
          <w:rtl/>
        </w:rPr>
      </w:pPr>
      <w:bookmarkStart w:id="1940" w:name="_Toc193636515"/>
      <w:bookmarkStart w:id="1941" w:name="_Toc216185120"/>
      <w:r w:rsidRPr="00A10336">
        <w:rPr>
          <w:rStyle w:val="30"/>
          <w:rFonts w:hint="cs"/>
          <w:rtl/>
        </w:rPr>
        <w:t>משקה שמן לזיתים</w:t>
      </w:r>
      <w:bookmarkEnd w:id="1940"/>
      <w:bookmarkEnd w:id="1941"/>
      <w:r w:rsidR="00CB4DF6">
        <w:rPr>
          <w:rtl/>
        </w:rPr>
        <w:tab/>
      </w:r>
      <w:r w:rsidRPr="000528DA">
        <w:rPr>
          <w:rFonts w:hint="cs"/>
          <w:rtl/>
        </w:rPr>
        <w:t>- בא על אמו,</w:t>
      </w:r>
    </w:p>
    <w:p w14:paraId="5B3AB291" w14:textId="55766DB9" w:rsidR="00FF37A4" w:rsidRPr="000528DA" w:rsidRDefault="000B38D1" w:rsidP="000528DA">
      <w:pPr>
        <w:rPr>
          <w:rtl/>
        </w:rPr>
      </w:pPr>
      <w:bookmarkStart w:id="1942" w:name="_Toc193636516"/>
      <w:bookmarkStart w:id="1943" w:name="_Toc216185121"/>
      <w:r w:rsidRPr="00A10336">
        <w:rPr>
          <w:rStyle w:val="30"/>
          <w:rFonts w:hint="cs"/>
          <w:rtl/>
        </w:rPr>
        <w:t>קטף כוכב</w:t>
      </w:r>
      <w:bookmarkEnd w:id="1942"/>
      <w:bookmarkEnd w:id="1943"/>
      <w:r w:rsidRPr="000528DA">
        <w:rPr>
          <w:rFonts w:hint="cs"/>
          <w:rtl/>
        </w:rPr>
        <w:t xml:space="preserve"> -</w:t>
      </w:r>
      <w:r w:rsidR="00FA2FB5" w:rsidRPr="000528DA">
        <w:rPr>
          <w:rtl/>
        </w:rPr>
        <w:tab/>
      </w:r>
      <w:r w:rsidR="00FA2FB5" w:rsidRPr="000528DA">
        <w:rPr>
          <w:rtl/>
        </w:rPr>
        <w:tab/>
      </w:r>
      <w:r w:rsidR="00FA2FB5" w:rsidRPr="000528DA">
        <w:rPr>
          <w:rtl/>
        </w:rPr>
        <w:tab/>
      </w:r>
      <w:r w:rsidR="00FA2FB5" w:rsidRPr="000528DA">
        <w:rPr>
          <w:rtl/>
        </w:rPr>
        <w:tab/>
      </w:r>
      <w:r w:rsidR="00FA2FB5" w:rsidRPr="000528DA">
        <w:rPr>
          <w:rtl/>
        </w:rPr>
        <w:tab/>
      </w:r>
      <w:r w:rsidR="00CB4DF6">
        <w:rPr>
          <w:rFonts w:hint="cs"/>
          <w:rtl/>
        </w:rPr>
        <w:t>-</w:t>
      </w:r>
      <w:r w:rsidRPr="000528DA">
        <w:rPr>
          <w:rFonts w:hint="cs"/>
          <w:rtl/>
        </w:rPr>
        <w:t xml:space="preserve">ישראל גנבת, </w:t>
      </w:r>
    </w:p>
    <w:p w14:paraId="75E13EF6" w14:textId="7E678616" w:rsidR="00FF37A4" w:rsidRPr="000528DA" w:rsidRDefault="000B38D1" w:rsidP="000528DA">
      <w:pPr>
        <w:rPr>
          <w:rtl/>
        </w:rPr>
      </w:pPr>
      <w:bookmarkStart w:id="1944" w:name="_Toc193636517"/>
      <w:bookmarkStart w:id="1945" w:name="_Toc216185122"/>
      <w:r w:rsidRPr="00A10336">
        <w:rPr>
          <w:rStyle w:val="30"/>
          <w:rFonts w:hint="cs"/>
          <w:rtl/>
        </w:rPr>
        <w:lastRenderedPageBreak/>
        <w:t>בלע כוכב</w:t>
      </w:r>
      <w:bookmarkEnd w:id="1944"/>
      <w:bookmarkEnd w:id="1945"/>
      <w:r w:rsidRPr="000528DA">
        <w:rPr>
          <w:rFonts w:hint="cs"/>
          <w:rtl/>
        </w:rPr>
        <w:t xml:space="preserve"> </w:t>
      </w:r>
      <w:r w:rsidR="00CB4DF6">
        <w:rPr>
          <w:rtl/>
        </w:rPr>
        <w:tab/>
      </w:r>
      <w:r w:rsidR="00CB4DF6">
        <w:rPr>
          <w:rtl/>
        </w:rPr>
        <w:tab/>
      </w:r>
      <w:r w:rsidR="00CB4DF6">
        <w:rPr>
          <w:rtl/>
        </w:rPr>
        <w:tab/>
      </w:r>
      <w:r w:rsidR="00CB4DF6">
        <w:rPr>
          <w:rtl/>
        </w:rPr>
        <w:tab/>
      </w:r>
      <w:r w:rsidR="00CB4DF6">
        <w:rPr>
          <w:rtl/>
        </w:rPr>
        <w:tab/>
      </w:r>
      <w:r w:rsidR="00CB4DF6">
        <w:rPr>
          <w:rtl/>
        </w:rPr>
        <w:tab/>
      </w:r>
      <w:r w:rsidR="00CB4DF6">
        <w:rPr>
          <w:rFonts w:hint="cs"/>
          <w:rtl/>
        </w:rPr>
        <w:t xml:space="preserve">- </w:t>
      </w:r>
      <w:r w:rsidRPr="000528DA">
        <w:rPr>
          <w:rFonts w:hint="cs"/>
          <w:rtl/>
        </w:rPr>
        <w:t xml:space="preserve">מכרת ישראל ואכלת כספו, </w:t>
      </w:r>
    </w:p>
    <w:p w14:paraId="5D395ED9" w14:textId="515E3EB5" w:rsidR="00FD628E" w:rsidRPr="000528DA" w:rsidRDefault="000B38D1" w:rsidP="000528DA">
      <w:pPr>
        <w:rPr>
          <w:rtl/>
        </w:rPr>
      </w:pPr>
      <w:bookmarkStart w:id="1946" w:name="_Toc193636518"/>
      <w:bookmarkStart w:id="1947" w:name="_Toc216185123"/>
      <w:r w:rsidRPr="00A10336">
        <w:rPr>
          <w:rStyle w:val="30"/>
          <w:rFonts w:hint="cs"/>
          <w:rtl/>
        </w:rPr>
        <w:t>עיני נישקו אהדדי</w:t>
      </w:r>
      <w:bookmarkEnd w:id="1946"/>
      <w:bookmarkEnd w:id="1947"/>
      <w:r w:rsidR="00CB4DF6">
        <w:rPr>
          <w:rtl/>
        </w:rPr>
        <w:tab/>
      </w:r>
      <w:r w:rsidR="00CB4DF6">
        <w:rPr>
          <w:rtl/>
        </w:rPr>
        <w:tab/>
      </w:r>
      <w:r w:rsidRPr="000528DA">
        <w:rPr>
          <w:rFonts w:hint="cs"/>
          <w:rtl/>
        </w:rPr>
        <w:t>- בא על אחותו,</w:t>
      </w:r>
    </w:p>
    <w:p w14:paraId="7CF891DB" w14:textId="1BF7C44E" w:rsidR="00FD628E" w:rsidRPr="000528DA" w:rsidRDefault="000B38D1" w:rsidP="000528DA">
      <w:pPr>
        <w:rPr>
          <w:rtl/>
        </w:rPr>
      </w:pPr>
      <w:bookmarkStart w:id="1948" w:name="_Toc193636519"/>
      <w:bookmarkStart w:id="1949" w:name="_Toc216185124"/>
      <w:r w:rsidRPr="00A10336">
        <w:rPr>
          <w:rStyle w:val="30"/>
          <w:rFonts w:hint="cs"/>
          <w:rtl/>
        </w:rPr>
        <w:t>נישק ירח</w:t>
      </w:r>
      <w:bookmarkEnd w:id="1948"/>
      <w:bookmarkEnd w:id="1949"/>
      <w:r w:rsidR="00CB4DF6">
        <w:rPr>
          <w:rtl/>
        </w:rPr>
        <w:tab/>
      </w:r>
      <w:r w:rsidR="00CB4DF6">
        <w:rPr>
          <w:rtl/>
        </w:rPr>
        <w:tab/>
      </w:r>
      <w:r w:rsidR="00CB4DF6">
        <w:rPr>
          <w:rtl/>
        </w:rPr>
        <w:tab/>
      </w:r>
      <w:r w:rsidR="00CB4DF6">
        <w:rPr>
          <w:rtl/>
        </w:rPr>
        <w:tab/>
      </w:r>
      <w:r w:rsidR="00CB4DF6">
        <w:rPr>
          <w:rtl/>
        </w:rPr>
        <w:tab/>
      </w:r>
      <w:r w:rsidR="00CB4DF6">
        <w:rPr>
          <w:rtl/>
        </w:rPr>
        <w:tab/>
      </w:r>
      <w:r w:rsidRPr="000528DA">
        <w:rPr>
          <w:rFonts w:hint="cs"/>
          <w:rtl/>
        </w:rPr>
        <w:t>- בא על בת ישראל,</w:t>
      </w:r>
    </w:p>
    <w:p w14:paraId="67007565" w14:textId="05CEF12B" w:rsidR="00FF37A4" w:rsidRPr="000528DA" w:rsidRDefault="000B38D1" w:rsidP="000528DA">
      <w:pPr>
        <w:rPr>
          <w:rtl/>
        </w:rPr>
      </w:pPr>
      <w:bookmarkStart w:id="1950" w:name="_Toc193636520"/>
      <w:bookmarkStart w:id="1951" w:name="_Toc216185125"/>
      <w:r w:rsidRPr="00A10336">
        <w:rPr>
          <w:rStyle w:val="30"/>
          <w:rFonts w:hint="cs"/>
          <w:rtl/>
        </w:rPr>
        <w:t>דורך בצל הדס</w:t>
      </w:r>
      <w:bookmarkEnd w:id="1950"/>
      <w:bookmarkEnd w:id="1951"/>
      <w:r w:rsidRPr="000528DA">
        <w:rPr>
          <w:rFonts w:hint="cs"/>
          <w:rtl/>
        </w:rPr>
        <w:t xml:space="preserve"> </w:t>
      </w:r>
      <w:r w:rsidR="00CB4DF6">
        <w:rPr>
          <w:rtl/>
        </w:rPr>
        <w:tab/>
      </w:r>
      <w:r w:rsidR="00CB4DF6">
        <w:rPr>
          <w:rtl/>
        </w:rPr>
        <w:tab/>
      </w:r>
      <w:r w:rsidR="00CB4DF6">
        <w:rPr>
          <w:rtl/>
        </w:rPr>
        <w:tab/>
      </w:r>
      <w:r w:rsidR="00CB4DF6">
        <w:rPr>
          <w:rFonts w:hint="cs"/>
          <w:rtl/>
        </w:rPr>
        <w:t xml:space="preserve">- </w:t>
      </w:r>
      <w:r w:rsidRPr="000528DA">
        <w:rPr>
          <w:rFonts w:hint="cs"/>
          <w:rtl/>
        </w:rPr>
        <w:t xml:space="preserve">בא על נערה המאורסה, </w:t>
      </w:r>
    </w:p>
    <w:p w14:paraId="17A480D4" w14:textId="49A9678F" w:rsidR="00FD628E" w:rsidRPr="000528DA" w:rsidRDefault="000B38D1" w:rsidP="000528DA">
      <w:pPr>
        <w:rPr>
          <w:rtl/>
        </w:rPr>
      </w:pPr>
      <w:bookmarkStart w:id="1952" w:name="_Toc193636521"/>
      <w:bookmarkStart w:id="1953" w:name="_Toc216185126"/>
      <w:r w:rsidRPr="00A10336">
        <w:rPr>
          <w:rStyle w:val="30"/>
          <w:rFonts w:hint="cs"/>
          <w:rtl/>
        </w:rPr>
        <w:t>צל ואני תחתיו</w:t>
      </w:r>
      <w:bookmarkEnd w:id="1952"/>
      <w:bookmarkEnd w:id="1953"/>
      <w:r w:rsidR="00CB4DF6" w:rsidRPr="00A10336">
        <w:rPr>
          <w:rStyle w:val="30"/>
          <w:rtl/>
        </w:rPr>
        <w:tab/>
      </w:r>
      <w:r w:rsidR="00CB4DF6" w:rsidRPr="00A10336">
        <w:rPr>
          <w:rStyle w:val="30"/>
          <w:rtl/>
        </w:rPr>
        <w:tab/>
      </w:r>
      <w:r w:rsidR="00CB4DF6" w:rsidRPr="00A10336">
        <w:rPr>
          <w:rStyle w:val="30"/>
          <w:rtl/>
        </w:rPr>
        <w:tab/>
      </w:r>
      <w:r w:rsidR="00CB4DF6" w:rsidRPr="00A10336">
        <w:rPr>
          <w:rStyle w:val="30"/>
          <w:rtl/>
        </w:rPr>
        <w:tab/>
      </w:r>
      <w:r w:rsidRPr="000528DA">
        <w:rPr>
          <w:rFonts w:hint="cs"/>
          <w:rtl/>
        </w:rPr>
        <w:t>- משכבך הפוך,</w:t>
      </w:r>
    </w:p>
    <w:p w14:paraId="1CEF1664" w14:textId="1A7BEC40" w:rsidR="00FF37A4" w:rsidRPr="000528DA" w:rsidRDefault="000B38D1" w:rsidP="000528DA">
      <w:pPr>
        <w:rPr>
          <w:rtl/>
        </w:rPr>
      </w:pPr>
      <w:bookmarkStart w:id="1954" w:name="_Toc193636522"/>
      <w:bookmarkStart w:id="1955" w:name="_Toc216185127"/>
      <w:r w:rsidRPr="00A10336">
        <w:rPr>
          <w:rStyle w:val="30"/>
          <w:rFonts w:hint="cs"/>
          <w:rtl/>
        </w:rPr>
        <w:t>עורב דהדר למיטה</w:t>
      </w:r>
      <w:bookmarkEnd w:id="1954"/>
      <w:bookmarkEnd w:id="1955"/>
      <w:r w:rsidRPr="000528DA">
        <w:rPr>
          <w:rFonts w:hint="cs"/>
          <w:rtl/>
        </w:rPr>
        <w:t xml:space="preserve"> </w:t>
      </w:r>
      <w:r w:rsidR="00CB4DF6">
        <w:rPr>
          <w:rtl/>
        </w:rPr>
        <w:tab/>
      </w:r>
      <w:r w:rsidRPr="000528DA">
        <w:rPr>
          <w:rFonts w:hint="cs"/>
          <w:rtl/>
        </w:rPr>
        <w:t xml:space="preserve">-אשתך זנתה מהרבה אנשים, </w:t>
      </w:r>
    </w:p>
    <w:p w14:paraId="1B3AB7D9" w14:textId="22C54EA3" w:rsidR="00FF37A4" w:rsidRPr="000528DA" w:rsidRDefault="000B38D1" w:rsidP="000528DA">
      <w:pPr>
        <w:rPr>
          <w:rtl/>
        </w:rPr>
      </w:pPr>
      <w:bookmarkStart w:id="1956" w:name="_Toc193636523"/>
      <w:bookmarkStart w:id="1957" w:name="_Toc216185128"/>
      <w:r w:rsidRPr="00A10336">
        <w:rPr>
          <w:rStyle w:val="30"/>
          <w:rFonts w:hint="cs"/>
          <w:rtl/>
        </w:rPr>
        <w:t>יוני שבה למיטה</w:t>
      </w:r>
      <w:bookmarkEnd w:id="1956"/>
      <w:bookmarkEnd w:id="1957"/>
      <w:r w:rsidR="00FF37A4" w:rsidRPr="000528DA">
        <w:rPr>
          <w:rFonts w:hint="cs"/>
          <w:rtl/>
        </w:rPr>
        <w:t xml:space="preserve"> </w:t>
      </w:r>
      <w:r w:rsidR="00CB4DF6">
        <w:rPr>
          <w:rtl/>
        </w:rPr>
        <w:tab/>
      </w:r>
      <w:r w:rsidR="00CB4DF6">
        <w:rPr>
          <w:rtl/>
        </w:rPr>
        <w:tab/>
      </w:r>
      <w:r w:rsidR="00CB4DF6">
        <w:rPr>
          <w:rFonts w:hint="cs"/>
          <w:rtl/>
        </w:rPr>
        <w:t xml:space="preserve">- </w:t>
      </w:r>
      <w:r w:rsidRPr="000528DA">
        <w:rPr>
          <w:rFonts w:hint="cs"/>
          <w:rtl/>
        </w:rPr>
        <w:t xml:space="preserve">נשים הרבה טמאת, </w:t>
      </w:r>
    </w:p>
    <w:p w14:paraId="36ABB82E" w14:textId="676F1603" w:rsidR="00FF37A4" w:rsidRPr="000528DA" w:rsidRDefault="000B38D1" w:rsidP="000528DA">
      <w:pPr>
        <w:rPr>
          <w:rtl/>
        </w:rPr>
      </w:pPr>
      <w:bookmarkStart w:id="1958" w:name="_Toc193636524"/>
      <w:bookmarkStart w:id="1959" w:name="_Toc216185129"/>
      <w:r w:rsidRPr="00A10336">
        <w:rPr>
          <w:rStyle w:val="30"/>
          <w:rFonts w:hint="cs"/>
          <w:rtl/>
        </w:rPr>
        <w:t>אחז ב' יונים שפרחו</w:t>
      </w:r>
      <w:bookmarkEnd w:id="1958"/>
      <w:bookmarkEnd w:id="1959"/>
      <w:r w:rsidRPr="000528DA">
        <w:rPr>
          <w:rFonts w:hint="cs"/>
          <w:rtl/>
        </w:rPr>
        <w:t xml:space="preserve"> </w:t>
      </w:r>
      <w:r w:rsidR="00CB4DF6">
        <w:rPr>
          <w:rFonts w:hint="cs"/>
          <w:rtl/>
        </w:rPr>
        <w:t xml:space="preserve">- </w:t>
      </w:r>
      <w:r w:rsidRPr="000528DA">
        <w:rPr>
          <w:rFonts w:hint="cs"/>
          <w:rtl/>
        </w:rPr>
        <w:t xml:space="preserve">ב' נשים נשאת ולא פטרתם בגט, </w:t>
      </w:r>
    </w:p>
    <w:p w14:paraId="74C586F6" w14:textId="02173258" w:rsidR="00FA2FB5" w:rsidRPr="00CB4DF6" w:rsidRDefault="000B38D1" w:rsidP="000528DA">
      <w:pPr>
        <w:rPr>
          <w:rtl/>
        </w:rPr>
      </w:pPr>
      <w:bookmarkStart w:id="1960" w:name="_Toc193636525"/>
      <w:bookmarkStart w:id="1961" w:name="_Toc216185130"/>
      <w:r w:rsidRPr="00A10336">
        <w:rPr>
          <w:rStyle w:val="30"/>
          <w:rFonts w:hint="cs"/>
          <w:rtl/>
        </w:rPr>
        <w:t>קילף ביצים</w:t>
      </w:r>
      <w:bookmarkEnd w:id="1960"/>
      <w:bookmarkEnd w:id="1961"/>
      <w:r w:rsidR="00CB4DF6">
        <w:rPr>
          <w:rtl/>
        </w:rPr>
        <w:tab/>
      </w:r>
      <w:r w:rsidR="00CB4DF6">
        <w:rPr>
          <w:rtl/>
        </w:rPr>
        <w:tab/>
      </w:r>
      <w:r w:rsidR="00CB4DF6">
        <w:rPr>
          <w:rtl/>
        </w:rPr>
        <w:tab/>
      </w:r>
      <w:r w:rsidR="00CB4DF6">
        <w:rPr>
          <w:rtl/>
        </w:rPr>
        <w:tab/>
      </w:r>
      <w:r w:rsidR="00CB4DF6">
        <w:rPr>
          <w:rtl/>
        </w:rPr>
        <w:tab/>
      </w:r>
      <w:r w:rsidRPr="000528DA">
        <w:rPr>
          <w:rFonts w:hint="cs"/>
          <w:rtl/>
        </w:rPr>
        <w:t xml:space="preserve">- </w:t>
      </w:r>
      <w:r w:rsidRPr="00CB4DF6">
        <w:rPr>
          <w:rFonts w:hint="cs"/>
          <w:rtl/>
        </w:rPr>
        <w:t>הפשיט מתים מתכריכיהם,</w:t>
      </w:r>
    </w:p>
    <w:p w14:paraId="3F983C67" w14:textId="77777777" w:rsidR="00A24328" w:rsidRDefault="000B38D1" w:rsidP="009A59D1">
      <w:pPr>
        <w:pStyle w:val="38"/>
        <w:framePr w:wrap="notBeside"/>
        <w:rPr>
          <w:rtl/>
        </w:rPr>
      </w:pPr>
      <w:r w:rsidRPr="00660D7A">
        <w:rPr>
          <w:rFonts w:hint="cs"/>
          <w:rtl/>
        </w:rPr>
        <w:t xml:space="preserve">אמר </w:t>
      </w:r>
      <w:r w:rsidR="00CB4DF6" w:rsidRPr="00660D7A">
        <w:rPr>
          <w:rFonts w:hint="cs"/>
          <w:rtl/>
        </w:rPr>
        <w:t xml:space="preserve"> המין</w:t>
      </w:r>
      <w:r w:rsidR="00A24328">
        <w:rPr>
          <w:rtl/>
        </w:rPr>
        <w:t>:</w:t>
      </w:r>
    </w:p>
    <w:p w14:paraId="58D78BCB" w14:textId="3E683A7A" w:rsidR="000B38D1" w:rsidRPr="000528DA" w:rsidRDefault="000B38D1" w:rsidP="000528DA">
      <w:pPr>
        <w:rPr>
          <w:rtl/>
        </w:rPr>
      </w:pPr>
      <w:r w:rsidRPr="000528DA">
        <w:rPr>
          <w:rFonts w:hint="cs"/>
          <w:rtl/>
        </w:rPr>
        <w:t xml:space="preserve">שעשה הכל חוץ מענין הבגד דמת, אדהכי באה אשה ואמר שבגדו בגד מת, והפשיטוהו, ראה שאמרוהו השאיר לך אביך נכסים בקפודקיא, ואין לו נכסים שם, ואביו לא הלך שם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חפש בקורה עשירית וכך היה. </w:t>
      </w:r>
    </w:p>
    <w:p w14:paraId="601AD179" w14:textId="77777777" w:rsidR="00FD628E" w:rsidRPr="00E34F28" w:rsidRDefault="000B38D1" w:rsidP="00682BF2">
      <w:pPr>
        <w:pStyle w:val="afffff5"/>
        <w:rPr>
          <w:rtl/>
        </w:rPr>
      </w:pPr>
      <w:bookmarkStart w:id="1962" w:name="_Toc193636526"/>
      <w:bookmarkStart w:id="1963" w:name="_Toc216185131"/>
      <w:r w:rsidRPr="00A10336">
        <w:rPr>
          <w:rStyle w:val="30"/>
          <w:rFonts w:hint="cs"/>
          <w:rtl/>
        </w:rPr>
        <w:t>הרואה בחלום באר</w:t>
      </w:r>
      <w:bookmarkEnd w:id="1962"/>
      <w:bookmarkEnd w:id="1963"/>
      <w:r w:rsidRPr="00FE3D07">
        <w:rPr>
          <w:rFonts w:hint="cs"/>
          <w:rtl/>
        </w:rPr>
        <w:t xml:space="preserve">- שלום, תורה, חיים, </w:t>
      </w:r>
    </w:p>
    <w:p w14:paraId="7FE2E9EB" w14:textId="77777777" w:rsidR="00FD628E" w:rsidRPr="000528DA" w:rsidRDefault="000B38D1" w:rsidP="000528DA">
      <w:pPr>
        <w:rPr>
          <w:rtl/>
        </w:rPr>
      </w:pPr>
      <w:bookmarkStart w:id="1964" w:name="_Toc193636527"/>
      <w:bookmarkStart w:id="1965" w:name="_Toc216185132"/>
      <w:r w:rsidRPr="00A10336">
        <w:rPr>
          <w:rStyle w:val="30"/>
          <w:rFonts w:hint="cs"/>
          <w:rtl/>
        </w:rPr>
        <w:t>ג' שלומות</w:t>
      </w:r>
      <w:bookmarkEnd w:id="1964"/>
      <w:bookmarkEnd w:id="1965"/>
      <w:r w:rsidRPr="000528DA">
        <w:rPr>
          <w:rFonts w:hint="cs"/>
          <w:rtl/>
        </w:rPr>
        <w:t xml:space="preserve"> נהר צפור וקדרה ובשאין בה בשר, </w:t>
      </w:r>
    </w:p>
    <w:p w14:paraId="6730257A" w14:textId="77777777" w:rsidR="00156AAF" w:rsidRPr="000528DA" w:rsidRDefault="000B38D1" w:rsidP="00CB4DF6">
      <w:pPr>
        <w:pStyle w:val="afffffc"/>
        <w:rPr>
          <w:rtl/>
        </w:rPr>
      </w:pPr>
      <w:bookmarkStart w:id="1966" w:name="_Toc193636528"/>
      <w:bookmarkStart w:id="1967" w:name="_Toc216185133"/>
      <w:r w:rsidRPr="000528DA">
        <w:rPr>
          <w:rFonts w:hint="cs"/>
          <w:rtl/>
        </w:rPr>
        <w:t>בכל אלו יקדים ויאמר קודם שיקדמנו פסוק אחר</w:t>
      </w:r>
      <w:r w:rsidR="00156AAF" w:rsidRPr="000528DA">
        <w:rPr>
          <w:rFonts w:hint="cs"/>
          <w:rtl/>
        </w:rPr>
        <w:t>.</w:t>
      </w:r>
      <w:bookmarkEnd w:id="1966"/>
      <w:bookmarkEnd w:id="1967"/>
      <w:r w:rsidRPr="000528DA">
        <w:rPr>
          <w:rFonts w:hint="cs"/>
          <w:rtl/>
        </w:rPr>
        <w:t xml:space="preserve"> </w:t>
      </w:r>
    </w:p>
    <w:p w14:paraId="3D1ABA7F" w14:textId="77777777" w:rsidR="00FF37A4" w:rsidRPr="000528DA" w:rsidRDefault="000B38D1" w:rsidP="000528DA">
      <w:pPr>
        <w:rPr>
          <w:rtl/>
        </w:rPr>
      </w:pPr>
      <w:bookmarkStart w:id="1968" w:name="_Toc193636529"/>
      <w:bookmarkStart w:id="1969" w:name="_Toc216185134"/>
      <w:r w:rsidRPr="00A10336">
        <w:rPr>
          <w:rStyle w:val="30"/>
          <w:rFonts w:hint="cs"/>
          <w:rtl/>
        </w:rPr>
        <w:t>נהר</w:t>
      </w:r>
      <w:bookmarkEnd w:id="1968"/>
      <w:bookmarkEnd w:id="1969"/>
      <w:r w:rsidRPr="000528DA">
        <w:rPr>
          <w:rFonts w:hint="cs"/>
          <w:rtl/>
        </w:rPr>
        <w:t xml:space="preserve"> </w:t>
      </w:r>
      <w:r w:rsidRPr="000528DA">
        <w:rPr>
          <w:rStyle w:val="ad"/>
          <w:rFonts w:hint="cs"/>
          <w:rtl/>
        </w:rPr>
        <w:t>כנהר שלום</w:t>
      </w:r>
      <w:r w:rsidRPr="000528DA">
        <w:rPr>
          <w:rFonts w:hint="cs"/>
          <w:rtl/>
        </w:rPr>
        <w:t xml:space="preserve">, </w:t>
      </w:r>
      <w:r w:rsidRPr="00A10336">
        <w:rPr>
          <w:rStyle w:val="30"/>
          <w:rFonts w:hint="cs"/>
          <w:rtl/>
        </w:rPr>
        <w:t>צפור</w:t>
      </w:r>
      <w:r w:rsidRPr="000528DA">
        <w:rPr>
          <w:rFonts w:hint="cs"/>
          <w:rtl/>
        </w:rPr>
        <w:t xml:space="preserve"> </w:t>
      </w:r>
      <w:r w:rsidRPr="000528DA">
        <w:rPr>
          <w:rStyle w:val="ad"/>
          <w:rFonts w:hint="cs"/>
          <w:rtl/>
        </w:rPr>
        <w:t>כצפרים עפות</w:t>
      </w:r>
      <w:r w:rsidRPr="000528DA">
        <w:rPr>
          <w:rFonts w:hint="cs"/>
          <w:rtl/>
        </w:rPr>
        <w:t xml:space="preserve">, </w:t>
      </w:r>
      <w:r w:rsidRPr="00A10336">
        <w:rPr>
          <w:rStyle w:val="30"/>
          <w:rFonts w:hint="cs"/>
          <w:rtl/>
        </w:rPr>
        <w:t>קדרה</w:t>
      </w:r>
      <w:r w:rsidRPr="000528DA">
        <w:rPr>
          <w:rFonts w:hint="cs"/>
          <w:rtl/>
        </w:rPr>
        <w:t xml:space="preserve"> </w:t>
      </w:r>
      <w:r w:rsidRPr="000528DA">
        <w:rPr>
          <w:rStyle w:val="ad"/>
          <w:rFonts w:hint="cs"/>
          <w:rtl/>
        </w:rPr>
        <w:t>תשפת שלום לנו</w:t>
      </w:r>
      <w:r w:rsidRPr="000528DA">
        <w:rPr>
          <w:rFonts w:hint="cs"/>
          <w:rtl/>
        </w:rPr>
        <w:t xml:space="preserve">, </w:t>
      </w:r>
      <w:r w:rsidRPr="00A10336">
        <w:rPr>
          <w:rStyle w:val="30"/>
          <w:rFonts w:hint="cs"/>
          <w:rtl/>
        </w:rPr>
        <w:t>ענבים</w:t>
      </w:r>
      <w:r w:rsidRPr="000528DA">
        <w:rPr>
          <w:rFonts w:hint="cs"/>
          <w:rtl/>
        </w:rPr>
        <w:t xml:space="preserve"> </w:t>
      </w:r>
      <w:r w:rsidRPr="000528DA">
        <w:rPr>
          <w:rStyle w:val="ad"/>
          <w:rFonts w:hint="cs"/>
          <w:rtl/>
        </w:rPr>
        <w:t>כענבים במדבר</w:t>
      </w:r>
      <w:r w:rsidRPr="000528DA">
        <w:rPr>
          <w:rFonts w:hint="cs"/>
          <w:rtl/>
        </w:rPr>
        <w:t xml:space="preserve">, </w:t>
      </w:r>
      <w:r w:rsidRPr="00A10336">
        <w:rPr>
          <w:rStyle w:val="30"/>
          <w:rFonts w:hint="cs"/>
          <w:rtl/>
        </w:rPr>
        <w:t>הר</w:t>
      </w:r>
      <w:r w:rsidRPr="000528DA">
        <w:rPr>
          <w:rFonts w:hint="cs"/>
          <w:rtl/>
        </w:rPr>
        <w:t xml:space="preserve"> </w:t>
      </w:r>
      <w:r w:rsidRPr="000528DA">
        <w:rPr>
          <w:rStyle w:val="ad"/>
          <w:rFonts w:hint="cs"/>
          <w:rtl/>
        </w:rPr>
        <w:t>מה נאו על ההרים</w:t>
      </w:r>
      <w:r w:rsidRPr="000528DA">
        <w:rPr>
          <w:rFonts w:hint="cs"/>
          <w:rtl/>
        </w:rPr>
        <w:t xml:space="preserve">, </w:t>
      </w:r>
      <w:r w:rsidRPr="00A10336">
        <w:rPr>
          <w:rStyle w:val="30"/>
          <w:rFonts w:hint="cs"/>
          <w:rtl/>
        </w:rPr>
        <w:t>שופר</w:t>
      </w:r>
      <w:r w:rsidRPr="000528DA">
        <w:rPr>
          <w:rFonts w:hint="cs"/>
          <w:rtl/>
        </w:rPr>
        <w:t xml:space="preserve"> </w:t>
      </w:r>
      <w:r w:rsidRPr="000528DA">
        <w:rPr>
          <w:rStyle w:val="ad"/>
          <w:rFonts w:hint="cs"/>
          <w:rtl/>
        </w:rPr>
        <w:t>ביום ההוא יתקע,</w:t>
      </w:r>
      <w:r w:rsidRPr="000528DA">
        <w:rPr>
          <w:rFonts w:hint="cs"/>
          <w:rtl/>
        </w:rPr>
        <w:t xml:space="preserve"> </w:t>
      </w:r>
      <w:r w:rsidRPr="00A10336">
        <w:rPr>
          <w:rStyle w:val="30"/>
          <w:rFonts w:hint="cs"/>
          <w:rtl/>
        </w:rPr>
        <w:t>כלב</w:t>
      </w:r>
      <w:r w:rsidR="00FF37A4" w:rsidRPr="000528DA">
        <w:rPr>
          <w:rStyle w:val="ad"/>
          <w:rFonts w:hint="cs"/>
          <w:rtl/>
        </w:rPr>
        <w:t xml:space="preserve"> </w:t>
      </w:r>
      <w:r w:rsidRPr="000528DA">
        <w:rPr>
          <w:rStyle w:val="ad"/>
          <w:rFonts w:hint="cs"/>
          <w:rtl/>
        </w:rPr>
        <w:t>ולכל בני ישראל</w:t>
      </w:r>
      <w:r w:rsidR="00CC63CA" w:rsidRPr="000528DA">
        <w:rPr>
          <w:rStyle w:val="ad"/>
          <w:rtl/>
        </w:rPr>
        <w:t>'</w:t>
      </w:r>
      <w:r w:rsidRPr="000528DA">
        <w:rPr>
          <w:rFonts w:hint="cs"/>
          <w:rtl/>
        </w:rPr>
        <w:t xml:space="preserve">, </w:t>
      </w:r>
      <w:r w:rsidRPr="00A10336">
        <w:rPr>
          <w:rStyle w:val="30"/>
          <w:rFonts w:hint="cs"/>
          <w:rtl/>
        </w:rPr>
        <w:t>ארי</w:t>
      </w:r>
      <w:r w:rsidRPr="000528DA">
        <w:rPr>
          <w:rFonts w:hint="cs"/>
          <w:rtl/>
        </w:rPr>
        <w:t xml:space="preserve"> </w:t>
      </w:r>
      <w:r w:rsidRPr="000528DA">
        <w:rPr>
          <w:rStyle w:val="ad"/>
          <w:rFonts w:hint="cs"/>
          <w:rtl/>
        </w:rPr>
        <w:t>אריה שאג,</w:t>
      </w:r>
      <w:r w:rsidRPr="000528DA">
        <w:rPr>
          <w:rFonts w:hint="cs"/>
          <w:rtl/>
        </w:rPr>
        <w:t xml:space="preserve"> </w:t>
      </w:r>
      <w:r w:rsidRPr="00A10336">
        <w:rPr>
          <w:rStyle w:val="30"/>
          <w:rFonts w:hint="cs"/>
          <w:rtl/>
        </w:rPr>
        <w:t>תגלחת</w:t>
      </w:r>
      <w:r w:rsidRPr="000528DA">
        <w:rPr>
          <w:rFonts w:hint="cs"/>
          <w:rtl/>
        </w:rPr>
        <w:t xml:space="preserve"> </w:t>
      </w:r>
      <w:r w:rsidRPr="000528DA">
        <w:rPr>
          <w:rStyle w:val="ad"/>
          <w:rFonts w:hint="cs"/>
          <w:rtl/>
        </w:rPr>
        <w:t>ויגלח ויחלף,</w:t>
      </w:r>
      <w:r w:rsidRPr="000528DA">
        <w:rPr>
          <w:rFonts w:hint="cs"/>
          <w:rtl/>
        </w:rPr>
        <w:t xml:space="preserve"> </w:t>
      </w:r>
      <w:r w:rsidRPr="00A10336">
        <w:rPr>
          <w:rStyle w:val="30"/>
          <w:rFonts w:hint="cs"/>
          <w:rtl/>
        </w:rPr>
        <w:t>באר</w:t>
      </w:r>
      <w:r w:rsidRPr="000528DA">
        <w:rPr>
          <w:rFonts w:hint="cs"/>
          <w:rtl/>
        </w:rPr>
        <w:t xml:space="preserve"> </w:t>
      </w:r>
      <w:r w:rsidRPr="000528DA">
        <w:rPr>
          <w:rStyle w:val="ad"/>
          <w:rFonts w:hint="cs"/>
          <w:rtl/>
        </w:rPr>
        <w:t>באר מים חיים</w:t>
      </w:r>
      <w:r w:rsidRPr="000528DA">
        <w:rPr>
          <w:rFonts w:hint="cs"/>
          <w:rtl/>
        </w:rPr>
        <w:t xml:space="preserve">, </w:t>
      </w:r>
      <w:r w:rsidRPr="00A10336">
        <w:rPr>
          <w:rStyle w:val="30"/>
          <w:rFonts w:hint="cs"/>
          <w:rtl/>
        </w:rPr>
        <w:t>קנה</w:t>
      </w:r>
      <w:r w:rsidRPr="000528DA">
        <w:rPr>
          <w:rFonts w:hint="cs"/>
          <w:rtl/>
        </w:rPr>
        <w:t xml:space="preserve"> </w:t>
      </w:r>
      <w:r w:rsidRPr="000528DA">
        <w:rPr>
          <w:rStyle w:val="ad"/>
          <w:rFonts w:hint="cs"/>
          <w:rtl/>
        </w:rPr>
        <w:t>קנה רצוף לא ישבור</w:t>
      </w:r>
      <w:r w:rsidRPr="000528DA">
        <w:rPr>
          <w:rFonts w:hint="cs"/>
          <w:rtl/>
        </w:rPr>
        <w:t xml:space="preserve">, </w:t>
      </w:r>
    </w:p>
    <w:p w14:paraId="457179AC" w14:textId="11E0771A" w:rsidR="00FD628E" w:rsidRPr="00E34F28" w:rsidRDefault="000B38D1" w:rsidP="00682BF2">
      <w:pPr>
        <w:pStyle w:val="afffff5"/>
        <w:rPr>
          <w:rtl/>
        </w:rPr>
      </w:pPr>
      <w:bookmarkStart w:id="1970" w:name="_Toc193636530"/>
      <w:bookmarkStart w:id="1971" w:name="_Toc216185135"/>
      <w:r w:rsidRPr="00A10336">
        <w:rPr>
          <w:rStyle w:val="30"/>
          <w:rFonts w:hint="cs"/>
          <w:rtl/>
        </w:rPr>
        <w:t>קנה</w:t>
      </w:r>
      <w:bookmarkEnd w:id="1970"/>
      <w:bookmarkEnd w:id="1971"/>
      <w:r w:rsidRPr="00FE3D07">
        <w:rPr>
          <w:rFonts w:hint="cs"/>
          <w:rtl/>
        </w:rPr>
        <w:t xml:space="preserve"> יצפה לחכמה, </w:t>
      </w:r>
      <w:r w:rsidRPr="00A10336">
        <w:rPr>
          <w:rStyle w:val="30"/>
          <w:rFonts w:hint="cs"/>
          <w:rtl/>
        </w:rPr>
        <w:t>קנים</w:t>
      </w:r>
      <w:r w:rsidRPr="00FE3D07">
        <w:rPr>
          <w:rFonts w:hint="cs"/>
          <w:rtl/>
        </w:rPr>
        <w:t xml:space="preserve"> לבינה, </w:t>
      </w:r>
      <w:r w:rsidRPr="00A10336">
        <w:rPr>
          <w:rStyle w:val="30"/>
          <w:rFonts w:hint="cs"/>
          <w:rtl/>
        </w:rPr>
        <w:t>דלעת</w:t>
      </w:r>
      <w:r w:rsidRPr="00FE3D07">
        <w:rPr>
          <w:rFonts w:hint="cs"/>
          <w:rtl/>
        </w:rPr>
        <w:t xml:space="preserve"> דקל שעווה מעלו לחל</w:t>
      </w:r>
      <w:r w:rsidR="00CB4DF6">
        <w:rPr>
          <w:rFonts w:hint="cs"/>
          <w:rtl/>
        </w:rPr>
        <w:t>ום</w:t>
      </w:r>
      <w:r w:rsidRPr="00FE3D07">
        <w:rPr>
          <w:rFonts w:hint="cs"/>
          <w:rtl/>
        </w:rPr>
        <w:t xml:space="preserve"> </w:t>
      </w:r>
    </w:p>
    <w:p w14:paraId="2D5585AA" w14:textId="77777777" w:rsidR="00FF37A4" w:rsidRPr="000528DA" w:rsidRDefault="000B38D1" w:rsidP="000528DA">
      <w:pPr>
        <w:rPr>
          <w:rtl/>
        </w:rPr>
      </w:pPr>
      <w:bookmarkStart w:id="1972" w:name="_Toc193636531"/>
      <w:bookmarkStart w:id="1973" w:name="_Toc216185136"/>
      <w:r w:rsidRPr="00A10336">
        <w:rPr>
          <w:rStyle w:val="30"/>
          <w:rFonts w:hint="cs"/>
          <w:rtl/>
        </w:rPr>
        <w:t>דלועין</w:t>
      </w:r>
      <w:bookmarkEnd w:id="1972"/>
      <w:bookmarkEnd w:id="1973"/>
      <w:r>
        <w:rPr>
          <w:rFonts w:hint="cs"/>
          <w:rtl/>
        </w:rPr>
        <w:t xml:space="preserve"> </w:t>
      </w:r>
      <w:r>
        <w:rPr>
          <w:rStyle w:val="afffff9"/>
          <w:rFonts w:hint="cs"/>
          <w:rtl/>
          <w:rPrChange w:id="9316" w:author="מנוע אמוראים" w:date="2026-10-05T16:40:51Z">
            <w:rPr>
              <w:rFonts w:hint="cs"/>
              <w:rtl/>
            </w:rPr>
          </w:rPrChange>
        </w:rPr>
        <w:t xml:space="preserve">ליר</w:t>
      </w:r>
      <w:r>
        <w:rPr>
          <w:rStyle w:val="afffff9"/>
          <w:rtl/>
          <w:rPrChange w:id="9317" w:author="מנוע אמוראים" w:date="2026-10-05T16:40:51Z">
            <w:rPr>
              <w:rtl/>
            </w:rPr>
          </w:rPrChange>
        </w:rPr>
        <w:t xml:space="preserve">"</w:t>
      </w:r>
      <w:r>
        <w:rPr>
          <w:rStyle w:val="afffff9"/>
          <w:rFonts w:hint="cs"/>
          <w:rtl/>
          <w:rPrChange w:id="9318" w:author="מנוע אמוראים" w:date="2026-10-05T16:40:51Z">
            <w:rPr>
              <w:rFonts w:hint="cs"/>
              <w:rtl/>
            </w:rPr>
          </w:rPrChange>
        </w:rPr>
        <w:t xml:space="preserve">ש</w:t>
      </w:r>
      <w:r>
        <w:rPr>
          <w:rFonts w:hint="cs"/>
          <w:rtl/>
        </w:rPr>
        <w:t xml:space="preserve"> בכל כוחו, </w:t>
      </w:r>
      <w:r w:rsidRPr="00A10336">
        <w:rPr>
          <w:rStyle w:val="30"/>
          <w:rFonts w:hint="cs"/>
          <w:rtl/>
        </w:rPr>
        <w:t>שור</w:t>
      </w:r>
      <w:r w:rsidRPr="000528DA">
        <w:rPr>
          <w:rFonts w:hint="cs"/>
          <w:rtl/>
        </w:rPr>
        <w:t xml:space="preserve"> בחלום </w:t>
      </w:r>
      <w:r w:rsidRPr="000528DA">
        <w:rPr>
          <w:rStyle w:val="ad"/>
          <w:rFonts w:hint="cs"/>
          <w:rtl/>
        </w:rPr>
        <w:t>בכור שורו הדר לו</w:t>
      </w:r>
      <w:r w:rsidRPr="000528DA">
        <w:rPr>
          <w:rFonts w:hint="cs"/>
          <w:rtl/>
        </w:rPr>
        <w:t xml:space="preserve">, </w:t>
      </w:r>
    </w:p>
    <w:p w14:paraId="44F59DDA" w14:textId="77777777" w:rsidR="00156AAF" w:rsidRPr="00E34F28" w:rsidRDefault="000B38D1" w:rsidP="00682BF2">
      <w:pPr>
        <w:pStyle w:val="afffff5"/>
        <w:rPr>
          <w:rtl/>
        </w:rPr>
      </w:pPr>
      <w:bookmarkStart w:id="1974" w:name="_Toc193636532"/>
      <w:bookmarkStart w:id="1975" w:name="_Toc216185137"/>
      <w:r w:rsidRPr="00A10336">
        <w:rPr>
          <w:rStyle w:val="30"/>
          <w:rFonts w:hint="cs"/>
          <w:rtl/>
        </w:rPr>
        <w:t>ה' דברים בשור</w:t>
      </w:r>
      <w:bookmarkEnd w:id="1974"/>
      <w:bookmarkEnd w:id="1975"/>
      <w:r w:rsidRPr="00FE3D07">
        <w:rPr>
          <w:rFonts w:hint="cs"/>
          <w:rtl/>
        </w:rPr>
        <w:t xml:space="preserve">, </w:t>
      </w:r>
      <w:r w:rsidRPr="00A10336">
        <w:rPr>
          <w:rStyle w:val="30"/>
          <w:rFonts w:hint="cs"/>
          <w:rtl/>
        </w:rPr>
        <w:t>אוכל</w:t>
      </w:r>
      <w:r w:rsidRPr="00FE3D07">
        <w:rPr>
          <w:rFonts w:hint="cs"/>
          <w:rtl/>
        </w:rPr>
        <w:t xml:space="preserve"> מבשרו מתעשר, </w:t>
      </w:r>
      <w:r w:rsidRPr="00A10336">
        <w:rPr>
          <w:rStyle w:val="30"/>
          <w:rFonts w:hint="cs"/>
          <w:rtl/>
        </w:rPr>
        <w:t>נגחו</w:t>
      </w:r>
      <w:r w:rsidRPr="00FE3D07">
        <w:rPr>
          <w:rFonts w:hint="cs"/>
          <w:rtl/>
        </w:rPr>
        <w:t xml:space="preserve"> הו</w:t>
      </w:r>
      <w:r w:rsidRPr="00FE3D07">
        <w:rPr>
          <w:rtl/>
        </w:rPr>
        <w:t>"</w:t>
      </w:r>
      <w:r w:rsidRPr="00FE3D07">
        <w:rPr>
          <w:rFonts w:hint="cs"/>
          <w:rtl/>
        </w:rPr>
        <w:t xml:space="preserve">ל בנים שמנגחים בתורה, </w:t>
      </w:r>
      <w:r w:rsidRPr="00A10336">
        <w:rPr>
          <w:rStyle w:val="30"/>
          <w:rFonts w:hint="cs"/>
          <w:rtl/>
        </w:rPr>
        <w:t>נשכו</w:t>
      </w:r>
      <w:r w:rsidRPr="00FE3D07">
        <w:rPr>
          <w:rFonts w:hint="cs"/>
          <w:rtl/>
        </w:rPr>
        <w:t xml:space="preserve"> יסורין באין עליו, </w:t>
      </w:r>
      <w:r w:rsidRPr="00A10336">
        <w:rPr>
          <w:rStyle w:val="30"/>
          <w:rFonts w:hint="cs"/>
          <w:rtl/>
        </w:rPr>
        <w:t>בעטו</w:t>
      </w:r>
      <w:r w:rsidRPr="00FE3D07">
        <w:rPr>
          <w:rFonts w:hint="cs"/>
          <w:rtl/>
        </w:rPr>
        <w:t xml:space="preserve"> דרך רחוקה נזדמן לו, </w:t>
      </w:r>
      <w:r w:rsidRPr="00A10336">
        <w:rPr>
          <w:rStyle w:val="30"/>
          <w:rFonts w:hint="cs"/>
          <w:rtl/>
        </w:rPr>
        <w:t>רכבו</w:t>
      </w:r>
      <w:r w:rsidRPr="00FE3D07">
        <w:rPr>
          <w:rFonts w:hint="cs"/>
          <w:rtl/>
        </w:rPr>
        <w:t xml:space="preserve"> עולה לגדולה, </w:t>
      </w:r>
      <w:r w:rsidRPr="00A10336">
        <w:rPr>
          <w:rStyle w:val="30"/>
          <w:rFonts w:hint="cs"/>
          <w:rtl/>
        </w:rPr>
        <w:t>רוכב עליו השור</w:t>
      </w:r>
      <w:r w:rsidRPr="00FE3D07">
        <w:rPr>
          <w:rFonts w:hint="cs"/>
          <w:rtl/>
        </w:rPr>
        <w:t xml:space="preserve">, מת, </w:t>
      </w:r>
    </w:p>
    <w:p w14:paraId="1DB59EE5" w14:textId="77777777" w:rsidR="00156AAF" w:rsidRPr="00E34F28" w:rsidRDefault="000B38D1" w:rsidP="00682BF2">
      <w:pPr>
        <w:pStyle w:val="afffff5"/>
        <w:rPr>
          <w:rtl/>
        </w:rPr>
      </w:pPr>
      <w:bookmarkStart w:id="1976" w:name="_Toc193636533"/>
      <w:bookmarkStart w:id="1977" w:name="_Toc216185138"/>
      <w:r w:rsidRPr="00A10336">
        <w:rPr>
          <w:rStyle w:val="30"/>
          <w:rFonts w:hint="cs"/>
          <w:rtl/>
        </w:rPr>
        <w:lastRenderedPageBreak/>
        <w:t>חמור</w:t>
      </w:r>
      <w:bookmarkEnd w:id="1976"/>
      <w:bookmarkEnd w:id="1977"/>
      <w:r w:rsidRPr="00FE3D07">
        <w:rPr>
          <w:rFonts w:hint="cs"/>
          <w:rtl/>
        </w:rPr>
        <w:t xml:space="preserve"> יצפה לישועה, </w:t>
      </w:r>
      <w:r w:rsidRPr="00A10336">
        <w:rPr>
          <w:rStyle w:val="30"/>
          <w:rFonts w:hint="cs"/>
          <w:rtl/>
        </w:rPr>
        <w:t>חתול</w:t>
      </w:r>
      <w:r w:rsidRPr="00FE3D07">
        <w:rPr>
          <w:rFonts w:hint="cs"/>
          <w:rtl/>
        </w:rPr>
        <w:t xml:space="preserve"> שונרא שירה נאה, </w:t>
      </w:r>
      <w:r w:rsidRPr="00A10336">
        <w:rPr>
          <w:rStyle w:val="30"/>
          <w:rFonts w:hint="cs"/>
          <w:rtl/>
        </w:rPr>
        <w:t>שנינרא</w:t>
      </w:r>
      <w:r w:rsidRPr="00FE3D07">
        <w:rPr>
          <w:rFonts w:hint="cs"/>
          <w:rtl/>
        </w:rPr>
        <w:t xml:space="preserve"> שינוי רע, </w:t>
      </w:r>
      <w:r w:rsidRPr="00A10336">
        <w:rPr>
          <w:rStyle w:val="30"/>
          <w:rFonts w:hint="cs"/>
          <w:rtl/>
        </w:rPr>
        <w:t>ענבים</w:t>
      </w:r>
      <w:r w:rsidRPr="00FE3D07">
        <w:rPr>
          <w:rFonts w:hint="cs"/>
          <w:rtl/>
        </w:rPr>
        <w:t xml:space="preserve"> לבנות יפות שחורות רק בזמנן יפות, </w:t>
      </w:r>
      <w:r w:rsidRPr="00A10336">
        <w:rPr>
          <w:rStyle w:val="30"/>
          <w:rFonts w:hint="cs"/>
          <w:rtl/>
        </w:rPr>
        <w:t>סוס לבן</w:t>
      </w:r>
      <w:r w:rsidRPr="00FE3D07">
        <w:rPr>
          <w:rFonts w:hint="cs"/>
          <w:rtl/>
        </w:rPr>
        <w:t xml:space="preserve"> -יפה לו אדום רק בנחת יפה, </w:t>
      </w:r>
    </w:p>
    <w:p w14:paraId="5B9D83D7" w14:textId="77777777" w:rsidR="004B3A7D" w:rsidRPr="000528DA" w:rsidRDefault="000B38D1" w:rsidP="000528DA">
      <w:pPr>
        <w:rPr>
          <w:rtl/>
        </w:rPr>
      </w:pPr>
      <w:bookmarkStart w:id="1978" w:name="_Toc193636534"/>
      <w:bookmarkStart w:id="1979" w:name="_Toc216185139"/>
      <w:r w:rsidRPr="00A10336">
        <w:rPr>
          <w:rStyle w:val="30"/>
          <w:rFonts w:hint="cs"/>
          <w:rtl/>
        </w:rPr>
        <w:t>ישמעאל</w:t>
      </w:r>
      <w:bookmarkEnd w:id="1978"/>
      <w:bookmarkEnd w:id="1979"/>
      <w:r w:rsidRPr="000528DA">
        <w:rPr>
          <w:rFonts w:hint="cs"/>
          <w:rtl/>
        </w:rPr>
        <w:t xml:space="preserve"> תפלתו נשמעת, </w:t>
      </w:r>
      <w:r w:rsidRPr="00A10336">
        <w:rPr>
          <w:rStyle w:val="30"/>
          <w:rFonts w:hint="cs"/>
          <w:rtl/>
        </w:rPr>
        <w:t>טייעא</w:t>
      </w:r>
      <w:r w:rsidRPr="000528DA">
        <w:rPr>
          <w:rFonts w:hint="cs"/>
          <w:rtl/>
        </w:rPr>
        <w:t xml:space="preserve"> </w:t>
      </w:r>
      <w:r w:rsidRPr="00A10336">
        <w:rPr>
          <w:rStyle w:val="30"/>
          <w:rFonts w:hint="cs"/>
          <w:rtl/>
        </w:rPr>
        <w:t>בעלמא</w:t>
      </w:r>
      <w:r w:rsidRPr="000528DA">
        <w:rPr>
          <w:rFonts w:hint="cs"/>
          <w:rtl/>
        </w:rPr>
        <w:t xml:space="preserve"> לא, </w:t>
      </w:r>
      <w:r w:rsidRPr="00A10336">
        <w:rPr>
          <w:rStyle w:val="30"/>
          <w:rFonts w:hint="cs"/>
          <w:rtl/>
        </w:rPr>
        <w:t>גמל</w:t>
      </w:r>
      <w:r w:rsidRPr="000528DA">
        <w:rPr>
          <w:rFonts w:hint="cs"/>
          <w:rtl/>
        </w:rPr>
        <w:t xml:space="preserve"> מיתה נקנסה לו וניצל, מתרי קראי, </w:t>
      </w:r>
      <w:r w:rsidRPr="00A10336">
        <w:rPr>
          <w:rStyle w:val="30"/>
          <w:rFonts w:hint="cs"/>
          <w:rtl/>
        </w:rPr>
        <w:t>פנחס</w:t>
      </w:r>
      <w:r w:rsidRPr="000528DA">
        <w:rPr>
          <w:rFonts w:hint="cs"/>
          <w:rtl/>
        </w:rPr>
        <w:t xml:space="preserve"> בחלום פלא נעשה לו, </w:t>
      </w:r>
    </w:p>
    <w:p w14:paraId="7E116175" w14:textId="77777777" w:rsidR="00CB4DF6" w:rsidRDefault="000B38D1" w:rsidP="000528DA">
      <w:pPr>
        <w:rPr>
          <w:rtl/>
        </w:rPr>
      </w:pPr>
      <w:bookmarkStart w:id="1980" w:name="_Toc193636535"/>
      <w:bookmarkStart w:id="1981" w:name="_Toc216185140"/>
      <w:r w:rsidRPr="00A10336">
        <w:rPr>
          <w:rStyle w:val="30"/>
          <w:rFonts w:hint="cs"/>
          <w:rtl/>
        </w:rPr>
        <w:t>פיל</w:t>
      </w:r>
      <w:bookmarkEnd w:id="1980"/>
      <w:bookmarkEnd w:id="1981"/>
      <w:r w:rsidRPr="000528DA">
        <w:rPr>
          <w:rFonts w:hint="cs"/>
          <w:rtl/>
        </w:rPr>
        <w:t xml:space="preserve"> פלאות נעשו לו, </w:t>
      </w:r>
      <w:r w:rsidRPr="00A10336">
        <w:rPr>
          <w:rStyle w:val="30"/>
          <w:rFonts w:hint="cs"/>
          <w:rtl/>
        </w:rPr>
        <w:t>פילים</w:t>
      </w:r>
      <w:r w:rsidRPr="000528DA">
        <w:rPr>
          <w:rFonts w:hint="cs"/>
          <w:rtl/>
        </w:rPr>
        <w:t xml:space="preserve"> פלאי פלאות, </w:t>
      </w:r>
    </w:p>
    <w:p w14:paraId="3CB0460A" w14:textId="3296C496" w:rsidR="00A24328" w:rsidRDefault="000B38D1" w:rsidP="009A59D1">
      <w:pPr>
        <w:pStyle w:val="38"/>
        <w:framePr w:wrap="notBeside"/>
        <w:rPr>
          <w:rtl/>
        </w:rPr>
      </w:pPr>
      <w:r w:rsidRPr="00660D7A">
        <w:rPr>
          <w:rFonts w:hint="cs"/>
          <w:rtl/>
        </w:rPr>
        <w:t>והך</w:t>
      </w:r>
      <w:r w:rsidR="009B14FE">
        <w:rPr>
          <w:rFonts w:hint="cs"/>
          <w:rtl/>
        </w:rPr>
        <w:t>:</w:t>
      </w:r>
    </w:p>
    <w:p w14:paraId="1F9B7955" w14:textId="4E520C57" w:rsidR="00CB4DF6" w:rsidRDefault="000B38D1" w:rsidP="000528DA">
      <w:pPr>
        <w:rPr>
          <w:rtl/>
        </w:rPr>
      </w:pPr>
      <w:r w:rsidRPr="000528DA">
        <w:rPr>
          <w:rFonts w:hint="cs"/>
          <w:rtl/>
        </w:rPr>
        <w:t xml:space="preserve">דכל מיני חיות יפין לחלום חוץ מהפיל והקוף </w:t>
      </w:r>
      <w:r w:rsidRPr="000528DA">
        <w:rPr>
          <w:rtl/>
        </w:rPr>
        <w:t>–</w:t>
      </w:r>
      <w:r w:rsidRPr="000528DA">
        <w:rPr>
          <w:rFonts w:hint="cs"/>
          <w:rtl/>
        </w:rPr>
        <w:t xml:space="preserve"> בלא אוכל עליו, </w:t>
      </w:r>
    </w:p>
    <w:p w14:paraId="44D7C857" w14:textId="44D44D04" w:rsidR="004B3A7D" w:rsidRPr="000528DA" w:rsidRDefault="000B38D1" w:rsidP="000528DA">
      <w:pPr>
        <w:rPr>
          <w:rtl/>
        </w:rPr>
      </w:pPr>
      <w:bookmarkStart w:id="1982" w:name="_Toc193636536"/>
      <w:bookmarkStart w:id="1983" w:name="_Toc216185141"/>
      <w:r w:rsidRPr="00A10336">
        <w:rPr>
          <w:rStyle w:val="30"/>
          <w:rFonts w:hint="cs"/>
          <w:rtl/>
        </w:rPr>
        <w:t>הונא</w:t>
      </w:r>
      <w:bookmarkEnd w:id="1982"/>
      <w:bookmarkEnd w:id="1983"/>
      <w:r w:rsidRPr="000528DA">
        <w:rPr>
          <w:rFonts w:hint="cs"/>
          <w:rtl/>
        </w:rPr>
        <w:t xml:space="preserve"> נס נעשה לו, </w:t>
      </w:r>
      <w:r w:rsidRPr="00A10336">
        <w:rPr>
          <w:rStyle w:val="30"/>
          <w:rFonts w:hint="cs"/>
          <w:rtl/>
        </w:rPr>
        <w:t>חנינא</w:t>
      </w:r>
      <w:r w:rsidRPr="000528DA">
        <w:rPr>
          <w:rFonts w:hint="cs"/>
          <w:rtl/>
        </w:rPr>
        <w:t xml:space="preserve"> נסי ניסים, </w:t>
      </w:r>
    </w:p>
    <w:p w14:paraId="252D8766" w14:textId="77777777" w:rsidR="003D379A" w:rsidRPr="000528DA" w:rsidRDefault="000B38D1" w:rsidP="000528DA">
      <w:pPr>
        <w:rPr>
          <w:rtl/>
        </w:rPr>
      </w:pPr>
      <w:bookmarkStart w:id="1984" w:name="_Toc193636537"/>
      <w:bookmarkStart w:id="1985" w:name="_Toc216185142"/>
      <w:r w:rsidRPr="00A10336">
        <w:rPr>
          <w:rStyle w:val="30"/>
          <w:rFonts w:hint="cs"/>
          <w:rtl/>
        </w:rPr>
        <w:t>הספד</w:t>
      </w:r>
      <w:bookmarkEnd w:id="1984"/>
      <w:bookmarkEnd w:id="1985"/>
      <w:r w:rsidRPr="000528DA">
        <w:rPr>
          <w:rFonts w:hint="cs"/>
          <w:rtl/>
        </w:rPr>
        <w:t xml:space="preserve"> בחלום משמים חסו עליו, ודוקא בראם כתובים, </w:t>
      </w:r>
    </w:p>
    <w:p w14:paraId="5EB02D11" w14:textId="77777777" w:rsidR="004B3A7D" w:rsidRPr="00E34F28" w:rsidRDefault="000B38D1" w:rsidP="00682BF2">
      <w:pPr>
        <w:pStyle w:val="afffff5"/>
        <w:rPr>
          <w:rtl/>
        </w:rPr>
      </w:pPr>
      <w:bookmarkStart w:id="1986" w:name="_Toc193636538"/>
      <w:bookmarkStart w:id="1987" w:name="_Toc216185143"/>
      <w:r w:rsidRPr="00A10336">
        <w:rPr>
          <w:rStyle w:val="30"/>
          <w:rFonts w:hint="cs"/>
          <w:rtl/>
        </w:rPr>
        <w:t>עונה יש</w:t>
      </w:r>
      <w:r w:rsidRPr="00A10336">
        <w:rPr>
          <w:rStyle w:val="30"/>
          <w:rtl/>
        </w:rPr>
        <w:t>"</w:t>
      </w:r>
      <w:r w:rsidRPr="00A10336">
        <w:rPr>
          <w:rStyle w:val="30"/>
          <w:rFonts w:hint="cs"/>
          <w:rtl/>
        </w:rPr>
        <w:t>ר</w:t>
      </w:r>
      <w:bookmarkEnd w:id="1986"/>
      <w:bookmarkEnd w:id="1987"/>
      <w:r w:rsidRPr="00A10336">
        <w:rPr>
          <w:rStyle w:val="30"/>
          <w:rFonts w:hint="cs"/>
          <w:rtl/>
        </w:rPr>
        <w:t xml:space="preserve"> </w:t>
      </w:r>
      <w:r w:rsidRPr="00F95182">
        <w:rPr>
          <w:rFonts w:hint="cs"/>
          <w:rtl/>
        </w:rPr>
        <w:t>מובטח שהוא בן העוה</w:t>
      </w:r>
      <w:r w:rsidRPr="00F95182">
        <w:rPr>
          <w:rtl/>
        </w:rPr>
        <w:t>"</w:t>
      </w:r>
      <w:r w:rsidRPr="00F95182">
        <w:rPr>
          <w:rFonts w:hint="cs"/>
          <w:rtl/>
        </w:rPr>
        <w:t>ב,</w:t>
      </w:r>
    </w:p>
    <w:p w14:paraId="27BDDD4A" w14:textId="77777777" w:rsidR="004B3A7D" w:rsidRPr="00E34F28" w:rsidRDefault="000B38D1" w:rsidP="00682BF2">
      <w:pPr>
        <w:pStyle w:val="afffff5"/>
        <w:rPr>
          <w:rtl/>
        </w:rPr>
      </w:pPr>
      <w:bookmarkStart w:id="1988" w:name="_Toc193636539"/>
      <w:bookmarkStart w:id="1989" w:name="_Toc216185144"/>
      <w:r w:rsidRPr="00A10336">
        <w:rPr>
          <w:rStyle w:val="30"/>
          <w:rFonts w:hint="cs"/>
          <w:rtl/>
        </w:rPr>
        <w:t>קורא</w:t>
      </w:r>
      <w:bookmarkEnd w:id="1988"/>
      <w:bookmarkEnd w:id="1989"/>
      <w:r w:rsidRPr="00FE3D07">
        <w:rPr>
          <w:rFonts w:hint="cs"/>
          <w:rtl/>
        </w:rPr>
        <w:t xml:space="preserve"> ראוי שתשרה עליו שכינה, </w:t>
      </w:r>
      <w:r w:rsidRPr="00A10336">
        <w:rPr>
          <w:rStyle w:val="30"/>
          <w:rFonts w:hint="cs"/>
          <w:rtl/>
        </w:rPr>
        <w:t>מניח</w:t>
      </w:r>
      <w:r w:rsidRPr="00FE3D07">
        <w:rPr>
          <w:rFonts w:hint="cs"/>
          <w:rtl/>
        </w:rPr>
        <w:t xml:space="preserve"> </w:t>
      </w:r>
      <w:r w:rsidRPr="00A10336">
        <w:rPr>
          <w:rStyle w:val="30"/>
          <w:rFonts w:hint="cs"/>
          <w:rtl/>
        </w:rPr>
        <w:t>תפילין</w:t>
      </w:r>
      <w:r w:rsidRPr="00FE3D07">
        <w:rPr>
          <w:rFonts w:hint="cs"/>
          <w:rtl/>
        </w:rPr>
        <w:t xml:space="preserve"> יצפה לגדולה, </w:t>
      </w:r>
    </w:p>
    <w:p w14:paraId="39DF19E1" w14:textId="77777777" w:rsidR="00156AAF" w:rsidRPr="000528DA" w:rsidRDefault="000B38D1" w:rsidP="000528DA">
      <w:pPr>
        <w:rPr>
          <w:rtl/>
        </w:rPr>
      </w:pPr>
      <w:r w:rsidRPr="000528DA">
        <w:rPr>
          <w:rStyle w:val="ad"/>
          <w:rFonts w:hint="cs"/>
          <w:rtl/>
        </w:rPr>
        <w:t>כי שם ה'</w:t>
      </w:r>
      <w:r w:rsidRPr="000528DA">
        <w:rPr>
          <w:rFonts w:hint="cs"/>
          <w:rtl/>
        </w:rPr>
        <w:t xml:space="preserve"> תפילין שבראש, </w:t>
      </w:r>
      <w:r w:rsidRPr="00A10336">
        <w:rPr>
          <w:rStyle w:val="30"/>
          <w:rFonts w:hint="cs"/>
          <w:rtl/>
        </w:rPr>
        <w:t xml:space="preserve">המתפלל בחלום </w:t>
      </w:r>
      <w:r w:rsidRPr="000528DA">
        <w:rPr>
          <w:rFonts w:hint="cs"/>
          <w:rtl/>
        </w:rPr>
        <w:t xml:space="preserve">סימן יפה, בא על </w:t>
      </w:r>
      <w:r w:rsidRPr="00A10336">
        <w:rPr>
          <w:rStyle w:val="30"/>
          <w:rFonts w:hint="cs"/>
          <w:rtl/>
        </w:rPr>
        <w:t>אמו</w:t>
      </w:r>
      <w:r w:rsidRPr="000528DA">
        <w:rPr>
          <w:rFonts w:hint="cs"/>
          <w:rtl/>
        </w:rPr>
        <w:t xml:space="preserve"> יצפה לבינה, על </w:t>
      </w:r>
      <w:r w:rsidRPr="00A10336">
        <w:rPr>
          <w:rStyle w:val="30"/>
          <w:rFonts w:hint="cs"/>
          <w:rtl/>
        </w:rPr>
        <w:t>נערה</w:t>
      </w:r>
      <w:r w:rsidRPr="000528DA">
        <w:rPr>
          <w:rFonts w:hint="cs"/>
          <w:rtl/>
        </w:rPr>
        <w:t xml:space="preserve"> </w:t>
      </w:r>
      <w:r w:rsidRPr="00A10336">
        <w:rPr>
          <w:rStyle w:val="30"/>
          <w:rFonts w:hint="cs"/>
          <w:rtl/>
        </w:rPr>
        <w:t>המאורסה</w:t>
      </w:r>
      <w:r w:rsidRPr="000528DA">
        <w:rPr>
          <w:rFonts w:hint="cs"/>
          <w:rtl/>
        </w:rPr>
        <w:t xml:space="preserve"> יצפה לתורה, על </w:t>
      </w:r>
      <w:r w:rsidRPr="00A10336">
        <w:rPr>
          <w:rStyle w:val="30"/>
          <w:rFonts w:hint="cs"/>
          <w:rtl/>
        </w:rPr>
        <w:t>אחותו</w:t>
      </w:r>
      <w:r w:rsidRPr="000528DA">
        <w:rPr>
          <w:rFonts w:hint="cs"/>
          <w:rtl/>
        </w:rPr>
        <w:t xml:space="preserve"> יצפה לחכמה, </w:t>
      </w:r>
      <w:r w:rsidRPr="006C4D00">
        <w:rPr>
          <w:rFonts w:hint="cs"/>
          <w:spacing w:val="-6"/>
          <w:rtl/>
        </w:rPr>
        <w:t xml:space="preserve">על </w:t>
      </w:r>
      <w:r w:rsidRPr="006C4D00">
        <w:rPr>
          <w:rStyle w:val="30"/>
          <w:rFonts w:hint="cs"/>
          <w:spacing w:val="-6"/>
          <w:rtl/>
        </w:rPr>
        <w:t>א</w:t>
      </w:r>
      <w:r w:rsidRPr="006C4D00">
        <w:rPr>
          <w:rStyle w:val="30"/>
          <w:spacing w:val="-6"/>
          <w:rtl/>
        </w:rPr>
        <w:t>"</w:t>
      </w:r>
      <w:r w:rsidRPr="006C4D00">
        <w:rPr>
          <w:rStyle w:val="30"/>
          <w:rFonts w:hint="cs"/>
          <w:spacing w:val="-6"/>
          <w:rtl/>
        </w:rPr>
        <w:t xml:space="preserve">א </w:t>
      </w:r>
      <w:r w:rsidRPr="006C4D00">
        <w:rPr>
          <w:rFonts w:hint="cs"/>
          <w:spacing w:val="-6"/>
          <w:rtl/>
        </w:rPr>
        <w:t>מובטח שהוא בן העוה</w:t>
      </w:r>
      <w:r w:rsidRPr="006C4D00">
        <w:rPr>
          <w:spacing w:val="-6"/>
          <w:rtl/>
        </w:rPr>
        <w:t>"</w:t>
      </w:r>
      <w:r w:rsidRPr="006C4D00">
        <w:rPr>
          <w:rFonts w:hint="cs"/>
          <w:spacing w:val="-6"/>
          <w:rtl/>
        </w:rPr>
        <w:t>ב, וה</w:t>
      </w:r>
      <w:r w:rsidRPr="006C4D00">
        <w:rPr>
          <w:spacing w:val="-6"/>
          <w:rtl/>
        </w:rPr>
        <w:t>"</w:t>
      </w:r>
      <w:r w:rsidRPr="006C4D00">
        <w:rPr>
          <w:rFonts w:hint="cs"/>
          <w:spacing w:val="-6"/>
          <w:rtl/>
        </w:rPr>
        <w:t>מ שלא הרהר מערב ח</w:t>
      </w:r>
      <w:r w:rsidRPr="006C4D00">
        <w:rPr>
          <w:spacing w:val="-6"/>
          <w:rtl/>
        </w:rPr>
        <w:t>"</w:t>
      </w:r>
      <w:r w:rsidRPr="006C4D00">
        <w:rPr>
          <w:rFonts w:hint="cs"/>
          <w:spacing w:val="-6"/>
          <w:rtl/>
        </w:rPr>
        <w:t xml:space="preserve">ו. </w:t>
      </w:r>
    </w:p>
    <w:p w14:paraId="1A6651EA" w14:textId="326C8F23" w:rsidR="004B3A7D" w:rsidRPr="000528DA" w:rsidRDefault="000B38D1" w:rsidP="006C4D00">
      <w:pPr>
        <w:pStyle w:val="afffff5"/>
        <w:rPr>
          <w:rtl/>
        </w:rPr>
      </w:pPr>
      <w:bookmarkStart w:id="1990" w:name="_Toc193636540"/>
      <w:bookmarkStart w:id="1991" w:name="_Toc216185145"/>
      <w:r w:rsidRPr="00A10336">
        <w:rPr>
          <w:rStyle w:val="30"/>
          <w:rFonts w:hint="cs"/>
          <w:rtl/>
        </w:rPr>
        <w:t>חטים</w:t>
      </w:r>
      <w:bookmarkEnd w:id="1990"/>
      <w:bookmarkEnd w:id="1991"/>
      <w:r w:rsidR="00156AAF">
        <w:rPr>
          <w:rFonts w:hint="cs"/>
          <w:rtl/>
        </w:rPr>
        <w:t xml:space="preserve"> </w:t>
      </w:r>
      <w:r w:rsidRPr="00FE3D07">
        <w:rPr>
          <w:rFonts w:hint="cs"/>
          <w:rtl/>
        </w:rPr>
        <w:t xml:space="preserve">שלום, </w:t>
      </w:r>
      <w:r w:rsidRPr="00A10336">
        <w:rPr>
          <w:rStyle w:val="30"/>
          <w:rFonts w:hint="cs"/>
          <w:rtl/>
        </w:rPr>
        <w:t>שעורים</w:t>
      </w:r>
      <w:r w:rsidRPr="00FE3D07">
        <w:rPr>
          <w:rFonts w:hint="cs"/>
          <w:rtl/>
        </w:rPr>
        <w:t xml:space="preserve"> סרו עונתיו, </w:t>
      </w:r>
      <w:r w:rsidRPr="00E34F28">
        <w:rPr>
          <w:rStyle w:val="afffff9"/>
          <w:rFonts w:hint="cs"/>
          <w:rtl/>
        </w:rPr>
        <w:t>ר</w:t>
      </w:r>
      <w:r w:rsidRPr="00E34F28">
        <w:rPr>
          <w:rStyle w:val="afffff9"/>
          <w:rtl/>
        </w:rPr>
        <w:t>"</w:t>
      </w:r>
      <w:r w:rsidRPr="00E34F28">
        <w:rPr>
          <w:rStyle w:val="afffff9"/>
          <w:rFonts w:hint="cs"/>
          <w:rtl/>
        </w:rPr>
        <w:t xml:space="preserve">ז </w:t>
      </w:r>
      <w:r w:rsidRPr="00FE3D07">
        <w:rPr>
          <w:rFonts w:hint="cs"/>
          <w:rtl/>
        </w:rPr>
        <w:t>לא עולה לא</w:t>
      </w:r>
      <w:r w:rsidRPr="00FE3D07">
        <w:rPr>
          <w:rtl/>
        </w:rPr>
        <w:t>"</w:t>
      </w:r>
      <w:r w:rsidRPr="00FE3D07">
        <w:rPr>
          <w:rFonts w:hint="cs"/>
          <w:rtl/>
        </w:rPr>
        <w:t xml:space="preserve">י עד שרואה שערי בחלום, </w:t>
      </w:r>
      <w:r w:rsidRPr="00A10336">
        <w:rPr>
          <w:rStyle w:val="30"/>
          <w:rFonts w:hint="cs"/>
          <w:rtl/>
        </w:rPr>
        <w:t>גפן</w:t>
      </w:r>
      <w:r w:rsidRPr="00FE3D07">
        <w:rPr>
          <w:rFonts w:hint="cs"/>
          <w:rtl/>
        </w:rPr>
        <w:t xml:space="preserve"> אין אשתו מפלת, </w:t>
      </w:r>
      <w:bookmarkStart w:id="1992" w:name="_Toc193636541"/>
      <w:r w:rsidRPr="00A10336">
        <w:rPr>
          <w:rStyle w:val="30"/>
          <w:rFonts w:hint="cs"/>
          <w:rtl/>
        </w:rPr>
        <w:t>שורקה</w:t>
      </w:r>
      <w:bookmarkEnd w:id="1992"/>
      <w:r w:rsidRPr="000528DA">
        <w:rPr>
          <w:rFonts w:hint="cs"/>
          <w:rtl/>
        </w:rPr>
        <w:t xml:space="preserve"> יצפה למשיח, </w:t>
      </w:r>
      <w:r w:rsidRPr="00A10336">
        <w:rPr>
          <w:rStyle w:val="30"/>
          <w:rFonts w:hint="cs"/>
          <w:rtl/>
        </w:rPr>
        <w:t>תאנה</w:t>
      </w:r>
      <w:r w:rsidRPr="000528DA">
        <w:rPr>
          <w:rFonts w:hint="cs"/>
          <w:rtl/>
        </w:rPr>
        <w:t xml:space="preserve"> תורתו משתמרת, </w:t>
      </w:r>
      <w:bookmarkStart w:id="1993" w:name="_Toc193636542"/>
      <w:r w:rsidRPr="00A10336">
        <w:rPr>
          <w:rStyle w:val="30"/>
          <w:rFonts w:hint="cs"/>
          <w:rtl/>
        </w:rPr>
        <w:t>רמונים</w:t>
      </w:r>
      <w:bookmarkEnd w:id="1993"/>
      <w:r w:rsidRPr="000528DA">
        <w:rPr>
          <w:rFonts w:hint="cs"/>
          <w:rtl/>
        </w:rPr>
        <w:t xml:space="preserve"> קטנים יקטן, גדולים יגדל עסקו, </w:t>
      </w:r>
      <w:bookmarkStart w:id="1994" w:name="_Toc193636543"/>
      <w:r w:rsidRPr="00A10336">
        <w:rPr>
          <w:rStyle w:val="30"/>
          <w:rFonts w:hint="cs"/>
          <w:rtl/>
        </w:rPr>
        <w:t>פלגי</w:t>
      </w:r>
      <w:bookmarkEnd w:id="1994"/>
      <w:r w:rsidRPr="00A10336">
        <w:rPr>
          <w:rStyle w:val="30"/>
          <w:rFonts w:hint="cs"/>
          <w:rtl/>
        </w:rPr>
        <w:t xml:space="preserve"> </w:t>
      </w:r>
      <w:r w:rsidRPr="000528DA">
        <w:rPr>
          <w:rFonts w:hint="cs"/>
          <w:rtl/>
        </w:rPr>
        <w:t>ת</w:t>
      </w:r>
      <w:r w:rsidRPr="000528DA">
        <w:rPr>
          <w:rtl/>
        </w:rPr>
        <w:t>"</w:t>
      </w:r>
      <w:r w:rsidRPr="000528DA">
        <w:rPr>
          <w:rFonts w:hint="cs"/>
          <w:rtl/>
        </w:rPr>
        <w:t xml:space="preserve">ח יצפה לתורה עם הארץ למצוות, </w:t>
      </w:r>
      <w:r w:rsidRPr="00A10336">
        <w:rPr>
          <w:rStyle w:val="30"/>
          <w:rFonts w:hint="cs"/>
          <w:rtl/>
        </w:rPr>
        <w:t>זיתים</w:t>
      </w:r>
      <w:r w:rsidRPr="000528DA">
        <w:rPr>
          <w:rFonts w:hint="cs"/>
          <w:rtl/>
        </w:rPr>
        <w:t xml:space="preserve"> פירי זוטרי, פרי ורבי ויעמיד עסקו כזיתים, ובאילני הו</w:t>
      </w:r>
      <w:r w:rsidRPr="000528DA">
        <w:rPr>
          <w:rtl/>
        </w:rPr>
        <w:t>"</w:t>
      </w:r>
      <w:r w:rsidRPr="000528DA">
        <w:rPr>
          <w:rFonts w:hint="cs"/>
          <w:rtl/>
        </w:rPr>
        <w:t xml:space="preserve">ל בנים מרובין. </w:t>
      </w:r>
      <w:bookmarkStart w:id="1995" w:name="_Toc193636544"/>
      <w:r w:rsidRPr="00A10336">
        <w:rPr>
          <w:rStyle w:val="30"/>
          <w:rFonts w:hint="cs"/>
          <w:rtl/>
        </w:rPr>
        <w:t>זית</w:t>
      </w:r>
      <w:bookmarkEnd w:id="1995"/>
      <w:r w:rsidRPr="000528DA">
        <w:rPr>
          <w:rFonts w:hint="cs"/>
          <w:rtl/>
        </w:rPr>
        <w:t xml:space="preserve"> שם טוב, </w:t>
      </w:r>
      <w:r w:rsidRPr="00A10336">
        <w:rPr>
          <w:rStyle w:val="30"/>
          <w:rFonts w:hint="cs"/>
          <w:rtl/>
        </w:rPr>
        <w:t>שמן</w:t>
      </w:r>
      <w:r w:rsidRPr="000528DA">
        <w:rPr>
          <w:rFonts w:hint="cs"/>
          <w:rtl/>
        </w:rPr>
        <w:t xml:space="preserve"> זית יצפה למאור תורה, </w:t>
      </w:r>
      <w:bookmarkStart w:id="1996" w:name="_Toc193636545"/>
      <w:r w:rsidRPr="00A10336">
        <w:rPr>
          <w:rStyle w:val="30"/>
          <w:rFonts w:hint="cs"/>
          <w:rtl/>
        </w:rPr>
        <w:t>תמרים</w:t>
      </w:r>
      <w:bookmarkEnd w:id="1996"/>
      <w:r w:rsidRPr="000528DA">
        <w:rPr>
          <w:rFonts w:hint="cs"/>
          <w:rtl/>
        </w:rPr>
        <w:t xml:space="preserve"> תמו עוונותיו עז שנה מתברכת, </w:t>
      </w:r>
      <w:r w:rsidRPr="00A10336">
        <w:rPr>
          <w:rStyle w:val="30"/>
          <w:rFonts w:hint="cs"/>
          <w:rtl/>
        </w:rPr>
        <w:t>עזים</w:t>
      </w:r>
      <w:r w:rsidRPr="000528DA">
        <w:rPr>
          <w:rFonts w:hint="cs"/>
          <w:rtl/>
        </w:rPr>
        <w:t xml:space="preserve"> שנים מתברכים, </w:t>
      </w:r>
      <w:r w:rsidRPr="00A10336">
        <w:rPr>
          <w:rStyle w:val="30"/>
          <w:rFonts w:hint="cs"/>
          <w:rtl/>
        </w:rPr>
        <w:t>הדס</w:t>
      </w:r>
      <w:r w:rsidRPr="000528DA">
        <w:rPr>
          <w:rFonts w:hint="cs"/>
          <w:rtl/>
        </w:rPr>
        <w:t xml:space="preserve"> נכסיו מצליחין ואם אין לו ירושה ממק</w:t>
      </w:r>
      <w:r w:rsidRPr="000528DA">
        <w:rPr>
          <w:rtl/>
        </w:rPr>
        <w:t>"</w:t>
      </w:r>
      <w:r w:rsidRPr="000528DA">
        <w:rPr>
          <w:rFonts w:hint="cs"/>
          <w:rtl/>
        </w:rPr>
        <w:t xml:space="preserve">א, </w:t>
      </w:r>
      <w:bookmarkStart w:id="1997" w:name="_Toc193636546"/>
      <w:r w:rsidRPr="00A10336">
        <w:rPr>
          <w:rStyle w:val="30"/>
          <w:rFonts w:hint="cs"/>
          <w:rtl/>
        </w:rPr>
        <w:t>אתרוג</w:t>
      </w:r>
      <w:bookmarkEnd w:id="1997"/>
      <w:r w:rsidRPr="000528DA">
        <w:rPr>
          <w:rFonts w:hint="cs"/>
          <w:rtl/>
        </w:rPr>
        <w:t xml:space="preserve"> הדור לפני קומו, </w:t>
      </w:r>
      <w:r w:rsidRPr="00A10336">
        <w:rPr>
          <w:rStyle w:val="30"/>
          <w:rFonts w:hint="cs"/>
          <w:rtl/>
        </w:rPr>
        <w:t>לולב</w:t>
      </w:r>
      <w:r w:rsidRPr="000528DA">
        <w:rPr>
          <w:rFonts w:hint="cs"/>
          <w:rtl/>
        </w:rPr>
        <w:t xml:space="preserve"> לב אחד לאביו שבשמים, </w:t>
      </w:r>
      <w:bookmarkStart w:id="1998" w:name="_Toc193636547"/>
      <w:r w:rsidRPr="00A10336">
        <w:rPr>
          <w:rStyle w:val="30"/>
          <w:rFonts w:hint="cs"/>
          <w:rtl/>
        </w:rPr>
        <w:t>אווז</w:t>
      </w:r>
      <w:bookmarkEnd w:id="1998"/>
      <w:r>
        <w:rPr>
          <w:rFonts w:hint="cs"/>
          <w:rtl/>
        </w:rPr>
        <w:t xml:space="preserve"> יצפה לחכמה, הבא עליה </w:t>
      </w:r>
      <w:r>
        <w:rPr>
          <w:rStyle w:val="afffff9"/>
          <w:rFonts w:hint="cs"/>
          <w:rtl/>
          <w:rPrChange w:id="9319" w:author="מנוע אמוראים" w:date="2026-10-05T16:40:51Z">
            <w:rPr>
              <w:rFonts w:hint="cs"/>
              <w:rtl/>
            </w:rPr>
          </w:rPrChange>
        </w:rPr>
        <w:t xml:space="preserve">ר</w:t>
      </w:r>
      <w:r>
        <w:rPr>
          <w:rStyle w:val="afffff9"/>
          <w:rtl/>
          <w:rPrChange w:id="9320" w:author="מנוע אמוראים" w:date="2026-10-05T16:40:51Z">
            <w:rPr>
              <w:rtl/>
            </w:rPr>
          </w:rPrChange>
        </w:rPr>
        <w:t xml:space="preserve">"</w:t>
      </w:r>
      <w:r>
        <w:rPr>
          <w:rStyle w:val="afffff9"/>
          <w:rFonts w:hint="cs"/>
          <w:rtl/>
          <w:rPrChange w:id="9321" w:author="מנוע אמוראים" w:date="2026-10-05T16:40:51Z">
            <w:rPr>
              <w:rFonts w:hint="cs"/>
              <w:rtl/>
            </w:rPr>
          </w:rPrChange>
        </w:rPr>
        <w:t xml:space="preserve">י</w:t>
      </w:r>
      <w:r>
        <w:rPr>
          <w:rFonts w:hint="cs"/>
          <w:rtl/>
        </w:rPr>
        <w:t xml:space="preserve">, </w:t>
      </w:r>
    </w:p>
    <w:p w14:paraId="134FEDC3" w14:textId="77777777" w:rsidR="00A24328" w:rsidRDefault="000B38D1" w:rsidP="009A59D1">
      <w:pPr>
        <w:pStyle w:val="38"/>
        <w:framePr w:wrap="notBeside"/>
        <w:rPr>
          <w:rtl/>
        </w:rPr>
      </w:pPr>
      <w:r w:rsidRPr="00660D7A">
        <w:rPr>
          <w:rFonts w:hint="cs"/>
          <w:rtl/>
        </w:rPr>
        <w:t>ר</w:t>
      </w:r>
      <w:r w:rsidRPr="00660D7A">
        <w:rPr>
          <w:rtl/>
        </w:rPr>
        <w:t>"</w:t>
      </w:r>
      <w:r w:rsidRPr="00660D7A">
        <w:rPr>
          <w:rFonts w:hint="cs"/>
          <w:rtl/>
        </w:rPr>
        <w:t>א</w:t>
      </w:r>
      <w:r w:rsidR="00A24328">
        <w:rPr>
          <w:rtl/>
        </w:rPr>
        <w:t>:</w:t>
      </w:r>
    </w:p>
    <w:p w14:paraId="3B941F48" w14:textId="517BBEB4" w:rsidR="00CB4DF6" w:rsidRDefault="004B3A7D" w:rsidP="000528DA">
      <w:pPr>
        <w:rPr>
          <w:rtl/>
        </w:rPr>
      </w:pPr>
      <w:r w:rsidRPr="000528DA">
        <w:rPr>
          <w:rFonts w:hint="cs"/>
          <w:rtl/>
        </w:rPr>
        <w:t>עמי היה מעשה</w:t>
      </w:r>
      <w:r w:rsidR="000B38D1" w:rsidRPr="000528DA">
        <w:rPr>
          <w:rFonts w:hint="cs"/>
          <w:rtl/>
        </w:rPr>
        <w:t xml:space="preserve"> </w:t>
      </w:r>
      <w:r w:rsidRPr="000528DA">
        <w:rPr>
          <w:rFonts w:hint="cs"/>
          <w:rtl/>
        </w:rPr>
        <w:t>ב</w:t>
      </w:r>
      <w:r w:rsidR="000B38D1" w:rsidRPr="00A10336">
        <w:rPr>
          <w:rStyle w:val="30"/>
          <w:rFonts w:hint="cs"/>
          <w:rtl/>
        </w:rPr>
        <w:t>תרנגול</w:t>
      </w:r>
      <w:r w:rsidR="000B38D1" w:rsidRPr="000528DA">
        <w:rPr>
          <w:rFonts w:hint="cs"/>
          <w:rtl/>
        </w:rPr>
        <w:t xml:space="preserve"> בן זכר, </w:t>
      </w:r>
      <w:r w:rsidR="000B38D1" w:rsidRPr="00A10336">
        <w:rPr>
          <w:rStyle w:val="30"/>
          <w:rFonts w:hint="cs"/>
          <w:rtl/>
        </w:rPr>
        <w:t>תרנגולים</w:t>
      </w:r>
      <w:r w:rsidR="000B38D1" w:rsidRPr="000528DA">
        <w:rPr>
          <w:rFonts w:hint="cs"/>
          <w:rtl/>
        </w:rPr>
        <w:t xml:space="preserve"> בנים זכרים, </w:t>
      </w:r>
      <w:r w:rsidR="000B38D1" w:rsidRPr="00A10336">
        <w:rPr>
          <w:rStyle w:val="30"/>
          <w:rFonts w:hint="cs"/>
          <w:rtl/>
        </w:rPr>
        <w:t>תרנגולת</w:t>
      </w:r>
      <w:r w:rsidR="000B38D1" w:rsidRPr="000528DA">
        <w:rPr>
          <w:rFonts w:hint="cs"/>
          <w:rtl/>
        </w:rPr>
        <w:t xml:space="preserve"> יצפה לתרביצה נאה, רואה </w:t>
      </w:r>
      <w:r w:rsidR="000B38D1" w:rsidRPr="00A10336">
        <w:rPr>
          <w:rStyle w:val="30"/>
          <w:rFonts w:hint="cs"/>
          <w:rtl/>
        </w:rPr>
        <w:t>ביצים</w:t>
      </w:r>
      <w:r w:rsidR="000B38D1" w:rsidRPr="000528DA">
        <w:rPr>
          <w:rFonts w:hint="cs"/>
          <w:rtl/>
        </w:rPr>
        <w:t xml:space="preserve"> תלויה בקשתו, </w:t>
      </w:r>
      <w:r w:rsidR="000B38D1" w:rsidRPr="00A10336">
        <w:rPr>
          <w:rStyle w:val="30"/>
          <w:rFonts w:hint="cs"/>
          <w:rtl/>
        </w:rPr>
        <w:t>נשתברו</w:t>
      </w:r>
      <w:r w:rsidR="000B38D1" w:rsidRPr="000528DA">
        <w:rPr>
          <w:rFonts w:hint="cs"/>
          <w:rtl/>
        </w:rPr>
        <w:t xml:space="preserve"> נעשית, וכן </w:t>
      </w:r>
      <w:r w:rsidR="000B38D1" w:rsidRPr="00A10336">
        <w:rPr>
          <w:rStyle w:val="30"/>
          <w:rFonts w:hint="cs"/>
          <w:rtl/>
        </w:rPr>
        <w:t>אגוזים</w:t>
      </w:r>
      <w:r w:rsidR="000B38D1" w:rsidRPr="000528DA">
        <w:rPr>
          <w:rFonts w:hint="cs"/>
          <w:rtl/>
        </w:rPr>
        <w:t xml:space="preserve"> </w:t>
      </w:r>
      <w:r w:rsidR="000B38D1" w:rsidRPr="00A10336">
        <w:rPr>
          <w:rStyle w:val="30"/>
          <w:rFonts w:hint="cs"/>
          <w:rtl/>
        </w:rPr>
        <w:t>וקשואים</w:t>
      </w:r>
      <w:r w:rsidR="000B38D1" w:rsidRPr="000528DA">
        <w:rPr>
          <w:rFonts w:hint="cs"/>
          <w:rtl/>
        </w:rPr>
        <w:t xml:space="preserve"> וכל זכוכית, </w:t>
      </w:r>
    </w:p>
    <w:p w14:paraId="62612E09" w14:textId="1EFDAF1A" w:rsidR="004B3A7D" w:rsidRPr="000528DA" w:rsidRDefault="000B38D1" w:rsidP="00CB4DF6">
      <w:pPr>
        <w:spacing w:after="60"/>
        <w:rPr>
          <w:rtl/>
        </w:rPr>
      </w:pPr>
      <w:bookmarkStart w:id="1999" w:name="_Toc193636548"/>
      <w:bookmarkStart w:id="2000" w:name="_Toc216185146"/>
      <w:r w:rsidRPr="00A10336">
        <w:rPr>
          <w:rStyle w:val="30"/>
          <w:rFonts w:hint="cs"/>
          <w:rtl/>
        </w:rPr>
        <w:t>נכנס</w:t>
      </w:r>
      <w:bookmarkEnd w:id="1999"/>
      <w:bookmarkEnd w:id="2000"/>
      <w:r w:rsidRPr="000528DA">
        <w:rPr>
          <w:rFonts w:hint="cs"/>
          <w:rtl/>
        </w:rPr>
        <w:t xml:space="preserve"> </w:t>
      </w:r>
      <w:r w:rsidRPr="00A10336">
        <w:rPr>
          <w:rStyle w:val="30"/>
          <w:rFonts w:hint="cs"/>
          <w:rtl/>
        </w:rPr>
        <w:t>לכרך</w:t>
      </w:r>
      <w:r w:rsidRPr="000528DA">
        <w:rPr>
          <w:rFonts w:hint="cs"/>
          <w:rtl/>
        </w:rPr>
        <w:t xml:space="preserve"> נעשית נעשו חפציו, </w:t>
      </w:r>
      <w:r w:rsidRPr="00A10336">
        <w:rPr>
          <w:rStyle w:val="30"/>
          <w:rFonts w:hint="cs"/>
          <w:rtl/>
        </w:rPr>
        <w:t>מגלח</w:t>
      </w:r>
      <w:r w:rsidRPr="000528DA">
        <w:rPr>
          <w:rFonts w:hint="cs"/>
          <w:rtl/>
        </w:rPr>
        <w:t xml:space="preserve"> </w:t>
      </w:r>
      <w:r w:rsidRPr="00A10336">
        <w:rPr>
          <w:rStyle w:val="30"/>
          <w:rFonts w:hint="cs"/>
          <w:rtl/>
        </w:rPr>
        <w:t>ראשו</w:t>
      </w:r>
      <w:r w:rsidRPr="000528DA">
        <w:rPr>
          <w:rFonts w:hint="cs"/>
          <w:rtl/>
        </w:rPr>
        <w:t xml:space="preserve"> סימן יפה, </w:t>
      </w:r>
      <w:r w:rsidRPr="00A10336">
        <w:rPr>
          <w:rStyle w:val="30"/>
          <w:rFonts w:hint="cs"/>
          <w:rtl/>
        </w:rPr>
        <w:t>זקנו</w:t>
      </w:r>
      <w:r w:rsidRPr="000528DA">
        <w:rPr>
          <w:rFonts w:hint="cs"/>
          <w:rtl/>
        </w:rPr>
        <w:t xml:space="preserve"> גם למשפחתו, </w:t>
      </w:r>
      <w:r w:rsidRPr="00A10336">
        <w:rPr>
          <w:rStyle w:val="30"/>
          <w:rFonts w:hint="cs"/>
          <w:rtl/>
        </w:rPr>
        <w:t>יושב</w:t>
      </w:r>
      <w:r w:rsidRPr="000528DA">
        <w:rPr>
          <w:rFonts w:hint="cs"/>
          <w:rtl/>
        </w:rPr>
        <w:t xml:space="preserve"> </w:t>
      </w:r>
      <w:r w:rsidRPr="00A10336">
        <w:rPr>
          <w:rStyle w:val="30"/>
          <w:rFonts w:hint="cs"/>
          <w:rtl/>
        </w:rPr>
        <w:t>בעריבה</w:t>
      </w:r>
      <w:r w:rsidRPr="000528DA">
        <w:rPr>
          <w:rFonts w:hint="cs"/>
          <w:rtl/>
        </w:rPr>
        <w:t xml:space="preserve"> שם טוב, עריבה </w:t>
      </w:r>
      <w:r w:rsidRPr="00A10336">
        <w:rPr>
          <w:rStyle w:val="30"/>
          <w:rFonts w:hint="cs"/>
          <w:rtl/>
        </w:rPr>
        <w:t>גדולה</w:t>
      </w:r>
      <w:r w:rsidRPr="000528DA">
        <w:rPr>
          <w:rFonts w:hint="cs"/>
          <w:rtl/>
        </w:rPr>
        <w:t xml:space="preserve"> לכל משפחתו, </w:t>
      </w:r>
      <w:r w:rsidRPr="000528DA">
        <w:rPr>
          <w:rFonts w:hint="cs"/>
          <w:rtl/>
        </w:rPr>
        <w:lastRenderedPageBreak/>
        <w:t>וה</w:t>
      </w:r>
      <w:r w:rsidRPr="000528DA">
        <w:rPr>
          <w:rtl/>
        </w:rPr>
        <w:t>"</w:t>
      </w:r>
      <w:r w:rsidRPr="000528DA">
        <w:rPr>
          <w:rFonts w:hint="cs"/>
          <w:rtl/>
        </w:rPr>
        <w:t xml:space="preserve">מ במדלייה, </w:t>
      </w:r>
      <w:r w:rsidRPr="00A10336">
        <w:rPr>
          <w:rStyle w:val="30"/>
          <w:rFonts w:hint="cs"/>
          <w:rtl/>
        </w:rPr>
        <w:t>נפנה</w:t>
      </w:r>
      <w:r w:rsidRPr="000528DA">
        <w:rPr>
          <w:rFonts w:hint="cs"/>
          <w:rtl/>
        </w:rPr>
        <w:t>, סימן יפה וה</w:t>
      </w:r>
      <w:r w:rsidRPr="000528DA">
        <w:rPr>
          <w:rtl/>
        </w:rPr>
        <w:t>"</w:t>
      </w:r>
      <w:r w:rsidRPr="000528DA">
        <w:rPr>
          <w:rFonts w:hint="cs"/>
          <w:rtl/>
        </w:rPr>
        <w:t xml:space="preserve">מ שלא קנח, </w:t>
      </w:r>
      <w:r w:rsidRPr="00A10336">
        <w:rPr>
          <w:rStyle w:val="30"/>
          <w:rFonts w:hint="cs"/>
          <w:rtl/>
        </w:rPr>
        <w:t>עולה</w:t>
      </w:r>
      <w:r w:rsidRPr="000528DA">
        <w:rPr>
          <w:rFonts w:hint="cs"/>
          <w:rtl/>
        </w:rPr>
        <w:t xml:space="preserve"> </w:t>
      </w:r>
      <w:r w:rsidRPr="00A10336">
        <w:rPr>
          <w:rStyle w:val="30"/>
          <w:rFonts w:hint="cs"/>
          <w:rtl/>
        </w:rPr>
        <w:t>לגג</w:t>
      </w:r>
      <w:r w:rsidRPr="000528DA">
        <w:rPr>
          <w:rFonts w:hint="cs"/>
          <w:rtl/>
        </w:rPr>
        <w:t xml:space="preserve"> לגדולה, </w:t>
      </w:r>
      <w:r w:rsidRPr="00A10336">
        <w:rPr>
          <w:rStyle w:val="30"/>
          <w:rFonts w:hint="cs"/>
          <w:rtl/>
        </w:rPr>
        <w:t>ירד</w:t>
      </w:r>
      <w:r w:rsidRPr="000528DA">
        <w:rPr>
          <w:rFonts w:hint="cs"/>
          <w:rtl/>
        </w:rPr>
        <w:t xml:space="preserve"> יורד מגדולתו, </w:t>
      </w:r>
    </w:p>
    <w:p w14:paraId="3449013E" w14:textId="766A0E58" w:rsidR="00A24328" w:rsidRDefault="000B38D1" w:rsidP="009A59D1">
      <w:pPr>
        <w:pStyle w:val="38"/>
        <w:framePr w:wrap="notBeside"/>
        <w:rPr>
          <w:rtl/>
        </w:rPr>
      </w:pPr>
      <w:r w:rsidRPr="00660D7A">
        <w:rPr>
          <w:rFonts w:hint="cs"/>
          <w:rtl/>
        </w:rPr>
        <w:t>אביי ורבא</w:t>
      </w:r>
      <w:r w:rsidR="009B14FE">
        <w:rPr>
          <w:rFonts w:hint="cs"/>
          <w:rtl/>
        </w:rPr>
        <w:t>:</w:t>
      </w:r>
    </w:p>
    <w:p w14:paraId="452FF9AB" w14:textId="7C611AAB" w:rsidR="00156AAF" w:rsidRPr="000528DA" w:rsidRDefault="000B38D1" w:rsidP="000528DA">
      <w:pPr>
        <w:rPr>
          <w:rtl/>
        </w:rPr>
      </w:pPr>
      <w:r w:rsidRPr="000528DA">
        <w:rPr>
          <w:rFonts w:hint="cs"/>
          <w:rtl/>
        </w:rPr>
        <w:t xml:space="preserve">כיון שעלה עלה, </w:t>
      </w:r>
      <w:r w:rsidRPr="00A10336">
        <w:rPr>
          <w:rStyle w:val="30"/>
          <w:rFonts w:hint="cs"/>
          <w:rtl/>
        </w:rPr>
        <w:t>קורע בגדיו</w:t>
      </w:r>
      <w:r w:rsidRPr="000528DA">
        <w:rPr>
          <w:rFonts w:hint="cs"/>
          <w:rtl/>
        </w:rPr>
        <w:t xml:space="preserve"> קורעים גז</w:t>
      </w:r>
      <w:r w:rsidRPr="000528DA">
        <w:rPr>
          <w:rtl/>
        </w:rPr>
        <w:t>"</w:t>
      </w:r>
      <w:r w:rsidRPr="000528DA">
        <w:rPr>
          <w:rFonts w:hint="cs"/>
          <w:rtl/>
        </w:rPr>
        <w:t xml:space="preserve">ד, עומד </w:t>
      </w:r>
      <w:r w:rsidRPr="00A10336">
        <w:rPr>
          <w:rStyle w:val="30"/>
          <w:rFonts w:hint="cs"/>
          <w:rtl/>
        </w:rPr>
        <w:t>ערום</w:t>
      </w:r>
      <w:r w:rsidRPr="000528DA">
        <w:rPr>
          <w:rFonts w:hint="cs"/>
          <w:rtl/>
        </w:rPr>
        <w:t xml:space="preserve"> </w:t>
      </w:r>
      <w:r w:rsidRPr="00A10336">
        <w:rPr>
          <w:rStyle w:val="30"/>
          <w:rFonts w:hint="cs"/>
          <w:rtl/>
        </w:rPr>
        <w:t>בבבל</w:t>
      </w:r>
      <w:r w:rsidRPr="000528DA">
        <w:rPr>
          <w:rFonts w:hint="cs"/>
          <w:rtl/>
        </w:rPr>
        <w:t xml:space="preserve"> בלא חטא, </w:t>
      </w:r>
      <w:r w:rsidRPr="00A10336">
        <w:rPr>
          <w:rStyle w:val="30"/>
          <w:rFonts w:hint="cs"/>
          <w:rtl/>
        </w:rPr>
        <w:t>בא</w:t>
      </w:r>
      <w:r w:rsidRPr="00A10336">
        <w:rPr>
          <w:rStyle w:val="30"/>
          <w:rtl/>
        </w:rPr>
        <w:t>"</w:t>
      </w:r>
      <w:r w:rsidRPr="00A10336">
        <w:rPr>
          <w:rStyle w:val="30"/>
          <w:rFonts w:hint="cs"/>
          <w:rtl/>
        </w:rPr>
        <w:t xml:space="preserve">י </w:t>
      </w:r>
      <w:r w:rsidRPr="000528DA">
        <w:rPr>
          <w:rFonts w:hint="cs"/>
          <w:rtl/>
        </w:rPr>
        <w:t xml:space="preserve">בלא מצות, </w:t>
      </w:r>
      <w:r w:rsidRPr="00A10336">
        <w:rPr>
          <w:rStyle w:val="30"/>
          <w:rFonts w:hint="cs"/>
          <w:rtl/>
        </w:rPr>
        <w:t>נתפש</w:t>
      </w:r>
      <w:r w:rsidRPr="000528DA">
        <w:rPr>
          <w:rFonts w:hint="cs"/>
          <w:rtl/>
        </w:rPr>
        <w:t xml:space="preserve"> </w:t>
      </w:r>
      <w:r w:rsidRPr="00A10336">
        <w:rPr>
          <w:rStyle w:val="30"/>
          <w:rFonts w:hint="cs"/>
          <w:rtl/>
        </w:rPr>
        <w:t>לסרדיוט</w:t>
      </w:r>
      <w:r w:rsidRPr="000528DA">
        <w:rPr>
          <w:rFonts w:hint="cs"/>
          <w:rtl/>
        </w:rPr>
        <w:t xml:space="preserve"> שמירה נעשת לו, נתנוהו </w:t>
      </w:r>
      <w:r w:rsidRPr="00A10336">
        <w:rPr>
          <w:rStyle w:val="30"/>
          <w:rFonts w:hint="cs"/>
          <w:rtl/>
        </w:rPr>
        <w:t>בקולר</w:t>
      </w:r>
      <w:r w:rsidRPr="000528DA">
        <w:rPr>
          <w:rFonts w:hint="cs"/>
          <w:rtl/>
        </w:rPr>
        <w:t xml:space="preserve"> הוסיפו שמירה על שמירתו, </w:t>
      </w:r>
    </w:p>
    <w:p w14:paraId="5C89EC43" w14:textId="77777777" w:rsidR="004B3A7D" w:rsidRPr="00E34F28" w:rsidRDefault="000B38D1" w:rsidP="00682BF2">
      <w:pPr>
        <w:pStyle w:val="afffff5"/>
        <w:rPr>
          <w:rtl/>
        </w:rPr>
      </w:pPr>
      <w:bookmarkStart w:id="2001" w:name="_Toc193636549"/>
      <w:bookmarkStart w:id="2002" w:name="_Toc216185147"/>
      <w:r w:rsidRPr="00A10336">
        <w:rPr>
          <w:rStyle w:val="30"/>
          <w:rFonts w:hint="cs"/>
          <w:rtl/>
        </w:rPr>
        <w:t>נכנס</w:t>
      </w:r>
      <w:bookmarkEnd w:id="2001"/>
      <w:bookmarkEnd w:id="2002"/>
      <w:r w:rsidRPr="00FE3D07">
        <w:rPr>
          <w:rFonts w:hint="cs"/>
          <w:rtl/>
        </w:rPr>
        <w:t xml:space="preserve"> </w:t>
      </w:r>
      <w:r w:rsidRPr="00A10336">
        <w:rPr>
          <w:rStyle w:val="30"/>
          <w:rFonts w:hint="cs"/>
          <w:rtl/>
        </w:rPr>
        <w:t>לאגם</w:t>
      </w:r>
      <w:r>
        <w:rPr>
          <w:rFonts w:hint="cs"/>
          <w:rtl/>
        </w:rPr>
        <w:t xml:space="preserve"> נעשה </w:t>
      </w:r>
      <w:r>
        <w:rPr>
          <w:rStyle w:val="afffff9"/>
          <w:rFonts w:hint="cs"/>
          <w:rtl/>
          <w:rPrChange w:id="9322" w:author="מנוע אמוראים" w:date="2026-10-05T16:40:51Z">
            <w:rPr>
              <w:rFonts w:hint="cs"/>
              <w:rtl/>
            </w:rPr>
          </w:rPrChange>
        </w:rPr>
        <w:t xml:space="preserve">ר</w:t>
      </w:r>
      <w:r>
        <w:rPr>
          <w:rStyle w:val="afffff9"/>
          <w:rtl/>
          <w:rPrChange w:id="9323" w:author="מנוע אמוראים" w:date="2026-10-05T16:40:51Z">
            <w:rPr>
              <w:rtl/>
            </w:rPr>
          </w:rPrChange>
        </w:rPr>
        <w:t xml:space="preserve">"</w:t>
      </w:r>
      <w:r>
        <w:rPr>
          <w:rStyle w:val="afffff9"/>
          <w:rFonts w:hint="cs"/>
          <w:rtl/>
          <w:rPrChange w:id="9324" w:author="מנוע אמוראים" w:date="2026-10-05T16:40:51Z">
            <w:rPr>
              <w:rFonts w:hint="cs"/>
              <w:rtl/>
            </w:rPr>
          </w:rPrChange>
        </w:rPr>
        <w:t xml:space="preserve">י</w:t>
      </w:r>
      <w:r>
        <w:rPr>
          <w:rFonts w:hint="cs"/>
          <w:rtl/>
        </w:rPr>
        <w:t xml:space="preserve">, </w:t>
      </w:r>
      <w:r w:rsidRPr="00A10336">
        <w:rPr>
          <w:rStyle w:val="30"/>
          <w:rFonts w:hint="cs"/>
          <w:rtl/>
        </w:rPr>
        <w:t>ליער</w:t>
      </w:r>
      <w:r w:rsidRPr="00FE3D07">
        <w:rPr>
          <w:rFonts w:hint="cs"/>
          <w:rtl/>
        </w:rPr>
        <w:t xml:space="preserve"> נעשה ראש לבני כלה, </w:t>
      </w:r>
    </w:p>
    <w:p w14:paraId="69F4C7D7" w14:textId="0CE7A808" w:rsidR="00A24328" w:rsidRDefault="000B38D1" w:rsidP="009A59D1">
      <w:pPr>
        <w:pStyle w:val="38"/>
        <w:framePr w:wrap="notBeside"/>
        <w:rPr>
          <w:rtl/>
        </w:rPr>
      </w:pPr>
      <w:r w:rsidRPr="00660D7A">
        <w:rPr>
          <w:rFonts w:hint="cs"/>
          <w:rtl/>
        </w:rPr>
        <w:t>ר</w:t>
      </w:r>
      <w:r w:rsidRPr="00660D7A">
        <w:rPr>
          <w:rtl/>
        </w:rPr>
        <w:t>"</w:t>
      </w:r>
      <w:r w:rsidRPr="00660D7A">
        <w:rPr>
          <w:rFonts w:hint="cs"/>
          <w:rtl/>
        </w:rPr>
        <w:t>פ</w:t>
      </w:r>
      <w:r w:rsidR="009B14FE">
        <w:rPr>
          <w:rFonts w:hint="cs"/>
          <w:rtl/>
        </w:rPr>
        <w:t>:</w:t>
      </w:r>
    </w:p>
    <w:p w14:paraId="7F6E60F1" w14:textId="6FC16962" w:rsidR="00CB4DF6" w:rsidRDefault="00156AAF" w:rsidP="00CB4DF6">
      <w:pPr>
        <w:rPr>
          <w:rStyle w:val="afffff9"/>
          <w:rtl/>
        </w:rPr>
      </w:pPr>
      <w:r w:rsidRPr="000528DA">
        <w:rPr>
          <w:rFonts w:hint="cs"/>
          <w:rtl/>
        </w:rPr>
        <w:t>דנכנס</w:t>
      </w:r>
      <w:r w:rsidR="000B38D1" w:rsidRPr="000528DA">
        <w:rPr>
          <w:rFonts w:hint="cs"/>
          <w:rtl/>
        </w:rPr>
        <w:t xml:space="preserve"> </w:t>
      </w:r>
      <w:r w:rsidR="000B38D1" w:rsidRPr="00A10336">
        <w:rPr>
          <w:rStyle w:val="30"/>
          <w:rFonts w:hint="cs"/>
          <w:rtl/>
        </w:rPr>
        <w:t>לאגם</w:t>
      </w:r>
      <w:r>
        <w:rPr>
          <w:rFonts w:hint="cs"/>
          <w:rtl/>
        </w:rPr>
        <w:t xml:space="preserve"> נעשה </w:t>
      </w:r>
      <w:r>
        <w:rPr>
          <w:rStyle w:val="afffff9"/>
          <w:rFonts w:hint="cs"/>
          <w:rtl/>
          <w:rPrChange w:id="9325" w:author="מנוע אמוראים" w:date="2026-10-05T16:40:51Z">
            <w:rPr>
              <w:rFonts w:hint="cs"/>
              <w:rtl/>
            </w:rPr>
          </w:rPrChange>
        </w:rPr>
        <w:t xml:space="preserve">ר</w:t>
      </w:r>
      <w:r>
        <w:rPr>
          <w:rStyle w:val="afffff9"/>
          <w:rtl/>
          <w:rPrChange w:id="9326" w:author="מנוע אמוראים" w:date="2026-10-05T16:40:51Z">
            <w:rPr>
              <w:rtl/>
            </w:rPr>
          </w:rPrChange>
        </w:rPr>
        <w:t xml:space="preserve">"</w:t>
      </w:r>
      <w:r>
        <w:rPr>
          <w:rStyle w:val="afffff9"/>
          <w:rFonts w:hint="cs"/>
          <w:rtl/>
          <w:rPrChange w:id="9327" w:author="מנוע אמוראים" w:date="2026-10-05T16:40:51Z">
            <w:rPr>
              <w:rFonts w:hint="cs"/>
              <w:rtl/>
            </w:rPr>
          </w:rPrChange>
        </w:rPr>
        <w:t xml:space="preserve">י</w:t>
      </w:r>
      <w:r>
        <w:rPr>
          <w:rFonts w:hint="cs"/>
          <w:rtl/>
        </w:rPr>
        <w:t xml:space="preserve">, </w:t>
      </w:r>
      <w:r w:rsidR="000B38D1" w:rsidRPr="00A10336">
        <w:rPr>
          <w:rStyle w:val="30"/>
          <w:rFonts w:hint="cs"/>
          <w:rtl/>
        </w:rPr>
        <w:t>ליער</w:t>
      </w:r>
      <w:r w:rsidR="000B38D1" w:rsidRPr="000528DA">
        <w:rPr>
          <w:rFonts w:hint="cs"/>
          <w:rtl/>
        </w:rPr>
        <w:t xml:space="preserve"> ראש לבני כלה, </w:t>
      </w:r>
    </w:p>
    <w:p w14:paraId="0E4DE947" w14:textId="7E84EACC" w:rsidR="00A24328" w:rsidRDefault="000B38D1" w:rsidP="009A59D1">
      <w:pPr>
        <w:pStyle w:val="38"/>
        <w:framePr w:wrap="notBeside"/>
        <w:rPr>
          <w:rtl/>
        </w:rPr>
      </w:pPr>
      <w:r w:rsidRPr="00660D7A">
        <w:rPr>
          <w:rFonts w:hint="cs"/>
          <w:rtl/>
        </w:rPr>
        <w:t>א</w:t>
      </w:r>
      <w:r w:rsidRPr="00660D7A">
        <w:rPr>
          <w:rtl/>
        </w:rPr>
        <w:t>"</w:t>
      </w:r>
      <w:r w:rsidRPr="00660D7A">
        <w:rPr>
          <w:rFonts w:hint="cs"/>
          <w:rtl/>
        </w:rPr>
        <w:t>ד</w:t>
      </w:r>
      <w:r w:rsidR="009B14FE">
        <w:rPr>
          <w:rFonts w:hint="cs"/>
          <w:rtl/>
        </w:rPr>
        <w:t>:</w:t>
      </w:r>
    </w:p>
    <w:p w14:paraId="3239A9B2" w14:textId="6EA36B07" w:rsidR="00F32BCC" w:rsidRPr="00CB4DF6" w:rsidRDefault="000B38D1" w:rsidP="00CB4DF6">
      <w:pPr>
        <w:rPr>
          <w:rFonts w:cs="BA Vilna Regular"/>
          <w:spacing w:val="4"/>
          <w:szCs w:val="12"/>
          <w:rtl/>
        </w:rPr>
      </w:pPr>
      <w:r>
        <w:rPr>
          <w:rFonts w:hint="cs"/>
          <w:rtl/>
        </w:rPr>
        <w:t xml:space="preserve">שניהם לאגם ופעמון בצוארו </w:t>
      </w:r>
      <w:r>
        <w:rPr>
          <w:rStyle w:val="afffff9"/>
          <w:rFonts w:hint="cs"/>
          <w:rtl/>
          <w:rPrChange w:id="9328" w:author="מנוע אמוראים" w:date="2026-10-05T16:40:51Z">
            <w:rPr>
              <w:rFonts w:hint="cs"/>
              <w:rtl/>
            </w:rPr>
          </w:rPrChange>
        </w:rPr>
        <w:t xml:space="preserve">ר</w:t>
      </w:r>
      <w:r>
        <w:rPr>
          <w:rStyle w:val="afffff9"/>
          <w:rtl/>
          <w:rPrChange w:id="9329" w:author="מנוע אמוראים" w:date="2026-10-05T16:40:51Z">
            <w:rPr>
              <w:rtl/>
            </w:rPr>
          </w:rPrChange>
        </w:rPr>
        <w:t xml:space="preserve">"</w:t>
      </w:r>
      <w:r>
        <w:rPr>
          <w:rStyle w:val="afffff9"/>
          <w:rFonts w:hint="cs"/>
          <w:rtl/>
          <w:rPrChange w:id="9330" w:author="מנוע אמוראים" w:date="2026-10-05T16:40:51Z">
            <w:rPr>
              <w:rFonts w:hint="cs"/>
              <w:rtl/>
            </w:rPr>
          </w:rPrChange>
        </w:rPr>
        <w:t xml:space="preserve">י</w:t>
      </w:r>
      <w:r>
        <w:rPr>
          <w:rFonts w:hint="cs"/>
          <w:rtl/>
        </w:rPr>
        <w:t xml:space="preserve">, שלא עשה כן ראש לבני כלה, </w:t>
      </w:r>
    </w:p>
    <w:p w14:paraId="7F81C22F" w14:textId="7FEA250B" w:rsidR="00A24328" w:rsidRDefault="000B38D1" w:rsidP="009A59D1">
      <w:pPr>
        <w:pStyle w:val="38"/>
        <w:framePr w:wrap="notBeside"/>
        <w:rPr>
          <w:rtl/>
        </w:rPr>
      </w:pPr>
      <w:r w:rsidRPr="00660D7A">
        <w:rPr>
          <w:rFonts w:hint="cs"/>
          <w:rtl/>
        </w:rPr>
        <w:t>ר</w:t>
      </w:r>
      <w:r w:rsidRPr="00660D7A">
        <w:rPr>
          <w:rtl/>
        </w:rPr>
        <w:t>"</w:t>
      </w:r>
      <w:r w:rsidRPr="00660D7A">
        <w:rPr>
          <w:rFonts w:hint="cs"/>
          <w:rtl/>
        </w:rPr>
        <w:t>א</w:t>
      </w:r>
      <w:r w:rsidR="009B14FE">
        <w:rPr>
          <w:rFonts w:hint="cs"/>
          <w:rtl/>
        </w:rPr>
        <w:t>:</w:t>
      </w:r>
    </w:p>
    <w:p w14:paraId="692FE5F5" w14:textId="5DFAF47A" w:rsidR="003D379A" w:rsidRPr="000528DA" w:rsidRDefault="000B38D1" w:rsidP="00CB4DF6">
      <w:pPr>
        <w:spacing w:after="60"/>
        <w:rPr>
          <w:rtl/>
        </w:rPr>
      </w:pPr>
      <w:r w:rsidRPr="000528DA">
        <w:rPr>
          <w:rFonts w:hint="cs"/>
          <w:rtl/>
        </w:rPr>
        <w:t xml:space="preserve">נכנסתי לאגם ותלוי פעמון וקשקשתי בקול, </w:t>
      </w:r>
    </w:p>
    <w:p w14:paraId="255F02ED" w14:textId="77777777" w:rsidR="00CB4DF6" w:rsidRDefault="000B38D1" w:rsidP="000528DA">
      <w:pPr>
        <w:rPr>
          <w:rtl/>
        </w:rPr>
      </w:pPr>
      <w:bookmarkStart w:id="2003" w:name="_Toc193636550"/>
      <w:bookmarkStart w:id="2004" w:name="_Toc216185148"/>
      <w:r w:rsidRPr="00A10336">
        <w:rPr>
          <w:rStyle w:val="30"/>
          <w:rFonts w:hint="cs"/>
          <w:rtl/>
        </w:rPr>
        <w:t>מקיז</w:t>
      </w:r>
      <w:bookmarkEnd w:id="2003"/>
      <w:bookmarkEnd w:id="2004"/>
      <w:r w:rsidRPr="000528DA">
        <w:rPr>
          <w:rFonts w:hint="cs"/>
          <w:rtl/>
        </w:rPr>
        <w:t xml:space="preserve"> </w:t>
      </w:r>
      <w:r w:rsidRPr="00A10336">
        <w:rPr>
          <w:rStyle w:val="30"/>
          <w:rFonts w:hint="cs"/>
          <w:rtl/>
        </w:rPr>
        <w:t>דם</w:t>
      </w:r>
      <w:r w:rsidRPr="000528DA">
        <w:rPr>
          <w:rFonts w:hint="cs"/>
          <w:rtl/>
        </w:rPr>
        <w:t xml:space="preserve"> בחלום עוונתיו מחולין, </w:t>
      </w:r>
      <w:r w:rsidRPr="00A10336">
        <w:rPr>
          <w:rStyle w:val="30"/>
          <w:rFonts w:hint="cs"/>
          <w:rtl/>
        </w:rPr>
        <w:t>סדורין</w:t>
      </w:r>
      <w:r w:rsidRPr="000528DA">
        <w:rPr>
          <w:rFonts w:hint="cs"/>
          <w:rtl/>
        </w:rPr>
        <w:t xml:space="preserve"> היינו לימחל, </w:t>
      </w:r>
    </w:p>
    <w:p w14:paraId="27371640" w14:textId="4C8F27AA" w:rsidR="003D379A" w:rsidRPr="000528DA" w:rsidRDefault="000B38D1" w:rsidP="00CB4DF6">
      <w:pPr>
        <w:rPr>
          <w:rtl/>
        </w:rPr>
      </w:pPr>
      <w:bookmarkStart w:id="2005" w:name="_Toc193636551"/>
      <w:bookmarkStart w:id="2006" w:name="_Toc216185149"/>
      <w:r w:rsidRPr="00A10336">
        <w:rPr>
          <w:rStyle w:val="30"/>
          <w:rFonts w:hint="cs"/>
          <w:rtl/>
        </w:rPr>
        <w:t>נחש</w:t>
      </w:r>
      <w:bookmarkEnd w:id="2005"/>
      <w:bookmarkEnd w:id="2006"/>
      <w:r w:rsidR="00291D7F" w:rsidRPr="000528DA">
        <w:rPr>
          <w:rFonts w:hint="cs"/>
          <w:rtl/>
        </w:rPr>
        <w:t xml:space="preserve"> </w:t>
      </w:r>
      <w:r w:rsidRPr="000528DA">
        <w:rPr>
          <w:rFonts w:hint="cs"/>
          <w:rtl/>
        </w:rPr>
        <w:t>פרנסתו מזומנת</w:t>
      </w:r>
      <w:r w:rsidR="003D379A" w:rsidRPr="000528DA">
        <w:rPr>
          <w:rFonts w:hint="cs"/>
          <w:rtl/>
        </w:rPr>
        <w:t>,</w:t>
      </w:r>
      <w:r w:rsidRPr="000528DA">
        <w:rPr>
          <w:rFonts w:hint="cs"/>
          <w:rtl/>
        </w:rPr>
        <w:t xml:space="preserve"> </w:t>
      </w:r>
      <w:r w:rsidRPr="00A10336">
        <w:rPr>
          <w:rStyle w:val="30"/>
          <w:rFonts w:hint="cs"/>
          <w:rtl/>
        </w:rPr>
        <w:t>נשכו</w:t>
      </w:r>
      <w:r w:rsidRPr="000528DA">
        <w:rPr>
          <w:rFonts w:hint="cs"/>
          <w:rtl/>
        </w:rPr>
        <w:t xml:space="preserve">- נכפלה, </w:t>
      </w:r>
      <w:r w:rsidRPr="00A10336">
        <w:rPr>
          <w:rStyle w:val="30"/>
          <w:rFonts w:hint="cs"/>
          <w:rtl/>
        </w:rPr>
        <w:t>הרגו-</w:t>
      </w:r>
      <w:r w:rsidRPr="000528DA">
        <w:rPr>
          <w:rFonts w:hint="cs"/>
          <w:rtl/>
        </w:rPr>
        <w:t xml:space="preserve"> אבדה פרנסתו, ולא כ</w:t>
      </w:r>
      <w:r w:rsidRPr="000528DA">
        <w:rPr>
          <w:rtl/>
        </w:rPr>
        <w:t>"</w:t>
      </w:r>
      <w:r w:rsidRPr="000528DA">
        <w:rPr>
          <w:rFonts w:hint="cs"/>
          <w:rtl/>
        </w:rPr>
        <w:t xml:space="preserve">ש, </w:t>
      </w:r>
    </w:p>
    <w:p w14:paraId="075D6E32" w14:textId="77777777" w:rsidR="000B38D1" w:rsidRPr="000528DA" w:rsidRDefault="000B38D1" w:rsidP="000528DA">
      <w:pPr>
        <w:rPr>
          <w:rtl/>
        </w:rPr>
      </w:pPr>
      <w:r w:rsidRPr="000528DA">
        <w:rPr>
          <w:rFonts w:hint="cs"/>
          <w:rtl/>
        </w:rPr>
        <w:t xml:space="preserve">כל </w:t>
      </w:r>
      <w:r w:rsidRPr="00A10336">
        <w:rPr>
          <w:rStyle w:val="30"/>
          <w:rFonts w:hint="cs"/>
          <w:rtl/>
        </w:rPr>
        <w:t>משקין</w:t>
      </w:r>
      <w:r w:rsidRPr="000528DA">
        <w:rPr>
          <w:rFonts w:hint="cs"/>
          <w:rtl/>
        </w:rPr>
        <w:t xml:space="preserve"> יפין חוץ מיין, יש שותהו וטוב לו ויש רע לו, ת</w:t>
      </w:r>
      <w:r w:rsidRPr="000528DA">
        <w:rPr>
          <w:rtl/>
        </w:rPr>
        <w:t>"</w:t>
      </w:r>
      <w:r w:rsidRPr="000528DA">
        <w:rPr>
          <w:rFonts w:hint="cs"/>
          <w:rtl/>
        </w:rPr>
        <w:t xml:space="preserve">ח לעולם טוב לו. </w:t>
      </w:r>
    </w:p>
    <w:p w14:paraId="26591895" w14:textId="77777777" w:rsidR="003D379A" w:rsidRPr="00E34F28" w:rsidRDefault="000B38D1" w:rsidP="00EC0DC4">
      <w:pPr>
        <w:pStyle w:val="af2"/>
        <w:framePr w:wrap="around"/>
        <w:rPr>
          <w:rtl/>
        </w:rPr>
      </w:pPr>
      <w:r w:rsidRPr="00FE3D07">
        <w:rPr>
          <w:rFonts w:hint="cs"/>
          <w:rtl/>
        </w:rPr>
        <w:t>נז</w:t>
      </w:r>
      <w:r w:rsidRPr="00E34F28">
        <w:rPr>
          <w:rStyle w:val="afffff9"/>
          <w:rFonts w:hint="cs"/>
          <w:rtl/>
        </w:rPr>
        <w:t xml:space="preserve">: </w:t>
      </w:r>
    </w:p>
    <w:p w14:paraId="4310CA3F" w14:textId="77777777" w:rsidR="003D379A" w:rsidRPr="000528DA" w:rsidRDefault="000B38D1" w:rsidP="000528DA">
      <w:pPr>
        <w:rPr>
          <w:rtl/>
        </w:rPr>
      </w:pPr>
      <w:r w:rsidRPr="000528DA">
        <w:rPr>
          <w:rFonts w:hint="cs"/>
          <w:rtl/>
        </w:rPr>
        <w:t>השכים ונפל פסוק לתוך פיו הר</w:t>
      </w:r>
      <w:r w:rsidRPr="000528DA">
        <w:rPr>
          <w:rtl/>
        </w:rPr>
        <w:t>"</w:t>
      </w:r>
      <w:r w:rsidRPr="000528DA">
        <w:rPr>
          <w:rFonts w:hint="cs"/>
          <w:rtl/>
        </w:rPr>
        <w:t xml:space="preserve">ז נבואה קטנה, </w:t>
      </w:r>
    </w:p>
    <w:p w14:paraId="762B9C9D" w14:textId="77777777" w:rsidR="003D379A" w:rsidRPr="00E34F28" w:rsidRDefault="000B38D1" w:rsidP="00682BF2">
      <w:pPr>
        <w:pStyle w:val="afffff5"/>
        <w:rPr>
          <w:rtl/>
        </w:rPr>
      </w:pPr>
      <w:bookmarkStart w:id="2007" w:name="_Toc193636552"/>
      <w:bookmarkStart w:id="2008" w:name="_Toc216185150"/>
      <w:r w:rsidRPr="00A10336">
        <w:rPr>
          <w:rStyle w:val="30"/>
          <w:rFonts w:hint="cs"/>
          <w:rtl/>
        </w:rPr>
        <w:t>ג'</w:t>
      </w:r>
      <w:bookmarkEnd w:id="2007"/>
      <w:bookmarkEnd w:id="2008"/>
      <w:r w:rsidRPr="00FE3D07">
        <w:rPr>
          <w:rFonts w:hint="cs"/>
          <w:rtl/>
        </w:rPr>
        <w:t xml:space="preserve"> </w:t>
      </w:r>
      <w:r w:rsidRPr="00A10336">
        <w:rPr>
          <w:rStyle w:val="30"/>
          <w:rFonts w:hint="cs"/>
          <w:rtl/>
        </w:rPr>
        <w:t>מלכים</w:t>
      </w:r>
      <w:r w:rsidR="00FA2FB5" w:rsidRPr="00E34F28">
        <w:rPr>
          <w:rStyle w:val="afffff9"/>
          <w:rFonts w:hint="cs"/>
          <w:rtl/>
        </w:rPr>
        <w:t>:</w:t>
      </w:r>
      <w:r w:rsidRPr="00E34F28">
        <w:rPr>
          <w:rStyle w:val="afffff9"/>
          <w:rFonts w:hint="cs"/>
          <w:rtl/>
        </w:rPr>
        <w:t xml:space="preserve"> </w:t>
      </w:r>
      <w:r w:rsidRPr="00A10336">
        <w:rPr>
          <w:rStyle w:val="30"/>
          <w:rFonts w:hint="cs"/>
          <w:rtl/>
        </w:rPr>
        <w:t>דוד</w:t>
      </w:r>
      <w:r w:rsidRPr="00FE3D07">
        <w:rPr>
          <w:rFonts w:hint="cs"/>
          <w:rtl/>
        </w:rPr>
        <w:t xml:space="preserve"> לחסידות, </w:t>
      </w:r>
      <w:r w:rsidRPr="00A10336">
        <w:rPr>
          <w:rStyle w:val="30"/>
          <w:rFonts w:hint="cs"/>
          <w:rtl/>
        </w:rPr>
        <w:t>שלמה</w:t>
      </w:r>
      <w:r w:rsidRPr="00FE3D07">
        <w:rPr>
          <w:rFonts w:hint="cs"/>
          <w:rtl/>
        </w:rPr>
        <w:t xml:space="preserve"> לחכמה, </w:t>
      </w:r>
      <w:r w:rsidRPr="00A10336">
        <w:rPr>
          <w:rStyle w:val="30"/>
          <w:rFonts w:hint="cs"/>
          <w:rtl/>
        </w:rPr>
        <w:t>אחאב</w:t>
      </w:r>
      <w:r w:rsidRPr="00FE3D07">
        <w:rPr>
          <w:rFonts w:hint="cs"/>
          <w:rtl/>
        </w:rPr>
        <w:t xml:space="preserve"> ידאג מפורענות, </w:t>
      </w:r>
    </w:p>
    <w:p w14:paraId="0224290D" w14:textId="77777777" w:rsidR="00F32BCC" w:rsidRPr="00E34F28" w:rsidRDefault="000B38D1" w:rsidP="00682BF2">
      <w:pPr>
        <w:pStyle w:val="afffff5"/>
        <w:rPr>
          <w:rtl/>
        </w:rPr>
      </w:pPr>
      <w:bookmarkStart w:id="2009" w:name="_Toc193636553"/>
      <w:bookmarkStart w:id="2010" w:name="_Toc216185151"/>
      <w:r w:rsidRPr="00A10336">
        <w:rPr>
          <w:rStyle w:val="30"/>
          <w:rFonts w:hint="cs"/>
          <w:rtl/>
        </w:rPr>
        <w:t>ג' נביאים</w:t>
      </w:r>
      <w:bookmarkEnd w:id="2009"/>
      <w:bookmarkEnd w:id="2010"/>
      <w:r w:rsidR="00FA2FB5" w:rsidRPr="00E34F28">
        <w:rPr>
          <w:rStyle w:val="afffff9"/>
          <w:rFonts w:hint="cs"/>
          <w:rtl/>
        </w:rPr>
        <w:t>:</w:t>
      </w:r>
      <w:r w:rsidRPr="00E34F28">
        <w:rPr>
          <w:rStyle w:val="afffff9"/>
          <w:rFonts w:hint="cs"/>
          <w:rtl/>
        </w:rPr>
        <w:t xml:space="preserve"> </w:t>
      </w:r>
      <w:r w:rsidRPr="00A10336">
        <w:rPr>
          <w:rStyle w:val="30"/>
          <w:rFonts w:hint="cs"/>
          <w:rtl/>
        </w:rPr>
        <w:t>מלכים</w:t>
      </w:r>
      <w:r w:rsidRPr="00FA2FB5">
        <w:rPr>
          <w:rFonts w:hint="cs"/>
          <w:rtl/>
        </w:rPr>
        <w:t xml:space="preserve"> לגדולה, </w:t>
      </w:r>
      <w:r w:rsidRPr="00A10336">
        <w:rPr>
          <w:rStyle w:val="30"/>
          <w:rFonts w:hint="cs"/>
          <w:rtl/>
        </w:rPr>
        <w:t>יחזקאל</w:t>
      </w:r>
      <w:r w:rsidRPr="00FA2FB5">
        <w:rPr>
          <w:rFonts w:hint="cs"/>
          <w:rtl/>
        </w:rPr>
        <w:t xml:space="preserve"> לחכמה,</w:t>
      </w:r>
      <w:r w:rsidRPr="00054EE3">
        <w:rPr>
          <w:rFonts w:hint="cs"/>
          <w:rtl/>
        </w:rPr>
        <w:t xml:space="preserve"> </w:t>
      </w:r>
      <w:r w:rsidRPr="00A10336">
        <w:rPr>
          <w:rStyle w:val="30"/>
          <w:rFonts w:hint="cs"/>
          <w:rtl/>
        </w:rPr>
        <w:t>ישעיה</w:t>
      </w:r>
      <w:r w:rsidRPr="00054EE3">
        <w:rPr>
          <w:rFonts w:hint="cs"/>
          <w:rtl/>
        </w:rPr>
        <w:t xml:space="preserve"> לנחמה </w:t>
      </w:r>
    </w:p>
    <w:p w14:paraId="40478E7F" w14:textId="77777777" w:rsidR="003D379A" w:rsidRPr="000528DA" w:rsidRDefault="000B38D1" w:rsidP="000528DA">
      <w:pPr>
        <w:rPr>
          <w:rtl/>
        </w:rPr>
      </w:pPr>
      <w:bookmarkStart w:id="2011" w:name="_Toc193636554"/>
      <w:bookmarkStart w:id="2012" w:name="_Toc216185152"/>
      <w:r w:rsidRPr="00A10336">
        <w:rPr>
          <w:rStyle w:val="30"/>
          <w:rFonts w:hint="cs"/>
          <w:rtl/>
        </w:rPr>
        <w:t>ירמיה</w:t>
      </w:r>
      <w:bookmarkEnd w:id="2011"/>
      <w:bookmarkEnd w:id="2012"/>
      <w:r w:rsidRPr="000528DA">
        <w:rPr>
          <w:rFonts w:hint="cs"/>
          <w:rtl/>
        </w:rPr>
        <w:t xml:space="preserve"> ידאג מפורענות, </w:t>
      </w:r>
    </w:p>
    <w:p w14:paraId="14326F84" w14:textId="77777777" w:rsidR="003D379A" w:rsidRPr="00E34F28" w:rsidRDefault="000B38D1" w:rsidP="00682BF2">
      <w:pPr>
        <w:pStyle w:val="afffff5"/>
        <w:rPr>
          <w:rtl/>
        </w:rPr>
      </w:pPr>
      <w:bookmarkStart w:id="2013" w:name="_Toc193636555"/>
      <w:bookmarkStart w:id="2014" w:name="_Toc216185153"/>
      <w:r w:rsidRPr="00A10336">
        <w:rPr>
          <w:rStyle w:val="30"/>
          <w:rFonts w:hint="cs"/>
          <w:rtl/>
        </w:rPr>
        <w:t>ג'</w:t>
      </w:r>
      <w:bookmarkEnd w:id="2013"/>
      <w:bookmarkEnd w:id="2014"/>
      <w:r w:rsidRPr="00FE3D07">
        <w:rPr>
          <w:rFonts w:hint="cs"/>
          <w:rtl/>
        </w:rPr>
        <w:t xml:space="preserve"> </w:t>
      </w:r>
      <w:r w:rsidRPr="00A10336">
        <w:rPr>
          <w:rStyle w:val="30"/>
          <w:rFonts w:hint="cs"/>
          <w:rtl/>
        </w:rPr>
        <w:t>כתובים</w:t>
      </w:r>
      <w:r w:rsidR="00FA2FB5" w:rsidRPr="00E34F28">
        <w:rPr>
          <w:rStyle w:val="afffff9"/>
          <w:rFonts w:hint="cs"/>
          <w:rtl/>
        </w:rPr>
        <w:t>:</w:t>
      </w:r>
      <w:r w:rsidRPr="00E34F28">
        <w:rPr>
          <w:rStyle w:val="afffff9"/>
          <w:rFonts w:hint="cs"/>
          <w:rtl/>
        </w:rPr>
        <w:t xml:space="preserve"> </w:t>
      </w:r>
      <w:r w:rsidRPr="00A10336">
        <w:rPr>
          <w:rStyle w:val="30"/>
          <w:rFonts w:hint="cs"/>
          <w:rtl/>
        </w:rPr>
        <w:t>תהילים</w:t>
      </w:r>
      <w:r w:rsidRPr="00FE3D07">
        <w:rPr>
          <w:rFonts w:hint="cs"/>
          <w:rtl/>
        </w:rPr>
        <w:t xml:space="preserve"> לחסידות, </w:t>
      </w:r>
      <w:r w:rsidRPr="00A10336">
        <w:rPr>
          <w:rStyle w:val="30"/>
          <w:rFonts w:hint="cs"/>
          <w:rtl/>
        </w:rPr>
        <w:t>משלי</w:t>
      </w:r>
      <w:r w:rsidRPr="00FE3D07">
        <w:rPr>
          <w:rFonts w:hint="cs"/>
          <w:rtl/>
        </w:rPr>
        <w:t xml:space="preserve"> לחכמה, </w:t>
      </w:r>
      <w:r w:rsidRPr="00A10336">
        <w:rPr>
          <w:rStyle w:val="30"/>
          <w:rFonts w:hint="cs"/>
          <w:rtl/>
        </w:rPr>
        <w:t>איוב</w:t>
      </w:r>
      <w:r w:rsidRPr="00FE3D07">
        <w:rPr>
          <w:rFonts w:hint="cs"/>
          <w:rtl/>
        </w:rPr>
        <w:t xml:space="preserve"> לפורענות, </w:t>
      </w:r>
    </w:p>
    <w:p w14:paraId="5723E8E7" w14:textId="77777777" w:rsidR="00CB4DF6" w:rsidRPr="00A10336" w:rsidRDefault="000B38D1" w:rsidP="00682BF2">
      <w:pPr>
        <w:pStyle w:val="afffff5"/>
        <w:rPr>
          <w:rStyle w:val="30"/>
          <w:rtl/>
        </w:rPr>
      </w:pPr>
      <w:bookmarkStart w:id="2015" w:name="_Toc193636556"/>
      <w:bookmarkStart w:id="2016" w:name="_Toc216185154"/>
      <w:r w:rsidRPr="00A10336">
        <w:rPr>
          <w:rStyle w:val="30"/>
          <w:rFonts w:hint="cs"/>
          <w:rtl/>
        </w:rPr>
        <w:t>ג' כתובים</w:t>
      </w:r>
      <w:bookmarkEnd w:id="2015"/>
      <w:bookmarkEnd w:id="2016"/>
      <w:r w:rsidR="00FA2FB5" w:rsidRPr="00E34F28">
        <w:rPr>
          <w:rStyle w:val="afffff9"/>
          <w:rFonts w:hint="cs"/>
          <w:rtl/>
        </w:rPr>
        <w:t>:</w:t>
      </w:r>
      <w:r w:rsidRPr="00E34F28">
        <w:rPr>
          <w:rStyle w:val="afffff9"/>
          <w:rFonts w:hint="cs"/>
          <w:rtl/>
        </w:rPr>
        <w:t xml:space="preserve"> </w:t>
      </w:r>
      <w:r w:rsidRPr="00FE3D07">
        <w:rPr>
          <w:rFonts w:hint="cs"/>
          <w:rtl/>
        </w:rPr>
        <w:t xml:space="preserve">קטנים </w:t>
      </w:r>
      <w:r w:rsidRPr="00A10336">
        <w:rPr>
          <w:rStyle w:val="30"/>
          <w:rFonts w:hint="cs"/>
          <w:rtl/>
        </w:rPr>
        <w:t>שיר</w:t>
      </w:r>
      <w:r w:rsidRPr="00FE3D07">
        <w:rPr>
          <w:rFonts w:hint="cs"/>
          <w:rtl/>
        </w:rPr>
        <w:t xml:space="preserve"> </w:t>
      </w:r>
      <w:r w:rsidRPr="00A10336">
        <w:rPr>
          <w:rStyle w:val="30"/>
          <w:rFonts w:hint="cs"/>
          <w:rtl/>
        </w:rPr>
        <w:t>השירים</w:t>
      </w:r>
      <w:r w:rsidRPr="00FE3D07">
        <w:rPr>
          <w:rFonts w:hint="cs"/>
          <w:rtl/>
        </w:rPr>
        <w:t xml:space="preserve"> לחסידות, </w:t>
      </w:r>
      <w:r w:rsidRPr="00A10336">
        <w:rPr>
          <w:rStyle w:val="30"/>
          <w:rFonts w:hint="cs"/>
          <w:rtl/>
        </w:rPr>
        <w:t>קהלת</w:t>
      </w:r>
      <w:r w:rsidRPr="00FE3D07">
        <w:rPr>
          <w:rFonts w:hint="cs"/>
          <w:rtl/>
        </w:rPr>
        <w:t xml:space="preserve"> לחכמה, </w:t>
      </w:r>
    </w:p>
    <w:p w14:paraId="6DECC91B" w14:textId="4D01BFB2" w:rsidR="003D379A" w:rsidRPr="00E34F28" w:rsidRDefault="000B38D1" w:rsidP="00CB4DF6">
      <w:pPr>
        <w:pStyle w:val="afffff5"/>
        <w:ind w:left="452" w:firstLine="113"/>
        <w:rPr>
          <w:rtl/>
        </w:rPr>
      </w:pPr>
      <w:bookmarkStart w:id="2017" w:name="_Toc193636557"/>
      <w:bookmarkStart w:id="2018" w:name="_Toc216185155"/>
      <w:r w:rsidRPr="00A10336">
        <w:rPr>
          <w:rStyle w:val="30"/>
          <w:rFonts w:hint="cs"/>
          <w:rtl/>
        </w:rPr>
        <w:t>קינות</w:t>
      </w:r>
      <w:bookmarkEnd w:id="2017"/>
      <w:bookmarkEnd w:id="2018"/>
      <w:r w:rsidRPr="00FE3D07">
        <w:rPr>
          <w:rFonts w:hint="cs"/>
          <w:rtl/>
        </w:rPr>
        <w:t xml:space="preserve"> ידאג מפורענות, רואה </w:t>
      </w:r>
      <w:r w:rsidRPr="00A10336">
        <w:rPr>
          <w:rStyle w:val="30"/>
          <w:rFonts w:hint="cs"/>
          <w:rtl/>
        </w:rPr>
        <w:t>אסתר</w:t>
      </w:r>
      <w:r w:rsidRPr="00FE3D07">
        <w:rPr>
          <w:rFonts w:hint="cs"/>
          <w:rtl/>
        </w:rPr>
        <w:t xml:space="preserve"> נס נעשית לו, </w:t>
      </w:r>
    </w:p>
    <w:p w14:paraId="2FEC0CD1" w14:textId="77777777" w:rsidR="00F32BCC" w:rsidRPr="00E34F28" w:rsidRDefault="000B38D1" w:rsidP="00682BF2">
      <w:pPr>
        <w:pStyle w:val="afffff5"/>
        <w:rPr>
          <w:rtl/>
        </w:rPr>
      </w:pPr>
      <w:bookmarkStart w:id="2019" w:name="_Toc193636558"/>
      <w:bookmarkStart w:id="2020" w:name="_Toc216185156"/>
      <w:r w:rsidRPr="00A10336">
        <w:rPr>
          <w:rStyle w:val="30"/>
          <w:rFonts w:hint="cs"/>
          <w:rtl/>
        </w:rPr>
        <w:t>ג' חכמים</w:t>
      </w:r>
      <w:bookmarkEnd w:id="2019"/>
      <w:bookmarkEnd w:id="2020"/>
      <w:r w:rsidR="00FA2FB5" w:rsidRPr="00E34F28">
        <w:rPr>
          <w:rStyle w:val="afffff9"/>
          <w:rFonts w:hint="cs"/>
          <w:rtl/>
        </w:rPr>
        <w:t>:</w:t>
      </w:r>
      <w:r w:rsidRPr="00E34F28">
        <w:rPr>
          <w:rStyle w:val="afffff9"/>
          <w:rFonts w:hint="cs"/>
          <w:rtl/>
        </w:rPr>
        <w:t xml:space="preserve"> </w:t>
      </w:r>
      <w:r w:rsidRPr="00FE3D07">
        <w:rPr>
          <w:rFonts w:hint="cs"/>
          <w:rtl/>
        </w:rPr>
        <w:t xml:space="preserve">רואה </w:t>
      </w:r>
      <w:r w:rsidRPr="00A10336">
        <w:rPr>
          <w:rStyle w:val="30"/>
          <w:rFonts w:hint="cs"/>
          <w:rtl/>
        </w:rPr>
        <w:t>רבי</w:t>
      </w:r>
      <w:r w:rsidRPr="00FE3D07">
        <w:rPr>
          <w:rFonts w:hint="cs"/>
          <w:rtl/>
        </w:rPr>
        <w:t xml:space="preserve"> יצפה לחכמה, </w:t>
      </w:r>
    </w:p>
    <w:p w14:paraId="0DB47915" w14:textId="77777777" w:rsidR="003D379A" w:rsidRPr="000528DA" w:rsidRDefault="000B38D1" w:rsidP="00CB4DF6">
      <w:pPr>
        <w:spacing w:after="60"/>
        <w:ind w:left="452" w:firstLine="113"/>
        <w:rPr>
          <w:rtl/>
        </w:rPr>
      </w:pPr>
      <w:bookmarkStart w:id="2021" w:name="_Toc193636559"/>
      <w:bookmarkStart w:id="2022" w:name="_Toc216185157"/>
      <w:r>
        <w:rPr>
          <w:rStyle w:val="afffff9"/>
          <w:rFonts w:hint="cs"/>
          <w:rtl/>
          <w:rPrChange w:id="9331" w:author="מנוע אמוראים" w:date="2026-10-05T16:40:51Z">
            <w:rPr>
              <w:rStyle w:val="30"/>
              <w:rFonts w:hint="cs"/>
              <w:rtl/>
            </w:rPr>
          </w:rPrChange>
        </w:rPr>
        <w:t xml:space="preserve">ראב</w:t>
      </w:r>
      <w:r>
        <w:rPr>
          <w:rStyle w:val="afffff9"/>
          <w:rtl/>
          <w:rPrChange w:id="9332" w:author="מנוע אמוראים" w:date="2026-10-05T16:40:51Z">
            <w:rPr>
              <w:rStyle w:val="30"/>
              <w:rtl/>
            </w:rPr>
          </w:rPrChange>
        </w:rPr>
        <w:t xml:space="preserve">"</w:t>
      </w:r>
      <w:r>
        <w:rPr>
          <w:rStyle w:val="afffff9"/>
          <w:rFonts w:hint="cs"/>
          <w:rtl/>
          <w:rPrChange w:id="9333" w:author="מנוע אמוראים" w:date="2026-10-05T16:40:51Z">
            <w:rPr>
              <w:rStyle w:val="30"/>
              <w:rFonts w:hint="cs"/>
              <w:rtl/>
            </w:rPr>
          </w:rPrChange>
        </w:rPr>
        <w:t xml:space="preserve">ע</w:t>
      </w:r>
      <w:bookmarkEnd w:id="2021"/>
      <w:bookmarkEnd w:id="2022"/>
      <w:r w:rsidRPr="00A10336">
        <w:rPr>
          <w:rStyle w:val="30"/>
          <w:rFonts w:hint="cs"/>
          <w:rtl/>
        </w:rPr>
        <w:t xml:space="preserve"> </w:t>
      </w:r>
      <w:r w:rsidRPr="000528DA">
        <w:rPr>
          <w:rFonts w:hint="cs"/>
          <w:rtl/>
        </w:rPr>
        <w:t xml:space="preserve">יצפה לעשירות, </w:t>
      </w:r>
      <w:r>
        <w:rPr>
          <w:rStyle w:val="afffff9"/>
          <w:rFonts w:hint="cs"/>
          <w:rtl/>
          <w:rPrChange w:id="9334" w:author="מנוע אמוראים" w:date="2026-10-05T16:40:51Z">
            <w:rPr>
              <w:rStyle w:val="30"/>
              <w:rFonts w:hint="cs"/>
              <w:rtl/>
            </w:rPr>
          </w:rPrChange>
        </w:rPr>
        <w:t xml:space="preserve">ריב</w:t>
      </w:r>
      <w:r>
        <w:rPr>
          <w:rStyle w:val="afffff9"/>
          <w:rtl/>
          <w:rPrChange w:id="9335" w:author="מנוע אמוראים" w:date="2026-10-05T16:40:51Z">
            <w:rPr>
              <w:rtl/>
            </w:rPr>
          </w:rPrChange>
        </w:rPr>
        <w:t xml:space="preserve">"</w:t>
      </w:r>
      <w:r>
        <w:rPr>
          <w:rStyle w:val="afffff9"/>
          <w:rFonts w:hint="cs"/>
          <w:rtl/>
          <w:rPrChange w:id="9336" w:author="מנוע אמוראים" w:date="2026-10-05T16:40:51Z">
            <w:rPr>
              <w:rFonts w:hint="cs"/>
              <w:rtl/>
            </w:rPr>
          </w:rPrChange>
        </w:rPr>
        <w:t xml:space="preserve">א</w:t>
      </w:r>
      <w:r>
        <w:rPr>
          <w:rFonts w:hint="cs"/>
          <w:rtl/>
        </w:rPr>
        <w:t xml:space="preserve"> מפורענות, </w:t>
      </w:r>
    </w:p>
    <w:p w14:paraId="5F95D539" w14:textId="77777777" w:rsidR="00F32BCC" w:rsidRPr="000528DA" w:rsidRDefault="000B38D1" w:rsidP="000528DA">
      <w:pPr>
        <w:rPr>
          <w:rtl/>
        </w:rPr>
      </w:pPr>
      <w:bookmarkStart w:id="2023" w:name="_Toc193636560"/>
      <w:bookmarkStart w:id="2024" w:name="_Toc216185158"/>
      <w:r w:rsidRPr="00A10336">
        <w:rPr>
          <w:rStyle w:val="30"/>
          <w:rFonts w:hint="cs"/>
          <w:rtl/>
        </w:rPr>
        <w:t>ג' ת</w:t>
      </w:r>
      <w:r w:rsidRPr="00A10336">
        <w:rPr>
          <w:rStyle w:val="30"/>
          <w:rtl/>
        </w:rPr>
        <w:t>"</w:t>
      </w:r>
      <w:r w:rsidRPr="00A10336">
        <w:rPr>
          <w:rStyle w:val="30"/>
          <w:rFonts w:hint="cs"/>
          <w:rtl/>
        </w:rPr>
        <w:t>ח</w:t>
      </w:r>
      <w:bookmarkEnd w:id="2023"/>
      <w:bookmarkEnd w:id="2024"/>
      <w:r w:rsidR="00FA2FB5" w:rsidRPr="00E34F28">
        <w:rPr>
          <w:rStyle w:val="afffff9"/>
          <w:rFonts w:hint="cs"/>
          <w:rtl/>
        </w:rPr>
        <w:t>:</w:t>
      </w:r>
      <w:r w:rsidRPr="00E34F28">
        <w:rPr>
          <w:rStyle w:val="afffff9"/>
          <w:rFonts w:hint="cs"/>
          <w:rtl/>
        </w:rPr>
        <w:t xml:space="preserve"> </w:t>
      </w:r>
      <w:r w:rsidRPr="000528DA">
        <w:rPr>
          <w:rFonts w:hint="cs"/>
          <w:rtl/>
        </w:rPr>
        <w:t xml:space="preserve">רואה </w:t>
      </w:r>
      <w:r w:rsidRPr="00A10336">
        <w:rPr>
          <w:rStyle w:val="30"/>
          <w:rFonts w:hint="cs"/>
          <w:rtl/>
        </w:rPr>
        <w:t>בן עזאי</w:t>
      </w:r>
      <w:r w:rsidRPr="000528DA">
        <w:rPr>
          <w:rFonts w:hint="cs"/>
          <w:rtl/>
        </w:rPr>
        <w:t xml:space="preserve"> יצפה לחסידות, </w:t>
      </w:r>
      <w:r w:rsidRPr="00A10336">
        <w:rPr>
          <w:rStyle w:val="30"/>
          <w:rFonts w:hint="cs"/>
          <w:rtl/>
        </w:rPr>
        <w:t xml:space="preserve">בן זומא </w:t>
      </w:r>
      <w:r w:rsidRPr="000528DA">
        <w:rPr>
          <w:rFonts w:hint="cs"/>
          <w:rtl/>
        </w:rPr>
        <w:t xml:space="preserve">לחכמה, </w:t>
      </w:r>
    </w:p>
    <w:p w14:paraId="1221C733" w14:textId="77777777" w:rsidR="003D379A" w:rsidRPr="000528DA" w:rsidRDefault="000B38D1" w:rsidP="00CB4DF6">
      <w:pPr>
        <w:ind w:left="339" w:firstLine="113"/>
        <w:rPr>
          <w:rtl/>
        </w:rPr>
      </w:pPr>
      <w:bookmarkStart w:id="2025" w:name="_Toc193636561"/>
      <w:bookmarkStart w:id="2026" w:name="_Toc216185159"/>
      <w:r w:rsidRPr="00A10336">
        <w:rPr>
          <w:rStyle w:val="30"/>
          <w:rFonts w:hint="cs"/>
          <w:rtl/>
        </w:rPr>
        <w:t>אחר</w:t>
      </w:r>
      <w:bookmarkEnd w:id="2025"/>
      <w:bookmarkEnd w:id="2026"/>
      <w:r w:rsidRPr="000528DA">
        <w:rPr>
          <w:rFonts w:hint="cs"/>
          <w:rtl/>
        </w:rPr>
        <w:t xml:space="preserve"> ידאג מפורענות, </w:t>
      </w:r>
    </w:p>
    <w:p w14:paraId="34E39AB0" w14:textId="77777777" w:rsidR="00F32BCC" w:rsidRPr="00E34F28" w:rsidRDefault="000B38D1" w:rsidP="00682BF2">
      <w:pPr>
        <w:pStyle w:val="afffff5"/>
        <w:rPr>
          <w:rtl/>
        </w:rPr>
      </w:pPr>
      <w:bookmarkStart w:id="2027" w:name="_Toc193636562"/>
      <w:bookmarkStart w:id="2028" w:name="_Toc216185160"/>
      <w:r w:rsidRPr="00A10336">
        <w:rPr>
          <w:rStyle w:val="30"/>
          <w:rFonts w:hint="cs"/>
          <w:rtl/>
        </w:rPr>
        <w:t>כל חיות</w:t>
      </w:r>
      <w:bookmarkEnd w:id="2027"/>
      <w:bookmarkEnd w:id="2028"/>
      <w:r w:rsidRPr="00FE3D07">
        <w:rPr>
          <w:rFonts w:hint="cs"/>
          <w:rtl/>
        </w:rPr>
        <w:t xml:space="preserve"> יפות לחלום חוץ מהפיל הקוף והקיפוד, </w:t>
      </w:r>
    </w:p>
    <w:p w14:paraId="1AB21D65" w14:textId="77777777" w:rsidR="00156AAF" w:rsidRPr="000528DA" w:rsidRDefault="000B38D1" w:rsidP="000528DA">
      <w:pPr>
        <w:rPr>
          <w:rtl/>
        </w:rPr>
      </w:pPr>
      <w:bookmarkStart w:id="2029" w:name="_Toc193636563"/>
      <w:bookmarkStart w:id="2030" w:name="_Toc216185161"/>
      <w:r w:rsidRPr="00A10336">
        <w:rPr>
          <w:rStyle w:val="30"/>
          <w:rFonts w:hint="cs"/>
          <w:rtl/>
        </w:rPr>
        <w:t>פיל</w:t>
      </w:r>
      <w:bookmarkEnd w:id="2029"/>
      <w:bookmarkEnd w:id="2030"/>
      <w:r w:rsidRPr="000528DA">
        <w:rPr>
          <w:rFonts w:hint="cs"/>
          <w:rtl/>
        </w:rPr>
        <w:t xml:space="preserve"> פלא נעשה לו ביש אוכף, </w:t>
      </w:r>
    </w:p>
    <w:p w14:paraId="3E1E5BCC" w14:textId="77777777" w:rsidR="000C01DE" w:rsidRPr="000528DA" w:rsidRDefault="000B38D1" w:rsidP="000528DA">
      <w:pPr>
        <w:rPr>
          <w:rtl/>
        </w:rPr>
      </w:pPr>
      <w:r w:rsidRPr="000528DA">
        <w:rPr>
          <w:rFonts w:hint="cs"/>
          <w:rtl/>
        </w:rPr>
        <w:lastRenderedPageBreak/>
        <w:t xml:space="preserve">כל </w:t>
      </w:r>
      <w:r w:rsidRPr="00A10336">
        <w:rPr>
          <w:rStyle w:val="30"/>
          <w:rFonts w:hint="cs"/>
          <w:rtl/>
        </w:rPr>
        <w:t>מתכת</w:t>
      </w:r>
      <w:r w:rsidRPr="000528DA">
        <w:rPr>
          <w:rFonts w:hint="cs"/>
          <w:rtl/>
        </w:rPr>
        <w:t xml:space="preserve"> יפין חוץ מ</w:t>
      </w:r>
      <w:r w:rsidR="000C01DE" w:rsidRPr="000528DA">
        <w:rPr>
          <w:rFonts w:hint="cs"/>
          <w:rtl/>
        </w:rPr>
        <w:t>את</w:t>
      </w:r>
      <w:r w:rsidRPr="000528DA">
        <w:rPr>
          <w:rFonts w:hint="cs"/>
          <w:rtl/>
        </w:rPr>
        <w:t xml:space="preserve"> פסל וקרדום וה</w:t>
      </w:r>
      <w:r w:rsidRPr="000528DA">
        <w:rPr>
          <w:rtl/>
        </w:rPr>
        <w:t>"</w:t>
      </w:r>
      <w:r w:rsidR="000C01DE" w:rsidRPr="000528DA">
        <w:rPr>
          <w:rFonts w:hint="cs"/>
          <w:rtl/>
        </w:rPr>
        <w:t>מ ש</w:t>
      </w:r>
      <w:r w:rsidRPr="000528DA">
        <w:rPr>
          <w:rFonts w:hint="cs"/>
          <w:rtl/>
        </w:rPr>
        <w:t xml:space="preserve">ראם בקתם, </w:t>
      </w:r>
    </w:p>
    <w:p w14:paraId="2DB46C1D" w14:textId="77777777" w:rsidR="00156AAF" w:rsidRPr="000528DA" w:rsidRDefault="000B38D1" w:rsidP="000528DA">
      <w:pPr>
        <w:rPr>
          <w:rtl/>
        </w:rPr>
      </w:pPr>
      <w:r w:rsidRPr="000528DA">
        <w:rPr>
          <w:rFonts w:hint="cs"/>
          <w:rtl/>
        </w:rPr>
        <w:t xml:space="preserve">כל </w:t>
      </w:r>
      <w:r w:rsidRPr="00A10336">
        <w:rPr>
          <w:rStyle w:val="30"/>
          <w:rFonts w:hint="cs"/>
          <w:rtl/>
        </w:rPr>
        <w:t>פירות</w:t>
      </w:r>
      <w:r w:rsidRPr="000528DA">
        <w:rPr>
          <w:rFonts w:hint="cs"/>
          <w:rtl/>
        </w:rPr>
        <w:t xml:space="preserve"> חוץ מפגי תמרה. </w:t>
      </w:r>
    </w:p>
    <w:p w14:paraId="7DA4678D" w14:textId="77777777" w:rsidR="000C01DE" w:rsidRPr="000528DA" w:rsidRDefault="000B38D1" w:rsidP="000528DA">
      <w:pPr>
        <w:rPr>
          <w:rtl/>
        </w:rPr>
      </w:pPr>
      <w:r w:rsidRPr="000528DA">
        <w:rPr>
          <w:rFonts w:hint="cs"/>
          <w:rtl/>
        </w:rPr>
        <w:t xml:space="preserve">כל </w:t>
      </w:r>
      <w:r w:rsidRPr="00A10336">
        <w:rPr>
          <w:rStyle w:val="30"/>
          <w:rFonts w:hint="cs"/>
          <w:rtl/>
        </w:rPr>
        <w:t>ירקות</w:t>
      </w:r>
      <w:r w:rsidRPr="000528DA">
        <w:rPr>
          <w:rFonts w:hint="cs"/>
          <w:rtl/>
        </w:rPr>
        <w:t xml:space="preserve"> חוץ מראשי לפתות, ואם מחובר יתעשר, </w:t>
      </w:r>
    </w:p>
    <w:p w14:paraId="27259651" w14:textId="77777777" w:rsidR="000C01DE" w:rsidRPr="000528DA" w:rsidRDefault="000C01DE" w:rsidP="000528DA">
      <w:pPr>
        <w:rPr>
          <w:rtl/>
        </w:rPr>
      </w:pPr>
      <w:r w:rsidRPr="000528DA">
        <w:rPr>
          <w:rFonts w:hint="cs"/>
          <w:rtl/>
        </w:rPr>
        <w:t xml:space="preserve">כל </w:t>
      </w:r>
      <w:r w:rsidR="000B38D1" w:rsidRPr="000528DA">
        <w:rPr>
          <w:rFonts w:hint="cs"/>
          <w:rtl/>
        </w:rPr>
        <w:t xml:space="preserve">צבעונין ולא תכלת </w:t>
      </w:r>
      <w:r w:rsidRPr="000528DA">
        <w:rPr>
          <w:rFonts w:hint="cs"/>
          <w:rtl/>
        </w:rPr>
        <w:t>ד</w:t>
      </w:r>
      <w:r w:rsidR="000B38D1" w:rsidRPr="000528DA">
        <w:rPr>
          <w:rFonts w:hint="cs"/>
          <w:rtl/>
        </w:rPr>
        <w:t xml:space="preserve">חולה, </w:t>
      </w:r>
    </w:p>
    <w:p w14:paraId="68047245" w14:textId="77777777" w:rsidR="000B38D1" w:rsidRPr="000528DA" w:rsidRDefault="000C01DE" w:rsidP="000528DA">
      <w:pPr>
        <w:rPr>
          <w:rtl/>
        </w:rPr>
      </w:pPr>
      <w:r w:rsidRPr="000528DA">
        <w:rPr>
          <w:rFonts w:hint="cs"/>
          <w:rtl/>
        </w:rPr>
        <w:t xml:space="preserve">כל </w:t>
      </w:r>
      <w:r w:rsidR="000B38D1" w:rsidRPr="00A10336">
        <w:rPr>
          <w:rStyle w:val="30"/>
          <w:rFonts w:hint="cs"/>
          <w:rtl/>
        </w:rPr>
        <w:t>עופות</w:t>
      </w:r>
      <w:r w:rsidR="000B38D1" w:rsidRPr="000528DA">
        <w:rPr>
          <w:rFonts w:hint="cs"/>
          <w:rtl/>
        </w:rPr>
        <w:t xml:space="preserve"> ולא אוח וינשוף וחולד, </w:t>
      </w:r>
    </w:p>
    <w:p w14:paraId="0DA0C0E6" w14:textId="77777777" w:rsidR="003D379A" w:rsidRPr="00E34F28" w:rsidRDefault="000B38D1" w:rsidP="00682BF2">
      <w:pPr>
        <w:pStyle w:val="afffff5"/>
        <w:rPr>
          <w:rtl/>
        </w:rPr>
      </w:pPr>
      <w:bookmarkStart w:id="2031" w:name="_Toc193636564"/>
      <w:bookmarkStart w:id="2032" w:name="_Toc216185162"/>
      <w:r w:rsidRPr="00A10336">
        <w:rPr>
          <w:rStyle w:val="30"/>
          <w:rFonts w:hint="cs"/>
          <w:rtl/>
        </w:rPr>
        <w:t>ג' נכנסין לגוף</w:t>
      </w:r>
      <w:bookmarkEnd w:id="2031"/>
      <w:bookmarkEnd w:id="2032"/>
      <w:r w:rsidRPr="00A10336">
        <w:rPr>
          <w:rStyle w:val="30"/>
          <w:rFonts w:hint="cs"/>
          <w:rtl/>
        </w:rPr>
        <w:t xml:space="preserve"> </w:t>
      </w:r>
      <w:r w:rsidRPr="00FE3D07">
        <w:rPr>
          <w:rFonts w:hint="cs"/>
          <w:rtl/>
        </w:rPr>
        <w:t>ואין הגוף נהנה</w:t>
      </w:r>
      <w:r w:rsidR="000C01DE" w:rsidRPr="00E34F28">
        <w:rPr>
          <w:rStyle w:val="afffff9"/>
          <w:rFonts w:hint="cs"/>
          <w:rtl/>
        </w:rPr>
        <w:t>:</w:t>
      </w:r>
      <w:r w:rsidRPr="00E34F28">
        <w:rPr>
          <w:rStyle w:val="afffff9"/>
          <w:rFonts w:hint="cs"/>
          <w:rtl/>
        </w:rPr>
        <w:t xml:space="preserve"> </w:t>
      </w:r>
      <w:r w:rsidRPr="00F95182">
        <w:rPr>
          <w:rFonts w:hint="cs"/>
          <w:rtl/>
        </w:rPr>
        <w:t xml:space="preserve">דובדבנים תמרים רעים, ופגי תמרה, </w:t>
      </w:r>
    </w:p>
    <w:p w14:paraId="6B14E662" w14:textId="77777777" w:rsidR="003D379A" w:rsidRPr="00E34F28" w:rsidRDefault="000B38D1" w:rsidP="00682BF2">
      <w:pPr>
        <w:pStyle w:val="afffff5"/>
        <w:rPr>
          <w:rtl/>
        </w:rPr>
      </w:pPr>
      <w:bookmarkStart w:id="2033" w:name="_Toc193636565"/>
      <w:bookmarkStart w:id="2034" w:name="_Toc216185163"/>
      <w:r w:rsidRPr="00A10336">
        <w:rPr>
          <w:rStyle w:val="30"/>
          <w:rFonts w:hint="cs"/>
          <w:rtl/>
        </w:rPr>
        <w:t>ג' שאין נכנסין לגוף</w:t>
      </w:r>
      <w:bookmarkEnd w:id="2033"/>
      <w:bookmarkEnd w:id="2034"/>
      <w:r w:rsidRPr="00FE3D07">
        <w:rPr>
          <w:rFonts w:hint="cs"/>
          <w:rtl/>
        </w:rPr>
        <w:t xml:space="preserve"> והגוף נהנה מהן רחיצה סיכה ותשמיש, </w:t>
      </w:r>
    </w:p>
    <w:p w14:paraId="1BD72B99" w14:textId="77777777" w:rsidR="003D379A" w:rsidRPr="00E34F28" w:rsidRDefault="000B38D1" w:rsidP="00682BF2">
      <w:pPr>
        <w:pStyle w:val="afffff5"/>
        <w:rPr>
          <w:rtl/>
        </w:rPr>
      </w:pPr>
      <w:bookmarkStart w:id="2035" w:name="_Toc193636566"/>
      <w:bookmarkStart w:id="2036" w:name="_Toc216185164"/>
      <w:r w:rsidRPr="00A10336">
        <w:rPr>
          <w:rStyle w:val="30"/>
          <w:rFonts w:hint="cs"/>
          <w:rtl/>
        </w:rPr>
        <w:t>ג' מעין העוה</w:t>
      </w:r>
      <w:r w:rsidRPr="00A10336">
        <w:rPr>
          <w:rStyle w:val="30"/>
          <w:rtl/>
        </w:rPr>
        <w:t>"</w:t>
      </w:r>
      <w:r w:rsidRPr="00A10336">
        <w:rPr>
          <w:rStyle w:val="30"/>
          <w:rFonts w:hint="cs"/>
          <w:rtl/>
        </w:rPr>
        <w:t>ב</w:t>
      </w:r>
      <w:bookmarkEnd w:id="2035"/>
      <w:bookmarkEnd w:id="2036"/>
      <w:r w:rsidR="000C01DE" w:rsidRPr="00E34F28">
        <w:rPr>
          <w:rStyle w:val="afffff9"/>
          <w:rFonts w:hint="cs"/>
          <w:rtl/>
        </w:rPr>
        <w:t>:</w:t>
      </w:r>
      <w:r w:rsidRPr="00E34F28">
        <w:rPr>
          <w:rStyle w:val="afffff9"/>
          <w:rFonts w:hint="cs"/>
          <w:rtl/>
        </w:rPr>
        <w:t xml:space="preserve"> </w:t>
      </w:r>
      <w:r w:rsidRPr="00FE3D07">
        <w:rPr>
          <w:rFonts w:hint="cs"/>
          <w:rtl/>
        </w:rPr>
        <w:t xml:space="preserve">שבת שמש ותשמיש נקבים, </w:t>
      </w:r>
    </w:p>
    <w:p w14:paraId="28B058F0" w14:textId="77777777" w:rsidR="003D379A" w:rsidRPr="000528DA" w:rsidRDefault="003D379A" w:rsidP="000528DA">
      <w:pPr>
        <w:rPr>
          <w:rtl/>
        </w:rPr>
      </w:pPr>
      <w:bookmarkStart w:id="2037" w:name="_Toc193636567"/>
      <w:bookmarkStart w:id="2038" w:name="_Toc216185165"/>
      <w:r w:rsidRPr="00A10336">
        <w:rPr>
          <w:rStyle w:val="30"/>
          <w:rFonts w:hint="cs"/>
          <w:rtl/>
        </w:rPr>
        <w:t>ג'</w:t>
      </w:r>
      <w:r w:rsidR="000B38D1" w:rsidRPr="00A10336">
        <w:rPr>
          <w:rStyle w:val="30"/>
          <w:rFonts w:hint="cs"/>
          <w:rtl/>
        </w:rPr>
        <w:t xml:space="preserve"> משיבין דעתו</w:t>
      </w:r>
      <w:bookmarkEnd w:id="2037"/>
      <w:bookmarkEnd w:id="2038"/>
      <w:r w:rsidR="000B38D1" w:rsidRPr="00A10336">
        <w:rPr>
          <w:rStyle w:val="30"/>
          <w:rFonts w:hint="cs"/>
          <w:rtl/>
        </w:rPr>
        <w:t xml:space="preserve"> </w:t>
      </w:r>
      <w:r w:rsidR="000B38D1" w:rsidRPr="000528DA">
        <w:rPr>
          <w:rFonts w:hint="cs"/>
          <w:rtl/>
        </w:rPr>
        <w:t xml:space="preserve">קול מראה ריח, </w:t>
      </w:r>
    </w:p>
    <w:p w14:paraId="1050A630" w14:textId="77777777" w:rsidR="003D379A" w:rsidRPr="000528DA" w:rsidRDefault="000B38D1" w:rsidP="000528DA">
      <w:pPr>
        <w:rPr>
          <w:rtl/>
        </w:rPr>
      </w:pPr>
      <w:bookmarkStart w:id="2039" w:name="_Toc193636568"/>
      <w:bookmarkStart w:id="2040" w:name="_Toc216185166"/>
      <w:r w:rsidRPr="00A10336">
        <w:rPr>
          <w:rStyle w:val="30"/>
          <w:rFonts w:hint="cs"/>
          <w:rtl/>
        </w:rPr>
        <w:t>ג' מרחיבין דעתו,</w:t>
      </w:r>
      <w:bookmarkEnd w:id="2039"/>
      <w:bookmarkEnd w:id="2040"/>
      <w:r w:rsidRPr="000528DA">
        <w:rPr>
          <w:rFonts w:hint="cs"/>
          <w:rtl/>
        </w:rPr>
        <w:t xml:space="preserve"> דירה אשה וכלים נאים, </w:t>
      </w:r>
    </w:p>
    <w:p w14:paraId="01043F5B" w14:textId="77777777" w:rsidR="00F32BCC" w:rsidRPr="000528DA" w:rsidRDefault="000B38D1" w:rsidP="000528DA">
      <w:pPr>
        <w:rPr>
          <w:rtl/>
        </w:rPr>
      </w:pPr>
      <w:bookmarkStart w:id="2041" w:name="_Toc193636569"/>
      <w:bookmarkStart w:id="2042" w:name="_Toc216185167"/>
      <w:r w:rsidRPr="00A10336">
        <w:rPr>
          <w:rStyle w:val="30"/>
          <w:rFonts w:hint="cs"/>
          <w:rtl/>
        </w:rPr>
        <w:t>ה' אחד מששים</w:t>
      </w:r>
      <w:bookmarkEnd w:id="2041"/>
      <w:bookmarkEnd w:id="2042"/>
      <w:r w:rsidRPr="000528DA">
        <w:rPr>
          <w:rFonts w:hint="cs"/>
          <w:rtl/>
        </w:rPr>
        <w:t>- אש מגיהנם, דבר ממן, שבת מעוה</w:t>
      </w:r>
      <w:r w:rsidRPr="000528DA">
        <w:rPr>
          <w:rtl/>
        </w:rPr>
        <w:t>"</w:t>
      </w:r>
      <w:r w:rsidRPr="000528DA">
        <w:rPr>
          <w:rFonts w:hint="cs"/>
          <w:rtl/>
        </w:rPr>
        <w:t xml:space="preserve">ב </w:t>
      </w:r>
    </w:p>
    <w:p w14:paraId="1AFF3737" w14:textId="77777777" w:rsidR="003D379A" w:rsidRPr="000528DA" w:rsidRDefault="000B38D1" w:rsidP="000528DA">
      <w:pPr>
        <w:rPr>
          <w:rtl/>
        </w:rPr>
      </w:pPr>
      <w:r w:rsidRPr="000528DA">
        <w:rPr>
          <w:rFonts w:hint="cs"/>
          <w:rtl/>
        </w:rPr>
        <w:t xml:space="preserve">שינה ממיתה חלום מנבואה, </w:t>
      </w:r>
    </w:p>
    <w:p w14:paraId="4BF5F274" w14:textId="77777777" w:rsidR="003D379A" w:rsidRPr="000528DA" w:rsidRDefault="000B38D1" w:rsidP="000528DA">
      <w:pPr>
        <w:rPr>
          <w:rtl/>
        </w:rPr>
      </w:pPr>
      <w:bookmarkStart w:id="2043" w:name="_Toc193636570"/>
      <w:bookmarkStart w:id="2044" w:name="_Toc216185168"/>
      <w:r w:rsidRPr="00A10336">
        <w:rPr>
          <w:rStyle w:val="30"/>
          <w:rFonts w:hint="cs"/>
          <w:rtl/>
        </w:rPr>
        <w:t>ו' סימן יפה לחולה</w:t>
      </w:r>
      <w:bookmarkEnd w:id="2043"/>
      <w:bookmarkEnd w:id="2044"/>
      <w:r w:rsidRPr="000528DA">
        <w:rPr>
          <w:rFonts w:hint="cs"/>
          <w:rtl/>
        </w:rPr>
        <w:t xml:space="preserve">- עיטוש זיעה שלשול קרי שינה חלום, </w:t>
      </w:r>
    </w:p>
    <w:p w14:paraId="35631755" w14:textId="77777777" w:rsidR="000B38D1" w:rsidRPr="000528DA" w:rsidRDefault="000B38D1" w:rsidP="000528DA">
      <w:pPr>
        <w:rPr>
          <w:rtl/>
        </w:rPr>
      </w:pPr>
      <w:bookmarkStart w:id="2045" w:name="_Toc193636571"/>
      <w:bookmarkStart w:id="2046" w:name="_Toc216185169"/>
      <w:r w:rsidRPr="00A10336">
        <w:rPr>
          <w:rStyle w:val="30"/>
          <w:rFonts w:hint="cs"/>
          <w:rtl/>
        </w:rPr>
        <w:t>ו' דברים מרפאין החולה</w:t>
      </w:r>
      <w:bookmarkEnd w:id="2045"/>
      <w:bookmarkEnd w:id="2046"/>
      <w:r w:rsidRPr="00A10336">
        <w:rPr>
          <w:rStyle w:val="30"/>
          <w:rFonts w:hint="cs"/>
          <w:rtl/>
        </w:rPr>
        <w:t xml:space="preserve"> </w:t>
      </w:r>
      <w:r w:rsidRPr="000528DA">
        <w:rPr>
          <w:rFonts w:hint="cs"/>
          <w:rtl/>
        </w:rPr>
        <w:t xml:space="preserve">כרוב תרדין סיסין קיבה הרב ויותרת הכבד, אף דגים קטנים ומברין כל גופו, </w:t>
      </w:r>
    </w:p>
    <w:p w14:paraId="093B30D2" w14:textId="77777777" w:rsidR="00CB4DF6" w:rsidRPr="00CB4DF6" w:rsidRDefault="000B38D1" w:rsidP="00CB4DF6">
      <w:pPr>
        <w:pStyle w:val="afffffc"/>
        <w:rPr>
          <w:rtl/>
        </w:rPr>
      </w:pPr>
      <w:bookmarkStart w:id="2047" w:name="_Toc193636572"/>
      <w:bookmarkStart w:id="2048" w:name="_Toc216185170"/>
      <w:r w:rsidRPr="00CB4DF6">
        <w:rPr>
          <w:rFonts w:hint="cs"/>
          <w:rtl/>
        </w:rPr>
        <w:t>י' דברים מחזירין החולה לחוליו וקשה,</w:t>
      </w:r>
      <w:bookmarkEnd w:id="2047"/>
      <w:bookmarkEnd w:id="2048"/>
      <w:r w:rsidRPr="00CB4DF6">
        <w:rPr>
          <w:rFonts w:hint="cs"/>
          <w:rtl/>
        </w:rPr>
        <w:t xml:space="preserve"> </w:t>
      </w:r>
    </w:p>
    <w:p w14:paraId="3582E91A" w14:textId="2C77C131" w:rsidR="003D379A" w:rsidRPr="00E34F28" w:rsidRDefault="000B38D1" w:rsidP="00CB4DF6">
      <w:pPr>
        <w:pStyle w:val="afffff5"/>
        <w:spacing w:before="0"/>
        <w:rPr>
          <w:rtl/>
        </w:rPr>
      </w:pPr>
      <w:r w:rsidRPr="00FE3D07">
        <w:rPr>
          <w:rFonts w:hint="cs"/>
          <w:rtl/>
        </w:rPr>
        <w:t xml:space="preserve">בשר שור, שמן, צלי, צפרים, ביצה צלוייה תגלחת, שחלים חגב, גבינה, מרחץ אגוזים קשואים, שקשים לגוף כחרבות, ברברבי, </w:t>
      </w:r>
      <w:r w:rsidRPr="00E34F28">
        <w:rPr>
          <w:rStyle w:val="afffff9"/>
          <w:rFonts w:hint="cs"/>
          <w:rtl/>
        </w:rPr>
        <w:t>אנטונינוס ורבי</w:t>
      </w:r>
      <w:r w:rsidRPr="00FE3D07">
        <w:rPr>
          <w:rFonts w:hint="cs"/>
          <w:rtl/>
        </w:rPr>
        <w:t xml:space="preserve"> שלא פסח משלחנם צנון חזרת קשואין, בימות החמה והגשמים- בזוטרי, </w:t>
      </w:r>
    </w:p>
    <w:p w14:paraId="41715C14" w14:textId="77777777" w:rsidR="00CB4DF6" w:rsidRDefault="000B38D1" w:rsidP="000528DA">
      <w:pPr>
        <w:rPr>
          <w:rtl/>
        </w:rPr>
      </w:pPr>
      <w:r w:rsidRPr="000528DA">
        <w:rPr>
          <w:rFonts w:hint="cs"/>
          <w:rtl/>
        </w:rPr>
        <w:t xml:space="preserve">חלם </w:t>
      </w:r>
      <w:r w:rsidRPr="00A10336">
        <w:rPr>
          <w:rStyle w:val="30"/>
          <w:rFonts w:hint="cs"/>
          <w:rtl/>
        </w:rPr>
        <w:t>שמת בבית</w:t>
      </w:r>
      <w:r w:rsidRPr="000528DA">
        <w:rPr>
          <w:rFonts w:hint="cs"/>
          <w:rtl/>
        </w:rPr>
        <w:t xml:space="preserve"> שלום בבית, </w:t>
      </w:r>
      <w:r w:rsidRPr="00A10336">
        <w:rPr>
          <w:rStyle w:val="30"/>
          <w:rFonts w:hint="cs"/>
          <w:rtl/>
        </w:rPr>
        <w:t>שאכל בבית</w:t>
      </w:r>
      <w:r w:rsidRPr="000528DA">
        <w:rPr>
          <w:rFonts w:hint="cs"/>
          <w:rtl/>
        </w:rPr>
        <w:t xml:space="preserve"> יפה לבית, </w:t>
      </w:r>
    </w:p>
    <w:p w14:paraId="0AF6D7C0" w14:textId="2C43D5E4" w:rsidR="00CB4DF6" w:rsidRDefault="000B38D1" w:rsidP="000528DA">
      <w:pPr>
        <w:rPr>
          <w:rtl/>
        </w:rPr>
      </w:pPr>
      <w:bookmarkStart w:id="2049" w:name="_Toc193636573"/>
      <w:bookmarkStart w:id="2050" w:name="_Toc216185171"/>
      <w:r w:rsidRPr="00A10336">
        <w:rPr>
          <w:rStyle w:val="30"/>
          <w:rFonts w:hint="cs"/>
          <w:rtl/>
        </w:rPr>
        <w:t>נטל כלים מהבית</w:t>
      </w:r>
      <w:bookmarkEnd w:id="2049"/>
      <w:bookmarkEnd w:id="2050"/>
      <w:r w:rsidRPr="000528DA">
        <w:rPr>
          <w:rFonts w:hint="cs"/>
          <w:rtl/>
        </w:rPr>
        <w:t xml:space="preserve"> </w:t>
      </w:r>
      <w:r w:rsidRPr="00CB4DF6">
        <w:rPr>
          <w:rFonts w:hint="cs"/>
          <w:rtl/>
        </w:rPr>
        <w:t>רע לבית,</w:t>
      </w:r>
      <w:r w:rsidRPr="000528DA">
        <w:rPr>
          <w:rFonts w:hint="cs"/>
          <w:rtl/>
        </w:rPr>
        <w:t xml:space="preserve"> </w:t>
      </w:r>
      <w:r w:rsidRPr="00E34F28">
        <w:rPr>
          <w:rStyle w:val="afffff9"/>
          <w:rFonts w:hint="cs"/>
          <w:rtl/>
        </w:rPr>
        <w:t>ר</w:t>
      </w:r>
      <w:r w:rsidRPr="00E34F28">
        <w:rPr>
          <w:rStyle w:val="afffff9"/>
          <w:rtl/>
        </w:rPr>
        <w:t>"</w:t>
      </w:r>
      <w:r w:rsidRPr="00E34F28">
        <w:rPr>
          <w:rStyle w:val="afffff9"/>
          <w:rFonts w:hint="cs"/>
          <w:rtl/>
        </w:rPr>
        <w:t>פ</w:t>
      </w:r>
      <w:r w:rsidR="000C01DE" w:rsidRPr="00E34F28">
        <w:rPr>
          <w:rStyle w:val="afffff9"/>
          <w:rFonts w:hint="cs"/>
          <w:rtl/>
        </w:rPr>
        <w:t>:</w:t>
      </w:r>
      <w:r w:rsidRPr="00E34F28">
        <w:rPr>
          <w:rStyle w:val="afffff9"/>
          <w:rFonts w:hint="cs"/>
          <w:rtl/>
        </w:rPr>
        <w:t xml:space="preserve"> </w:t>
      </w:r>
      <w:r w:rsidRPr="000528DA">
        <w:rPr>
          <w:rFonts w:hint="cs"/>
          <w:rtl/>
        </w:rPr>
        <w:t xml:space="preserve">היינו בנעלים וסנדלים, </w:t>
      </w:r>
    </w:p>
    <w:p w14:paraId="15C54DD2" w14:textId="77777777" w:rsidR="00F64167" w:rsidRDefault="000B38D1" w:rsidP="000528DA">
      <w:pPr>
        <w:rPr>
          <w:rtl/>
        </w:rPr>
      </w:pPr>
      <w:r w:rsidRPr="000528DA">
        <w:rPr>
          <w:rFonts w:hint="cs"/>
          <w:rtl/>
        </w:rPr>
        <w:t xml:space="preserve">כל </w:t>
      </w:r>
      <w:r w:rsidRPr="00A10336">
        <w:rPr>
          <w:rStyle w:val="30"/>
          <w:rFonts w:hint="cs"/>
          <w:rtl/>
        </w:rPr>
        <w:t>שלוקח מת</w:t>
      </w:r>
      <w:r w:rsidRPr="000528DA">
        <w:rPr>
          <w:rFonts w:hint="cs"/>
          <w:rtl/>
        </w:rPr>
        <w:t xml:space="preserve"> סימן יפה חוץ מנעל וסנדל, </w:t>
      </w:r>
    </w:p>
    <w:p w14:paraId="6CBF9CEA" w14:textId="18BFEBC9" w:rsidR="000B38D1" w:rsidRPr="000528DA" w:rsidRDefault="00F32BCC" w:rsidP="000528DA">
      <w:pPr>
        <w:rPr>
          <w:rtl/>
        </w:rPr>
      </w:pPr>
      <w:r w:rsidRPr="000528DA">
        <w:rPr>
          <w:rFonts w:hint="cs"/>
          <w:rtl/>
        </w:rPr>
        <w:t xml:space="preserve">        </w:t>
      </w:r>
      <w:bookmarkStart w:id="2051" w:name="_Toc193636574"/>
      <w:bookmarkStart w:id="2052" w:name="_Toc216185172"/>
      <w:r w:rsidR="000B38D1" w:rsidRPr="00A10336">
        <w:rPr>
          <w:rStyle w:val="30"/>
          <w:rFonts w:hint="cs"/>
          <w:rtl/>
        </w:rPr>
        <w:t>נותן מת</w:t>
      </w:r>
      <w:bookmarkEnd w:id="2051"/>
      <w:bookmarkEnd w:id="2052"/>
      <w:r w:rsidR="000B38D1" w:rsidRPr="00A10336">
        <w:rPr>
          <w:rStyle w:val="30"/>
          <w:rFonts w:hint="cs"/>
          <w:rtl/>
        </w:rPr>
        <w:t xml:space="preserve"> </w:t>
      </w:r>
      <w:r w:rsidR="000B38D1" w:rsidRPr="000528DA">
        <w:rPr>
          <w:rFonts w:hint="cs"/>
          <w:rtl/>
        </w:rPr>
        <w:t>סימן יפה חוץ מעפר וחרדל.</w:t>
      </w:r>
    </w:p>
    <w:p w14:paraId="0CBB715C" w14:textId="29E6D21A" w:rsidR="00CB4DF6" w:rsidRDefault="00CB4DF6" w:rsidP="00CB4DF6">
      <w:pPr>
        <w:pStyle w:val="afffffc"/>
        <w:spacing w:before="0"/>
        <w:rPr>
          <w:rtl/>
        </w:rPr>
      </w:pPr>
      <w:bookmarkStart w:id="2053" w:name="_Toc193636575"/>
      <w:bookmarkStart w:id="2054" w:name="_Toc216185173"/>
      <w:r>
        <w:rPr>
          <w:rFonts w:hint="cs"/>
          <w:rtl/>
        </w:rPr>
        <w:t>****</w:t>
      </w:r>
      <w:bookmarkEnd w:id="2053"/>
      <w:bookmarkEnd w:id="2054"/>
    </w:p>
    <w:p w14:paraId="0DF3AD07" w14:textId="4A8DF271" w:rsidR="003D379A" w:rsidRPr="00E34F28" w:rsidRDefault="00CB4DF6" w:rsidP="00CB4DF6">
      <w:pPr>
        <w:pStyle w:val="afffffc"/>
        <w:spacing w:before="0"/>
        <w:rPr>
          <w:rtl/>
        </w:rPr>
      </w:pPr>
      <w:bookmarkStart w:id="2055" w:name="_Toc193636576"/>
      <w:bookmarkStart w:id="2056" w:name="_Toc216185174"/>
      <w:r>
        <w:rPr>
          <w:rFonts w:hint="cs"/>
          <w:rtl/>
        </w:rPr>
        <w:t>ברכות שצריך לברך</w:t>
      </w:r>
      <w:bookmarkEnd w:id="2055"/>
      <w:bookmarkEnd w:id="2056"/>
    </w:p>
    <w:p w14:paraId="61992282" w14:textId="77777777" w:rsidR="00CB4DF6" w:rsidRDefault="000B38D1" w:rsidP="000528DA">
      <w:pPr>
        <w:rPr>
          <w:rtl/>
        </w:rPr>
      </w:pPr>
      <w:bookmarkStart w:id="2057" w:name="_Toc193636577"/>
      <w:bookmarkStart w:id="2058" w:name="_Toc216185175"/>
      <w:r w:rsidRPr="00A10336">
        <w:rPr>
          <w:rStyle w:val="30"/>
          <w:rFonts w:hint="cs"/>
          <w:rtl/>
        </w:rPr>
        <w:t>רואה מרקוליס</w:t>
      </w:r>
      <w:bookmarkEnd w:id="2057"/>
      <w:bookmarkEnd w:id="2058"/>
      <w:r w:rsidRPr="000528DA">
        <w:rPr>
          <w:rFonts w:hint="cs"/>
          <w:rtl/>
        </w:rPr>
        <w:t xml:space="preserve"> מברך שנתן ארך אפיים לעוברי רצונו, </w:t>
      </w:r>
    </w:p>
    <w:p w14:paraId="5841AE4C" w14:textId="74F7CDA5" w:rsidR="003D379A" w:rsidRPr="000528DA" w:rsidRDefault="000B38D1" w:rsidP="000528DA">
      <w:pPr>
        <w:rPr>
          <w:rtl/>
        </w:rPr>
      </w:pPr>
      <w:bookmarkStart w:id="2059" w:name="_Toc193636578"/>
      <w:bookmarkStart w:id="2060" w:name="_Toc216185176"/>
      <w:r w:rsidRPr="00A10336">
        <w:rPr>
          <w:rStyle w:val="30"/>
          <w:rFonts w:hint="cs"/>
          <w:rtl/>
        </w:rPr>
        <w:lastRenderedPageBreak/>
        <w:t>מקום שנעקרה עכו</w:t>
      </w:r>
      <w:r w:rsidRPr="00A10336">
        <w:rPr>
          <w:rStyle w:val="30"/>
          <w:rtl/>
        </w:rPr>
        <w:t>"</w:t>
      </w:r>
      <w:r w:rsidRPr="00A10336">
        <w:rPr>
          <w:rStyle w:val="30"/>
          <w:rFonts w:hint="cs"/>
          <w:rtl/>
        </w:rPr>
        <w:t>ם</w:t>
      </w:r>
      <w:bookmarkEnd w:id="2059"/>
      <w:bookmarkEnd w:id="2060"/>
      <w:r w:rsidRPr="00A10336">
        <w:rPr>
          <w:rStyle w:val="30"/>
          <w:rFonts w:hint="cs"/>
          <w:rtl/>
        </w:rPr>
        <w:t xml:space="preserve"> </w:t>
      </w:r>
      <w:r w:rsidRPr="000528DA">
        <w:rPr>
          <w:rFonts w:hint="cs"/>
          <w:rtl/>
        </w:rPr>
        <w:t>שעקר ע</w:t>
      </w:r>
      <w:r w:rsidRPr="000528DA">
        <w:rPr>
          <w:rtl/>
        </w:rPr>
        <w:t>"</w:t>
      </w:r>
      <w:r w:rsidRPr="000528DA">
        <w:rPr>
          <w:rFonts w:hint="cs"/>
          <w:rtl/>
        </w:rPr>
        <w:t xml:space="preserve">ז מארצנו וכשם זה כן תעקר מכל מקומות ישראל, </w:t>
      </w:r>
    </w:p>
    <w:p w14:paraId="6AC881C2" w14:textId="77777777" w:rsidR="00F32BCC" w:rsidRPr="000528DA" w:rsidRDefault="000B38D1" w:rsidP="000528DA">
      <w:pPr>
        <w:rPr>
          <w:rtl/>
        </w:rPr>
      </w:pPr>
      <w:bookmarkStart w:id="2061" w:name="_Toc193636579"/>
      <w:bookmarkStart w:id="2062" w:name="_Toc216185177"/>
      <w:r w:rsidRPr="00A10336">
        <w:rPr>
          <w:rStyle w:val="30"/>
          <w:rFonts w:hint="cs"/>
          <w:rtl/>
        </w:rPr>
        <w:t>בא</w:t>
      </w:r>
      <w:r w:rsidRPr="00A10336">
        <w:rPr>
          <w:rStyle w:val="30"/>
          <w:rtl/>
        </w:rPr>
        <w:t>"</w:t>
      </w:r>
      <w:r w:rsidRPr="00A10336">
        <w:rPr>
          <w:rStyle w:val="30"/>
          <w:rFonts w:hint="cs"/>
          <w:rtl/>
        </w:rPr>
        <w:t>י</w:t>
      </w:r>
      <w:bookmarkEnd w:id="2061"/>
      <w:bookmarkEnd w:id="2062"/>
      <w:r w:rsidRPr="000528DA">
        <w:rPr>
          <w:rFonts w:hint="cs"/>
          <w:rtl/>
        </w:rPr>
        <w:t xml:space="preserve"> </w:t>
      </w:r>
      <w:r w:rsidRPr="000528DA">
        <w:rPr>
          <w:rStyle w:val="ad"/>
          <w:rFonts w:hint="cs"/>
          <w:rtl/>
        </w:rPr>
        <w:t>והשב לב עובדיהם לעבדך</w:t>
      </w:r>
      <w:r w:rsidRPr="000528DA">
        <w:rPr>
          <w:rFonts w:hint="cs"/>
          <w:rtl/>
        </w:rPr>
        <w:t xml:space="preserve"> ובחול לא, </w:t>
      </w:r>
    </w:p>
    <w:p w14:paraId="13087BF0" w14:textId="77777777" w:rsidR="00A24328" w:rsidRDefault="000B38D1" w:rsidP="009A59D1">
      <w:pPr>
        <w:pStyle w:val="38"/>
        <w:framePr w:wrap="notBeside"/>
        <w:rPr>
          <w:rtl/>
        </w:rPr>
      </w:pPr>
      <w:r w:rsidRPr="00660D7A">
        <w:rPr>
          <w:rFonts w:hint="cs"/>
          <w:rtl/>
        </w:rPr>
        <w:t>רשב</w:t>
      </w:r>
      <w:r w:rsidRPr="00660D7A">
        <w:rPr>
          <w:rtl/>
        </w:rPr>
        <w:t>"</w:t>
      </w:r>
      <w:r w:rsidRPr="00660D7A">
        <w:rPr>
          <w:rFonts w:hint="cs"/>
          <w:rtl/>
        </w:rPr>
        <w:t>א</w:t>
      </w:r>
      <w:r w:rsidR="00A24328">
        <w:rPr>
          <w:rtl/>
        </w:rPr>
        <w:t>:</w:t>
      </w:r>
    </w:p>
    <w:p w14:paraId="2926DBC0" w14:textId="30038B6C" w:rsidR="003D379A" w:rsidRPr="000528DA" w:rsidRDefault="000B38D1" w:rsidP="000528DA">
      <w:pPr>
        <w:rPr>
          <w:rtl/>
        </w:rPr>
      </w:pPr>
      <w:r w:rsidRPr="000528DA">
        <w:rPr>
          <w:rFonts w:hint="cs"/>
          <w:rtl/>
        </w:rPr>
        <w:t>אף בחו</w:t>
      </w:r>
      <w:r w:rsidRPr="000528DA">
        <w:rPr>
          <w:rtl/>
        </w:rPr>
        <w:t>"</w:t>
      </w:r>
      <w:r w:rsidRPr="000528DA">
        <w:rPr>
          <w:rFonts w:hint="cs"/>
          <w:rtl/>
        </w:rPr>
        <w:t xml:space="preserve">ל אומר כן שעתידים להתגייר, </w:t>
      </w:r>
    </w:p>
    <w:p w14:paraId="52C91A5C" w14:textId="77777777" w:rsidR="00F32BCC" w:rsidRPr="000528DA" w:rsidRDefault="000B38D1" w:rsidP="000528DA">
      <w:pPr>
        <w:rPr>
          <w:rtl/>
        </w:rPr>
      </w:pPr>
      <w:bookmarkStart w:id="2063" w:name="_Toc193636580"/>
      <w:bookmarkStart w:id="2064" w:name="_Toc216185178"/>
      <w:r w:rsidRPr="00A10336">
        <w:rPr>
          <w:rStyle w:val="30"/>
          <w:rFonts w:hint="cs"/>
          <w:rtl/>
        </w:rPr>
        <w:t>רואה בבל</w:t>
      </w:r>
      <w:bookmarkEnd w:id="2063"/>
      <w:bookmarkEnd w:id="2064"/>
      <w:r w:rsidRPr="000528DA">
        <w:rPr>
          <w:rFonts w:hint="cs"/>
          <w:rtl/>
        </w:rPr>
        <w:t xml:space="preserve"> הרשעה, צריך לברך ה' ברכות, </w:t>
      </w:r>
    </w:p>
    <w:p w14:paraId="08050B73" w14:textId="77777777" w:rsidR="00F32BCC" w:rsidRPr="000528DA" w:rsidRDefault="000B38D1" w:rsidP="000528DA">
      <w:pPr>
        <w:rPr>
          <w:rtl/>
        </w:rPr>
      </w:pPr>
      <w:bookmarkStart w:id="2065" w:name="_Toc193636581"/>
      <w:bookmarkStart w:id="2066" w:name="_Toc216185179"/>
      <w:r w:rsidRPr="00A10336">
        <w:rPr>
          <w:rStyle w:val="30"/>
          <w:rFonts w:hint="cs"/>
          <w:rtl/>
        </w:rPr>
        <w:t>בבל</w:t>
      </w:r>
      <w:bookmarkEnd w:id="2065"/>
      <w:bookmarkEnd w:id="2066"/>
      <w:r w:rsidRPr="000528DA">
        <w:rPr>
          <w:rFonts w:hint="cs"/>
          <w:rtl/>
        </w:rPr>
        <w:t xml:space="preserve"> </w:t>
      </w:r>
      <w:r w:rsidRPr="000528DA">
        <w:rPr>
          <w:rtl/>
        </w:rPr>
        <w:t>–</w:t>
      </w:r>
      <w:r w:rsidRPr="000528DA">
        <w:rPr>
          <w:rFonts w:hint="cs"/>
          <w:rtl/>
        </w:rPr>
        <w:t xml:space="preserve"> שהחריב בבל הרשעה, בית </w:t>
      </w:r>
      <w:r w:rsidRPr="00A10336">
        <w:rPr>
          <w:rStyle w:val="30"/>
          <w:rFonts w:hint="cs"/>
          <w:rtl/>
        </w:rPr>
        <w:t>נבכודנצאר</w:t>
      </w:r>
      <w:r w:rsidRPr="000528DA">
        <w:rPr>
          <w:rFonts w:hint="cs"/>
          <w:rtl/>
        </w:rPr>
        <w:t xml:space="preserve">- שהחריב ביתו, </w:t>
      </w:r>
    </w:p>
    <w:p w14:paraId="4494EDF4" w14:textId="77777777" w:rsidR="003D379A" w:rsidRPr="000528DA" w:rsidRDefault="000B38D1" w:rsidP="00CB4DF6">
      <w:pPr>
        <w:spacing w:after="60"/>
        <w:rPr>
          <w:rtl/>
        </w:rPr>
      </w:pPr>
      <w:bookmarkStart w:id="2067" w:name="_Toc193636582"/>
      <w:bookmarkStart w:id="2068" w:name="_Toc216185180"/>
      <w:r w:rsidRPr="00A10336">
        <w:rPr>
          <w:rStyle w:val="30"/>
          <w:rFonts w:hint="cs"/>
          <w:rtl/>
        </w:rPr>
        <w:t>גוב של עריות-</w:t>
      </w:r>
      <w:bookmarkEnd w:id="2067"/>
      <w:bookmarkEnd w:id="2068"/>
      <w:r w:rsidRPr="000528DA">
        <w:rPr>
          <w:rFonts w:hint="cs"/>
          <w:rtl/>
        </w:rPr>
        <w:t xml:space="preserve"> שעשה ניסים לאבותינו במקום הזה, </w:t>
      </w:r>
      <w:r w:rsidRPr="00A10336">
        <w:rPr>
          <w:rStyle w:val="30"/>
          <w:rFonts w:hint="cs"/>
          <w:rtl/>
        </w:rPr>
        <w:t>מרקוליס</w:t>
      </w:r>
      <w:r w:rsidRPr="000528DA">
        <w:rPr>
          <w:rFonts w:hint="cs"/>
          <w:rtl/>
        </w:rPr>
        <w:t xml:space="preserve">- ארך אפיים לעוברי רצונו, </w:t>
      </w:r>
      <w:r w:rsidRPr="00A10336">
        <w:rPr>
          <w:rStyle w:val="30"/>
          <w:rFonts w:hint="cs"/>
          <w:rtl/>
        </w:rPr>
        <w:t>שנוטלין ממנו עפר-</w:t>
      </w:r>
      <w:r w:rsidRPr="000528DA">
        <w:rPr>
          <w:rFonts w:hint="cs"/>
          <w:rtl/>
        </w:rPr>
        <w:t xml:space="preserve"> ברוך גוזר ומקיים, </w:t>
      </w:r>
      <w:r w:rsidR="003D379A" w:rsidRPr="00A10336">
        <w:rPr>
          <w:rStyle w:val="30"/>
          <w:rFonts w:hint="cs"/>
          <w:rtl/>
        </w:rPr>
        <w:t xml:space="preserve">כשראה </w:t>
      </w:r>
      <w:r w:rsidRPr="00A10336">
        <w:rPr>
          <w:rStyle w:val="30"/>
          <w:rFonts w:hint="cs"/>
          <w:rtl/>
        </w:rPr>
        <w:t>חמורים שלוקחים עפר משם</w:t>
      </w:r>
      <w:r w:rsidRPr="000528DA">
        <w:rPr>
          <w:rFonts w:hint="cs"/>
          <w:rtl/>
        </w:rPr>
        <w:t xml:space="preserve"> רוצו צדיקים לעשות רצון אדוניכם, </w:t>
      </w:r>
    </w:p>
    <w:p w14:paraId="309B6881" w14:textId="3C894D77" w:rsidR="00A24328" w:rsidRDefault="000B38D1" w:rsidP="009A59D1">
      <w:pPr>
        <w:pStyle w:val="38"/>
        <w:framePr w:wrap="notBeside"/>
        <w:rPr>
          <w:rtl/>
        </w:rPr>
      </w:pPr>
      <w:r w:rsidRPr="00660D7A">
        <w:rPr>
          <w:rFonts w:hint="cs"/>
          <w:rtl/>
        </w:rPr>
        <w:t>מבד</w:t>
      </w:r>
      <w:r w:rsidR="003D379A" w:rsidRPr="00660D7A">
        <w:rPr>
          <w:rFonts w:hint="cs"/>
          <w:rtl/>
        </w:rPr>
        <w:t>"</w:t>
      </w:r>
      <w:r w:rsidRPr="00660D7A">
        <w:rPr>
          <w:rFonts w:hint="cs"/>
          <w:rtl/>
        </w:rPr>
        <w:t>ר</w:t>
      </w:r>
      <w:r w:rsidR="009B14FE">
        <w:rPr>
          <w:rFonts w:hint="cs"/>
          <w:rtl/>
        </w:rPr>
        <w:t>:</w:t>
      </w:r>
    </w:p>
    <w:p w14:paraId="207985CE" w14:textId="47876786" w:rsidR="00F32BCC" w:rsidRPr="00E34F28" w:rsidRDefault="000B38D1" w:rsidP="00CB4DF6">
      <w:pPr>
        <w:pStyle w:val="afffff5"/>
        <w:spacing w:before="0"/>
        <w:rPr>
          <w:rtl/>
        </w:rPr>
      </w:pPr>
      <w:r w:rsidRPr="00FE3D07">
        <w:rPr>
          <w:rFonts w:hint="cs"/>
          <w:rtl/>
        </w:rPr>
        <w:t xml:space="preserve">כשבא לבבל לקח עפר בסודרו וזרק לקיים </w:t>
      </w:r>
      <w:r w:rsidRPr="000528DA">
        <w:rPr>
          <w:rStyle w:val="ad"/>
          <w:rFonts w:hint="cs"/>
          <w:rtl/>
        </w:rPr>
        <w:t>וטאטאתיה</w:t>
      </w:r>
      <w:r w:rsidRPr="00FE3D07">
        <w:rPr>
          <w:rFonts w:hint="cs"/>
          <w:rtl/>
        </w:rPr>
        <w:t xml:space="preserve"> </w:t>
      </w:r>
    </w:p>
    <w:p w14:paraId="3B22C16F" w14:textId="58FB6D0F" w:rsidR="00A24328" w:rsidRDefault="000B38D1" w:rsidP="009A59D1">
      <w:pPr>
        <w:pStyle w:val="38"/>
        <w:framePr w:wrap="notBeside"/>
        <w:rPr>
          <w:rtl/>
        </w:rPr>
      </w:pPr>
      <w:r w:rsidRPr="00660D7A">
        <w:rPr>
          <w:rFonts w:hint="cs"/>
          <w:rtl/>
        </w:rPr>
        <w:t>ר</w:t>
      </w:r>
      <w:r w:rsidRPr="00660D7A">
        <w:rPr>
          <w:rtl/>
        </w:rPr>
        <w:t>"</w:t>
      </w:r>
      <w:r w:rsidRPr="00660D7A">
        <w:rPr>
          <w:rFonts w:hint="cs"/>
          <w:rtl/>
        </w:rPr>
        <w:t>א</w:t>
      </w:r>
      <w:r w:rsidR="009B14FE">
        <w:rPr>
          <w:rFonts w:hint="cs"/>
          <w:rtl/>
        </w:rPr>
        <w:t>:</w:t>
      </w:r>
    </w:p>
    <w:p w14:paraId="710EF358" w14:textId="5504FB1F" w:rsidR="00F32BCC" w:rsidRPr="000528DA" w:rsidRDefault="000B38D1" w:rsidP="000528DA">
      <w:pPr>
        <w:rPr>
          <w:rtl/>
        </w:rPr>
      </w:pPr>
      <w:r w:rsidRPr="000528DA">
        <w:rPr>
          <w:rFonts w:hint="cs"/>
          <w:rtl/>
        </w:rPr>
        <w:t>לא שמ</w:t>
      </w:r>
      <w:r w:rsidR="00156AAF" w:rsidRPr="000528DA">
        <w:rPr>
          <w:rFonts w:hint="cs"/>
          <w:rtl/>
        </w:rPr>
        <w:t xml:space="preserve">עתי </w:t>
      </w:r>
      <w:r w:rsidRPr="000528DA">
        <w:rPr>
          <w:rFonts w:hint="cs"/>
          <w:rtl/>
        </w:rPr>
        <w:t>ומדעתי בכרתי להכל,</w:t>
      </w:r>
    </w:p>
    <w:p w14:paraId="68F52914" w14:textId="77777777" w:rsidR="00A24328" w:rsidRDefault="000B38D1" w:rsidP="009A59D1">
      <w:pPr>
        <w:pStyle w:val="38"/>
        <w:framePr w:wrap="notBeside"/>
        <w:rPr>
          <w:rtl/>
        </w:rPr>
      </w:pPr>
      <w:r w:rsidRPr="00660D7A">
        <w:rPr>
          <w:rFonts w:hint="cs"/>
          <w:rtl/>
        </w:rPr>
        <w:t>ריב</w:t>
      </w:r>
      <w:r w:rsidRPr="00660D7A">
        <w:rPr>
          <w:rtl/>
        </w:rPr>
        <w:t>"</w:t>
      </w:r>
      <w:r w:rsidRPr="00660D7A">
        <w:rPr>
          <w:rFonts w:hint="cs"/>
          <w:rtl/>
        </w:rPr>
        <w:t>א</w:t>
      </w:r>
      <w:r w:rsidR="00A24328">
        <w:rPr>
          <w:rtl/>
        </w:rPr>
        <w:t>:</w:t>
      </w:r>
    </w:p>
    <w:p w14:paraId="659A6A0E" w14:textId="3F638BC0" w:rsidR="000B38D1" w:rsidRPr="000528DA" w:rsidRDefault="000B38D1" w:rsidP="000528DA">
      <w:pPr>
        <w:rPr>
          <w:rtl/>
        </w:rPr>
      </w:pPr>
      <w:r w:rsidRPr="000528DA">
        <w:rPr>
          <w:rFonts w:hint="cs"/>
          <w:rtl/>
        </w:rPr>
        <w:t>נתקל</w:t>
      </w:r>
      <w:r w:rsidR="0004131E" w:rsidRPr="000528DA">
        <w:rPr>
          <w:rFonts w:hint="cs"/>
          <w:rtl/>
        </w:rPr>
        <w:t>לה בבל</w:t>
      </w:r>
      <w:r w:rsidRPr="000528DA">
        <w:rPr>
          <w:rFonts w:hint="cs"/>
          <w:rtl/>
        </w:rPr>
        <w:t xml:space="preserve"> נתקללו שכניה, שומרון נתברכו שכינה, </w:t>
      </w:r>
    </w:p>
    <w:p w14:paraId="6FE39B49" w14:textId="77777777" w:rsidR="003D379A" w:rsidRPr="00E34F28" w:rsidRDefault="000B38D1" w:rsidP="00EC0DC4">
      <w:pPr>
        <w:pStyle w:val="af2"/>
        <w:framePr w:wrap="around"/>
        <w:rPr>
          <w:rtl/>
        </w:rPr>
      </w:pPr>
      <w:r w:rsidRPr="00FE3D07">
        <w:rPr>
          <w:rFonts w:hint="cs"/>
          <w:rtl/>
        </w:rPr>
        <w:t xml:space="preserve">נח. </w:t>
      </w:r>
    </w:p>
    <w:p w14:paraId="09C9378F" w14:textId="77777777" w:rsidR="003D379A" w:rsidRPr="00E34F28" w:rsidRDefault="000B38D1" w:rsidP="00682BF2">
      <w:pPr>
        <w:pStyle w:val="afffff5"/>
        <w:rPr>
          <w:rtl/>
        </w:rPr>
      </w:pPr>
      <w:bookmarkStart w:id="2069" w:name="_Toc193636583"/>
      <w:bookmarkStart w:id="2070" w:name="_Toc216185181"/>
      <w:r w:rsidRPr="00A10336">
        <w:rPr>
          <w:rStyle w:val="30"/>
          <w:rFonts w:hint="cs"/>
          <w:rtl/>
        </w:rPr>
        <w:t>אוכלסי ישראל</w:t>
      </w:r>
      <w:bookmarkEnd w:id="2069"/>
      <w:bookmarkEnd w:id="2070"/>
      <w:r w:rsidRPr="00FE3D07">
        <w:rPr>
          <w:rFonts w:hint="cs"/>
          <w:rtl/>
        </w:rPr>
        <w:t xml:space="preserve"> אומר חכם הרזים, שאין דעתם ופרצופיהן דומים זל</w:t>
      </w:r>
      <w:r w:rsidRPr="00FE3D07">
        <w:rPr>
          <w:rtl/>
        </w:rPr>
        <w:t>"</w:t>
      </w:r>
      <w:r w:rsidRPr="00FE3D07">
        <w:rPr>
          <w:rFonts w:hint="cs"/>
          <w:rtl/>
        </w:rPr>
        <w:t xml:space="preserve">ז, </w:t>
      </w:r>
      <w:r w:rsidRPr="00A10336">
        <w:rPr>
          <w:rStyle w:val="30"/>
          <w:rFonts w:hint="cs"/>
          <w:rtl/>
        </w:rPr>
        <w:t>דנכרים</w:t>
      </w:r>
      <w:r w:rsidRPr="00FE3D07">
        <w:rPr>
          <w:rFonts w:hint="cs"/>
          <w:rtl/>
        </w:rPr>
        <w:t xml:space="preserve"> </w:t>
      </w:r>
      <w:r w:rsidRPr="00FE3D07">
        <w:rPr>
          <w:rtl/>
        </w:rPr>
        <w:t>–</w:t>
      </w:r>
      <w:r w:rsidRPr="00FE3D07">
        <w:rPr>
          <w:rFonts w:hint="cs"/>
          <w:rtl/>
        </w:rPr>
        <w:t xml:space="preserve"> בושה אמכם, </w:t>
      </w:r>
      <w:r w:rsidRPr="00A10336">
        <w:rPr>
          <w:rStyle w:val="30"/>
          <w:rFonts w:hint="cs"/>
          <w:rtl/>
        </w:rPr>
        <w:t>אוכלסא ע</w:t>
      </w:r>
      <w:r w:rsidRPr="00A10336">
        <w:rPr>
          <w:rStyle w:val="30"/>
          <w:rtl/>
        </w:rPr>
        <w:t>"</w:t>
      </w:r>
      <w:r w:rsidRPr="00A10336">
        <w:rPr>
          <w:rStyle w:val="30"/>
          <w:rFonts w:hint="cs"/>
          <w:rtl/>
        </w:rPr>
        <w:t>ג מעלה בהר הבית</w:t>
      </w:r>
      <w:r w:rsidRPr="00FE3D07">
        <w:rPr>
          <w:rFonts w:hint="cs"/>
          <w:rtl/>
        </w:rPr>
        <w:t xml:space="preserve">- חכם הרזים וברא כל אלו לשמשני, כמה יגיעות יגע אדם הראשון ואני משכים ומוציא כל אלו מתוקנין לפני, באוכל ובגדים, שכל אומות שוקדות לביתי ואני משכים ומוצא כל אלו לפני, </w:t>
      </w:r>
    </w:p>
    <w:p w14:paraId="07651C21" w14:textId="77777777" w:rsidR="00F32BCC" w:rsidRPr="00E34F28" w:rsidRDefault="000B38D1" w:rsidP="00682BF2">
      <w:pPr>
        <w:pStyle w:val="afffff5"/>
        <w:rPr>
          <w:rtl/>
        </w:rPr>
      </w:pPr>
      <w:bookmarkStart w:id="2071" w:name="_Toc193636584"/>
      <w:bookmarkStart w:id="2072" w:name="_Toc216185182"/>
      <w:r w:rsidRPr="00A10336">
        <w:rPr>
          <w:rStyle w:val="30"/>
          <w:rFonts w:hint="cs"/>
          <w:rtl/>
        </w:rPr>
        <w:t>אורח טוב</w:t>
      </w:r>
      <w:bookmarkEnd w:id="2071"/>
      <w:bookmarkEnd w:id="2072"/>
      <w:r w:rsidRPr="00FE3D07">
        <w:rPr>
          <w:rFonts w:hint="cs"/>
          <w:rtl/>
        </w:rPr>
        <w:t xml:space="preserve"> -כמה טרח בעה</w:t>
      </w:r>
      <w:r w:rsidR="00C678DD">
        <w:rPr>
          <w:rFonts w:hint="cs"/>
          <w:rtl/>
        </w:rPr>
        <w:t>"</w:t>
      </w:r>
      <w:r w:rsidRPr="00FE3D07">
        <w:rPr>
          <w:rFonts w:hint="cs"/>
          <w:rtl/>
        </w:rPr>
        <w:t xml:space="preserve">ב לפני, </w:t>
      </w:r>
      <w:r w:rsidRPr="00A10336">
        <w:rPr>
          <w:rStyle w:val="30"/>
          <w:rFonts w:hint="cs"/>
          <w:rtl/>
        </w:rPr>
        <w:t>אורח רע</w:t>
      </w:r>
      <w:r w:rsidRPr="00FE3D07">
        <w:rPr>
          <w:rFonts w:hint="cs"/>
          <w:rtl/>
        </w:rPr>
        <w:t>- טרח בעה</w:t>
      </w:r>
      <w:r w:rsidRPr="00FE3D07">
        <w:rPr>
          <w:rtl/>
        </w:rPr>
        <w:t>"</w:t>
      </w:r>
      <w:r w:rsidRPr="00FE3D07">
        <w:rPr>
          <w:rFonts w:hint="cs"/>
          <w:rtl/>
        </w:rPr>
        <w:t>ב לב</w:t>
      </w:r>
      <w:r w:rsidRPr="00FE3D07">
        <w:rPr>
          <w:rtl/>
        </w:rPr>
        <w:t>"</w:t>
      </w:r>
      <w:r w:rsidRPr="00FE3D07">
        <w:rPr>
          <w:rFonts w:hint="cs"/>
          <w:rtl/>
        </w:rPr>
        <w:t xml:space="preserve">ב, </w:t>
      </w:r>
    </w:p>
    <w:p w14:paraId="4CF4D3C9" w14:textId="77777777" w:rsidR="003D379A" w:rsidRPr="00CB4DF6" w:rsidRDefault="000B38D1" w:rsidP="00682BF2">
      <w:pPr>
        <w:pStyle w:val="afffff5"/>
        <w:rPr>
          <w:rtl/>
        </w:rPr>
      </w:pPr>
      <w:bookmarkStart w:id="2073" w:name="_Toc193636585"/>
      <w:bookmarkStart w:id="2074" w:name="_Toc216185183"/>
      <w:r w:rsidRPr="00A10336">
        <w:rPr>
          <w:rStyle w:val="30"/>
          <w:rFonts w:hint="cs"/>
          <w:rtl/>
        </w:rPr>
        <w:t>ישי</w:t>
      </w:r>
      <w:bookmarkEnd w:id="2073"/>
      <w:bookmarkEnd w:id="2074"/>
      <w:r w:rsidRPr="00FE3D07">
        <w:rPr>
          <w:rFonts w:hint="cs"/>
          <w:rtl/>
        </w:rPr>
        <w:t xml:space="preserve"> </w:t>
      </w:r>
      <w:r w:rsidR="00C678DD">
        <w:rPr>
          <w:rFonts w:hint="cs"/>
          <w:rtl/>
        </w:rPr>
        <w:t>יוצא</w:t>
      </w:r>
      <w:r w:rsidRPr="00FE3D07">
        <w:rPr>
          <w:rFonts w:hint="cs"/>
          <w:rtl/>
        </w:rPr>
        <w:t xml:space="preserve"> באולכסא</w:t>
      </w:r>
      <w:r w:rsidRPr="00CB4DF6">
        <w:rPr>
          <w:rFonts w:hint="cs"/>
          <w:rtl/>
        </w:rPr>
        <w:t xml:space="preserve">, אין אוכלסא בבבל, דשישים ריבוא, </w:t>
      </w:r>
    </w:p>
    <w:p w14:paraId="676DAFE4" w14:textId="77777777" w:rsidR="00C678DD" w:rsidRPr="000528DA" w:rsidRDefault="00C678DD" w:rsidP="000528DA">
      <w:pPr>
        <w:rPr>
          <w:rtl/>
        </w:rPr>
      </w:pPr>
      <w:bookmarkStart w:id="2075" w:name="_Toc193636586"/>
      <w:bookmarkStart w:id="2076" w:name="_Toc216185184"/>
      <w:r w:rsidRPr="00A10336">
        <w:rPr>
          <w:rStyle w:val="30"/>
          <w:rFonts w:hint="cs"/>
          <w:rtl/>
        </w:rPr>
        <w:t>ה</w:t>
      </w:r>
      <w:r w:rsidR="000B38D1" w:rsidRPr="00A10336">
        <w:rPr>
          <w:rStyle w:val="30"/>
          <w:rFonts w:hint="cs"/>
          <w:rtl/>
        </w:rPr>
        <w:t>רואה חכמי ישראל</w:t>
      </w:r>
      <w:bookmarkEnd w:id="2075"/>
      <w:bookmarkEnd w:id="2076"/>
      <w:r w:rsidR="000B38D1" w:rsidRPr="000528DA">
        <w:rPr>
          <w:rFonts w:hint="cs"/>
          <w:rtl/>
        </w:rPr>
        <w:t xml:space="preserve"> </w:t>
      </w:r>
      <w:r w:rsidRPr="000528DA">
        <w:rPr>
          <w:rFonts w:hint="cs"/>
          <w:rtl/>
        </w:rPr>
        <w:t xml:space="preserve">מברך </w:t>
      </w:r>
      <w:r w:rsidR="000B38D1" w:rsidRPr="000528DA">
        <w:rPr>
          <w:rFonts w:hint="cs"/>
          <w:rtl/>
        </w:rPr>
        <w:t xml:space="preserve">שחלק מחכמתו ליראיו, </w:t>
      </w:r>
    </w:p>
    <w:p w14:paraId="7601B0EA" w14:textId="77777777" w:rsidR="003D379A" w:rsidRPr="000528DA" w:rsidRDefault="000B38D1" w:rsidP="000528DA">
      <w:pPr>
        <w:rPr>
          <w:rtl/>
        </w:rPr>
      </w:pPr>
      <w:bookmarkStart w:id="2077" w:name="_Toc193636587"/>
      <w:bookmarkStart w:id="2078" w:name="_Toc216185185"/>
      <w:r w:rsidRPr="00A10336">
        <w:rPr>
          <w:rStyle w:val="30"/>
          <w:rFonts w:hint="cs"/>
          <w:rtl/>
        </w:rPr>
        <w:t>חכמי אוה</w:t>
      </w:r>
      <w:r w:rsidRPr="00A10336">
        <w:rPr>
          <w:rStyle w:val="30"/>
          <w:rtl/>
        </w:rPr>
        <w:t>"</w:t>
      </w:r>
      <w:r w:rsidRPr="00A10336">
        <w:rPr>
          <w:rStyle w:val="30"/>
          <w:rFonts w:hint="cs"/>
          <w:rtl/>
        </w:rPr>
        <w:t>ע</w:t>
      </w:r>
      <w:bookmarkEnd w:id="2077"/>
      <w:bookmarkEnd w:id="2078"/>
      <w:r w:rsidRPr="000528DA">
        <w:rPr>
          <w:rFonts w:hint="cs"/>
          <w:rtl/>
        </w:rPr>
        <w:t xml:space="preserve"> שנתן מחכמתו לבו</w:t>
      </w:r>
      <w:r w:rsidRPr="000528DA">
        <w:rPr>
          <w:rtl/>
        </w:rPr>
        <w:t>"</w:t>
      </w:r>
      <w:r w:rsidRPr="000528DA">
        <w:rPr>
          <w:rFonts w:hint="cs"/>
          <w:rtl/>
        </w:rPr>
        <w:t xml:space="preserve">ד, </w:t>
      </w:r>
    </w:p>
    <w:p w14:paraId="39ED0136" w14:textId="77777777" w:rsidR="003D379A" w:rsidRPr="000528DA" w:rsidRDefault="000B38D1" w:rsidP="000528DA">
      <w:pPr>
        <w:rPr>
          <w:rtl/>
        </w:rPr>
      </w:pPr>
      <w:bookmarkStart w:id="2079" w:name="_Toc193636588"/>
      <w:bookmarkStart w:id="2080" w:name="_Toc216185186"/>
      <w:r w:rsidRPr="00A10336">
        <w:rPr>
          <w:rStyle w:val="30"/>
          <w:rFonts w:hint="cs"/>
          <w:rtl/>
        </w:rPr>
        <w:t>מלכי ישראל</w:t>
      </w:r>
      <w:bookmarkEnd w:id="2079"/>
      <w:bookmarkEnd w:id="2080"/>
      <w:r w:rsidRPr="000528DA">
        <w:rPr>
          <w:rFonts w:hint="cs"/>
          <w:rtl/>
        </w:rPr>
        <w:t xml:space="preserve"> שחלק מכבודו ליראיו, </w:t>
      </w:r>
    </w:p>
    <w:p w14:paraId="5454465D" w14:textId="77777777" w:rsidR="00F47772" w:rsidRPr="000528DA" w:rsidRDefault="000B38D1" w:rsidP="000528DA">
      <w:pPr>
        <w:rPr>
          <w:rtl/>
        </w:rPr>
      </w:pPr>
      <w:bookmarkStart w:id="2081" w:name="_Toc193636589"/>
      <w:bookmarkStart w:id="2082" w:name="_Toc216185187"/>
      <w:r w:rsidRPr="00A10336">
        <w:rPr>
          <w:rStyle w:val="30"/>
          <w:rFonts w:hint="cs"/>
          <w:rtl/>
        </w:rPr>
        <w:t>מלכי אוה</w:t>
      </w:r>
      <w:r w:rsidRPr="00A10336">
        <w:rPr>
          <w:rStyle w:val="30"/>
          <w:rtl/>
        </w:rPr>
        <w:t>"</w:t>
      </w:r>
      <w:r w:rsidRPr="00A10336">
        <w:rPr>
          <w:rStyle w:val="30"/>
          <w:rFonts w:hint="cs"/>
          <w:rtl/>
        </w:rPr>
        <w:t>ע</w:t>
      </w:r>
      <w:bookmarkEnd w:id="2081"/>
      <w:bookmarkEnd w:id="2082"/>
      <w:r w:rsidR="00291D7F" w:rsidRPr="00A10336">
        <w:rPr>
          <w:rStyle w:val="30"/>
          <w:rFonts w:hint="cs"/>
          <w:rtl/>
        </w:rPr>
        <w:t xml:space="preserve"> </w:t>
      </w:r>
      <w:r w:rsidR="00C678DD" w:rsidRPr="000528DA">
        <w:rPr>
          <w:rFonts w:hint="cs"/>
          <w:rtl/>
        </w:rPr>
        <w:t>מ</w:t>
      </w:r>
      <w:r w:rsidRPr="000528DA">
        <w:rPr>
          <w:rFonts w:hint="cs"/>
          <w:rtl/>
        </w:rPr>
        <w:t>כבודו לב</w:t>
      </w:r>
      <w:r w:rsidRPr="000528DA">
        <w:rPr>
          <w:rtl/>
        </w:rPr>
        <w:t>"</w:t>
      </w:r>
      <w:r w:rsidRPr="000528DA">
        <w:rPr>
          <w:rFonts w:hint="cs"/>
          <w:rtl/>
        </w:rPr>
        <w:t xml:space="preserve">ו, </w:t>
      </w:r>
    </w:p>
    <w:p w14:paraId="401C3E25" w14:textId="77777777" w:rsidR="003D379A" w:rsidRPr="000528DA" w:rsidRDefault="000B38D1" w:rsidP="00CB4DF6">
      <w:pPr>
        <w:spacing w:after="60"/>
        <w:rPr>
          <w:rtl/>
        </w:rPr>
      </w:pPr>
      <w:r w:rsidRPr="000528DA">
        <w:rPr>
          <w:rFonts w:hint="cs"/>
          <w:rtl/>
        </w:rPr>
        <w:t xml:space="preserve">לעולם ישתדל </w:t>
      </w:r>
      <w:r w:rsidR="00F7789C" w:rsidRPr="000528DA">
        <w:rPr>
          <w:rFonts w:hint="cs"/>
          <w:rtl/>
        </w:rPr>
        <w:t>ל</w:t>
      </w:r>
      <w:r w:rsidRPr="000528DA">
        <w:rPr>
          <w:rFonts w:hint="cs"/>
          <w:rtl/>
        </w:rPr>
        <w:t>רוץ לקראת מלכי ישראל ואפי' לקראת מלכי אוה</w:t>
      </w:r>
      <w:r w:rsidRPr="000528DA">
        <w:rPr>
          <w:rtl/>
        </w:rPr>
        <w:t>"</w:t>
      </w:r>
      <w:r w:rsidRPr="000528DA">
        <w:rPr>
          <w:rFonts w:hint="cs"/>
          <w:rtl/>
        </w:rPr>
        <w:t>ע שאם יזכה יבחין בין מלכי ישראל למלכי אוה</w:t>
      </w:r>
      <w:r w:rsidRPr="000528DA">
        <w:rPr>
          <w:rtl/>
        </w:rPr>
        <w:t>"</w:t>
      </w:r>
      <w:r w:rsidRPr="000528DA">
        <w:rPr>
          <w:rFonts w:hint="cs"/>
          <w:rtl/>
        </w:rPr>
        <w:t xml:space="preserve">ע, </w:t>
      </w:r>
    </w:p>
    <w:p w14:paraId="4A09F520" w14:textId="761BF615" w:rsidR="00A24328" w:rsidRDefault="000B38D1" w:rsidP="009A59D1">
      <w:pPr>
        <w:pStyle w:val="38"/>
        <w:framePr w:wrap="notBeside"/>
        <w:rPr>
          <w:rtl/>
        </w:rPr>
      </w:pPr>
      <w:r w:rsidRPr="00660D7A">
        <w:rPr>
          <w:rFonts w:hint="cs"/>
          <w:rtl/>
        </w:rPr>
        <w:t>ר</w:t>
      </w:r>
      <w:r w:rsidRPr="00660D7A">
        <w:rPr>
          <w:rtl/>
        </w:rPr>
        <w:t>"</w:t>
      </w:r>
      <w:r w:rsidRPr="00660D7A">
        <w:rPr>
          <w:rFonts w:hint="cs"/>
          <w:rtl/>
        </w:rPr>
        <w:t>ש דסומא</w:t>
      </w:r>
      <w:r w:rsidR="009B14FE">
        <w:rPr>
          <w:rFonts w:hint="cs"/>
          <w:rtl/>
        </w:rPr>
        <w:t>:</w:t>
      </w:r>
    </w:p>
    <w:p w14:paraId="1B5B55FD" w14:textId="2035C66D" w:rsidR="00F47772" w:rsidRPr="000528DA" w:rsidRDefault="000B38D1" w:rsidP="00CB4DF6">
      <w:pPr>
        <w:rPr>
          <w:rtl/>
        </w:rPr>
      </w:pPr>
      <w:bookmarkStart w:id="2083" w:name="_Toc193636590"/>
      <w:bookmarkStart w:id="2084" w:name="_Toc216185188"/>
      <w:r w:rsidRPr="00A10336">
        <w:rPr>
          <w:rStyle w:val="30"/>
          <w:rFonts w:hint="cs"/>
          <w:rtl/>
        </w:rPr>
        <w:t>ראה יותר</w:t>
      </w:r>
      <w:bookmarkEnd w:id="2083"/>
      <w:bookmarkEnd w:id="2084"/>
      <w:r w:rsidRPr="00A10336">
        <w:rPr>
          <w:rStyle w:val="30"/>
          <w:rFonts w:hint="cs"/>
          <w:rtl/>
        </w:rPr>
        <w:t xml:space="preserve"> </w:t>
      </w:r>
      <w:r w:rsidRPr="00E34F28">
        <w:rPr>
          <w:rStyle w:val="afffff9"/>
          <w:rFonts w:hint="cs"/>
          <w:rtl/>
        </w:rPr>
        <w:t>מהמין</w:t>
      </w:r>
      <w:r w:rsidRPr="000528DA">
        <w:rPr>
          <w:rFonts w:hint="cs"/>
          <w:rtl/>
        </w:rPr>
        <w:t xml:space="preserve"> שרק בכת שלישית עבר המלך, ובירך אחריו, </w:t>
      </w:r>
      <w:r w:rsidRPr="00E34F28">
        <w:rPr>
          <w:rStyle w:val="afffff9"/>
          <w:rFonts w:hint="cs"/>
          <w:rtl/>
        </w:rPr>
        <w:t xml:space="preserve">ושאלו המין </w:t>
      </w:r>
      <w:r w:rsidRPr="000528DA">
        <w:rPr>
          <w:rFonts w:hint="cs"/>
          <w:rtl/>
        </w:rPr>
        <w:t xml:space="preserve">איך מברך כשאינו רואה, </w:t>
      </w:r>
      <w:r w:rsidR="00CB4DF6">
        <w:rPr>
          <w:rFonts w:hint="cs"/>
          <w:rtl/>
        </w:rPr>
        <w:t xml:space="preserve"> - </w:t>
      </w:r>
      <w:r w:rsidRPr="000528DA">
        <w:rPr>
          <w:rFonts w:hint="cs"/>
          <w:rtl/>
        </w:rPr>
        <w:t xml:space="preserve">סוף שחבריו ניקרו לעינו, </w:t>
      </w:r>
    </w:p>
    <w:p w14:paraId="68591B89" w14:textId="77777777" w:rsidR="00A24328" w:rsidRDefault="000B38D1" w:rsidP="009A59D1">
      <w:pPr>
        <w:pStyle w:val="38"/>
        <w:framePr w:wrap="notBeside"/>
        <w:rPr>
          <w:rtl/>
        </w:rPr>
      </w:pPr>
      <w:r w:rsidRPr="00660D7A">
        <w:rPr>
          <w:rFonts w:hint="cs"/>
          <w:rtl/>
        </w:rPr>
        <w:t>א</w:t>
      </w:r>
      <w:r w:rsidRPr="00660D7A">
        <w:rPr>
          <w:rtl/>
        </w:rPr>
        <w:t>"</w:t>
      </w:r>
      <w:r w:rsidRPr="00660D7A">
        <w:rPr>
          <w:rFonts w:hint="cs"/>
          <w:rtl/>
        </w:rPr>
        <w:t>ד שר</w:t>
      </w:r>
      <w:r w:rsidRPr="00660D7A">
        <w:rPr>
          <w:rtl/>
        </w:rPr>
        <w:t>"</w:t>
      </w:r>
      <w:r w:rsidRPr="00660D7A">
        <w:rPr>
          <w:rFonts w:hint="cs"/>
          <w:rtl/>
        </w:rPr>
        <w:t>ש</w:t>
      </w:r>
      <w:r w:rsidR="00A24328">
        <w:rPr>
          <w:rtl/>
        </w:rPr>
        <w:t>:</w:t>
      </w:r>
    </w:p>
    <w:p w14:paraId="19FE935E" w14:textId="7B899654" w:rsidR="000B38D1" w:rsidRPr="000528DA" w:rsidRDefault="000B38D1" w:rsidP="00CB4DF6">
      <w:pPr>
        <w:spacing w:after="60"/>
        <w:rPr>
          <w:rtl/>
        </w:rPr>
      </w:pPr>
      <w:r w:rsidRPr="000528DA">
        <w:rPr>
          <w:rFonts w:hint="cs"/>
          <w:rtl/>
        </w:rPr>
        <w:t>נתן בו עיניו ועשאו גל של עצמות</w:t>
      </w:r>
      <w:r w:rsidR="00291D7F" w:rsidRPr="000528DA">
        <w:rPr>
          <w:rFonts w:hint="cs"/>
          <w:rtl/>
        </w:rPr>
        <w:t>.</w:t>
      </w:r>
      <w:r w:rsidRPr="000528DA">
        <w:rPr>
          <w:rFonts w:hint="cs"/>
          <w:rtl/>
        </w:rPr>
        <w:t xml:space="preserve"> </w:t>
      </w:r>
    </w:p>
    <w:p w14:paraId="48670D22" w14:textId="3DA1F094" w:rsidR="00A24328" w:rsidRDefault="000B38D1" w:rsidP="009A59D1">
      <w:pPr>
        <w:pStyle w:val="38"/>
        <w:framePr w:wrap="notBeside"/>
        <w:rPr>
          <w:rtl/>
        </w:rPr>
      </w:pPr>
      <w:r w:rsidRPr="00660D7A">
        <w:rPr>
          <w:rFonts w:hint="cs"/>
          <w:rtl/>
        </w:rPr>
        <w:lastRenderedPageBreak/>
        <w:t>ר</w:t>
      </w:r>
      <w:r w:rsidRPr="00660D7A">
        <w:rPr>
          <w:rtl/>
        </w:rPr>
        <w:t>"</w:t>
      </w:r>
      <w:r w:rsidRPr="00660D7A">
        <w:rPr>
          <w:rFonts w:hint="cs"/>
          <w:rtl/>
        </w:rPr>
        <w:t>ש</w:t>
      </w:r>
      <w:r w:rsidR="009B14FE">
        <w:rPr>
          <w:rFonts w:hint="cs"/>
          <w:rtl/>
        </w:rPr>
        <w:t>:</w:t>
      </w:r>
    </w:p>
    <w:p w14:paraId="5668496D" w14:textId="3D823CE6" w:rsidR="003D379A" w:rsidRPr="00E34F28" w:rsidRDefault="000B38D1" w:rsidP="00CB4DF6">
      <w:pPr>
        <w:pStyle w:val="afffff5"/>
        <w:spacing w:before="0"/>
        <w:rPr>
          <w:rtl/>
        </w:rPr>
      </w:pPr>
      <w:bookmarkStart w:id="2085" w:name="_Toc193636591"/>
      <w:bookmarkStart w:id="2086" w:name="_Toc216185189"/>
      <w:r w:rsidRPr="00A10336">
        <w:rPr>
          <w:rStyle w:val="30"/>
          <w:rFonts w:hint="cs"/>
          <w:rtl/>
        </w:rPr>
        <w:t>הלקה בב</w:t>
      </w:r>
      <w:r w:rsidRPr="00A10336">
        <w:rPr>
          <w:rStyle w:val="30"/>
          <w:rtl/>
        </w:rPr>
        <w:t>"</w:t>
      </w:r>
      <w:r w:rsidRPr="00A10336">
        <w:rPr>
          <w:rStyle w:val="30"/>
          <w:rFonts w:hint="cs"/>
          <w:rtl/>
        </w:rPr>
        <w:t>ד</w:t>
      </w:r>
      <w:bookmarkEnd w:id="2085"/>
      <w:bookmarkEnd w:id="2086"/>
      <w:r w:rsidRPr="00FE3D07">
        <w:rPr>
          <w:rFonts w:hint="cs"/>
          <w:rtl/>
        </w:rPr>
        <w:t xml:space="preserve"> לאחד שבעל מצרית, הלשינו למלך, ואמר שבא על חמור ונעשה נס ואליהו העיד, עד שעיין בדין אמר ל</w:t>
      </w:r>
      <w:r w:rsidRPr="000528DA">
        <w:rPr>
          <w:rStyle w:val="ad"/>
          <w:rFonts w:hint="cs"/>
          <w:rtl/>
        </w:rPr>
        <w:t>ך ה' הגדולה,</w:t>
      </w:r>
      <w:r w:rsidRPr="00FE3D07">
        <w:rPr>
          <w:rFonts w:hint="cs"/>
          <w:rtl/>
        </w:rPr>
        <w:t xml:space="preserve"> </w:t>
      </w:r>
      <w:r w:rsidRPr="00CB4DF6">
        <w:rPr>
          <w:rStyle w:val="afffff9"/>
          <w:rFonts w:hint="cs"/>
          <w:rtl/>
        </w:rPr>
        <w:t xml:space="preserve">ושאלו מה אמר </w:t>
      </w:r>
      <w:r w:rsidRPr="00CB4DF6">
        <w:rPr>
          <w:rStyle w:val="afffff9"/>
          <w:rtl/>
        </w:rPr>
        <w:t>–</w:t>
      </w:r>
      <w:r w:rsidRPr="00FE3D07">
        <w:rPr>
          <w:rFonts w:hint="cs"/>
          <w:rtl/>
        </w:rPr>
        <w:t xml:space="preserve"> שבריך רחמנא שנתן מלכות בארץ כעין ברקיע, וכו', ראה שכיבדו והביא לו קולפא לדון, כשיצא </w:t>
      </w:r>
      <w:r w:rsidRPr="00CB4DF6">
        <w:rPr>
          <w:rStyle w:val="afffff9"/>
          <w:rFonts w:hint="cs"/>
          <w:rtl/>
        </w:rPr>
        <w:t>אמר לאותו אחד</w:t>
      </w:r>
      <w:r w:rsidRPr="00FE3D07">
        <w:rPr>
          <w:rFonts w:hint="cs"/>
          <w:rtl/>
        </w:rPr>
        <w:t xml:space="preserve"> ד</w:t>
      </w:r>
      <w:r w:rsidRPr="000528DA">
        <w:rPr>
          <w:rStyle w:val="ad"/>
          <w:rFonts w:hint="cs"/>
          <w:rtl/>
        </w:rPr>
        <w:t>'בשר חמורים בשרם</w:t>
      </w:r>
      <w:r w:rsidRPr="00FE3D07">
        <w:rPr>
          <w:rFonts w:hint="cs"/>
          <w:rtl/>
        </w:rPr>
        <w:t xml:space="preserve"> כשראה שהולך להלשינו הכהו במקל והרגו,</w:t>
      </w:r>
    </w:p>
    <w:p w14:paraId="38EEB943" w14:textId="2B1AB40B" w:rsidR="00A24328" w:rsidRDefault="000B38D1" w:rsidP="009A59D1">
      <w:pPr>
        <w:pStyle w:val="38"/>
        <w:framePr w:wrap="notBeside"/>
        <w:rPr>
          <w:rtl/>
        </w:rPr>
      </w:pPr>
      <w:r w:rsidRPr="00660D7A">
        <w:rPr>
          <w:rFonts w:hint="cs"/>
          <w:rtl/>
        </w:rPr>
        <w:t>ודרש לקרא</w:t>
      </w:r>
      <w:r w:rsidR="009B14FE">
        <w:rPr>
          <w:rFonts w:hint="cs"/>
          <w:rtl/>
        </w:rPr>
        <w:t>:</w:t>
      </w:r>
    </w:p>
    <w:p w14:paraId="15F3C450" w14:textId="383DE108" w:rsidR="003D379A" w:rsidRPr="000528DA" w:rsidRDefault="000B38D1" w:rsidP="00E51686">
      <w:pPr>
        <w:rPr>
          <w:rtl/>
        </w:rPr>
      </w:pPr>
      <w:r w:rsidRPr="000528DA">
        <w:rPr>
          <w:rStyle w:val="ad"/>
          <w:rFonts w:hint="cs"/>
          <w:rtl/>
        </w:rPr>
        <w:t>הגדולה</w:t>
      </w:r>
      <w:r w:rsidRPr="000528DA">
        <w:rPr>
          <w:rFonts w:hint="cs"/>
          <w:rtl/>
        </w:rPr>
        <w:t xml:space="preserve"> מעשה בראשית, </w:t>
      </w:r>
      <w:r w:rsidR="00E51686">
        <w:rPr>
          <w:rFonts w:hint="cs"/>
          <w:rtl/>
        </w:rPr>
        <w:t xml:space="preserve"> </w:t>
      </w:r>
      <w:r w:rsidR="00E51686">
        <w:rPr>
          <w:rStyle w:val="ad"/>
          <w:rtl/>
        </w:rPr>
        <w:tab/>
      </w:r>
      <w:r w:rsidRPr="000528DA">
        <w:rPr>
          <w:rStyle w:val="ad"/>
          <w:rFonts w:hint="cs"/>
          <w:rtl/>
        </w:rPr>
        <w:t xml:space="preserve">גבורה </w:t>
      </w:r>
      <w:r w:rsidRPr="000528DA">
        <w:rPr>
          <w:rtl/>
        </w:rPr>
        <w:t>–</w:t>
      </w:r>
      <w:r w:rsidRPr="000528DA">
        <w:rPr>
          <w:rFonts w:hint="cs"/>
          <w:rtl/>
        </w:rPr>
        <w:t xml:space="preserve"> יצא</w:t>
      </w:r>
      <w:r w:rsidRPr="000528DA">
        <w:rPr>
          <w:rtl/>
        </w:rPr>
        <w:t>"</w:t>
      </w:r>
      <w:r w:rsidRPr="000528DA">
        <w:rPr>
          <w:rFonts w:hint="cs"/>
          <w:rtl/>
        </w:rPr>
        <w:t xml:space="preserve">מ. </w:t>
      </w:r>
    </w:p>
    <w:p w14:paraId="0CEAD877" w14:textId="116DD299" w:rsidR="003D379A" w:rsidRPr="000528DA" w:rsidRDefault="000B38D1" w:rsidP="00E51686">
      <w:pPr>
        <w:rPr>
          <w:rtl/>
        </w:rPr>
      </w:pPr>
      <w:r w:rsidRPr="000528DA">
        <w:rPr>
          <w:rStyle w:val="ad"/>
          <w:rFonts w:hint="cs"/>
          <w:rtl/>
        </w:rPr>
        <w:t>תפארת</w:t>
      </w:r>
      <w:r w:rsidRPr="000528DA">
        <w:rPr>
          <w:rFonts w:hint="cs"/>
          <w:rtl/>
        </w:rPr>
        <w:t xml:space="preserve">- חמה ולבנה, </w:t>
      </w:r>
      <w:r w:rsidR="00E51686">
        <w:rPr>
          <w:rStyle w:val="ad"/>
          <w:rtl/>
        </w:rPr>
        <w:tab/>
      </w:r>
      <w:r w:rsidR="00E51686">
        <w:rPr>
          <w:rStyle w:val="ad"/>
          <w:rtl/>
        </w:rPr>
        <w:tab/>
      </w:r>
      <w:r w:rsidR="00E51686">
        <w:rPr>
          <w:rStyle w:val="ad"/>
          <w:rtl/>
        </w:rPr>
        <w:tab/>
      </w:r>
      <w:r w:rsidRPr="000528DA">
        <w:rPr>
          <w:rStyle w:val="ad"/>
          <w:rFonts w:hint="cs"/>
          <w:rtl/>
        </w:rPr>
        <w:t>נצח</w:t>
      </w:r>
      <w:r w:rsidRPr="000528DA">
        <w:rPr>
          <w:rFonts w:hint="cs"/>
          <w:rtl/>
        </w:rPr>
        <w:t xml:space="preserve">- מפלתה של רומי, </w:t>
      </w:r>
    </w:p>
    <w:p w14:paraId="1BE3C634" w14:textId="5D001B34" w:rsidR="00E51686" w:rsidRDefault="000B38D1" w:rsidP="00E51686">
      <w:pPr>
        <w:rPr>
          <w:rtl/>
        </w:rPr>
      </w:pPr>
      <w:r w:rsidRPr="000528DA">
        <w:rPr>
          <w:rStyle w:val="ad"/>
          <w:rFonts w:hint="cs"/>
          <w:rtl/>
        </w:rPr>
        <w:t>הוד</w:t>
      </w:r>
      <w:r w:rsidRPr="000528DA">
        <w:rPr>
          <w:rFonts w:hint="cs"/>
          <w:rtl/>
        </w:rPr>
        <w:t xml:space="preserve">- נחלי ארנון, </w:t>
      </w:r>
      <w:r w:rsidR="00E51686">
        <w:rPr>
          <w:rStyle w:val="ad"/>
          <w:rtl/>
        </w:rPr>
        <w:tab/>
      </w:r>
      <w:r w:rsidR="00E51686">
        <w:rPr>
          <w:rStyle w:val="ad"/>
          <w:rtl/>
        </w:rPr>
        <w:tab/>
      </w:r>
      <w:r w:rsidR="00E51686">
        <w:rPr>
          <w:rStyle w:val="ad"/>
          <w:rtl/>
        </w:rPr>
        <w:tab/>
      </w:r>
      <w:r w:rsidR="00E51686">
        <w:rPr>
          <w:rStyle w:val="ad"/>
          <w:rtl/>
        </w:rPr>
        <w:tab/>
      </w:r>
      <w:r w:rsidR="00E51686">
        <w:rPr>
          <w:rStyle w:val="ad"/>
          <w:rtl/>
        </w:rPr>
        <w:tab/>
      </w:r>
      <w:r w:rsidRPr="000528DA">
        <w:rPr>
          <w:rStyle w:val="ad"/>
          <w:rFonts w:hint="cs"/>
          <w:rtl/>
        </w:rPr>
        <w:t>כי כל בשמים ובארץ</w:t>
      </w:r>
      <w:r w:rsidRPr="000528DA">
        <w:rPr>
          <w:rFonts w:hint="cs"/>
          <w:rtl/>
        </w:rPr>
        <w:t>- מלחמת סיסרא</w:t>
      </w:r>
    </w:p>
    <w:p w14:paraId="14C22015" w14:textId="2EE18E5A" w:rsidR="003D379A" w:rsidRPr="000528DA" w:rsidRDefault="000B38D1" w:rsidP="00E51686">
      <w:pPr>
        <w:rPr>
          <w:rtl/>
        </w:rPr>
      </w:pPr>
      <w:r w:rsidRPr="000528DA">
        <w:rPr>
          <w:rStyle w:val="ad"/>
          <w:rFonts w:hint="cs"/>
          <w:rtl/>
        </w:rPr>
        <w:t>הממלכה</w:t>
      </w:r>
      <w:r w:rsidRPr="000528DA">
        <w:rPr>
          <w:rFonts w:hint="cs"/>
          <w:rtl/>
        </w:rPr>
        <w:t xml:space="preserve">- מלחמת עמלק, </w:t>
      </w:r>
      <w:r w:rsidR="00E51686">
        <w:rPr>
          <w:rStyle w:val="ad"/>
          <w:rtl/>
        </w:rPr>
        <w:tab/>
      </w:r>
      <w:r w:rsidRPr="000528DA">
        <w:rPr>
          <w:rStyle w:val="ad"/>
          <w:rFonts w:hint="cs"/>
          <w:rtl/>
        </w:rPr>
        <w:t>המתנשא</w:t>
      </w:r>
      <w:r w:rsidRPr="000528DA">
        <w:rPr>
          <w:rFonts w:hint="cs"/>
          <w:rtl/>
        </w:rPr>
        <w:t xml:space="preserve">- מלחמת גוג ומגוג, </w:t>
      </w:r>
    </w:p>
    <w:p w14:paraId="76557821" w14:textId="77777777" w:rsidR="00C678DD" w:rsidRPr="000528DA" w:rsidRDefault="000B38D1" w:rsidP="000528DA">
      <w:pPr>
        <w:rPr>
          <w:rtl/>
        </w:rPr>
      </w:pPr>
      <w:r w:rsidRPr="000528DA">
        <w:rPr>
          <w:rStyle w:val="ad"/>
          <w:rFonts w:hint="cs"/>
          <w:rtl/>
        </w:rPr>
        <w:t>לכל לראש</w:t>
      </w:r>
      <w:r w:rsidRPr="000528DA">
        <w:rPr>
          <w:rFonts w:hint="cs"/>
          <w:rtl/>
        </w:rPr>
        <w:t xml:space="preserve"> אפי' ריש גרגותא משמיא, </w:t>
      </w:r>
    </w:p>
    <w:p w14:paraId="5040F6E4" w14:textId="77777777" w:rsidR="00A24328" w:rsidRDefault="000B38D1" w:rsidP="009A59D1">
      <w:pPr>
        <w:pStyle w:val="38"/>
        <w:framePr w:wrap="notBeside"/>
        <w:rPr>
          <w:rtl/>
        </w:rPr>
      </w:pPr>
      <w:r w:rsidRPr="00660D7A">
        <w:rPr>
          <w:rFonts w:hint="cs"/>
          <w:rtl/>
        </w:rPr>
        <w:t>במתניתא מדר</w:t>
      </w:r>
      <w:r w:rsidRPr="00660D7A">
        <w:rPr>
          <w:rtl/>
        </w:rPr>
        <w:t>"</w:t>
      </w:r>
      <w:r w:rsidRPr="00660D7A">
        <w:rPr>
          <w:rFonts w:hint="cs"/>
          <w:rtl/>
        </w:rPr>
        <w:t>ע</w:t>
      </w:r>
      <w:r w:rsidR="00A24328">
        <w:rPr>
          <w:rtl/>
        </w:rPr>
        <w:t>:</w:t>
      </w:r>
    </w:p>
    <w:p w14:paraId="21EB3192" w14:textId="39461283" w:rsidR="003D379A" w:rsidRPr="000528DA" w:rsidRDefault="003D379A" w:rsidP="00E51686">
      <w:pPr>
        <w:pStyle w:val="afffff5"/>
        <w:spacing w:before="0"/>
        <w:rPr>
          <w:rtl/>
        </w:rPr>
      </w:pPr>
      <w:r w:rsidRPr="000528DA">
        <w:rPr>
          <w:rStyle w:val="ad"/>
          <w:rFonts w:hint="cs"/>
          <w:rtl/>
        </w:rPr>
        <w:t>ה</w:t>
      </w:r>
      <w:r w:rsidR="000B38D1" w:rsidRPr="000528DA">
        <w:rPr>
          <w:rStyle w:val="ad"/>
          <w:rFonts w:hint="cs"/>
          <w:rtl/>
        </w:rPr>
        <w:t xml:space="preserve">גדולה </w:t>
      </w:r>
      <w:r w:rsidR="000B38D1" w:rsidRPr="00FE3D07">
        <w:rPr>
          <w:rFonts w:hint="cs"/>
          <w:rtl/>
        </w:rPr>
        <w:t>קריעת י</w:t>
      </w:r>
      <w:r>
        <w:rPr>
          <w:rFonts w:hint="cs"/>
          <w:rtl/>
        </w:rPr>
        <w:t>"ס</w:t>
      </w:r>
      <w:r w:rsidR="000B38D1" w:rsidRPr="00FE3D07">
        <w:rPr>
          <w:rFonts w:hint="cs"/>
          <w:rtl/>
        </w:rPr>
        <w:t>,</w:t>
      </w:r>
      <w:r w:rsidR="00E51686">
        <w:rPr>
          <w:rFonts w:hint="cs"/>
          <w:rtl/>
        </w:rPr>
        <w:t xml:space="preserve"> </w:t>
      </w:r>
      <w:r w:rsidR="00E51686">
        <w:rPr>
          <w:rStyle w:val="ad"/>
          <w:rtl/>
        </w:rPr>
        <w:tab/>
      </w:r>
      <w:r w:rsidR="00E51686">
        <w:rPr>
          <w:rStyle w:val="ad"/>
          <w:rtl/>
        </w:rPr>
        <w:tab/>
      </w:r>
      <w:r w:rsidR="000B38D1" w:rsidRPr="000528DA">
        <w:rPr>
          <w:rStyle w:val="ad"/>
          <w:rFonts w:hint="cs"/>
          <w:rtl/>
        </w:rPr>
        <w:t>הגבורה</w:t>
      </w:r>
      <w:r w:rsidR="000B38D1" w:rsidRPr="000528DA">
        <w:rPr>
          <w:rFonts w:hint="cs"/>
          <w:rtl/>
        </w:rPr>
        <w:t xml:space="preserve">- בכורות, </w:t>
      </w:r>
      <w:r w:rsidR="000B38D1" w:rsidRPr="000528DA">
        <w:rPr>
          <w:rStyle w:val="ad"/>
          <w:rFonts w:hint="cs"/>
          <w:rtl/>
        </w:rPr>
        <w:t>תפארת-</w:t>
      </w:r>
      <w:r w:rsidR="000B38D1" w:rsidRPr="000528DA">
        <w:rPr>
          <w:rFonts w:hint="cs"/>
          <w:rtl/>
        </w:rPr>
        <w:t xml:space="preserve"> מתן תורה, </w:t>
      </w:r>
    </w:p>
    <w:p w14:paraId="56D97E5C" w14:textId="728B0C32" w:rsidR="000B38D1" w:rsidRPr="000528DA" w:rsidRDefault="000B38D1" w:rsidP="000528DA">
      <w:pPr>
        <w:rPr>
          <w:rtl/>
        </w:rPr>
      </w:pPr>
      <w:r w:rsidRPr="000528DA">
        <w:rPr>
          <w:rStyle w:val="ad"/>
          <w:rFonts w:hint="cs"/>
          <w:rtl/>
        </w:rPr>
        <w:t>נצח</w:t>
      </w:r>
      <w:r w:rsidRPr="000528DA">
        <w:rPr>
          <w:rFonts w:hint="cs"/>
          <w:rtl/>
        </w:rPr>
        <w:t xml:space="preserve">- ירושלים, </w:t>
      </w:r>
      <w:r w:rsidR="00E51686">
        <w:rPr>
          <w:rtl/>
        </w:rPr>
        <w:tab/>
      </w:r>
      <w:r w:rsidR="00E51686">
        <w:rPr>
          <w:rtl/>
        </w:rPr>
        <w:tab/>
      </w:r>
      <w:r w:rsidR="00E51686">
        <w:rPr>
          <w:rtl/>
        </w:rPr>
        <w:tab/>
      </w:r>
      <w:r w:rsidR="00E51686">
        <w:rPr>
          <w:rtl/>
        </w:rPr>
        <w:tab/>
      </w:r>
      <w:r w:rsidRPr="000528DA">
        <w:rPr>
          <w:rStyle w:val="ad"/>
          <w:rFonts w:hint="cs"/>
          <w:rtl/>
        </w:rPr>
        <w:t xml:space="preserve">הוד </w:t>
      </w:r>
      <w:r w:rsidRPr="000528DA">
        <w:rPr>
          <w:rFonts w:hint="cs"/>
          <w:rtl/>
        </w:rPr>
        <w:t xml:space="preserve">זו בית המקדש. </w:t>
      </w:r>
    </w:p>
    <w:p w14:paraId="70D184D5" w14:textId="6D565154" w:rsidR="00C678DD" w:rsidRPr="00E34F28" w:rsidRDefault="00683C59" w:rsidP="00F47772">
      <w:pPr>
        <w:pStyle w:val="afffa"/>
        <w:rPr>
          <w:rtl/>
        </w:rPr>
      </w:pPr>
      <w:r>
        <w:rPr>
          <w:rFonts w:hint="cs"/>
          <w:rtl/>
        </w:rPr>
        <w:t>***</w:t>
      </w:r>
    </w:p>
    <w:p w14:paraId="30E1D16C" w14:textId="77777777" w:rsidR="003D379A" w:rsidRPr="00E34F28" w:rsidRDefault="000B38D1" w:rsidP="00EC0DC4">
      <w:pPr>
        <w:pStyle w:val="af2"/>
        <w:framePr w:wrap="around"/>
        <w:rPr>
          <w:rtl/>
        </w:rPr>
      </w:pPr>
      <w:r w:rsidRPr="00FE3D07">
        <w:rPr>
          <w:rFonts w:hint="cs"/>
          <w:rtl/>
        </w:rPr>
        <w:t>נח</w:t>
      </w:r>
      <w:r w:rsidRPr="00E34F28">
        <w:rPr>
          <w:rStyle w:val="afffff9"/>
          <w:rFonts w:hint="cs"/>
          <w:rtl/>
        </w:rPr>
        <w:t xml:space="preserve">: </w:t>
      </w:r>
    </w:p>
    <w:p w14:paraId="622BE164" w14:textId="77777777" w:rsidR="00C678DD" w:rsidRPr="00E34F28" w:rsidRDefault="00C678DD" w:rsidP="00DB67BB">
      <w:pPr>
        <w:pStyle w:val="afffff5"/>
        <w:rPr>
          <w:rtl/>
        </w:rPr>
      </w:pPr>
      <w:bookmarkStart w:id="2087" w:name="_Toc193636592"/>
      <w:bookmarkStart w:id="2088" w:name="_Toc216185190"/>
      <w:r w:rsidRPr="00A10336">
        <w:rPr>
          <w:rStyle w:val="30"/>
          <w:rFonts w:hint="cs"/>
          <w:rtl/>
        </w:rPr>
        <w:t>ה</w:t>
      </w:r>
      <w:r w:rsidR="000B38D1" w:rsidRPr="00A10336">
        <w:rPr>
          <w:rStyle w:val="30"/>
          <w:rFonts w:hint="cs"/>
          <w:rtl/>
        </w:rPr>
        <w:t>רואה בתי ישראל בישובן</w:t>
      </w:r>
      <w:bookmarkEnd w:id="2087"/>
      <w:bookmarkEnd w:id="2088"/>
      <w:r w:rsidR="000B38D1" w:rsidRPr="00FE3D07">
        <w:rPr>
          <w:rFonts w:hint="cs"/>
          <w:rtl/>
        </w:rPr>
        <w:t xml:space="preserve">, </w:t>
      </w:r>
      <w:r>
        <w:rPr>
          <w:rFonts w:hint="cs"/>
          <w:rtl/>
        </w:rPr>
        <w:t xml:space="preserve">מברך </w:t>
      </w:r>
      <w:r w:rsidR="000B38D1" w:rsidRPr="00FE3D07">
        <w:rPr>
          <w:rFonts w:hint="cs"/>
          <w:rtl/>
        </w:rPr>
        <w:t xml:space="preserve">מציב גבול אלמנה, </w:t>
      </w:r>
    </w:p>
    <w:p w14:paraId="4872AC45" w14:textId="77777777" w:rsidR="00C678DD" w:rsidRPr="000528DA" w:rsidRDefault="000B38D1" w:rsidP="000528DA">
      <w:pPr>
        <w:rPr>
          <w:rtl/>
        </w:rPr>
      </w:pPr>
      <w:bookmarkStart w:id="2089" w:name="_Toc193636593"/>
      <w:bookmarkStart w:id="2090" w:name="_Toc216185191"/>
      <w:r w:rsidRPr="00A10336">
        <w:rPr>
          <w:rStyle w:val="30"/>
          <w:rFonts w:hint="cs"/>
          <w:rtl/>
        </w:rPr>
        <w:t>בחורבנן</w:t>
      </w:r>
      <w:bookmarkEnd w:id="2089"/>
      <w:bookmarkEnd w:id="2090"/>
      <w:r w:rsidRPr="000528DA">
        <w:rPr>
          <w:rFonts w:hint="cs"/>
          <w:rtl/>
        </w:rPr>
        <w:t xml:space="preserve"> </w:t>
      </w:r>
      <w:r w:rsidR="00DB67BB" w:rsidRPr="000528DA">
        <w:rPr>
          <w:rFonts w:hint="cs"/>
          <w:rtl/>
        </w:rPr>
        <w:t xml:space="preserve"> </w:t>
      </w:r>
      <w:r w:rsidRPr="000528DA">
        <w:rPr>
          <w:rFonts w:hint="cs"/>
          <w:rtl/>
        </w:rPr>
        <w:t xml:space="preserve">ברוך דיין האמת. </w:t>
      </w:r>
    </w:p>
    <w:p w14:paraId="72479EF7" w14:textId="77777777" w:rsidR="000B38D1" w:rsidRPr="000528DA" w:rsidRDefault="000B38D1" w:rsidP="000528DA">
      <w:pPr>
        <w:rPr>
          <w:rtl/>
        </w:rPr>
      </w:pPr>
      <w:bookmarkStart w:id="2091" w:name="_Toc193636594"/>
      <w:bookmarkStart w:id="2092" w:name="_Toc216185192"/>
      <w:r w:rsidRPr="00A10336">
        <w:rPr>
          <w:rStyle w:val="30"/>
          <w:rFonts w:hint="cs"/>
          <w:rtl/>
        </w:rPr>
        <w:t>בתי אוה</w:t>
      </w:r>
      <w:r w:rsidRPr="00A10336">
        <w:rPr>
          <w:rStyle w:val="30"/>
          <w:rtl/>
        </w:rPr>
        <w:t>"</w:t>
      </w:r>
      <w:r w:rsidRPr="00A10336">
        <w:rPr>
          <w:rStyle w:val="30"/>
          <w:rFonts w:hint="cs"/>
          <w:rtl/>
        </w:rPr>
        <w:t>ע</w:t>
      </w:r>
      <w:bookmarkEnd w:id="2091"/>
      <w:bookmarkEnd w:id="2092"/>
      <w:r w:rsidRPr="000528DA">
        <w:rPr>
          <w:rFonts w:hint="cs"/>
          <w:rtl/>
        </w:rPr>
        <w:t xml:space="preserve"> </w:t>
      </w:r>
      <w:r w:rsidRPr="00A10336">
        <w:rPr>
          <w:rStyle w:val="30"/>
          <w:rFonts w:hint="cs"/>
          <w:rtl/>
        </w:rPr>
        <w:t>בישובן</w:t>
      </w:r>
      <w:r w:rsidRPr="000528DA">
        <w:rPr>
          <w:rFonts w:hint="cs"/>
          <w:rtl/>
        </w:rPr>
        <w:t xml:space="preserve">- </w:t>
      </w:r>
      <w:r w:rsidRPr="000528DA">
        <w:rPr>
          <w:rStyle w:val="ad"/>
          <w:rFonts w:hint="cs"/>
          <w:rtl/>
        </w:rPr>
        <w:t>בית גאים יסח ה'</w:t>
      </w:r>
      <w:r w:rsidRPr="000528DA">
        <w:rPr>
          <w:rFonts w:hint="cs"/>
          <w:rtl/>
        </w:rPr>
        <w:t xml:space="preserve">, </w:t>
      </w:r>
      <w:r w:rsidRPr="00A10336">
        <w:rPr>
          <w:rStyle w:val="30"/>
          <w:rFonts w:hint="cs"/>
          <w:rtl/>
        </w:rPr>
        <w:t>בחורבנן</w:t>
      </w:r>
      <w:r w:rsidRPr="000528DA">
        <w:rPr>
          <w:rFonts w:hint="cs"/>
          <w:rtl/>
        </w:rPr>
        <w:t xml:space="preserve">- </w:t>
      </w:r>
      <w:r w:rsidRPr="000528DA">
        <w:rPr>
          <w:rStyle w:val="ad"/>
          <w:rFonts w:hint="cs"/>
          <w:rtl/>
        </w:rPr>
        <w:t>אל נקמות ה'</w:t>
      </w:r>
      <w:r w:rsidRPr="000528DA">
        <w:rPr>
          <w:rFonts w:hint="cs"/>
          <w:rtl/>
        </w:rPr>
        <w:t xml:space="preserve">, </w:t>
      </w:r>
    </w:p>
    <w:p w14:paraId="7B99C773" w14:textId="7037C525" w:rsidR="00A24328" w:rsidRDefault="000B38D1" w:rsidP="009A59D1">
      <w:pPr>
        <w:pStyle w:val="38"/>
        <w:framePr w:wrap="notBeside"/>
        <w:rPr>
          <w:rtl/>
        </w:rPr>
      </w:pPr>
      <w:r w:rsidRPr="00660D7A">
        <w:rPr>
          <w:rFonts w:hint="cs"/>
          <w:rtl/>
        </w:rPr>
        <w:t>ר</w:t>
      </w:r>
      <w:r w:rsidRPr="00660D7A">
        <w:rPr>
          <w:rtl/>
        </w:rPr>
        <w:t>"</w:t>
      </w:r>
      <w:r w:rsidRPr="00660D7A">
        <w:rPr>
          <w:rFonts w:hint="cs"/>
          <w:rtl/>
        </w:rPr>
        <w:t>ח</w:t>
      </w:r>
      <w:r w:rsidR="009B14FE">
        <w:rPr>
          <w:rFonts w:hint="cs"/>
          <w:rtl/>
        </w:rPr>
        <w:t>:</w:t>
      </w:r>
    </w:p>
    <w:p w14:paraId="40AA6A02" w14:textId="674C77B8" w:rsidR="00DB67BB" w:rsidRPr="000528DA" w:rsidRDefault="000B38D1" w:rsidP="000528DA">
      <w:pPr>
        <w:rPr>
          <w:rtl/>
        </w:rPr>
      </w:pPr>
      <w:r w:rsidRPr="000528DA">
        <w:rPr>
          <w:rFonts w:hint="cs"/>
          <w:rtl/>
        </w:rPr>
        <w:t xml:space="preserve">נאנח, אנחה שוברת חצי או כל גופו של אדם, </w:t>
      </w:r>
      <w:r w:rsidRPr="00A10336">
        <w:rPr>
          <w:rStyle w:val="30"/>
          <w:rFonts w:hint="cs"/>
          <w:rtl/>
        </w:rPr>
        <w:t>והשיבו</w:t>
      </w:r>
      <w:r w:rsidRPr="000528DA">
        <w:rPr>
          <w:rFonts w:hint="cs"/>
          <w:rtl/>
        </w:rPr>
        <w:t>- דבית שהיו בו ס' אופין ביום וס' בלילה, ולא הוציא ידו מכיסו שמא יבוא עני ליתן לו, ופתוח לד' רוחות השמים, וכל רעב שבע</w:t>
      </w:r>
      <w:r w:rsidR="00C678DD" w:rsidRPr="000528DA">
        <w:rPr>
          <w:rFonts w:hint="cs"/>
          <w:rtl/>
        </w:rPr>
        <w:t>, וזורקים חיטי ושערי בבצורת לחוץ</w:t>
      </w:r>
      <w:r w:rsidRPr="000528DA">
        <w:rPr>
          <w:rFonts w:hint="cs"/>
          <w:rtl/>
        </w:rPr>
        <w:t xml:space="preserve"> שהמתבייש ליקח ביום יקח בלילה, ועכשיו נחרב ולא אתאנח. </w:t>
      </w:r>
    </w:p>
    <w:p w14:paraId="7D75CA10" w14:textId="77777777" w:rsidR="00A24328" w:rsidRDefault="000B38D1" w:rsidP="009A59D1">
      <w:pPr>
        <w:pStyle w:val="38"/>
        <w:framePr w:wrap="notBeside"/>
        <w:rPr>
          <w:rtl/>
        </w:rPr>
      </w:pPr>
      <w:r w:rsidRPr="00660D7A">
        <w:rPr>
          <w:rFonts w:hint="cs"/>
          <w:rtl/>
        </w:rPr>
        <w:t>וא</w:t>
      </w:r>
      <w:r w:rsidRPr="00660D7A">
        <w:rPr>
          <w:rtl/>
        </w:rPr>
        <w:t>"</w:t>
      </w:r>
      <w:r w:rsidRPr="00660D7A">
        <w:rPr>
          <w:rFonts w:hint="cs"/>
          <w:rtl/>
        </w:rPr>
        <w:t>ל</w:t>
      </w:r>
      <w:r w:rsidR="00A24328">
        <w:rPr>
          <w:rtl/>
        </w:rPr>
        <w:t>:</w:t>
      </w:r>
    </w:p>
    <w:p w14:paraId="64B1A75D" w14:textId="55857F69" w:rsidR="000B38D1" w:rsidRPr="000528DA" w:rsidRDefault="00DB67BB" w:rsidP="000528DA">
      <w:pPr>
        <w:rPr>
          <w:rtl/>
        </w:rPr>
      </w:pPr>
      <w:r w:rsidRPr="000528DA">
        <w:rPr>
          <w:rFonts w:hint="cs"/>
          <w:rtl/>
        </w:rPr>
        <w:t>ש</w:t>
      </w:r>
      <w:r w:rsidR="000B38D1" w:rsidRPr="000528DA">
        <w:rPr>
          <w:rFonts w:hint="cs"/>
          <w:rtl/>
        </w:rPr>
        <w:t>מיום שחרב ביהמ</w:t>
      </w:r>
      <w:r w:rsidR="000B38D1" w:rsidRPr="000528DA">
        <w:rPr>
          <w:rtl/>
        </w:rPr>
        <w:t>"</w:t>
      </w:r>
      <w:r w:rsidR="000B38D1" w:rsidRPr="000528DA">
        <w:rPr>
          <w:rFonts w:hint="cs"/>
          <w:rtl/>
        </w:rPr>
        <w:t>ק נגזרה על בתיהן של צדיקים, ועתיד הקב</w:t>
      </w:r>
      <w:r w:rsidR="000B38D1" w:rsidRPr="000528DA">
        <w:rPr>
          <w:rtl/>
        </w:rPr>
        <w:t>"</w:t>
      </w:r>
      <w:r w:rsidR="000B38D1" w:rsidRPr="000528DA">
        <w:rPr>
          <w:rFonts w:hint="cs"/>
          <w:rtl/>
        </w:rPr>
        <w:t xml:space="preserve">ה להחזירן ליישובן, - אף בתיהם של צדיקים, וכשראה שלא מתיישבת דעתו </w:t>
      </w:r>
      <w:r w:rsidR="000B38D1" w:rsidRPr="00E34F28">
        <w:rPr>
          <w:rStyle w:val="afffff9"/>
          <w:rFonts w:hint="cs"/>
          <w:rtl/>
        </w:rPr>
        <w:t>א</w:t>
      </w:r>
      <w:r w:rsidR="000B38D1" w:rsidRPr="00E34F28">
        <w:rPr>
          <w:rStyle w:val="afffff9"/>
          <w:rtl/>
        </w:rPr>
        <w:t>"</w:t>
      </w:r>
      <w:r w:rsidR="000B38D1" w:rsidRPr="00E34F28">
        <w:rPr>
          <w:rStyle w:val="afffff9"/>
          <w:rFonts w:hint="cs"/>
          <w:rtl/>
        </w:rPr>
        <w:t>ל</w:t>
      </w:r>
      <w:r w:rsidR="000B38D1" w:rsidRPr="000528DA">
        <w:rPr>
          <w:rFonts w:hint="cs"/>
          <w:rtl/>
        </w:rPr>
        <w:t xml:space="preserve"> דיו לעבד שיהא כרבו. </w:t>
      </w:r>
    </w:p>
    <w:p w14:paraId="0E6E966C" w14:textId="77777777" w:rsidR="00362A65" w:rsidRPr="00E34F28" w:rsidRDefault="006274EB" w:rsidP="00682BF2">
      <w:pPr>
        <w:pStyle w:val="afffff5"/>
        <w:rPr>
          <w:rtl/>
        </w:rPr>
      </w:pPr>
      <w:bookmarkStart w:id="2093" w:name="_Toc193636595"/>
      <w:bookmarkStart w:id="2094" w:name="_Toc216185193"/>
      <w:r w:rsidRPr="00A10336">
        <w:rPr>
          <w:rStyle w:val="30"/>
          <w:rFonts w:hint="cs"/>
          <w:rtl/>
        </w:rPr>
        <w:t>ה</w:t>
      </w:r>
      <w:r w:rsidR="000B38D1" w:rsidRPr="00A10336">
        <w:rPr>
          <w:rStyle w:val="30"/>
          <w:rFonts w:hint="cs"/>
          <w:rtl/>
        </w:rPr>
        <w:t>רואה קברי ישראל</w:t>
      </w:r>
      <w:bookmarkEnd w:id="2093"/>
      <w:bookmarkEnd w:id="2094"/>
      <w:r w:rsidR="000B38D1" w:rsidRPr="00FE3D07">
        <w:rPr>
          <w:rFonts w:hint="cs"/>
          <w:rtl/>
        </w:rPr>
        <w:t xml:space="preserve"> ברוך אשר יצר וזן וכלכל ואסף אתכם בדין ועתיד להקימכם בדין, ויודע מספר כולכם </w:t>
      </w:r>
      <w:r w:rsidR="000B38D1" w:rsidRPr="00054EE3">
        <w:rPr>
          <w:rFonts w:hint="cs"/>
          <w:rtl/>
        </w:rPr>
        <w:t xml:space="preserve">ועתיד להחיותכם ולקימכם- </w:t>
      </w:r>
      <w:r>
        <w:rPr>
          <w:rFonts w:hint="cs"/>
          <w:rtl/>
        </w:rPr>
        <w:t xml:space="preserve">בא"ה </w:t>
      </w:r>
      <w:r w:rsidR="000B38D1" w:rsidRPr="00054EE3">
        <w:rPr>
          <w:rFonts w:hint="cs"/>
          <w:rtl/>
        </w:rPr>
        <w:t xml:space="preserve">מחיה המתים, </w:t>
      </w:r>
    </w:p>
    <w:p w14:paraId="438D5579" w14:textId="77777777" w:rsidR="00362A65" w:rsidRPr="000528DA" w:rsidRDefault="000B38D1" w:rsidP="000528DA">
      <w:pPr>
        <w:rPr>
          <w:rtl/>
        </w:rPr>
      </w:pPr>
      <w:bookmarkStart w:id="2095" w:name="_Toc193636596"/>
      <w:bookmarkStart w:id="2096" w:name="_Toc216185194"/>
      <w:r w:rsidRPr="00A10336">
        <w:rPr>
          <w:rStyle w:val="30"/>
          <w:rFonts w:hint="cs"/>
          <w:rtl/>
        </w:rPr>
        <w:t>קברי נכרים</w:t>
      </w:r>
      <w:bookmarkEnd w:id="2095"/>
      <w:bookmarkEnd w:id="2096"/>
      <w:r w:rsidRPr="000528DA">
        <w:rPr>
          <w:rFonts w:hint="cs"/>
          <w:rtl/>
        </w:rPr>
        <w:t xml:space="preserve"> אומר </w:t>
      </w:r>
      <w:r w:rsidRPr="000528DA">
        <w:rPr>
          <w:rStyle w:val="ad"/>
          <w:rFonts w:hint="cs"/>
          <w:rtl/>
        </w:rPr>
        <w:t>בושה אמכם</w:t>
      </w:r>
      <w:r w:rsidR="006274EB" w:rsidRPr="000528DA">
        <w:rPr>
          <w:rStyle w:val="ad"/>
          <w:rFonts w:hint="cs"/>
          <w:rtl/>
        </w:rPr>
        <w:t xml:space="preserve"> וכו'</w:t>
      </w:r>
      <w:r w:rsidRPr="000528DA">
        <w:rPr>
          <w:rFonts w:hint="cs"/>
          <w:rtl/>
        </w:rPr>
        <w:t xml:space="preserve">, </w:t>
      </w:r>
    </w:p>
    <w:p w14:paraId="2014CB31" w14:textId="77777777" w:rsidR="006274EB" w:rsidRPr="000528DA" w:rsidRDefault="000B38D1" w:rsidP="000528DA">
      <w:pPr>
        <w:rPr>
          <w:rtl/>
        </w:rPr>
      </w:pPr>
      <w:bookmarkStart w:id="2097" w:name="_Toc193636597"/>
      <w:bookmarkStart w:id="2098" w:name="_Toc216185195"/>
      <w:r w:rsidRPr="00A10336">
        <w:rPr>
          <w:rStyle w:val="30"/>
          <w:rFonts w:hint="cs"/>
          <w:rtl/>
        </w:rPr>
        <w:lastRenderedPageBreak/>
        <w:t>חבירו לאחר ל'</w:t>
      </w:r>
      <w:bookmarkEnd w:id="2097"/>
      <w:bookmarkEnd w:id="2098"/>
      <w:r w:rsidRPr="000528DA">
        <w:rPr>
          <w:rFonts w:hint="cs"/>
          <w:rtl/>
        </w:rPr>
        <w:t xml:space="preserve"> ברוך שהחיינו הקיימנו והגיענו לזה</w:t>
      </w:r>
      <w:r w:rsidRPr="000528DA">
        <w:rPr>
          <w:rtl/>
        </w:rPr>
        <w:t>"</w:t>
      </w:r>
      <w:r w:rsidRPr="000528DA">
        <w:rPr>
          <w:rFonts w:hint="cs"/>
          <w:rtl/>
        </w:rPr>
        <w:t xml:space="preserve">ז, </w:t>
      </w:r>
      <w:r w:rsidRPr="00A10336">
        <w:rPr>
          <w:rStyle w:val="30"/>
          <w:rFonts w:hint="cs"/>
          <w:rtl/>
        </w:rPr>
        <w:t>לאחר י</w:t>
      </w:r>
      <w:r w:rsidRPr="00A10336">
        <w:rPr>
          <w:rStyle w:val="30"/>
          <w:rtl/>
        </w:rPr>
        <w:t>"</w:t>
      </w:r>
      <w:r w:rsidRPr="00A10336">
        <w:rPr>
          <w:rStyle w:val="30"/>
          <w:rFonts w:hint="cs"/>
          <w:rtl/>
        </w:rPr>
        <w:t>ב חודש</w:t>
      </w:r>
      <w:r w:rsidRPr="000528DA">
        <w:rPr>
          <w:rFonts w:hint="cs"/>
          <w:rtl/>
        </w:rPr>
        <w:t xml:space="preserve"> ברוך מחיה המתים, </w:t>
      </w:r>
    </w:p>
    <w:p w14:paraId="678F25F4" w14:textId="7431DE19" w:rsidR="00A24328" w:rsidRDefault="000B38D1" w:rsidP="009A59D1">
      <w:pPr>
        <w:pStyle w:val="38"/>
        <w:framePr w:wrap="notBeside"/>
        <w:rPr>
          <w:rtl/>
        </w:rPr>
      </w:pPr>
      <w:r w:rsidRPr="00660D7A">
        <w:rPr>
          <w:rFonts w:hint="cs"/>
          <w:rtl/>
        </w:rPr>
        <w:t>רב</w:t>
      </w:r>
      <w:r w:rsidR="009B14FE">
        <w:rPr>
          <w:rFonts w:hint="cs"/>
          <w:rtl/>
        </w:rPr>
        <w:t>:</w:t>
      </w:r>
    </w:p>
    <w:p w14:paraId="58C3CE2C" w14:textId="2AD5CFBC" w:rsidR="003D379A" w:rsidRPr="000528DA" w:rsidRDefault="000B38D1" w:rsidP="000528DA">
      <w:pPr>
        <w:rPr>
          <w:rtl/>
        </w:rPr>
      </w:pPr>
      <w:r w:rsidRPr="000528DA">
        <w:rPr>
          <w:rFonts w:hint="cs"/>
          <w:rtl/>
        </w:rPr>
        <w:t>אין המת משתכח מלב אלא לאחר י</w:t>
      </w:r>
      <w:r w:rsidRPr="000528DA">
        <w:rPr>
          <w:rtl/>
        </w:rPr>
        <w:t>"</w:t>
      </w:r>
      <w:r w:rsidRPr="000528DA">
        <w:rPr>
          <w:rFonts w:hint="cs"/>
          <w:rtl/>
        </w:rPr>
        <w:t xml:space="preserve">ב חודש. </w:t>
      </w:r>
      <w:r w:rsidR="006274EB" w:rsidRPr="000528DA">
        <w:rPr>
          <w:rFonts w:hint="cs"/>
          <w:rtl/>
        </w:rPr>
        <w:t>מ'</w:t>
      </w:r>
      <w:r w:rsidR="006274EB" w:rsidRPr="000528DA">
        <w:rPr>
          <w:rStyle w:val="ad"/>
          <w:rFonts w:hint="cs"/>
          <w:rtl/>
        </w:rPr>
        <w:t>ככלי אובד'</w:t>
      </w:r>
    </w:p>
    <w:p w14:paraId="6C2A5C58" w14:textId="77777777" w:rsidR="00A24328" w:rsidRDefault="000B38D1" w:rsidP="009A59D1">
      <w:pPr>
        <w:pStyle w:val="38"/>
        <w:framePr w:wrap="notBeside"/>
        <w:rPr>
          <w:rtl/>
        </w:rPr>
      </w:pPr>
      <w:r w:rsidRPr="00660D7A">
        <w:rPr>
          <w:rFonts w:hint="cs"/>
          <w:rtl/>
        </w:rPr>
        <w:t>ר</w:t>
      </w:r>
      <w:r w:rsidRPr="00660D7A">
        <w:rPr>
          <w:rtl/>
        </w:rPr>
        <w:t>"</w:t>
      </w:r>
      <w:r w:rsidRPr="00660D7A">
        <w:rPr>
          <w:rFonts w:hint="cs"/>
          <w:rtl/>
        </w:rPr>
        <w:t>פ ור</w:t>
      </w:r>
      <w:r w:rsidRPr="00660D7A">
        <w:rPr>
          <w:rtl/>
        </w:rPr>
        <w:t>"</w:t>
      </w:r>
      <w:r w:rsidRPr="00660D7A">
        <w:rPr>
          <w:rFonts w:hint="cs"/>
          <w:rtl/>
        </w:rPr>
        <w:t>ה</w:t>
      </w:r>
      <w:r w:rsidR="00A24328">
        <w:rPr>
          <w:rtl/>
        </w:rPr>
        <w:t>:</w:t>
      </w:r>
    </w:p>
    <w:p w14:paraId="6AC950BD" w14:textId="79AFE67E" w:rsidR="003D379A" w:rsidRPr="000528DA" w:rsidRDefault="000B38D1" w:rsidP="00E51686">
      <w:pPr>
        <w:rPr>
          <w:rtl/>
        </w:rPr>
      </w:pPr>
      <w:r w:rsidRPr="000528DA">
        <w:rPr>
          <w:rFonts w:hint="cs"/>
          <w:rtl/>
        </w:rPr>
        <w:t xml:space="preserve">כשהלכו בירך עליו אשר חלק מחכמתו, ושהחיינו, והוא בירך עליו ג' גם חכם הרזים, נתן בו עינו ונפטר, </w:t>
      </w:r>
    </w:p>
    <w:p w14:paraId="482B4BEF" w14:textId="77777777" w:rsidR="00DB67BB" w:rsidRPr="00E34F28" w:rsidRDefault="000B38D1" w:rsidP="00682BF2">
      <w:pPr>
        <w:pStyle w:val="afffff5"/>
        <w:rPr>
          <w:rtl/>
        </w:rPr>
      </w:pPr>
      <w:bookmarkStart w:id="2099" w:name="_Toc193636598"/>
      <w:bookmarkStart w:id="2100" w:name="_Toc216185196"/>
      <w:r w:rsidRPr="00A10336">
        <w:rPr>
          <w:rStyle w:val="30"/>
          <w:rFonts w:hint="cs"/>
          <w:rtl/>
        </w:rPr>
        <w:t>הרואה הבהקנים</w:t>
      </w:r>
      <w:bookmarkEnd w:id="2099"/>
      <w:bookmarkEnd w:id="2100"/>
      <w:r w:rsidRPr="006274EB">
        <w:rPr>
          <w:rFonts w:hint="cs"/>
          <w:rtl/>
        </w:rPr>
        <w:t xml:space="preserve"> אומר ברוך משנה הבריות, </w:t>
      </w:r>
    </w:p>
    <w:p w14:paraId="400CF19B" w14:textId="77777777" w:rsidR="00704E52" w:rsidRPr="000528DA" w:rsidRDefault="000B38D1" w:rsidP="000528DA">
      <w:pPr>
        <w:rPr>
          <w:rtl/>
        </w:rPr>
      </w:pPr>
      <w:bookmarkStart w:id="2101" w:name="_Toc193636599"/>
      <w:bookmarkStart w:id="2102" w:name="_Toc216185197"/>
      <w:r w:rsidRPr="00A10336">
        <w:rPr>
          <w:rStyle w:val="30"/>
          <w:rFonts w:hint="cs"/>
          <w:rtl/>
        </w:rPr>
        <w:t>כושי</w:t>
      </w:r>
      <w:bookmarkEnd w:id="2101"/>
      <w:bookmarkEnd w:id="2102"/>
      <w:r w:rsidRPr="000528DA">
        <w:rPr>
          <w:rFonts w:hint="cs"/>
          <w:rtl/>
        </w:rPr>
        <w:t xml:space="preserve"> גיחור לווקן קפח ננס דרניקוס </w:t>
      </w:r>
      <w:r w:rsidRPr="000528DA">
        <w:rPr>
          <w:rtl/>
        </w:rPr>
        <w:t>–</w:t>
      </w:r>
      <w:r w:rsidRPr="000528DA">
        <w:rPr>
          <w:rFonts w:hint="cs"/>
          <w:rtl/>
        </w:rPr>
        <w:t xml:space="preserve"> ברוך משנה הבריות,</w:t>
      </w:r>
    </w:p>
    <w:p w14:paraId="4B9DA2B9" w14:textId="77777777" w:rsidR="00704E52" w:rsidRPr="000528DA" w:rsidRDefault="000B38D1" w:rsidP="000528DA">
      <w:pPr>
        <w:rPr>
          <w:rtl/>
        </w:rPr>
      </w:pPr>
      <w:bookmarkStart w:id="2103" w:name="_Toc193636600"/>
      <w:bookmarkStart w:id="2104" w:name="_Toc216185198"/>
      <w:r w:rsidRPr="00A10336">
        <w:rPr>
          <w:rStyle w:val="30"/>
          <w:rFonts w:hint="cs"/>
          <w:rtl/>
        </w:rPr>
        <w:t>קטע</w:t>
      </w:r>
      <w:bookmarkEnd w:id="2103"/>
      <w:bookmarkEnd w:id="2104"/>
      <w:r w:rsidRPr="000528DA">
        <w:rPr>
          <w:rFonts w:hint="cs"/>
          <w:rtl/>
        </w:rPr>
        <w:t xml:space="preserve"> סומא דבוק ראש חגר </w:t>
      </w:r>
      <w:r w:rsidRPr="00A10336">
        <w:rPr>
          <w:rStyle w:val="30"/>
          <w:rFonts w:hint="cs"/>
          <w:rtl/>
        </w:rPr>
        <w:t>מוכה שחין</w:t>
      </w:r>
      <w:r w:rsidRPr="000528DA">
        <w:rPr>
          <w:rFonts w:hint="cs"/>
          <w:rtl/>
        </w:rPr>
        <w:t xml:space="preserve"> בהקנים אומר ברוך דיין אמת </w:t>
      </w:r>
      <w:r w:rsidRPr="000528DA">
        <w:rPr>
          <w:rtl/>
        </w:rPr>
        <w:t>–</w:t>
      </w:r>
      <w:r w:rsidRPr="000528DA">
        <w:rPr>
          <w:rFonts w:hint="cs"/>
          <w:rtl/>
        </w:rPr>
        <w:t xml:space="preserve"> אחר שנולד מכן משמע דומא דקטע, </w:t>
      </w:r>
    </w:p>
    <w:p w14:paraId="79785DC2" w14:textId="77777777" w:rsidR="007603D8" w:rsidRPr="000528DA" w:rsidRDefault="000B38D1" w:rsidP="000528DA">
      <w:pPr>
        <w:rPr>
          <w:rtl/>
        </w:rPr>
      </w:pPr>
      <w:r w:rsidRPr="000528DA">
        <w:rPr>
          <w:rFonts w:hint="cs"/>
          <w:rtl/>
        </w:rPr>
        <w:t xml:space="preserve">רואה </w:t>
      </w:r>
      <w:r w:rsidRPr="00A10336">
        <w:rPr>
          <w:rStyle w:val="30"/>
          <w:rFonts w:hint="cs"/>
          <w:rtl/>
        </w:rPr>
        <w:t>פיל</w:t>
      </w:r>
      <w:r w:rsidRPr="000528DA">
        <w:rPr>
          <w:rFonts w:hint="cs"/>
          <w:rtl/>
        </w:rPr>
        <w:t xml:space="preserve"> קוף קפוף </w:t>
      </w:r>
      <w:r w:rsidR="006274EB" w:rsidRPr="000528DA">
        <w:rPr>
          <w:rFonts w:hint="cs"/>
          <w:rtl/>
        </w:rPr>
        <w:t>-</w:t>
      </w:r>
      <w:r w:rsidRPr="000528DA">
        <w:rPr>
          <w:rFonts w:hint="cs"/>
          <w:rtl/>
        </w:rPr>
        <w:t xml:space="preserve">ברוך משנה הבריות, </w:t>
      </w:r>
    </w:p>
    <w:p w14:paraId="19B1D16B" w14:textId="77777777" w:rsidR="003D379A" w:rsidRPr="000528DA" w:rsidRDefault="000B38D1" w:rsidP="000528DA">
      <w:pPr>
        <w:rPr>
          <w:rtl/>
        </w:rPr>
      </w:pPr>
      <w:bookmarkStart w:id="2105" w:name="_Toc193636601"/>
      <w:bookmarkStart w:id="2106" w:name="_Toc216185199"/>
      <w:r w:rsidRPr="00A10336">
        <w:rPr>
          <w:rStyle w:val="30"/>
          <w:rFonts w:hint="cs"/>
          <w:rtl/>
        </w:rPr>
        <w:t>בריות טובות</w:t>
      </w:r>
      <w:bookmarkEnd w:id="2105"/>
      <w:bookmarkEnd w:id="2106"/>
      <w:r w:rsidRPr="00A10336">
        <w:rPr>
          <w:rStyle w:val="30"/>
          <w:rFonts w:hint="cs"/>
          <w:rtl/>
        </w:rPr>
        <w:t xml:space="preserve"> </w:t>
      </w:r>
      <w:r w:rsidRPr="000528DA">
        <w:rPr>
          <w:rFonts w:hint="cs"/>
          <w:rtl/>
        </w:rPr>
        <w:t xml:space="preserve">ואילנות טובות- שככה לו בעולמו, </w:t>
      </w:r>
    </w:p>
    <w:p w14:paraId="55BBA5C0" w14:textId="77777777" w:rsidR="007603D8" w:rsidRPr="00E34F28" w:rsidRDefault="000B38D1" w:rsidP="00682BF2">
      <w:pPr>
        <w:pStyle w:val="afffff5"/>
        <w:rPr>
          <w:rtl/>
        </w:rPr>
      </w:pPr>
      <w:bookmarkStart w:id="2107" w:name="_Toc193636602"/>
      <w:bookmarkStart w:id="2108" w:name="_Toc216185200"/>
      <w:r w:rsidRPr="00A10336">
        <w:rPr>
          <w:rStyle w:val="30"/>
          <w:rFonts w:hint="cs"/>
          <w:rtl/>
        </w:rPr>
        <w:t>זיקין</w:t>
      </w:r>
      <w:bookmarkEnd w:id="2107"/>
      <w:bookmarkEnd w:id="2108"/>
      <w:r w:rsidRPr="00FE3D07">
        <w:rPr>
          <w:rFonts w:hint="cs"/>
          <w:rtl/>
        </w:rPr>
        <w:t xml:space="preserve"> </w:t>
      </w:r>
      <w:r w:rsidRPr="00FE3D07">
        <w:rPr>
          <w:rtl/>
        </w:rPr>
        <w:t>–</w:t>
      </w:r>
      <w:r w:rsidRPr="00FE3D07">
        <w:rPr>
          <w:rFonts w:hint="cs"/>
          <w:rtl/>
        </w:rPr>
        <w:t xml:space="preserve"> שביט, </w:t>
      </w:r>
      <w:r w:rsidRPr="00E34F28">
        <w:rPr>
          <w:rStyle w:val="afffff9"/>
          <w:rFonts w:hint="cs"/>
          <w:rtl/>
        </w:rPr>
        <w:t>שמואל</w:t>
      </w:r>
      <w:r w:rsidRPr="00FE3D07">
        <w:rPr>
          <w:rFonts w:hint="cs"/>
          <w:rtl/>
        </w:rPr>
        <w:t xml:space="preserve"> נהירין לו שבילי שמים כשבילי נהרדעא, חוץ משביט, גמירי שאינו עובר דרך כסיל,</w:t>
      </w:r>
      <w:r w:rsidRPr="006D3CF8">
        <w:rPr>
          <w:rStyle w:val="afffffb"/>
          <w:rFonts w:hint="cs"/>
          <w:b w:val="0"/>
          <w:bCs w:val="0"/>
          <w:rtl/>
        </w:rPr>
        <w:t xml:space="preserve"> </w:t>
      </w:r>
    </w:p>
    <w:p w14:paraId="294A8AC2" w14:textId="08DCB59D" w:rsidR="00A24328" w:rsidRDefault="000B38D1" w:rsidP="009A59D1">
      <w:pPr>
        <w:pStyle w:val="38"/>
        <w:framePr w:wrap="notBeside"/>
        <w:rPr>
          <w:rtl/>
        </w:rPr>
      </w:pPr>
      <w:r w:rsidRPr="00660D7A">
        <w:rPr>
          <w:rFonts w:hint="cs"/>
          <w:rtl/>
        </w:rPr>
        <w:t>א</w:t>
      </w:r>
      <w:r w:rsidR="009B14FE">
        <w:rPr>
          <w:rFonts w:hint="cs"/>
          <w:rtl/>
        </w:rPr>
        <w:t>.</w:t>
      </w:r>
    </w:p>
    <w:p w14:paraId="1AD29337" w14:textId="30257D74" w:rsidR="003D379A" w:rsidRPr="000528DA" w:rsidRDefault="000B38D1" w:rsidP="000528DA">
      <w:pPr>
        <w:rPr>
          <w:rtl/>
        </w:rPr>
      </w:pPr>
      <w:r w:rsidRPr="000528DA">
        <w:rPr>
          <w:rFonts w:hint="cs"/>
          <w:rtl/>
        </w:rPr>
        <w:t>ורק נראה בזנבו שעובר,</w:t>
      </w:r>
      <w:r w:rsidRPr="00A10336">
        <w:rPr>
          <w:rStyle w:val="30"/>
          <w:rFonts w:hint="cs"/>
          <w:rtl/>
        </w:rPr>
        <w:t xml:space="preserve"> </w:t>
      </w:r>
      <w:r w:rsidRPr="006D3CF8">
        <w:rPr>
          <w:rStyle w:val="afffffb"/>
          <w:rFonts w:hint="cs"/>
          <w:b w:val="0"/>
          <w:bCs w:val="0"/>
          <w:rtl/>
        </w:rPr>
        <w:t>ב.</w:t>
      </w:r>
      <w:r w:rsidRPr="000528DA">
        <w:rPr>
          <w:rFonts w:hint="cs"/>
          <w:rtl/>
        </w:rPr>
        <w:t xml:space="preserve"> וילון נקרע ונראה אור הרקיע,</w:t>
      </w:r>
      <w:r w:rsidRPr="00A10336">
        <w:rPr>
          <w:rStyle w:val="30"/>
          <w:rFonts w:hint="cs"/>
          <w:rtl/>
        </w:rPr>
        <w:t xml:space="preserve"> </w:t>
      </w:r>
    </w:p>
    <w:p w14:paraId="173D9F38" w14:textId="493E08DB" w:rsidR="00A24328" w:rsidRDefault="000B38D1" w:rsidP="009A59D1">
      <w:pPr>
        <w:pStyle w:val="38"/>
        <w:framePr w:wrap="notBeside"/>
        <w:rPr>
          <w:rtl/>
        </w:rPr>
      </w:pPr>
      <w:r w:rsidRPr="00660D7A">
        <w:rPr>
          <w:rFonts w:hint="cs"/>
          <w:rtl/>
        </w:rPr>
        <w:t>ג</w:t>
      </w:r>
      <w:r w:rsidR="009B14FE">
        <w:rPr>
          <w:rFonts w:hint="cs"/>
          <w:rtl/>
        </w:rPr>
        <w:t>.</w:t>
      </w:r>
    </w:p>
    <w:p w14:paraId="1B665E01" w14:textId="2BB9F01F" w:rsidR="003D379A" w:rsidRPr="000528DA" w:rsidRDefault="000B38D1" w:rsidP="000528DA">
      <w:pPr>
        <w:rPr>
          <w:rtl/>
        </w:rPr>
      </w:pPr>
      <w:r w:rsidRPr="000528DA">
        <w:rPr>
          <w:rFonts w:hint="cs"/>
          <w:rtl/>
        </w:rPr>
        <w:t xml:space="preserve">כוכב אחד שיצא מצד כסיל ורואה חבירו מאידך ונרתע ויוצא מצידו ונראה כאילו עבר אותו הכוכב מצד לצד. </w:t>
      </w:r>
    </w:p>
    <w:p w14:paraId="4131089B" w14:textId="77777777" w:rsidR="003D379A" w:rsidRPr="000528DA" w:rsidRDefault="000B38D1" w:rsidP="000528DA">
      <w:pPr>
        <w:rPr>
          <w:rtl/>
        </w:rPr>
      </w:pPr>
      <w:r w:rsidRPr="000528DA">
        <w:rPr>
          <w:rFonts w:hint="cs"/>
          <w:rtl/>
        </w:rPr>
        <w:t xml:space="preserve">אלמלא חמה של כסיל לא נתקיים עולם מצינה של כימה, ואלמלא צינת כימה לא נתקיים עולם מחמת כסיל, וגמירי אילו' עוקץ דעקרב המונח בנהר דינור כל הנעקץ מעקרב לא חי, </w:t>
      </w:r>
    </w:p>
    <w:p w14:paraId="1123FDA6" w14:textId="77777777" w:rsidR="003D379A" w:rsidRPr="000528DA" w:rsidRDefault="000B38D1" w:rsidP="00E51686">
      <w:pPr>
        <w:spacing w:after="60"/>
        <w:rPr>
          <w:rtl/>
        </w:rPr>
      </w:pPr>
      <w:r w:rsidRPr="000528DA">
        <w:rPr>
          <w:rFonts w:hint="cs"/>
          <w:rtl/>
        </w:rPr>
        <w:t xml:space="preserve">וזהו שאמר איוב, </w:t>
      </w:r>
      <w:r w:rsidRPr="00A10336">
        <w:rPr>
          <w:rStyle w:val="30"/>
          <w:rFonts w:hint="cs"/>
          <w:rtl/>
        </w:rPr>
        <w:t>כימה</w:t>
      </w:r>
      <w:r w:rsidRPr="000528DA">
        <w:rPr>
          <w:rFonts w:hint="cs"/>
          <w:rtl/>
        </w:rPr>
        <w:t xml:space="preserve"> כמאה כוכבים מפוזרים או מכונסים, עש- יותא, מסתבר כזנב טלה </w:t>
      </w:r>
      <w:r w:rsidRPr="000528DA">
        <w:rPr>
          <w:rStyle w:val="affffff7"/>
          <w:rFonts w:hint="cs"/>
          <w:rtl/>
        </w:rPr>
        <w:t>[ולא כמ</w:t>
      </w:r>
      <w:r w:rsidRPr="000528DA">
        <w:rPr>
          <w:rStyle w:val="affffff7"/>
          <w:rtl/>
        </w:rPr>
        <w:t>"</w:t>
      </w:r>
      <w:r w:rsidRPr="000528DA">
        <w:rPr>
          <w:rStyle w:val="affffff7"/>
          <w:rFonts w:hint="cs"/>
          <w:rtl/>
        </w:rPr>
        <w:t>ד ראש עגל]</w:t>
      </w:r>
      <w:r w:rsidRPr="000528DA">
        <w:rPr>
          <w:rFonts w:hint="cs"/>
          <w:rtl/>
        </w:rPr>
        <w:t xml:space="preserve"> שמשמע דחסרה ונראה כמכת קורנס, </w:t>
      </w:r>
    </w:p>
    <w:p w14:paraId="2CC68CE4" w14:textId="77777777" w:rsidR="000B38D1" w:rsidRPr="000528DA" w:rsidRDefault="000B38D1" w:rsidP="00E51686">
      <w:pPr>
        <w:spacing w:after="60"/>
        <w:rPr>
          <w:rtl/>
        </w:rPr>
      </w:pPr>
      <w:bookmarkStart w:id="2109" w:name="_Toc193636603"/>
      <w:bookmarkStart w:id="2110" w:name="_Toc216185201"/>
      <w:r w:rsidRPr="00A10336">
        <w:rPr>
          <w:rStyle w:val="30"/>
          <w:rFonts w:hint="cs"/>
          <w:rtl/>
        </w:rPr>
        <w:t>עש הולכת אחר זנב הכימה</w:t>
      </w:r>
      <w:bookmarkEnd w:id="2109"/>
      <w:bookmarkEnd w:id="2110"/>
      <w:r w:rsidRPr="000528DA">
        <w:rPr>
          <w:rFonts w:hint="cs"/>
          <w:rtl/>
        </w:rPr>
        <w:t xml:space="preserve"> שמבקשת ב' כוכבים שניטלו ממנה לסתום ב' כוכבי כימה שניטלו ממנה למבול, ולא השיבם </w:t>
      </w:r>
      <w:r w:rsidR="006274EB" w:rsidRPr="000528DA">
        <w:rPr>
          <w:rFonts w:hint="cs"/>
          <w:rtl/>
        </w:rPr>
        <w:t>דאין הבור מתמלא מחוליתו, ואין ק</w:t>
      </w:r>
      <w:r w:rsidRPr="000528DA">
        <w:rPr>
          <w:rFonts w:hint="cs"/>
          <w:rtl/>
        </w:rPr>
        <w:t xml:space="preserve">טגור נעשה סניגור, ולא ברא חדש שאין חדש תחת השמש, ועתיד להחזירן לה, </w:t>
      </w:r>
    </w:p>
    <w:p w14:paraId="5817DA86" w14:textId="77777777" w:rsidR="003D379A" w:rsidRPr="00E34F28" w:rsidRDefault="000B38D1" w:rsidP="00EC0DC4">
      <w:pPr>
        <w:pStyle w:val="af2"/>
        <w:framePr w:wrap="around"/>
        <w:rPr>
          <w:rtl/>
        </w:rPr>
      </w:pPr>
      <w:r w:rsidRPr="00FE3D07">
        <w:rPr>
          <w:rFonts w:hint="cs"/>
          <w:rtl/>
        </w:rPr>
        <w:t xml:space="preserve">נט. </w:t>
      </w:r>
    </w:p>
    <w:p w14:paraId="26271C66" w14:textId="5D005A57" w:rsidR="006274EB" w:rsidRPr="00F95182" w:rsidRDefault="000B38D1" w:rsidP="00E51686">
      <w:pPr>
        <w:pStyle w:val="afffff5"/>
        <w:spacing w:before="0" w:after="60"/>
        <w:rPr>
          <w:spacing w:val="-2"/>
          <w:rtl/>
        </w:rPr>
      </w:pPr>
      <w:bookmarkStart w:id="2111" w:name="_Toc193636604"/>
      <w:bookmarkStart w:id="2112" w:name="_Toc216185202"/>
      <w:r w:rsidRPr="00A10336">
        <w:rPr>
          <w:rStyle w:val="30"/>
          <w:rFonts w:hint="cs"/>
          <w:rtl/>
        </w:rPr>
        <w:t>על רעידת אדמה</w:t>
      </w:r>
      <w:bookmarkEnd w:id="2111"/>
      <w:bookmarkEnd w:id="2112"/>
      <w:r w:rsidRPr="00FE3D07">
        <w:rPr>
          <w:rFonts w:hint="cs"/>
          <w:rtl/>
        </w:rPr>
        <w:t>,</w:t>
      </w:r>
      <w:r w:rsidRPr="006D3CF8">
        <w:rPr>
          <w:rStyle w:val="afffffb"/>
          <w:rFonts w:hint="cs"/>
          <w:b w:val="0"/>
          <w:bCs w:val="0"/>
          <w:rtl/>
        </w:rPr>
        <w:t xml:space="preserve"> א.</w:t>
      </w:r>
      <w:r w:rsidRPr="00FE3D07">
        <w:rPr>
          <w:rFonts w:hint="cs"/>
          <w:rtl/>
        </w:rPr>
        <w:t xml:space="preserve"> בגלל ב' דמעות שהקב</w:t>
      </w:r>
      <w:r w:rsidRPr="00FE3D07">
        <w:rPr>
          <w:rtl/>
        </w:rPr>
        <w:t>"</w:t>
      </w:r>
      <w:r w:rsidRPr="00FE3D07">
        <w:rPr>
          <w:rFonts w:hint="cs"/>
          <w:rtl/>
        </w:rPr>
        <w:t>ה מוריד</w:t>
      </w:r>
      <w:r w:rsidR="003D379A">
        <w:rPr>
          <w:rFonts w:hint="cs"/>
          <w:rtl/>
        </w:rPr>
        <w:t xml:space="preserve"> </w:t>
      </w:r>
      <w:r w:rsidRPr="00F95182">
        <w:rPr>
          <w:rStyle w:val="affffff7"/>
          <w:rFonts w:hint="cs"/>
          <w:spacing w:val="-4"/>
          <w:rtl/>
        </w:rPr>
        <w:t>מעשה דבעל אוב ור'ק</w:t>
      </w:r>
      <w:r w:rsidRPr="00F95182">
        <w:rPr>
          <w:rStyle w:val="afffffb"/>
          <w:rFonts w:hint="cs"/>
          <w:b w:val="0"/>
          <w:bCs w:val="0"/>
          <w:spacing w:val="-2"/>
          <w:rtl/>
        </w:rPr>
        <w:t xml:space="preserve"> ב.</w:t>
      </w:r>
      <w:r w:rsidRPr="00F95182">
        <w:rPr>
          <w:rFonts w:hint="cs"/>
          <w:spacing w:val="-2"/>
          <w:rtl/>
        </w:rPr>
        <w:t xml:space="preserve"> סופק כפיו,</w:t>
      </w:r>
      <w:r w:rsidRPr="00F95182">
        <w:rPr>
          <w:rStyle w:val="afffffb"/>
          <w:rFonts w:hint="cs"/>
          <w:b w:val="0"/>
          <w:bCs w:val="0"/>
          <w:spacing w:val="-2"/>
          <w:rtl/>
        </w:rPr>
        <w:t xml:space="preserve"> ג.</w:t>
      </w:r>
      <w:r w:rsidRPr="00F95182">
        <w:rPr>
          <w:rFonts w:hint="cs"/>
          <w:spacing w:val="-2"/>
          <w:rtl/>
        </w:rPr>
        <w:t xml:space="preserve"> אנחה,</w:t>
      </w:r>
      <w:r w:rsidRPr="00F95182">
        <w:rPr>
          <w:rStyle w:val="afffffb"/>
          <w:rFonts w:hint="cs"/>
          <w:b w:val="0"/>
          <w:bCs w:val="0"/>
          <w:spacing w:val="-2"/>
          <w:rtl/>
        </w:rPr>
        <w:t xml:space="preserve"> ד.</w:t>
      </w:r>
      <w:r w:rsidRPr="00F95182">
        <w:rPr>
          <w:rFonts w:hint="cs"/>
          <w:spacing w:val="-2"/>
          <w:rtl/>
        </w:rPr>
        <w:t xml:space="preserve"> בועט,</w:t>
      </w:r>
      <w:r w:rsidRPr="00F95182">
        <w:rPr>
          <w:rStyle w:val="afffffb"/>
          <w:rFonts w:hint="cs"/>
          <w:b w:val="0"/>
          <w:bCs w:val="0"/>
          <w:spacing w:val="-2"/>
          <w:rtl/>
        </w:rPr>
        <w:t xml:space="preserve"> ה.</w:t>
      </w:r>
      <w:r w:rsidRPr="00F95182">
        <w:rPr>
          <w:rFonts w:hint="cs"/>
          <w:spacing w:val="-2"/>
          <w:rtl/>
        </w:rPr>
        <w:t xml:space="preserve"> דוחק רגליו תחת כסא הכבוד. </w:t>
      </w:r>
    </w:p>
    <w:p w14:paraId="4579471A" w14:textId="77777777" w:rsidR="000B38D1" w:rsidRPr="000528DA" w:rsidRDefault="000B38D1" w:rsidP="00E51686">
      <w:pPr>
        <w:spacing w:after="60"/>
        <w:rPr>
          <w:rtl/>
        </w:rPr>
      </w:pPr>
      <w:bookmarkStart w:id="2113" w:name="_Toc193636605"/>
      <w:bookmarkStart w:id="2114" w:name="_Toc216185203"/>
      <w:r w:rsidRPr="00A10336">
        <w:rPr>
          <w:rStyle w:val="30"/>
          <w:rFonts w:hint="cs"/>
          <w:rtl/>
        </w:rPr>
        <w:lastRenderedPageBreak/>
        <w:t>רעמים המתחככים</w:t>
      </w:r>
      <w:bookmarkEnd w:id="2113"/>
      <w:bookmarkEnd w:id="2114"/>
      <w:r w:rsidRPr="000528DA">
        <w:rPr>
          <w:rFonts w:hint="cs"/>
          <w:rtl/>
        </w:rPr>
        <w:t>,</w:t>
      </w:r>
      <w:r w:rsidRPr="006D3CF8">
        <w:rPr>
          <w:rStyle w:val="afffffb"/>
          <w:rFonts w:hint="cs"/>
          <w:b w:val="0"/>
          <w:bCs w:val="0"/>
          <w:rtl/>
        </w:rPr>
        <w:t xml:space="preserve"> ב.</w:t>
      </w:r>
      <w:r w:rsidRPr="000528DA">
        <w:rPr>
          <w:rFonts w:hint="cs"/>
          <w:rtl/>
        </w:rPr>
        <w:t xml:space="preserve"> דשפכי מים להדדי,</w:t>
      </w:r>
      <w:r w:rsidRPr="006D3CF8">
        <w:rPr>
          <w:rStyle w:val="afffffb"/>
          <w:rFonts w:hint="cs"/>
          <w:b w:val="0"/>
          <w:bCs w:val="0"/>
          <w:rtl/>
        </w:rPr>
        <w:t xml:space="preserve"> ג.</w:t>
      </w:r>
      <w:r w:rsidRPr="000528DA">
        <w:rPr>
          <w:rFonts w:hint="cs"/>
          <w:rtl/>
        </w:rPr>
        <w:t xml:space="preserve"> ברק דבריק בהם,</w:t>
      </w:r>
      <w:r w:rsidRPr="006D3CF8">
        <w:rPr>
          <w:rStyle w:val="afffffb"/>
          <w:rFonts w:hint="cs"/>
          <w:b w:val="0"/>
          <w:bCs w:val="0"/>
          <w:rtl/>
        </w:rPr>
        <w:t xml:space="preserve"> ד.</w:t>
      </w:r>
      <w:r w:rsidRPr="000528DA">
        <w:rPr>
          <w:rFonts w:hint="cs"/>
          <w:rtl/>
        </w:rPr>
        <w:t xml:space="preserve"> חלולים ורוח מנשבת בהם- ו</w:t>
      </w:r>
      <w:r w:rsidR="009A2435" w:rsidRPr="000528DA">
        <w:rPr>
          <w:rFonts w:hint="cs"/>
          <w:rtl/>
        </w:rPr>
        <w:t>כך</w:t>
      </w:r>
      <w:r w:rsidRPr="000528DA">
        <w:rPr>
          <w:rFonts w:hint="cs"/>
          <w:rtl/>
        </w:rPr>
        <w:t xml:space="preserve"> מסתבר</w:t>
      </w:r>
      <w:r w:rsidR="00291D7F" w:rsidRPr="000528DA">
        <w:rPr>
          <w:rFonts w:hint="cs"/>
          <w:rtl/>
        </w:rPr>
        <w:t>.</w:t>
      </w:r>
      <w:r w:rsidRPr="000528DA">
        <w:rPr>
          <w:rFonts w:hint="cs"/>
          <w:rtl/>
        </w:rPr>
        <w:t xml:space="preserve"> </w:t>
      </w:r>
    </w:p>
    <w:p w14:paraId="58A98650" w14:textId="77777777" w:rsidR="003D379A" w:rsidRPr="000528DA" w:rsidRDefault="000B38D1" w:rsidP="00E51686">
      <w:pPr>
        <w:spacing w:after="60"/>
        <w:rPr>
          <w:rtl/>
        </w:rPr>
      </w:pPr>
      <w:bookmarkStart w:id="2115" w:name="_Toc193636606"/>
      <w:bookmarkStart w:id="2116" w:name="_Toc216185204"/>
      <w:r w:rsidRPr="00A10336">
        <w:rPr>
          <w:rStyle w:val="30"/>
          <w:rFonts w:hint="cs"/>
          <w:rtl/>
        </w:rPr>
        <w:t>רוחות</w:t>
      </w:r>
      <w:bookmarkEnd w:id="2115"/>
      <w:bookmarkEnd w:id="2116"/>
      <w:r w:rsidRPr="000528DA">
        <w:rPr>
          <w:rFonts w:hint="cs"/>
          <w:rtl/>
        </w:rPr>
        <w:t xml:space="preserve"> </w:t>
      </w:r>
      <w:r w:rsidRPr="000528DA">
        <w:rPr>
          <w:rtl/>
        </w:rPr>
        <w:t>–</w:t>
      </w:r>
      <w:r w:rsidRPr="000528DA">
        <w:rPr>
          <w:rFonts w:hint="cs"/>
          <w:rtl/>
        </w:rPr>
        <w:t xml:space="preserve"> סופה וגמרי דאין בלילה, ורק מתחילים ביום, סופה ב' שעות לא מתקיימת, ברקים,- ברק, יחיד, לבן, צהוב, </w:t>
      </w:r>
    </w:p>
    <w:p w14:paraId="7A928B0B" w14:textId="77777777" w:rsidR="003D379A" w:rsidRPr="00E34F28" w:rsidRDefault="000B38D1" w:rsidP="00E51686">
      <w:pPr>
        <w:pStyle w:val="afffff5"/>
        <w:spacing w:before="0" w:after="60"/>
        <w:rPr>
          <w:rtl/>
        </w:rPr>
      </w:pPr>
      <w:bookmarkStart w:id="2117" w:name="_Toc193636607"/>
      <w:bookmarkStart w:id="2118" w:name="_Toc216185205"/>
      <w:r w:rsidRPr="00A10336">
        <w:rPr>
          <w:rStyle w:val="30"/>
          <w:rFonts w:hint="cs"/>
          <w:rtl/>
        </w:rPr>
        <w:t>עננים העולים במערב</w:t>
      </w:r>
      <w:bookmarkEnd w:id="2117"/>
      <w:bookmarkEnd w:id="2118"/>
      <w:r w:rsidRPr="00FE3D07">
        <w:rPr>
          <w:rFonts w:hint="cs"/>
          <w:rtl/>
        </w:rPr>
        <w:t xml:space="preserve"> ובאים מדרום, וב' ענני דסלקן חד לקראת רעהו </w:t>
      </w:r>
      <w:r w:rsidRPr="00FE3D07">
        <w:rPr>
          <w:rtl/>
        </w:rPr>
        <w:t>–</w:t>
      </w:r>
      <w:r w:rsidRPr="00FE3D07">
        <w:rPr>
          <w:rFonts w:hint="cs"/>
          <w:rtl/>
        </w:rPr>
        <w:t xml:space="preserve"> כולן קשין ונפק</w:t>
      </w:r>
      <w:r w:rsidR="007B7D72">
        <w:rPr>
          <w:rFonts w:hint="cs"/>
          <w:rtl/>
        </w:rPr>
        <w:t>"</w:t>
      </w:r>
      <w:r w:rsidRPr="00FE3D07">
        <w:rPr>
          <w:rFonts w:hint="cs"/>
          <w:rtl/>
        </w:rPr>
        <w:t xml:space="preserve">מ לבקש רחמי, ודוקא בלילה דבבוקר אין בהם ממש, </w:t>
      </w:r>
    </w:p>
    <w:p w14:paraId="62ED18FC" w14:textId="77777777" w:rsidR="003D379A" w:rsidRPr="000528DA" w:rsidRDefault="000B38D1" w:rsidP="00E51686">
      <w:pPr>
        <w:spacing w:after="60"/>
        <w:rPr>
          <w:rtl/>
        </w:rPr>
      </w:pPr>
      <w:bookmarkStart w:id="2119" w:name="_Toc193636608"/>
      <w:bookmarkStart w:id="2120" w:name="_Toc216185206"/>
      <w:r w:rsidRPr="00A10336">
        <w:rPr>
          <w:rStyle w:val="30"/>
          <w:rFonts w:hint="cs"/>
          <w:rtl/>
        </w:rPr>
        <w:t>ענני בוקר</w:t>
      </w:r>
      <w:bookmarkEnd w:id="2119"/>
      <w:bookmarkEnd w:id="2120"/>
      <w:r w:rsidRPr="000528DA">
        <w:rPr>
          <w:rFonts w:hint="cs"/>
          <w:rtl/>
        </w:rPr>
        <w:t xml:space="preserve"> אין בהם ממש, לא למכור חיטים </w:t>
      </w:r>
      <w:r w:rsidRPr="000528DA">
        <w:rPr>
          <w:rtl/>
        </w:rPr>
        <w:t>–</w:t>
      </w:r>
      <w:r w:rsidRPr="000528DA">
        <w:rPr>
          <w:rFonts w:hint="cs"/>
          <w:rtl/>
        </w:rPr>
        <w:t xml:space="preserve"> בעננים קלים, </w:t>
      </w:r>
    </w:p>
    <w:p w14:paraId="3CE45C48" w14:textId="77777777" w:rsidR="000B38D1" w:rsidRPr="000528DA" w:rsidRDefault="000B38D1" w:rsidP="000528DA">
      <w:pPr>
        <w:rPr>
          <w:rtl/>
        </w:rPr>
      </w:pPr>
      <w:bookmarkStart w:id="2121" w:name="_Toc193636609"/>
      <w:bookmarkStart w:id="2122" w:name="_Toc216185207"/>
      <w:r w:rsidRPr="00A10336">
        <w:rPr>
          <w:rStyle w:val="30"/>
          <w:rFonts w:hint="cs"/>
          <w:rtl/>
        </w:rPr>
        <w:t>רעמים</w:t>
      </w:r>
      <w:bookmarkEnd w:id="2121"/>
      <w:bookmarkEnd w:id="2122"/>
      <w:r w:rsidRPr="000528DA">
        <w:rPr>
          <w:rFonts w:hint="cs"/>
          <w:rtl/>
        </w:rPr>
        <w:t xml:space="preserve"> לפשט עקמימות שבלב, </w:t>
      </w:r>
      <w:r w:rsidRPr="00A10336">
        <w:rPr>
          <w:rStyle w:val="30"/>
          <w:rFonts w:hint="cs"/>
          <w:rtl/>
        </w:rPr>
        <w:t>קשת בענן</w:t>
      </w:r>
      <w:r w:rsidRPr="000528DA">
        <w:rPr>
          <w:rFonts w:hint="cs"/>
          <w:rtl/>
        </w:rPr>
        <w:t xml:space="preserve"> צריך שיפול על פניו, </w:t>
      </w:r>
      <w:r w:rsidRPr="000528DA">
        <w:rPr>
          <w:rStyle w:val="affffff7"/>
          <w:rFonts w:hint="cs"/>
          <w:rtl/>
        </w:rPr>
        <w:t>[ובמערבא קללהו דנראה כמשתחווה לקשת]</w:t>
      </w:r>
      <w:r w:rsidRPr="000528DA">
        <w:rPr>
          <w:rFonts w:hint="cs"/>
          <w:rtl/>
        </w:rPr>
        <w:t xml:space="preserve"> ומברך </w:t>
      </w:r>
      <w:r w:rsidRPr="000528DA">
        <w:rPr>
          <w:rtl/>
        </w:rPr>
        <w:t>–</w:t>
      </w:r>
      <w:r w:rsidRPr="000528DA">
        <w:rPr>
          <w:rFonts w:hint="cs"/>
          <w:rtl/>
        </w:rPr>
        <w:t xml:space="preserve"> דזוכר הברית, נאמן בבריתו וקיים במאמרו, נימרא לתרוויהו, </w:t>
      </w:r>
    </w:p>
    <w:p w14:paraId="4ED9381C" w14:textId="77777777" w:rsidR="00E51686" w:rsidRPr="00E51686" w:rsidRDefault="000B38D1" w:rsidP="00470C2A">
      <w:pPr>
        <w:pStyle w:val="afffffe"/>
        <w:rPr>
          <w:rtl/>
        </w:rPr>
      </w:pPr>
      <w:ins w:id="9888" w:author="מספור קטעי משנה" w:date="2026-10-06T06:45:16Z">
        <w:r>
          <w:rPr>
            <w:rStyle w:val="MisparKeta"/>
          </w:rPr>
          <w:t xml:space="preserve">ה. </w:t>
        </w:r>
      </w:ins>
      <w:bookmarkStart w:id="2123" w:name="_Toc193636610"/>
      <w:bookmarkStart w:id="2124" w:name="_Toc216185208"/>
      <w:r w:rsidRPr="00E51686">
        <w:rPr>
          <w:rFonts w:hint="cs"/>
          <w:rtl/>
        </w:rPr>
        <w:t>הרים וגבעות</w:t>
      </w:r>
      <w:bookmarkEnd w:id="2123"/>
      <w:bookmarkEnd w:id="2124"/>
      <w:r w:rsidRPr="00E51686">
        <w:rPr>
          <w:rFonts w:hint="cs"/>
          <w:rtl/>
        </w:rPr>
        <w:t xml:space="preserve"> </w:t>
      </w:r>
    </w:p>
    <w:p w14:paraId="739F8977" w14:textId="0A6082D2" w:rsidR="00A24328" w:rsidRDefault="007603D8" w:rsidP="009A59D1">
      <w:pPr>
        <w:pStyle w:val="38"/>
        <w:framePr w:wrap="notBeside"/>
        <w:rPr>
          <w:rtl/>
        </w:rPr>
      </w:pPr>
      <w:r w:rsidRPr="00660D7A">
        <w:rPr>
          <w:rFonts w:hint="cs"/>
          <w:rtl/>
        </w:rPr>
        <w:t>א</w:t>
      </w:r>
      <w:r w:rsidR="009B14FE">
        <w:rPr>
          <w:rFonts w:hint="cs"/>
          <w:rtl/>
        </w:rPr>
        <w:t>.</w:t>
      </w:r>
    </w:p>
    <w:p w14:paraId="5E19D1DC" w14:textId="3211E589" w:rsidR="00F64167" w:rsidRDefault="000B38D1" w:rsidP="00E51686">
      <w:pPr>
        <w:pStyle w:val="afffff5"/>
        <w:spacing w:before="0"/>
        <w:rPr>
          <w:rtl/>
        </w:rPr>
      </w:pPr>
      <w:r w:rsidRPr="00FE3D07">
        <w:rPr>
          <w:rFonts w:hint="cs"/>
          <w:rtl/>
        </w:rPr>
        <w:t xml:space="preserve">מעשה בראשית, </w:t>
      </w:r>
      <w:r w:rsidRPr="00E34F28">
        <w:rPr>
          <w:rStyle w:val="afffff9"/>
          <w:rFonts w:hint="cs"/>
          <w:rtl/>
        </w:rPr>
        <w:t>אביי</w:t>
      </w:r>
      <w:r w:rsidRPr="00FE3D07">
        <w:rPr>
          <w:rFonts w:hint="cs"/>
          <w:rtl/>
        </w:rPr>
        <w:t>- כרוך ותני,</w:t>
      </w:r>
      <w:r w:rsidRPr="006D3CF8">
        <w:rPr>
          <w:rStyle w:val="afffffb"/>
          <w:rFonts w:hint="cs"/>
          <w:b w:val="0"/>
          <w:bCs w:val="0"/>
          <w:rtl/>
        </w:rPr>
        <w:t xml:space="preserve"> </w:t>
      </w:r>
    </w:p>
    <w:p w14:paraId="4E315EB2" w14:textId="1DE9C20F" w:rsidR="00A24328" w:rsidRDefault="007603D8" w:rsidP="009A59D1">
      <w:pPr>
        <w:pStyle w:val="38"/>
        <w:framePr w:wrap="notBeside"/>
        <w:rPr>
          <w:rtl/>
        </w:rPr>
      </w:pPr>
      <w:r w:rsidRPr="00660D7A">
        <w:rPr>
          <w:rFonts w:hint="cs"/>
          <w:rtl/>
        </w:rPr>
        <w:t xml:space="preserve"> </w:t>
      </w:r>
      <w:r w:rsidR="000B38D1" w:rsidRPr="00660D7A">
        <w:rPr>
          <w:rFonts w:hint="cs"/>
          <w:rtl/>
        </w:rPr>
        <w:t>ב. רבא</w:t>
      </w:r>
      <w:r w:rsidR="009B14FE">
        <w:rPr>
          <w:rFonts w:hint="cs"/>
          <w:rtl/>
        </w:rPr>
        <w:t>:</w:t>
      </w:r>
    </w:p>
    <w:p w14:paraId="7D50BC8B" w14:textId="4A698C1F" w:rsidR="007603D8" w:rsidRPr="000528DA" w:rsidRDefault="000B38D1" w:rsidP="00E51686">
      <w:pPr>
        <w:spacing w:after="60"/>
        <w:rPr>
          <w:rtl/>
        </w:rPr>
      </w:pPr>
      <w:r w:rsidRPr="000528DA">
        <w:rPr>
          <w:rFonts w:hint="cs"/>
          <w:rtl/>
        </w:rPr>
        <w:t>מברך תרתי, ו</w:t>
      </w:r>
      <w:r w:rsidR="001821B2" w:rsidRPr="000528DA">
        <w:rPr>
          <w:rFonts w:hint="cs"/>
          <w:rtl/>
        </w:rPr>
        <w:t>כאן</w:t>
      </w:r>
      <w:r w:rsidRPr="000528DA">
        <w:rPr>
          <w:rFonts w:hint="cs"/>
          <w:rtl/>
        </w:rPr>
        <w:t xml:space="preserve"> שכוחו מלא ליכא, </w:t>
      </w:r>
    </w:p>
    <w:p w14:paraId="1D5E1131" w14:textId="77777777" w:rsidR="007603D8" w:rsidRPr="000528DA" w:rsidRDefault="000B38D1" w:rsidP="000528DA">
      <w:pPr>
        <w:rPr>
          <w:rtl/>
        </w:rPr>
      </w:pPr>
      <w:bookmarkStart w:id="2125" w:name="_Toc193636611"/>
      <w:bookmarkStart w:id="2126" w:name="_Toc216185209"/>
      <w:r w:rsidRPr="00A10336">
        <w:rPr>
          <w:rStyle w:val="30"/>
          <w:rFonts w:hint="cs"/>
          <w:rtl/>
        </w:rPr>
        <w:t>רקיע בטהרתו</w:t>
      </w:r>
      <w:bookmarkEnd w:id="2125"/>
      <w:bookmarkEnd w:id="2126"/>
      <w:r w:rsidRPr="00A10336">
        <w:rPr>
          <w:rStyle w:val="30"/>
          <w:rFonts w:hint="cs"/>
          <w:rtl/>
        </w:rPr>
        <w:t xml:space="preserve"> </w:t>
      </w:r>
      <w:r w:rsidRPr="000528DA">
        <w:rPr>
          <w:rFonts w:hint="cs"/>
          <w:rtl/>
        </w:rPr>
        <w:t>מעשה בראשית,</w:t>
      </w:r>
      <w:r w:rsidRPr="006D3CF8">
        <w:rPr>
          <w:rStyle w:val="afffffb"/>
          <w:rFonts w:hint="cs"/>
          <w:b w:val="0"/>
          <w:bCs w:val="0"/>
          <w:rtl/>
        </w:rPr>
        <w:t xml:space="preserve"> </w:t>
      </w:r>
    </w:p>
    <w:p w14:paraId="5271210A" w14:textId="6E298CEC" w:rsidR="00A24328" w:rsidRDefault="000B38D1" w:rsidP="009A59D1">
      <w:pPr>
        <w:pStyle w:val="38"/>
        <w:framePr w:wrap="notBeside"/>
        <w:rPr>
          <w:rtl/>
        </w:rPr>
      </w:pPr>
      <w:r w:rsidRPr="00660D7A">
        <w:rPr>
          <w:rFonts w:hint="cs"/>
          <w:rtl/>
        </w:rPr>
        <w:t>ב</w:t>
      </w:r>
      <w:r w:rsidR="009B14FE">
        <w:rPr>
          <w:rFonts w:hint="cs"/>
          <w:rtl/>
        </w:rPr>
        <w:t>.</w:t>
      </w:r>
    </w:p>
    <w:p w14:paraId="3CC63F78" w14:textId="570ABFE9" w:rsidR="007603D8" w:rsidRPr="000528DA" w:rsidRDefault="000B38D1" w:rsidP="000528DA">
      <w:pPr>
        <w:rPr>
          <w:rtl/>
        </w:rPr>
      </w:pPr>
      <w:r w:rsidRPr="000528DA">
        <w:rPr>
          <w:rFonts w:hint="cs"/>
          <w:rtl/>
        </w:rPr>
        <w:t xml:space="preserve">וכשיורד כל הלילה רוח צפונית מגלה לשמים </w:t>
      </w:r>
    </w:p>
    <w:p w14:paraId="70AF86A2" w14:textId="295ADD69" w:rsidR="00A24328" w:rsidRDefault="000B38D1" w:rsidP="009A59D1">
      <w:pPr>
        <w:pStyle w:val="38"/>
        <w:framePr w:wrap="notBeside"/>
        <w:rPr>
          <w:rtl/>
        </w:rPr>
      </w:pPr>
      <w:r w:rsidRPr="00660D7A">
        <w:rPr>
          <w:rFonts w:hint="cs"/>
          <w:rtl/>
        </w:rPr>
        <w:t>ו</w:t>
      </w:r>
      <w:r w:rsidR="007603D8" w:rsidRPr="00660D7A">
        <w:rPr>
          <w:rFonts w:hint="cs"/>
          <w:rtl/>
        </w:rPr>
        <w:t>חלקו</w:t>
      </w:r>
      <w:r w:rsidR="009B14FE">
        <w:rPr>
          <w:rFonts w:hint="cs"/>
          <w:rtl/>
        </w:rPr>
        <w:t>:</w:t>
      </w:r>
    </w:p>
    <w:p w14:paraId="1C7DC10D" w14:textId="590D5CD7" w:rsidR="000B38D1" w:rsidRPr="000528DA" w:rsidRDefault="000B38D1" w:rsidP="00E51686">
      <w:pPr>
        <w:spacing w:after="60"/>
        <w:rPr>
          <w:rtl/>
        </w:rPr>
      </w:pPr>
      <w:r w:rsidRPr="000528DA">
        <w:rPr>
          <w:rFonts w:hint="cs"/>
          <w:rtl/>
        </w:rPr>
        <w:t>אי מיום שחרבה ביהמ</w:t>
      </w:r>
      <w:r w:rsidRPr="000528DA">
        <w:rPr>
          <w:rtl/>
        </w:rPr>
        <w:t>"</w:t>
      </w:r>
      <w:r w:rsidRPr="000528DA">
        <w:rPr>
          <w:rFonts w:hint="cs"/>
          <w:rtl/>
        </w:rPr>
        <w:t xml:space="preserve">ק נראה רקיע בטהרתו, </w:t>
      </w:r>
    </w:p>
    <w:p w14:paraId="1F63DD20" w14:textId="77777777" w:rsidR="003D379A" w:rsidRPr="00E34F28" w:rsidRDefault="000B38D1" w:rsidP="00EC0DC4">
      <w:pPr>
        <w:pStyle w:val="af2"/>
        <w:framePr w:wrap="around"/>
        <w:rPr>
          <w:rtl/>
        </w:rPr>
      </w:pPr>
      <w:r w:rsidRPr="00FE3D07">
        <w:rPr>
          <w:rFonts w:hint="cs"/>
          <w:rtl/>
        </w:rPr>
        <w:t>נט</w:t>
      </w:r>
      <w:r w:rsidRPr="00E34F28">
        <w:rPr>
          <w:rStyle w:val="afffff9"/>
          <w:rFonts w:hint="cs"/>
          <w:rtl/>
        </w:rPr>
        <w:t xml:space="preserve">: </w:t>
      </w:r>
    </w:p>
    <w:p w14:paraId="5526E074" w14:textId="77777777" w:rsidR="006274EB" w:rsidRPr="00E34F28" w:rsidRDefault="000B38D1" w:rsidP="00E51686">
      <w:pPr>
        <w:pStyle w:val="afffff5"/>
        <w:spacing w:before="0" w:after="60"/>
        <w:rPr>
          <w:rtl/>
        </w:rPr>
      </w:pPr>
      <w:bookmarkStart w:id="2127" w:name="_Toc193636612"/>
      <w:bookmarkStart w:id="2128" w:name="_Toc216185210"/>
      <w:r w:rsidRPr="00A10336">
        <w:rPr>
          <w:rStyle w:val="30"/>
          <w:rFonts w:hint="cs"/>
          <w:rtl/>
        </w:rPr>
        <w:t>חמה בתקופתה</w:t>
      </w:r>
      <w:bookmarkEnd w:id="2127"/>
      <w:bookmarkEnd w:id="2128"/>
      <w:r w:rsidRPr="00A10336">
        <w:rPr>
          <w:rStyle w:val="30"/>
          <w:rFonts w:hint="cs"/>
          <w:rtl/>
        </w:rPr>
        <w:t xml:space="preserve"> </w:t>
      </w:r>
      <w:r w:rsidRPr="00FE3D07">
        <w:rPr>
          <w:rFonts w:hint="cs"/>
          <w:rtl/>
        </w:rPr>
        <w:t>וכו' עושה מעשה בראשית, תחילת מחזור פעם בכ</w:t>
      </w:r>
      <w:r w:rsidRPr="00FE3D07">
        <w:rPr>
          <w:rtl/>
        </w:rPr>
        <w:t>"</w:t>
      </w:r>
      <w:r w:rsidRPr="00FE3D07">
        <w:rPr>
          <w:rFonts w:hint="cs"/>
          <w:rtl/>
        </w:rPr>
        <w:t xml:space="preserve">ח שנים, בניסן דשבתאי, שעה ראשונה של שלישי בלילה, </w:t>
      </w:r>
    </w:p>
    <w:p w14:paraId="4F7D9516" w14:textId="77777777" w:rsidR="003D379A" w:rsidRPr="000528DA" w:rsidRDefault="000B38D1" w:rsidP="000528DA">
      <w:pPr>
        <w:rPr>
          <w:rtl/>
        </w:rPr>
      </w:pPr>
      <w:r w:rsidRPr="001866AE">
        <w:rPr>
          <w:rStyle w:val="a7"/>
          <w:rFonts w:hint="cs"/>
          <w:rtl/>
        </w:rPr>
        <w:t xml:space="preserve">הים לפרקים </w:t>
      </w:r>
      <w:r w:rsidRPr="000528DA">
        <w:rPr>
          <w:rtl/>
        </w:rPr>
        <w:t>–</w:t>
      </w:r>
      <w:r w:rsidRPr="000528DA">
        <w:rPr>
          <w:rFonts w:hint="cs"/>
          <w:rtl/>
        </w:rPr>
        <w:t xml:space="preserve"> עד ל' יום, </w:t>
      </w:r>
      <w:r w:rsidRPr="00A10336">
        <w:rPr>
          <w:rStyle w:val="30"/>
          <w:rFonts w:hint="cs"/>
          <w:rtl/>
        </w:rPr>
        <w:t>פרת אגשרא דבבל</w:t>
      </w:r>
      <w:r w:rsidRPr="000528DA">
        <w:rPr>
          <w:rFonts w:hint="cs"/>
          <w:rtl/>
        </w:rPr>
        <w:t xml:space="preserve"> </w:t>
      </w:r>
      <w:r w:rsidRPr="000528DA">
        <w:rPr>
          <w:rtl/>
        </w:rPr>
        <w:t>–</w:t>
      </w:r>
      <w:r w:rsidR="00704E52" w:rsidRPr="000528DA">
        <w:rPr>
          <w:rFonts w:hint="cs"/>
          <w:rtl/>
        </w:rPr>
        <w:t xml:space="preserve"> מעשה בראשית, ועכשיו ששינוהו</w:t>
      </w:r>
      <w:r w:rsidRPr="000528DA">
        <w:rPr>
          <w:rFonts w:hint="cs"/>
          <w:rtl/>
        </w:rPr>
        <w:t xml:space="preserve"> כבר משבור ולמעלה, או מאיהי דקירא ולמעלה, </w:t>
      </w:r>
    </w:p>
    <w:p w14:paraId="1FCD49C1" w14:textId="77777777" w:rsidR="003D379A" w:rsidRPr="000528DA" w:rsidRDefault="000B38D1" w:rsidP="000528DA">
      <w:pPr>
        <w:rPr>
          <w:rtl/>
        </w:rPr>
      </w:pPr>
      <w:bookmarkStart w:id="2129" w:name="_Toc193636613"/>
      <w:bookmarkStart w:id="2130" w:name="_Toc216185211"/>
      <w:r w:rsidRPr="00A10336">
        <w:rPr>
          <w:rStyle w:val="30"/>
          <w:rFonts w:hint="cs"/>
          <w:rtl/>
        </w:rPr>
        <w:t>חידקל</w:t>
      </w:r>
      <w:bookmarkEnd w:id="2129"/>
      <w:bookmarkEnd w:id="2130"/>
      <w:r w:rsidRPr="000528DA">
        <w:rPr>
          <w:rFonts w:hint="cs"/>
          <w:rtl/>
        </w:rPr>
        <w:t xml:space="preserve">- שמימין חדין וקלין, </w:t>
      </w:r>
      <w:r w:rsidR="007603D8" w:rsidRPr="000528DA">
        <w:rPr>
          <w:rFonts w:hint="cs"/>
          <w:rtl/>
        </w:rPr>
        <w:t xml:space="preserve">    </w:t>
      </w:r>
      <w:r w:rsidRPr="00A10336">
        <w:rPr>
          <w:rStyle w:val="30"/>
          <w:rFonts w:hint="cs"/>
          <w:rtl/>
        </w:rPr>
        <w:t>פרת</w:t>
      </w:r>
      <w:r w:rsidRPr="000528DA">
        <w:rPr>
          <w:rFonts w:hint="cs"/>
          <w:rtl/>
        </w:rPr>
        <w:t xml:space="preserve"> שמימיו פרין ורבין, </w:t>
      </w:r>
    </w:p>
    <w:p w14:paraId="21934602" w14:textId="77777777" w:rsidR="007603D8" w:rsidRPr="000528DA" w:rsidRDefault="000B38D1" w:rsidP="000528DA">
      <w:pPr>
        <w:rPr>
          <w:rtl/>
        </w:rPr>
      </w:pPr>
      <w:bookmarkStart w:id="2131" w:name="_Toc193636614"/>
      <w:bookmarkStart w:id="2132" w:name="_Toc216185212"/>
      <w:r w:rsidRPr="00A10336">
        <w:rPr>
          <w:rStyle w:val="30"/>
          <w:rFonts w:hint="cs"/>
          <w:rtl/>
        </w:rPr>
        <w:t>בני מחוזא</w:t>
      </w:r>
      <w:bookmarkEnd w:id="2131"/>
      <w:bookmarkEnd w:id="2132"/>
      <w:r w:rsidRPr="000528DA">
        <w:rPr>
          <w:rFonts w:hint="cs"/>
          <w:rtl/>
        </w:rPr>
        <w:t xml:space="preserve"> </w:t>
      </w:r>
      <w:r w:rsidRPr="00A10336">
        <w:rPr>
          <w:rStyle w:val="30"/>
          <w:rFonts w:hint="cs"/>
          <w:rtl/>
        </w:rPr>
        <w:t>חריפא</w:t>
      </w:r>
      <w:r w:rsidRPr="000528DA">
        <w:rPr>
          <w:rFonts w:hint="cs"/>
          <w:rtl/>
        </w:rPr>
        <w:t xml:space="preserve"> דשתו דדגלת, </w:t>
      </w:r>
      <w:r w:rsidRPr="00A10336">
        <w:rPr>
          <w:rStyle w:val="30"/>
          <w:rFonts w:hint="cs"/>
          <w:rtl/>
        </w:rPr>
        <w:t>אדומים</w:t>
      </w:r>
      <w:r w:rsidRPr="000528DA">
        <w:rPr>
          <w:rFonts w:hint="cs"/>
          <w:rtl/>
        </w:rPr>
        <w:t xml:space="preserve"> שמשמשים ביום, </w:t>
      </w:r>
    </w:p>
    <w:p w14:paraId="29F18CDA" w14:textId="77777777" w:rsidR="000B38D1" w:rsidRPr="000528DA" w:rsidRDefault="000B38D1" w:rsidP="000528DA">
      <w:pPr>
        <w:rPr>
          <w:rtl/>
        </w:rPr>
      </w:pPr>
      <w:bookmarkStart w:id="2133" w:name="_Toc193636615"/>
      <w:bookmarkStart w:id="2134" w:name="_Toc216185213"/>
      <w:r w:rsidRPr="00A10336">
        <w:rPr>
          <w:rStyle w:val="30"/>
          <w:rFonts w:hint="cs"/>
          <w:rtl/>
        </w:rPr>
        <w:t>עיניהם נדות</w:t>
      </w:r>
      <w:bookmarkEnd w:id="2133"/>
      <w:bookmarkEnd w:id="2134"/>
      <w:r w:rsidRPr="00A10336">
        <w:rPr>
          <w:rStyle w:val="30"/>
          <w:rFonts w:hint="cs"/>
          <w:rtl/>
        </w:rPr>
        <w:t xml:space="preserve"> </w:t>
      </w:r>
      <w:r w:rsidRPr="000528DA">
        <w:rPr>
          <w:rtl/>
        </w:rPr>
        <w:t>–</w:t>
      </w:r>
      <w:r w:rsidRPr="000528DA">
        <w:rPr>
          <w:rFonts w:hint="cs"/>
          <w:rtl/>
        </w:rPr>
        <w:t xml:space="preserve"> דגרים בבית אפל, </w:t>
      </w:r>
    </w:p>
    <w:p w14:paraId="32B53DAB" w14:textId="115CF7B5" w:rsidR="001866AE" w:rsidRPr="00660D7A" w:rsidRDefault="001866AE" w:rsidP="00660D7A">
      <w:pPr>
        <w:pStyle w:val="afffa"/>
        <w:rPr>
          <w:rtl/>
        </w:rPr>
      </w:pPr>
      <w:r w:rsidRPr="00660D7A">
        <w:rPr>
          <w:rFonts w:hint="cs"/>
          <w:rtl/>
        </w:rPr>
        <w:t>*</w:t>
      </w:r>
      <w:r w:rsidR="00E51686" w:rsidRPr="00660D7A">
        <w:rPr>
          <w:rFonts w:hint="cs"/>
          <w:rtl/>
        </w:rPr>
        <w:t>*</w:t>
      </w:r>
      <w:r w:rsidRPr="00660D7A">
        <w:rPr>
          <w:rFonts w:hint="cs"/>
          <w:rtl/>
        </w:rPr>
        <w:t>*</w:t>
      </w:r>
    </w:p>
    <w:p w14:paraId="6E0BA4FB" w14:textId="77777777" w:rsidR="007603D8" w:rsidRPr="000528DA" w:rsidRDefault="000B38D1" w:rsidP="000528DA">
      <w:pPr>
        <w:rPr>
          <w:rtl/>
        </w:rPr>
      </w:pPr>
      <w:r w:rsidRPr="001866AE">
        <w:rPr>
          <w:rStyle w:val="a7"/>
          <w:rFonts w:hint="cs"/>
          <w:rtl/>
        </w:rPr>
        <w:t xml:space="preserve">גשמים </w:t>
      </w:r>
      <w:r w:rsidRPr="000528DA">
        <w:rPr>
          <w:rtl/>
        </w:rPr>
        <w:t>–</w:t>
      </w:r>
      <w:r w:rsidRPr="000528DA">
        <w:rPr>
          <w:rFonts w:hint="cs"/>
          <w:rtl/>
        </w:rPr>
        <w:t xml:space="preserve"> הטוב והמטיב, </w:t>
      </w:r>
      <w:r w:rsidRPr="00A10336">
        <w:rPr>
          <w:rStyle w:val="30"/>
          <w:rFonts w:hint="cs"/>
          <w:rtl/>
        </w:rPr>
        <w:t>והך</w:t>
      </w:r>
      <w:r w:rsidRPr="000528DA">
        <w:rPr>
          <w:rFonts w:hint="cs"/>
          <w:rtl/>
        </w:rPr>
        <w:t xml:space="preserve"> דמשיצא חתן לקראת כלה, </w:t>
      </w:r>
      <w:r w:rsidRPr="00A10336">
        <w:rPr>
          <w:rStyle w:val="30"/>
          <w:rFonts w:hint="cs"/>
          <w:rtl/>
        </w:rPr>
        <w:t>מברכין</w:t>
      </w:r>
      <w:r w:rsidRPr="000528DA">
        <w:rPr>
          <w:rFonts w:hint="cs"/>
          <w:rtl/>
        </w:rPr>
        <w:t xml:space="preserve"> מודים אנחנו לך על כל טפה שהורדת לנו, </w:t>
      </w:r>
    </w:p>
    <w:p w14:paraId="0910155A" w14:textId="77777777" w:rsidR="00A24328" w:rsidRDefault="000B38D1" w:rsidP="009A59D1">
      <w:pPr>
        <w:pStyle w:val="38"/>
        <w:framePr w:wrap="notBeside"/>
        <w:rPr>
          <w:rtl/>
        </w:rPr>
      </w:pPr>
      <w:r w:rsidRPr="00660D7A">
        <w:rPr>
          <w:rFonts w:hint="cs"/>
          <w:rtl/>
        </w:rPr>
        <w:lastRenderedPageBreak/>
        <w:t>ורי</w:t>
      </w:r>
      <w:r w:rsidRPr="00660D7A">
        <w:rPr>
          <w:rtl/>
        </w:rPr>
        <w:t>"</w:t>
      </w:r>
      <w:r w:rsidRPr="00660D7A">
        <w:rPr>
          <w:rFonts w:hint="cs"/>
          <w:rtl/>
        </w:rPr>
        <w:t>ו</w:t>
      </w:r>
      <w:r w:rsidR="00A24328">
        <w:rPr>
          <w:rtl/>
        </w:rPr>
        <w:t>:</w:t>
      </w:r>
    </w:p>
    <w:p w14:paraId="4FC5258C" w14:textId="18CCEF96" w:rsidR="003D379A" w:rsidRPr="000528DA" w:rsidRDefault="000B38D1" w:rsidP="000528DA">
      <w:pPr>
        <w:rPr>
          <w:rtl/>
        </w:rPr>
      </w:pPr>
      <w:r w:rsidRPr="000528DA">
        <w:rPr>
          <w:rFonts w:hint="cs"/>
          <w:rtl/>
        </w:rPr>
        <w:t xml:space="preserve">מסיים אילו פינו מלא שירה כים, אין אנו מספיקין וכו' רוב ההודאות, האל, </w:t>
      </w:r>
    </w:p>
    <w:p w14:paraId="7FF4E9D9" w14:textId="7EBE0072" w:rsidR="00A24328" w:rsidRDefault="000B38D1" w:rsidP="009A59D1">
      <w:pPr>
        <w:pStyle w:val="38"/>
        <w:framePr w:wrap="notBeside"/>
        <w:rPr>
          <w:rtl/>
        </w:rPr>
      </w:pPr>
      <w:r w:rsidRPr="00660D7A">
        <w:rPr>
          <w:rFonts w:hint="cs"/>
          <w:rtl/>
        </w:rPr>
        <w:t>ר</w:t>
      </w:r>
      <w:r w:rsidRPr="00660D7A">
        <w:rPr>
          <w:rtl/>
        </w:rPr>
        <w:t>"</w:t>
      </w:r>
      <w:r w:rsidR="003D379A" w:rsidRPr="00660D7A">
        <w:rPr>
          <w:rFonts w:hint="cs"/>
          <w:rtl/>
        </w:rPr>
        <w:t>פ</w:t>
      </w:r>
      <w:r w:rsidR="009B14FE">
        <w:rPr>
          <w:rFonts w:hint="cs"/>
          <w:rtl/>
        </w:rPr>
        <w:t>:</w:t>
      </w:r>
    </w:p>
    <w:p w14:paraId="593E4925" w14:textId="490FD897" w:rsidR="007603D8" w:rsidRPr="000528DA" w:rsidRDefault="000B38D1" w:rsidP="000528DA">
      <w:pPr>
        <w:rPr>
          <w:rtl/>
        </w:rPr>
      </w:pPr>
      <w:r w:rsidRPr="000528DA">
        <w:rPr>
          <w:rFonts w:hint="cs"/>
          <w:rtl/>
        </w:rPr>
        <w:t xml:space="preserve">הלכך רוב והאל, מודים אנחנו לך כשגשם מועט, הטוב והמטיב כשהגשם מרובה, </w:t>
      </w:r>
    </w:p>
    <w:p w14:paraId="5CADB588" w14:textId="77777777" w:rsidR="00A24328" w:rsidRDefault="000B38D1" w:rsidP="00C93D88">
      <w:pPr>
        <w:pStyle w:val="38"/>
        <w:framePr w:wrap="notBeside"/>
        <w:rPr>
          <w:rtl/>
        </w:rPr>
      </w:pPr>
      <w:r w:rsidRPr="00660D7A">
        <w:rPr>
          <w:rFonts w:hint="cs"/>
          <w:rtl/>
        </w:rPr>
        <w:t>ואב</w:t>
      </w:r>
      <w:r w:rsidRPr="00660D7A">
        <w:rPr>
          <w:rtl/>
        </w:rPr>
        <w:t>"</w:t>
      </w:r>
      <w:r w:rsidRPr="00660D7A">
        <w:rPr>
          <w:rFonts w:hint="cs"/>
          <w:rtl/>
        </w:rPr>
        <w:t>א</w:t>
      </w:r>
      <w:r w:rsidR="00A24328">
        <w:rPr>
          <w:rtl/>
        </w:rPr>
        <w:t>:</w:t>
      </w:r>
    </w:p>
    <w:p w14:paraId="4588EFC0" w14:textId="71BC3798" w:rsidR="000B38D1" w:rsidRPr="000528DA" w:rsidRDefault="000B38D1" w:rsidP="00E51686">
      <w:pPr>
        <w:spacing w:after="60"/>
        <w:rPr>
          <w:rtl/>
        </w:rPr>
      </w:pPr>
      <w:r w:rsidRPr="000528DA">
        <w:rPr>
          <w:rFonts w:hint="cs"/>
          <w:rtl/>
        </w:rPr>
        <w:t>בתרוויהו דאתי טובה, טוב ומטיב ב</w:t>
      </w:r>
      <w:r w:rsidR="007603D8" w:rsidRPr="000528DA">
        <w:rPr>
          <w:rFonts w:hint="cs"/>
          <w:rtl/>
        </w:rPr>
        <w:t>יש לו קרקע</w:t>
      </w:r>
      <w:r w:rsidRPr="000528DA">
        <w:rPr>
          <w:rFonts w:hint="cs"/>
          <w:rtl/>
        </w:rPr>
        <w:t xml:space="preserve"> בשותפות.</w:t>
      </w:r>
    </w:p>
    <w:p w14:paraId="5B970262" w14:textId="77777777" w:rsidR="00E51686" w:rsidRDefault="000B38D1" w:rsidP="000528DA">
      <w:pPr>
        <w:rPr>
          <w:rtl/>
        </w:rPr>
      </w:pPr>
      <w:r w:rsidRPr="001866AE">
        <w:rPr>
          <w:rStyle w:val="a7"/>
          <w:rFonts w:hint="cs"/>
          <w:rtl/>
        </w:rPr>
        <w:t>ילדה אשתו זכר</w:t>
      </w:r>
      <w:r w:rsidRPr="000528DA">
        <w:rPr>
          <w:rFonts w:hint="cs"/>
          <w:rtl/>
        </w:rPr>
        <w:t xml:space="preserve">- שאשתו נמצאת אומר הטוב והמטיב, </w:t>
      </w:r>
    </w:p>
    <w:p w14:paraId="31627463" w14:textId="4B140F2D" w:rsidR="007603D8" w:rsidRPr="000528DA" w:rsidRDefault="000B38D1" w:rsidP="000528DA">
      <w:pPr>
        <w:rPr>
          <w:rtl/>
        </w:rPr>
      </w:pPr>
      <w:r w:rsidRPr="001866AE">
        <w:rPr>
          <w:rStyle w:val="a7"/>
          <w:rFonts w:hint="cs"/>
          <w:rtl/>
        </w:rPr>
        <w:t>מת אביו</w:t>
      </w:r>
      <w:r w:rsidRPr="00A10336">
        <w:rPr>
          <w:rStyle w:val="30"/>
          <w:rFonts w:hint="cs"/>
          <w:rtl/>
        </w:rPr>
        <w:t xml:space="preserve"> </w:t>
      </w:r>
      <w:r w:rsidRPr="000528DA">
        <w:rPr>
          <w:rFonts w:hint="cs"/>
          <w:rtl/>
        </w:rPr>
        <w:t xml:space="preserve">ויורשו בתחלה אומר ברוך דיין האמת, </w:t>
      </w:r>
    </w:p>
    <w:p w14:paraId="2917D96D" w14:textId="77777777" w:rsidR="002E0531" w:rsidRPr="000528DA" w:rsidRDefault="000B38D1" w:rsidP="000528DA">
      <w:pPr>
        <w:rPr>
          <w:rtl/>
        </w:rPr>
      </w:pPr>
      <w:r w:rsidRPr="000528DA">
        <w:rPr>
          <w:rFonts w:hint="cs"/>
          <w:rtl/>
        </w:rPr>
        <w:t xml:space="preserve">ולבסוף הטוב והמטיב, דאיכא חבורה עמו, </w:t>
      </w:r>
    </w:p>
    <w:p w14:paraId="12FCEDD0" w14:textId="77777777" w:rsidR="007603D8" w:rsidRPr="00E34F28" w:rsidRDefault="000B38D1" w:rsidP="00682BF2">
      <w:pPr>
        <w:pStyle w:val="afffff5"/>
        <w:rPr>
          <w:rtl/>
        </w:rPr>
      </w:pPr>
      <w:bookmarkStart w:id="2135" w:name="_Toc193636616"/>
      <w:bookmarkStart w:id="2136" w:name="_Toc216185214"/>
      <w:r w:rsidRPr="00A10336">
        <w:rPr>
          <w:rStyle w:val="30"/>
          <w:rFonts w:hint="cs"/>
          <w:rtl/>
        </w:rPr>
        <w:t>שנוי מקום</w:t>
      </w:r>
      <w:bookmarkEnd w:id="2135"/>
      <w:bookmarkEnd w:id="2136"/>
      <w:r w:rsidRPr="00FE3D07">
        <w:rPr>
          <w:rFonts w:hint="cs"/>
          <w:rtl/>
        </w:rPr>
        <w:t xml:space="preserve"> צריך לברך שינוי יין א</w:t>
      </w:r>
      <w:r w:rsidRPr="00FE3D07">
        <w:rPr>
          <w:rtl/>
        </w:rPr>
        <w:t>"</w:t>
      </w:r>
      <w:r w:rsidRPr="00FE3D07">
        <w:rPr>
          <w:rFonts w:hint="cs"/>
          <w:rtl/>
        </w:rPr>
        <w:t xml:space="preserve">צ ללברך, </w:t>
      </w:r>
    </w:p>
    <w:p w14:paraId="0C3BF56B" w14:textId="77777777" w:rsidR="000B38D1" w:rsidRPr="000528DA" w:rsidRDefault="000B38D1" w:rsidP="000528DA">
      <w:pPr>
        <w:rPr>
          <w:rtl/>
        </w:rPr>
      </w:pPr>
      <w:r w:rsidRPr="000528DA">
        <w:rPr>
          <w:rFonts w:hint="cs"/>
          <w:rtl/>
        </w:rPr>
        <w:t xml:space="preserve">אבל אומר הטוב והמטיב. דיש חבורה עמו, </w:t>
      </w:r>
    </w:p>
    <w:p w14:paraId="7342CDD4" w14:textId="77777777" w:rsidR="003D379A" w:rsidRPr="00E34F28" w:rsidRDefault="000B38D1" w:rsidP="00EC0DC4">
      <w:pPr>
        <w:pStyle w:val="af2"/>
        <w:framePr w:wrap="around"/>
        <w:rPr>
          <w:rtl/>
        </w:rPr>
      </w:pPr>
      <w:r w:rsidRPr="006D3CF8">
        <w:rPr>
          <w:rStyle w:val="afffffb"/>
          <w:rFonts w:hint="cs"/>
          <w:b w:val="0"/>
          <w:bCs w:val="0"/>
          <w:rtl/>
        </w:rPr>
        <w:t>ס.</w:t>
      </w:r>
      <w:r w:rsidRPr="00FE3D07">
        <w:rPr>
          <w:rFonts w:hint="cs"/>
          <w:rtl/>
        </w:rPr>
        <w:t xml:space="preserve"> </w:t>
      </w:r>
    </w:p>
    <w:p w14:paraId="64DF348D" w14:textId="77777777" w:rsidR="00BB13D2" w:rsidRPr="00E51686" w:rsidRDefault="000B38D1" w:rsidP="00470C2A">
      <w:pPr>
        <w:pStyle w:val="afffffe"/>
        <w:rPr>
          <w:rtl/>
        </w:rPr>
      </w:pPr>
      <w:ins w:id="9889" w:author="מספור קטעי משנה" w:date="2026-10-06T06:45:16Z">
        <w:r>
          <w:rPr>
            <w:rStyle w:val="MisparKeta"/>
          </w:rPr>
          <w:t xml:space="preserve">ה. </w:t>
        </w:r>
      </w:ins>
      <w:bookmarkStart w:id="2137" w:name="_Toc193636617"/>
      <w:bookmarkStart w:id="2138" w:name="_Toc216185215"/>
      <w:r w:rsidRPr="00E51686">
        <w:rPr>
          <w:rFonts w:hint="cs"/>
          <w:rtl/>
        </w:rPr>
        <w:t>בנה בית חדש וקנה כלים חדשים</w:t>
      </w:r>
      <w:bookmarkEnd w:id="2137"/>
      <w:bookmarkEnd w:id="2138"/>
    </w:p>
    <w:p w14:paraId="7613AA58" w14:textId="2A2C7009" w:rsidR="00A24328" w:rsidRDefault="000B38D1" w:rsidP="009A59D1">
      <w:pPr>
        <w:pStyle w:val="38"/>
        <w:framePr w:wrap="notBeside"/>
        <w:rPr>
          <w:rtl/>
        </w:rPr>
      </w:pPr>
      <w:r w:rsidRPr="00660D7A">
        <w:rPr>
          <w:rFonts w:hint="cs"/>
          <w:rtl/>
        </w:rPr>
        <w:t>א</w:t>
      </w:r>
      <w:r w:rsidRPr="00660D7A">
        <w:rPr>
          <w:rtl/>
        </w:rPr>
        <w:t>"</w:t>
      </w:r>
      <w:r w:rsidRPr="00660D7A">
        <w:rPr>
          <w:rFonts w:hint="cs"/>
          <w:rtl/>
        </w:rPr>
        <w:t>ד דפליגי</w:t>
      </w:r>
      <w:r w:rsidR="009B14FE">
        <w:rPr>
          <w:rFonts w:hint="cs"/>
          <w:rtl/>
        </w:rPr>
        <w:t>:</w:t>
      </w:r>
    </w:p>
    <w:p w14:paraId="6E5B8F79" w14:textId="0F1A113A" w:rsidR="00E51686" w:rsidRDefault="000B38D1" w:rsidP="00E51686">
      <w:pPr>
        <w:pStyle w:val="afffff5"/>
        <w:spacing w:before="0"/>
        <w:rPr>
          <w:rtl/>
        </w:rPr>
      </w:pPr>
      <w:r w:rsidRPr="00E34F28">
        <w:rPr>
          <w:rStyle w:val="afffff9"/>
          <w:rFonts w:hint="cs"/>
          <w:rtl/>
        </w:rPr>
        <w:t>ר</w:t>
      </w:r>
      <w:r w:rsidRPr="00E34F28">
        <w:rPr>
          <w:rStyle w:val="afffff9"/>
          <w:rtl/>
        </w:rPr>
        <w:t>"</w:t>
      </w:r>
      <w:r w:rsidRPr="00E34F28">
        <w:rPr>
          <w:rStyle w:val="afffff9"/>
          <w:rFonts w:hint="cs"/>
          <w:rtl/>
        </w:rPr>
        <w:t>ה ורי</w:t>
      </w:r>
      <w:r w:rsidR="007B7D72" w:rsidRPr="00E34F28">
        <w:rPr>
          <w:rStyle w:val="afffff9"/>
          <w:rFonts w:hint="cs"/>
          <w:rtl/>
        </w:rPr>
        <w:t>"</w:t>
      </w:r>
      <w:r w:rsidRPr="00E34F28">
        <w:rPr>
          <w:rStyle w:val="afffff9"/>
          <w:rFonts w:hint="cs"/>
          <w:rtl/>
        </w:rPr>
        <w:t>ו</w:t>
      </w:r>
      <w:r w:rsidRPr="00FE3D07">
        <w:rPr>
          <w:rFonts w:hint="cs"/>
          <w:rtl/>
        </w:rPr>
        <w:t xml:space="preserve"> אי אפי' יש לו כיו</w:t>
      </w:r>
      <w:r w:rsidRPr="00FE3D07">
        <w:rPr>
          <w:rtl/>
        </w:rPr>
        <w:t>"</w:t>
      </w:r>
      <w:r w:rsidRPr="00FE3D07">
        <w:rPr>
          <w:rFonts w:hint="cs"/>
          <w:rtl/>
        </w:rPr>
        <w:t>ב צריך לבר</w:t>
      </w:r>
      <w:r w:rsidR="00E51686">
        <w:rPr>
          <w:rFonts w:hint="cs"/>
          <w:rtl/>
        </w:rPr>
        <w:t>ך</w:t>
      </w:r>
      <w:r w:rsidRPr="00FE3D07">
        <w:rPr>
          <w:rFonts w:hint="cs"/>
          <w:rtl/>
        </w:rPr>
        <w:t>,</w:t>
      </w:r>
      <w:r w:rsidRPr="00E51686">
        <w:rPr>
          <w:rStyle w:val="afffff9"/>
          <w:rFonts w:hint="cs"/>
          <w:rtl/>
        </w:rPr>
        <w:t xml:space="preserve"> ולכו</w:t>
      </w:r>
      <w:r w:rsidRPr="00E51686">
        <w:rPr>
          <w:rStyle w:val="afffff9"/>
          <w:rtl/>
        </w:rPr>
        <w:t>"</w:t>
      </w:r>
      <w:r w:rsidRPr="00E51686">
        <w:rPr>
          <w:rStyle w:val="afffff9"/>
          <w:rFonts w:hint="cs"/>
          <w:rtl/>
        </w:rPr>
        <w:t>ע</w:t>
      </w:r>
      <w:r w:rsidRPr="00FE3D07">
        <w:rPr>
          <w:rFonts w:hint="cs"/>
          <w:rtl/>
        </w:rPr>
        <w:t xml:space="preserve"> חזר וקנה א</w:t>
      </w:r>
      <w:r w:rsidRPr="00FE3D07">
        <w:rPr>
          <w:rtl/>
        </w:rPr>
        <w:t>"</w:t>
      </w:r>
      <w:r w:rsidRPr="00FE3D07">
        <w:rPr>
          <w:rFonts w:hint="cs"/>
          <w:rtl/>
        </w:rPr>
        <w:t xml:space="preserve">צ </w:t>
      </w:r>
    </w:p>
    <w:p w14:paraId="662519AE" w14:textId="77777777" w:rsidR="00A24328" w:rsidRDefault="000B38D1" w:rsidP="009A59D1">
      <w:pPr>
        <w:pStyle w:val="38"/>
        <w:framePr w:wrap="notBeside"/>
        <w:rPr>
          <w:rtl/>
        </w:rPr>
      </w:pPr>
      <w:r w:rsidRPr="00660D7A">
        <w:rPr>
          <w:rFonts w:hint="cs"/>
          <w:rtl/>
        </w:rPr>
        <w:t>או ד</w:t>
      </w:r>
      <w:r w:rsidR="007603D8" w:rsidRPr="00660D7A">
        <w:rPr>
          <w:rFonts w:hint="cs"/>
          <w:rtl/>
        </w:rPr>
        <w:t>חלקו</w:t>
      </w:r>
      <w:r w:rsidR="00A24328">
        <w:rPr>
          <w:rtl/>
        </w:rPr>
        <w:t>:</w:t>
      </w:r>
    </w:p>
    <w:p w14:paraId="61EFECD9" w14:textId="6B7AEEB9" w:rsidR="00FD3B76" w:rsidRPr="00E34F28" w:rsidRDefault="000B38D1" w:rsidP="00E51686">
      <w:pPr>
        <w:pStyle w:val="afffff5"/>
        <w:spacing w:before="0"/>
        <w:rPr>
          <w:rtl/>
        </w:rPr>
      </w:pPr>
      <w:r w:rsidRPr="00FE3D07">
        <w:rPr>
          <w:rFonts w:hint="cs"/>
          <w:rtl/>
        </w:rPr>
        <w:t>בחזר וקנה</w:t>
      </w:r>
      <w:r w:rsidR="007603D8">
        <w:rPr>
          <w:rFonts w:hint="cs"/>
          <w:rtl/>
        </w:rPr>
        <w:t>,</w:t>
      </w:r>
      <w:r w:rsidRPr="00FE3D07">
        <w:rPr>
          <w:rFonts w:hint="cs"/>
          <w:rtl/>
        </w:rPr>
        <w:t xml:space="preserve"> אבל יש לו וקנה צריך לברך, </w:t>
      </w:r>
    </w:p>
    <w:p w14:paraId="4C5E22B0" w14:textId="77777777" w:rsidR="001866AE" w:rsidRPr="000528DA" w:rsidRDefault="000B38D1" w:rsidP="000528DA">
      <w:pPr>
        <w:rPr>
          <w:rtl/>
        </w:rPr>
      </w:pPr>
      <w:bookmarkStart w:id="2139" w:name="_Toc193636618"/>
      <w:bookmarkStart w:id="2140" w:name="_Toc216185216"/>
      <w:r w:rsidRPr="00A10336">
        <w:rPr>
          <w:rStyle w:val="30"/>
          <w:rFonts w:hint="cs"/>
          <w:rtl/>
        </w:rPr>
        <w:t>בנה בית חדש</w:t>
      </w:r>
      <w:bookmarkEnd w:id="2139"/>
      <w:bookmarkEnd w:id="2140"/>
      <w:r w:rsidRPr="000528DA">
        <w:rPr>
          <w:rFonts w:hint="cs"/>
          <w:rtl/>
        </w:rPr>
        <w:t xml:space="preserve"> ואין לו כיו</w:t>
      </w:r>
      <w:r w:rsidRPr="000528DA">
        <w:rPr>
          <w:rtl/>
        </w:rPr>
        <w:t>"</w:t>
      </w:r>
      <w:r w:rsidRPr="000528DA">
        <w:rPr>
          <w:rFonts w:hint="cs"/>
          <w:rtl/>
        </w:rPr>
        <w:t>ב</w:t>
      </w:r>
      <w:r w:rsidR="001866AE" w:rsidRPr="000528DA">
        <w:rPr>
          <w:rFonts w:hint="cs"/>
          <w:rtl/>
        </w:rPr>
        <w:t>,</w:t>
      </w:r>
      <w:r w:rsidRPr="000528DA">
        <w:rPr>
          <w:rFonts w:hint="cs"/>
          <w:rtl/>
        </w:rPr>
        <w:t xml:space="preserve"> </w:t>
      </w:r>
    </w:p>
    <w:p w14:paraId="52659C51" w14:textId="77777777" w:rsidR="001866AE" w:rsidRPr="000528DA" w:rsidRDefault="000B38D1" w:rsidP="000528DA">
      <w:pPr>
        <w:rPr>
          <w:rtl/>
        </w:rPr>
      </w:pPr>
      <w:bookmarkStart w:id="2141" w:name="_Toc193636619"/>
      <w:bookmarkStart w:id="2142" w:name="_Toc216185217"/>
      <w:r w:rsidRPr="00A10336">
        <w:rPr>
          <w:rStyle w:val="30"/>
          <w:rFonts w:hint="cs"/>
          <w:rtl/>
        </w:rPr>
        <w:t>קנה כלים חדשים</w:t>
      </w:r>
      <w:bookmarkEnd w:id="2141"/>
      <w:bookmarkEnd w:id="2142"/>
      <w:r w:rsidRPr="000528DA">
        <w:rPr>
          <w:rFonts w:hint="cs"/>
          <w:rtl/>
        </w:rPr>
        <w:t xml:space="preserve"> </w:t>
      </w:r>
      <w:r w:rsidRPr="00E34F28">
        <w:rPr>
          <w:rStyle w:val="afffff9"/>
          <w:rFonts w:hint="cs"/>
          <w:rtl/>
        </w:rPr>
        <w:t>לר</w:t>
      </w:r>
      <w:r w:rsidRPr="00E34F28">
        <w:rPr>
          <w:rStyle w:val="afffff9"/>
          <w:rtl/>
        </w:rPr>
        <w:t>"</w:t>
      </w:r>
      <w:r w:rsidRPr="00E34F28">
        <w:rPr>
          <w:rStyle w:val="afffff9"/>
          <w:rFonts w:hint="cs"/>
          <w:rtl/>
        </w:rPr>
        <w:t>מ</w:t>
      </w:r>
      <w:r w:rsidR="001866AE" w:rsidRPr="00E34F28">
        <w:rPr>
          <w:rStyle w:val="afffff9"/>
          <w:rFonts w:hint="cs"/>
          <w:rtl/>
        </w:rPr>
        <w:t>:</w:t>
      </w:r>
      <w:r w:rsidRPr="00E34F28">
        <w:rPr>
          <w:rStyle w:val="afffff9"/>
          <w:rFonts w:hint="cs"/>
          <w:rtl/>
        </w:rPr>
        <w:t xml:space="preserve"> </w:t>
      </w:r>
      <w:r w:rsidRPr="00A10336">
        <w:rPr>
          <w:rStyle w:val="30"/>
          <w:rFonts w:hint="cs"/>
          <w:rtl/>
        </w:rPr>
        <w:t>ואין לו</w:t>
      </w:r>
      <w:r w:rsidRPr="000528DA">
        <w:rPr>
          <w:rFonts w:hint="cs"/>
          <w:rtl/>
        </w:rPr>
        <w:t xml:space="preserve"> כיו</w:t>
      </w:r>
      <w:r w:rsidRPr="000528DA">
        <w:rPr>
          <w:rtl/>
        </w:rPr>
        <w:t>"</w:t>
      </w:r>
      <w:r w:rsidRPr="000528DA">
        <w:rPr>
          <w:rFonts w:hint="cs"/>
          <w:rtl/>
        </w:rPr>
        <w:t xml:space="preserve">ב צריך לברך, </w:t>
      </w:r>
      <w:r w:rsidRPr="00A10336">
        <w:rPr>
          <w:rStyle w:val="30"/>
          <w:rFonts w:hint="cs"/>
          <w:rtl/>
        </w:rPr>
        <w:t>יש לו</w:t>
      </w:r>
      <w:r w:rsidRPr="000528DA">
        <w:rPr>
          <w:rFonts w:hint="cs"/>
          <w:rtl/>
        </w:rPr>
        <w:t xml:space="preserve"> א</w:t>
      </w:r>
      <w:r w:rsidRPr="000528DA">
        <w:rPr>
          <w:rtl/>
        </w:rPr>
        <w:t>"</w:t>
      </w:r>
      <w:r w:rsidRPr="000528DA">
        <w:rPr>
          <w:rFonts w:hint="cs"/>
          <w:rtl/>
        </w:rPr>
        <w:t xml:space="preserve">צ לברך, </w:t>
      </w:r>
    </w:p>
    <w:p w14:paraId="7D9D36E4" w14:textId="03E7174D" w:rsidR="00A24328" w:rsidRDefault="000B38D1" w:rsidP="009A59D1">
      <w:pPr>
        <w:pStyle w:val="38"/>
        <w:framePr w:wrap="notBeside"/>
        <w:rPr>
          <w:rtl/>
        </w:rPr>
      </w:pPr>
      <w:r w:rsidRPr="00660D7A">
        <w:rPr>
          <w:rFonts w:hint="cs"/>
          <w:rtl/>
        </w:rPr>
        <w:t>ר</w:t>
      </w:r>
      <w:r w:rsidRPr="00660D7A">
        <w:rPr>
          <w:rtl/>
        </w:rPr>
        <w:t>"</w:t>
      </w:r>
      <w:r w:rsidRPr="00660D7A">
        <w:rPr>
          <w:rFonts w:hint="cs"/>
          <w:rtl/>
        </w:rPr>
        <w:t>י</w:t>
      </w:r>
      <w:r w:rsidR="009B14FE">
        <w:rPr>
          <w:rFonts w:hint="cs"/>
          <w:rtl/>
        </w:rPr>
        <w:t>:</w:t>
      </w:r>
    </w:p>
    <w:p w14:paraId="1F2ABC39" w14:textId="38570666" w:rsidR="007603D8" w:rsidRPr="000528DA" w:rsidRDefault="000B38D1" w:rsidP="000528DA">
      <w:pPr>
        <w:rPr>
          <w:rtl/>
        </w:rPr>
      </w:pPr>
      <w:r w:rsidRPr="000528DA">
        <w:rPr>
          <w:rFonts w:hint="cs"/>
          <w:rtl/>
        </w:rPr>
        <w:t xml:space="preserve">בין כך צריך לברך </w:t>
      </w:r>
      <w:r w:rsidR="007603D8" w:rsidRPr="00E34F28">
        <w:rPr>
          <w:rStyle w:val="afffff9"/>
          <w:rFonts w:hint="cs"/>
          <w:rtl/>
        </w:rPr>
        <w:t xml:space="preserve"> </w:t>
      </w:r>
      <w:r w:rsidRPr="00E34F28">
        <w:rPr>
          <w:rStyle w:val="afffff9"/>
          <w:rFonts w:hint="cs"/>
          <w:rtl/>
        </w:rPr>
        <w:t>לל</w:t>
      </w:r>
      <w:r w:rsidRPr="00E34F28">
        <w:rPr>
          <w:rStyle w:val="afffff9"/>
          <w:rtl/>
        </w:rPr>
        <w:t>"</w:t>
      </w:r>
      <w:r w:rsidRPr="00E34F28">
        <w:rPr>
          <w:rStyle w:val="afffff9"/>
          <w:rFonts w:hint="cs"/>
          <w:rtl/>
        </w:rPr>
        <w:t>ק</w:t>
      </w:r>
      <w:r w:rsidR="001866AE" w:rsidRPr="00E34F28">
        <w:rPr>
          <w:rStyle w:val="afffff9"/>
          <w:rFonts w:hint="cs"/>
          <w:rtl/>
        </w:rPr>
        <w:t>:</w:t>
      </w:r>
      <w:r w:rsidRPr="00E34F28">
        <w:rPr>
          <w:rStyle w:val="afffff9"/>
          <w:rFonts w:hint="cs"/>
          <w:rtl/>
        </w:rPr>
        <w:t xml:space="preserve"> ר</w:t>
      </w:r>
      <w:r w:rsidRPr="00E34F28">
        <w:rPr>
          <w:rStyle w:val="afffff9"/>
          <w:rtl/>
        </w:rPr>
        <w:t>"</w:t>
      </w:r>
      <w:r w:rsidRPr="00E34F28">
        <w:rPr>
          <w:rStyle w:val="afffff9"/>
          <w:rFonts w:hint="cs"/>
          <w:rtl/>
        </w:rPr>
        <w:t>ה כר</w:t>
      </w:r>
      <w:r w:rsidR="007B7D72" w:rsidRPr="00E34F28">
        <w:rPr>
          <w:rStyle w:val="afffff9"/>
          <w:rFonts w:hint="cs"/>
          <w:rtl/>
        </w:rPr>
        <w:t>"</w:t>
      </w:r>
      <w:r w:rsidRPr="00E34F28">
        <w:rPr>
          <w:rStyle w:val="afffff9"/>
          <w:rFonts w:hint="cs"/>
          <w:rtl/>
        </w:rPr>
        <w:t>מ ורי</w:t>
      </w:r>
      <w:r w:rsidRPr="00E34F28">
        <w:rPr>
          <w:rStyle w:val="afffff9"/>
          <w:rtl/>
        </w:rPr>
        <w:t>"</w:t>
      </w:r>
      <w:r w:rsidRPr="00E34F28">
        <w:rPr>
          <w:rStyle w:val="afffff9"/>
          <w:rFonts w:hint="cs"/>
          <w:rtl/>
        </w:rPr>
        <w:t>ו כר</w:t>
      </w:r>
      <w:r w:rsidRPr="00E34F28">
        <w:rPr>
          <w:rStyle w:val="afffff9"/>
          <w:rtl/>
        </w:rPr>
        <w:t>"</w:t>
      </w:r>
      <w:r w:rsidRPr="00E34F28">
        <w:rPr>
          <w:rStyle w:val="afffff9"/>
          <w:rFonts w:hint="cs"/>
          <w:rtl/>
        </w:rPr>
        <w:t>י</w:t>
      </w:r>
      <w:r w:rsidRPr="000528DA">
        <w:rPr>
          <w:rFonts w:hint="cs"/>
          <w:rtl/>
        </w:rPr>
        <w:t xml:space="preserve">, </w:t>
      </w:r>
      <w:r w:rsidR="001866AE" w:rsidRPr="00E34F28">
        <w:rPr>
          <w:rStyle w:val="afffff9"/>
          <w:rFonts w:hint="cs"/>
          <w:rtl/>
        </w:rPr>
        <w:t xml:space="preserve">  </w:t>
      </w:r>
    </w:p>
    <w:p w14:paraId="4583A6A8" w14:textId="77777777" w:rsidR="000B38D1" w:rsidRPr="000528DA" w:rsidRDefault="000B38D1" w:rsidP="000528DA">
      <w:pPr>
        <w:rPr>
          <w:rtl/>
        </w:rPr>
      </w:pPr>
      <w:r w:rsidRPr="00E34F28">
        <w:rPr>
          <w:rStyle w:val="afffff9"/>
          <w:rFonts w:hint="cs"/>
          <w:rtl/>
        </w:rPr>
        <w:t>לל</w:t>
      </w:r>
      <w:r w:rsidRPr="00E34F28">
        <w:rPr>
          <w:rStyle w:val="afffff9"/>
          <w:rtl/>
        </w:rPr>
        <w:t>"</w:t>
      </w:r>
      <w:r w:rsidRPr="00E34F28">
        <w:rPr>
          <w:rStyle w:val="afffff9"/>
          <w:rFonts w:hint="cs"/>
          <w:rtl/>
        </w:rPr>
        <w:t>ב</w:t>
      </w:r>
      <w:r w:rsidR="001866AE" w:rsidRPr="00E34F28">
        <w:rPr>
          <w:rStyle w:val="afffff9"/>
          <w:rFonts w:hint="cs"/>
          <w:rtl/>
        </w:rPr>
        <w:t>:</w:t>
      </w:r>
      <w:r w:rsidRPr="00E34F28">
        <w:rPr>
          <w:rStyle w:val="afffff9"/>
          <w:rFonts w:hint="cs"/>
          <w:rtl/>
        </w:rPr>
        <w:t xml:space="preserve"> ר</w:t>
      </w:r>
      <w:r w:rsidRPr="00E34F28">
        <w:rPr>
          <w:rStyle w:val="afffff9"/>
          <w:rtl/>
        </w:rPr>
        <w:t>"</w:t>
      </w:r>
      <w:r w:rsidRPr="00E34F28">
        <w:rPr>
          <w:rStyle w:val="afffff9"/>
          <w:rFonts w:hint="cs"/>
          <w:rtl/>
        </w:rPr>
        <w:t>ה כר</w:t>
      </w:r>
      <w:r w:rsidRPr="00E34F28">
        <w:rPr>
          <w:rStyle w:val="afffff9"/>
          <w:rtl/>
        </w:rPr>
        <w:t>"</w:t>
      </w:r>
      <w:r w:rsidRPr="00E34F28">
        <w:rPr>
          <w:rStyle w:val="afffff9"/>
          <w:rFonts w:hint="cs"/>
          <w:rtl/>
        </w:rPr>
        <w:t>י ורי</w:t>
      </w:r>
      <w:r w:rsidRPr="00E34F28">
        <w:rPr>
          <w:rStyle w:val="afffff9"/>
          <w:rtl/>
        </w:rPr>
        <w:t>"</w:t>
      </w:r>
      <w:r w:rsidRPr="00E34F28">
        <w:rPr>
          <w:rStyle w:val="afffff9"/>
          <w:rFonts w:hint="cs"/>
          <w:rtl/>
        </w:rPr>
        <w:t>ו כר</w:t>
      </w:r>
      <w:r w:rsidRPr="00E34F28">
        <w:rPr>
          <w:rStyle w:val="afffff9"/>
          <w:rtl/>
        </w:rPr>
        <w:t>"</w:t>
      </w:r>
      <w:r w:rsidRPr="00E34F28">
        <w:rPr>
          <w:rStyle w:val="afffff9"/>
          <w:rFonts w:hint="cs"/>
          <w:rtl/>
        </w:rPr>
        <w:t xml:space="preserve">י, </w:t>
      </w:r>
    </w:p>
    <w:p w14:paraId="669D4D9A" w14:textId="77777777" w:rsidR="007603D8" w:rsidRPr="000528DA" w:rsidRDefault="000B38D1" w:rsidP="000528DA">
      <w:pPr>
        <w:rPr>
          <w:rtl/>
        </w:rPr>
      </w:pPr>
      <w:bookmarkStart w:id="2143" w:name="_Toc193636620"/>
      <w:bookmarkStart w:id="2144" w:name="_Toc216185218"/>
      <w:r w:rsidRPr="00A10336">
        <w:rPr>
          <w:rStyle w:val="30"/>
          <w:rFonts w:hint="cs"/>
          <w:rtl/>
        </w:rPr>
        <w:t>חזר וקנה</w:t>
      </w:r>
      <w:bookmarkEnd w:id="2143"/>
      <w:bookmarkEnd w:id="2144"/>
      <w:r w:rsidRPr="000528DA">
        <w:rPr>
          <w:rFonts w:hint="cs"/>
          <w:rtl/>
        </w:rPr>
        <w:t xml:space="preserve"> צריך לברך </w:t>
      </w:r>
      <w:r w:rsidRPr="00E51686">
        <w:rPr>
          <w:rStyle w:val="afffff9"/>
          <w:rFonts w:hint="cs"/>
          <w:rtl/>
        </w:rPr>
        <w:t>ו</w:t>
      </w:r>
      <w:r w:rsidR="007603D8" w:rsidRPr="00E51686">
        <w:rPr>
          <w:rStyle w:val="afffff9"/>
          <w:rFonts w:hint="cs"/>
          <w:rtl/>
        </w:rPr>
        <w:t>חלקו</w:t>
      </w:r>
      <w:r w:rsidRPr="000528DA">
        <w:rPr>
          <w:rFonts w:hint="cs"/>
          <w:rtl/>
        </w:rPr>
        <w:t xml:space="preserve"> ביש לו וקנה להודיעך </w:t>
      </w:r>
      <w:r w:rsidRPr="00E34F28">
        <w:rPr>
          <w:rStyle w:val="afffff9"/>
          <w:rFonts w:hint="cs"/>
          <w:rtl/>
        </w:rPr>
        <w:t>כח דר'מ</w:t>
      </w:r>
      <w:r w:rsidRPr="000528DA">
        <w:rPr>
          <w:rFonts w:hint="cs"/>
          <w:rtl/>
        </w:rPr>
        <w:t xml:space="preserve">, </w:t>
      </w:r>
    </w:p>
    <w:p w14:paraId="757B99B0" w14:textId="5F389E89" w:rsidR="00A24328" w:rsidRDefault="000B38D1" w:rsidP="009A59D1">
      <w:pPr>
        <w:pStyle w:val="38"/>
        <w:framePr w:wrap="notBeside"/>
        <w:rPr>
          <w:rtl/>
        </w:rPr>
      </w:pPr>
      <w:r w:rsidRPr="00660D7A">
        <w:rPr>
          <w:rFonts w:hint="cs"/>
          <w:rtl/>
        </w:rPr>
        <w:t xml:space="preserve">ולא </w:t>
      </w:r>
      <w:r w:rsidR="007603D8" w:rsidRPr="00660D7A">
        <w:rPr>
          <w:rFonts w:hint="cs"/>
          <w:rtl/>
        </w:rPr>
        <w:t>חלקו</w:t>
      </w:r>
      <w:r w:rsidR="009B14FE">
        <w:rPr>
          <w:rFonts w:hint="cs"/>
          <w:rtl/>
        </w:rPr>
        <w:t>:</w:t>
      </w:r>
    </w:p>
    <w:p w14:paraId="3BB6ED3B" w14:textId="134FBFBE" w:rsidR="00FD3B76" w:rsidRPr="000528DA" w:rsidRDefault="000B38D1" w:rsidP="000528DA">
      <w:pPr>
        <w:rPr>
          <w:rtl/>
        </w:rPr>
      </w:pPr>
      <w:r w:rsidRPr="000528DA">
        <w:rPr>
          <w:rFonts w:hint="cs"/>
          <w:rtl/>
        </w:rPr>
        <w:t>בקנה וחזק וקנה דא</w:t>
      </w:r>
      <w:r w:rsidRPr="000528DA">
        <w:rPr>
          <w:rtl/>
        </w:rPr>
        <w:t>"</w:t>
      </w:r>
      <w:r w:rsidRPr="000528DA">
        <w:rPr>
          <w:rFonts w:hint="cs"/>
          <w:rtl/>
        </w:rPr>
        <w:t xml:space="preserve">צ לברך להודיעך </w:t>
      </w:r>
      <w:r w:rsidRPr="00E34F28">
        <w:rPr>
          <w:rStyle w:val="afffff9"/>
          <w:rFonts w:hint="cs"/>
          <w:rtl/>
        </w:rPr>
        <w:t>כוחו דר</w:t>
      </w:r>
      <w:r w:rsidRPr="00E34F28">
        <w:rPr>
          <w:rStyle w:val="afffff9"/>
          <w:rtl/>
        </w:rPr>
        <w:t>"</w:t>
      </w:r>
      <w:r w:rsidRPr="00E34F28">
        <w:rPr>
          <w:rStyle w:val="afffff9"/>
          <w:rFonts w:hint="cs"/>
          <w:rtl/>
        </w:rPr>
        <w:t>י.</w:t>
      </w:r>
      <w:r w:rsidRPr="000528DA">
        <w:rPr>
          <w:rFonts w:hint="cs"/>
          <w:rtl/>
        </w:rPr>
        <w:t xml:space="preserve"> דכח דהיתר עדיף, </w:t>
      </w:r>
    </w:p>
    <w:p w14:paraId="7ACB7692" w14:textId="77777777" w:rsidR="00E51686" w:rsidRPr="00E51686" w:rsidRDefault="000B38D1" w:rsidP="00470C2A">
      <w:pPr>
        <w:pStyle w:val="afffffe"/>
        <w:rPr>
          <w:rtl/>
        </w:rPr>
      </w:pPr>
      <w:ins w:id="9890" w:author="מספור קטעי משנה" w:date="2026-10-06T06:45:16Z">
        <w:r>
          <w:rPr>
            <w:rStyle w:val="MisparKeta"/>
          </w:rPr>
          <w:t xml:space="preserve">א. </w:t>
        </w:r>
      </w:ins>
      <w:bookmarkStart w:id="2145" w:name="_Toc193636621"/>
      <w:bookmarkStart w:id="2146" w:name="_Toc216185219"/>
      <w:r w:rsidRPr="00E51686">
        <w:rPr>
          <w:rFonts w:hint="cs"/>
          <w:rtl/>
        </w:rPr>
        <w:t>מברך על הרעה</w:t>
      </w:r>
      <w:bookmarkEnd w:id="2145"/>
      <w:bookmarkEnd w:id="2146"/>
    </w:p>
    <w:p w14:paraId="73B7B391" w14:textId="394EE0C3" w:rsidR="00FD3B76" w:rsidRPr="00E34F28" w:rsidRDefault="000B38D1" w:rsidP="00E51686">
      <w:pPr>
        <w:pStyle w:val="afffff5"/>
        <w:spacing w:before="0"/>
        <w:rPr>
          <w:rtl/>
        </w:rPr>
      </w:pPr>
      <w:r w:rsidRPr="00FE3D07">
        <w:rPr>
          <w:rFonts w:hint="cs"/>
          <w:rtl/>
        </w:rPr>
        <w:t>כגון דשטף גל קרקעו, אפי' דטובה היא לאח</w:t>
      </w:r>
      <w:r w:rsidRPr="00FE3D07">
        <w:rPr>
          <w:rtl/>
        </w:rPr>
        <w:t>"</w:t>
      </w:r>
      <w:r w:rsidRPr="00FE3D07">
        <w:rPr>
          <w:rFonts w:hint="cs"/>
          <w:rtl/>
        </w:rPr>
        <w:t xml:space="preserve">ז שהאדמה משבחת השתא רעה, </w:t>
      </w:r>
    </w:p>
    <w:p w14:paraId="54CBA7F8" w14:textId="77777777" w:rsidR="00E51686" w:rsidRPr="00E51686" w:rsidRDefault="000B38D1" w:rsidP="00470C2A">
      <w:pPr>
        <w:pStyle w:val="afffffe"/>
        <w:rPr>
          <w:rtl/>
        </w:rPr>
      </w:pPr>
      <w:ins w:id="9891" w:author="מספור קטעי משנה" w:date="2026-10-06T06:45:16Z">
        <w:r>
          <w:rPr>
            <w:rStyle w:val="MisparKeta"/>
          </w:rPr>
          <w:t xml:space="preserve">ב. </w:t>
        </w:r>
      </w:ins>
      <w:bookmarkStart w:id="2147" w:name="_Toc193636622"/>
      <w:bookmarkStart w:id="2148" w:name="_Toc216185220"/>
      <w:r w:rsidRPr="00E51686">
        <w:rPr>
          <w:rFonts w:hint="cs"/>
          <w:rtl/>
        </w:rPr>
        <w:t>ועל הטובה,</w:t>
      </w:r>
      <w:bookmarkEnd w:id="2147"/>
      <w:bookmarkEnd w:id="2148"/>
      <w:r w:rsidRPr="00E51686">
        <w:rPr>
          <w:rFonts w:hint="cs"/>
          <w:rtl/>
        </w:rPr>
        <w:t xml:space="preserve"> </w:t>
      </w:r>
    </w:p>
    <w:p w14:paraId="6970B849" w14:textId="50CF733A" w:rsidR="000B38D1" w:rsidRPr="000528DA" w:rsidRDefault="000B38D1" w:rsidP="000528DA">
      <w:pPr>
        <w:rPr>
          <w:rtl/>
        </w:rPr>
      </w:pPr>
      <w:r w:rsidRPr="000528DA">
        <w:rPr>
          <w:rFonts w:hint="cs"/>
          <w:rtl/>
        </w:rPr>
        <w:t xml:space="preserve">מציאה אפ' דאי ישמע המלך יקח ממנו ורעה היא, </w:t>
      </w:r>
      <w:r w:rsidR="00E51686">
        <w:rPr>
          <w:rFonts w:hint="cs"/>
          <w:rtl/>
        </w:rPr>
        <w:t xml:space="preserve">כעת </w:t>
      </w:r>
      <w:r w:rsidRPr="000528DA">
        <w:rPr>
          <w:rFonts w:hint="cs"/>
          <w:rtl/>
        </w:rPr>
        <w:t xml:space="preserve">טובה, </w:t>
      </w:r>
    </w:p>
    <w:p w14:paraId="2B56B82F" w14:textId="77777777" w:rsidR="00E51686" w:rsidRPr="00E51686" w:rsidRDefault="000B38D1" w:rsidP="00470C2A">
      <w:pPr>
        <w:pStyle w:val="afffffe"/>
        <w:rPr>
          <w:rtl/>
        </w:rPr>
      </w:pPr>
      <w:ins w:id="9892" w:author="מספור קטעי משנה" w:date="2026-10-06T06:45:16Z">
        <w:r>
          <w:rPr>
            <w:rStyle w:val="MisparKeta"/>
          </w:rPr>
          <w:t xml:space="preserve">ב. </w:t>
        </w:r>
      </w:ins>
      <w:bookmarkStart w:id="2149" w:name="_Toc193636623"/>
      <w:bookmarkStart w:id="2150" w:name="_Toc216185221"/>
      <w:r w:rsidRPr="00E51686">
        <w:rPr>
          <w:rFonts w:hint="cs"/>
          <w:rtl/>
        </w:rPr>
        <w:t>אשתו מעוברת</w:t>
      </w:r>
      <w:bookmarkEnd w:id="2149"/>
      <w:bookmarkEnd w:id="2150"/>
    </w:p>
    <w:p w14:paraId="72B1F9A7" w14:textId="77777777" w:rsidR="00A24328" w:rsidRDefault="000B38D1" w:rsidP="009A59D1">
      <w:pPr>
        <w:pStyle w:val="38"/>
        <w:framePr w:wrap="notBeside"/>
        <w:rPr>
          <w:rtl/>
        </w:rPr>
      </w:pPr>
      <w:r w:rsidRPr="00660D7A">
        <w:rPr>
          <w:rFonts w:hint="cs"/>
          <w:rtl/>
        </w:rPr>
        <w:t>והך</w:t>
      </w:r>
      <w:r w:rsidR="00A24328">
        <w:rPr>
          <w:rtl/>
        </w:rPr>
        <w:t>:</w:t>
      </w:r>
    </w:p>
    <w:p w14:paraId="0139C2F5" w14:textId="21C3E196" w:rsidR="00E51686" w:rsidRDefault="000B38D1" w:rsidP="00E51686">
      <w:pPr>
        <w:pStyle w:val="afffff5"/>
        <w:spacing w:before="0"/>
        <w:rPr>
          <w:rtl/>
        </w:rPr>
      </w:pPr>
      <w:r w:rsidRPr="00FE3D07">
        <w:rPr>
          <w:rFonts w:hint="cs"/>
          <w:rtl/>
        </w:rPr>
        <w:t>דדינה</w:t>
      </w:r>
      <w:r w:rsidRPr="006D3CF8">
        <w:rPr>
          <w:rStyle w:val="afffffb"/>
          <w:rFonts w:hint="cs"/>
          <w:b w:val="0"/>
          <w:bCs w:val="0"/>
          <w:rtl/>
        </w:rPr>
        <w:t xml:space="preserve"> </w:t>
      </w:r>
      <w:r w:rsidR="00E51686">
        <w:rPr>
          <w:rStyle w:val="afffffb"/>
          <w:rFonts w:hint="cs"/>
          <w:b w:val="0"/>
          <w:bCs w:val="0"/>
          <w:rtl/>
        </w:rPr>
        <w:t xml:space="preserve">- </w:t>
      </w:r>
      <w:r w:rsidRPr="006D3CF8">
        <w:rPr>
          <w:rStyle w:val="afffffb"/>
          <w:rFonts w:hint="cs"/>
          <w:b w:val="0"/>
          <w:bCs w:val="0"/>
          <w:rtl/>
        </w:rPr>
        <w:t>א.</w:t>
      </w:r>
      <w:r w:rsidRPr="00FE3D07">
        <w:rPr>
          <w:rFonts w:hint="cs"/>
          <w:rtl/>
        </w:rPr>
        <w:t xml:space="preserve"> אין מזכירין מעשה ניסים,</w:t>
      </w:r>
      <w:r w:rsidRPr="006D3CF8">
        <w:rPr>
          <w:rStyle w:val="afffffb"/>
          <w:rFonts w:hint="cs"/>
          <w:b w:val="0"/>
          <w:bCs w:val="0"/>
          <w:rtl/>
        </w:rPr>
        <w:t xml:space="preserve"> ב.</w:t>
      </w:r>
      <w:r w:rsidRPr="00FE3D07">
        <w:rPr>
          <w:rFonts w:hint="cs"/>
          <w:rtl/>
        </w:rPr>
        <w:t xml:space="preserve"> בתוך מ' יום היה, </w:t>
      </w:r>
    </w:p>
    <w:p w14:paraId="24B6391D" w14:textId="15B94FDE" w:rsidR="00E51686" w:rsidRDefault="000B38D1" w:rsidP="00E51686">
      <w:pPr>
        <w:pStyle w:val="afffff5"/>
        <w:spacing w:before="0"/>
        <w:rPr>
          <w:rtl/>
        </w:rPr>
      </w:pPr>
      <w:r w:rsidRPr="00FE3D07">
        <w:rPr>
          <w:rFonts w:hint="cs"/>
          <w:rtl/>
        </w:rPr>
        <w:t xml:space="preserve">דג' ימים הראשונים, יבקש אדם רחמים שלא יסריח, </w:t>
      </w:r>
    </w:p>
    <w:p w14:paraId="69AC8D25" w14:textId="77777777" w:rsidR="00E51686" w:rsidRDefault="000B38D1" w:rsidP="00E51686">
      <w:pPr>
        <w:pStyle w:val="afffff5"/>
        <w:spacing w:before="0"/>
        <w:rPr>
          <w:rtl/>
        </w:rPr>
      </w:pPr>
      <w:r w:rsidRPr="00FE3D07">
        <w:rPr>
          <w:rFonts w:hint="cs"/>
          <w:rtl/>
        </w:rPr>
        <w:t xml:space="preserve">מג' ועד מ' יבקש שיהא זכר, </w:t>
      </w:r>
    </w:p>
    <w:p w14:paraId="05C23359" w14:textId="594C92E7" w:rsidR="00E51686" w:rsidRDefault="000B38D1" w:rsidP="00E51686">
      <w:pPr>
        <w:pStyle w:val="afffff5"/>
        <w:spacing w:before="0"/>
        <w:rPr>
          <w:rtl/>
        </w:rPr>
      </w:pPr>
      <w:r w:rsidRPr="00FE3D07">
        <w:rPr>
          <w:rFonts w:hint="cs"/>
          <w:rtl/>
        </w:rPr>
        <w:t>ממ' וע</w:t>
      </w:r>
      <w:r w:rsidR="00BA57BA">
        <w:rPr>
          <w:rFonts w:hint="cs"/>
          <w:rtl/>
        </w:rPr>
        <w:t>ד</w:t>
      </w:r>
      <w:r w:rsidRPr="00FE3D07">
        <w:rPr>
          <w:rFonts w:hint="cs"/>
          <w:rtl/>
        </w:rPr>
        <w:t xml:space="preserve"> ג' חדשים שלא יהא סנדל, </w:t>
      </w:r>
    </w:p>
    <w:p w14:paraId="58528772" w14:textId="77777777" w:rsidR="00E51686" w:rsidRDefault="000B38D1" w:rsidP="00E51686">
      <w:pPr>
        <w:pStyle w:val="afffff5"/>
        <w:spacing w:before="0"/>
        <w:rPr>
          <w:rtl/>
        </w:rPr>
      </w:pPr>
      <w:r w:rsidRPr="00FE3D07">
        <w:rPr>
          <w:rFonts w:hint="cs"/>
          <w:rtl/>
        </w:rPr>
        <w:lastRenderedPageBreak/>
        <w:t xml:space="preserve">מג' ועד ו' שלא יהא נפל, </w:t>
      </w:r>
    </w:p>
    <w:p w14:paraId="378FEE05" w14:textId="77777777" w:rsidR="00E51686" w:rsidRDefault="000B38D1" w:rsidP="00E51686">
      <w:pPr>
        <w:pStyle w:val="afffff5"/>
        <w:spacing w:before="0"/>
        <w:rPr>
          <w:rtl/>
        </w:rPr>
      </w:pPr>
      <w:r w:rsidRPr="00FE3D07">
        <w:rPr>
          <w:rFonts w:hint="cs"/>
          <w:rtl/>
        </w:rPr>
        <w:t>מו' ועד ט' שיצא בשלום, ומהני רחמי בהזריעו בב</w:t>
      </w:r>
      <w:r w:rsidRPr="00FE3D07">
        <w:rPr>
          <w:rtl/>
        </w:rPr>
        <w:t>"</w:t>
      </w:r>
      <w:r w:rsidRPr="00FE3D07">
        <w:rPr>
          <w:rFonts w:hint="cs"/>
          <w:rtl/>
        </w:rPr>
        <w:t xml:space="preserve">א, </w:t>
      </w:r>
    </w:p>
    <w:p w14:paraId="245AB70A" w14:textId="442416EA" w:rsidR="000B38D1" w:rsidRPr="00E34F28" w:rsidRDefault="000B38D1" w:rsidP="00E51686">
      <w:pPr>
        <w:pStyle w:val="afffff5"/>
        <w:spacing w:before="0"/>
        <w:rPr>
          <w:rtl/>
        </w:rPr>
      </w:pPr>
      <w:r w:rsidRPr="00FE3D07">
        <w:rPr>
          <w:rFonts w:hint="cs"/>
          <w:rtl/>
        </w:rPr>
        <w:t xml:space="preserve">אשה תחילה יולדת זכר, איש תחילה יולדת נקבה, </w:t>
      </w:r>
    </w:p>
    <w:p w14:paraId="7370E4D7" w14:textId="77777777" w:rsidR="00E51686" w:rsidRPr="00E51686" w:rsidRDefault="000B38D1" w:rsidP="00E51686">
      <w:pPr>
        <w:pStyle w:val="afffffc"/>
        <w:rPr>
          <w:rtl/>
        </w:rPr>
      </w:pPr>
      <w:bookmarkStart w:id="2151" w:name="_Toc193636624"/>
      <w:bookmarkStart w:id="2152" w:name="_Toc216185222"/>
      <w:r w:rsidRPr="00E51686">
        <w:rPr>
          <w:rFonts w:hint="cs"/>
          <w:rtl/>
        </w:rPr>
        <w:t>בא בדרך</w:t>
      </w:r>
      <w:bookmarkEnd w:id="2151"/>
      <w:bookmarkEnd w:id="2152"/>
    </w:p>
    <w:p w14:paraId="52F03450" w14:textId="61874682" w:rsidR="00A24328" w:rsidRDefault="000B38D1" w:rsidP="009A59D1">
      <w:pPr>
        <w:pStyle w:val="38"/>
        <w:framePr w:wrap="notBeside"/>
        <w:rPr>
          <w:rtl/>
        </w:rPr>
      </w:pPr>
      <w:r w:rsidRPr="00660D7A">
        <w:rPr>
          <w:rFonts w:hint="cs"/>
          <w:rtl/>
        </w:rPr>
        <w:t>- מעשה דהלל</w:t>
      </w:r>
      <w:r w:rsidR="009B14FE">
        <w:rPr>
          <w:rFonts w:hint="cs"/>
          <w:rtl/>
        </w:rPr>
        <w:t>:</w:t>
      </w:r>
    </w:p>
    <w:p w14:paraId="472CD166" w14:textId="30C3646B" w:rsidR="007603D8" w:rsidRPr="00E34F28" w:rsidRDefault="000B38D1" w:rsidP="00E51686">
      <w:pPr>
        <w:pStyle w:val="afffff5"/>
        <w:spacing w:before="0"/>
        <w:rPr>
          <w:rtl/>
        </w:rPr>
      </w:pPr>
      <w:r w:rsidRPr="00FE3D07">
        <w:rPr>
          <w:rFonts w:hint="cs"/>
          <w:rtl/>
        </w:rPr>
        <w:t>ושמע קול צוחה בעיר ואמר מובטח אני שאי</w:t>
      </w:r>
      <w:r w:rsidRPr="00FE3D07">
        <w:rPr>
          <w:rtl/>
        </w:rPr>
        <w:t>"</w:t>
      </w:r>
      <w:r w:rsidRPr="00FE3D07">
        <w:rPr>
          <w:rFonts w:hint="cs"/>
          <w:rtl/>
        </w:rPr>
        <w:t xml:space="preserve">ז בתוך ביתי, </w:t>
      </w:r>
    </w:p>
    <w:p w14:paraId="1D6A1CEF" w14:textId="77777777" w:rsidR="007603D8" w:rsidRPr="000528DA" w:rsidRDefault="007603D8" w:rsidP="000528DA">
      <w:pPr>
        <w:rPr>
          <w:rtl/>
        </w:rPr>
      </w:pPr>
      <w:r w:rsidRPr="000528DA">
        <w:rPr>
          <w:rFonts w:hint="cs"/>
          <w:rtl/>
        </w:rPr>
        <w:t xml:space="preserve">ע"ז </w:t>
      </w:r>
      <w:r w:rsidR="000B38D1" w:rsidRPr="000528DA">
        <w:rPr>
          <w:rFonts w:hint="cs"/>
          <w:rtl/>
        </w:rPr>
        <w:t xml:space="preserve">שמועה רעה לא יירא, מרישא לסיפא לא ירא דבוטח בה, </w:t>
      </w:r>
    </w:p>
    <w:p w14:paraId="0AE4BF5D" w14:textId="77777777" w:rsidR="007603D8" w:rsidRPr="000528DA" w:rsidRDefault="000B38D1" w:rsidP="000528DA">
      <w:pPr>
        <w:rPr>
          <w:rtl/>
        </w:rPr>
      </w:pPr>
      <w:r w:rsidRPr="000528DA">
        <w:rPr>
          <w:rFonts w:hint="cs"/>
          <w:rtl/>
        </w:rPr>
        <w:t xml:space="preserve">מסיפא לרישא- מפני שבוטח בה' לא יירא, </w:t>
      </w:r>
    </w:p>
    <w:p w14:paraId="048E11A7" w14:textId="77777777" w:rsidR="000B38D1" w:rsidRPr="000528DA" w:rsidRDefault="000B38D1" w:rsidP="000528DA">
      <w:pPr>
        <w:rPr>
          <w:rtl/>
        </w:rPr>
      </w:pPr>
      <w:r w:rsidRPr="000528DA">
        <w:rPr>
          <w:rStyle w:val="ad"/>
          <w:rFonts w:hint="cs"/>
          <w:rtl/>
        </w:rPr>
        <w:t>פחדו בציון חטאים, אשרי אדם מפחד תמיד-</w:t>
      </w:r>
      <w:r w:rsidRPr="000528DA">
        <w:rPr>
          <w:rFonts w:hint="cs"/>
          <w:rtl/>
        </w:rPr>
        <w:t xml:space="preserve"> בד</w:t>
      </w:r>
      <w:r w:rsidRPr="000528DA">
        <w:rPr>
          <w:rtl/>
        </w:rPr>
        <w:t>"</w:t>
      </w:r>
      <w:r w:rsidRPr="000528DA">
        <w:rPr>
          <w:rFonts w:hint="cs"/>
          <w:rtl/>
        </w:rPr>
        <w:t xml:space="preserve">ת, </w:t>
      </w:r>
    </w:p>
    <w:p w14:paraId="63D0A345" w14:textId="77777777" w:rsidR="00A24328" w:rsidRDefault="000B38D1" w:rsidP="009A59D1">
      <w:pPr>
        <w:pStyle w:val="38"/>
        <w:framePr w:wrap="notBeside"/>
        <w:rPr>
          <w:rtl/>
        </w:rPr>
      </w:pPr>
      <w:r w:rsidRPr="00660D7A">
        <w:rPr>
          <w:rFonts w:hint="cs"/>
          <w:rtl/>
        </w:rPr>
        <w:t>רה</w:t>
      </w:r>
      <w:r w:rsidRPr="00660D7A">
        <w:rPr>
          <w:rtl/>
        </w:rPr>
        <w:t>"</w:t>
      </w:r>
      <w:r w:rsidRPr="00660D7A">
        <w:rPr>
          <w:rFonts w:hint="cs"/>
          <w:rtl/>
        </w:rPr>
        <w:t>מ</w:t>
      </w:r>
      <w:r w:rsidR="00A24328">
        <w:rPr>
          <w:rtl/>
        </w:rPr>
        <w:t>:</w:t>
      </w:r>
    </w:p>
    <w:p w14:paraId="5947F65A" w14:textId="6413B9ED" w:rsidR="00A24EC9" w:rsidRPr="000528DA" w:rsidRDefault="000B38D1" w:rsidP="000528DA">
      <w:pPr>
        <w:rPr>
          <w:rtl/>
        </w:rPr>
      </w:pPr>
      <w:bookmarkStart w:id="2153" w:name="_Toc193636625"/>
      <w:bookmarkStart w:id="2154" w:name="_Toc216185223"/>
      <w:r w:rsidRPr="00A10336">
        <w:rPr>
          <w:rStyle w:val="30"/>
          <w:rFonts w:hint="cs"/>
          <w:rtl/>
        </w:rPr>
        <w:t>שנאנח</w:t>
      </w:r>
      <w:bookmarkEnd w:id="2153"/>
      <w:bookmarkEnd w:id="2154"/>
      <w:r w:rsidRPr="000528DA">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שייסורים מביא ע</w:t>
      </w:r>
      <w:r w:rsidRPr="000528DA">
        <w:rPr>
          <w:rtl/>
        </w:rPr>
        <w:t>"</w:t>
      </w:r>
      <w:r w:rsidRPr="000528DA">
        <w:rPr>
          <w:rFonts w:hint="cs"/>
          <w:rtl/>
        </w:rPr>
        <w:t xml:space="preserve">ע, </w:t>
      </w:r>
      <w:r w:rsidRPr="00A10336">
        <w:rPr>
          <w:rStyle w:val="30"/>
          <w:rFonts w:hint="cs"/>
          <w:rtl/>
        </w:rPr>
        <w:t>והך</w:t>
      </w:r>
      <w:r w:rsidRPr="000528DA">
        <w:rPr>
          <w:rFonts w:hint="cs"/>
          <w:rtl/>
        </w:rPr>
        <w:t xml:space="preserve"> </w:t>
      </w:r>
      <w:r w:rsidRPr="000528DA">
        <w:rPr>
          <w:rStyle w:val="ad"/>
          <w:rFonts w:hint="cs"/>
          <w:rtl/>
        </w:rPr>
        <w:t>דאשרי אדם</w:t>
      </w:r>
      <w:r w:rsidRPr="000528DA">
        <w:rPr>
          <w:rFonts w:hint="cs"/>
          <w:rtl/>
        </w:rPr>
        <w:t xml:space="preserve"> בד</w:t>
      </w:r>
      <w:r w:rsidRPr="000528DA">
        <w:rPr>
          <w:rtl/>
        </w:rPr>
        <w:t>"</w:t>
      </w:r>
      <w:r w:rsidRPr="000528DA">
        <w:rPr>
          <w:rFonts w:hint="cs"/>
          <w:rtl/>
        </w:rPr>
        <w:t xml:space="preserve">ת, </w:t>
      </w:r>
    </w:p>
    <w:p w14:paraId="38C2CDDC" w14:textId="77777777" w:rsidR="007603D8" w:rsidRPr="00E51686" w:rsidRDefault="000B38D1" w:rsidP="00E51686">
      <w:pPr>
        <w:pStyle w:val="afffffc"/>
        <w:rPr>
          <w:rtl/>
        </w:rPr>
      </w:pPr>
      <w:bookmarkStart w:id="2155" w:name="_Toc193636626"/>
      <w:bookmarkStart w:id="2156" w:name="_Toc216185224"/>
      <w:r w:rsidRPr="00E51686">
        <w:rPr>
          <w:rFonts w:hint="cs"/>
          <w:rtl/>
        </w:rPr>
        <w:t>הנכנס לכרך יה</w:t>
      </w:r>
      <w:r w:rsidRPr="00E51686">
        <w:rPr>
          <w:rtl/>
        </w:rPr>
        <w:t>"</w:t>
      </w:r>
      <w:r w:rsidRPr="00E51686">
        <w:rPr>
          <w:rFonts w:hint="cs"/>
          <w:rtl/>
        </w:rPr>
        <w:t>ר ש</w:t>
      </w:r>
      <w:r w:rsidR="00BA57BA" w:rsidRPr="00E51686">
        <w:rPr>
          <w:rFonts w:hint="cs"/>
          <w:rtl/>
        </w:rPr>
        <w:t>ה</w:t>
      </w:r>
      <w:r w:rsidRPr="00E51686">
        <w:rPr>
          <w:rFonts w:hint="cs"/>
          <w:rtl/>
        </w:rPr>
        <w:t>כניסני לשלום, כשיוצא מודה,</w:t>
      </w:r>
      <w:bookmarkEnd w:id="2155"/>
      <w:bookmarkEnd w:id="2156"/>
      <w:r w:rsidRPr="00E51686">
        <w:rPr>
          <w:rFonts w:hint="cs"/>
          <w:rtl/>
        </w:rPr>
        <w:t xml:space="preserve"> </w:t>
      </w:r>
    </w:p>
    <w:p w14:paraId="246051BB" w14:textId="77777777" w:rsidR="007603D8" w:rsidRPr="000528DA" w:rsidRDefault="000B38D1" w:rsidP="000528DA">
      <w:pPr>
        <w:rPr>
          <w:rtl/>
        </w:rPr>
      </w:pPr>
      <w:bookmarkStart w:id="2157" w:name="_Toc193636627"/>
      <w:bookmarkStart w:id="2158" w:name="_Toc216185225"/>
      <w:r w:rsidRPr="00A10336">
        <w:rPr>
          <w:rStyle w:val="30"/>
          <w:rFonts w:hint="cs"/>
          <w:rtl/>
        </w:rPr>
        <w:t>בקש לצאת</w:t>
      </w:r>
      <w:bookmarkEnd w:id="2157"/>
      <w:bookmarkEnd w:id="2158"/>
      <w:r w:rsidRPr="000528DA">
        <w:rPr>
          <w:rFonts w:hint="cs"/>
          <w:rtl/>
        </w:rPr>
        <w:t xml:space="preserve"> יה</w:t>
      </w:r>
      <w:r w:rsidRPr="000528DA">
        <w:rPr>
          <w:rtl/>
        </w:rPr>
        <w:t>"</w:t>
      </w:r>
      <w:r w:rsidRPr="000528DA">
        <w:rPr>
          <w:rFonts w:hint="cs"/>
          <w:rtl/>
        </w:rPr>
        <w:t xml:space="preserve">ר, </w:t>
      </w:r>
      <w:r w:rsidRPr="00A10336">
        <w:rPr>
          <w:rStyle w:val="30"/>
          <w:rFonts w:hint="cs"/>
          <w:rtl/>
        </w:rPr>
        <w:t>יצא</w:t>
      </w:r>
      <w:r w:rsidRPr="000528DA">
        <w:rPr>
          <w:rFonts w:hint="cs"/>
          <w:rtl/>
        </w:rPr>
        <w:t xml:space="preserve"> אומר מודה אני</w:t>
      </w:r>
      <w:r w:rsidR="00CC63CA" w:rsidRPr="000528DA">
        <w:rPr>
          <w:rtl/>
        </w:rPr>
        <w:t>'</w:t>
      </w:r>
      <w:r w:rsidRPr="000528DA">
        <w:rPr>
          <w:rFonts w:hint="cs"/>
          <w:rtl/>
        </w:rPr>
        <w:t xml:space="preserve">, </w:t>
      </w:r>
    </w:p>
    <w:p w14:paraId="14BD5D4B" w14:textId="77777777" w:rsidR="00A24328" w:rsidRDefault="000B38D1" w:rsidP="009A59D1">
      <w:pPr>
        <w:pStyle w:val="38"/>
        <w:framePr w:wrap="notBeside"/>
        <w:rPr>
          <w:rtl/>
        </w:rPr>
      </w:pPr>
      <w:r w:rsidRPr="00660D7A">
        <w:rPr>
          <w:rFonts w:hint="cs"/>
          <w:rtl/>
        </w:rPr>
        <w:t>ר</w:t>
      </w:r>
      <w:r w:rsidRPr="00660D7A">
        <w:rPr>
          <w:rtl/>
        </w:rPr>
        <w:t>"</w:t>
      </w:r>
      <w:r w:rsidRPr="00660D7A">
        <w:rPr>
          <w:rFonts w:hint="cs"/>
          <w:rtl/>
        </w:rPr>
        <w:t>מ</w:t>
      </w:r>
      <w:r w:rsidR="00A24328">
        <w:rPr>
          <w:rtl/>
        </w:rPr>
        <w:t>:</w:t>
      </w:r>
    </w:p>
    <w:p w14:paraId="1E2C407D" w14:textId="3ABD8C55" w:rsidR="001866AE" w:rsidRPr="000528DA" w:rsidRDefault="000B38D1" w:rsidP="000528DA">
      <w:pPr>
        <w:rPr>
          <w:rtl/>
        </w:rPr>
      </w:pPr>
      <w:r w:rsidRPr="000528DA">
        <w:rPr>
          <w:rFonts w:hint="cs"/>
          <w:rtl/>
        </w:rPr>
        <w:t xml:space="preserve">דוקא בכרך שאין דנין בתחילה ומיד הורגין, </w:t>
      </w:r>
    </w:p>
    <w:p w14:paraId="78E32A9C" w14:textId="35136382" w:rsidR="00A24328" w:rsidRDefault="000B38D1" w:rsidP="009A59D1">
      <w:pPr>
        <w:pStyle w:val="38"/>
        <w:framePr w:wrap="notBeside"/>
        <w:rPr>
          <w:rtl/>
        </w:rPr>
      </w:pPr>
      <w:r w:rsidRPr="00660D7A">
        <w:rPr>
          <w:rFonts w:hint="cs"/>
          <w:rtl/>
        </w:rPr>
        <w:t>ר</w:t>
      </w:r>
      <w:r w:rsidRPr="00660D7A">
        <w:rPr>
          <w:rtl/>
        </w:rPr>
        <w:t>"</w:t>
      </w:r>
      <w:r w:rsidRPr="00660D7A">
        <w:rPr>
          <w:rFonts w:hint="cs"/>
          <w:rtl/>
        </w:rPr>
        <w:t>מ</w:t>
      </w:r>
      <w:r w:rsidR="009B14FE">
        <w:rPr>
          <w:rFonts w:hint="cs"/>
          <w:rtl/>
        </w:rPr>
        <w:t>:</w:t>
      </w:r>
    </w:p>
    <w:p w14:paraId="22B2AED0" w14:textId="3FB0B381" w:rsidR="000B38D1" w:rsidRPr="000528DA" w:rsidRDefault="00E51686" w:rsidP="000528DA">
      <w:pPr>
        <w:rPr>
          <w:rtl/>
        </w:rPr>
      </w:pPr>
      <w:r>
        <w:rPr>
          <w:rFonts w:hint="cs"/>
          <w:rtl/>
        </w:rPr>
        <w:t xml:space="preserve">אף </w:t>
      </w:r>
      <w:r w:rsidR="000B38D1" w:rsidRPr="000528DA">
        <w:rPr>
          <w:rFonts w:hint="cs"/>
          <w:rtl/>
        </w:rPr>
        <w:t xml:space="preserve">בכרך שדנין והורגין מיד, דאפשר שלא יזדמן אדם שילמד זכות, </w:t>
      </w:r>
    </w:p>
    <w:p w14:paraId="3BE92C44" w14:textId="77777777" w:rsidR="007603D8" w:rsidRPr="00E34F28" w:rsidRDefault="000B38D1" w:rsidP="00682BF2">
      <w:pPr>
        <w:pStyle w:val="afffff5"/>
        <w:rPr>
          <w:rtl/>
        </w:rPr>
      </w:pPr>
      <w:bookmarkStart w:id="2159" w:name="_Toc193636628"/>
      <w:bookmarkStart w:id="2160" w:name="_Toc216185226"/>
      <w:r w:rsidRPr="00A10336">
        <w:rPr>
          <w:rStyle w:val="30"/>
          <w:rFonts w:hint="cs"/>
          <w:rtl/>
        </w:rPr>
        <w:t>נכנס לבית המרחץ</w:t>
      </w:r>
      <w:bookmarkEnd w:id="2159"/>
      <w:bookmarkEnd w:id="2160"/>
      <w:r w:rsidRPr="00FE3D07">
        <w:rPr>
          <w:rFonts w:hint="cs"/>
          <w:rtl/>
        </w:rPr>
        <w:t xml:space="preserve"> אומר שתצילני מזה וכיו</w:t>
      </w:r>
      <w:r w:rsidRPr="00FE3D07">
        <w:rPr>
          <w:rtl/>
        </w:rPr>
        <w:t>"</w:t>
      </w:r>
      <w:r w:rsidR="001866AE">
        <w:rPr>
          <w:rFonts w:hint="cs"/>
          <w:rtl/>
        </w:rPr>
        <w:t xml:space="preserve">ב. </w:t>
      </w:r>
    </w:p>
    <w:p w14:paraId="7B540A36" w14:textId="77777777" w:rsidR="001866AE" w:rsidRPr="000528DA" w:rsidRDefault="001866AE" w:rsidP="000528DA">
      <w:pPr>
        <w:rPr>
          <w:rtl/>
        </w:rPr>
      </w:pPr>
      <w:r w:rsidRPr="000528DA">
        <w:rPr>
          <w:rFonts w:hint="cs"/>
          <w:rtl/>
        </w:rPr>
        <w:t>ואל יארע בי דבר תקלה וע</w:t>
      </w:r>
      <w:r w:rsidR="000B38D1" w:rsidRPr="000528DA">
        <w:rPr>
          <w:rFonts w:hint="cs"/>
          <w:rtl/>
        </w:rPr>
        <w:t>ון ואם יארע תהא מיתתי כפרתי</w:t>
      </w:r>
    </w:p>
    <w:p w14:paraId="53766388" w14:textId="77777777" w:rsidR="00A24328" w:rsidRDefault="000B38D1" w:rsidP="009A59D1">
      <w:pPr>
        <w:pStyle w:val="38"/>
        <w:framePr w:wrap="notBeside"/>
        <w:rPr>
          <w:rtl/>
        </w:rPr>
      </w:pPr>
      <w:r w:rsidRPr="00660D7A">
        <w:rPr>
          <w:rFonts w:hint="cs"/>
          <w:rtl/>
        </w:rPr>
        <w:t>לאביי</w:t>
      </w:r>
      <w:r w:rsidR="00A24328">
        <w:rPr>
          <w:rtl/>
        </w:rPr>
        <w:t>:</w:t>
      </w:r>
    </w:p>
    <w:p w14:paraId="6218ADD4" w14:textId="3DE69F34" w:rsidR="001866AE" w:rsidRPr="000528DA" w:rsidRDefault="000B38D1" w:rsidP="000528DA">
      <w:pPr>
        <w:rPr>
          <w:rtl/>
        </w:rPr>
      </w:pPr>
      <w:r w:rsidRPr="000528DA">
        <w:rPr>
          <w:rFonts w:hint="cs"/>
          <w:rtl/>
        </w:rPr>
        <w:t xml:space="preserve">לא יפתח פיו לשטן </w:t>
      </w:r>
      <w:r w:rsidRPr="000528DA">
        <w:rPr>
          <w:rStyle w:val="ad"/>
          <w:rFonts w:hint="cs"/>
          <w:rtl/>
        </w:rPr>
        <w:t xml:space="preserve">דכמעט כסדום, </w:t>
      </w:r>
    </w:p>
    <w:p w14:paraId="67D193BA" w14:textId="77777777" w:rsidR="00A24EC9" w:rsidRPr="00E51686" w:rsidRDefault="000B38D1" w:rsidP="00E51686">
      <w:pPr>
        <w:pStyle w:val="afffffc"/>
        <w:rPr>
          <w:rtl/>
        </w:rPr>
      </w:pPr>
      <w:bookmarkStart w:id="2161" w:name="_Toc193636629"/>
      <w:bookmarkStart w:id="2162" w:name="_Toc216185227"/>
      <w:r w:rsidRPr="00E51686">
        <w:rPr>
          <w:rFonts w:hint="cs"/>
          <w:rtl/>
        </w:rPr>
        <w:t>כשיוצא ר</w:t>
      </w:r>
      <w:r w:rsidRPr="00E51686">
        <w:rPr>
          <w:rtl/>
        </w:rPr>
        <w:t>"</w:t>
      </w:r>
      <w:r w:rsidRPr="00E51686">
        <w:rPr>
          <w:rFonts w:hint="cs"/>
          <w:rtl/>
        </w:rPr>
        <w:t>א</w:t>
      </w:r>
      <w:r w:rsidR="001866AE" w:rsidRPr="00E51686">
        <w:rPr>
          <w:rFonts w:hint="cs"/>
          <w:rtl/>
        </w:rPr>
        <w:t xml:space="preserve"> מודה אני שהצלתני מן האור</w:t>
      </w:r>
      <w:bookmarkEnd w:id="2161"/>
      <w:bookmarkEnd w:id="2162"/>
    </w:p>
    <w:p w14:paraId="347EE3D2" w14:textId="77777777" w:rsidR="00A24328" w:rsidRDefault="00E51686" w:rsidP="009A59D1">
      <w:pPr>
        <w:pStyle w:val="38"/>
        <w:framePr w:wrap="notBeside"/>
        <w:rPr>
          <w:rtl/>
        </w:rPr>
      </w:pPr>
      <w:r w:rsidRPr="00660D7A">
        <w:rPr>
          <w:rFonts w:hint="cs"/>
          <w:rtl/>
        </w:rPr>
        <w:t>ל</w:t>
      </w:r>
      <w:r w:rsidR="000B38D1" w:rsidRPr="00660D7A">
        <w:rPr>
          <w:rFonts w:hint="cs"/>
          <w:rtl/>
        </w:rPr>
        <w:t>ר</w:t>
      </w:r>
      <w:r w:rsidR="000B38D1" w:rsidRPr="00660D7A">
        <w:rPr>
          <w:rtl/>
        </w:rPr>
        <w:t>"</w:t>
      </w:r>
      <w:r w:rsidR="000B38D1" w:rsidRPr="00660D7A">
        <w:rPr>
          <w:rFonts w:hint="cs"/>
          <w:rtl/>
        </w:rPr>
        <w:t>א</w:t>
      </w:r>
      <w:r w:rsidR="00A24328">
        <w:rPr>
          <w:rtl/>
        </w:rPr>
        <w:t>:</w:t>
      </w:r>
    </w:p>
    <w:p w14:paraId="6E1D2E1E" w14:textId="7FD549D8" w:rsidR="007603D8" w:rsidRPr="00E34F28" w:rsidRDefault="000B38D1" w:rsidP="00E51686">
      <w:pPr>
        <w:pStyle w:val="afffff5"/>
        <w:spacing w:before="0"/>
        <w:rPr>
          <w:rtl/>
        </w:rPr>
      </w:pPr>
      <w:r w:rsidRPr="00FE3D07">
        <w:rPr>
          <w:rFonts w:hint="cs"/>
          <w:rtl/>
        </w:rPr>
        <w:t>נעשה נס בבית המרחץ והציל בזרוע אחת ק</w:t>
      </w:r>
      <w:r w:rsidRPr="00FE3D07">
        <w:rPr>
          <w:rtl/>
        </w:rPr>
        <w:t>"</w:t>
      </w:r>
      <w:r w:rsidRPr="00FE3D07">
        <w:rPr>
          <w:rFonts w:hint="cs"/>
          <w:rtl/>
        </w:rPr>
        <w:t xml:space="preserve">א אנשים, </w:t>
      </w:r>
    </w:p>
    <w:p w14:paraId="516EFE92" w14:textId="77777777" w:rsidR="00A24328" w:rsidRDefault="000B38D1" w:rsidP="009A59D1">
      <w:pPr>
        <w:pStyle w:val="38"/>
        <w:framePr w:wrap="notBeside"/>
        <w:rPr>
          <w:rtl/>
        </w:rPr>
      </w:pPr>
      <w:r w:rsidRPr="00660D7A">
        <w:rPr>
          <w:rFonts w:hint="cs"/>
          <w:rtl/>
        </w:rPr>
        <w:t>היינו דר</w:t>
      </w:r>
      <w:r w:rsidRPr="00660D7A">
        <w:rPr>
          <w:rtl/>
        </w:rPr>
        <w:t>"</w:t>
      </w:r>
      <w:r w:rsidRPr="00660D7A">
        <w:rPr>
          <w:rFonts w:hint="cs"/>
          <w:rtl/>
        </w:rPr>
        <w:t>א</w:t>
      </w:r>
      <w:r w:rsidR="00A24328">
        <w:rPr>
          <w:rtl/>
        </w:rPr>
        <w:t>:</w:t>
      </w:r>
    </w:p>
    <w:p w14:paraId="707F3626" w14:textId="02F6CEFA" w:rsidR="007603D8" w:rsidRPr="000528DA" w:rsidRDefault="000B38D1" w:rsidP="00E51686">
      <w:pPr>
        <w:spacing w:after="60"/>
        <w:rPr>
          <w:rtl/>
        </w:rPr>
      </w:pPr>
      <w:r w:rsidRPr="000528DA">
        <w:rPr>
          <w:rFonts w:hint="cs"/>
          <w:rtl/>
        </w:rPr>
        <w:t>דנכנס להקיז דם, אומר יה</w:t>
      </w:r>
      <w:r w:rsidRPr="000528DA">
        <w:rPr>
          <w:rtl/>
        </w:rPr>
        <w:t>"</w:t>
      </w:r>
      <w:r w:rsidRPr="000528DA">
        <w:rPr>
          <w:rFonts w:hint="cs"/>
          <w:rtl/>
        </w:rPr>
        <w:t>ר שיהא עסק זה לרפואה וכו' שאין דרכן של בנ</w:t>
      </w:r>
      <w:r w:rsidRPr="000528DA">
        <w:rPr>
          <w:rtl/>
        </w:rPr>
        <w:t>"</w:t>
      </w:r>
      <w:r w:rsidRPr="000528DA">
        <w:rPr>
          <w:rFonts w:hint="cs"/>
          <w:rtl/>
        </w:rPr>
        <w:t xml:space="preserve">א לרפאות אלא שנהגו, </w:t>
      </w:r>
    </w:p>
    <w:p w14:paraId="05947811" w14:textId="77416D38" w:rsidR="00A24328" w:rsidRDefault="000B38D1" w:rsidP="009A59D1">
      <w:pPr>
        <w:pStyle w:val="38"/>
        <w:framePr w:wrap="notBeside"/>
        <w:rPr>
          <w:rtl/>
        </w:rPr>
      </w:pPr>
      <w:r w:rsidRPr="00660D7A">
        <w:rPr>
          <w:rFonts w:hint="cs"/>
          <w:rtl/>
        </w:rPr>
        <w:t>אביי</w:t>
      </w:r>
      <w:r w:rsidR="00F95182">
        <w:rPr>
          <w:rFonts w:hint="cs"/>
          <w:rtl/>
        </w:rPr>
        <w:t>-</w:t>
      </w:r>
    </w:p>
    <w:p w14:paraId="5B4D3661" w14:textId="2A291842" w:rsidR="000B38D1" w:rsidRPr="00E34F28" w:rsidRDefault="000B38D1" w:rsidP="00E51686">
      <w:pPr>
        <w:pStyle w:val="afffff5"/>
        <w:spacing w:before="0"/>
        <w:rPr>
          <w:rtl/>
        </w:rPr>
      </w:pPr>
      <w:r w:rsidRPr="000528DA">
        <w:rPr>
          <w:rStyle w:val="ad"/>
          <w:rFonts w:hint="cs"/>
          <w:rtl/>
        </w:rPr>
        <w:t>ורפא ירפא</w:t>
      </w:r>
      <w:r w:rsidRPr="00FE3D07">
        <w:rPr>
          <w:rFonts w:hint="cs"/>
          <w:rtl/>
        </w:rPr>
        <w:t xml:space="preserve"> מכאן שניתנה רשות לרפאות, וכשמתרפא אומר ברוך רופא חנם,</w:t>
      </w:r>
    </w:p>
    <w:p w14:paraId="3C2C1AB4" w14:textId="77777777" w:rsidR="00A24EC9" w:rsidRPr="00E34F28" w:rsidRDefault="000B38D1" w:rsidP="00EC0DC4">
      <w:pPr>
        <w:pStyle w:val="af2"/>
        <w:framePr w:wrap="around"/>
        <w:rPr>
          <w:rtl/>
        </w:rPr>
      </w:pPr>
      <w:r w:rsidRPr="00FE3D07">
        <w:rPr>
          <w:rFonts w:hint="cs"/>
          <w:rtl/>
        </w:rPr>
        <w:t>ס</w:t>
      </w:r>
      <w:r w:rsidRPr="00E34F28">
        <w:rPr>
          <w:rStyle w:val="afffff9"/>
          <w:rFonts w:hint="cs"/>
          <w:rtl/>
        </w:rPr>
        <w:t xml:space="preserve">: </w:t>
      </w:r>
    </w:p>
    <w:p w14:paraId="030941B6" w14:textId="77777777" w:rsidR="001866AE" w:rsidRPr="00E34F28" w:rsidRDefault="000B38D1" w:rsidP="00682BF2">
      <w:pPr>
        <w:pStyle w:val="afffff5"/>
        <w:rPr>
          <w:rtl/>
        </w:rPr>
      </w:pPr>
      <w:bookmarkStart w:id="2163" w:name="_Toc193636630"/>
      <w:bookmarkStart w:id="2164" w:name="_Toc216185228"/>
      <w:r w:rsidRPr="00A10336">
        <w:rPr>
          <w:rStyle w:val="30"/>
          <w:rFonts w:hint="cs"/>
          <w:rtl/>
        </w:rPr>
        <w:t>נכנס לבית הכסא</w:t>
      </w:r>
      <w:bookmarkEnd w:id="2163"/>
      <w:bookmarkEnd w:id="2164"/>
      <w:r w:rsidRPr="00FE3D07">
        <w:rPr>
          <w:rFonts w:hint="cs"/>
          <w:rtl/>
        </w:rPr>
        <w:t xml:space="preserve">- התכבדו מכובדים וכו', </w:t>
      </w:r>
      <w:r w:rsidRPr="00E34F28">
        <w:rPr>
          <w:rStyle w:val="afffff9"/>
          <w:rFonts w:hint="cs"/>
          <w:rtl/>
        </w:rPr>
        <w:t>אביי</w:t>
      </w:r>
      <w:r w:rsidRPr="00FE3D07">
        <w:rPr>
          <w:rFonts w:hint="cs"/>
          <w:rtl/>
        </w:rPr>
        <w:t xml:space="preserve"> לא יאמר כך שמא יעזבוהו, אלא שמרוני שמרוני וכו', </w:t>
      </w:r>
      <w:r w:rsidRPr="00A10336">
        <w:rPr>
          <w:rStyle w:val="30"/>
          <w:rFonts w:hint="cs"/>
          <w:rtl/>
        </w:rPr>
        <w:t>כשיוצא</w:t>
      </w:r>
      <w:r w:rsidRPr="00FE3D07">
        <w:rPr>
          <w:rFonts w:hint="cs"/>
          <w:rtl/>
        </w:rPr>
        <w:t xml:space="preserve"> אומר אשר יצר, </w:t>
      </w:r>
    </w:p>
    <w:p w14:paraId="152AA030" w14:textId="77777777" w:rsidR="007603D8" w:rsidRPr="000528DA" w:rsidRDefault="000B38D1" w:rsidP="000528DA">
      <w:pPr>
        <w:rPr>
          <w:rtl/>
        </w:rPr>
      </w:pPr>
      <w:bookmarkStart w:id="2165" w:name="_Toc193636631"/>
      <w:bookmarkStart w:id="2166" w:name="_Toc216185229"/>
      <w:r w:rsidRPr="00A10336">
        <w:rPr>
          <w:rStyle w:val="30"/>
          <w:rFonts w:hint="cs"/>
          <w:rtl/>
        </w:rPr>
        <w:t>ו</w:t>
      </w:r>
      <w:r w:rsidR="001866AE" w:rsidRPr="00A10336">
        <w:rPr>
          <w:rStyle w:val="30"/>
          <w:rFonts w:hint="cs"/>
          <w:rtl/>
        </w:rPr>
        <w:t>חות</w:t>
      </w:r>
      <w:r w:rsidRPr="00A10336">
        <w:rPr>
          <w:rStyle w:val="30"/>
          <w:rFonts w:hint="cs"/>
          <w:rtl/>
        </w:rPr>
        <w:t>ם</w:t>
      </w:r>
      <w:bookmarkEnd w:id="2165"/>
      <w:bookmarkEnd w:id="2166"/>
      <w:r w:rsidRPr="000528DA">
        <w:rPr>
          <w:rFonts w:hint="cs"/>
          <w:rtl/>
        </w:rPr>
        <w:t xml:space="preserve"> רופא חולים, </w:t>
      </w:r>
      <w:r w:rsidRPr="00E34F28">
        <w:rPr>
          <w:rStyle w:val="afffff9"/>
          <w:rFonts w:hint="cs"/>
          <w:rtl/>
        </w:rPr>
        <w:t>שמואל</w:t>
      </w:r>
      <w:r w:rsidR="007603D8" w:rsidRPr="00E34F28">
        <w:rPr>
          <w:rStyle w:val="afffff9"/>
          <w:rFonts w:hint="cs"/>
          <w:rtl/>
        </w:rPr>
        <w:t>:</w:t>
      </w:r>
      <w:r w:rsidRPr="00E34F28">
        <w:rPr>
          <w:rStyle w:val="afffff9"/>
          <w:rFonts w:hint="cs"/>
          <w:rtl/>
        </w:rPr>
        <w:t xml:space="preserve"> </w:t>
      </w:r>
      <w:r w:rsidRPr="000528DA">
        <w:rPr>
          <w:rFonts w:hint="cs"/>
          <w:rtl/>
        </w:rPr>
        <w:t xml:space="preserve">כל בשר, </w:t>
      </w:r>
      <w:r w:rsidRPr="00E34F28">
        <w:rPr>
          <w:rStyle w:val="afffff9"/>
          <w:rFonts w:hint="cs"/>
          <w:rtl/>
        </w:rPr>
        <w:t>ר</w:t>
      </w:r>
      <w:r w:rsidRPr="00E34F28">
        <w:rPr>
          <w:rStyle w:val="afffff9"/>
          <w:rtl/>
        </w:rPr>
        <w:t>"</w:t>
      </w:r>
      <w:r w:rsidRPr="00E34F28">
        <w:rPr>
          <w:rStyle w:val="afffff9"/>
          <w:rFonts w:hint="cs"/>
          <w:rtl/>
        </w:rPr>
        <w:t>ש</w:t>
      </w:r>
      <w:r w:rsidRPr="000528DA">
        <w:rPr>
          <w:rFonts w:hint="cs"/>
          <w:rtl/>
        </w:rPr>
        <w:t xml:space="preserve"> מפליא לעשות, </w:t>
      </w:r>
    </w:p>
    <w:p w14:paraId="3A8FC3B1" w14:textId="77777777" w:rsidR="00A24328" w:rsidRDefault="000B38D1" w:rsidP="009A59D1">
      <w:pPr>
        <w:pStyle w:val="38"/>
        <w:framePr w:wrap="notBeside"/>
        <w:rPr>
          <w:rtl/>
        </w:rPr>
      </w:pPr>
      <w:r w:rsidRPr="00660D7A">
        <w:rPr>
          <w:rFonts w:hint="cs"/>
          <w:rtl/>
        </w:rPr>
        <w:t>ר</w:t>
      </w:r>
      <w:r w:rsidRPr="00660D7A">
        <w:rPr>
          <w:rtl/>
        </w:rPr>
        <w:t>"</w:t>
      </w:r>
      <w:r w:rsidRPr="00660D7A">
        <w:rPr>
          <w:rFonts w:hint="cs"/>
          <w:rtl/>
        </w:rPr>
        <w:t>פ</w:t>
      </w:r>
      <w:r w:rsidR="00A24328">
        <w:rPr>
          <w:rtl/>
        </w:rPr>
        <w:t>:</w:t>
      </w:r>
    </w:p>
    <w:p w14:paraId="1F500657" w14:textId="2BCEE0B8" w:rsidR="000B38D1" w:rsidRPr="000528DA" w:rsidRDefault="000B38D1" w:rsidP="00E51686">
      <w:pPr>
        <w:spacing w:after="60"/>
        <w:rPr>
          <w:rtl/>
        </w:rPr>
      </w:pPr>
      <w:r w:rsidRPr="000528DA">
        <w:rPr>
          <w:rFonts w:hint="cs"/>
          <w:rtl/>
        </w:rPr>
        <w:t xml:space="preserve">הלכך יגיד לכולהו, </w:t>
      </w:r>
    </w:p>
    <w:p w14:paraId="5C100B39" w14:textId="77777777" w:rsidR="000B38D1" w:rsidRPr="000528DA" w:rsidRDefault="000B38D1" w:rsidP="000528DA">
      <w:pPr>
        <w:rPr>
          <w:rtl/>
        </w:rPr>
      </w:pPr>
      <w:bookmarkStart w:id="2167" w:name="_Toc193636632"/>
      <w:bookmarkStart w:id="2168" w:name="_Toc216185230"/>
      <w:r w:rsidRPr="00A10336">
        <w:rPr>
          <w:rStyle w:val="30"/>
          <w:rFonts w:hint="cs"/>
          <w:rtl/>
        </w:rPr>
        <w:lastRenderedPageBreak/>
        <w:t>נכנס לישון</w:t>
      </w:r>
      <w:bookmarkEnd w:id="2167"/>
      <w:bookmarkEnd w:id="2168"/>
      <w:r w:rsidRPr="000528DA">
        <w:rPr>
          <w:rFonts w:hint="cs"/>
          <w:rtl/>
        </w:rPr>
        <w:t xml:space="preserve"> משמע ישראל עד והיה, ואומר ברוך המפיל, יה</w:t>
      </w:r>
      <w:r w:rsidRPr="000528DA">
        <w:rPr>
          <w:rtl/>
        </w:rPr>
        <w:t>"</w:t>
      </w:r>
      <w:r w:rsidRPr="000528DA">
        <w:rPr>
          <w:rFonts w:hint="cs"/>
          <w:rtl/>
        </w:rPr>
        <w:t xml:space="preserve">ר שתשכיבנן וכו', </w:t>
      </w:r>
      <w:r w:rsidRPr="00A10336">
        <w:rPr>
          <w:rStyle w:val="30"/>
          <w:rFonts w:hint="cs"/>
          <w:rtl/>
        </w:rPr>
        <w:t>כשמתעורר</w:t>
      </w:r>
      <w:r w:rsidRPr="000528DA">
        <w:rPr>
          <w:rFonts w:hint="cs"/>
          <w:rtl/>
        </w:rPr>
        <w:t xml:space="preserve"> אלוהי וכו', המחזיר נשמות, </w:t>
      </w:r>
      <w:r w:rsidRPr="00A10336">
        <w:rPr>
          <w:rStyle w:val="30"/>
          <w:rFonts w:hint="cs"/>
          <w:rtl/>
        </w:rPr>
        <w:t>כששומע</w:t>
      </w:r>
      <w:r w:rsidRPr="000528DA">
        <w:rPr>
          <w:rFonts w:hint="cs"/>
          <w:rtl/>
        </w:rPr>
        <w:t xml:space="preserve"> תרנגול </w:t>
      </w:r>
      <w:r w:rsidRPr="000528DA">
        <w:rPr>
          <w:rtl/>
        </w:rPr>
        <w:t>–</w:t>
      </w:r>
      <w:r w:rsidRPr="000528DA">
        <w:rPr>
          <w:rFonts w:hint="cs"/>
          <w:rtl/>
        </w:rPr>
        <w:t xml:space="preserve"> הנותן לשכוי. </w:t>
      </w:r>
      <w:r w:rsidRPr="00A10336">
        <w:rPr>
          <w:rStyle w:val="30"/>
          <w:rFonts w:hint="cs"/>
          <w:rtl/>
        </w:rPr>
        <w:t>פותח</w:t>
      </w:r>
      <w:r w:rsidRPr="000528DA">
        <w:rPr>
          <w:rFonts w:hint="cs"/>
          <w:rtl/>
        </w:rPr>
        <w:t xml:space="preserve"> עיניו- פוקח עורים, </w:t>
      </w:r>
      <w:r w:rsidRPr="00A10336">
        <w:rPr>
          <w:rStyle w:val="30"/>
          <w:rFonts w:hint="cs"/>
          <w:rtl/>
        </w:rPr>
        <w:t>כשיושב</w:t>
      </w:r>
      <w:r w:rsidRPr="000528DA">
        <w:rPr>
          <w:rFonts w:hint="cs"/>
          <w:rtl/>
        </w:rPr>
        <w:t xml:space="preserve">- מתיר אסורים, </w:t>
      </w:r>
      <w:r w:rsidRPr="00A10336">
        <w:rPr>
          <w:rStyle w:val="30"/>
          <w:rFonts w:hint="cs"/>
          <w:rtl/>
        </w:rPr>
        <w:t>כשמתלבש</w:t>
      </w:r>
      <w:r w:rsidRPr="000528DA">
        <w:rPr>
          <w:rFonts w:hint="cs"/>
          <w:rtl/>
        </w:rPr>
        <w:t xml:space="preserve">- מלביש ערומים, </w:t>
      </w:r>
      <w:r w:rsidRPr="00A10336">
        <w:rPr>
          <w:rStyle w:val="30"/>
          <w:rFonts w:hint="cs"/>
          <w:rtl/>
        </w:rPr>
        <w:t>כשמזדקף</w:t>
      </w:r>
      <w:r w:rsidRPr="000528DA">
        <w:rPr>
          <w:rFonts w:hint="cs"/>
          <w:rtl/>
        </w:rPr>
        <w:t xml:space="preserve"> </w:t>
      </w:r>
      <w:r w:rsidRPr="000528DA">
        <w:rPr>
          <w:rtl/>
        </w:rPr>
        <w:t>–</w:t>
      </w:r>
      <w:r w:rsidRPr="000528DA">
        <w:rPr>
          <w:rFonts w:hint="cs"/>
          <w:rtl/>
        </w:rPr>
        <w:t xml:space="preserve"> זוקף כפופים, </w:t>
      </w:r>
      <w:r w:rsidRPr="00A10336">
        <w:rPr>
          <w:rStyle w:val="30"/>
          <w:rFonts w:hint="cs"/>
          <w:rtl/>
        </w:rPr>
        <w:t>כשנעמד</w:t>
      </w:r>
      <w:r w:rsidRPr="000528DA">
        <w:rPr>
          <w:rFonts w:hint="cs"/>
          <w:rtl/>
        </w:rPr>
        <w:t xml:space="preserve"> על הארץ- רוקע הארץ על המים, </w:t>
      </w:r>
      <w:r w:rsidRPr="00A10336">
        <w:rPr>
          <w:rStyle w:val="30"/>
          <w:rFonts w:hint="cs"/>
          <w:rtl/>
        </w:rPr>
        <w:t>כשהולך</w:t>
      </w:r>
      <w:r w:rsidRPr="000528DA">
        <w:rPr>
          <w:rFonts w:hint="cs"/>
          <w:rtl/>
        </w:rPr>
        <w:t xml:space="preserve">- ברוך המכין מצעדי גבר, </w:t>
      </w:r>
      <w:r w:rsidRPr="00A10336">
        <w:rPr>
          <w:rStyle w:val="30"/>
          <w:rFonts w:hint="cs"/>
          <w:rtl/>
        </w:rPr>
        <w:t>כשלובש</w:t>
      </w:r>
      <w:r w:rsidRPr="000528DA">
        <w:rPr>
          <w:rFonts w:hint="cs"/>
          <w:rtl/>
        </w:rPr>
        <w:t xml:space="preserve"> נעליו- שעשה לי כל צרכי, </w:t>
      </w:r>
      <w:r w:rsidRPr="00A10336">
        <w:rPr>
          <w:rStyle w:val="30"/>
          <w:rFonts w:hint="cs"/>
          <w:rtl/>
        </w:rPr>
        <w:t>כשחוגר</w:t>
      </w:r>
      <w:r w:rsidRPr="000528DA">
        <w:rPr>
          <w:rFonts w:hint="cs"/>
          <w:rtl/>
        </w:rPr>
        <w:t xml:space="preserve"> חגורו- אוזר ישראל בגבורה, </w:t>
      </w:r>
      <w:r w:rsidRPr="00A10336">
        <w:rPr>
          <w:rStyle w:val="30"/>
          <w:rFonts w:hint="cs"/>
          <w:rtl/>
        </w:rPr>
        <w:t>כשפורס</w:t>
      </w:r>
      <w:r w:rsidRPr="000528DA">
        <w:rPr>
          <w:rFonts w:hint="cs"/>
          <w:rtl/>
        </w:rPr>
        <w:t xml:space="preserve"> סודר לראשו- עוטר ישראל בתפארה, </w:t>
      </w:r>
      <w:r w:rsidRPr="00A10336">
        <w:rPr>
          <w:rStyle w:val="30"/>
          <w:rFonts w:hint="cs"/>
          <w:rtl/>
        </w:rPr>
        <w:t>כשמתעטף</w:t>
      </w:r>
      <w:r w:rsidRPr="000528DA">
        <w:rPr>
          <w:rFonts w:hint="cs"/>
          <w:rtl/>
        </w:rPr>
        <w:t xml:space="preserve"> בציצית </w:t>
      </w:r>
      <w:r w:rsidRPr="000528DA">
        <w:rPr>
          <w:rtl/>
        </w:rPr>
        <w:t>–</w:t>
      </w:r>
      <w:r w:rsidRPr="000528DA">
        <w:rPr>
          <w:rFonts w:hint="cs"/>
          <w:rtl/>
        </w:rPr>
        <w:t xml:space="preserve"> אקב</w:t>
      </w:r>
      <w:r w:rsidRPr="000528DA">
        <w:rPr>
          <w:rtl/>
        </w:rPr>
        <w:t>"</w:t>
      </w:r>
      <w:r w:rsidRPr="000528DA">
        <w:rPr>
          <w:rFonts w:hint="cs"/>
          <w:rtl/>
        </w:rPr>
        <w:t xml:space="preserve">ו להתעטף בציצית, </w:t>
      </w:r>
      <w:r w:rsidRPr="00A10336">
        <w:rPr>
          <w:rStyle w:val="30"/>
          <w:rFonts w:hint="cs"/>
          <w:rtl/>
        </w:rPr>
        <w:t>כשנוטל</w:t>
      </w:r>
      <w:r w:rsidRPr="000528DA">
        <w:rPr>
          <w:rFonts w:hint="cs"/>
          <w:rtl/>
        </w:rPr>
        <w:t xml:space="preserve"> ידיו- אקב"ו על נט</w:t>
      </w:r>
      <w:r w:rsidRPr="000528DA">
        <w:rPr>
          <w:rtl/>
        </w:rPr>
        <w:t>"</w:t>
      </w:r>
      <w:r w:rsidRPr="000528DA">
        <w:rPr>
          <w:rFonts w:hint="cs"/>
          <w:rtl/>
        </w:rPr>
        <w:t xml:space="preserve">י, </w:t>
      </w:r>
      <w:r w:rsidRPr="00A10336">
        <w:rPr>
          <w:rStyle w:val="30"/>
          <w:rFonts w:hint="cs"/>
          <w:rtl/>
        </w:rPr>
        <w:t>כשרוחץ</w:t>
      </w:r>
      <w:r w:rsidRPr="000528DA">
        <w:rPr>
          <w:rFonts w:hint="cs"/>
          <w:rtl/>
        </w:rPr>
        <w:t xml:space="preserve"> פניו- המעביר חבלי שינה וכו עד גומל חסדים טובים לעמו ישראל. </w:t>
      </w:r>
    </w:p>
    <w:p w14:paraId="6E8B7ED1" w14:textId="77777777" w:rsidR="00A24EC9" w:rsidRPr="00E34F28" w:rsidRDefault="000B38D1" w:rsidP="00682BF2">
      <w:pPr>
        <w:pStyle w:val="afffff5"/>
        <w:rPr>
          <w:rtl/>
        </w:rPr>
      </w:pPr>
      <w:bookmarkStart w:id="2169" w:name="_Toc193636633"/>
      <w:bookmarkStart w:id="2170" w:name="_Toc216185231"/>
      <w:r w:rsidRPr="00A10336">
        <w:rPr>
          <w:rStyle w:val="30"/>
          <w:rFonts w:hint="cs"/>
          <w:rtl/>
        </w:rPr>
        <w:t>חייב אדם לברך</w:t>
      </w:r>
      <w:bookmarkEnd w:id="2169"/>
      <w:bookmarkEnd w:id="2170"/>
      <w:r w:rsidRPr="00A10336">
        <w:rPr>
          <w:rStyle w:val="30"/>
          <w:rFonts w:hint="cs"/>
          <w:rtl/>
        </w:rPr>
        <w:t xml:space="preserve"> </w:t>
      </w:r>
      <w:r w:rsidRPr="00FE3D07">
        <w:rPr>
          <w:rFonts w:hint="cs"/>
          <w:rtl/>
        </w:rPr>
        <w:t xml:space="preserve">על הרעה כשם שמברך על הטובה- היינו לקבל בשמחה, </w:t>
      </w:r>
      <w:r w:rsidRPr="000528DA">
        <w:rPr>
          <w:rStyle w:val="ad"/>
          <w:rFonts w:hint="cs"/>
          <w:rtl/>
        </w:rPr>
        <w:t>חסד ומשפט, בה' אהלל דבר באלוהים, כוס ישועות אשא וצרה ויגון אמצא, ה' נתן ה' לקח, יהי שם מברך,</w:t>
      </w:r>
      <w:r w:rsidRPr="00FE3D07">
        <w:rPr>
          <w:rFonts w:hint="cs"/>
          <w:rtl/>
        </w:rPr>
        <w:t xml:space="preserve"> ירגיל לומר כל דעביד רחמנא לטב עביד, </w:t>
      </w:r>
    </w:p>
    <w:p w14:paraId="788D1474" w14:textId="77777777" w:rsidR="000B38D1" w:rsidRPr="00E34F28" w:rsidRDefault="000B38D1" w:rsidP="00682BF2">
      <w:pPr>
        <w:pStyle w:val="afffff5"/>
        <w:rPr>
          <w:rtl/>
        </w:rPr>
      </w:pPr>
      <w:bookmarkStart w:id="2171" w:name="_Toc193636634"/>
      <w:bookmarkStart w:id="2172" w:name="_Toc216185232"/>
      <w:r w:rsidRPr="00A10336">
        <w:rPr>
          <w:rStyle w:val="30"/>
          <w:rFonts w:hint="cs"/>
          <w:rtl/>
        </w:rPr>
        <w:t>כשהלך</w:t>
      </w:r>
      <w:bookmarkEnd w:id="2171"/>
      <w:bookmarkEnd w:id="2172"/>
      <w:r w:rsidRPr="00A10336">
        <w:rPr>
          <w:rStyle w:val="30"/>
          <w:rFonts w:hint="cs"/>
          <w:rtl/>
        </w:rPr>
        <w:t xml:space="preserve"> </w:t>
      </w:r>
      <w:r w:rsidRPr="00E34F28">
        <w:rPr>
          <w:rStyle w:val="afffff9"/>
          <w:rFonts w:hint="cs"/>
          <w:rtl/>
        </w:rPr>
        <w:t>ר</w:t>
      </w:r>
      <w:r w:rsidRPr="00E34F28">
        <w:rPr>
          <w:rStyle w:val="afffff9"/>
          <w:rtl/>
        </w:rPr>
        <w:t>"</w:t>
      </w:r>
      <w:r w:rsidRPr="00E34F28">
        <w:rPr>
          <w:rStyle w:val="afffff9"/>
          <w:rFonts w:hint="cs"/>
          <w:rtl/>
        </w:rPr>
        <w:t>ע</w:t>
      </w:r>
      <w:r w:rsidRPr="00A10336">
        <w:rPr>
          <w:rStyle w:val="30"/>
          <w:rFonts w:hint="cs"/>
          <w:rtl/>
        </w:rPr>
        <w:t xml:space="preserve"> לעי</w:t>
      </w:r>
      <w:r w:rsidRPr="00FE3D07">
        <w:rPr>
          <w:rFonts w:hint="cs"/>
          <w:rtl/>
        </w:rPr>
        <w:t xml:space="preserve">ר ולא </w:t>
      </w:r>
      <w:r w:rsidR="001866AE">
        <w:rPr>
          <w:rFonts w:hint="cs"/>
          <w:rtl/>
        </w:rPr>
        <w:t>אירחוהו</w:t>
      </w:r>
      <w:r w:rsidRPr="00FE3D07">
        <w:rPr>
          <w:rFonts w:hint="cs"/>
          <w:rtl/>
        </w:rPr>
        <w:t>, ורוח כבתה הנר, וחתול אכל התרנגול, ואריה אכל החמור,</w:t>
      </w:r>
      <w:r w:rsidR="00A24EC9">
        <w:rPr>
          <w:rFonts w:hint="cs"/>
          <w:rtl/>
        </w:rPr>
        <w:t xml:space="preserve"> אמר על כל דבר כל דעביד רחמנא</w:t>
      </w:r>
      <w:r w:rsidR="00071D3C">
        <w:rPr>
          <w:rFonts w:hint="cs"/>
          <w:rtl/>
        </w:rPr>
        <w:t xml:space="preserve"> לטב</w:t>
      </w:r>
      <w:r w:rsidR="00A24EC9">
        <w:rPr>
          <w:rFonts w:hint="cs"/>
          <w:rtl/>
        </w:rPr>
        <w:t xml:space="preserve">, </w:t>
      </w:r>
      <w:r w:rsidRPr="00FE3D07">
        <w:rPr>
          <w:rFonts w:hint="cs"/>
          <w:rtl/>
        </w:rPr>
        <w:t>ובאותו הלילה בא גדוד ושבה העיר, לעולם יהיו דברים של אדם מועטין לפני הקב</w:t>
      </w:r>
      <w:r w:rsidRPr="00FE3D07">
        <w:rPr>
          <w:rtl/>
        </w:rPr>
        <w:t>"</w:t>
      </w:r>
      <w:r w:rsidRPr="00FE3D07">
        <w:rPr>
          <w:rFonts w:hint="cs"/>
          <w:rtl/>
        </w:rPr>
        <w:t xml:space="preserve">ה, </w:t>
      </w:r>
    </w:p>
    <w:p w14:paraId="5756A225" w14:textId="77777777" w:rsidR="00A24EC9" w:rsidRPr="00E34F28" w:rsidRDefault="000B38D1" w:rsidP="00EC0DC4">
      <w:pPr>
        <w:pStyle w:val="af2"/>
        <w:framePr w:wrap="around"/>
        <w:rPr>
          <w:rtl/>
        </w:rPr>
      </w:pPr>
      <w:r w:rsidRPr="00FE3D07">
        <w:rPr>
          <w:rFonts w:hint="cs"/>
          <w:rtl/>
        </w:rPr>
        <w:t xml:space="preserve">סא. </w:t>
      </w:r>
    </w:p>
    <w:p w14:paraId="319756F5" w14:textId="77777777" w:rsidR="007351A5" w:rsidRPr="00E34F28" w:rsidRDefault="000B38D1" w:rsidP="00682BF2">
      <w:pPr>
        <w:pStyle w:val="afffff5"/>
        <w:rPr>
          <w:rtl/>
        </w:rPr>
      </w:pPr>
      <w:r w:rsidRPr="000528DA">
        <w:rPr>
          <w:rStyle w:val="ad"/>
          <w:rFonts w:hint="cs"/>
          <w:rtl/>
        </w:rPr>
        <w:t xml:space="preserve">וייצר </w:t>
      </w:r>
      <w:r w:rsidRPr="00FE3D07">
        <w:rPr>
          <w:rFonts w:hint="cs"/>
          <w:rtl/>
        </w:rPr>
        <w:t xml:space="preserve">בשני יודין, </w:t>
      </w:r>
      <w:r w:rsidR="00071D3C" w:rsidRPr="00E34F28">
        <w:rPr>
          <w:rStyle w:val="afffff9"/>
          <w:rFonts w:hint="cs"/>
          <w:rtl/>
        </w:rPr>
        <w:t xml:space="preserve">ר"נ: </w:t>
      </w:r>
      <w:r w:rsidRPr="00FE3D07">
        <w:rPr>
          <w:rFonts w:hint="cs"/>
          <w:rtl/>
        </w:rPr>
        <w:t>יצ</w:t>
      </w:r>
      <w:r w:rsidRPr="00FE3D07">
        <w:rPr>
          <w:rtl/>
        </w:rPr>
        <w:t>"</w:t>
      </w:r>
      <w:r w:rsidRPr="00FE3D07">
        <w:rPr>
          <w:rFonts w:hint="cs"/>
          <w:rtl/>
        </w:rPr>
        <w:t>ט ויצה</w:t>
      </w:r>
      <w:r w:rsidRPr="00FE3D07">
        <w:rPr>
          <w:rtl/>
        </w:rPr>
        <w:t>"</w:t>
      </w:r>
      <w:r w:rsidRPr="00FE3D07">
        <w:rPr>
          <w:rFonts w:hint="cs"/>
          <w:rtl/>
        </w:rPr>
        <w:t xml:space="preserve">ר, </w:t>
      </w:r>
    </w:p>
    <w:p w14:paraId="6B68D265" w14:textId="3F4020D5" w:rsidR="00A24328" w:rsidRDefault="00071D3C" w:rsidP="009A59D1">
      <w:pPr>
        <w:pStyle w:val="38"/>
        <w:framePr w:wrap="notBeside"/>
        <w:rPr>
          <w:rtl/>
        </w:rPr>
      </w:pPr>
      <w:r w:rsidRPr="00660D7A">
        <w:rPr>
          <w:rFonts w:hint="cs"/>
          <w:rtl/>
        </w:rPr>
        <w:t>וקשה מבהמה</w:t>
      </w:r>
      <w:r w:rsidR="009B14FE">
        <w:rPr>
          <w:rFonts w:hint="cs"/>
          <w:rtl/>
        </w:rPr>
        <w:t>:</w:t>
      </w:r>
    </w:p>
    <w:p w14:paraId="15EFD5F7" w14:textId="385336C4" w:rsidR="00071D3C" w:rsidRPr="000528DA" w:rsidRDefault="00071D3C" w:rsidP="00E51686">
      <w:pPr>
        <w:spacing w:after="60"/>
        <w:rPr>
          <w:rtl/>
        </w:rPr>
      </w:pPr>
      <w:r w:rsidRPr="00E34F28">
        <w:rPr>
          <w:rStyle w:val="afffff9"/>
          <w:rFonts w:hint="cs"/>
          <w:rtl/>
        </w:rPr>
        <w:t xml:space="preserve">רשב"פ: </w:t>
      </w:r>
      <w:r w:rsidR="000B38D1" w:rsidRPr="000528DA">
        <w:rPr>
          <w:rFonts w:hint="cs"/>
          <w:rtl/>
        </w:rPr>
        <w:t xml:space="preserve">אוי לי מיצרי ומיוצרי, </w:t>
      </w:r>
    </w:p>
    <w:p w14:paraId="050FDE4B" w14:textId="1B855C4F" w:rsidR="00A24328" w:rsidRDefault="00071D3C" w:rsidP="009A59D1">
      <w:pPr>
        <w:pStyle w:val="38"/>
        <w:framePr w:wrap="notBeside"/>
        <w:rPr>
          <w:rtl/>
        </w:rPr>
      </w:pPr>
      <w:r w:rsidRPr="00660D7A">
        <w:rPr>
          <w:rFonts w:hint="cs"/>
          <w:rtl/>
        </w:rPr>
        <w:t>ריב"ר</w:t>
      </w:r>
      <w:r w:rsidR="009B14FE">
        <w:rPr>
          <w:rFonts w:hint="cs"/>
          <w:rtl/>
        </w:rPr>
        <w:t>:</w:t>
      </w:r>
    </w:p>
    <w:p w14:paraId="2CF019DB" w14:textId="2F5C5AB0" w:rsidR="00071D3C" w:rsidRPr="000528DA" w:rsidRDefault="000B38D1" w:rsidP="000528DA">
      <w:pPr>
        <w:rPr>
          <w:rtl/>
        </w:rPr>
      </w:pPr>
      <w:r w:rsidRPr="000528DA">
        <w:rPr>
          <w:rFonts w:hint="cs"/>
          <w:rtl/>
        </w:rPr>
        <w:t xml:space="preserve">דו פרצופין, </w:t>
      </w:r>
    </w:p>
    <w:p w14:paraId="121CB815" w14:textId="77777777" w:rsidR="007351A5" w:rsidRPr="000528DA" w:rsidRDefault="000B38D1" w:rsidP="000528DA">
      <w:pPr>
        <w:rPr>
          <w:rtl/>
        </w:rPr>
      </w:pPr>
      <w:r w:rsidRPr="000528DA">
        <w:rPr>
          <w:rStyle w:val="ad"/>
          <w:rFonts w:hint="cs"/>
          <w:rtl/>
        </w:rPr>
        <w:t>ויבן</w:t>
      </w:r>
      <w:r w:rsidRPr="000528DA">
        <w:rPr>
          <w:rFonts w:hint="cs"/>
          <w:rtl/>
        </w:rPr>
        <w:t xml:space="preserve"> פרצוף או זנב, </w:t>
      </w:r>
      <w:r w:rsidRPr="000528DA">
        <w:rPr>
          <w:rStyle w:val="ad"/>
          <w:rFonts w:hint="cs"/>
          <w:rtl/>
        </w:rPr>
        <w:t>אחור וקדם</w:t>
      </w:r>
      <w:r w:rsidRPr="000528DA">
        <w:rPr>
          <w:rFonts w:hint="cs"/>
          <w:rtl/>
        </w:rPr>
        <w:t xml:space="preserve"> לבראשית ופ</w:t>
      </w:r>
      <w:r w:rsidR="00071D3C" w:rsidRPr="000528DA">
        <w:rPr>
          <w:rFonts w:hint="cs"/>
          <w:rtl/>
        </w:rPr>
        <w:t>ו</w:t>
      </w:r>
      <w:r w:rsidRPr="000528DA">
        <w:rPr>
          <w:rFonts w:hint="cs"/>
          <w:rtl/>
        </w:rPr>
        <w:t xml:space="preserve">רענות, </w:t>
      </w:r>
    </w:p>
    <w:p w14:paraId="72CEC914" w14:textId="77777777" w:rsidR="006D3CF8" w:rsidRPr="000528DA" w:rsidRDefault="000B38D1" w:rsidP="000528DA">
      <w:pPr>
        <w:rPr>
          <w:rtl/>
        </w:rPr>
      </w:pPr>
      <w:r w:rsidRPr="000528DA">
        <w:rPr>
          <w:rStyle w:val="ad"/>
          <w:rFonts w:hint="cs"/>
          <w:rtl/>
        </w:rPr>
        <w:t>וייצר</w:t>
      </w:r>
      <w:r w:rsidRPr="000528DA">
        <w:rPr>
          <w:rFonts w:hint="cs"/>
          <w:rtl/>
        </w:rPr>
        <w:t xml:space="preserve"> </w:t>
      </w:r>
      <w:r w:rsidRPr="00E34F28">
        <w:rPr>
          <w:rStyle w:val="afffff9"/>
          <w:rFonts w:hint="cs"/>
          <w:rtl/>
        </w:rPr>
        <w:t>למ</w:t>
      </w:r>
      <w:r w:rsidRPr="00E34F28">
        <w:rPr>
          <w:rStyle w:val="afffff9"/>
          <w:rtl/>
        </w:rPr>
        <w:t>"</w:t>
      </w:r>
      <w:r w:rsidRPr="00E34F28">
        <w:rPr>
          <w:rStyle w:val="afffff9"/>
          <w:rFonts w:hint="cs"/>
          <w:rtl/>
        </w:rPr>
        <w:t>ד</w:t>
      </w:r>
      <w:r w:rsidRPr="000528DA">
        <w:rPr>
          <w:rFonts w:hint="cs"/>
          <w:rtl/>
        </w:rPr>
        <w:t xml:space="preserve"> מיוצרי, </w:t>
      </w:r>
    </w:p>
    <w:p w14:paraId="0205011A" w14:textId="77777777" w:rsidR="00071D3C" w:rsidRPr="000528DA" w:rsidRDefault="000B38D1" w:rsidP="000528DA">
      <w:pPr>
        <w:rPr>
          <w:rtl/>
        </w:rPr>
      </w:pPr>
      <w:r w:rsidRPr="000528DA">
        <w:rPr>
          <w:rStyle w:val="ad"/>
          <w:rFonts w:hint="cs"/>
          <w:rtl/>
        </w:rPr>
        <w:t xml:space="preserve">זכר ונקבה בראם </w:t>
      </w:r>
      <w:r w:rsidRPr="000528DA">
        <w:rPr>
          <w:rFonts w:hint="cs"/>
          <w:rtl/>
        </w:rPr>
        <w:t xml:space="preserve">אף </w:t>
      </w:r>
      <w:r w:rsidRPr="00E34F28">
        <w:rPr>
          <w:rStyle w:val="afffff9"/>
          <w:rFonts w:hint="cs"/>
          <w:rtl/>
        </w:rPr>
        <w:t>למ</w:t>
      </w:r>
      <w:r w:rsidRPr="00E34F28">
        <w:rPr>
          <w:rStyle w:val="afffff9"/>
          <w:rtl/>
        </w:rPr>
        <w:t>"</w:t>
      </w:r>
      <w:r w:rsidRPr="00E34F28">
        <w:rPr>
          <w:rStyle w:val="afffff9"/>
          <w:rFonts w:hint="cs"/>
          <w:rtl/>
        </w:rPr>
        <w:t>ד</w:t>
      </w:r>
      <w:r w:rsidRPr="000528DA">
        <w:rPr>
          <w:rFonts w:hint="cs"/>
          <w:rtl/>
        </w:rPr>
        <w:t xml:space="preserve"> זנב- דבסוף בראם אחד, </w:t>
      </w:r>
    </w:p>
    <w:p w14:paraId="1507E73D" w14:textId="77777777" w:rsidR="00071D3C" w:rsidRPr="000528DA" w:rsidRDefault="000B38D1" w:rsidP="000528DA">
      <w:pPr>
        <w:rPr>
          <w:rtl/>
        </w:rPr>
      </w:pPr>
      <w:r w:rsidRPr="000528DA">
        <w:rPr>
          <w:rStyle w:val="ad"/>
          <w:rFonts w:hint="cs"/>
          <w:rtl/>
        </w:rPr>
        <w:t>ויסגר בשר תחתנה</w:t>
      </w:r>
      <w:r w:rsidRPr="000528DA">
        <w:rPr>
          <w:rFonts w:hint="cs"/>
          <w:rtl/>
        </w:rPr>
        <w:t xml:space="preserve"> </w:t>
      </w:r>
      <w:r w:rsidRPr="00E34F28">
        <w:rPr>
          <w:rStyle w:val="afffff9"/>
          <w:rFonts w:hint="cs"/>
          <w:rtl/>
        </w:rPr>
        <w:t>למ</w:t>
      </w:r>
      <w:r w:rsidRPr="00E34F28">
        <w:rPr>
          <w:rStyle w:val="afffff9"/>
          <w:rtl/>
        </w:rPr>
        <w:t>"</w:t>
      </w:r>
      <w:r w:rsidRPr="00E34F28">
        <w:rPr>
          <w:rStyle w:val="afffff9"/>
          <w:rFonts w:hint="cs"/>
          <w:rtl/>
        </w:rPr>
        <w:t>ד</w:t>
      </w:r>
      <w:r w:rsidRPr="000528DA">
        <w:rPr>
          <w:rFonts w:hint="cs"/>
          <w:rtl/>
        </w:rPr>
        <w:t xml:space="preserve"> זנב למקום חתך, </w:t>
      </w:r>
    </w:p>
    <w:p w14:paraId="6B3EC9C1" w14:textId="77777777" w:rsidR="000B38D1" w:rsidRPr="000528DA" w:rsidRDefault="000B38D1" w:rsidP="000528DA">
      <w:pPr>
        <w:rPr>
          <w:rtl/>
        </w:rPr>
      </w:pPr>
      <w:r w:rsidRPr="000528DA">
        <w:rPr>
          <w:rStyle w:val="ad"/>
          <w:rFonts w:hint="cs"/>
          <w:rtl/>
        </w:rPr>
        <w:t>ויבן</w:t>
      </w:r>
      <w:r w:rsidRPr="000528DA">
        <w:rPr>
          <w:rFonts w:hint="cs"/>
          <w:rtl/>
        </w:rPr>
        <w:t xml:space="preserve">- </w:t>
      </w:r>
      <w:r w:rsidRPr="00E34F28">
        <w:rPr>
          <w:rStyle w:val="afffff9"/>
          <w:rFonts w:hint="cs"/>
          <w:rtl/>
        </w:rPr>
        <w:t>למ</w:t>
      </w:r>
      <w:r w:rsidRPr="00E34F28">
        <w:rPr>
          <w:rStyle w:val="afffff9"/>
          <w:rtl/>
        </w:rPr>
        <w:t>"</w:t>
      </w:r>
      <w:r w:rsidRPr="00E34F28">
        <w:rPr>
          <w:rStyle w:val="afffff9"/>
          <w:rFonts w:hint="cs"/>
          <w:rtl/>
        </w:rPr>
        <w:t>ד</w:t>
      </w:r>
      <w:r w:rsidRPr="000528DA">
        <w:rPr>
          <w:rFonts w:hint="cs"/>
          <w:rtl/>
        </w:rPr>
        <w:t xml:space="preserve"> פרצוף שקלעה הקב</w:t>
      </w:r>
      <w:r w:rsidRPr="000528DA">
        <w:rPr>
          <w:rtl/>
        </w:rPr>
        <w:t>"</w:t>
      </w:r>
      <w:r w:rsidRPr="000528DA">
        <w:rPr>
          <w:rFonts w:hint="cs"/>
          <w:rtl/>
        </w:rPr>
        <w:t>ה, בכרכ</w:t>
      </w:r>
      <w:r w:rsidR="00071D3C" w:rsidRPr="000528DA">
        <w:rPr>
          <w:rFonts w:hint="cs"/>
          <w:rtl/>
        </w:rPr>
        <w:t xml:space="preserve">י הים קורין לקלעיתא בניתא, </w:t>
      </w:r>
      <w:r w:rsidRPr="000528DA">
        <w:rPr>
          <w:rFonts w:hint="cs"/>
          <w:rtl/>
        </w:rPr>
        <w:t>שנעשה הקב</w:t>
      </w:r>
      <w:r w:rsidRPr="000528DA">
        <w:rPr>
          <w:rtl/>
        </w:rPr>
        <w:t>"</w:t>
      </w:r>
      <w:r w:rsidRPr="000528DA">
        <w:rPr>
          <w:rFonts w:hint="cs"/>
          <w:rtl/>
        </w:rPr>
        <w:t>ה שושבין, למדה תורה ד</w:t>
      </w:r>
      <w:r w:rsidRPr="000528DA">
        <w:rPr>
          <w:rtl/>
        </w:rPr>
        <w:t>"</w:t>
      </w:r>
      <w:r w:rsidRPr="000528DA">
        <w:rPr>
          <w:rFonts w:hint="cs"/>
          <w:rtl/>
        </w:rPr>
        <w:t xml:space="preserve">א שיחזור גדול עם קטן בשושבינות, </w:t>
      </w:r>
      <w:r w:rsidRPr="00E34F28">
        <w:rPr>
          <w:rStyle w:val="afffff9"/>
          <w:rFonts w:hint="cs"/>
          <w:rtl/>
        </w:rPr>
        <w:t>למ</w:t>
      </w:r>
      <w:r w:rsidRPr="00E34F28">
        <w:rPr>
          <w:rStyle w:val="afffff9"/>
          <w:rtl/>
        </w:rPr>
        <w:t>"</w:t>
      </w:r>
      <w:r w:rsidRPr="00E34F28">
        <w:rPr>
          <w:rStyle w:val="afffff9"/>
          <w:rFonts w:hint="cs"/>
          <w:rtl/>
        </w:rPr>
        <w:t>ד</w:t>
      </w:r>
      <w:r w:rsidRPr="000528DA">
        <w:rPr>
          <w:rFonts w:hint="cs"/>
          <w:rtl/>
        </w:rPr>
        <w:t xml:space="preserve"> פרצוף דזכר הולך ברישא, </w:t>
      </w:r>
    </w:p>
    <w:p w14:paraId="62CEE39A" w14:textId="77777777" w:rsidR="00A24EC9" w:rsidRPr="00E34F28" w:rsidRDefault="000B38D1" w:rsidP="00682BF2">
      <w:pPr>
        <w:pStyle w:val="afffff5"/>
        <w:rPr>
          <w:rtl/>
        </w:rPr>
      </w:pPr>
      <w:bookmarkStart w:id="2173" w:name="_Toc193636635"/>
      <w:bookmarkStart w:id="2174" w:name="_Toc216185233"/>
      <w:r w:rsidRPr="00A10336">
        <w:rPr>
          <w:rStyle w:val="30"/>
          <w:rFonts w:hint="cs"/>
          <w:rtl/>
        </w:rPr>
        <w:lastRenderedPageBreak/>
        <w:t>דלא יהלך אחורי אשה</w:t>
      </w:r>
      <w:bookmarkEnd w:id="2173"/>
      <w:bookmarkEnd w:id="2174"/>
      <w:r w:rsidRPr="00FE3D07">
        <w:rPr>
          <w:rFonts w:hint="cs"/>
          <w:rtl/>
        </w:rPr>
        <w:t xml:space="preserve"> בדרך ואפ' אשתו נזדמנה על הגשר יסלקנה לצדדין, </w:t>
      </w:r>
      <w:r w:rsidRPr="00A10336">
        <w:rPr>
          <w:rStyle w:val="30"/>
          <w:rFonts w:hint="cs"/>
          <w:rtl/>
        </w:rPr>
        <w:t>וכל העובר</w:t>
      </w:r>
      <w:r w:rsidRPr="00FE3D07">
        <w:rPr>
          <w:rFonts w:hint="cs"/>
          <w:rtl/>
        </w:rPr>
        <w:t xml:space="preserve"> אחר אשה בנהר אין לו חלק לעוה</w:t>
      </w:r>
      <w:r w:rsidRPr="00FE3D07">
        <w:rPr>
          <w:rtl/>
        </w:rPr>
        <w:t>"</w:t>
      </w:r>
      <w:r w:rsidRPr="00FE3D07">
        <w:rPr>
          <w:rFonts w:hint="cs"/>
          <w:rtl/>
        </w:rPr>
        <w:t xml:space="preserve">ב, </w:t>
      </w:r>
    </w:p>
    <w:p w14:paraId="35FE79C4" w14:textId="77777777" w:rsidR="00A24EC9" w:rsidRPr="00E34F28" w:rsidRDefault="000B38D1" w:rsidP="00682BF2">
      <w:pPr>
        <w:pStyle w:val="afffff5"/>
        <w:rPr>
          <w:rtl/>
        </w:rPr>
      </w:pPr>
      <w:bookmarkStart w:id="2175" w:name="_Toc193636636"/>
      <w:bookmarkStart w:id="2176" w:name="_Toc216185234"/>
      <w:r w:rsidRPr="00A10336">
        <w:rPr>
          <w:rStyle w:val="30"/>
          <w:rFonts w:hint="cs"/>
          <w:rtl/>
        </w:rPr>
        <w:t>המרצה מעות לאשה</w:t>
      </w:r>
      <w:bookmarkEnd w:id="2175"/>
      <w:bookmarkEnd w:id="2176"/>
      <w:r w:rsidRPr="00FE3D07">
        <w:rPr>
          <w:rFonts w:hint="cs"/>
          <w:rtl/>
        </w:rPr>
        <w:t xml:space="preserve"> כדי להסתכל אפי' יש בו תורה ומע</w:t>
      </w:r>
      <w:r w:rsidRPr="00FE3D07">
        <w:rPr>
          <w:rtl/>
        </w:rPr>
        <w:t>"</w:t>
      </w:r>
      <w:r w:rsidRPr="00FE3D07">
        <w:rPr>
          <w:rFonts w:hint="cs"/>
          <w:rtl/>
        </w:rPr>
        <w:t xml:space="preserve">ש כמשה לא ינקה מדינה של גיהנם, </w:t>
      </w:r>
    </w:p>
    <w:p w14:paraId="7E92207A" w14:textId="77777777" w:rsidR="00A24EC9" w:rsidRPr="000528DA" w:rsidRDefault="000B38D1" w:rsidP="00E51686">
      <w:pPr>
        <w:spacing w:after="60"/>
        <w:rPr>
          <w:rtl/>
        </w:rPr>
      </w:pPr>
      <w:bookmarkStart w:id="2177" w:name="_Toc193636637"/>
      <w:bookmarkStart w:id="2178" w:name="_Toc216185235"/>
      <w:r w:rsidRPr="00A10336">
        <w:rPr>
          <w:rStyle w:val="30"/>
          <w:rFonts w:hint="cs"/>
          <w:rtl/>
        </w:rPr>
        <w:t>מנוח</w:t>
      </w:r>
      <w:bookmarkEnd w:id="2177"/>
      <w:bookmarkEnd w:id="2178"/>
      <w:r w:rsidRPr="000528DA">
        <w:rPr>
          <w:rFonts w:hint="cs"/>
          <w:rtl/>
        </w:rPr>
        <w:t xml:space="preserve"> עם הארץ, או דאחר דבריה ועצתה כבאלישע, </w:t>
      </w:r>
      <w:r w:rsidRPr="00E34F28">
        <w:rPr>
          <w:rStyle w:val="afffff9"/>
          <w:rFonts w:hint="cs"/>
          <w:rtl/>
        </w:rPr>
        <w:t>לר</w:t>
      </w:r>
      <w:r w:rsidRPr="00E34F28">
        <w:rPr>
          <w:rStyle w:val="afffff9"/>
          <w:rtl/>
        </w:rPr>
        <w:t>"</w:t>
      </w:r>
      <w:r w:rsidRPr="00E34F28">
        <w:rPr>
          <w:rStyle w:val="afffff9"/>
          <w:rFonts w:hint="cs"/>
          <w:rtl/>
        </w:rPr>
        <w:t>נ</w:t>
      </w:r>
      <w:r w:rsidRPr="000528DA">
        <w:rPr>
          <w:rFonts w:hint="cs"/>
          <w:rtl/>
        </w:rPr>
        <w:t xml:space="preserve"> </w:t>
      </w:r>
      <w:r w:rsidRPr="000528DA">
        <w:rPr>
          <w:rStyle w:val="ad"/>
          <w:rFonts w:hint="cs"/>
          <w:rtl/>
        </w:rPr>
        <w:t>אחרי האיש</w:t>
      </w:r>
      <w:r w:rsidRPr="000528DA">
        <w:rPr>
          <w:rFonts w:hint="cs"/>
          <w:rtl/>
        </w:rPr>
        <w:t xml:space="preserve"> ולא לפני האיש, </w:t>
      </w:r>
      <w:r w:rsidRPr="00A10336">
        <w:rPr>
          <w:rStyle w:val="30"/>
          <w:rFonts w:hint="cs"/>
          <w:rtl/>
        </w:rPr>
        <w:t xml:space="preserve">אחורי ארי </w:t>
      </w:r>
      <w:r w:rsidRPr="000528DA">
        <w:rPr>
          <w:rFonts w:hint="cs"/>
          <w:rtl/>
        </w:rPr>
        <w:t>ולא אחורי אשה, ולא אחורי ע</w:t>
      </w:r>
      <w:r w:rsidRPr="000528DA">
        <w:rPr>
          <w:rtl/>
        </w:rPr>
        <w:t>"</w:t>
      </w:r>
      <w:r w:rsidRPr="000528DA">
        <w:rPr>
          <w:rFonts w:hint="cs"/>
          <w:rtl/>
        </w:rPr>
        <w:t>ז, ולא אחורי ביהכנ</w:t>
      </w:r>
      <w:r w:rsidRPr="000528DA">
        <w:rPr>
          <w:rtl/>
        </w:rPr>
        <w:t>"</w:t>
      </w:r>
      <w:r w:rsidRPr="000528DA">
        <w:rPr>
          <w:rFonts w:hint="cs"/>
          <w:rtl/>
        </w:rPr>
        <w:t>ס כשהציבור מתפללין, ובדלא דרי, וב</w:t>
      </w:r>
      <w:r w:rsidR="001821B2" w:rsidRPr="000528DA">
        <w:rPr>
          <w:rFonts w:hint="cs"/>
          <w:rtl/>
        </w:rPr>
        <w:t>אין</w:t>
      </w:r>
      <w:r w:rsidRPr="000528DA">
        <w:rPr>
          <w:rFonts w:hint="cs"/>
          <w:rtl/>
        </w:rPr>
        <w:t xml:space="preserve"> פתח אחר, ובלא רכיב יין ובלא מנח תפילין.</w:t>
      </w:r>
    </w:p>
    <w:p w14:paraId="46F4E513" w14:textId="77777777" w:rsidR="00A24EC9" w:rsidRPr="00E34F28" w:rsidRDefault="000B38D1" w:rsidP="00E51686">
      <w:pPr>
        <w:pStyle w:val="afffff5"/>
        <w:spacing w:before="0" w:after="60"/>
        <w:rPr>
          <w:rtl/>
        </w:rPr>
      </w:pPr>
      <w:bookmarkStart w:id="2179" w:name="_Toc193636638"/>
      <w:bookmarkStart w:id="2180" w:name="_Toc216185236"/>
      <w:r w:rsidRPr="00A10336">
        <w:rPr>
          <w:rStyle w:val="30"/>
          <w:rFonts w:hint="cs"/>
          <w:rtl/>
        </w:rPr>
        <w:t>יצה</w:t>
      </w:r>
      <w:r w:rsidRPr="00A10336">
        <w:rPr>
          <w:rStyle w:val="30"/>
          <w:rtl/>
        </w:rPr>
        <w:t>"</w:t>
      </w:r>
      <w:r w:rsidRPr="00A10336">
        <w:rPr>
          <w:rStyle w:val="30"/>
          <w:rFonts w:hint="cs"/>
          <w:rtl/>
        </w:rPr>
        <w:t>ר דומה לזבוב</w:t>
      </w:r>
      <w:bookmarkEnd w:id="2179"/>
      <w:bookmarkEnd w:id="2180"/>
      <w:r w:rsidRPr="00FE3D07">
        <w:rPr>
          <w:rFonts w:hint="cs"/>
          <w:rtl/>
        </w:rPr>
        <w:t xml:space="preserve">, ויושב בין שני מפתחי הלב, דומה כמין חטה, </w:t>
      </w:r>
    </w:p>
    <w:p w14:paraId="3C04F460" w14:textId="77777777" w:rsidR="00071D3C" w:rsidRPr="000528DA" w:rsidRDefault="000B38D1" w:rsidP="000528DA">
      <w:pPr>
        <w:rPr>
          <w:rtl/>
        </w:rPr>
      </w:pPr>
      <w:bookmarkStart w:id="2181" w:name="_Toc193636639"/>
      <w:bookmarkStart w:id="2182" w:name="_Toc216185237"/>
      <w:r w:rsidRPr="00A10336">
        <w:rPr>
          <w:rStyle w:val="30"/>
          <w:rFonts w:hint="cs"/>
          <w:rtl/>
        </w:rPr>
        <w:t>ב' כליות באדם</w:t>
      </w:r>
      <w:bookmarkEnd w:id="2181"/>
      <w:bookmarkEnd w:id="2182"/>
      <w:r w:rsidRPr="00A10336">
        <w:rPr>
          <w:rStyle w:val="30"/>
          <w:rFonts w:hint="cs"/>
          <w:rtl/>
        </w:rPr>
        <w:t xml:space="preserve"> </w:t>
      </w:r>
      <w:r w:rsidRPr="000528DA">
        <w:rPr>
          <w:rFonts w:hint="cs"/>
          <w:rtl/>
        </w:rPr>
        <w:t xml:space="preserve">אחת יועצתו לטובה בימינו, ואחת לרעה לשמאלו, </w:t>
      </w:r>
      <w:r w:rsidRPr="00A10336">
        <w:rPr>
          <w:rStyle w:val="30"/>
          <w:rFonts w:hint="cs"/>
          <w:rtl/>
        </w:rPr>
        <w:t>כליות</w:t>
      </w:r>
      <w:r w:rsidRPr="000528DA">
        <w:rPr>
          <w:rFonts w:hint="cs"/>
          <w:rtl/>
        </w:rPr>
        <w:t xml:space="preserve"> יועצות </w:t>
      </w:r>
      <w:r w:rsidRPr="00A10336">
        <w:rPr>
          <w:rStyle w:val="30"/>
          <w:rFonts w:hint="cs"/>
          <w:rtl/>
        </w:rPr>
        <w:t>לב</w:t>
      </w:r>
      <w:r w:rsidRPr="000528DA">
        <w:rPr>
          <w:rFonts w:hint="cs"/>
          <w:rtl/>
        </w:rPr>
        <w:t xml:space="preserve"> מבין,</w:t>
      </w:r>
      <w:r w:rsidRPr="000528DA">
        <w:rPr>
          <w:rtl/>
        </w:rPr>
        <w:t xml:space="preserve"> </w:t>
      </w:r>
      <w:r w:rsidRPr="00A10336">
        <w:rPr>
          <w:rStyle w:val="30"/>
          <w:rtl/>
        </w:rPr>
        <w:t>לשון</w:t>
      </w:r>
      <w:r w:rsidRPr="000528DA">
        <w:rPr>
          <w:rtl/>
        </w:rPr>
        <w:t xml:space="preserve"> מחתך, </w:t>
      </w:r>
      <w:r w:rsidRPr="00A10336">
        <w:rPr>
          <w:rStyle w:val="30"/>
          <w:rtl/>
        </w:rPr>
        <w:t>פה</w:t>
      </w:r>
      <w:r w:rsidRPr="000528DA">
        <w:rPr>
          <w:rtl/>
        </w:rPr>
        <w:t xml:space="preserve"> גומר, </w:t>
      </w:r>
      <w:r w:rsidRPr="00A10336">
        <w:rPr>
          <w:rStyle w:val="30"/>
          <w:rtl/>
        </w:rPr>
        <w:t>ושט</w:t>
      </w:r>
      <w:r w:rsidRPr="000528DA">
        <w:rPr>
          <w:rtl/>
        </w:rPr>
        <w:t xml:space="preserve"> מכניס ומוציא כל מיני מאכל, </w:t>
      </w:r>
      <w:r w:rsidRPr="00A10336">
        <w:rPr>
          <w:rStyle w:val="30"/>
          <w:rtl/>
        </w:rPr>
        <w:t>קנה</w:t>
      </w:r>
      <w:r w:rsidRPr="000528DA">
        <w:rPr>
          <w:rtl/>
        </w:rPr>
        <w:t xml:space="preserve"> מוציא קול</w:t>
      </w:r>
      <w:r w:rsidRPr="000528DA">
        <w:rPr>
          <w:rFonts w:hint="cs"/>
          <w:rtl/>
        </w:rPr>
        <w:t>,</w:t>
      </w:r>
      <w:r w:rsidRPr="000528DA">
        <w:rPr>
          <w:rtl/>
        </w:rPr>
        <w:t xml:space="preserve"> </w:t>
      </w:r>
      <w:r w:rsidRPr="00A10336">
        <w:rPr>
          <w:rStyle w:val="30"/>
          <w:rtl/>
        </w:rPr>
        <w:t>ריאה</w:t>
      </w:r>
      <w:r w:rsidRPr="000528DA">
        <w:rPr>
          <w:rtl/>
        </w:rPr>
        <w:t xml:space="preserve"> שואבת כל מיני משקין, </w:t>
      </w:r>
      <w:r w:rsidRPr="00A10336">
        <w:rPr>
          <w:rStyle w:val="30"/>
          <w:rtl/>
        </w:rPr>
        <w:t>כבד</w:t>
      </w:r>
      <w:r w:rsidRPr="000528DA">
        <w:rPr>
          <w:rtl/>
        </w:rPr>
        <w:t xml:space="preserve"> כועס, </w:t>
      </w:r>
      <w:r w:rsidRPr="00A10336">
        <w:rPr>
          <w:rStyle w:val="30"/>
          <w:rtl/>
        </w:rPr>
        <w:t>מרה</w:t>
      </w:r>
      <w:r w:rsidR="00071D3C" w:rsidRPr="000528DA">
        <w:rPr>
          <w:rtl/>
        </w:rPr>
        <w:t xml:space="preserve"> זורקת</w:t>
      </w:r>
      <w:r w:rsidRPr="000528DA">
        <w:rPr>
          <w:rtl/>
        </w:rPr>
        <w:t xml:space="preserve"> טפה ומניחתו, </w:t>
      </w:r>
      <w:r w:rsidRPr="00A10336">
        <w:rPr>
          <w:rStyle w:val="30"/>
          <w:rtl/>
        </w:rPr>
        <w:t>טחול</w:t>
      </w:r>
      <w:r w:rsidRPr="000528DA">
        <w:rPr>
          <w:rtl/>
        </w:rPr>
        <w:t xml:space="preserve"> שוחק, </w:t>
      </w:r>
      <w:r w:rsidRPr="00A10336">
        <w:rPr>
          <w:rStyle w:val="30"/>
          <w:rtl/>
        </w:rPr>
        <w:t>קרקבן</w:t>
      </w:r>
      <w:r w:rsidRPr="000528DA">
        <w:rPr>
          <w:rtl/>
        </w:rPr>
        <w:t xml:space="preserve"> טוחן, </w:t>
      </w:r>
      <w:r w:rsidRPr="00A10336">
        <w:rPr>
          <w:rStyle w:val="30"/>
          <w:rtl/>
        </w:rPr>
        <w:t>קיבה</w:t>
      </w:r>
      <w:r w:rsidRPr="000528DA">
        <w:rPr>
          <w:rtl/>
        </w:rPr>
        <w:t xml:space="preserve"> ישנה, אף נעור.</w:t>
      </w:r>
      <w:r w:rsidRPr="000528DA">
        <w:rPr>
          <w:rFonts w:hint="cs"/>
          <w:rtl/>
        </w:rPr>
        <w:t xml:space="preserve"> </w:t>
      </w:r>
    </w:p>
    <w:p w14:paraId="251FE4FD" w14:textId="77777777" w:rsidR="000B38D1" w:rsidRPr="000528DA" w:rsidRDefault="000B38D1" w:rsidP="000528DA">
      <w:pPr>
        <w:rPr>
          <w:rtl/>
        </w:rPr>
      </w:pPr>
      <w:r w:rsidRPr="000528DA">
        <w:rPr>
          <w:rFonts w:hint="cs"/>
          <w:rtl/>
        </w:rPr>
        <w:t xml:space="preserve">נעור הישן, ישן הנעור, נמוק והולך, שניהם ישנים או שניהם נעורים מיד מת. </w:t>
      </w:r>
    </w:p>
    <w:p w14:paraId="53A076C8" w14:textId="77777777" w:rsidR="00A24EC9" w:rsidRPr="000528DA" w:rsidRDefault="000B38D1" w:rsidP="00E51686">
      <w:pPr>
        <w:spacing w:after="60"/>
        <w:rPr>
          <w:rtl/>
        </w:rPr>
      </w:pPr>
      <w:bookmarkStart w:id="2183" w:name="_Toc193636640"/>
      <w:bookmarkStart w:id="2184" w:name="_Toc216185238"/>
      <w:r w:rsidRPr="00A10336">
        <w:rPr>
          <w:rStyle w:val="30"/>
          <w:rFonts w:hint="cs"/>
          <w:rtl/>
        </w:rPr>
        <w:t>צדיקים</w:t>
      </w:r>
      <w:bookmarkEnd w:id="2183"/>
      <w:bookmarkEnd w:id="2184"/>
      <w:r w:rsidRPr="000528DA">
        <w:rPr>
          <w:rFonts w:hint="cs"/>
          <w:rtl/>
        </w:rPr>
        <w:t xml:space="preserve"> יצ</w:t>
      </w:r>
      <w:r w:rsidRPr="000528DA">
        <w:rPr>
          <w:rtl/>
        </w:rPr>
        <w:t>"</w:t>
      </w:r>
      <w:r w:rsidRPr="000528DA">
        <w:rPr>
          <w:rFonts w:hint="cs"/>
          <w:rtl/>
        </w:rPr>
        <w:t xml:space="preserve">ט שופטן, </w:t>
      </w:r>
      <w:r w:rsidRPr="00A10336">
        <w:rPr>
          <w:rStyle w:val="30"/>
          <w:rFonts w:hint="cs"/>
          <w:rtl/>
        </w:rPr>
        <w:t>רשעים</w:t>
      </w:r>
      <w:r w:rsidRPr="000528DA">
        <w:rPr>
          <w:rFonts w:hint="cs"/>
          <w:rtl/>
        </w:rPr>
        <w:t xml:space="preserve"> יצה</w:t>
      </w:r>
      <w:r w:rsidRPr="000528DA">
        <w:rPr>
          <w:rtl/>
        </w:rPr>
        <w:t>"</w:t>
      </w:r>
      <w:r w:rsidRPr="000528DA">
        <w:rPr>
          <w:rFonts w:hint="cs"/>
          <w:rtl/>
        </w:rPr>
        <w:t xml:space="preserve">ר שופטן, בינונים זה וזה שופטן, </w:t>
      </w:r>
      <w:r w:rsidRPr="00E34F28">
        <w:rPr>
          <w:rStyle w:val="afffff9"/>
          <w:rFonts w:hint="cs"/>
          <w:rtl/>
        </w:rPr>
        <w:t>רבא</w:t>
      </w:r>
      <w:r w:rsidRPr="000528DA">
        <w:rPr>
          <w:rFonts w:hint="cs"/>
          <w:rtl/>
        </w:rPr>
        <w:t xml:space="preserve"> אנו בינונים, </w:t>
      </w:r>
      <w:r w:rsidRPr="00E34F28">
        <w:rPr>
          <w:rStyle w:val="afffff9"/>
          <w:rFonts w:hint="cs"/>
          <w:rtl/>
        </w:rPr>
        <w:t>אביי</w:t>
      </w:r>
      <w:r w:rsidRPr="000528DA">
        <w:rPr>
          <w:rFonts w:hint="cs"/>
          <w:rtl/>
        </w:rPr>
        <w:t xml:space="preserve"> לא שביק חיי לכל בריה, </w:t>
      </w:r>
    </w:p>
    <w:p w14:paraId="535D22CD" w14:textId="77777777" w:rsidR="00A24328" w:rsidRDefault="000B38D1" w:rsidP="009A59D1">
      <w:pPr>
        <w:pStyle w:val="38"/>
        <w:framePr w:wrap="notBeside"/>
        <w:rPr>
          <w:rtl/>
        </w:rPr>
      </w:pPr>
      <w:r w:rsidRPr="00660D7A">
        <w:rPr>
          <w:rFonts w:hint="cs"/>
          <w:rtl/>
        </w:rPr>
        <w:t>ודרבא</w:t>
      </w:r>
      <w:r w:rsidR="00A24328">
        <w:rPr>
          <w:rtl/>
        </w:rPr>
        <w:t>:</w:t>
      </w:r>
    </w:p>
    <w:p w14:paraId="4DF9AB53" w14:textId="4CCF9A3E" w:rsidR="00A24EC9" w:rsidRPr="000528DA" w:rsidRDefault="000B38D1" w:rsidP="000528DA">
      <w:pPr>
        <w:rPr>
          <w:rtl/>
        </w:rPr>
      </w:pPr>
      <w:r w:rsidRPr="000528DA">
        <w:rPr>
          <w:rFonts w:hint="cs"/>
          <w:rtl/>
        </w:rPr>
        <w:t xml:space="preserve">לא נברא אלא או לרשעים גמורין או צדיקין גמורים, </w:t>
      </w:r>
      <w:r w:rsidRPr="00E34F28">
        <w:rPr>
          <w:rStyle w:val="afffff9"/>
          <w:rFonts w:hint="cs"/>
          <w:rtl/>
        </w:rPr>
        <w:t>רבא</w:t>
      </w:r>
      <w:r w:rsidRPr="000528DA">
        <w:rPr>
          <w:rFonts w:hint="cs"/>
          <w:rtl/>
        </w:rPr>
        <w:t xml:space="preserve"> לידע בעצמו אם צדיק גמור הוא אם לאו, </w:t>
      </w:r>
      <w:r w:rsidRPr="00E34F28">
        <w:rPr>
          <w:rStyle w:val="afffff9"/>
          <w:rFonts w:hint="cs"/>
          <w:rtl/>
        </w:rPr>
        <w:t xml:space="preserve">לאחאב בן עמרי </w:t>
      </w:r>
      <w:r w:rsidRPr="000528DA">
        <w:rPr>
          <w:rFonts w:hint="cs"/>
          <w:rtl/>
        </w:rPr>
        <w:t>העוה</w:t>
      </w:r>
      <w:r w:rsidRPr="000528DA">
        <w:rPr>
          <w:rtl/>
        </w:rPr>
        <w:t>"</w:t>
      </w:r>
      <w:r w:rsidRPr="000528DA">
        <w:rPr>
          <w:rFonts w:hint="cs"/>
          <w:rtl/>
        </w:rPr>
        <w:t>ז</w:t>
      </w:r>
      <w:r w:rsidR="00071D3C" w:rsidRPr="000528DA">
        <w:rPr>
          <w:rFonts w:hint="cs"/>
          <w:rtl/>
        </w:rPr>
        <w:t>,</w:t>
      </w:r>
      <w:r w:rsidRPr="000528DA">
        <w:rPr>
          <w:rFonts w:hint="cs"/>
          <w:rtl/>
        </w:rPr>
        <w:t xml:space="preserve"> </w:t>
      </w:r>
      <w:r w:rsidRPr="00E34F28">
        <w:rPr>
          <w:rStyle w:val="afffff9"/>
          <w:rFonts w:hint="cs"/>
          <w:rtl/>
        </w:rPr>
        <w:t>ולרחב</w:t>
      </w:r>
      <w:r w:rsidRPr="00E34F28">
        <w:rPr>
          <w:rStyle w:val="afffff9"/>
          <w:rtl/>
        </w:rPr>
        <w:t>"</w:t>
      </w:r>
      <w:r w:rsidRPr="00E34F28">
        <w:rPr>
          <w:rStyle w:val="afffff9"/>
          <w:rFonts w:hint="cs"/>
          <w:rtl/>
        </w:rPr>
        <w:t>ד</w:t>
      </w:r>
      <w:r w:rsidRPr="000528DA">
        <w:rPr>
          <w:rFonts w:hint="cs"/>
          <w:rtl/>
        </w:rPr>
        <w:t xml:space="preserve"> העוה</w:t>
      </w:r>
      <w:r w:rsidRPr="000528DA">
        <w:rPr>
          <w:rtl/>
        </w:rPr>
        <w:t>"</w:t>
      </w:r>
      <w:r w:rsidRPr="000528DA">
        <w:rPr>
          <w:rFonts w:hint="cs"/>
          <w:rtl/>
        </w:rPr>
        <w:t xml:space="preserve">ב. </w:t>
      </w:r>
    </w:p>
    <w:p w14:paraId="7E2E72BB" w14:textId="77777777" w:rsidR="00071D3C" w:rsidRPr="00E34F28" w:rsidRDefault="000B38D1" w:rsidP="00682BF2">
      <w:pPr>
        <w:pStyle w:val="afffff5"/>
        <w:rPr>
          <w:rtl/>
        </w:rPr>
      </w:pPr>
      <w:r w:rsidRPr="000528DA">
        <w:rPr>
          <w:rStyle w:val="ad"/>
          <w:rFonts w:hint="cs"/>
          <w:rtl/>
        </w:rPr>
        <w:t>בכל נפשך</w:t>
      </w:r>
      <w:r w:rsidR="00071D3C">
        <w:rPr>
          <w:rFonts w:hint="cs"/>
          <w:rtl/>
        </w:rPr>
        <w:t xml:space="preserve"> לשחביב גופו </w:t>
      </w:r>
      <w:r w:rsidRPr="00FE3D07">
        <w:rPr>
          <w:rFonts w:hint="cs"/>
          <w:rtl/>
        </w:rPr>
        <w:t>מ</w:t>
      </w:r>
      <w:r w:rsidR="00071D3C">
        <w:rPr>
          <w:rFonts w:hint="cs"/>
          <w:rtl/>
        </w:rPr>
        <w:t>מ</w:t>
      </w:r>
      <w:r w:rsidRPr="00FE3D07">
        <w:rPr>
          <w:rFonts w:hint="cs"/>
          <w:rtl/>
        </w:rPr>
        <w:t>מונו,</w:t>
      </w:r>
    </w:p>
    <w:p w14:paraId="56F45922" w14:textId="77777777" w:rsidR="00A24EC9" w:rsidRPr="000528DA" w:rsidRDefault="000B38D1" w:rsidP="000528DA">
      <w:pPr>
        <w:rPr>
          <w:rtl/>
        </w:rPr>
      </w:pPr>
      <w:r w:rsidRPr="000528DA">
        <w:rPr>
          <w:rStyle w:val="ad"/>
          <w:rFonts w:hint="cs"/>
          <w:rtl/>
        </w:rPr>
        <w:t xml:space="preserve">בכל מאדך </w:t>
      </w:r>
      <w:r w:rsidRPr="000528DA">
        <w:rPr>
          <w:rFonts w:hint="cs"/>
          <w:rtl/>
        </w:rPr>
        <w:t xml:space="preserve">לשחביב עליו ממונו מגופו, </w:t>
      </w:r>
    </w:p>
    <w:p w14:paraId="770C4816" w14:textId="77777777" w:rsidR="000B38D1" w:rsidRPr="000528DA" w:rsidRDefault="000B38D1" w:rsidP="00E51686">
      <w:pPr>
        <w:spacing w:after="60"/>
        <w:rPr>
          <w:rtl/>
        </w:rPr>
      </w:pPr>
      <w:r w:rsidRPr="00E34F28">
        <w:rPr>
          <w:rStyle w:val="afffff9"/>
          <w:rFonts w:hint="cs"/>
          <w:rtl/>
        </w:rPr>
        <w:t>ר</w:t>
      </w:r>
      <w:r w:rsidRPr="00E34F28">
        <w:rPr>
          <w:rStyle w:val="afffff9"/>
          <w:rtl/>
        </w:rPr>
        <w:t>"</w:t>
      </w:r>
      <w:r w:rsidRPr="00E34F28">
        <w:rPr>
          <w:rStyle w:val="afffff9"/>
          <w:rFonts w:hint="cs"/>
          <w:rtl/>
        </w:rPr>
        <w:t>ע</w:t>
      </w:r>
      <w:r w:rsidRPr="000528DA">
        <w:rPr>
          <w:rFonts w:hint="cs"/>
          <w:rtl/>
        </w:rPr>
        <w:t xml:space="preserve"> </w:t>
      </w:r>
      <w:r w:rsidRPr="000528DA">
        <w:rPr>
          <w:rStyle w:val="ad"/>
          <w:rFonts w:hint="cs"/>
          <w:rtl/>
        </w:rPr>
        <w:t>בכל נפשך</w:t>
      </w:r>
      <w:r w:rsidRPr="000528DA">
        <w:rPr>
          <w:rFonts w:hint="cs"/>
          <w:rtl/>
        </w:rPr>
        <w:t xml:space="preserve"> אפי' נוטל נפשך. </w:t>
      </w:r>
    </w:p>
    <w:p w14:paraId="2D3672EC" w14:textId="77777777" w:rsidR="000B38D1" w:rsidRPr="00E34F28" w:rsidRDefault="000B38D1" w:rsidP="00E51686">
      <w:pPr>
        <w:pStyle w:val="afffff5"/>
        <w:spacing w:before="0" w:after="60"/>
        <w:rPr>
          <w:rtl/>
        </w:rPr>
      </w:pPr>
      <w:bookmarkStart w:id="2185" w:name="_Toc193636641"/>
      <w:bookmarkStart w:id="2186" w:name="_Toc216185239"/>
      <w:r w:rsidRPr="00A10336">
        <w:rPr>
          <w:rStyle w:val="30"/>
          <w:rFonts w:hint="cs"/>
          <w:rtl/>
        </w:rPr>
        <w:t>מעשה דגזרה מלכות הרשעה</w:t>
      </w:r>
      <w:bookmarkEnd w:id="2185"/>
      <w:bookmarkEnd w:id="2186"/>
      <w:r w:rsidRPr="00FE3D07">
        <w:rPr>
          <w:rFonts w:hint="cs"/>
          <w:rtl/>
        </w:rPr>
        <w:t xml:space="preserve">, </w:t>
      </w:r>
      <w:r w:rsidRPr="00E34F28">
        <w:rPr>
          <w:rStyle w:val="afffff9"/>
          <w:rFonts w:hint="cs"/>
          <w:rtl/>
        </w:rPr>
        <w:t>ור</w:t>
      </w:r>
      <w:r w:rsidRPr="00E34F28">
        <w:rPr>
          <w:rStyle w:val="afffff9"/>
          <w:rtl/>
        </w:rPr>
        <w:t>"</w:t>
      </w:r>
      <w:r w:rsidRPr="00E34F28">
        <w:rPr>
          <w:rStyle w:val="afffff9"/>
          <w:rFonts w:hint="cs"/>
          <w:rtl/>
        </w:rPr>
        <w:t>ע</w:t>
      </w:r>
      <w:r w:rsidRPr="00FE3D07">
        <w:rPr>
          <w:rFonts w:hint="cs"/>
          <w:rtl/>
        </w:rPr>
        <w:t xml:space="preserve"> משל לשועל, שטפש</w:t>
      </w:r>
      <w:r w:rsidR="00524A76">
        <w:rPr>
          <w:rFonts w:hint="cs"/>
          <w:rtl/>
        </w:rPr>
        <w:t>,</w:t>
      </w:r>
      <w:r w:rsidRPr="00FE3D07">
        <w:rPr>
          <w:rFonts w:hint="cs"/>
          <w:rtl/>
        </w:rPr>
        <w:t xml:space="preserve"> דאי במקום חיותנו אנו מתיראין כ</w:t>
      </w:r>
      <w:r w:rsidRPr="00FE3D07">
        <w:rPr>
          <w:rtl/>
        </w:rPr>
        <w:t>"</w:t>
      </w:r>
      <w:r w:rsidRPr="00FE3D07">
        <w:rPr>
          <w:rFonts w:hint="cs"/>
          <w:rtl/>
        </w:rPr>
        <w:t xml:space="preserve">ש במקום מיתתנו, וכשתפסו </w:t>
      </w:r>
      <w:r w:rsidRPr="00E34F28">
        <w:rPr>
          <w:rStyle w:val="afffff9"/>
          <w:rFonts w:hint="cs"/>
          <w:rtl/>
        </w:rPr>
        <w:t>לר</w:t>
      </w:r>
      <w:r w:rsidRPr="00E34F28">
        <w:rPr>
          <w:rStyle w:val="afffff9"/>
          <w:rtl/>
        </w:rPr>
        <w:t>"</w:t>
      </w:r>
      <w:r w:rsidRPr="00E34F28">
        <w:rPr>
          <w:rStyle w:val="afffff9"/>
          <w:rFonts w:hint="cs"/>
          <w:rtl/>
        </w:rPr>
        <w:t>ע</w:t>
      </w:r>
      <w:r w:rsidRPr="00FE3D07">
        <w:rPr>
          <w:rFonts w:hint="cs"/>
          <w:rtl/>
        </w:rPr>
        <w:t xml:space="preserve"> </w:t>
      </w:r>
      <w:r w:rsidRPr="00E34F28">
        <w:rPr>
          <w:rStyle w:val="afffff9"/>
          <w:rFonts w:hint="cs"/>
          <w:rtl/>
        </w:rPr>
        <w:t>ולפפוס</w:t>
      </w:r>
      <w:r w:rsidR="007351A5" w:rsidRPr="00E34F28">
        <w:rPr>
          <w:rStyle w:val="afffff9"/>
          <w:rFonts w:hint="cs"/>
          <w:rtl/>
        </w:rPr>
        <w:t>,</w:t>
      </w:r>
      <w:r w:rsidRPr="00FE3D07">
        <w:rPr>
          <w:rFonts w:hint="cs"/>
          <w:rtl/>
        </w:rPr>
        <w:t xml:space="preserve"> </w:t>
      </w:r>
      <w:r w:rsidRPr="00E34F28">
        <w:rPr>
          <w:rStyle w:val="afffff9"/>
          <w:rFonts w:hint="cs"/>
          <w:rtl/>
        </w:rPr>
        <w:t>א</w:t>
      </w:r>
      <w:r w:rsidRPr="00E34F28">
        <w:rPr>
          <w:rStyle w:val="afffff9"/>
          <w:rtl/>
        </w:rPr>
        <w:t>"</w:t>
      </w:r>
      <w:r w:rsidRPr="00E34F28">
        <w:rPr>
          <w:rStyle w:val="afffff9"/>
          <w:rFonts w:hint="cs"/>
          <w:rtl/>
        </w:rPr>
        <w:t>ל</w:t>
      </w:r>
      <w:r w:rsidRPr="00FE3D07">
        <w:rPr>
          <w:rFonts w:hint="cs"/>
          <w:rtl/>
        </w:rPr>
        <w:t xml:space="preserve"> אשריך שנתפסת על </w:t>
      </w:r>
      <w:r w:rsidRPr="00054EE3">
        <w:rPr>
          <w:rFonts w:hint="cs"/>
          <w:rtl/>
        </w:rPr>
        <w:t>ד</w:t>
      </w:r>
      <w:r w:rsidRPr="00054EE3">
        <w:rPr>
          <w:rtl/>
        </w:rPr>
        <w:t>"</w:t>
      </w:r>
      <w:r w:rsidRPr="00054EE3">
        <w:rPr>
          <w:rFonts w:hint="cs"/>
          <w:rtl/>
        </w:rPr>
        <w:t xml:space="preserve">ת אוי לפפוס שנתפס על דברים בטלים, </w:t>
      </w:r>
    </w:p>
    <w:p w14:paraId="620569BB" w14:textId="7E418DC5" w:rsidR="007351A5" w:rsidRPr="000528DA" w:rsidRDefault="000B38D1" w:rsidP="00E51686">
      <w:pPr>
        <w:rPr>
          <w:rtl/>
        </w:rPr>
      </w:pPr>
      <w:bookmarkStart w:id="2187" w:name="_Toc193636642"/>
      <w:bookmarkStart w:id="2188" w:name="_Toc216185240"/>
      <w:r w:rsidRPr="00A10336">
        <w:rPr>
          <w:rStyle w:val="30"/>
          <w:rFonts w:hint="cs"/>
          <w:rtl/>
        </w:rPr>
        <w:lastRenderedPageBreak/>
        <w:t>כשהוציאוהו להריגה</w:t>
      </w:r>
      <w:bookmarkEnd w:id="2187"/>
      <w:bookmarkEnd w:id="2188"/>
      <w:r>
        <w:rPr>
          <w:rFonts w:hint="cs"/>
          <w:rtl/>
        </w:rPr>
        <w:t xml:space="preserve">, זמן </w:t>
      </w:r>
      <w:r>
        <w:rPr>
          <w:rStyle w:val="afffff9"/>
          <w:rFonts w:hint="cs"/>
          <w:rtl/>
          <w:rPrChange w:id="9337" w:author="מנוע אמוראים" w:date="2026-10-05T16:40:51Z">
            <w:rPr>
              <w:rFonts w:hint="cs"/>
              <w:rtl/>
            </w:rPr>
          </w:rPrChange>
        </w:rPr>
        <w:t xml:space="preserve">קר</w:t>
      </w:r>
      <w:r>
        <w:rPr>
          <w:rStyle w:val="afffff9"/>
          <w:rtl/>
          <w:rPrChange w:id="9338" w:author="מנוע אמוראים" w:date="2026-10-05T16:40:51Z">
            <w:rPr>
              <w:rtl/>
            </w:rPr>
          </w:rPrChange>
        </w:rPr>
        <w:t xml:space="preserve">"</w:t>
      </w:r>
      <w:r>
        <w:rPr>
          <w:rStyle w:val="afffff9"/>
          <w:rFonts w:hint="cs"/>
          <w:rtl/>
          <w:rPrChange w:id="9339" w:author="מנוע אמוראים" w:date="2026-10-05T16:40:51Z">
            <w:rPr>
              <w:rFonts w:hint="cs"/>
              <w:rtl/>
            </w:rPr>
          </w:rPrChange>
        </w:rPr>
        <w:t xml:space="preserve">ש</w:t>
      </w:r>
      <w:r>
        <w:rPr>
          <w:rFonts w:hint="cs"/>
          <w:rtl/>
        </w:rPr>
        <w:t xml:space="preserve">, וסרקו בשרו במסרקות של ברזל, וקיבל עול מלכות שמים, כל ימי </w:t>
      </w:r>
      <w:r w:rsidR="00874AD6" w:rsidRPr="000528DA">
        <w:rPr>
          <w:rFonts w:hint="cs"/>
          <w:rtl/>
        </w:rPr>
        <w:t xml:space="preserve">נצטערתי </w:t>
      </w:r>
      <w:r w:rsidRPr="000528DA">
        <w:rPr>
          <w:rFonts w:hint="cs"/>
          <w:rtl/>
        </w:rPr>
        <w:t xml:space="preserve">מתי יגיע לידי </w:t>
      </w:r>
      <w:r w:rsidR="00874AD6" w:rsidRPr="000528DA">
        <w:rPr>
          <w:rFonts w:hint="cs"/>
          <w:rtl/>
        </w:rPr>
        <w:t>מ</w:t>
      </w:r>
      <w:r w:rsidRPr="000528DA">
        <w:rPr>
          <w:rFonts w:hint="cs"/>
          <w:rtl/>
        </w:rPr>
        <w:t xml:space="preserve">קרא </w:t>
      </w:r>
      <w:r w:rsidRPr="000528DA">
        <w:rPr>
          <w:rStyle w:val="ad"/>
          <w:rFonts w:hint="cs"/>
          <w:rtl/>
        </w:rPr>
        <w:t xml:space="preserve">דבכל נפשך </w:t>
      </w:r>
      <w:r w:rsidRPr="000528DA">
        <w:rPr>
          <w:rFonts w:hint="cs"/>
          <w:rtl/>
        </w:rPr>
        <w:t>ועכשיו אקיימנו, והאריך באחד עד שיצאה נשמתו,</w:t>
      </w:r>
    </w:p>
    <w:p w14:paraId="05796EBF" w14:textId="4C460C14" w:rsidR="00A24328" w:rsidRDefault="00A24EC9" w:rsidP="009A59D1">
      <w:pPr>
        <w:pStyle w:val="38"/>
        <w:framePr w:wrap="notBeside"/>
        <w:rPr>
          <w:rtl/>
        </w:rPr>
      </w:pPr>
      <w:r w:rsidRPr="00660D7A">
        <w:rPr>
          <w:rFonts w:hint="cs"/>
          <w:rtl/>
        </w:rPr>
        <w:t xml:space="preserve">יצאה </w:t>
      </w:r>
      <w:r w:rsidR="000B38D1" w:rsidRPr="00660D7A">
        <w:rPr>
          <w:rFonts w:hint="cs"/>
          <w:rtl/>
        </w:rPr>
        <w:t>ב</w:t>
      </w:r>
      <w:r w:rsidR="000B38D1" w:rsidRPr="00660D7A">
        <w:rPr>
          <w:rtl/>
        </w:rPr>
        <w:t>"</w:t>
      </w:r>
      <w:r w:rsidR="000B38D1" w:rsidRPr="00660D7A">
        <w:rPr>
          <w:rFonts w:hint="cs"/>
          <w:rtl/>
        </w:rPr>
        <w:t>ק</w:t>
      </w:r>
      <w:r w:rsidR="009B14FE">
        <w:rPr>
          <w:rFonts w:hint="cs"/>
          <w:rtl/>
        </w:rPr>
        <w:t>:</w:t>
      </w:r>
    </w:p>
    <w:p w14:paraId="04B610EA" w14:textId="370CE9FD" w:rsidR="000B38D1" w:rsidRPr="00E51686" w:rsidRDefault="000B38D1" w:rsidP="000528DA">
      <w:pPr>
        <w:rPr>
          <w:rtl/>
        </w:rPr>
      </w:pPr>
      <w:r w:rsidRPr="00E51686">
        <w:rPr>
          <w:rFonts w:hint="cs"/>
          <w:rtl/>
        </w:rPr>
        <w:t>אשריך שיצאה נשמתך באחד ומזומן לחיי העוה</w:t>
      </w:r>
      <w:r w:rsidRPr="00E51686">
        <w:rPr>
          <w:rtl/>
        </w:rPr>
        <w:t>"</w:t>
      </w:r>
      <w:r w:rsidRPr="00E51686">
        <w:rPr>
          <w:rFonts w:hint="cs"/>
          <w:rtl/>
        </w:rPr>
        <w:t>ב.</w:t>
      </w:r>
    </w:p>
    <w:p w14:paraId="57B39CA6" w14:textId="3DBE2475" w:rsidR="00A24EC9" w:rsidRPr="00E34F28" w:rsidRDefault="00683C59" w:rsidP="00F50A20">
      <w:pPr>
        <w:pStyle w:val="afffa"/>
        <w:rPr>
          <w:del w:id="90040" w:author="מנוע עיצוב" w:date="2026-10-08T11:01:28Z"/>
          <w:rtl/>
        </w:rPr>
      </w:pPr>
      <w:del w:id="90039" w:author="מנוע עיצוב" w:date="2026-10-08T11:01:28Z">
        <w:r>
          <w:rPr>
            <w:rFonts w:hint="cs"/>
            <w:rtl/>
          </w:rPr>
          <w:delText xml:space="preserve">***</w:delText>
        </w:r>
      </w:del>
    </w:p>
    <w:p w14:paraId="208D7CA0" w14:textId="77777777" w:rsidR="00A24EC9" w:rsidRPr="00E51686" w:rsidRDefault="000B38D1" w:rsidP="00470C2A">
      <w:pPr>
        <w:pStyle w:val="afffffe"/>
        <w:rPr>
          <w:rtl/>
        </w:rPr>
      </w:pPr>
      <w:ins w:id="9810" w:author="מספור קטעי משנה" w:date="2026-10-06T10:03:42Z">
        <w:r>
          <w:rPr>
            <w:rStyle w:val="MisparKeta"/>
          </w:rPr>
          <w:t xml:space="preserve">ג. </w:t>
        </w:r>
      </w:ins>
      <w:bookmarkStart w:id="2189" w:name="_Toc193636643"/>
      <w:bookmarkStart w:id="2190" w:name="_Toc216185241"/>
      <w:r w:rsidRPr="00E51686">
        <w:rPr>
          <w:rFonts w:hint="cs"/>
          <w:rtl/>
        </w:rPr>
        <w:t>לא יקל ראשו כנגד שער המזרח,</w:t>
      </w:r>
      <w:bookmarkEnd w:id="2189"/>
      <w:bookmarkEnd w:id="2190"/>
      <w:r w:rsidRPr="00E51686">
        <w:rPr>
          <w:rFonts w:hint="cs"/>
          <w:rtl/>
        </w:rPr>
        <w:t xml:space="preserve"> </w:t>
      </w:r>
    </w:p>
    <w:p w14:paraId="6EF2C450" w14:textId="77777777" w:rsidR="00874AD6" w:rsidRPr="000528DA" w:rsidRDefault="000B38D1" w:rsidP="00E51686">
      <w:pPr>
        <w:spacing w:after="60"/>
        <w:rPr>
          <w:rtl/>
        </w:rPr>
      </w:pPr>
      <w:r w:rsidRPr="000528DA">
        <w:rPr>
          <w:rFonts w:hint="cs"/>
          <w:rtl/>
        </w:rPr>
        <w:t>מן הצ</w:t>
      </w:r>
      <w:r w:rsidR="00874AD6" w:rsidRPr="000528DA">
        <w:rPr>
          <w:rFonts w:hint="cs"/>
          <w:rtl/>
        </w:rPr>
        <w:t>ו</w:t>
      </w:r>
      <w:r w:rsidRPr="000528DA">
        <w:rPr>
          <w:rFonts w:hint="cs"/>
          <w:rtl/>
        </w:rPr>
        <w:t xml:space="preserve">פים ולפנים וברואה, ובשאין גדר, וכששכינה שורה, </w:t>
      </w:r>
    </w:p>
    <w:p w14:paraId="7262281F" w14:textId="5CCF8351" w:rsidR="00A24EC9" w:rsidRPr="000528DA" w:rsidRDefault="000B38D1" w:rsidP="000528DA">
      <w:pPr>
        <w:rPr>
          <w:rtl/>
        </w:rPr>
      </w:pPr>
      <w:bookmarkStart w:id="2191" w:name="_Toc193636644"/>
      <w:bookmarkStart w:id="2192" w:name="_Toc216185242"/>
      <w:r w:rsidRPr="00A10336">
        <w:rPr>
          <w:rStyle w:val="30"/>
          <w:rFonts w:hint="cs"/>
          <w:rtl/>
        </w:rPr>
        <w:t>נפנה</w:t>
      </w:r>
      <w:bookmarkEnd w:id="2191"/>
      <w:bookmarkEnd w:id="2192"/>
      <w:r w:rsidRPr="000528DA">
        <w:rPr>
          <w:rFonts w:hint="cs"/>
          <w:rtl/>
        </w:rPr>
        <w:t xml:space="preserve"> ביהודה, לצפון ודרום, ובגליל למזרח ומערב, </w:t>
      </w:r>
      <w:r w:rsidRPr="00E34F28">
        <w:rPr>
          <w:rStyle w:val="afffff9"/>
          <w:rFonts w:hint="cs"/>
          <w:rtl/>
        </w:rPr>
        <w:t xml:space="preserve">ורבי יוסי </w:t>
      </w:r>
      <w:r w:rsidRPr="000528DA">
        <w:rPr>
          <w:rFonts w:hint="cs"/>
          <w:rtl/>
        </w:rPr>
        <w:t xml:space="preserve">אוסר רק ברואה, ובשאין גדר, ובששכינה שורה, </w:t>
      </w:r>
      <w:r w:rsidRPr="00E34F28">
        <w:rPr>
          <w:rStyle w:val="afffff9"/>
          <w:rFonts w:hint="cs"/>
          <w:rtl/>
        </w:rPr>
        <w:t>וחכמים</w:t>
      </w:r>
      <w:r w:rsidRPr="000528DA">
        <w:rPr>
          <w:rFonts w:hint="cs"/>
          <w:rtl/>
        </w:rPr>
        <w:t xml:space="preserve"> אוסרים, ולאו </w:t>
      </w:r>
      <w:r w:rsidRPr="00E34F28">
        <w:rPr>
          <w:rStyle w:val="afffff9"/>
          <w:rFonts w:hint="cs"/>
          <w:rtl/>
        </w:rPr>
        <w:t>ת</w:t>
      </w:r>
      <w:r w:rsidRPr="00E34F28">
        <w:rPr>
          <w:rStyle w:val="afffff9"/>
          <w:rtl/>
        </w:rPr>
        <w:t>"</w:t>
      </w:r>
      <w:r w:rsidRPr="00E34F28">
        <w:rPr>
          <w:rStyle w:val="afffff9"/>
          <w:rFonts w:hint="cs"/>
          <w:rtl/>
        </w:rPr>
        <w:t xml:space="preserve">ק </w:t>
      </w:r>
      <w:r w:rsidR="00E51686">
        <w:rPr>
          <w:rFonts w:hint="cs"/>
          <w:rtl/>
        </w:rPr>
        <w:t>שחלקו ב</w:t>
      </w:r>
      <w:r w:rsidRPr="000528DA">
        <w:rPr>
          <w:rFonts w:hint="cs"/>
          <w:rtl/>
        </w:rPr>
        <w:t xml:space="preserve">צדדין, </w:t>
      </w:r>
      <w:r w:rsidRPr="00E34F28">
        <w:rPr>
          <w:rStyle w:val="afffff9"/>
          <w:rFonts w:hint="cs"/>
          <w:rtl/>
        </w:rPr>
        <w:t>ותניא אידך</w:t>
      </w:r>
      <w:r w:rsidRPr="000528DA">
        <w:rPr>
          <w:rFonts w:hint="cs"/>
          <w:rtl/>
        </w:rPr>
        <w:t xml:space="preserve"> </w:t>
      </w:r>
      <w:r w:rsidRPr="00E34F28">
        <w:rPr>
          <w:rStyle w:val="afffff9"/>
          <w:rFonts w:hint="cs"/>
          <w:rtl/>
        </w:rPr>
        <w:t>דר</w:t>
      </w:r>
      <w:r w:rsidRPr="00E34F28">
        <w:rPr>
          <w:rStyle w:val="afffff9"/>
          <w:rtl/>
        </w:rPr>
        <w:t>"</w:t>
      </w:r>
      <w:r w:rsidRPr="00E34F28">
        <w:rPr>
          <w:rStyle w:val="afffff9"/>
          <w:rFonts w:hint="cs"/>
          <w:rtl/>
        </w:rPr>
        <w:t>ע</w:t>
      </w:r>
      <w:r w:rsidRPr="000528DA">
        <w:rPr>
          <w:rFonts w:hint="cs"/>
          <w:rtl/>
        </w:rPr>
        <w:t xml:space="preserve"> אוסר תמיד, </w:t>
      </w:r>
      <w:r w:rsidR="00874AD6" w:rsidRPr="000528DA">
        <w:rPr>
          <w:rFonts w:hint="cs"/>
          <w:rtl/>
        </w:rPr>
        <w:t>ונפק"מ</w:t>
      </w:r>
      <w:r w:rsidRPr="000528DA">
        <w:rPr>
          <w:rFonts w:hint="cs"/>
          <w:rtl/>
        </w:rPr>
        <w:t xml:space="preserve"> חו</w:t>
      </w:r>
      <w:r w:rsidRPr="000528DA">
        <w:rPr>
          <w:rtl/>
        </w:rPr>
        <w:t>"</w:t>
      </w:r>
      <w:r w:rsidRPr="000528DA">
        <w:rPr>
          <w:rFonts w:hint="cs"/>
          <w:rtl/>
        </w:rPr>
        <w:t xml:space="preserve">ל, </w:t>
      </w:r>
    </w:p>
    <w:p w14:paraId="3AAA1F3A" w14:textId="77777777" w:rsidR="00874AD6" w:rsidRPr="00E34F28" w:rsidRDefault="000B38D1" w:rsidP="00682BF2">
      <w:pPr>
        <w:pStyle w:val="afffff5"/>
        <w:rPr>
          <w:rtl/>
        </w:rPr>
      </w:pPr>
      <w:r w:rsidRPr="00E34F28">
        <w:rPr>
          <w:rStyle w:val="afffff9"/>
          <w:rFonts w:hint="cs"/>
          <w:rtl/>
        </w:rPr>
        <w:t>רבה</w:t>
      </w:r>
      <w:r w:rsidRPr="00A10336">
        <w:rPr>
          <w:rStyle w:val="30"/>
          <w:rFonts w:hint="cs"/>
          <w:rtl/>
        </w:rPr>
        <w:t xml:space="preserve"> סידר </w:t>
      </w:r>
      <w:r w:rsidRPr="00E34F28">
        <w:rPr>
          <w:rStyle w:val="afffff9"/>
          <w:rFonts w:hint="cs"/>
          <w:rtl/>
        </w:rPr>
        <w:t xml:space="preserve">לבניו </w:t>
      </w:r>
      <w:r w:rsidRPr="00FE3D07">
        <w:rPr>
          <w:rFonts w:hint="cs"/>
          <w:rtl/>
        </w:rPr>
        <w:t xml:space="preserve">בין מזרח ומערב, </w:t>
      </w:r>
      <w:r w:rsidRPr="00E34F28">
        <w:rPr>
          <w:rStyle w:val="afffff9"/>
          <w:rFonts w:hint="cs"/>
          <w:rtl/>
        </w:rPr>
        <w:t>אביי</w:t>
      </w:r>
      <w:r w:rsidRPr="00FE3D07">
        <w:rPr>
          <w:rFonts w:hint="cs"/>
          <w:rtl/>
        </w:rPr>
        <w:t xml:space="preserve"> שינם לצפון ודרום, </w:t>
      </w:r>
    </w:p>
    <w:p w14:paraId="2B7CD88D" w14:textId="77777777" w:rsidR="000B38D1" w:rsidRPr="000528DA" w:rsidRDefault="000B38D1" w:rsidP="00E51686">
      <w:pPr>
        <w:spacing w:after="60"/>
        <w:rPr>
          <w:rtl/>
        </w:rPr>
      </w:pPr>
      <w:r w:rsidRPr="00E34F28">
        <w:rPr>
          <w:rStyle w:val="afffff9"/>
          <w:rFonts w:hint="cs"/>
          <w:rtl/>
        </w:rPr>
        <w:t>רבה</w:t>
      </w:r>
      <w:r w:rsidRPr="000528DA">
        <w:rPr>
          <w:rFonts w:hint="cs"/>
          <w:rtl/>
        </w:rPr>
        <w:t xml:space="preserve"> נצטער דס</w:t>
      </w:r>
      <w:r w:rsidRPr="000528DA">
        <w:rPr>
          <w:rtl/>
        </w:rPr>
        <w:t>"</w:t>
      </w:r>
      <w:r w:rsidRPr="000528DA">
        <w:rPr>
          <w:rFonts w:hint="cs"/>
          <w:rtl/>
        </w:rPr>
        <w:t xml:space="preserve">ל דבכל מקום אסור, </w:t>
      </w:r>
    </w:p>
    <w:p w14:paraId="6F8C62F3" w14:textId="77777777" w:rsidR="00A24EC9" w:rsidRPr="00E34F28" w:rsidRDefault="000B38D1" w:rsidP="00EC0DC4">
      <w:pPr>
        <w:pStyle w:val="af2"/>
        <w:framePr w:wrap="around"/>
        <w:rPr>
          <w:rtl/>
        </w:rPr>
      </w:pPr>
      <w:r w:rsidRPr="00FE3D07">
        <w:rPr>
          <w:rFonts w:hint="cs"/>
          <w:rtl/>
        </w:rPr>
        <w:t xml:space="preserve">סב. </w:t>
      </w:r>
    </w:p>
    <w:p w14:paraId="21BEA2E1" w14:textId="42116EBE" w:rsidR="00A24328" w:rsidRDefault="000B38D1" w:rsidP="009A59D1">
      <w:pPr>
        <w:pStyle w:val="38"/>
        <w:framePr w:wrap="notBeside"/>
        <w:rPr>
          <w:rtl/>
        </w:rPr>
      </w:pPr>
      <w:r w:rsidRPr="00660D7A">
        <w:rPr>
          <w:rFonts w:hint="cs"/>
          <w:rtl/>
        </w:rPr>
        <w:t>ר</w:t>
      </w:r>
      <w:r w:rsidRPr="00660D7A">
        <w:rPr>
          <w:rtl/>
        </w:rPr>
        <w:t>"</w:t>
      </w:r>
      <w:r w:rsidRPr="00660D7A">
        <w:rPr>
          <w:rFonts w:hint="cs"/>
          <w:rtl/>
        </w:rPr>
        <w:t>ע</w:t>
      </w:r>
      <w:r w:rsidR="00E51686" w:rsidRPr="00660D7A">
        <w:rPr>
          <w:rFonts w:hint="cs"/>
          <w:rtl/>
        </w:rPr>
        <w:t xml:space="preserve"> נכנס</w:t>
      </w:r>
      <w:r w:rsidR="009B14FE">
        <w:rPr>
          <w:rFonts w:hint="cs"/>
          <w:rtl/>
        </w:rPr>
        <w:t>:</w:t>
      </w:r>
    </w:p>
    <w:p w14:paraId="77BCFA49" w14:textId="1E9A5514" w:rsidR="00874AD6" w:rsidRPr="00E34F28" w:rsidRDefault="000B38D1" w:rsidP="00E51686">
      <w:pPr>
        <w:pStyle w:val="afffff5"/>
        <w:spacing w:before="0"/>
        <w:rPr>
          <w:rtl/>
        </w:rPr>
      </w:pPr>
      <w:bookmarkStart w:id="2193" w:name="_Toc193636645"/>
      <w:bookmarkStart w:id="2194" w:name="_Toc216185243"/>
      <w:r w:rsidRPr="00A10336">
        <w:rPr>
          <w:rStyle w:val="30"/>
          <w:rFonts w:hint="cs"/>
          <w:rtl/>
        </w:rPr>
        <w:t>אחר</w:t>
      </w:r>
      <w:bookmarkEnd w:id="2193"/>
      <w:bookmarkEnd w:id="2194"/>
      <w:r w:rsidRPr="00A10336">
        <w:rPr>
          <w:rStyle w:val="30"/>
          <w:rFonts w:hint="cs"/>
          <w:rtl/>
        </w:rPr>
        <w:t xml:space="preserve"> </w:t>
      </w:r>
      <w:r w:rsidRPr="00E34F28">
        <w:rPr>
          <w:rStyle w:val="afffff9"/>
          <w:rFonts w:hint="cs"/>
          <w:rtl/>
        </w:rPr>
        <w:t>ריה</w:t>
      </w:r>
      <w:r w:rsidRPr="00E34F28">
        <w:rPr>
          <w:rStyle w:val="afffff9"/>
          <w:rtl/>
        </w:rPr>
        <w:t>"</w:t>
      </w:r>
      <w:r w:rsidRPr="00E34F28">
        <w:rPr>
          <w:rStyle w:val="afffff9"/>
          <w:rFonts w:hint="cs"/>
          <w:rtl/>
        </w:rPr>
        <w:t xml:space="preserve">ש </w:t>
      </w:r>
      <w:r w:rsidRPr="00F95182">
        <w:rPr>
          <w:rFonts w:hint="cs"/>
          <w:rtl/>
        </w:rPr>
        <w:t>לבית הכסא ולמד</w:t>
      </w:r>
      <w:r w:rsidRPr="006D3CF8">
        <w:rPr>
          <w:rStyle w:val="afffffb"/>
          <w:rFonts w:hint="cs"/>
          <w:b w:val="0"/>
          <w:bCs w:val="0"/>
          <w:rtl/>
        </w:rPr>
        <w:t xml:space="preserve"> א.</w:t>
      </w:r>
      <w:r w:rsidRPr="00FE3D07">
        <w:rPr>
          <w:rFonts w:hint="cs"/>
          <w:rtl/>
        </w:rPr>
        <w:t xml:space="preserve"> שאין נפנין מזרח ומערב,</w:t>
      </w:r>
      <w:r w:rsidRPr="006D3CF8">
        <w:rPr>
          <w:rStyle w:val="afffffb"/>
          <w:rFonts w:hint="cs"/>
          <w:b w:val="0"/>
          <w:bCs w:val="0"/>
          <w:rtl/>
        </w:rPr>
        <w:t xml:space="preserve"> ב.</w:t>
      </w:r>
      <w:r w:rsidRPr="00FE3D07">
        <w:rPr>
          <w:rFonts w:hint="cs"/>
          <w:rtl/>
        </w:rPr>
        <w:t xml:space="preserve"> שאין נפרעין מעומד</w:t>
      </w:r>
      <w:r w:rsidRPr="006D3CF8">
        <w:rPr>
          <w:rStyle w:val="afffffb"/>
          <w:rFonts w:hint="cs"/>
          <w:b w:val="0"/>
          <w:bCs w:val="0"/>
          <w:rtl/>
        </w:rPr>
        <w:t xml:space="preserve"> ג.</w:t>
      </w:r>
      <w:r w:rsidRPr="00FE3D07">
        <w:rPr>
          <w:rFonts w:hint="cs"/>
          <w:rtl/>
        </w:rPr>
        <w:t xml:space="preserve"> שאין מקנחין בימין, דתורה היא וללמוד צריך, </w:t>
      </w:r>
    </w:p>
    <w:p w14:paraId="192B00D2" w14:textId="69ACCA31" w:rsidR="00A24328" w:rsidRDefault="000B38D1" w:rsidP="009A59D1">
      <w:pPr>
        <w:pStyle w:val="38"/>
        <w:framePr w:wrap="notBeside"/>
        <w:rPr>
          <w:rtl/>
        </w:rPr>
      </w:pPr>
      <w:r w:rsidRPr="00660D7A">
        <w:rPr>
          <w:rFonts w:hint="cs"/>
          <w:rtl/>
        </w:rPr>
        <w:t>וכן מעשה</w:t>
      </w:r>
      <w:r w:rsidR="009B14FE">
        <w:rPr>
          <w:rFonts w:hint="cs"/>
          <w:rtl/>
        </w:rPr>
        <w:t>:</w:t>
      </w:r>
    </w:p>
    <w:p w14:paraId="27DAC605" w14:textId="7C2100DC" w:rsidR="00A24EC9" w:rsidRPr="000528DA" w:rsidRDefault="000B38D1" w:rsidP="00E51686">
      <w:pPr>
        <w:spacing w:after="60"/>
        <w:rPr>
          <w:rtl/>
        </w:rPr>
      </w:pPr>
      <w:r w:rsidRPr="00E34F28">
        <w:rPr>
          <w:rStyle w:val="afffff9"/>
          <w:rFonts w:hint="cs"/>
          <w:rtl/>
        </w:rPr>
        <w:t>בבן עזאי</w:t>
      </w:r>
      <w:r w:rsidRPr="000528DA">
        <w:rPr>
          <w:rFonts w:hint="cs"/>
          <w:rtl/>
        </w:rPr>
        <w:t xml:space="preserve"> אחר </w:t>
      </w:r>
      <w:r w:rsidRPr="00E34F28">
        <w:rPr>
          <w:rStyle w:val="afffff9"/>
          <w:rFonts w:hint="cs"/>
          <w:rtl/>
        </w:rPr>
        <w:t>ר</w:t>
      </w:r>
      <w:r w:rsidRPr="00E34F28">
        <w:rPr>
          <w:rStyle w:val="afffff9"/>
          <w:rtl/>
        </w:rPr>
        <w:t>"</w:t>
      </w:r>
      <w:r w:rsidRPr="00E34F28">
        <w:rPr>
          <w:rStyle w:val="afffff9"/>
          <w:rFonts w:hint="cs"/>
          <w:rtl/>
        </w:rPr>
        <w:t>ע,</w:t>
      </w:r>
      <w:r w:rsidRPr="000528DA">
        <w:rPr>
          <w:rFonts w:hint="cs"/>
          <w:rtl/>
        </w:rPr>
        <w:t xml:space="preserve"> </w:t>
      </w:r>
    </w:p>
    <w:p w14:paraId="098BD931" w14:textId="77777777" w:rsidR="00A24328" w:rsidRDefault="000B38D1" w:rsidP="009A59D1">
      <w:pPr>
        <w:pStyle w:val="38"/>
        <w:framePr w:wrap="notBeside"/>
        <w:rPr>
          <w:rtl/>
        </w:rPr>
      </w:pPr>
      <w:r w:rsidRPr="00660D7A">
        <w:rPr>
          <w:rFonts w:hint="cs"/>
          <w:rtl/>
        </w:rPr>
        <w:t>ר"כ</w:t>
      </w:r>
      <w:r w:rsidR="00A24328">
        <w:rPr>
          <w:rtl/>
        </w:rPr>
        <w:t>:</w:t>
      </w:r>
    </w:p>
    <w:p w14:paraId="0EEB7F44" w14:textId="21CB265F" w:rsidR="000B38D1" w:rsidRPr="000528DA" w:rsidRDefault="000B38D1" w:rsidP="000528DA">
      <w:pPr>
        <w:rPr>
          <w:rtl/>
        </w:rPr>
      </w:pPr>
      <w:bookmarkStart w:id="2195" w:name="_Toc193636646"/>
      <w:bookmarkStart w:id="2196" w:name="_Toc216185244"/>
      <w:r w:rsidRPr="00A10336">
        <w:rPr>
          <w:rStyle w:val="30"/>
          <w:rFonts w:hint="cs"/>
          <w:rtl/>
        </w:rPr>
        <w:t>שכב תחת מיטת רב</w:t>
      </w:r>
      <w:bookmarkEnd w:id="2195"/>
      <w:bookmarkEnd w:id="2196"/>
      <w:r w:rsidR="00874AD6" w:rsidRPr="00E34F28">
        <w:rPr>
          <w:rStyle w:val="afffff9"/>
          <w:rFonts w:hint="cs"/>
          <w:rtl/>
        </w:rPr>
        <w:t>:</w:t>
      </w:r>
      <w:r w:rsidRPr="00E34F28">
        <w:rPr>
          <w:rStyle w:val="afffff9"/>
          <w:rFonts w:hint="cs"/>
          <w:rtl/>
        </w:rPr>
        <w:t xml:space="preserve"> </w:t>
      </w:r>
      <w:r w:rsidRPr="000528DA">
        <w:rPr>
          <w:rFonts w:hint="cs"/>
          <w:rtl/>
        </w:rPr>
        <w:t xml:space="preserve">שח ושחק ושימש, כשהוציאו </w:t>
      </w:r>
      <w:r w:rsidR="00F954BF">
        <w:rPr>
          <w:rFonts w:hint="cs"/>
          <w:rtl/>
        </w:rPr>
        <w:t xml:space="preserve">שאי''ז דרך </w:t>
      </w:r>
      <w:r w:rsidRPr="000528DA">
        <w:rPr>
          <w:rFonts w:hint="cs"/>
          <w:rtl/>
        </w:rPr>
        <w:t xml:space="preserve">ארץ </w:t>
      </w:r>
      <w:r w:rsidRPr="00E34F28">
        <w:rPr>
          <w:rStyle w:val="afffff9"/>
          <w:rFonts w:hint="cs"/>
          <w:rtl/>
        </w:rPr>
        <w:t>א</w:t>
      </w:r>
      <w:r w:rsidRPr="00E34F28">
        <w:rPr>
          <w:rStyle w:val="afffff9"/>
          <w:rtl/>
        </w:rPr>
        <w:t>"</w:t>
      </w:r>
      <w:r w:rsidRPr="00E34F28">
        <w:rPr>
          <w:rStyle w:val="afffff9"/>
          <w:rFonts w:hint="cs"/>
          <w:rtl/>
        </w:rPr>
        <w:t>ל</w:t>
      </w:r>
      <w:r w:rsidRPr="000528DA">
        <w:rPr>
          <w:rFonts w:hint="cs"/>
          <w:rtl/>
        </w:rPr>
        <w:t xml:space="preserve"> תורה היא וללמ</w:t>
      </w:r>
      <w:r w:rsidR="00874AD6" w:rsidRPr="000528DA">
        <w:rPr>
          <w:rFonts w:hint="cs"/>
          <w:rtl/>
        </w:rPr>
        <w:t>ו</w:t>
      </w:r>
      <w:r w:rsidRPr="000528DA">
        <w:rPr>
          <w:rFonts w:hint="cs"/>
          <w:rtl/>
        </w:rPr>
        <w:t xml:space="preserve">ד צריך, </w:t>
      </w:r>
    </w:p>
    <w:p w14:paraId="7B7E182F" w14:textId="77777777" w:rsidR="007351A5" w:rsidRPr="00E34F28" w:rsidRDefault="000B38D1" w:rsidP="00682BF2">
      <w:pPr>
        <w:pStyle w:val="afffff5"/>
        <w:rPr>
          <w:rtl/>
        </w:rPr>
      </w:pPr>
      <w:bookmarkStart w:id="2197" w:name="_Toc193636647"/>
      <w:bookmarkStart w:id="2198" w:name="_Toc216185245"/>
      <w:r w:rsidRPr="00A10336">
        <w:rPr>
          <w:rStyle w:val="30"/>
          <w:rFonts w:hint="cs"/>
          <w:rtl/>
        </w:rPr>
        <w:t>אין מקנחין בימין</w:t>
      </w:r>
      <w:bookmarkEnd w:id="2197"/>
      <w:bookmarkEnd w:id="2198"/>
      <w:r w:rsidRPr="00FE3D07">
        <w:rPr>
          <w:rFonts w:hint="cs"/>
          <w:rtl/>
        </w:rPr>
        <w:t xml:space="preserve"> שתורה ניתנה בימין, קרובה לפה,</w:t>
      </w:r>
      <w:r w:rsidRPr="006D3CF8">
        <w:rPr>
          <w:rStyle w:val="afffffb"/>
          <w:rFonts w:hint="cs"/>
          <w:b w:val="0"/>
          <w:bCs w:val="0"/>
          <w:rtl/>
        </w:rPr>
        <w:t xml:space="preserve"> </w:t>
      </w:r>
    </w:p>
    <w:p w14:paraId="2F72C407" w14:textId="77777777" w:rsidR="00A24EC9" w:rsidRPr="000528DA" w:rsidRDefault="000B38D1" w:rsidP="000528DA">
      <w:pPr>
        <w:rPr>
          <w:rtl/>
        </w:rPr>
      </w:pPr>
      <w:r w:rsidRPr="006D3CF8">
        <w:rPr>
          <w:rStyle w:val="afffffb"/>
          <w:rFonts w:hint="cs"/>
          <w:b w:val="0"/>
          <w:bCs w:val="0"/>
          <w:rtl/>
        </w:rPr>
        <w:t>ג.</w:t>
      </w:r>
      <w:r w:rsidRPr="000528DA">
        <w:rPr>
          <w:rFonts w:hint="cs"/>
          <w:rtl/>
        </w:rPr>
        <w:t xml:space="preserve"> קושר בה תפילין,</w:t>
      </w:r>
      <w:r w:rsidRPr="00C369E2">
        <w:rPr>
          <w:rStyle w:val="afffffb"/>
          <w:rFonts w:hint="cs"/>
          <w:rtl/>
        </w:rPr>
        <w:t xml:space="preserve"> ד.</w:t>
      </w:r>
      <w:r w:rsidRPr="000528DA">
        <w:rPr>
          <w:rFonts w:hint="cs"/>
          <w:rtl/>
        </w:rPr>
        <w:t xml:space="preserve"> מראה בה טעמי תורה, כתנאי, </w:t>
      </w:r>
    </w:p>
    <w:p w14:paraId="60D70B3F" w14:textId="77777777" w:rsidR="00A24EC9" w:rsidRPr="006C4D00" w:rsidRDefault="000B38D1" w:rsidP="00682BF2">
      <w:pPr>
        <w:pStyle w:val="afffff5"/>
        <w:rPr>
          <w:spacing w:val="-4"/>
          <w:rtl/>
        </w:rPr>
      </w:pPr>
      <w:bookmarkStart w:id="2199" w:name="_Toc193636648"/>
      <w:bookmarkStart w:id="2200" w:name="_Toc216185246"/>
      <w:r w:rsidRPr="006C4D00">
        <w:rPr>
          <w:rStyle w:val="30"/>
          <w:rFonts w:hint="cs"/>
          <w:spacing w:val="-4"/>
          <w:rtl/>
        </w:rPr>
        <w:t>הצנוע בביהכ"ס</w:t>
      </w:r>
      <w:bookmarkEnd w:id="2199"/>
      <w:bookmarkEnd w:id="2200"/>
      <w:r w:rsidRPr="006C4D00">
        <w:rPr>
          <w:rFonts w:hint="cs"/>
          <w:spacing w:val="-4"/>
          <w:rtl/>
        </w:rPr>
        <w:t xml:space="preserve"> נצול מנחשים עקרבים ומזיקין, אף חלומתיו מיושבין, </w:t>
      </w:r>
    </w:p>
    <w:p w14:paraId="07D0822E" w14:textId="77777777" w:rsidR="00F954BF" w:rsidRDefault="000B38D1" w:rsidP="00682BF2">
      <w:pPr>
        <w:pStyle w:val="afffff5"/>
        <w:rPr>
          <w:rtl/>
        </w:rPr>
      </w:pPr>
      <w:bookmarkStart w:id="2201" w:name="_Toc193636649"/>
      <w:bookmarkStart w:id="2202" w:name="_Toc216185247"/>
      <w:r w:rsidRPr="00A10336">
        <w:rPr>
          <w:rStyle w:val="30"/>
          <w:rFonts w:hint="cs"/>
          <w:rtl/>
        </w:rPr>
        <w:t>בית הכסא בטבריא</w:t>
      </w:r>
      <w:bookmarkEnd w:id="2201"/>
      <w:bookmarkEnd w:id="2202"/>
      <w:r w:rsidRPr="00FE3D07">
        <w:rPr>
          <w:rFonts w:hint="cs"/>
          <w:rtl/>
        </w:rPr>
        <w:t xml:space="preserve"> כשנכסנו בו שנים אפי' ביום ניזוקים, </w:t>
      </w:r>
    </w:p>
    <w:p w14:paraId="34D74D66" w14:textId="76B13879" w:rsidR="00A24EC9" w:rsidRPr="00E34F28" w:rsidRDefault="000B38D1" w:rsidP="00F954BF">
      <w:pPr>
        <w:pStyle w:val="afffff5"/>
        <w:spacing w:before="0"/>
        <w:rPr>
          <w:rtl/>
        </w:rPr>
      </w:pPr>
      <w:r w:rsidRPr="00E34F28">
        <w:rPr>
          <w:rStyle w:val="afffff9"/>
          <w:rFonts w:hint="cs"/>
          <w:rtl/>
        </w:rPr>
        <w:t>כשר</w:t>
      </w:r>
      <w:r w:rsidRPr="00E34F28">
        <w:rPr>
          <w:rStyle w:val="afffff9"/>
          <w:rtl/>
        </w:rPr>
        <w:t>"</w:t>
      </w:r>
      <w:r w:rsidRPr="00E34F28">
        <w:rPr>
          <w:rStyle w:val="afffff9"/>
          <w:rFonts w:hint="cs"/>
          <w:rtl/>
        </w:rPr>
        <w:t>א ור</w:t>
      </w:r>
      <w:r w:rsidRPr="00E34F28">
        <w:rPr>
          <w:rStyle w:val="afffff9"/>
          <w:rtl/>
        </w:rPr>
        <w:t>"</w:t>
      </w:r>
      <w:r w:rsidRPr="00E34F28">
        <w:rPr>
          <w:rStyle w:val="afffff9"/>
          <w:rFonts w:hint="cs"/>
          <w:rtl/>
        </w:rPr>
        <w:t>א</w:t>
      </w:r>
      <w:r w:rsidRPr="00FE3D07">
        <w:rPr>
          <w:rFonts w:hint="cs"/>
          <w:rtl/>
        </w:rPr>
        <w:t xml:space="preserve"> נכנסיו בו חד חד לא ניזוקו, </w:t>
      </w:r>
    </w:p>
    <w:p w14:paraId="42C10FE8" w14:textId="77777777" w:rsidR="00874AD6" w:rsidRPr="000528DA" w:rsidRDefault="00874AD6" w:rsidP="000528DA">
      <w:pPr>
        <w:rPr>
          <w:rtl/>
        </w:rPr>
      </w:pPr>
      <w:r w:rsidRPr="00E34F28">
        <w:rPr>
          <w:rStyle w:val="afffff9"/>
          <w:rFonts w:hint="cs"/>
          <w:rtl/>
        </w:rPr>
        <w:t xml:space="preserve">ר"א ור"א: </w:t>
      </w:r>
      <w:r w:rsidRPr="000528DA">
        <w:rPr>
          <w:rFonts w:hint="cs"/>
          <w:rtl/>
        </w:rPr>
        <w:t>קבלה</w:t>
      </w:r>
      <w:r w:rsidRPr="00A10336">
        <w:rPr>
          <w:rStyle w:val="30"/>
          <w:rFonts w:hint="cs"/>
          <w:rtl/>
        </w:rPr>
        <w:t xml:space="preserve"> </w:t>
      </w:r>
      <w:r w:rsidRPr="000528DA">
        <w:rPr>
          <w:rFonts w:hint="cs"/>
          <w:rtl/>
        </w:rPr>
        <w:t>בה"כ צניעות ושתיקה</w:t>
      </w:r>
    </w:p>
    <w:p w14:paraId="038C068F" w14:textId="77777777" w:rsidR="00874AD6" w:rsidRPr="000528DA" w:rsidRDefault="00874AD6" w:rsidP="00F954BF">
      <w:pPr>
        <w:spacing w:after="60"/>
        <w:rPr>
          <w:rtl/>
        </w:rPr>
      </w:pPr>
      <w:r w:rsidRPr="00F954BF">
        <w:rPr>
          <w:rStyle w:val="afffff9"/>
          <w:rFonts w:hint="cs"/>
          <w:rtl/>
        </w:rPr>
        <w:t>ב.</w:t>
      </w:r>
      <w:r w:rsidRPr="000528DA">
        <w:rPr>
          <w:rFonts w:hint="cs"/>
          <w:rtl/>
        </w:rPr>
        <w:t xml:space="preserve"> </w:t>
      </w:r>
      <w:r w:rsidR="000B38D1" w:rsidRPr="000528DA">
        <w:rPr>
          <w:rFonts w:hint="cs"/>
          <w:rtl/>
        </w:rPr>
        <w:t>יסורי</w:t>
      </w:r>
      <w:r w:rsidRPr="000528DA">
        <w:rPr>
          <w:rFonts w:hint="cs"/>
          <w:rtl/>
        </w:rPr>
        <w:t>ם</w:t>
      </w:r>
      <w:r w:rsidR="000B38D1" w:rsidRPr="000528DA">
        <w:rPr>
          <w:rFonts w:hint="cs"/>
          <w:rtl/>
        </w:rPr>
        <w:t xml:space="preserve"> </w:t>
      </w:r>
      <w:r w:rsidRPr="000528DA">
        <w:rPr>
          <w:rFonts w:hint="cs"/>
          <w:rtl/>
        </w:rPr>
        <w:t>בשתיקה ובקשת רחמים.</w:t>
      </w:r>
    </w:p>
    <w:p w14:paraId="14A15D5E" w14:textId="31542354" w:rsidR="00A24328" w:rsidRDefault="00874AD6" w:rsidP="009A59D1">
      <w:pPr>
        <w:pStyle w:val="38"/>
        <w:framePr w:wrap="notBeside"/>
        <w:rPr>
          <w:rtl/>
        </w:rPr>
      </w:pPr>
      <w:r w:rsidRPr="00660D7A">
        <w:rPr>
          <w:rFonts w:hint="cs"/>
          <w:rtl/>
        </w:rPr>
        <w:t xml:space="preserve">אם </w:t>
      </w:r>
      <w:r w:rsidR="000B38D1" w:rsidRPr="00660D7A">
        <w:rPr>
          <w:rFonts w:hint="cs"/>
          <w:rtl/>
        </w:rPr>
        <w:t>אביי</w:t>
      </w:r>
      <w:r w:rsidR="009B14FE">
        <w:rPr>
          <w:rFonts w:hint="cs"/>
          <w:rtl/>
        </w:rPr>
        <w:t>:</w:t>
      </w:r>
    </w:p>
    <w:p w14:paraId="2DE4562C" w14:textId="34C214B6" w:rsidR="00874AD6" w:rsidRPr="000528DA" w:rsidRDefault="00874AD6" w:rsidP="00F954BF">
      <w:pPr>
        <w:spacing w:after="60"/>
        <w:rPr>
          <w:rtl/>
        </w:rPr>
      </w:pPr>
      <w:bookmarkStart w:id="2203" w:name="_Toc193636650"/>
      <w:bookmarkStart w:id="2204" w:name="_Toc216185248"/>
      <w:r w:rsidRPr="00A10336">
        <w:rPr>
          <w:rStyle w:val="30"/>
          <w:rFonts w:hint="cs"/>
          <w:rtl/>
        </w:rPr>
        <w:t xml:space="preserve">גידלה </w:t>
      </w:r>
      <w:r w:rsidR="000B38D1" w:rsidRPr="00A10336">
        <w:rPr>
          <w:rStyle w:val="30"/>
          <w:rFonts w:hint="cs"/>
          <w:rtl/>
        </w:rPr>
        <w:t>שה</w:t>
      </w:r>
      <w:bookmarkEnd w:id="2203"/>
      <w:bookmarkEnd w:id="2204"/>
      <w:r w:rsidR="000B38D1" w:rsidRPr="000528DA">
        <w:rPr>
          <w:rFonts w:hint="cs"/>
          <w:rtl/>
        </w:rPr>
        <w:t xml:space="preserve"> שיכנס עמו, ולא גדי שלא יטעה בו, </w:t>
      </w:r>
    </w:p>
    <w:p w14:paraId="1F1F5B4D" w14:textId="2D6EDBCC" w:rsidR="00A24328" w:rsidRDefault="000B38D1" w:rsidP="009A59D1">
      <w:pPr>
        <w:pStyle w:val="38"/>
        <w:framePr w:wrap="notBeside"/>
        <w:rPr>
          <w:rtl/>
        </w:rPr>
      </w:pPr>
      <w:r w:rsidRPr="00660D7A">
        <w:rPr>
          <w:rFonts w:hint="cs"/>
          <w:rtl/>
        </w:rPr>
        <w:t>רבא</w:t>
      </w:r>
      <w:r w:rsidR="009B14FE">
        <w:rPr>
          <w:rFonts w:hint="cs"/>
          <w:rtl/>
        </w:rPr>
        <w:t>:</w:t>
      </w:r>
    </w:p>
    <w:p w14:paraId="2BCA8EA2" w14:textId="43228A45" w:rsidR="00A24EC9" w:rsidRPr="000528DA" w:rsidRDefault="000B38D1" w:rsidP="000528DA">
      <w:pPr>
        <w:rPr>
          <w:rtl/>
        </w:rPr>
      </w:pPr>
      <w:r w:rsidRPr="000528DA">
        <w:rPr>
          <w:rFonts w:hint="cs"/>
          <w:rtl/>
        </w:rPr>
        <w:t xml:space="preserve">קודם שמלך אשתו קשקשה </w:t>
      </w:r>
      <w:r w:rsidRPr="00A10336">
        <w:rPr>
          <w:rStyle w:val="30"/>
          <w:rFonts w:hint="cs"/>
          <w:rtl/>
        </w:rPr>
        <w:t>באגוז</w:t>
      </w:r>
      <w:r w:rsidRPr="000528DA">
        <w:rPr>
          <w:rFonts w:hint="cs"/>
          <w:rtl/>
        </w:rPr>
        <w:t xml:space="preserve"> שבספל נחושת לשמירה, </w:t>
      </w:r>
      <w:r w:rsidR="00874AD6" w:rsidRPr="000528DA">
        <w:rPr>
          <w:rFonts w:hint="cs"/>
          <w:rtl/>
        </w:rPr>
        <w:t>כ</w:t>
      </w:r>
      <w:r w:rsidRPr="000528DA">
        <w:rPr>
          <w:rFonts w:hint="cs"/>
          <w:rtl/>
        </w:rPr>
        <w:t xml:space="preserve">שמלך </w:t>
      </w:r>
      <w:r w:rsidR="00874AD6" w:rsidRPr="000528DA">
        <w:rPr>
          <w:rFonts w:hint="cs"/>
          <w:rtl/>
        </w:rPr>
        <w:t>שמה ידה על ראשו דרך חלון</w:t>
      </w:r>
      <w:r w:rsidRPr="000528DA">
        <w:rPr>
          <w:rFonts w:hint="cs"/>
          <w:rtl/>
        </w:rPr>
        <w:t xml:space="preserve">, </w:t>
      </w:r>
    </w:p>
    <w:p w14:paraId="14CE9C9E" w14:textId="77777777" w:rsidR="00874AD6" w:rsidRPr="00E34F28" w:rsidRDefault="000B38D1" w:rsidP="00682BF2">
      <w:pPr>
        <w:pStyle w:val="afffff5"/>
        <w:rPr>
          <w:rtl/>
        </w:rPr>
      </w:pPr>
      <w:bookmarkStart w:id="2205" w:name="_Toc193636651"/>
      <w:bookmarkStart w:id="2206" w:name="_Toc216185249"/>
      <w:r w:rsidRPr="00A10336">
        <w:rPr>
          <w:rStyle w:val="30"/>
          <w:rFonts w:hint="cs"/>
          <w:rtl/>
        </w:rPr>
        <w:lastRenderedPageBreak/>
        <w:t>אחורי גדר</w:t>
      </w:r>
      <w:bookmarkEnd w:id="2205"/>
      <w:bookmarkEnd w:id="2206"/>
      <w:r w:rsidRPr="00FE3D07">
        <w:rPr>
          <w:rFonts w:hint="cs"/>
          <w:rtl/>
        </w:rPr>
        <w:t xml:space="preserve"> נפנה מיד, </w:t>
      </w:r>
      <w:r w:rsidRPr="00A10336">
        <w:rPr>
          <w:rStyle w:val="30"/>
          <w:rFonts w:hint="cs"/>
          <w:rtl/>
        </w:rPr>
        <w:t>בבקעה</w:t>
      </w:r>
      <w:r w:rsidRPr="00FE3D07">
        <w:rPr>
          <w:rFonts w:hint="cs"/>
          <w:rtl/>
        </w:rPr>
        <w:t xml:space="preserve"> כל זמן שמתעטש ואין חברו שומע, או אחורי גדר כשאין חברו שומע, </w:t>
      </w:r>
      <w:r w:rsidRPr="00A10336">
        <w:rPr>
          <w:rStyle w:val="30"/>
          <w:rFonts w:hint="cs"/>
          <w:rtl/>
        </w:rPr>
        <w:t>ובבקעה</w:t>
      </w:r>
      <w:r w:rsidRPr="00FE3D07">
        <w:rPr>
          <w:rFonts w:hint="cs"/>
          <w:rtl/>
        </w:rPr>
        <w:t xml:space="preserve"> כל זמן שאין רואהו, </w:t>
      </w:r>
      <w:r w:rsidRPr="00A10336">
        <w:rPr>
          <w:rStyle w:val="30"/>
          <w:rFonts w:hint="cs"/>
          <w:rtl/>
        </w:rPr>
        <w:t>יוצאין מפתח בית הבן</w:t>
      </w:r>
      <w:r w:rsidRPr="00FE3D07">
        <w:rPr>
          <w:rFonts w:hint="cs"/>
          <w:rtl/>
        </w:rPr>
        <w:t xml:space="preserve"> </w:t>
      </w:r>
      <w:r w:rsidRPr="00FE3D07">
        <w:rPr>
          <w:rtl/>
        </w:rPr>
        <w:t>–</w:t>
      </w:r>
      <w:r w:rsidRPr="00FE3D07">
        <w:rPr>
          <w:rFonts w:hint="cs"/>
          <w:rtl/>
        </w:rPr>
        <w:t xml:space="preserve"> בטהרות הקילו שיהא רואהו, </w:t>
      </w:r>
      <w:r w:rsidRPr="00A10336">
        <w:rPr>
          <w:rStyle w:val="30"/>
          <w:rFonts w:hint="cs"/>
          <w:rtl/>
        </w:rPr>
        <w:t xml:space="preserve">שאין חברו רואה </w:t>
      </w:r>
      <w:r w:rsidRPr="00FE3D07">
        <w:rPr>
          <w:rFonts w:hint="cs"/>
          <w:rtl/>
        </w:rPr>
        <w:t xml:space="preserve">היינו פרועו אבל אותו רואה, </w:t>
      </w:r>
    </w:p>
    <w:p w14:paraId="555B22FA" w14:textId="77777777" w:rsidR="00874AD6" w:rsidRPr="00E34F28" w:rsidRDefault="000B38D1" w:rsidP="00682BF2">
      <w:pPr>
        <w:pStyle w:val="afffff5"/>
        <w:rPr>
          <w:rtl/>
        </w:rPr>
      </w:pPr>
      <w:bookmarkStart w:id="2207" w:name="_Toc193636652"/>
      <w:bookmarkStart w:id="2208" w:name="_Toc216185250"/>
      <w:r w:rsidRPr="00A10336">
        <w:rPr>
          <w:rStyle w:val="30"/>
          <w:rFonts w:hint="cs"/>
          <w:rtl/>
        </w:rPr>
        <w:t>צנוע</w:t>
      </w:r>
      <w:bookmarkEnd w:id="2207"/>
      <w:bookmarkEnd w:id="2208"/>
      <w:r w:rsidRPr="00FE3D07">
        <w:rPr>
          <w:rFonts w:hint="cs"/>
          <w:rtl/>
        </w:rPr>
        <w:t xml:space="preserve">- בבית הכסא, </w:t>
      </w:r>
      <w:r w:rsidR="00874AD6">
        <w:rPr>
          <w:rFonts w:hint="cs"/>
          <w:rtl/>
        </w:rPr>
        <w:t>ונפק''מ ד</w:t>
      </w:r>
      <w:r w:rsidRPr="00A10336">
        <w:rPr>
          <w:rStyle w:val="30"/>
          <w:rFonts w:hint="cs"/>
          <w:rtl/>
        </w:rPr>
        <w:t>כשם שנפרעין מן המתים</w:t>
      </w:r>
      <w:r w:rsidRPr="00FE3D07">
        <w:rPr>
          <w:rFonts w:hint="cs"/>
          <w:rtl/>
        </w:rPr>
        <w:t xml:space="preserve"> כן נפרעין מהספדנין ומהעונין אחריהן,</w:t>
      </w:r>
    </w:p>
    <w:p w14:paraId="2459B8E6" w14:textId="77777777" w:rsidR="002B577E" w:rsidRPr="00E34F28" w:rsidRDefault="000B38D1" w:rsidP="00682BF2">
      <w:pPr>
        <w:pStyle w:val="afffff5"/>
        <w:rPr>
          <w:rtl/>
        </w:rPr>
      </w:pPr>
      <w:bookmarkStart w:id="2209" w:name="_Toc193636653"/>
      <w:bookmarkStart w:id="2210" w:name="_Toc216185251"/>
      <w:r w:rsidRPr="00A10336">
        <w:rPr>
          <w:rStyle w:val="30"/>
          <w:rFonts w:hint="cs"/>
          <w:rtl/>
        </w:rPr>
        <w:t>צנוע</w:t>
      </w:r>
      <w:bookmarkEnd w:id="2209"/>
      <w:bookmarkEnd w:id="2210"/>
      <w:r w:rsidR="002B577E">
        <w:rPr>
          <w:rFonts w:hint="cs"/>
          <w:rtl/>
        </w:rPr>
        <w:t xml:space="preserve"> זה</w:t>
      </w:r>
      <w:r w:rsidRPr="00FE3D07">
        <w:rPr>
          <w:rFonts w:hint="cs"/>
          <w:rtl/>
        </w:rPr>
        <w:t xml:space="preserve"> הנפנה בלילה </w:t>
      </w:r>
      <w:r w:rsidRPr="00A10336">
        <w:rPr>
          <w:rStyle w:val="30"/>
          <w:rFonts w:hint="cs"/>
          <w:rtl/>
        </w:rPr>
        <w:t>במ</w:t>
      </w:r>
      <w:r w:rsidRPr="00FE3D07">
        <w:rPr>
          <w:rFonts w:hint="cs"/>
          <w:rtl/>
        </w:rPr>
        <w:t xml:space="preserve">קום שנפנה ביום, </w:t>
      </w:r>
    </w:p>
    <w:p w14:paraId="078840CA" w14:textId="508A1C60" w:rsidR="00A24328" w:rsidRDefault="002B577E" w:rsidP="009A59D1">
      <w:pPr>
        <w:pStyle w:val="38"/>
        <w:framePr w:wrap="notBeside"/>
        <w:rPr>
          <w:rtl/>
        </w:rPr>
      </w:pPr>
      <w:r w:rsidRPr="00660D7A">
        <w:rPr>
          <w:rFonts w:hint="cs"/>
          <w:rtl/>
        </w:rPr>
        <w:t>והך</w:t>
      </w:r>
      <w:r w:rsidR="009B14FE">
        <w:rPr>
          <w:rFonts w:hint="cs"/>
          <w:rtl/>
        </w:rPr>
        <w:t>:</w:t>
      </w:r>
    </w:p>
    <w:p w14:paraId="21170E7F" w14:textId="10FE5179" w:rsidR="002B577E" w:rsidRPr="000528DA" w:rsidRDefault="002B577E" w:rsidP="000528DA">
      <w:pPr>
        <w:rPr>
          <w:rtl/>
        </w:rPr>
      </w:pPr>
      <w:r w:rsidRPr="000528DA">
        <w:rPr>
          <w:rFonts w:hint="cs"/>
          <w:rtl/>
        </w:rPr>
        <w:t>ד</w:t>
      </w:r>
      <w:r w:rsidR="000B38D1" w:rsidRPr="000528DA">
        <w:rPr>
          <w:rFonts w:hint="cs"/>
          <w:rtl/>
        </w:rPr>
        <w:t>לעולם ינהיג עצמו שחרית וערבית שלא יצטרך להתרחק</w:t>
      </w:r>
      <w:r w:rsidRPr="00E34F28">
        <w:rPr>
          <w:rStyle w:val="afffff9"/>
          <w:rFonts w:hint="cs"/>
          <w:rtl/>
        </w:rPr>
        <w:t xml:space="preserve"> </w:t>
      </w:r>
    </w:p>
    <w:p w14:paraId="1AA08F6F" w14:textId="0CC1DCF0" w:rsidR="00A24328" w:rsidRDefault="002B577E" w:rsidP="009A59D1">
      <w:pPr>
        <w:pStyle w:val="38"/>
        <w:framePr w:wrap="notBeside"/>
        <w:rPr>
          <w:rtl/>
        </w:rPr>
      </w:pPr>
      <w:r w:rsidRPr="00660D7A">
        <w:rPr>
          <w:rFonts w:hint="cs"/>
          <w:rtl/>
        </w:rPr>
        <w:t>ועוד ד</w:t>
      </w:r>
      <w:r w:rsidR="000B38D1" w:rsidRPr="00660D7A">
        <w:rPr>
          <w:rFonts w:hint="cs"/>
          <w:rtl/>
        </w:rPr>
        <w:t>רבא</w:t>
      </w:r>
      <w:r w:rsidR="00A24328">
        <w:rPr>
          <w:rFonts w:hint="cs"/>
          <w:rtl/>
        </w:rPr>
        <w:t>:</w:t>
      </w:r>
    </w:p>
    <w:p w14:paraId="0C93E7CB" w14:textId="112A30D8" w:rsidR="007351A5" w:rsidRPr="000528DA" w:rsidRDefault="000B38D1" w:rsidP="000528DA">
      <w:pPr>
        <w:rPr>
          <w:rtl/>
        </w:rPr>
      </w:pPr>
      <w:r w:rsidRPr="000528DA">
        <w:rPr>
          <w:rFonts w:hint="cs"/>
          <w:rtl/>
        </w:rPr>
        <w:t xml:space="preserve">הלך עד מיל בלילה ובשאין אנשים, </w:t>
      </w:r>
    </w:p>
    <w:p w14:paraId="74DAB233" w14:textId="7BD75341" w:rsidR="00A24328" w:rsidRDefault="000B38D1" w:rsidP="009A59D1">
      <w:pPr>
        <w:pStyle w:val="38"/>
        <w:framePr w:wrap="notBeside"/>
        <w:rPr>
          <w:rtl/>
        </w:rPr>
      </w:pPr>
      <w:r w:rsidRPr="00660D7A">
        <w:rPr>
          <w:rFonts w:hint="cs"/>
          <w:rtl/>
        </w:rPr>
        <w:t>ור</w:t>
      </w:r>
      <w:r w:rsidRPr="00660D7A">
        <w:rPr>
          <w:rtl/>
        </w:rPr>
        <w:t>"</w:t>
      </w:r>
      <w:r w:rsidRPr="00660D7A">
        <w:rPr>
          <w:rFonts w:hint="cs"/>
          <w:rtl/>
        </w:rPr>
        <w:t>ז</w:t>
      </w:r>
      <w:r w:rsidR="00A24328">
        <w:rPr>
          <w:rFonts w:hint="cs"/>
          <w:rtl/>
        </w:rPr>
        <w:t>:</w:t>
      </w:r>
    </w:p>
    <w:p w14:paraId="4E3279C7" w14:textId="6B0F340B" w:rsidR="00874AD6" w:rsidRPr="006C4D00" w:rsidRDefault="000B38D1" w:rsidP="00F954BF">
      <w:pPr>
        <w:spacing w:after="60"/>
        <w:rPr>
          <w:spacing w:val="-2"/>
          <w:rtl/>
        </w:rPr>
      </w:pPr>
      <w:r w:rsidRPr="006C4D00">
        <w:rPr>
          <w:rFonts w:hint="cs"/>
          <w:spacing w:val="-2"/>
          <w:rtl/>
        </w:rPr>
        <w:t>חיפש אחורי ביהמ</w:t>
      </w:r>
      <w:r w:rsidRPr="006C4D00">
        <w:rPr>
          <w:spacing w:val="-2"/>
          <w:rtl/>
        </w:rPr>
        <w:t>"</w:t>
      </w:r>
      <w:r w:rsidRPr="006C4D00">
        <w:rPr>
          <w:rFonts w:hint="cs"/>
          <w:spacing w:val="-2"/>
          <w:rtl/>
        </w:rPr>
        <w:t>ד,</w:t>
      </w:r>
      <w:r w:rsidR="002B577E" w:rsidRPr="006C4D00">
        <w:rPr>
          <w:rStyle w:val="afffffb"/>
          <w:rFonts w:hint="cs"/>
          <w:b w:val="0"/>
          <w:bCs w:val="0"/>
          <w:spacing w:val="-2"/>
          <w:rtl/>
        </w:rPr>
        <w:t xml:space="preserve"> </w:t>
      </w:r>
      <w:r w:rsidRPr="006C4D00">
        <w:rPr>
          <w:rStyle w:val="afffff9"/>
          <w:rFonts w:hint="cs"/>
          <w:spacing w:val="-2"/>
          <w:rtl/>
        </w:rPr>
        <w:t>א.</w:t>
      </w:r>
      <w:r w:rsidRPr="006C4D00">
        <w:rPr>
          <w:rFonts w:hint="cs"/>
          <w:spacing w:val="-2"/>
          <w:rtl/>
        </w:rPr>
        <w:t xml:space="preserve"> </w:t>
      </w:r>
      <w:r w:rsidRPr="006C4D00">
        <w:rPr>
          <w:rStyle w:val="30"/>
          <w:rFonts w:hint="cs"/>
          <w:spacing w:val="-2"/>
          <w:rtl/>
        </w:rPr>
        <w:t>כ</w:t>
      </w:r>
      <w:r w:rsidRPr="006C4D00">
        <w:rPr>
          <w:rFonts w:hint="cs"/>
          <w:spacing w:val="-2"/>
          <w:rtl/>
        </w:rPr>
        <w:t xml:space="preserve">דרך שנפנה ביום, </w:t>
      </w:r>
      <w:r w:rsidR="007351A5" w:rsidRPr="006C4D00">
        <w:rPr>
          <w:rStyle w:val="afffff9"/>
          <w:rFonts w:hint="cs"/>
          <w:spacing w:val="-2"/>
          <w:rtl/>
        </w:rPr>
        <w:t xml:space="preserve">  </w:t>
      </w:r>
      <w:r w:rsidRPr="006C4D00">
        <w:rPr>
          <w:rStyle w:val="afffff9"/>
          <w:rFonts w:hint="cs"/>
          <w:spacing w:val="-2"/>
          <w:rtl/>
        </w:rPr>
        <w:t>ב</w:t>
      </w:r>
      <w:r w:rsidR="00874AD6" w:rsidRPr="006C4D00">
        <w:rPr>
          <w:rStyle w:val="afffff9"/>
          <w:rFonts w:hint="cs"/>
          <w:spacing w:val="-2"/>
          <w:rtl/>
        </w:rPr>
        <w:t>.</w:t>
      </w:r>
      <w:r w:rsidR="00874AD6" w:rsidRPr="006C4D00">
        <w:rPr>
          <w:rFonts w:hint="cs"/>
          <w:spacing w:val="-2"/>
          <w:rtl/>
        </w:rPr>
        <w:t xml:space="preserve"> </w:t>
      </w:r>
      <w:r w:rsidRPr="006C4D00">
        <w:rPr>
          <w:rFonts w:hint="cs"/>
          <w:spacing w:val="-2"/>
          <w:rtl/>
        </w:rPr>
        <w:t>מקום היינו בקרן זוית</w:t>
      </w:r>
    </w:p>
    <w:p w14:paraId="0176B7B1" w14:textId="77777777" w:rsidR="000B38D1" w:rsidRPr="00E34F28" w:rsidRDefault="000B38D1" w:rsidP="00F954BF">
      <w:pPr>
        <w:pStyle w:val="afffff5"/>
        <w:spacing w:before="0" w:after="60"/>
        <w:rPr>
          <w:rtl/>
        </w:rPr>
      </w:pPr>
      <w:bookmarkStart w:id="2211" w:name="_Toc193636654"/>
      <w:bookmarkStart w:id="2212" w:name="_Toc216185252"/>
      <w:r w:rsidRPr="00A10336">
        <w:rPr>
          <w:rStyle w:val="30"/>
          <w:rFonts w:hint="cs"/>
          <w:rtl/>
        </w:rPr>
        <w:t>בן עזאי השכם וצא הערב וצא</w:t>
      </w:r>
      <w:bookmarkEnd w:id="2211"/>
      <w:bookmarkEnd w:id="2212"/>
      <w:r w:rsidRPr="00FE3D07">
        <w:rPr>
          <w:rFonts w:hint="cs"/>
          <w:rtl/>
        </w:rPr>
        <w:t xml:space="preserve"> שלא יתרחק, יושב וממשמש כשפין באין עליו אפי' מאספמיא. </w:t>
      </w:r>
    </w:p>
    <w:p w14:paraId="4271A019" w14:textId="77777777" w:rsidR="000B38D1" w:rsidRPr="00E34F28" w:rsidRDefault="000B38D1" w:rsidP="00F954BF">
      <w:pPr>
        <w:pStyle w:val="afffff5"/>
        <w:spacing w:before="0" w:after="60"/>
        <w:rPr>
          <w:rtl/>
        </w:rPr>
      </w:pPr>
      <w:bookmarkStart w:id="2213" w:name="_Toc193636655"/>
      <w:bookmarkStart w:id="2214" w:name="_Toc216185253"/>
      <w:r w:rsidRPr="00A10336">
        <w:rPr>
          <w:rStyle w:val="30"/>
          <w:rFonts w:hint="cs"/>
          <w:rtl/>
        </w:rPr>
        <w:t>בן עזאי על הכל שכב</w:t>
      </w:r>
      <w:bookmarkEnd w:id="2213"/>
      <w:bookmarkEnd w:id="2214"/>
      <w:r w:rsidRPr="00A10336">
        <w:rPr>
          <w:rStyle w:val="30"/>
          <w:rFonts w:hint="cs"/>
          <w:rtl/>
        </w:rPr>
        <w:t xml:space="preserve"> </w:t>
      </w:r>
      <w:r w:rsidRPr="00FE3D07">
        <w:rPr>
          <w:rFonts w:hint="cs"/>
          <w:rtl/>
        </w:rPr>
        <w:t xml:space="preserve">חוץ מקרקע, חוץ מקורה, שינה ולהפנות בעמוד השחר ככיסוי פלדה לברזל, </w:t>
      </w:r>
    </w:p>
    <w:p w14:paraId="1C17ABAA" w14:textId="77777777" w:rsidR="00A24EC9" w:rsidRPr="00E34F28" w:rsidRDefault="000B38D1" w:rsidP="00EC0DC4">
      <w:pPr>
        <w:pStyle w:val="af2"/>
        <w:framePr w:wrap="around"/>
        <w:rPr>
          <w:rtl/>
        </w:rPr>
      </w:pPr>
      <w:r w:rsidRPr="00FE3D07">
        <w:rPr>
          <w:rFonts w:hint="cs"/>
          <w:rtl/>
        </w:rPr>
        <w:t>סב</w:t>
      </w:r>
      <w:r w:rsidRPr="00E34F28">
        <w:rPr>
          <w:rStyle w:val="afffff9"/>
          <w:rFonts w:hint="cs"/>
          <w:rtl/>
        </w:rPr>
        <w:t xml:space="preserve">: </w:t>
      </w:r>
    </w:p>
    <w:p w14:paraId="532149C3" w14:textId="77777777" w:rsidR="002B577E" w:rsidRPr="000528DA" w:rsidRDefault="002B577E" w:rsidP="000528DA">
      <w:pPr>
        <w:rPr>
          <w:rtl/>
        </w:rPr>
      </w:pPr>
      <w:bookmarkStart w:id="2215" w:name="_Toc193636656"/>
      <w:bookmarkStart w:id="2216" w:name="_Toc216185254"/>
      <w:r w:rsidRPr="00A10336">
        <w:rPr>
          <w:rStyle w:val="30"/>
          <w:rFonts w:hint="cs"/>
          <w:rtl/>
        </w:rPr>
        <w:t>ב''ק מכר עצות ב</w:t>
      </w:r>
      <w:r w:rsidR="000B38D1" w:rsidRPr="00A10336">
        <w:rPr>
          <w:rStyle w:val="30"/>
          <w:rFonts w:hint="cs"/>
          <w:rtl/>
        </w:rPr>
        <w:t>דינרי</w:t>
      </w:r>
      <w:bookmarkEnd w:id="2215"/>
      <w:bookmarkEnd w:id="2216"/>
      <w:r w:rsidR="000B38D1" w:rsidRPr="000528DA">
        <w:rPr>
          <w:rFonts w:hint="cs"/>
          <w:rtl/>
        </w:rPr>
        <w:t xml:space="preserve"> </w:t>
      </w:r>
    </w:p>
    <w:p w14:paraId="01FE31B1" w14:textId="462A195A" w:rsidR="00A24328" w:rsidRDefault="00F954BF" w:rsidP="009A59D1">
      <w:pPr>
        <w:pStyle w:val="38"/>
        <w:framePr w:wrap="notBeside"/>
        <w:rPr>
          <w:rtl/>
        </w:rPr>
      </w:pPr>
      <w:r w:rsidRPr="00660D7A">
        <w:rPr>
          <w:rFonts w:hint="cs"/>
          <w:rtl/>
        </w:rPr>
        <w:t>א</w:t>
      </w:r>
      <w:r w:rsidR="009B14FE">
        <w:rPr>
          <w:rFonts w:hint="cs"/>
          <w:rtl/>
        </w:rPr>
        <w:t>.</w:t>
      </w:r>
    </w:p>
    <w:p w14:paraId="3F178FBD" w14:textId="04F339D4" w:rsidR="002B577E" w:rsidRPr="000528DA" w:rsidRDefault="002B577E" w:rsidP="000528DA">
      <w:pPr>
        <w:rPr>
          <w:rtl/>
        </w:rPr>
      </w:pPr>
      <w:r w:rsidRPr="000528DA">
        <w:rPr>
          <w:rFonts w:hint="cs"/>
          <w:rtl/>
        </w:rPr>
        <w:t>בעודך ר</w:t>
      </w:r>
      <w:r w:rsidR="000B38D1" w:rsidRPr="000528DA">
        <w:rPr>
          <w:rFonts w:hint="cs"/>
          <w:rtl/>
        </w:rPr>
        <w:t xml:space="preserve">עב אכול, </w:t>
      </w:r>
      <w:r w:rsidRPr="000528DA">
        <w:rPr>
          <w:rFonts w:hint="cs"/>
          <w:rtl/>
        </w:rPr>
        <w:t xml:space="preserve">עודך </w:t>
      </w:r>
      <w:r w:rsidR="000B38D1" w:rsidRPr="000528DA">
        <w:rPr>
          <w:rFonts w:hint="cs"/>
          <w:rtl/>
        </w:rPr>
        <w:t xml:space="preserve">צמא שתה, עד שתצטרך לנקביך הפנה, </w:t>
      </w:r>
    </w:p>
    <w:p w14:paraId="146574B0" w14:textId="067674FE" w:rsidR="00A24328" w:rsidRDefault="002B577E" w:rsidP="009A59D1">
      <w:pPr>
        <w:pStyle w:val="38"/>
        <w:framePr w:wrap="notBeside"/>
        <w:rPr>
          <w:rtl/>
        </w:rPr>
      </w:pPr>
      <w:r w:rsidRPr="00660D7A">
        <w:rPr>
          <w:rFonts w:hint="cs"/>
          <w:rtl/>
        </w:rPr>
        <w:t>ב</w:t>
      </w:r>
      <w:r w:rsidR="00A24328">
        <w:rPr>
          <w:rFonts w:hint="cs"/>
          <w:rtl/>
        </w:rPr>
        <w:t>.</w:t>
      </w:r>
    </w:p>
    <w:p w14:paraId="05F20D98" w14:textId="0FC50535" w:rsidR="002B577E" w:rsidRPr="000528DA" w:rsidRDefault="000B38D1" w:rsidP="000528DA">
      <w:pPr>
        <w:rPr>
          <w:rtl/>
        </w:rPr>
      </w:pPr>
      <w:bookmarkStart w:id="2217" w:name="_Toc193636657"/>
      <w:bookmarkStart w:id="2218" w:name="_Toc216185255"/>
      <w:r w:rsidRPr="00A10336">
        <w:rPr>
          <w:rStyle w:val="30"/>
          <w:rFonts w:hint="cs"/>
          <w:rtl/>
        </w:rPr>
        <w:t xml:space="preserve">כשתשמע </w:t>
      </w:r>
      <w:r w:rsidR="002B577E" w:rsidRPr="00A10336">
        <w:rPr>
          <w:rStyle w:val="30"/>
          <w:rFonts w:hint="cs"/>
          <w:rtl/>
        </w:rPr>
        <w:t>מ</w:t>
      </w:r>
      <w:r w:rsidRPr="00A10336">
        <w:rPr>
          <w:rStyle w:val="30"/>
          <w:rFonts w:hint="cs"/>
          <w:rtl/>
        </w:rPr>
        <w:t>רומי</w:t>
      </w:r>
      <w:bookmarkEnd w:id="2217"/>
      <w:bookmarkEnd w:id="2218"/>
      <w:r w:rsidRPr="000528DA">
        <w:rPr>
          <w:rFonts w:hint="cs"/>
          <w:rtl/>
        </w:rPr>
        <w:t xml:space="preserve"> שרוצ</w:t>
      </w:r>
      <w:r w:rsidR="002B577E" w:rsidRPr="000528DA">
        <w:rPr>
          <w:rFonts w:hint="cs"/>
          <w:rtl/>
        </w:rPr>
        <w:t xml:space="preserve">ים לקנות </w:t>
      </w:r>
      <w:r w:rsidRPr="000528DA">
        <w:rPr>
          <w:rFonts w:hint="cs"/>
          <w:rtl/>
        </w:rPr>
        <w:t>תאני</w:t>
      </w:r>
      <w:r w:rsidR="002B577E" w:rsidRPr="000528DA">
        <w:rPr>
          <w:rFonts w:hint="cs"/>
          <w:rtl/>
        </w:rPr>
        <w:t>ם</w:t>
      </w:r>
      <w:r w:rsidRPr="000528DA">
        <w:rPr>
          <w:rFonts w:hint="cs"/>
          <w:rtl/>
        </w:rPr>
        <w:t xml:space="preserve"> רוץ ומכור</w:t>
      </w:r>
      <w:r w:rsidR="002B577E" w:rsidRPr="000528DA">
        <w:rPr>
          <w:rFonts w:hint="cs"/>
          <w:rtl/>
        </w:rPr>
        <w:t xml:space="preserve"> אפי' תאני אביך</w:t>
      </w:r>
      <w:r w:rsidRPr="000528DA">
        <w:rPr>
          <w:rFonts w:hint="cs"/>
          <w:rtl/>
        </w:rPr>
        <w:t xml:space="preserve">, </w:t>
      </w:r>
    </w:p>
    <w:p w14:paraId="1EEA6541" w14:textId="5A0EE585" w:rsidR="00A24328" w:rsidRDefault="002B577E" w:rsidP="009A59D1">
      <w:pPr>
        <w:pStyle w:val="38"/>
        <w:framePr w:wrap="notBeside"/>
        <w:rPr>
          <w:rtl/>
        </w:rPr>
      </w:pPr>
      <w:r w:rsidRPr="00660D7A">
        <w:rPr>
          <w:rFonts w:hint="cs"/>
          <w:rtl/>
        </w:rPr>
        <w:t>אביי לרבנן</w:t>
      </w:r>
      <w:r w:rsidR="009B14FE">
        <w:rPr>
          <w:rFonts w:hint="cs"/>
          <w:rtl/>
        </w:rPr>
        <w:t>:</w:t>
      </w:r>
    </w:p>
    <w:p w14:paraId="32004215" w14:textId="251E853E" w:rsidR="00A24EC9" w:rsidRPr="000528DA" w:rsidRDefault="002B577E" w:rsidP="000528DA">
      <w:pPr>
        <w:rPr>
          <w:rtl/>
        </w:rPr>
      </w:pPr>
      <w:r w:rsidRPr="000528DA">
        <w:rPr>
          <w:rFonts w:hint="cs"/>
          <w:rtl/>
        </w:rPr>
        <w:t>בשבילי מחוזא לא תביט</w:t>
      </w:r>
      <w:r w:rsidR="000B38D1" w:rsidRPr="000528DA">
        <w:rPr>
          <w:rFonts w:hint="cs"/>
          <w:rtl/>
        </w:rPr>
        <w:t>ו לצדדין</w:t>
      </w:r>
      <w:r w:rsidRPr="000528DA">
        <w:rPr>
          <w:rFonts w:hint="cs"/>
          <w:rtl/>
        </w:rPr>
        <w:t>,</w:t>
      </w:r>
      <w:r w:rsidR="000B38D1" w:rsidRPr="000528DA">
        <w:rPr>
          <w:rFonts w:hint="cs"/>
          <w:rtl/>
        </w:rPr>
        <w:t xml:space="preserve"> שמא יושבים נשים ליפנות, </w:t>
      </w:r>
    </w:p>
    <w:p w14:paraId="78D06D66" w14:textId="5AD440F2" w:rsidR="00A24328" w:rsidRDefault="000B38D1" w:rsidP="009A59D1">
      <w:pPr>
        <w:pStyle w:val="38"/>
        <w:framePr w:wrap="notBeside"/>
        <w:rPr>
          <w:rtl/>
        </w:rPr>
      </w:pPr>
      <w:r w:rsidRPr="00660D7A">
        <w:rPr>
          <w:rFonts w:hint="cs"/>
          <w:rtl/>
        </w:rPr>
        <w:t>ר</w:t>
      </w:r>
      <w:r w:rsidRPr="00660D7A">
        <w:rPr>
          <w:rtl/>
        </w:rPr>
        <w:t>"</w:t>
      </w:r>
      <w:r w:rsidRPr="00660D7A">
        <w:rPr>
          <w:rFonts w:hint="cs"/>
          <w:rtl/>
        </w:rPr>
        <w:t>ס</w:t>
      </w:r>
      <w:r w:rsidR="009B14FE">
        <w:rPr>
          <w:rFonts w:hint="cs"/>
          <w:rtl/>
        </w:rPr>
        <w:t>:</w:t>
      </w:r>
    </w:p>
    <w:p w14:paraId="4EF3EC81" w14:textId="213B3E44" w:rsidR="00A24EC9" w:rsidRPr="000528DA" w:rsidRDefault="000B38D1" w:rsidP="000528DA">
      <w:pPr>
        <w:rPr>
          <w:rtl/>
        </w:rPr>
      </w:pPr>
      <w:r w:rsidRPr="000528DA">
        <w:rPr>
          <w:rFonts w:hint="cs"/>
          <w:rtl/>
        </w:rPr>
        <w:t>למד מהם לנחור בפתח, דבביהמ</w:t>
      </w:r>
      <w:r w:rsidRPr="000528DA">
        <w:rPr>
          <w:rtl/>
        </w:rPr>
        <w:t>"</w:t>
      </w:r>
      <w:r w:rsidR="00A24EC9" w:rsidRPr="000528DA">
        <w:rPr>
          <w:rFonts w:hint="cs"/>
          <w:rtl/>
        </w:rPr>
        <w:t>ק בית הכסא של כבוד</w:t>
      </w:r>
      <w:r w:rsidRPr="000528DA">
        <w:rPr>
          <w:rFonts w:hint="cs"/>
          <w:rtl/>
        </w:rPr>
        <w:t xml:space="preserve"> נעול בידוע שיש אדם, הוא סבר מצד סכנה לכן דיבר, ד</w:t>
      </w:r>
      <w:r w:rsidRPr="00A10336">
        <w:rPr>
          <w:rStyle w:val="30"/>
          <w:rFonts w:hint="cs"/>
          <w:rtl/>
        </w:rPr>
        <w:t>עמוד החוזר</w:t>
      </w:r>
      <w:r w:rsidRPr="000528DA">
        <w:rPr>
          <w:rFonts w:hint="cs"/>
          <w:rtl/>
        </w:rPr>
        <w:t xml:space="preserve"> מביא להדרוקן, </w:t>
      </w:r>
      <w:r w:rsidRPr="00A10336">
        <w:rPr>
          <w:rStyle w:val="30"/>
          <w:rFonts w:hint="cs"/>
          <w:rtl/>
        </w:rPr>
        <w:t>סילון</w:t>
      </w:r>
      <w:r w:rsidRPr="000528DA">
        <w:rPr>
          <w:rFonts w:hint="cs"/>
          <w:rtl/>
        </w:rPr>
        <w:t xml:space="preserve"> לירקון, </w:t>
      </w:r>
    </w:p>
    <w:p w14:paraId="7EC4F8A3" w14:textId="46EEDCE9" w:rsidR="006C4D00" w:rsidRDefault="000B38D1" w:rsidP="00F954BF">
      <w:pPr>
        <w:spacing w:after="60"/>
        <w:rPr>
          <w:rtl/>
        </w:rPr>
      </w:pPr>
      <w:r w:rsidRPr="006C4D00">
        <w:rPr>
          <w:rFonts w:hint="cs"/>
          <w:spacing w:val="-2"/>
          <w:rtl/>
        </w:rPr>
        <w:t xml:space="preserve">כשדחק רומאי </w:t>
      </w:r>
      <w:r w:rsidRPr="006C4D00">
        <w:rPr>
          <w:rStyle w:val="afffff9"/>
          <w:rFonts w:hint="cs"/>
          <w:spacing w:val="-2"/>
          <w:rtl/>
        </w:rPr>
        <w:t>בר</w:t>
      </w:r>
      <w:r w:rsidRPr="006C4D00">
        <w:rPr>
          <w:rStyle w:val="afffff9"/>
          <w:spacing w:val="-2"/>
          <w:rtl/>
        </w:rPr>
        <w:t>"</w:t>
      </w:r>
      <w:r w:rsidRPr="006C4D00">
        <w:rPr>
          <w:rStyle w:val="afffff9"/>
          <w:rFonts w:hint="cs"/>
          <w:spacing w:val="-2"/>
          <w:rtl/>
        </w:rPr>
        <w:t>א</w:t>
      </w:r>
      <w:r w:rsidRPr="006C4D00">
        <w:rPr>
          <w:rFonts w:hint="cs"/>
          <w:spacing w:val="-2"/>
          <w:rtl/>
        </w:rPr>
        <w:t xml:space="preserve"> ויצא</w:t>
      </w:r>
      <w:r w:rsidR="002B577E" w:rsidRPr="006C4D00">
        <w:rPr>
          <w:rFonts w:hint="cs"/>
          <w:spacing w:val="-2"/>
          <w:rtl/>
        </w:rPr>
        <w:t>,</w:t>
      </w:r>
      <w:r w:rsidRPr="006C4D00">
        <w:rPr>
          <w:rFonts w:hint="cs"/>
          <w:spacing w:val="-2"/>
          <w:rtl/>
        </w:rPr>
        <w:t xml:space="preserve"> </w:t>
      </w:r>
      <w:r w:rsidR="006C4D00" w:rsidRPr="006C4D00">
        <w:rPr>
          <w:rFonts w:hint="cs"/>
          <w:spacing w:val="-2"/>
          <w:rtl/>
        </w:rPr>
        <w:t xml:space="preserve">ונשך </w:t>
      </w:r>
      <w:r w:rsidRPr="006C4D00">
        <w:rPr>
          <w:rFonts w:hint="cs"/>
          <w:spacing w:val="-2"/>
          <w:rtl/>
        </w:rPr>
        <w:t xml:space="preserve">דרקון לכרכשתיה </w:t>
      </w:r>
      <w:r w:rsidR="006C4D00" w:rsidRPr="006C4D00">
        <w:rPr>
          <w:rStyle w:val="afffff9"/>
          <w:rFonts w:hint="cs"/>
          <w:spacing w:val="-2"/>
          <w:rtl/>
        </w:rPr>
        <w:t>ק</w:t>
      </w:r>
      <w:r w:rsidRPr="006C4D00">
        <w:rPr>
          <w:rStyle w:val="afffff9"/>
          <w:rFonts w:hint="cs"/>
          <w:spacing w:val="-2"/>
          <w:rtl/>
        </w:rPr>
        <w:t>רי</w:t>
      </w:r>
      <w:r w:rsidRPr="006C4D00">
        <w:rPr>
          <w:rFonts w:hint="cs"/>
          <w:spacing w:val="-2"/>
          <w:rtl/>
        </w:rPr>
        <w:t xml:space="preserve"> </w:t>
      </w:r>
      <w:r w:rsidRPr="006C4D00">
        <w:rPr>
          <w:rStyle w:val="ad"/>
          <w:rFonts w:hint="cs"/>
          <w:spacing w:val="-2"/>
          <w:rtl/>
        </w:rPr>
        <w:t>ואתן אדם תחתיך</w:t>
      </w:r>
      <w:r w:rsidRPr="000528DA">
        <w:rPr>
          <w:rFonts w:hint="cs"/>
          <w:rtl/>
        </w:rPr>
        <w:t xml:space="preserve">, </w:t>
      </w:r>
    </w:p>
    <w:p w14:paraId="549DBECB" w14:textId="77777777" w:rsidR="006C4D00" w:rsidRDefault="006C4D00">
      <w:pPr>
        <w:bidi w:val="0"/>
        <w:spacing w:after="160" w:line="259" w:lineRule="auto"/>
        <w:jc w:val="left"/>
        <w:rPr>
          <w:rtl/>
        </w:rPr>
      </w:pPr>
      <w:r>
        <w:rPr>
          <w:rtl/>
        </w:rPr>
        <w:br w:type="page"/>
      </w:r>
    </w:p>
    <w:p w14:paraId="3401AA5E" w14:textId="64E6D442" w:rsidR="00A24328" w:rsidRDefault="000B38D1" w:rsidP="009A59D1">
      <w:pPr>
        <w:pStyle w:val="38"/>
        <w:framePr w:wrap="notBeside"/>
        <w:rPr>
          <w:rtl/>
        </w:rPr>
      </w:pPr>
      <w:r w:rsidRPr="00660D7A">
        <w:rPr>
          <w:rFonts w:hint="cs"/>
          <w:rtl/>
        </w:rPr>
        <w:lastRenderedPageBreak/>
        <w:t>דוד לשאול</w:t>
      </w:r>
      <w:r w:rsidR="009B14FE">
        <w:rPr>
          <w:rFonts w:hint="cs"/>
          <w:rtl/>
        </w:rPr>
        <w:t>:</w:t>
      </w:r>
    </w:p>
    <w:p w14:paraId="65837502" w14:textId="69A5A2A5" w:rsidR="00A24EC9" w:rsidRPr="00E34F28" w:rsidRDefault="002B577E" w:rsidP="00F954BF">
      <w:pPr>
        <w:pStyle w:val="afffff5"/>
        <w:spacing w:before="0"/>
        <w:rPr>
          <w:rtl/>
        </w:rPr>
      </w:pPr>
      <w:r w:rsidRPr="000528DA">
        <w:rPr>
          <w:rStyle w:val="ad"/>
          <w:rFonts w:hint="cs"/>
          <w:rtl/>
        </w:rPr>
        <w:t>ואמר להרגך ותחס עליך</w:t>
      </w:r>
      <w:r w:rsidRPr="00FE3D07">
        <w:rPr>
          <w:rFonts w:hint="cs"/>
          <w:rtl/>
        </w:rPr>
        <w:t xml:space="preserve"> </w:t>
      </w:r>
      <w:r w:rsidR="000B38D1" w:rsidRPr="00FE3D07">
        <w:rPr>
          <w:rFonts w:hint="cs"/>
          <w:rtl/>
        </w:rPr>
        <w:t xml:space="preserve">מן התורה בן הריגה אתה שרודף אתה, והתורה אמר הבא להרגך השכם להורגו, צניעות שבך חסה עליך, </w:t>
      </w:r>
      <w:r w:rsidR="000623A0">
        <w:rPr>
          <w:rFonts w:hint="cs"/>
          <w:rtl/>
        </w:rPr>
        <w:t xml:space="preserve">שנכנס </w:t>
      </w:r>
      <w:r w:rsidR="000B38D1" w:rsidRPr="00FE3D07">
        <w:rPr>
          <w:rFonts w:hint="cs"/>
          <w:rtl/>
        </w:rPr>
        <w:t xml:space="preserve">גדר לפנים מגדר, ומערה </w:t>
      </w:r>
      <w:r w:rsidR="000B38D1" w:rsidRPr="00F95182">
        <w:rPr>
          <w:rFonts w:hint="cs"/>
          <w:rtl/>
        </w:rPr>
        <w:t xml:space="preserve">לפנים ממערה, </w:t>
      </w:r>
      <w:r w:rsidR="000B38D1" w:rsidRPr="000528DA">
        <w:rPr>
          <w:rStyle w:val="ad"/>
          <w:rFonts w:hint="cs"/>
          <w:rtl/>
        </w:rPr>
        <w:t>להסך</w:t>
      </w:r>
      <w:r w:rsidRPr="000528DA">
        <w:rPr>
          <w:rStyle w:val="ad"/>
          <w:rFonts w:hint="cs"/>
          <w:rtl/>
        </w:rPr>
        <w:t xml:space="preserve"> </w:t>
      </w:r>
      <w:r w:rsidR="000B38D1" w:rsidRPr="00F95182">
        <w:rPr>
          <w:rFonts w:hint="cs"/>
          <w:rtl/>
        </w:rPr>
        <w:t xml:space="preserve"> שסכך כסוכה</w:t>
      </w:r>
      <w:r w:rsidR="000B38D1" w:rsidRPr="00A500E2">
        <w:rPr>
          <w:rFonts w:hint="cs"/>
          <w:rtl/>
        </w:rPr>
        <w:t xml:space="preserve"> </w:t>
      </w:r>
    </w:p>
    <w:p w14:paraId="7F2CA7DD" w14:textId="77777777" w:rsidR="002B577E" w:rsidRPr="000528DA" w:rsidRDefault="000623A0" w:rsidP="00F954BF">
      <w:pPr>
        <w:spacing w:after="60"/>
        <w:rPr>
          <w:rtl/>
        </w:rPr>
      </w:pPr>
      <w:r w:rsidRPr="000528DA">
        <w:rPr>
          <w:rStyle w:val="ad"/>
          <w:rFonts w:hint="cs"/>
          <w:rtl/>
        </w:rPr>
        <w:t xml:space="preserve">ויכסוהו בבגדים ולא יחם לו </w:t>
      </w:r>
      <w:r w:rsidR="000B38D1" w:rsidRPr="00A10336">
        <w:rPr>
          <w:rStyle w:val="30"/>
          <w:rFonts w:hint="cs"/>
          <w:rtl/>
        </w:rPr>
        <w:t>המבזה את הבגדים</w:t>
      </w:r>
      <w:r w:rsidR="000B38D1" w:rsidRPr="000528DA">
        <w:rPr>
          <w:rFonts w:hint="cs"/>
          <w:rtl/>
        </w:rPr>
        <w:t xml:space="preserve"> לסוף </w:t>
      </w:r>
      <w:r w:rsidR="002B577E" w:rsidRPr="000528DA">
        <w:rPr>
          <w:rFonts w:hint="cs"/>
          <w:rtl/>
        </w:rPr>
        <w:t xml:space="preserve">אין </w:t>
      </w:r>
      <w:r w:rsidR="000B38D1" w:rsidRPr="000528DA">
        <w:rPr>
          <w:rFonts w:hint="cs"/>
          <w:rtl/>
        </w:rPr>
        <w:t xml:space="preserve">נהנה מהם, </w:t>
      </w:r>
    </w:p>
    <w:p w14:paraId="5540F6E1" w14:textId="77777777" w:rsidR="00A24328" w:rsidRDefault="002B577E" w:rsidP="009A59D1">
      <w:pPr>
        <w:pStyle w:val="38"/>
        <w:framePr w:wrap="notBeside"/>
        <w:rPr>
          <w:rtl/>
        </w:rPr>
      </w:pPr>
      <w:r w:rsidRPr="00660D7A">
        <w:rPr>
          <w:rFonts w:hint="cs"/>
          <w:rtl/>
        </w:rPr>
        <w:t>דוד לשאול</w:t>
      </w:r>
      <w:r w:rsidR="00A24328">
        <w:rPr>
          <w:rtl/>
        </w:rPr>
        <w:t>:</w:t>
      </w:r>
    </w:p>
    <w:p w14:paraId="6F30B6D4" w14:textId="3EF1972A" w:rsidR="000B38D1" w:rsidRPr="000528DA" w:rsidRDefault="002B577E" w:rsidP="000528DA">
      <w:pPr>
        <w:rPr>
          <w:rtl/>
        </w:rPr>
      </w:pPr>
      <w:r w:rsidRPr="000528DA">
        <w:rPr>
          <w:rStyle w:val="ad"/>
          <w:rFonts w:hint="cs"/>
          <w:rtl/>
        </w:rPr>
        <w:t>ה' הסיתך בי</w:t>
      </w:r>
      <w:r w:rsidRPr="000528DA">
        <w:rPr>
          <w:rFonts w:hint="cs"/>
          <w:rtl/>
        </w:rPr>
        <w:t xml:space="preserve"> ועל שקראו </w:t>
      </w:r>
      <w:r w:rsidRPr="000528DA">
        <w:rPr>
          <w:rStyle w:val="ad"/>
          <w:rFonts w:hint="cs"/>
          <w:rtl/>
        </w:rPr>
        <w:t>מסית</w:t>
      </w:r>
      <w:r w:rsidRPr="000528DA">
        <w:rPr>
          <w:rFonts w:hint="cs"/>
          <w:rtl/>
        </w:rPr>
        <w:t xml:space="preserve"> הכשילו הקב''ה </w:t>
      </w:r>
      <w:r w:rsidR="000B38D1" w:rsidRPr="000528DA">
        <w:rPr>
          <w:rFonts w:hint="cs"/>
          <w:rtl/>
        </w:rPr>
        <w:t>בדבר שאפי' תשב</w:t>
      </w:r>
      <w:r w:rsidR="000B38D1" w:rsidRPr="000528DA">
        <w:rPr>
          <w:rtl/>
        </w:rPr>
        <w:t>"</w:t>
      </w:r>
      <w:r w:rsidRPr="000528DA">
        <w:rPr>
          <w:rFonts w:hint="cs"/>
          <w:rtl/>
        </w:rPr>
        <w:t>ר יודעים שמנאם ולא לקח</w:t>
      </w:r>
      <w:r w:rsidR="000B38D1" w:rsidRPr="000528DA">
        <w:rPr>
          <w:rFonts w:hint="cs"/>
          <w:rtl/>
        </w:rPr>
        <w:t xml:space="preserve"> כופר, </w:t>
      </w:r>
    </w:p>
    <w:p w14:paraId="3AE2D26F" w14:textId="77777777" w:rsidR="000623A0" w:rsidRPr="000528DA" w:rsidRDefault="000B38D1" w:rsidP="000528DA">
      <w:pPr>
        <w:rPr>
          <w:rtl/>
        </w:rPr>
      </w:pPr>
      <w:r w:rsidRPr="000528DA">
        <w:rPr>
          <w:rStyle w:val="ad"/>
          <w:rFonts w:hint="cs"/>
          <w:rtl/>
        </w:rPr>
        <w:t>עת מועד</w:t>
      </w:r>
      <w:r w:rsidRPr="000528DA">
        <w:rPr>
          <w:rFonts w:hint="cs"/>
          <w:rtl/>
        </w:rPr>
        <w:t xml:space="preserve"> עד שעת זריקתו, </w:t>
      </w:r>
      <w:r w:rsidRPr="00E34F28">
        <w:rPr>
          <w:rStyle w:val="afffff9"/>
          <w:rFonts w:hint="cs"/>
          <w:rtl/>
        </w:rPr>
        <w:t>רי</w:t>
      </w:r>
      <w:r w:rsidRPr="00E34F28">
        <w:rPr>
          <w:rStyle w:val="afffff9"/>
          <w:rtl/>
        </w:rPr>
        <w:t>"</w:t>
      </w:r>
      <w:r w:rsidRPr="00E34F28">
        <w:rPr>
          <w:rStyle w:val="afffff9"/>
          <w:rFonts w:hint="cs"/>
          <w:rtl/>
        </w:rPr>
        <w:t>ו</w:t>
      </w:r>
      <w:r w:rsidR="000623A0" w:rsidRPr="000528DA">
        <w:rPr>
          <w:rFonts w:hint="cs"/>
          <w:rtl/>
        </w:rPr>
        <w:t xml:space="preserve"> עד חצות,</w:t>
      </w:r>
    </w:p>
    <w:p w14:paraId="2AAFCA10" w14:textId="77777777" w:rsidR="000623A0" w:rsidRPr="006C4D00" w:rsidRDefault="000B38D1" w:rsidP="000528DA">
      <w:pPr>
        <w:rPr>
          <w:spacing w:val="-4"/>
          <w:rtl/>
        </w:rPr>
      </w:pPr>
      <w:r w:rsidRPr="006C4D00">
        <w:rPr>
          <w:rStyle w:val="ad"/>
          <w:rFonts w:hint="cs"/>
          <w:rtl/>
        </w:rPr>
        <w:t>בעם רב</w:t>
      </w:r>
      <w:r w:rsidRPr="006C4D00">
        <w:rPr>
          <w:rFonts w:hint="cs"/>
          <w:spacing w:val="-4"/>
          <w:rtl/>
        </w:rPr>
        <w:t xml:space="preserve"> </w:t>
      </w:r>
      <w:r w:rsidRPr="006C4D00">
        <w:rPr>
          <w:rFonts w:hint="cs"/>
          <w:rtl/>
        </w:rPr>
        <w:t>טול לי רב שבהם,</w:t>
      </w:r>
      <w:r w:rsidRPr="006C4D00">
        <w:rPr>
          <w:rFonts w:hint="cs"/>
          <w:spacing w:val="-4"/>
          <w:rtl/>
        </w:rPr>
        <w:t xml:space="preserve"> אבישי בן צורה ששקול כרובה של סנהדרין, </w:t>
      </w:r>
    </w:p>
    <w:p w14:paraId="30C7A82B" w14:textId="334CFF94" w:rsidR="000623A0" w:rsidRPr="000528DA" w:rsidRDefault="000B38D1" w:rsidP="00F954BF">
      <w:pPr>
        <w:rPr>
          <w:rtl/>
        </w:rPr>
      </w:pPr>
      <w:r w:rsidRPr="006C4D00">
        <w:rPr>
          <w:rStyle w:val="ad"/>
          <w:rFonts w:hint="cs"/>
          <w:spacing w:val="-4"/>
          <w:rtl/>
        </w:rPr>
        <w:t>ראה ה'</w:t>
      </w:r>
      <w:r w:rsidRPr="006C4D00">
        <w:rPr>
          <w:rFonts w:hint="cs"/>
          <w:spacing w:val="-6"/>
          <w:rtl/>
        </w:rPr>
        <w:t xml:space="preserve"> יעקב אבינו, אפרו של יצחק, כסף כפורים, ומסתבר דבית המקדש</w:t>
      </w:r>
      <w:r w:rsidRPr="006C4D00">
        <w:rPr>
          <w:rFonts w:hint="cs"/>
          <w:spacing w:val="-4"/>
          <w:rtl/>
        </w:rPr>
        <w:t>.</w:t>
      </w:r>
      <w:r w:rsidRPr="000528DA">
        <w:rPr>
          <w:rFonts w:hint="cs"/>
          <w:rtl/>
        </w:rPr>
        <w:t xml:space="preserve"> </w:t>
      </w:r>
    </w:p>
    <w:p w14:paraId="76288244" w14:textId="77777777" w:rsidR="00F954BF" w:rsidRPr="00F954BF" w:rsidRDefault="000B38D1" w:rsidP="00470C2A">
      <w:pPr>
        <w:pStyle w:val="afffffe"/>
        <w:rPr>
          <w:rtl/>
        </w:rPr>
      </w:pPr>
      <w:ins w:id="9893" w:author="מספור קטעי משנה" w:date="2026-10-06T06:45:16Z">
        <w:r>
          <w:rPr>
            <w:rStyle w:val="MisparKeta"/>
          </w:rPr>
          <w:t xml:space="preserve">ד. </w:t>
        </w:r>
      </w:ins>
      <w:bookmarkStart w:id="2219" w:name="_Toc193636658"/>
      <w:bookmarkStart w:id="2220" w:name="_Toc216185256"/>
      <w:r w:rsidRPr="00F954BF">
        <w:rPr>
          <w:rFonts w:hint="cs"/>
          <w:rtl/>
        </w:rPr>
        <w:t>קפנדריא</w:t>
      </w:r>
      <w:bookmarkEnd w:id="2219"/>
      <w:bookmarkEnd w:id="2220"/>
      <w:r w:rsidR="000623A0" w:rsidRPr="00F954BF">
        <w:rPr>
          <w:rFonts w:hint="cs"/>
          <w:rtl/>
        </w:rPr>
        <w:t xml:space="preserve"> </w:t>
      </w:r>
    </w:p>
    <w:p w14:paraId="768B34F6" w14:textId="7C0DA27A" w:rsidR="000B38D1" w:rsidRPr="000528DA" w:rsidRDefault="000623A0" w:rsidP="000528DA">
      <w:pPr>
        <w:rPr>
          <w:rtl/>
        </w:rPr>
      </w:pPr>
      <w:r w:rsidRPr="000528DA">
        <w:rPr>
          <w:rFonts w:hint="cs"/>
          <w:rtl/>
        </w:rPr>
        <w:t>כשמה, אדא</w:t>
      </w:r>
      <w:r w:rsidR="000B38D1" w:rsidRPr="000528DA">
        <w:rPr>
          <w:rFonts w:hint="cs"/>
          <w:rtl/>
        </w:rPr>
        <w:t xml:space="preserve">קיף אעלה בזה, ומותר </w:t>
      </w:r>
      <w:r w:rsidRPr="000528DA">
        <w:rPr>
          <w:rFonts w:hint="cs"/>
          <w:rtl/>
        </w:rPr>
        <w:t>בנכנס לשהות</w:t>
      </w:r>
      <w:r w:rsidR="000B38D1" w:rsidRPr="000528DA">
        <w:rPr>
          <w:rFonts w:hint="cs"/>
          <w:rtl/>
        </w:rPr>
        <w:t>, בשביל מעיקרו, ובנכנס להתפלל</w:t>
      </w:r>
      <w:r w:rsidR="00291D7F" w:rsidRPr="000528DA">
        <w:rPr>
          <w:rFonts w:hint="cs"/>
          <w:rtl/>
        </w:rPr>
        <w:t>.</w:t>
      </w:r>
    </w:p>
    <w:p w14:paraId="140B6A41" w14:textId="30243CC0" w:rsidR="000623A0" w:rsidRPr="000528DA" w:rsidRDefault="000B38D1" w:rsidP="006C4D00">
      <w:pPr>
        <w:rPr>
          <w:rtl/>
        </w:rPr>
      </w:pPr>
      <w:r w:rsidRPr="000623A0">
        <w:rPr>
          <w:rStyle w:val="a7"/>
          <w:rFonts w:hint="cs"/>
          <w:rtl/>
        </w:rPr>
        <w:t>רקיקה</w:t>
      </w:r>
      <w:r w:rsidR="000623A0" w:rsidRPr="000623A0">
        <w:rPr>
          <w:rStyle w:val="a7"/>
          <w:rFonts w:hint="cs"/>
          <w:rtl/>
        </w:rPr>
        <w:t xml:space="preserve"> מקל וחומר</w:t>
      </w:r>
      <w:r w:rsidR="000623A0" w:rsidRPr="000528DA">
        <w:rPr>
          <w:rFonts w:hint="cs"/>
          <w:rtl/>
        </w:rPr>
        <w:t xml:space="preserve"> ד</w:t>
      </w:r>
      <w:r w:rsidRPr="000528DA">
        <w:rPr>
          <w:rFonts w:hint="cs"/>
          <w:rtl/>
        </w:rPr>
        <w:t>כאילו רוקק בבת עינו, בביהכנ</w:t>
      </w:r>
      <w:r w:rsidRPr="000528DA">
        <w:rPr>
          <w:rtl/>
        </w:rPr>
        <w:t>"</w:t>
      </w:r>
      <w:r w:rsidRPr="000528DA">
        <w:rPr>
          <w:rFonts w:hint="cs"/>
          <w:rtl/>
        </w:rPr>
        <w:t xml:space="preserve">ס מותר, כמנעל, </w:t>
      </w:r>
    </w:p>
    <w:p w14:paraId="14F7EEBF" w14:textId="77777777" w:rsidR="007351A5" w:rsidRPr="006C4D00" w:rsidRDefault="000B38D1" w:rsidP="000528DA">
      <w:pPr>
        <w:rPr>
          <w:spacing w:val="-2"/>
          <w:rtl/>
        </w:rPr>
      </w:pPr>
      <w:bookmarkStart w:id="2221" w:name="_Toc193636659"/>
      <w:bookmarkStart w:id="2222" w:name="_Toc216185257"/>
      <w:r w:rsidRPr="006C4D00">
        <w:rPr>
          <w:rStyle w:val="30"/>
          <w:rFonts w:hint="cs"/>
          <w:spacing w:val="-2"/>
          <w:rtl/>
        </w:rPr>
        <w:t xml:space="preserve">לא יכנס </w:t>
      </w:r>
      <w:r w:rsidR="005C7254" w:rsidRPr="006C4D00">
        <w:rPr>
          <w:rStyle w:val="30"/>
          <w:rFonts w:hint="cs"/>
          <w:spacing w:val="-2"/>
          <w:rtl/>
        </w:rPr>
        <w:t>להר</w:t>
      </w:r>
      <w:r w:rsidRPr="006C4D00">
        <w:rPr>
          <w:rStyle w:val="30"/>
          <w:rFonts w:hint="cs"/>
          <w:spacing w:val="-2"/>
          <w:rtl/>
        </w:rPr>
        <w:t xml:space="preserve"> הבית</w:t>
      </w:r>
      <w:bookmarkEnd w:id="2221"/>
      <w:bookmarkEnd w:id="2222"/>
      <w:r w:rsidRPr="006C4D00">
        <w:rPr>
          <w:rFonts w:hint="cs"/>
          <w:spacing w:val="-2"/>
          <w:rtl/>
        </w:rPr>
        <w:t xml:space="preserve">, במקל, מנעל, מעות, פונדתו המופשלת, קפנדריא, </w:t>
      </w:r>
    </w:p>
    <w:p w14:paraId="068ED288" w14:textId="77777777" w:rsidR="000B38D1" w:rsidRPr="000528DA" w:rsidRDefault="000B38D1" w:rsidP="000528DA">
      <w:pPr>
        <w:rPr>
          <w:rtl/>
        </w:rPr>
      </w:pPr>
      <w:r w:rsidRPr="000528DA">
        <w:rPr>
          <w:rFonts w:hint="cs"/>
          <w:rtl/>
        </w:rPr>
        <w:t>רקיקה מק</w:t>
      </w:r>
      <w:r w:rsidRPr="000528DA">
        <w:rPr>
          <w:rtl/>
        </w:rPr>
        <w:t>"</w:t>
      </w:r>
      <w:r w:rsidRPr="000528DA">
        <w:rPr>
          <w:rFonts w:hint="cs"/>
          <w:rtl/>
        </w:rPr>
        <w:t xml:space="preserve">ו </w:t>
      </w:r>
      <w:r w:rsidR="000623A0" w:rsidRPr="00E34F28">
        <w:rPr>
          <w:rStyle w:val="afffff9"/>
          <w:rFonts w:hint="cs"/>
          <w:rtl/>
        </w:rPr>
        <w:t>א.</w:t>
      </w:r>
      <w:r w:rsidR="000623A0" w:rsidRPr="000528DA">
        <w:rPr>
          <w:rFonts w:hint="cs"/>
          <w:rtl/>
        </w:rPr>
        <w:t xml:space="preserve"> </w:t>
      </w:r>
      <w:r w:rsidRPr="000528DA">
        <w:rPr>
          <w:rFonts w:hint="cs"/>
          <w:rtl/>
        </w:rPr>
        <w:t xml:space="preserve">ממנעל </w:t>
      </w:r>
      <w:r w:rsidR="000623A0" w:rsidRPr="00E34F28">
        <w:rPr>
          <w:rStyle w:val="afffff9"/>
          <w:rFonts w:hint="cs"/>
          <w:rtl/>
        </w:rPr>
        <w:t>ב.</w:t>
      </w:r>
      <w:r w:rsidR="000623A0" w:rsidRPr="000528DA">
        <w:rPr>
          <w:rFonts w:hint="cs"/>
          <w:rtl/>
        </w:rPr>
        <w:t xml:space="preserve"> משק</w:t>
      </w:r>
      <w:r w:rsidRPr="000528DA">
        <w:rPr>
          <w:rFonts w:hint="cs"/>
          <w:rtl/>
        </w:rPr>
        <w:t xml:space="preserve">, </w:t>
      </w:r>
      <w:r w:rsidR="000623A0" w:rsidRPr="00E34F28">
        <w:rPr>
          <w:rStyle w:val="afffff9"/>
          <w:rFonts w:hint="cs"/>
          <w:rtl/>
        </w:rPr>
        <w:t>ג.</w:t>
      </w:r>
      <w:r w:rsidR="000623A0" w:rsidRPr="000528DA">
        <w:rPr>
          <w:rFonts w:hint="cs"/>
          <w:rtl/>
        </w:rPr>
        <w:t xml:space="preserve"> מביתו </w:t>
      </w:r>
      <w:r w:rsidRPr="000528DA">
        <w:rPr>
          <w:rFonts w:hint="cs"/>
          <w:rtl/>
        </w:rPr>
        <w:t>אקפנדריא קפיד ולא ארקיקה ומנעל</w:t>
      </w:r>
      <w:r w:rsidR="00291D7F" w:rsidRPr="000528DA">
        <w:rPr>
          <w:rFonts w:hint="cs"/>
          <w:rtl/>
        </w:rPr>
        <w:t>.</w:t>
      </w:r>
    </w:p>
    <w:p w14:paraId="302F6746" w14:textId="77777777" w:rsidR="00A24EC9" w:rsidRPr="00E34F28" w:rsidRDefault="000B38D1" w:rsidP="00682BF2">
      <w:pPr>
        <w:pStyle w:val="afffff5"/>
        <w:rPr>
          <w:rtl/>
        </w:rPr>
      </w:pPr>
      <w:r w:rsidRPr="00A24EC9">
        <w:rPr>
          <w:rStyle w:val="a7"/>
          <w:rFonts w:hint="cs"/>
          <w:rtl/>
        </w:rPr>
        <w:t>חותמי ברכות</w:t>
      </w:r>
      <w:r w:rsidRPr="00A10336">
        <w:rPr>
          <w:rStyle w:val="30"/>
          <w:rFonts w:hint="cs"/>
          <w:rtl/>
        </w:rPr>
        <w:t xml:space="preserve"> </w:t>
      </w:r>
    </w:p>
    <w:p w14:paraId="2599C74A" w14:textId="77777777" w:rsidR="000B38D1" w:rsidRPr="000528DA" w:rsidRDefault="000B38D1" w:rsidP="000528DA">
      <w:pPr>
        <w:rPr>
          <w:rtl/>
        </w:rPr>
      </w:pPr>
      <w:r w:rsidRPr="000528DA">
        <w:rPr>
          <w:rFonts w:hint="cs"/>
          <w:rtl/>
        </w:rPr>
        <w:t>שאין עונין אמן, על כל ברכה תן לו תהילה</w:t>
      </w:r>
      <w:r w:rsidR="00291D7F" w:rsidRPr="000528DA">
        <w:rPr>
          <w:rFonts w:hint="cs"/>
          <w:rtl/>
        </w:rPr>
        <w:t>.</w:t>
      </w:r>
    </w:p>
    <w:p w14:paraId="177F3A14" w14:textId="77777777" w:rsidR="00A24EC9" w:rsidRPr="00F954BF" w:rsidRDefault="000B38D1" w:rsidP="00470C2A">
      <w:pPr>
        <w:pStyle w:val="afffffe"/>
        <w:rPr>
          <w:rtl/>
        </w:rPr>
      </w:pPr>
      <w:ins w:id="9811" w:author="מספור קטעי משנה" w:date="2026-10-06T10:03:42Z">
        <w:r>
          <w:rPr>
            <w:rStyle w:val="MisparKeta"/>
          </w:rPr>
          <w:t xml:space="preserve">ב. </w:t>
        </w:r>
      </w:ins>
      <w:bookmarkStart w:id="2223" w:name="_Toc193636660"/>
      <w:bookmarkStart w:id="2224" w:name="_Toc216185258"/>
      <w:r w:rsidRPr="00F954BF">
        <w:rPr>
          <w:rFonts w:hint="cs"/>
          <w:rtl/>
        </w:rPr>
        <w:t>שיהא אדם שואל בשלום</w:t>
      </w:r>
      <w:bookmarkEnd w:id="2223"/>
      <w:bookmarkEnd w:id="2224"/>
      <w:r w:rsidRPr="00F954BF">
        <w:rPr>
          <w:rFonts w:hint="cs"/>
          <w:rtl/>
        </w:rPr>
        <w:t xml:space="preserve"> </w:t>
      </w:r>
    </w:p>
    <w:p w14:paraId="56C234F3" w14:textId="5FC92892" w:rsidR="00A24328" w:rsidRDefault="001551C7" w:rsidP="009A59D1">
      <w:pPr>
        <w:pStyle w:val="38"/>
        <w:framePr w:wrap="notBeside"/>
        <w:rPr>
          <w:rtl/>
        </w:rPr>
      </w:pPr>
      <w:r w:rsidRPr="00660D7A">
        <w:rPr>
          <w:rFonts w:hint="cs"/>
          <w:rtl/>
        </w:rPr>
        <w:t>ואומר</w:t>
      </w:r>
      <w:r w:rsidR="009B14FE">
        <w:rPr>
          <w:rFonts w:hint="cs"/>
          <w:rtl/>
        </w:rPr>
        <w:t>:</w:t>
      </w:r>
    </w:p>
    <w:p w14:paraId="06E3BCBA" w14:textId="384C00A9" w:rsidR="001551C7" w:rsidRPr="000528DA" w:rsidRDefault="000B38D1" w:rsidP="000528DA">
      <w:pPr>
        <w:rPr>
          <w:rtl/>
        </w:rPr>
      </w:pPr>
      <w:r w:rsidRPr="000528DA">
        <w:rPr>
          <w:rFonts w:hint="cs"/>
          <w:rtl/>
        </w:rPr>
        <w:t>דלא מדעתו</w:t>
      </w:r>
      <w:r w:rsidR="001551C7" w:rsidRPr="000528DA">
        <w:rPr>
          <w:rFonts w:hint="cs"/>
          <w:rtl/>
        </w:rPr>
        <w:t xml:space="preserve">, ולא </w:t>
      </w:r>
      <w:r w:rsidRPr="000528DA">
        <w:rPr>
          <w:rFonts w:hint="cs"/>
          <w:rtl/>
        </w:rPr>
        <w:t>מלאך אמר לגדעון,</w:t>
      </w:r>
      <w:r w:rsidR="001551C7" w:rsidRPr="000528DA">
        <w:rPr>
          <w:rFonts w:hint="cs"/>
          <w:rtl/>
        </w:rPr>
        <w:t xml:space="preserve"> ואהך ואומר</w:t>
      </w:r>
      <w:r w:rsidR="001551C7" w:rsidRPr="000528DA">
        <w:rPr>
          <w:rStyle w:val="ad"/>
          <w:rFonts w:hint="cs"/>
          <w:rtl/>
        </w:rPr>
        <w:t xml:space="preserve"> דעת לעשות לה' </w:t>
      </w:r>
      <w:r w:rsidRPr="000528DA">
        <w:rPr>
          <w:rStyle w:val="ad"/>
          <w:rFonts w:hint="cs"/>
          <w:rtl/>
        </w:rPr>
        <w:t xml:space="preserve"> </w:t>
      </w:r>
    </w:p>
    <w:p w14:paraId="69CBEC88" w14:textId="77777777" w:rsidR="00A24EC9" w:rsidRPr="006C4D00" w:rsidRDefault="000B38D1" w:rsidP="00F954BF">
      <w:pPr>
        <w:spacing w:after="120"/>
        <w:rPr>
          <w:spacing w:val="-6"/>
          <w:rtl/>
        </w:rPr>
      </w:pPr>
      <w:r w:rsidRPr="006C4D00">
        <w:rPr>
          <w:rStyle w:val="ad"/>
          <w:rFonts w:hint="cs"/>
          <w:rtl/>
        </w:rPr>
        <w:t>עת לעשות לה'</w:t>
      </w:r>
      <w:r w:rsidRPr="006C4D00">
        <w:rPr>
          <w:rFonts w:hint="cs"/>
          <w:spacing w:val="-4"/>
          <w:rtl/>
        </w:rPr>
        <w:t xml:space="preserve"> </w:t>
      </w:r>
      <w:r w:rsidRPr="006C4D00">
        <w:rPr>
          <w:rFonts w:hint="cs"/>
          <w:spacing w:val="-6"/>
          <w:rtl/>
        </w:rPr>
        <w:t xml:space="preserve">מרישא לסיפא </w:t>
      </w:r>
      <w:r w:rsidR="001551C7" w:rsidRPr="006C4D00">
        <w:rPr>
          <w:rFonts w:hint="cs"/>
          <w:spacing w:val="-6"/>
          <w:rtl/>
        </w:rPr>
        <w:t xml:space="preserve">פורענות, </w:t>
      </w:r>
      <w:r w:rsidRPr="006C4D00">
        <w:rPr>
          <w:rFonts w:hint="cs"/>
          <w:spacing w:val="-6"/>
          <w:rtl/>
        </w:rPr>
        <w:t>ומסיפא לרישא</w:t>
      </w:r>
      <w:r w:rsidR="001551C7" w:rsidRPr="006C4D00">
        <w:rPr>
          <w:rFonts w:hint="cs"/>
          <w:spacing w:val="-6"/>
          <w:rtl/>
        </w:rPr>
        <w:t xml:space="preserve"> דביטולה קיומה</w:t>
      </w:r>
      <w:r w:rsidRPr="006C4D00">
        <w:rPr>
          <w:rFonts w:hint="cs"/>
          <w:spacing w:val="-6"/>
          <w:rtl/>
        </w:rPr>
        <w:t xml:space="preserve">. </w:t>
      </w:r>
    </w:p>
    <w:p w14:paraId="4F3E09C1" w14:textId="0074FEC2" w:rsidR="001551C7" w:rsidRPr="00E34F28" w:rsidRDefault="000B38D1" w:rsidP="00F954BF">
      <w:pPr>
        <w:pStyle w:val="afffff5"/>
        <w:spacing w:before="0" w:after="120"/>
        <w:rPr>
          <w:rtl/>
        </w:rPr>
      </w:pPr>
      <w:bookmarkStart w:id="2225" w:name="_Toc193636661"/>
      <w:bookmarkStart w:id="2226" w:name="_Toc216185259"/>
      <w:r w:rsidRPr="00A10336">
        <w:rPr>
          <w:rStyle w:val="30"/>
          <w:rFonts w:hint="cs"/>
          <w:rtl/>
        </w:rPr>
        <w:t>בשעת מכניסין פזר</w:t>
      </w:r>
      <w:bookmarkEnd w:id="2225"/>
      <w:bookmarkEnd w:id="2226"/>
      <w:r w:rsidRPr="006C4D00">
        <w:rPr>
          <w:rFonts w:hint="cs"/>
          <w:spacing w:val="-2"/>
          <w:rtl/>
        </w:rPr>
        <w:t xml:space="preserve"> </w:t>
      </w:r>
      <w:r w:rsidR="001551C7" w:rsidRPr="006C4D00">
        <w:rPr>
          <w:rFonts w:hint="cs"/>
          <w:spacing w:val="-2"/>
          <w:rtl/>
        </w:rPr>
        <w:t>בשעת מפזרים כנס, ד</w:t>
      </w:r>
      <w:r w:rsidRPr="006C4D00">
        <w:rPr>
          <w:rFonts w:hint="cs"/>
          <w:spacing w:val="-2"/>
          <w:rtl/>
        </w:rPr>
        <w:t xml:space="preserve">ור </w:t>
      </w:r>
      <w:r w:rsidR="001551C7" w:rsidRPr="006C4D00">
        <w:rPr>
          <w:rFonts w:hint="cs"/>
          <w:spacing w:val="-2"/>
          <w:rtl/>
        </w:rPr>
        <w:t>ש</w:t>
      </w:r>
      <w:r w:rsidRPr="006C4D00">
        <w:rPr>
          <w:rFonts w:hint="cs"/>
          <w:spacing w:val="-2"/>
          <w:rtl/>
        </w:rPr>
        <w:t>תורה חביבה עלי</w:t>
      </w:r>
      <w:r w:rsidR="001551C7" w:rsidRPr="006C4D00">
        <w:rPr>
          <w:rFonts w:hint="cs"/>
          <w:spacing w:val="-2"/>
          <w:rtl/>
        </w:rPr>
        <w:t>ו פזר</w:t>
      </w:r>
      <w:r w:rsidRPr="006C4D00">
        <w:rPr>
          <w:rFonts w:hint="cs"/>
          <w:spacing w:val="-2"/>
          <w:rtl/>
        </w:rPr>
        <w:t xml:space="preserve">, </w:t>
      </w:r>
    </w:p>
    <w:p w14:paraId="19C7F7B9" w14:textId="278163F2" w:rsidR="00A24328" w:rsidRDefault="001551C7" w:rsidP="009A59D1">
      <w:pPr>
        <w:pStyle w:val="38"/>
        <w:framePr w:wrap="notBeside"/>
        <w:rPr>
          <w:rtl/>
        </w:rPr>
      </w:pPr>
      <w:r w:rsidRPr="00660D7A">
        <w:rPr>
          <w:rFonts w:hint="cs"/>
          <w:rtl/>
        </w:rPr>
        <w:t>ב"ק</w:t>
      </w:r>
      <w:r w:rsidR="009B14FE">
        <w:rPr>
          <w:rFonts w:hint="cs"/>
          <w:rtl/>
        </w:rPr>
        <w:t>:</w:t>
      </w:r>
    </w:p>
    <w:p w14:paraId="1A08FD9E" w14:textId="73763B25" w:rsidR="007351A5" w:rsidRPr="00E34F28" w:rsidRDefault="000B38D1" w:rsidP="00F954BF">
      <w:pPr>
        <w:pStyle w:val="afffff5"/>
        <w:spacing w:before="0"/>
        <w:rPr>
          <w:rtl/>
        </w:rPr>
      </w:pPr>
      <w:r w:rsidRPr="00FE3D07">
        <w:rPr>
          <w:rFonts w:hint="cs"/>
          <w:rtl/>
        </w:rPr>
        <w:t xml:space="preserve">סחורה בזול קנה, במקום שאין איש היה איש, </w:t>
      </w:r>
    </w:p>
    <w:p w14:paraId="65F65B55" w14:textId="77777777" w:rsidR="00A24EC9" w:rsidRPr="000528DA" w:rsidRDefault="000B38D1" w:rsidP="00F954BF">
      <w:pPr>
        <w:spacing w:after="60"/>
        <w:rPr>
          <w:rtl/>
        </w:rPr>
      </w:pPr>
      <w:r w:rsidRPr="000528DA">
        <w:rPr>
          <w:rFonts w:hint="cs"/>
          <w:rtl/>
        </w:rPr>
        <w:t xml:space="preserve">ובמקום שיש איש אל תהא אפי' בשניהם שוין, </w:t>
      </w:r>
    </w:p>
    <w:p w14:paraId="254507B1" w14:textId="47321A29" w:rsidR="00A24328" w:rsidRDefault="001551C7" w:rsidP="009A59D1">
      <w:pPr>
        <w:pStyle w:val="38"/>
        <w:framePr w:wrap="notBeside"/>
        <w:rPr>
          <w:rtl/>
        </w:rPr>
      </w:pPr>
      <w:r w:rsidRPr="00660D7A">
        <w:rPr>
          <w:rFonts w:hint="cs"/>
          <w:rtl/>
        </w:rPr>
        <w:t>ב"ק</w:t>
      </w:r>
      <w:r w:rsidR="009B14FE">
        <w:rPr>
          <w:rFonts w:hint="cs"/>
          <w:rtl/>
        </w:rPr>
        <w:t>:</w:t>
      </w:r>
    </w:p>
    <w:p w14:paraId="371AA9EA" w14:textId="79A4CEF5" w:rsidR="0004131E" w:rsidRPr="00E34F28" w:rsidRDefault="000B38D1" w:rsidP="00F954BF">
      <w:pPr>
        <w:pStyle w:val="afffff5"/>
        <w:spacing w:before="0" w:after="60"/>
        <w:rPr>
          <w:rtl/>
        </w:rPr>
      </w:pPr>
      <w:bookmarkStart w:id="2227" w:name="_Toc193636662"/>
      <w:bookmarkStart w:id="2228" w:name="_Toc216185260"/>
      <w:r w:rsidRPr="00A10336">
        <w:rPr>
          <w:rStyle w:val="30"/>
          <w:rFonts w:hint="cs"/>
          <w:rtl/>
        </w:rPr>
        <w:t>פרשה שכל גופי תורה תלויין בה</w:t>
      </w:r>
      <w:bookmarkEnd w:id="2227"/>
      <w:bookmarkEnd w:id="2228"/>
      <w:r w:rsidRPr="00FE3D07">
        <w:rPr>
          <w:rFonts w:hint="cs"/>
          <w:rtl/>
        </w:rPr>
        <w:t xml:space="preserve"> </w:t>
      </w:r>
      <w:r w:rsidRPr="000528DA">
        <w:rPr>
          <w:rStyle w:val="ad"/>
          <w:rFonts w:hint="cs"/>
          <w:rtl/>
        </w:rPr>
        <w:t xml:space="preserve">בכל דרכיך דעהו </w:t>
      </w:r>
      <w:r w:rsidRPr="00FE3D07">
        <w:rPr>
          <w:rFonts w:hint="cs"/>
          <w:rtl/>
        </w:rPr>
        <w:t xml:space="preserve">אפי' לדבר עבירה, </w:t>
      </w:r>
    </w:p>
    <w:p w14:paraId="0EB92847" w14:textId="2BBB3BC8" w:rsidR="00A24328" w:rsidRDefault="001551C7" w:rsidP="009A59D1">
      <w:pPr>
        <w:pStyle w:val="38"/>
        <w:framePr w:wrap="notBeside"/>
        <w:rPr>
          <w:rtl/>
        </w:rPr>
      </w:pPr>
      <w:r w:rsidRPr="00660D7A">
        <w:rPr>
          <w:rFonts w:hint="cs"/>
          <w:rtl/>
        </w:rPr>
        <w:t>ב"ק</w:t>
      </w:r>
      <w:r w:rsidR="009B14FE">
        <w:rPr>
          <w:rFonts w:hint="cs"/>
          <w:rtl/>
        </w:rPr>
        <w:t>:</w:t>
      </w:r>
    </w:p>
    <w:p w14:paraId="14F54E47" w14:textId="08F088B4" w:rsidR="002709B7" w:rsidRPr="00E34F28" w:rsidRDefault="000B38D1" w:rsidP="00F954BF">
      <w:pPr>
        <w:pStyle w:val="afffff5"/>
        <w:spacing w:before="0" w:after="60"/>
        <w:rPr>
          <w:rtl/>
        </w:rPr>
      </w:pPr>
      <w:bookmarkStart w:id="2229" w:name="_Toc193636663"/>
      <w:bookmarkStart w:id="2230" w:name="_Toc216185261"/>
      <w:r w:rsidRPr="00A10336">
        <w:rPr>
          <w:rStyle w:val="30"/>
          <w:rFonts w:hint="cs"/>
          <w:rtl/>
        </w:rPr>
        <w:t>ילמד בנו אומנות נקיה וקלה</w:t>
      </w:r>
      <w:bookmarkEnd w:id="2229"/>
      <w:bookmarkEnd w:id="2230"/>
      <w:r w:rsidRPr="00FE3D07">
        <w:rPr>
          <w:rFonts w:hint="cs"/>
          <w:rtl/>
        </w:rPr>
        <w:t xml:space="preserve">, תפירה, לא ירבה רעים בביתו, לא ימנה אפוטרופוס בביתו, מפוטיפר, נסמכה נזיר לסוטה שכל הרואה סוטה </w:t>
      </w:r>
      <w:r>
        <w:rPr>
          <w:rFonts w:hint="cs"/>
          <w:rtl/>
        </w:rPr>
        <w:t xml:space="preserve">בקלקולה יזיר עצמו מיין, וסוטה </w:t>
      </w:r>
      <w:r>
        <w:rPr>
          <w:rStyle w:val="afffff9"/>
          <w:rFonts w:hint="cs"/>
          <w:rtl/>
          <w:rPrChange w:id="9340" w:author="מנוע אמוראים" w:date="2026-10-05T16:40:51Z">
            <w:rPr>
              <w:rFonts w:hint="cs"/>
              <w:rtl/>
            </w:rPr>
          </w:rPrChange>
        </w:rPr>
        <w:t xml:space="preserve">לתרו</w:t>
      </w:r>
      <w:r>
        <w:rPr>
          <w:rStyle w:val="afffff9"/>
          <w:rtl/>
          <w:rPrChange w:id="9341" w:author="מנוע אמוראים" w:date="2026-10-05T16:40:51Z">
            <w:rPr>
              <w:rtl/>
            </w:rPr>
          </w:rPrChange>
        </w:rPr>
        <w:t xml:space="preserve">"</w:t>
      </w:r>
      <w:r>
        <w:rPr>
          <w:rStyle w:val="afffff9"/>
          <w:rFonts w:hint="cs"/>
          <w:rtl/>
          <w:rPrChange w:id="9342" w:author="מנוע אמוראים" w:date="2026-10-05T16:40:51Z">
            <w:rPr>
              <w:rFonts w:hint="cs"/>
              <w:rtl/>
            </w:rPr>
          </w:rPrChange>
        </w:rPr>
        <w:t xml:space="preserve">מ</w:t>
      </w:r>
      <w:r>
        <w:rPr>
          <w:rFonts w:hint="cs"/>
          <w:rtl/>
        </w:rPr>
        <w:t xml:space="preserve"> דכל שאינו נותנן לכהן סוף נצרך ע</w:t>
      </w:r>
      <w:r w:rsidRPr="00FE3D07">
        <w:rPr>
          <w:rtl/>
        </w:rPr>
        <w:t>"</w:t>
      </w:r>
      <w:r w:rsidRPr="00FE3D07">
        <w:rPr>
          <w:rFonts w:hint="cs"/>
          <w:rtl/>
        </w:rPr>
        <w:t xml:space="preserve">י אשתו וסמיך </w:t>
      </w:r>
      <w:r w:rsidRPr="000528DA">
        <w:rPr>
          <w:rStyle w:val="ad"/>
          <w:rFonts w:hint="cs"/>
          <w:rtl/>
        </w:rPr>
        <w:t>איש איש</w:t>
      </w:r>
      <w:r w:rsidRPr="00FE3D07">
        <w:rPr>
          <w:rFonts w:hint="cs"/>
          <w:rtl/>
        </w:rPr>
        <w:t>, ונצרך ד</w:t>
      </w:r>
      <w:r w:rsidRPr="000528DA">
        <w:rPr>
          <w:rStyle w:val="ad"/>
          <w:rFonts w:hint="cs"/>
          <w:rtl/>
        </w:rPr>
        <w:t>ואיש את קדשיו לו יהיו</w:t>
      </w:r>
      <w:r w:rsidRPr="00FE3D07">
        <w:rPr>
          <w:rFonts w:hint="cs"/>
          <w:rtl/>
        </w:rPr>
        <w:t xml:space="preserve">, ובנתנן סוף מתעשר, </w:t>
      </w:r>
    </w:p>
    <w:p w14:paraId="17BADFEE" w14:textId="6800729D" w:rsidR="00A24328" w:rsidRDefault="002709B7" w:rsidP="009A59D1">
      <w:pPr>
        <w:pStyle w:val="38"/>
        <w:framePr w:wrap="notBeside"/>
        <w:rPr>
          <w:rtl/>
        </w:rPr>
      </w:pPr>
      <w:r w:rsidRPr="00660D7A">
        <w:rPr>
          <w:rFonts w:hint="cs"/>
          <w:rtl/>
        </w:rPr>
        <w:t>ר"א</w:t>
      </w:r>
      <w:r w:rsidR="009B14FE">
        <w:rPr>
          <w:rFonts w:hint="cs"/>
          <w:rtl/>
        </w:rPr>
        <w:t>:</w:t>
      </w:r>
    </w:p>
    <w:p w14:paraId="21C8AC39" w14:textId="58DC5522" w:rsidR="002709B7" w:rsidRPr="00E34F28" w:rsidRDefault="002709B7" w:rsidP="00F954BF">
      <w:pPr>
        <w:pStyle w:val="afffff5"/>
        <w:spacing w:before="0"/>
        <w:rPr>
          <w:rtl/>
        </w:rPr>
      </w:pPr>
      <w:r>
        <w:rPr>
          <w:rFonts w:hint="cs"/>
          <w:rtl/>
        </w:rPr>
        <w:t>ה</w:t>
      </w:r>
      <w:r w:rsidR="000B38D1" w:rsidRPr="00FE3D07">
        <w:rPr>
          <w:rFonts w:hint="cs"/>
          <w:rtl/>
        </w:rPr>
        <w:t>משתף ש</w:t>
      </w:r>
      <w:r w:rsidR="000B38D1" w:rsidRPr="00FE3D07">
        <w:rPr>
          <w:rtl/>
        </w:rPr>
        <w:t>"</w:t>
      </w:r>
      <w:r w:rsidR="000B38D1" w:rsidRPr="00FE3D07">
        <w:rPr>
          <w:rFonts w:hint="cs"/>
          <w:rtl/>
        </w:rPr>
        <w:t xml:space="preserve">ש בצערו כופלין פרנסתו, מעופפת כצפור, </w:t>
      </w:r>
    </w:p>
    <w:p w14:paraId="26C0DCC3" w14:textId="68A45F7C" w:rsidR="00A24328" w:rsidRDefault="002709B7" w:rsidP="009A59D1">
      <w:pPr>
        <w:pStyle w:val="38"/>
        <w:framePr w:wrap="notBeside"/>
        <w:rPr>
          <w:rtl/>
        </w:rPr>
      </w:pPr>
      <w:r w:rsidRPr="00660D7A">
        <w:rPr>
          <w:rFonts w:hint="cs"/>
          <w:rtl/>
        </w:rPr>
        <w:t>רי"א</w:t>
      </w:r>
      <w:r w:rsidR="009B14FE">
        <w:rPr>
          <w:rFonts w:hint="cs"/>
          <w:rtl/>
        </w:rPr>
        <w:t>:</w:t>
      </w:r>
    </w:p>
    <w:p w14:paraId="2A83C38D" w14:textId="772D7A7C" w:rsidR="00A24EC9" w:rsidRPr="000528DA" w:rsidRDefault="002709B7" w:rsidP="00F954BF">
      <w:pPr>
        <w:spacing w:after="60"/>
        <w:rPr>
          <w:rtl/>
        </w:rPr>
      </w:pPr>
      <w:r w:rsidRPr="000528DA">
        <w:rPr>
          <w:rFonts w:hint="cs"/>
          <w:rtl/>
        </w:rPr>
        <w:t>ה</w:t>
      </w:r>
      <w:r w:rsidR="000B38D1" w:rsidRPr="000528DA">
        <w:rPr>
          <w:rFonts w:hint="cs"/>
          <w:rtl/>
        </w:rPr>
        <w:t>מרפה עצמו מד</w:t>
      </w:r>
      <w:r w:rsidR="000B38D1" w:rsidRPr="000528DA">
        <w:rPr>
          <w:rtl/>
        </w:rPr>
        <w:t>"</w:t>
      </w:r>
      <w:r w:rsidR="000B38D1" w:rsidRPr="000528DA">
        <w:rPr>
          <w:rFonts w:hint="cs"/>
          <w:rtl/>
        </w:rPr>
        <w:t xml:space="preserve">ת אין בו כח לעמוד ביום צרה, ואפי' מצוה אחת, </w:t>
      </w:r>
    </w:p>
    <w:p w14:paraId="2845554E" w14:textId="06418A92" w:rsidR="00A24328" w:rsidRDefault="000B38D1" w:rsidP="009A59D1">
      <w:pPr>
        <w:pStyle w:val="38"/>
        <w:framePr w:wrap="notBeside"/>
        <w:rPr>
          <w:rtl/>
        </w:rPr>
      </w:pPr>
      <w:r w:rsidRPr="00660D7A">
        <w:rPr>
          <w:rFonts w:hint="cs"/>
          <w:rtl/>
        </w:rPr>
        <w:t>ח</w:t>
      </w:r>
      <w:r w:rsidR="002709B7" w:rsidRPr="00660D7A">
        <w:rPr>
          <w:rFonts w:hint="cs"/>
          <w:rtl/>
        </w:rPr>
        <w:t>ב"י</w:t>
      </w:r>
      <w:r w:rsidR="009B14FE">
        <w:rPr>
          <w:rFonts w:hint="cs"/>
          <w:rtl/>
        </w:rPr>
        <w:t>:</w:t>
      </w:r>
    </w:p>
    <w:p w14:paraId="1BF1BE95" w14:textId="4FE1E61A" w:rsidR="002709B7" w:rsidRPr="000528DA" w:rsidRDefault="000B38D1" w:rsidP="000528DA">
      <w:pPr>
        <w:rPr>
          <w:rtl/>
        </w:rPr>
      </w:pPr>
      <w:r w:rsidRPr="000528DA">
        <w:rPr>
          <w:rFonts w:hint="cs"/>
          <w:rtl/>
        </w:rPr>
        <w:t>שירד לגולה עיבר שנים וקובע חדשים בחו</w:t>
      </w:r>
      <w:r w:rsidRPr="000528DA">
        <w:rPr>
          <w:rtl/>
        </w:rPr>
        <w:t>"</w:t>
      </w:r>
      <w:r>
        <w:rPr>
          <w:rFonts w:hint="cs"/>
          <w:rtl/>
        </w:rPr>
        <w:t xml:space="preserve">ל, </w:t>
      </w:r>
      <w:r>
        <w:rPr>
          <w:rStyle w:val="afffff9"/>
          <w:rFonts w:hint="cs"/>
          <w:rtl/>
          <w:rPrChange w:id="9343" w:author="מנוע אמוראים" w:date="2026-10-05T16:40:51Z">
            <w:rPr>
              <w:rFonts w:hint="cs"/>
              <w:rtl/>
            </w:rPr>
          </w:rPrChange>
        </w:rPr>
        <w:t xml:space="preserve">ר</w:t>
      </w:r>
      <w:r>
        <w:rPr>
          <w:rStyle w:val="afffff9"/>
          <w:rFonts w:hint="cs"/>
          <w:rtl/>
          <w:rPrChange w:id="9344" w:author="מנוע אמוראים" w:date="2026-10-05T16:40:51Z">
            <w:rPr>
              <w:rFonts w:hint="cs"/>
              <w:rtl/>
            </w:rPr>
          </w:rPrChange>
        </w:rPr>
        <w:t xml:space="preserve">יב</w:t>
      </w:r>
      <w:r>
        <w:rPr>
          <w:rStyle w:val="afffff9"/>
          <w:rtl/>
          <w:rPrChange w:id="9345" w:author="מנוע אמוראים" w:date="2026-10-05T16:40:51Z">
            <w:rPr>
              <w:rtl/>
            </w:rPr>
          </w:rPrChange>
        </w:rPr>
        <w:t xml:space="preserve">"</w:t>
      </w:r>
      <w:r>
        <w:rPr>
          <w:rStyle w:val="afffff9"/>
          <w:rFonts w:hint="cs"/>
          <w:rtl/>
          <w:rPrChange w:id="9346" w:author="מנוע אמוראים" w:date="2026-10-05T16:40:51Z">
            <w:rPr>
              <w:rFonts w:hint="cs"/>
              <w:rtl/>
            </w:rPr>
          </w:rPrChange>
        </w:rPr>
        <w:t xml:space="preserve">כ</w:t>
      </w:r>
      <w:r>
        <w:rPr>
          <w:rFonts w:hint="cs"/>
          <w:rtl/>
        </w:rPr>
        <w:t xml:space="preserve"> ו</w:t>
      </w:r>
      <w:r w:rsidR="002709B7" w:rsidRPr="000528DA">
        <w:rPr>
          <w:rFonts w:hint="cs"/>
          <w:rtl/>
        </w:rPr>
        <w:t>נכד זכריה בן קבוטל</w:t>
      </w:r>
      <w:r w:rsidRPr="000528DA">
        <w:rPr>
          <w:rFonts w:hint="cs"/>
          <w:rtl/>
        </w:rPr>
        <w:t>, וכשראם הכריז עליהם דגדולי הדור הם, התחיל מטמא והם מטהרים, הכריז עליהם דשווא הם,</w:t>
      </w:r>
    </w:p>
    <w:p w14:paraId="4C32627E" w14:textId="77777777" w:rsidR="00A24328" w:rsidRDefault="000B38D1" w:rsidP="009A59D1">
      <w:pPr>
        <w:pStyle w:val="38"/>
        <w:framePr w:wrap="notBeside"/>
        <w:rPr>
          <w:rtl/>
        </w:rPr>
      </w:pPr>
      <w:r w:rsidRPr="00660D7A">
        <w:rPr>
          <w:rFonts w:hint="cs"/>
          <w:rtl/>
        </w:rPr>
        <w:t>א</w:t>
      </w:r>
      <w:r w:rsidRPr="00660D7A">
        <w:rPr>
          <w:rtl/>
        </w:rPr>
        <w:t>"</w:t>
      </w:r>
      <w:r w:rsidRPr="00660D7A">
        <w:rPr>
          <w:rFonts w:hint="cs"/>
          <w:rtl/>
        </w:rPr>
        <w:t>ל</w:t>
      </w:r>
      <w:r w:rsidR="00A24328">
        <w:rPr>
          <w:rtl/>
        </w:rPr>
        <w:t>:</w:t>
      </w:r>
    </w:p>
    <w:p w14:paraId="2429231C" w14:textId="06E64D5B" w:rsidR="000B38D1" w:rsidRPr="000528DA" w:rsidRDefault="000B38D1" w:rsidP="00DA2971">
      <w:pPr>
        <w:spacing w:after="60"/>
        <w:rPr>
          <w:rtl/>
        </w:rPr>
      </w:pPr>
      <w:r w:rsidRPr="000528DA">
        <w:rPr>
          <w:rFonts w:hint="cs"/>
          <w:rtl/>
        </w:rPr>
        <w:t>כבר בנית וגדרת וא</w:t>
      </w:r>
      <w:r w:rsidRPr="000528DA">
        <w:rPr>
          <w:rtl/>
        </w:rPr>
        <w:t>"</w:t>
      </w:r>
      <w:r w:rsidRPr="000528DA">
        <w:rPr>
          <w:rFonts w:hint="cs"/>
          <w:rtl/>
        </w:rPr>
        <w:t>א יכול לפרוץ, ועשו כן מפני שעיבר שנים וקבע חדשים בחו</w:t>
      </w:r>
      <w:r w:rsidRPr="000528DA">
        <w:rPr>
          <w:rtl/>
        </w:rPr>
        <w:t>"</w:t>
      </w:r>
      <w:r w:rsidRPr="000528DA">
        <w:rPr>
          <w:rFonts w:hint="cs"/>
          <w:rtl/>
        </w:rPr>
        <w:t xml:space="preserve">ל, והנח </w:t>
      </w:r>
      <w:r w:rsidRPr="00E34F28">
        <w:rPr>
          <w:rStyle w:val="afffff9"/>
          <w:rFonts w:hint="cs"/>
          <w:rtl/>
        </w:rPr>
        <w:t>ר</w:t>
      </w:r>
      <w:r w:rsidRPr="00E34F28">
        <w:rPr>
          <w:rStyle w:val="afffff9"/>
          <w:rtl/>
        </w:rPr>
        <w:t>"</w:t>
      </w:r>
      <w:r w:rsidRPr="00E34F28">
        <w:rPr>
          <w:rStyle w:val="afffff9"/>
          <w:rFonts w:hint="cs"/>
          <w:rtl/>
        </w:rPr>
        <w:t>ע</w:t>
      </w:r>
      <w:r w:rsidRPr="000528DA">
        <w:rPr>
          <w:rFonts w:hint="cs"/>
          <w:rtl/>
        </w:rPr>
        <w:t xml:space="preserve"> שלא הניח כמותו, </w:t>
      </w:r>
      <w:r w:rsidRPr="00E34F28">
        <w:rPr>
          <w:rStyle w:val="afffff9"/>
          <w:rFonts w:hint="cs"/>
          <w:rtl/>
        </w:rPr>
        <w:t>והוא-</w:t>
      </w:r>
      <w:r w:rsidRPr="000528DA">
        <w:rPr>
          <w:rFonts w:hint="cs"/>
          <w:rtl/>
        </w:rPr>
        <w:t xml:space="preserve"> גדיים שהניח נעשו תיישים בעל קרנים, אם שומע מוטב ואם לאו ינדה, </w:t>
      </w:r>
      <w:r w:rsidRPr="00F954BF">
        <w:rPr>
          <w:rStyle w:val="afffff9"/>
          <w:rFonts w:hint="cs"/>
          <w:rtl/>
        </w:rPr>
        <w:t>ואמרו להם</w:t>
      </w:r>
      <w:r w:rsidRPr="000528DA">
        <w:rPr>
          <w:rFonts w:hint="cs"/>
          <w:rtl/>
        </w:rPr>
        <w:t xml:space="preserve"> שיאמר לאחיהם בגולה אם שומעין מוטב ואם לאו יעלו להר, אחיה מזבח חנייה בכינור </w:t>
      </w:r>
      <w:r w:rsidRPr="00A10336">
        <w:rPr>
          <w:rStyle w:val="30"/>
          <w:rFonts w:hint="cs"/>
          <w:rtl/>
        </w:rPr>
        <w:t>ויכפרו ויאמרו אין להם חלק באלהי ישראל</w:t>
      </w:r>
      <w:r w:rsidRPr="000528DA">
        <w:rPr>
          <w:rFonts w:hint="cs"/>
          <w:rtl/>
        </w:rPr>
        <w:t xml:space="preserve"> וגעו כל העם בבכיה </w:t>
      </w:r>
      <w:r w:rsidRPr="000528DA">
        <w:rPr>
          <w:rtl/>
        </w:rPr>
        <w:t>–</w:t>
      </w:r>
      <w:r w:rsidRPr="000528DA">
        <w:rPr>
          <w:rFonts w:hint="cs"/>
          <w:rtl/>
        </w:rPr>
        <w:t xml:space="preserve"> ח</w:t>
      </w:r>
      <w:r w:rsidRPr="000528DA">
        <w:rPr>
          <w:rtl/>
        </w:rPr>
        <w:t>"</w:t>
      </w:r>
      <w:r w:rsidRPr="000528DA">
        <w:rPr>
          <w:rFonts w:hint="cs"/>
          <w:rtl/>
        </w:rPr>
        <w:t>ו דיש להם, - וכ</w:t>
      </w:r>
      <w:r w:rsidRPr="000528DA">
        <w:rPr>
          <w:rtl/>
        </w:rPr>
        <w:t>"</w:t>
      </w:r>
      <w:r w:rsidRPr="000528DA">
        <w:rPr>
          <w:rFonts w:hint="cs"/>
          <w:rtl/>
        </w:rPr>
        <w:t>כ ד</w:t>
      </w:r>
      <w:r w:rsidRPr="000528DA">
        <w:rPr>
          <w:rStyle w:val="ad"/>
          <w:rFonts w:hint="cs"/>
          <w:rtl/>
        </w:rPr>
        <w:t>כי מציון תצא תורה</w:t>
      </w:r>
      <w:r w:rsidRPr="000528DA">
        <w:rPr>
          <w:rFonts w:hint="cs"/>
          <w:rtl/>
        </w:rPr>
        <w:t xml:space="preserve">, הם טמאו לחומרא, וטהרו שלא יגררו אחריו, </w:t>
      </w:r>
    </w:p>
    <w:p w14:paraId="5934BFDD" w14:textId="77777777" w:rsidR="00A24EC9" w:rsidRPr="00E34F28" w:rsidRDefault="000B38D1" w:rsidP="00EC0DC4">
      <w:pPr>
        <w:pStyle w:val="af2"/>
        <w:framePr w:wrap="around"/>
        <w:rPr>
          <w:rtl/>
        </w:rPr>
      </w:pPr>
      <w:r w:rsidRPr="00FE3D07">
        <w:rPr>
          <w:rFonts w:hint="cs"/>
          <w:rtl/>
        </w:rPr>
        <w:t>סג:</w:t>
      </w:r>
    </w:p>
    <w:p w14:paraId="57B16131" w14:textId="77777777" w:rsidR="00A24EC9" w:rsidRPr="00E34F28" w:rsidRDefault="000B38D1" w:rsidP="00DA2971">
      <w:pPr>
        <w:pStyle w:val="afffff5"/>
        <w:spacing w:before="0" w:after="60"/>
        <w:rPr>
          <w:rtl/>
        </w:rPr>
      </w:pPr>
      <w:bookmarkStart w:id="2231" w:name="_Toc193636664"/>
      <w:bookmarkStart w:id="2232" w:name="_Toc216185262"/>
      <w:r w:rsidRPr="00A10336">
        <w:rPr>
          <w:rStyle w:val="30"/>
          <w:rFonts w:hint="cs"/>
          <w:rtl/>
        </w:rPr>
        <w:t>ביבנה פתחו בכבוד אכסניא,</w:t>
      </w:r>
      <w:bookmarkEnd w:id="2231"/>
      <w:bookmarkEnd w:id="2232"/>
      <w:r w:rsidRPr="00FE3D07">
        <w:rPr>
          <w:rFonts w:hint="cs"/>
          <w:rtl/>
        </w:rPr>
        <w:t xml:space="preserve"> </w:t>
      </w:r>
      <w:r w:rsidRPr="00E34F28">
        <w:rPr>
          <w:rStyle w:val="afffff9"/>
          <w:rFonts w:hint="cs"/>
          <w:rtl/>
        </w:rPr>
        <w:t>ר</w:t>
      </w:r>
      <w:r w:rsidRPr="00E34F28">
        <w:rPr>
          <w:rStyle w:val="afffff9"/>
          <w:rtl/>
        </w:rPr>
        <w:t>"</w:t>
      </w:r>
      <w:r w:rsidRPr="00E34F28">
        <w:rPr>
          <w:rStyle w:val="afffff9"/>
          <w:rFonts w:hint="cs"/>
          <w:rtl/>
        </w:rPr>
        <w:t>י</w:t>
      </w:r>
      <w:r w:rsidRPr="00FE3D07">
        <w:rPr>
          <w:rFonts w:hint="cs"/>
          <w:rtl/>
        </w:rPr>
        <w:t xml:space="preserve"> ראש המדברים דק</w:t>
      </w:r>
      <w:r w:rsidRPr="00FE3D07">
        <w:rPr>
          <w:rtl/>
        </w:rPr>
        <w:t>"</w:t>
      </w:r>
      <w:r w:rsidRPr="00FE3D07">
        <w:rPr>
          <w:rFonts w:hint="cs"/>
          <w:rtl/>
        </w:rPr>
        <w:t>ו ממשה לת</w:t>
      </w:r>
      <w:r w:rsidRPr="00FE3D07">
        <w:rPr>
          <w:rtl/>
        </w:rPr>
        <w:t>"</w:t>
      </w:r>
      <w:r w:rsidRPr="00FE3D07">
        <w:rPr>
          <w:rFonts w:hint="cs"/>
          <w:rtl/>
        </w:rPr>
        <w:t xml:space="preserve">ח דהולכים מעיר לעיר וממדינה למדינה ללמוד תורה, </w:t>
      </w:r>
    </w:p>
    <w:p w14:paraId="4AEA81D2" w14:textId="77777777" w:rsidR="00A24EC9" w:rsidRPr="000528DA" w:rsidRDefault="000B38D1" w:rsidP="000528DA">
      <w:pPr>
        <w:rPr>
          <w:rtl/>
        </w:rPr>
      </w:pPr>
      <w:r w:rsidRPr="000528DA">
        <w:rPr>
          <w:rStyle w:val="ad"/>
          <w:rFonts w:hint="cs"/>
          <w:rtl/>
        </w:rPr>
        <w:t>פנים אל פנים</w:t>
      </w:r>
      <w:r w:rsidRPr="000528DA">
        <w:rPr>
          <w:rFonts w:hint="cs"/>
          <w:rtl/>
        </w:rPr>
        <w:t xml:space="preserve">, </w:t>
      </w:r>
      <w:r w:rsidRPr="006C4D00">
        <w:rPr>
          <w:rStyle w:val="afffff9"/>
          <w:rFonts w:hint="cs"/>
          <w:spacing w:val="-2"/>
          <w:rtl/>
        </w:rPr>
        <w:t>א</w:t>
      </w:r>
      <w:r w:rsidRPr="006C4D00">
        <w:rPr>
          <w:rStyle w:val="afffff9"/>
          <w:spacing w:val="-2"/>
          <w:rtl/>
        </w:rPr>
        <w:t>"</w:t>
      </w:r>
      <w:r w:rsidRPr="006C4D00">
        <w:rPr>
          <w:rStyle w:val="afffff9"/>
          <w:rFonts w:hint="cs"/>
          <w:spacing w:val="-2"/>
          <w:rtl/>
        </w:rPr>
        <w:t>ל</w:t>
      </w:r>
      <w:r w:rsidRPr="006C4D00">
        <w:rPr>
          <w:rFonts w:hint="cs"/>
          <w:spacing w:val="-2"/>
          <w:rtl/>
        </w:rPr>
        <w:t xml:space="preserve"> הקב</w:t>
      </w:r>
      <w:r w:rsidRPr="006C4D00">
        <w:rPr>
          <w:spacing w:val="-2"/>
          <w:rtl/>
        </w:rPr>
        <w:t>"</w:t>
      </w:r>
      <w:r w:rsidRPr="006C4D00">
        <w:rPr>
          <w:rFonts w:hint="cs"/>
          <w:spacing w:val="-2"/>
          <w:rtl/>
        </w:rPr>
        <w:t>ה כשם שאני הסברתי לך פנים כך תסביר להם,</w:t>
      </w:r>
      <w:r w:rsidRPr="000528DA">
        <w:rPr>
          <w:rFonts w:hint="cs"/>
          <w:rtl/>
        </w:rPr>
        <w:t xml:space="preserve"> </w:t>
      </w:r>
    </w:p>
    <w:p w14:paraId="21833A25" w14:textId="77777777" w:rsidR="00A24EC9" w:rsidRPr="000528DA" w:rsidRDefault="000B38D1" w:rsidP="000528DA">
      <w:pPr>
        <w:rPr>
          <w:rtl/>
        </w:rPr>
      </w:pPr>
      <w:r w:rsidRPr="000528DA">
        <w:rPr>
          <w:rStyle w:val="ad"/>
          <w:rFonts w:hint="cs"/>
          <w:rtl/>
        </w:rPr>
        <w:t>ושב אל המחנה</w:t>
      </w:r>
      <w:r w:rsidRPr="000528DA">
        <w:rPr>
          <w:rFonts w:hint="cs"/>
          <w:rtl/>
        </w:rPr>
        <w:t xml:space="preserve">- אם אתה מחזיר האהל מוטב אם לא יהשע תלמידך משרת תחתך- ולא יצא לבטלה. </w:t>
      </w:r>
    </w:p>
    <w:p w14:paraId="425A63A6" w14:textId="77777777" w:rsidR="00A24EC9" w:rsidRPr="000528DA" w:rsidRDefault="000B38D1" w:rsidP="000528DA">
      <w:pPr>
        <w:rPr>
          <w:rtl/>
        </w:rPr>
      </w:pPr>
      <w:r w:rsidRPr="000528DA">
        <w:rPr>
          <w:rStyle w:val="ad"/>
          <w:rFonts w:hint="cs"/>
          <w:rtl/>
        </w:rPr>
        <w:t>היום הזה נהיית לעם</w:t>
      </w:r>
      <w:r>
        <w:rPr>
          <w:rFonts w:hint="cs"/>
          <w:rtl/>
        </w:rPr>
        <w:t xml:space="preserve"> - שחביבה תורה על לומדיה בכל יום כיום שניתנה מהר סיני, תדע שערב אחד שלא קורא דומה כמי שלא קרא </w:t>
      </w:r>
      <w:r>
        <w:rPr>
          <w:rStyle w:val="afffff9"/>
          <w:rFonts w:hint="cs"/>
          <w:rtl/>
          <w:rPrChange w:id="9347" w:author="מנוע אמוראים" w:date="2026-10-05T16:40:51Z">
            <w:rPr>
              <w:rFonts w:hint="cs"/>
              <w:rtl/>
            </w:rPr>
          </w:rPrChange>
        </w:rPr>
        <w:t xml:space="preserve">קר</w:t>
      </w:r>
      <w:r>
        <w:rPr>
          <w:rStyle w:val="afffff9"/>
          <w:rtl/>
          <w:rPrChange w:id="9348" w:author="מנוע אמוראים" w:date="2026-10-05T16:40:51Z">
            <w:rPr>
              <w:rtl/>
            </w:rPr>
          </w:rPrChange>
        </w:rPr>
        <w:t xml:space="preserve">"</w:t>
      </w:r>
      <w:r>
        <w:rPr>
          <w:rStyle w:val="afffff9"/>
          <w:rFonts w:hint="cs"/>
          <w:rtl/>
          <w:rPrChange w:id="9349" w:author="מנוע אמוראים" w:date="2026-10-05T16:40:51Z">
            <w:rPr>
              <w:rFonts w:hint="cs"/>
              <w:rtl/>
            </w:rPr>
          </w:rPrChange>
        </w:rPr>
        <w:t xml:space="preserve">ש</w:t>
      </w:r>
      <w:r>
        <w:rPr>
          <w:rFonts w:hint="cs"/>
          <w:rtl/>
        </w:rPr>
        <w:t xml:space="preserve"> מעולם. </w:t>
      </w:r>
      <w:r w:rsidRPr="000528DA">
        <w:rPr>
          <w:rStyle w:val="ad"/>
          <w:rFonts w:hint="cs"/>
          <w:rtl/>
        </w:rPr>
        <w:t>הסכת</w:t>
      </w:r>
      <w:r w:rsidRPr="000528DA">
        <w:rPr>
          <w:rFonts w:hint="cs"/>
          <w:rtl/>
        </w:rPr>
        <w:t>- כתות כתות שאין התורה נקנית אלא בח</w:t>
      </w:r>
      <w:r w:rsidRPr="00A10336">
        <w:rPr>
          <w:rStyle w:val="30"/>
          <w:rFonts w:hint="cs"/>
          <w:rtl/>
        </w:rPr>
        <w:t xml:space="preserve">בורה, </w:t>
      </w:r>
    </w:p>
    <w:p w14:paraId="20ADB8B7" w14:textId="77777777" w:rsidR="000B38D1" w:rsidRPr="000528DA" w:rsidRDefault="000B38D1" w:rsidP="00DA2971">
      <w:pPr>
        <w:spacing w:after="60"/>
        <w:rPr>
          <w:rtl/>
        </w:rPr>
      </w:pPr>
      <w:bookmarkStart w:id="2233" w:name="_Toc193636665"/>
      <w:bookmarkStart w:id="2234" w:name="_Toc216185263"/>
      <w:r w:rsidRPr="00A10336">
        <w:rPr>
          <w:rStyle w:val="30"/>
          <w:rFonts w:hint="cs"/>
          <w:rtl/>
        </w:rPr>
        <w:t>הלומדים לבד</w:t>
      </w:r>
      <w:bookmarkEnd w:id="2233"/>
      <w:bookmarkEnd w:id="2234"/>
      <w:r w:rsidRPr="000528DA">
        <w:rPr>
          <w:rFonts w:hint="cs"/>
          <w:rtl/>
        </w:rPr>
        <w:t xml:space="preserve"> </w:t>
      </w:r>
      <w:r w:rsidRPr="000528DA">
        <w:rPr>
          <w:rStyle w:val="ad"/>
          <w:rFonts w:hint="cs"/>
          <w:rtl/>
        </w:rPr>
        <w:t>חרב</w:t>
      </w:r>
      <w:r w:rsidRPr="000528DA">
        <w:rPr>
          <w:rFonts w:hint="cs"/>
          <w:rtl/>
        </w:rPr>
        <w:t>, ומטפשים, וחוטאים,</w:t>
      </w:r>
      <w:r w:rsidRPr="006D3CF8">
        <w:rPr>
          <w:rStyle w:val="afffffb"/>
          <w:rFonts w:hint="cs"/>
          <w:b w:val="0"/>
          <w:bCs w:val="0"/>
          <w:rtl/>
        </w:rPr>
        <w:t xml:space="preserve"> ב.</w:t>
      </w:r>
      <w:r w:rsidRPr="000528DA">
        <w:rPr>
          <w:rFonts w:hint="cs"/>
          <w:rtl/>
        </w:rPr>
        <w:t xml:space="preserve"> </w:t>
      </w:r>
      <w:r w:rsidRPr="000528DA">
        <w:rPr>
          <w:rStyle w:val="ad"/>
          <w:rFonts w:hint="cs"/>
          <w:rtl/>
        </w:rPr>
        <w:t>הסכת</w:t>
      </w:r>
      <w:r w:rsidRPr="000528DA">
        <w:rPr>
          <w:rFonts w:hint="cs"/>
          <w:rtl/>
        </w:rPr>
        <w:t xml:space="preserve"> כתתו עצמכם על ד</w:t>
      </w:r>
      <w:r w:rsidRPr="000528DA">
        <w:rPr>
          <w:rtl/>
        </w:rPr>
        <w:t>"</w:t>
      </w:r>
      <w:r w:rsidRPr="000528DA">
        <w:rPr>
          <w:rFonts w:hint="cs"/>
          <w:rtl/>
        </w:rPr>
        <w:t xml:space="preserve">ת, שאינם מתקיימין אלא במי שממית עצמו עליה, </w:t>
      </w:r>
      <w:r w:rsidRPr="006D3CF8">
        <w:rPr>
          <w:rStyle w:val="afffffb"/>
          <w:rFonts w:hint="cs"/>
          <w:b w:val="0"/>
          <w:bCs w:val="0"/>
          <w:rtl/>
        </w:rPr>
        <w:t>ג</w:t>
      </w:r>
      <w:r w:rsidR="00332D29" w:rsidRPr="006D3CF8">
        <w:rPr>
          <w:rStyle w:val="afffffb"/>
          <w:rFonts w:hint="cs"/>
          <w:b w:val="0"/>
          <w:bCs w:val="0"/>
          <w:rtl/>
        </w:rPr>
        <w:t>.</w:t>
      </w:r>
      <w:r w:rsidRPr="000528DA">
        <w:rPr>
          <w:rFonts w:hint="cs"/>
          <w:rtl/>
        </w:rPr>
        <w:t xml:space="preserve"> </w:t>
      </w:r>
      <w:r w:rsidRPr="000528DA">
        <w:rPr>
          <w:rStyle w:val="ad"/>
          <w:rFonts w:hint="cs"/>
          <w:rtl/>
        </w:rPr>
        <w:t>הס</w:t>
      </w:r>
      <w:r w:rsidRPr="000528DA">
        <w:rPr>
          <w:rFonts w:hint="cs"/>
          <w:rtl/>
        </w:rPr>
        <w:t xml:space="preserve"> ואח</w:t>
      </w:r>
      <w:r w:rsidRPr="000528DA">
        <w:rPr>
          <w:rtl/>
        </w:rPr>
        <w:t>"</w:t>
      </w:r>
      <w:r w:rsidRPr="000528DA">
        <w:rPr>
          <w:rFonts w:hint="cs"/>
          <w:rtl/>
        </w:rPr>
        <w:t xml:space="preserve">כ </w:t>
      </w:r>
      <w:r w:rsidRPr="000528DA">
        <w:rPr>
          <w:rStyle w:val="ad"/>
          <w:rFonts w:hint="cs"/>
          <w:rtl/>
        </w:rPr>
        <w:t>כתת</w:t>
      </w:r>
      <w:r w:rsidRPr="000528DA">
        <w:rPr>
          <w:rFonts w:hint="cs"/>
          <w:rtl/>
        </w:rPr>
        <w:t xml:space="preserve">, </w:t>
      </w:r>
      <w:r w:rsidR="002709B7" w:rsidRPr="00E34F28">
        <w:rPr>
          <w:rStyle w:val="afffff9"/>
          <w:rFonts w:hint="cs"/>
          <w:rtl/>
        </w:rPr>
        <w:t>כ</w:t>
      </w:r>
      <w:r w:rsidRPr="00E34F28">
        <w:rPr>
          <w:rStyle w:val="afffff9"/>
          <w:rFonts w:hint="cs"/>
          <w:rtl/>
        </w:rPr>
        <w:t>רבא</w:t>
      </w:r>
      <w:r w:rsidRPr="000528DA">
        <w:rPr>
          <w:rFonts w:hint="cs"/>
          <w:rtl/>
        </w:rPr>
        <w:t>- דילמוד תורה ואח</w:t>
      </w:r>
      <w:r w:rsidRPr="000528DA">
        <w:rPr>
          <w:rtl/>
        </w:rPr>
        <w:t>"</w:t>
      </w:r>
      <w:r w:rsidRPr="000528DA">
        <w:rPr>
          <w:rFonts w:hint="cs"/>
          <w:rtl/>
        </w:rPr>
        <w:t xml:space="preserve">כ יהגה, במי אתה מוצא חמאה של תורה במי שמקיא חלב שינק משדי אמו, </w:t>
      </w:r>
    </w:p>
    <w:p w14:paraId="3DAC5EDC" w14:textId="77777777" w:rsidR="00DA2C39" w:rsidRDefault="00DA2C39">
      <w:pPr>
        <w:bidi w:val="0"/>
        <w:spacing w:after="160" w:line="259" w:lineRule="auto"/>
        <w:jc w:val="left"/>
        <w:rPr>
          <w:rStyle w:val="ad"/>
          <w:rtl/>
        </w:rPr>
      </w:pPr>
      <w:r>
        <w:rPr>
          <w:rStyle w:val="ad"/>
          <w:rtl/>
        </w:rPr>
        <w:br w:type="page"/>
      </w:r>
    </w:p>
    <w:p w14:paraId="661614B4" w14:textId="133D9C93" w:rsidR="00DA2971" w:rsidRDefault="000B38D1" w:rsidP="00DA2971">
      <w:pPr>
        <w:rPr>
          <w:rtl/>
        </w:rPr>
      </w:pPr>
      <w:r w:rsidRPr="000528DA">
        <w:rPr>
          <w:rStyle w:val="ad"/>
          <w:rFonts w:hint="cs"/>
          <w:rtl/>
        </w:rPr>
        <w:lastRenderedPageBreak/>
        <w:t>יוציא דם</w:t>
      </w:r>
      <w:r w:rsidRPr="000528DA">
        <w:rPr>
          <w:rFonts w:hint="cs"/>
          <w:rtl/>
        </w:rPr>
        <w:t xml:space="preserve">- </w:t>
      </w:r>
      <w:r w:rsidRPr="00A10336">
        <w:rPr>
          <w:rStyle w:val="30"/>
          <w:rFonts w:hint="cs"/>
          <w:rtl/>
        </w:rPr>
        <w:t>תלמיד שכועס עליו רבו</w:t>
      </w:r>
      <w:r w:rsidRPr="000528DA">
        <w:rPr>
          <w:rFonts w:hint="cs"/>
          <w:rtl/>
        </w:rPr>
        <w:t xml:space="preserve"> </w:t>
      </w:r>
    </w:p>
    <w:p w14:paraId="74C0EE93" w14:textId="6C99DF3D" w:rsidR="00DA2971" w:rsidRDefault="000B38D1" w:rsidP="00DA2971">
      <w:pPr>
        <w:rPr>
          <w:rtl/>
        </w:rPr>
      </w:pPr>
      <w:bookmarkStart w:id="2235" w:name="_Toc193636666"/>
      <w:bookmarkStart w:id="2236" w:name="_Toc216185264"/>
      <w:r w:rsidRPr="00A10336">
        <w:rPr>
          <w:rStyle w:val="30"/>
          <w:rFonts w:hint="cs"/>
          <w:rtl/>
        </w:rPr>
        <w:t>פעם ראשונה</w:t>
      </w:r>
      <w:bookmarkEnd w:id="2235"/>
      <w:bookmarkEnd w:id="2236"/>
      <w:r w:rsidRPr="000528DA">
        <w:rPr>
          <w:rFonts w:hint="cs"/>
          <w:rtl/>
        </w:rPr>
        <w:t xml:space="preserve"> ושותק זוכה להבין בין דם לטהור, </w:t>
      </w:r>
    </w:p>
    <w:p w14:paraId="4393FD0D" w14:textId="0A082004" w:rsidR="00A24EC9" w:rsidRPr="000528DA" w:rsidRDefault="000B38D1" w:rsidP="00DA2971">
      <w:pPr>
        <w:spacing w:after="60"/>
        <w:rPr>
          <w:rtl/>
        </w:rPr>
      </w:pPr>
      <w:bookmarkStart w:id="2237" w:name="_Toc193636667"/>
      <w:bookmarkStart w:id="2238" w:name="_Toc216185265"/>
      <w:r w:rsidRPr="00A10336">
        <w:rPr>
          <w:rStyle w:val="30"/>
          <w:rFonts w:hint="cs"/>
          <w:rtl/>
        </w:rPr>
        <w:t>ואם שניה</w:t>
      </w:r>
      <w:bookmarkEnd w:id="2237"/>
      <w:bookmarkEnd w:id="2238"/>
      <w:r w:rsidRPr="00A10336">
        <w:rPr>
          <w:rStyle w:val="30"/>
          <w:rFonts w:hint="cs"/>
          <w:rtl/>
        </w:rPr>
        <w:t xml:space="preserve"> </w:t>
      </w:r>
      <w:r w:rsidRPr="000528DA">
        <w:rPr>
          <w:rFonts w:hint="cs"/>
          <w:rtl/>
        </w:rPr>
        <w:t>זוכה להבחין בד</w:t>
      </w:r>
      <w:r w:rsidRPr="000528DA">
        <w:rPr>
          <w:rtl/>
        </w:rPr>
        <w:t>"</w:t>
      </w:r>
      <w:r w:rsidRPr="000528DA">
        <w:rPr>
          <w:rFonts w:hint="cs"/>
          <w:rtl/>
        </w:rPr>
        <w:t xml:space="preserve">מ לדיני נפשות, </w:t>
      </w:r>
    </w:p>
    <w:p w14:paraId="720A0B81" w14:textId="77777777" w:rsidR="00DA2971" w:rsidRDefault="000B38D1" w:rsidP="00DA2971">
      <w:pPr>
        <w:pStyle w:val="afffff5"/>
        <w:spacing w:before="0" w:after="60"/>
        <w:rPr>
          <w:rtl/>
        </w:rPr>
      </w:pPr>
      <w:bookmarkStart w:id="2239" w:name="_Toc193636668"/>
      <w:bookmarkStart w:id="2240" w:name="_Toc216185266"/>
      <w:r w:rsidRPr="00A10336">
        <w:rPr>
          <w:rStyle w:val="30"/>
          <w:rFonts w:hint="cs"/>
          <w:rtl/>
        </w:rPr>
        <w:t>הרוצה שיתחכם</w:t>
      </w:r>
      <w:bookmarkEnd w:id="2239"/>
      <w:bookmarkEnd w:id="2240"/>
      <w:r w:rsidRPr="00FE3D07">
        <w:rPr>
          <w:rFonts w:hint="cs"/>
          <w:rtl/>
        </w:rPr>
        <w:t xml:space="preserve"> יעסוק בממונות שהן מעין נובע, </w:t>
      </w:r>
    </w:p>
    <w:p w14:paraId="1F5FBAE2" w14:textId="0E79CF15" w:rsidR="007351A5" w:rsidRPr="00E34F28" w:rsidRDefault="000B38D1" w:rsidP="00DA2971">
      <w:pPr>
        <w:pStyle w:val="afffff5"/>
        <w:spacing w:before="0" w:after="60"/>
        <w:rPr>
          <w:rtl/>
        </w:rPr>
      </w:pPr>
      <w:bookmarkStart w:id="2241" w:name="_Toc193636669"/>
      <w:bookmarkStart w:id="2242" w:name="_Toc216185267"/>
      <w:r w:rsidRPr="00A10336">
        <w:rPr>
          <w:rStyle w:val="30"/>
          <w:rFonts w:hint="cs"/>
          <w:rtl/>
        </w:rPr>
        <w:t>כל המנבל עצמו על ד</w:t>
      </w:r>
      <w:r w:rsidRPr="00A10336">
        <w:rPr>
          <w:rStyle w:val="30"/>
          <w:rtl/>
        </w:rPr>
        <w:t>"</w:t>
      </w:r>
      <w:r w:rsidRPr="00A10336">
        <w:rPr>
          <w:rStyle w:val="30"/>
          <w:rFonts w:hint="cs"/>
          <w:rtl/>
        </w:rPr>
        <w:t>ת</w:t>
      </w:r>
      <w:bookmarkEnd w:id="2241"/>
      <w:bookmarkEnd w:id="2242"/>
      <w:r w:rsidRPr="00A10336">
        <w:rPr>
          <w:rStyle w:val="30"/>
          <w:rFonts w:hint="cs"/>
          <w:rtl/>
        </w:rPr>
        <w:t xml:space="preserve"> </w:t>
      </w:r>
      <w:r w:rsidRPr="00FE3D07">
        <w:rPr>
          <w:rFonts w:hint="cs"/>
          <w:rtl/>
        </w:rPr>
        <w:t xml:space="preserve">סופו להתנשא, </w:t>
      </w:r>
      <w:r w:rsidRPr="000528DA">
        <w:rPr>
          <w:rStyle w:val="ad"/>
          <w:rFonts w:hint="cs"/>
          <w:rtl/>
        </w:rPr>
        <w:t>ואם זמם יד לפה</w:t>
      </w:r>
      <w:r w:rsidRPr="00FE3D07">
        <w:rPr>
          <w:rFonts w:hint="cs"/>
          <w:rtl/>
        </w:rPr>
        <w:t xml:space="preserve">. </w:t>
      </w:r>
    </w:p>
    <w:p w14:paraId="4DDACAC7" w14:textId="77777777" w:rsidR="00A24328" w:rsidRDefault="000B38D1" w:rsidP="009A59D1">
      <w:pPr>
        <w:pStyle w:val="38"/>
        <w:framePr w:wrap="notBeside"/>
        <w:rPr>
          <w:rtl/>
        </w:rPr>
      </w:pPr>
      <w:r w:rsidRPr="00660D7A">
        <w:rPr>
          <w:rFonts w:hint="cs"/>
          <w:rtl/>
        </w:rPr>
        <w:t>ר</w:t>
      </w:r>
      <w:r w:rsidRPr="00660D7A">
        <w:rPr>
          <w:rtl/>
        </w:rPr>
        <w:t>"</w:t>
      </w:r>
      <w:r w:rsidRPr="00660D7A">
        <w:rPr>
          <w:rFonts w:hint="cs"/>
          <w:rtl/>
        </w:rPr>
        <w:t>נ</w:t>
      </w:r>
      <w:r w:rsidR="00A24328">
        <w:rPr>
          <w:rtl/>
        </w:rPr>
        <w:t>:</w:t>
      </w:r>
    </w:p>
    <w:p w14:paraId="2EEFC1CD" w14:textId="43F94BB9" w:rsidR="00DA2971" w:rsidRDefault="000B38D1" w:rsidP="000528DA">
      <w:pPr>
        <w:rPr>
          <w:rtl/>
        </w:rPr>
      </w:pPr>
      <w:r w:rsidRPr="000528DA">
        <w:rPr>
          <w:rFonts w:hint="cs"/>
          <w:rtl/>
        </w:rPr>
        <w:t xml:space="preserve">בכבוד אכסניא- </w:t>
      </w:r>
      <w:r w:rsidRPr="000528DA">
        <w:rPr>
          <w:rStyle w:val="ad"/>
          <w:rFonts w:hint="cs"/>
          <w:rtl/>
        </w:rPr>
        <w:t>ויאמר שאול אל הקיני</w:t>
      </w:r>
      <w:r w:rsidRPr="000528DA">
        <w:rPr>
          <w:rFonts w:hint="cs"/>
          <w:rtl/>
        </w:rPr>
        <w:t>- ק</w:t>
      </w:r>
      <w:r w:rsidRPr="000528DA">
        <w:rPr>
          <w:rtl/>
        </w:rPr>
        <w:t>"</w:t>
      </w:r>
      <w:r w:rsidRPr="000528DA">
        <w:rPr>
          <w:rFonts w:hint="cs"/>
          <w:rtl/>
        </w:rPr>
        <w:t>ו מיתרו שהמארח ת</w:t>
      </w:r>
      <w:r w:rsidRPr="000528DA">
        <w:rPr>
          <w:rtl/>
        </w:rPr>
        <w:t>"</w:t>
      </w:r>
      <w:r w:rsidRPr="000528DA">
        <w:rPr>
          <w:rFonts w:hint="cs"/>
          <w:rtl/>
        </w:rPr>
        <w:t xml:space="preserve">ח בתוך ביתו וכו', </w:t>
      </w:r>
    </w:p>
    <w:p w14:paraId="2DFC34E7" w14:textId="6023E65D" w:rsidR="00A24328" w:rsidRDefault="000B38D1" w:rsidP="009A59D1">
      <w:pPr>
        <w:pStyle w:val="38"/>
        <w:framePr w:wrap="notBeside"/>
        <w:rPr>
          <w:rtl/>
        </w:rPr>
      </w:pPr>
      <w:r w:rsidRPr="00660D7A">
        <w:rPr>
          <w:rFonts w:hint="cs"/>
          <w:rtl/>
        </w:rPr>
        <w:t>ר</w:t>
      </w:r>
      <w:r w:rsidRPr="00660D7A">
        <w:rPr>
          <w:rtl/>
        </w:rPr>
        <w:t>"</w:t>
      </w:r>
      <w:r w:rsidRPr="00660D7A">
        <w:rPr>
          <w:rFonts w:hint="cs"/>
          <w:rtl/>
        </w:rPr>
        <w:t>י</w:t>
      </w:r>
      <w:r w:rsidR="00F95182">
        <w:rPr>
          <w:rFonts w:hint="cs"/>
          <w:rtl/>
        </w:rPr>
        <w:t>-</w:t>
      </w:r>
    </w:p>
    <w:p w14:paraId="36913DCE" w14:textId="5DA21493" w:rsidR="000B38D1" w:rsidRPr="000528DA" w:rsidRDefault="000B38D1" w:rsidP="000528DA">
      <w:pPr>
        <w:rPr>
          <w:rtl/>
        </w:rPr>
      </w:pPr>
      <w:r w:rsidRPr="000528DA">
        <w:rPr>
          <w:rStyle w:val="ad"/>
          <w:rFonts w:hint="cs"/>
          <w:rtl/>
        </w:rPr>
        <w:t>לא תתעב</w:t>
      </w:r>
      <w:r w:rsidRPr="000528DA">
        <w:rPr>
          <w:rFonts w:hint="cs"/>
          <w:rtl/>
        </w:rPr>
        <w:t xml:space="preserve"> ומה מצרים שקרבו לצורך עצמן, כ</w:t>
      </w:r>
      <w:r w:rsidRPr="000528DA">
        <w:rPr>
          <w:rtl/>
        </w:rPr>
        <w:t>"</w:t>
      </w:r>
      <w:r w:rsidRPr="000528DA">
        <w:rPr>
          <w:rFonts w:hint="cs"/>
          <w:rtl/>
        </w:rPr>
        <w:t>ש מארח ת</w:t>
      </w:r>
      <w:r w:rsidRPr="000528DA">
        <w:rPr>
          <w:rtl/>
        </w:rPr>
        <w:t>"</w:t>
      </w:r>
      <w:r w:rsidRPr="000528DA">
        <w:rPr>
          <w:rFonts w:hint="cs"/>
          <w:rtl/>
        </w:rPr>
        <w:t xml:space="preserve">ח בבביתו, </w:t>
      </w:r>
    </w:p>
    <w:p w14:paraId="7CFCC92C" w14:textId="77777777" w:rsidR="000B38D1" w:rsidRPr="00E67E98" w:rsidRDefault="000B38D1" w:rsidP="00E67E98">
      <w:pPr>
        <w:pStyle w:val="afffff5"/>
        <w:spacing w:before="0" w:after="60"/>
        <w:rPr>
          <w:rtl/>
        </w:rPr>
      </w:pPr>
      <w:r w:rsidRPr="000528DA">
        <w:rPr>
          <w:rStyle w:val="ad"/>
          <w:rFonts w:hint="cs"/>
          <w:rtl/>
        </w:rPr>
        <w:t>ויברך ה'</w:t>
      </w:r>
      <w:r w:rsidRPr="00FE3D07">
        <w:rPr>
          <w:rFonts w:hint="cs"/>
          <w:rtl/>
        </w:rPr>
        <w:t xml:space="preserve"> מה ארון שלא אכל ושתה אלא כבד ורבץ לפני ת</w:t>
      </w:r>
      <w:r w:rsidRPr="00FE3D07">
        <w:rPr>
          <w:rtl/>
        </w:rPr>
        <w:t>"</w:t>
      </w:r>
      <w:r w:rsidRPr="00FE3D07">
        <w:rPr>
          <w:rFonts w:hint="cs"/>
          <w:rtl/>
        </w:rPr>
        <w:t>ח מארח ת</w:t>
      </w:r>
      <w:r w:rsidRPr="00FE3D07">
        <w:rPr>
          <w:rtl/>
        </w:rPr>
        <w:t>"</w:t>
      </w:r>
      <w:r w:rsidRPr="00FE3D07">
        <w:rPr>
          <w:rFonts w:hint="cs"/>
          <w:rtl/>
        </w:rPr>
        <w:t xml:space="preserve">ח ומאכילו ומשקהו ומהנהו מנכסיו, </w:t>
      </w:r>
      <w:r w:rsidR="002709B7" w:rsidRPr="00A10336">
        <w:rPr>
          <w:rStyle w:val="30"/>
          <w:rFonts w:hint="cs"/>
          <w:rtl/>
        </w:rPr>
        <w:t>ברכה שברכו</w:t>
      </w:r>
      <w:r w:rsidRPr="00A10336">
        <w:rPr>
          <w:rStyle w:val="30"/>
          <w:rFonts w:hint="cs"/>
          <w:rtl/>
        </w:rPr>
        <w:t xml:space="preserve"> </w:t>
      </w:r>
      <w:r w:rsidRPr="00F95182">
        <w:rPr>
          <w:rFonts w:hint="cs"/>
          <w:rtl/>
        </w:rPr>
        <w:t xml:space="preserve">זו </w:t>
      </w:r>
      <w:r w:rsidRPr="00E67E98">
        <w:rPr>
          <w:rFonts w:hint="cs"/>
          <w:rtl/>
        </w:rPr>
        <w:t xml:space="preserve">חמות ושמונה כלותיה שילדו ששה בכרס אחת, </w:t>
      </w:r>
    </w:p>
    <w:p w14:paraId="08BE85D0" w14:textId="77777777" w:rsidR="00A24EC9" w:rsidRPr="00E34F28" w:rsidRDefault="000B38D1" w:rsidP="00EC0DC4">
      <w:pPr>
        <w:pStyle w:val="af2"/>
        <w:framePr w:wrap="around"/>
        <w:rPr>
          <w:rtl/>
        </w:rPr>
      </w:pPr>
      <w:r w:rsidRPr="00FE3D07">
        <w:rPr>
          <w:rFonts w:hint="cs"/>
          <w:rtl/>
        </w:rPr>
        <w:t>סד.</w:t>
      </w:r>
    </w:p>
    <w:p w14:paraId="1F0B03B4" w14:textId="5892D38F" w:rsidR="00A24328" w:rsidRDefault="002709B7" w:rsidP="009A59D1">
      <w:pPr>
        <w:pStyle w:val="38"/>
        <w:framePr w:wrap="notBeside"/>
        <w:rPr>
          <w:rtl/>
        </w:rPr>
      </w:pPr>
      <w:r w:rsidRPr="00660D7A">
        <w:rPr>
          <w:rFonts w:hint="cs"/>
          <w:rtl/>
        </w:rPr>
        <w:t>ר"א</w:t>
      </w:r>
      <w:r w:rsidR="009B14FE">
        <w:rPr>
          <w:rFonts w:hint="cs"/>
          <w:rtl/>
        </w:rPr>
        <w:t>:</w:t>
      </w:r>
    </w:p>
    <w:p w14:paraId="1020348A" w14:textId="3F86522B" w:rsidR="007351A5" w:rsidRPr="00E34F28" w:rsidRDefault="00A24EC9" w:rsidP="00E67E98">
      <w:pPr>
        <w:pStyle w:val="afffff5"/>
        <w:spacing w:before="0" w:after="60"/>
        <w:rPr>
          <w:rtl/>
        </w:rPr>
      </w:pPr>
      <w:bookmarkStart w:id="2243" w:name="_Toc193636670"/>
      <w:bookmarkStart w:id="2244" w:name="_Toc216185268"/>
      <w:r w:rsidRPr="00A10336">
        <w:rPr>
          <w:rStyle w:val="30"/>
          <w:rFonts w:hint="cs"/>
          <w:rtl/>
        </w:rPr>
        <w:t>ה</w:t>
      </w:r>
      <w:r w:rsidR="000B38D1" w:rsidRPr="00A10336">
        <w:rPr>
          <w:rStyle w:val="30"/>
          <w:rFonts w:hint="cs"/>
          <w:rtl/>
        </w:rPr>
        <w:t>דוחק השעה</w:t>
      </w:r>
      <w:bookmarkEnd w:id="2243"/>
      <w:bookmarkEnd w:id="2244"/>
      <w:r w:rsidR="00E67E98">
        <w:rPr>
          <w:rFonts w:hint="cs"/>
          <w:rtl/>
        </w:rPr>
        <w:t xml:space="preserve"> </w:t>
      </w:r>
      <w:r w:rsidR="000B38D1" w:rsidRPr="00FE3D07">
        <w:rPr>
          <w:rFonts w:hint="cs"/>
          <w:rtl/>
        </w:rPr>
        <w:t xml:space="preserve">שעה דוחקתו, </w:t>
      </w:r>
      <w:r w:rsidR="000B38D1" w:rsidRPr="00A10336">
        <w:rPr>
          <w:rStyle w:val="30"/>
          <w:rFonts w:hint="cs"/>
          <w:rtl/>
        </w:rPr>
        <w:t>נד</w:t>
      </w:r>
      <w:r w:rsidR="002709B7" w:rsidRPr="00A10336">
        <w:rPr>
          <w:rStyle w:val="30"/>
          <w:rFonts w:hint="cs"/>
          <w:rtl/>
        </w:rPr>
        <w:t>ח</w:t>
      </w:r>
      <w:r w:rsidR="000B38D1" w:rsidRPr="00A10336">
        <w:rPr>
          <w:rStyle w:val="30"/>
          <w:rFonts w:hint="cs"/>
          <w:rtl/>
        </w:rPr>
        <w:t>ה משעה</w:t>
      </w:r>
      <w:r w:rsidR="000B38D1" w:rsidRPr="00FE3D07">
        <w:rPr>
          <w:rFonts w:hint="cs"/>
          <w:rtl/>
        </w:rPr>
        <w:t xml:space="preserve"> </w:t>
      </w:r>
      <w:r w:rsidR="000B38D1" w:rsidRPr="00FE3D07">
        <w:rPr>
          <w:rtl/>
        </w:rPr>
        <w:t>–</w:t>
      </w:r>
      <w:r w:rsidR="000B38D1" w:rsidRPr="00FE3D07">
        <w:rPr>
          <w:rFonts w:hint="cs"/>
          <w:rtl/>
        </w:rPr>
        <w:t xml:space="preserve"> שעה נדחת מפניו</w:t>
      </w:r>
      <w:r w:rsidR="002709B7">
        <w:rPr>
          <w:rFonts w:hint="cs"/>
          <w:rtl/>
        </w:rPr>
        <w:t>.</w:t>
      </w:r>
    </w:p>
    <w:p w14:paraId="002415A1" w14:textId="77777777" w:rsidR="00A24328" w:rsidRDefault="000B38D1" w:rsidP="009A59D1">
      <w:pPr>
        <w:pStyle w:val="38"/>
        <w:framePr w:wrap="notBeside"/>
        <w:rPr>
          <w:rtl/>
        </w:rPr>
      </w:pPr>
      <w:r w:rsidRPr="00660D7A">
        <w:rPr>
          <w:rFonts w:hint="cs"/>
          <w:rtl/>
        </w:rPr>
        <w:t>מרבה</w:t>
      </w:r>
      <w:r w:rsidR="00A24328">
        <w:rPr>
          <w:rtl/>
        </w:rPr>
        <w:t>:</w:t>
      </w:r>
    </w:p>
    <w:p w14:paraId="4B26E37E" w14:textId="74F5434F" w:rsidR="00E67E98" w:rsidRDefault="000B38D1" w:rsidP="00E67E98">
      <w:pPr>
        <w:pStyle w:val="afffff5"/>
        <w:spacing w:before="0"/>
        <w:rPr>
          <w:rtl/>
        </w:rPr>
      </w:pPr>
      <w:r w:rsidRPr="00FE3D07">
        <w:rPr>
          <w:rFonts w:hint="cs"/>
          <w:rtl/>
        </w:rPr>
        <w:t xml:space="preserve">דעוקר הרים, </w:t>
      </w:r>
      <w:r w:rsidRPr="00E34F28">
        <w:rPr>
          <w:rStyle w:val="afffff9"/>
          <w:rFonts w:hint="cs"/>
          <w:rtl/>
        </w:rPr>
        <w:t xml:space="preserve">ורב יוסף </w:t>
      </w:r>
      <w:r w:rsidRPr="00FE3D07">
        <w:rPr>
          <w:rFonts w:hint="cs"/>
          <w:rtl/>
        </w:rPr>
        <w:t xml:space="preserve">סיני, </w:t>
      </w:r>
      <w:r w:rsidRPr="00A10336">
        <w:rPr>
          <w:rStyle w:val="30"/>
          <w:rFonts w:hint="cs"/>
          <w:rtl/>
        </w:rPr>
        <w:t>וכששאלו איזה עדיף</w:t>
      </w:r>
      <w:r w:rsidRPr="00FE3D07">
        <w:rPr>
          <w:rFonts w:hint="cs"/>
          <w:rtl/>
        </w:rPr>
        <w:t xml:space="preserve"> ושלחו לא</w:t>
      </w:r>
      <w:r w:rsidRPr="00FE3D07">
        <w:rPr>
          <w:rtl/>
        </w:rPr>
        <w:t>"</w:t>
      </w:r>
      <w:r w:rsidRPr="00FE3D07">
        <w:rPr>
          <w:rFonts w:hint="cs"/>
          <w:rtl/>
        </w:rPr>
        <w:t xml:space="preserve">י </w:t>
      </w:r>
    </w:p>
    <w:p w14:paraId="595DFD8A" w14:textId="5A40843A" w:rsidR="00A24328" w:rsidRDefault="000B38D1" w:rsidP="009A59D1">
      <w:pPr>
        <w:pStyle w:val="38"/>
        <w:framePr w:wrap="notBeside"/>
        <w:rPr>
          <w:rtl/>
        </w:rPr>
      </w:pPr>
      <w:r w:rsidRPr="00660D7A">
        <w:rPr>
          <w:rFonts w:hint="cs"/>
          <w:rtl/>
        </w:rPr>
        <w:t>וענום</w:t>
      </w:r>
      <w:r w:rsidR="009B14FE">
        <w:rPr>
          <w:rFonts w:hint="cs"/>
          <w:rtl/>
        </w:rPr>
        <w:t>:</w:t>
      </w:r>
    </w:p>
    <w:p w14:paraId="51739997" w14:textId="035E7292" w:rsidR="00E67E98" w:rsidRPr="00E67E98" w:rsidRDefault="000B38D1" w:rsidP="00E67E98">
      <w:pPr>
        <w:pStyle w:val="afffff5"/>
        <w:spacing w:before="0"/>
        <w:rPr>
          <w:rtl/>
        </w:rPr>
      </w:pPr>
      <w:r w:rsidRPr="00E67E98">
        <w:rPr>
          <w:rFonts w:hint="cs"/>
          <w:rtl/>
        </w:rPr>
        <w:t xml:space="preserve">סיני קודם שהכל צריכין למרי חיטי, </w:t>
      </w:r>
    </w:p>
    <w:p w14:paraId="64C55E88" w14:textId="588A6C8F" w:rsidR="00E67E98" w:rsidRDefault="000B38D1" w:rsidP="00E67E98">
      <w:pPr>
        <w:pStyle w:val="afffff5"/>
        <w:spacing w:before="0"/>
        <w:rPr>
          <w:rtl/>
        </w:rPr>
      </w:pPr>
      <w:r w:rsidRPr="00FE3D07">
        <w:rPr>
          <w:rFonts w:hint="cs"/>
          <w:rtl/>
        </w:rPr>
        <w:t>ואעפ</w:t>
      </w:r>
      <w:r w:rsidRPr="00FE3D07">
        <w:rPr>
          <w:rtl/>
        </w:rPr>
        <w:t>"</w:t>
      </w:r>
      <w:r w:rsidRPr="00FE3D07">
        <w:rPr>
          <w:rFonts w:hint="cs"/>
          <w:rtl/>
        </w:rPr>
        <w:t xml:space="preserve">כ לא קבל עליו </w:t>
      </w:r>
      <w:r w:rsidRPr="00E34F28">
        <w:rPr>
          <w:rStyle w:val="afffff9"/>
          <w:rFonts w:hint="cs"/>
          <w:rtl/>
        </w:rPr>
        <w:t>רב יוסף</w:t>
      </w:r>
      <w:r w:rsidRPr="00FE3D07">
        <w:rPr>
          <w:rFonts w:hint="cs"/>
          <w:rtl/>
        </w:rPr>
        <w:t xml:space="preserve"> שאמרו לו שימלוך ב' שנים וימות, </w:t>
      </w:r>
    </w:p>
    <w:p w14:paraId="3E776D48" w14:textId="40D920A0" w:rsidR="00E67E98" w:rsidRDefault="000B38D1" w:rsidP="00E67E98">
      <w:pPr>
        <w:pStyle w:val="afffff5"/>
        <w:spacing w:before="0"/>
        <w:rPr>
          <w:rtl/>
        </w:rPr>
      </w:pPr>
      <w:r w:rsidRPr="00FE3D07">
        <w:rPr>
          <w:rFonts w:hint="cs"/>
          <w:rtl/>
        </w:rPr>
        <w:t xml:space="preserve">ולכן מלך </w:t>
      </w:r>
      <w:r w:rsidRPr="00E34F28">
        <w:rPr>
          <w:rStyle w:val="afffff9"/>
          <w:rFonts w:hint="cs"/>
          <w:rtl/>
        </w:rPr>
        <w:t>רבה</w:t>
      </w:r>
      <w:r w:rsidRPr="00FE3D07">
        <w:rPr>
          <w:rFonts w:hint="cs"/>
          <w:rtl/>
        </w:rPr>
        <w:t xml:space="preserve"> כ</w:t>
      </w:r>
      <w:r w:rsidRPr="00FE3D07">
        <w:rPr>
          <w:rtl/>
        </w:rPr>
        <w:t>"</w:t>
      </w:r>
      <w:r w:rsidRPr="00FE3D07">
        <w:rPr>
          <w:rFonts w:hint="cs"/>
          <w:rtl/>
        </w:rPr>
        <w:t xml:space="preserve">ב שנה </w:t>
      </w:r>
      <w:r w:rsidRPr="00E34F28">
        <w:rPr>
          <w:rStyle w:val="afffff9"/>
          <w:rFonts w:hint="cs"/>
          <w:rtl/>
        </w:rPr>
        <w:t>ורב יוסף</w:t>
      </w:r>
      <w:r w:rsidRPr="00FE3D07">
        <w:rPr>
          <w:rFonts w:hint="cs"/>
          <w:rtl/>
        </w:rPr>
        <w:t xml:space="preserve"> ב'</w:t>
      </w:r>
      <w:r w:rsidR="00872C1C">
        <w:rPr>
          <w:rFonts w:hint="cs"/>
          <w:rtl/>
        </w:rPr>
        <w:t xml:space="preserve"> שנים ומחצה, </w:t>
      </w:r>
    </w:p>
    <w:p w14:paraId="3E8C398C" w14:textId="4138E35E" w:rsidR="002709B7" w:rsidRPr="00E67E98" w:rsidRDefault="00872C1C" w:rsidP="00E67E98">
      <w:pPr>
        <w:pStyle w:val="afffff5"/>
        <w:spacing w:before="0" w:after="60"/>
        <w:rPr>
          <w:rtl/>
        </w:rPr>
      </w:pPr>
      <w:r w:rsidRPr="00E67E98">
        <w:rPr>
          <w:rFonts w:hint="cs"/>
          <w:rtl/>
        </w:rPr>
        <w:t xml:space="preserve">וכל השנים שמלך רבה </w:t>
      </w:r>
      <w:r w:rsidR="002709B7" w:rsidRPr="00E67E98">
        <w:rPr>
          <w:rFonts w:hint="cs"/>
          <w:rtl/>
        </w:rPr>
        <w:t>לא קרא לביתו אפי' מקיז דם</w:t>
      </w:r>
    </w:p>
    <w:p w14:paraId="4698D32A" w14:textId="6C514061" w:rsidR="00A24328" w:rsidRDefault="002709B7" w:rsidP="009A59D1">
      <w:pPr>
        <w:pStyle w:val="38"/>
        <w:framePr w:wrap="notBeside"/>
        <w:rPr>
          <w:rtl/>
        </w:rPr>
      </w:pPr>
      <w:r w:rsidRPr="00660D7A">
        <w:rPr>
          <w:rFonts w:hint="cs"/>
          <w:rtl/>
        </w:rPr>
        <w:t>ר"א</w:t>
      </w:r>
      <w:r w:rsidR="009B14FE">
        <w:rPr>
          <w:rFonts w:hint="cs"/>
          <w:rtl/>
        </w:rPr>
        <w:t>:</w:t>
      </w:r>
    </w:p>
    <w:p w14:paraId="2488782B" w14:textId="4E5D89C0" w:rsidR="00872C1C" w:rsidRPr="006C4D00" w:rsidRDefault="000B38D1" w:rsidP="00E67E98">
      <w:pPr>
        <w:pStyle w:val="afffff5"/>
        <w:spacing w:before="0" w:after="60"/>
        <w:rPr>
          <w:spacing w:val="-6"/>
          <w:rtl/>
        </w:rPr>
      </w:pPr>
      <w:r w:rsidRPr="006C4D00">
        <w:rPr>
          <w:rStyle w:val="ad"/>
          <w:rFonts w:hint="cs"/>
          <w:spacing w:val="2"/>
          <w:rtl/>
        </w:rPr>
        <w:t>אלהי יעקב</w:t>
      </w:r>
      <w:r w:rsidRPr="006C4D00">
        <w:rPr>
          <w:rFonts w:hint="cs"/>
          <w:spacing w:val="2"/>
          <w:rtl/>
        </w:rPr>
        <w:t xml:space="preserve"> </w:t>
      </w:r>
      <w:r w:rsidRPr="006C4D00">
        <w:rPr>
          <w:rFonts w:hint="cs"/>
          <w:spacing w:val="-6"/>
          <w:rtl/>
        </w:rPr>
        <w:t xml:space="preserve">ולא אברהם ויצחק מכאן לבעל הקורה שיכנס בעביה של קורה </w:t>
      </w:r>
    </w:p>
    <w:p w14:paraId="74A9EAE2" w14:textId="4F66697E" w:rsidR="00A24328" w:rsidRDefault="002709B7" w:rsidP="009A59D1">
      <w:pPr>
        <w:pStyle w:val="38"/>
        <w:framePr w:wrap="notBeside"/>
        <w:rPr>
          <w:rtl/>
        </w:rPr>
      </w:pPr>
      <w:r w:rsidRPr="00660D7A">
        <w:rPr>
          <w:rFonts w:hint="cs"/>
          <w:rtl/>
        </w:rPr>
        <w:t>ר"א</w:t>
      </w:r>
      <w:r w:rsidR="009B14FE">
        <w:rPr>
          <w:rFonts w:hint="cs"/>
          <w:rtl/>
        </w:rPr>
        <w:t>:</w:t>
      </w:r>
    </w:p>
    <w:p w14:paraId="2276C7F7" w14:textId="6FE9BAA3" w:rsidR="00872C1C" w:rsidRPr="00E34F28" w:rsidRDefault="000B38D1" w:rsidP="00E67E98">
      <w:pPr>
        <w:pStyle w:val="afffff5"/>
        <w:spacing w:before="0"/>
        <w:rPr>
          <w:rtl/>
        </w:rPr>
      </w:pPr>
      <w:bookmarkStart w:id="2245" w:name="_Toc193636671"/>
      <w:bookmarkStart w:id="2246" w:name="_Toc216185269"/>
      <w:r w:rsidRPr="00A10336">
        <w:rPr>
          <w:rStyle w:val="30"/>
          <w:rFonts w:hint="cs"/>
          <w:rtl/>
        </w:rPr>
        <w:t>הנהנה מסעודה שת</w:t>
      </w:r>
      <w:r w:rsidRPr="00A10336">
        <w:rPr>
          <w:rStyle w:val="30"/>
          <w:rtl/>
        </w:rPr>
        <w:t>"</w:t>
      </w:r>
      <w:r w:rsidRPr="00A10336">
        <w:rPr>
          <w:rStyle w:val="30"/>
          <w:rFonts w:hint="cs"/>
          <w:rtl/>
        </w:rPr>
        <w:t>ח בתוכה</w:t>
      </w:r>
      <w:bookmarkEnd w:id="2245"/>
      <w:bookmarkEnd w:id="2246"/>
      <w:r w:rsidRPr="00FE3D07">
        <w:rPr>
          <w:rFonts w:hint="cs"/>
          <w:rtl/>
        </w:rPr>
        <w:t xml:space="preserve"> כאילו נהנה מזיו השכינה, </w:t>
      </w:r>
    </w:p>
    <w:p w14:paraId="41E20700" w14:textId="77777777" w:rsidR="00214ABA" w:rsidRPr="000528DA" w:rsidRDefault="000B38D1" w:rsidP="000528DA">
      <w:pPr>
        <w:rPr>
          <w:rtl/>
        </w:rPr>
      </w:pPr>
      <w:bookmarkStart w:id="2247" w:name="_Toc193636672"/>
      <w:bookmarkStart w:id="2248" w:name="_Toc216185270"/>
      <w:r w:rsidRPr="00A10336">
        <w:rPr>
          <w:rStyle w:val="30"/>
          <w:rFonts w:hint="cs"/>
          <w:rtl/>
        </w:rPr>
        <w:t>הנפטר מחבירו</w:t>
      </w:r>
      <w:bookmarkEnd w:id="2247"/>
      <w:bookmarkEnd w:id="2248"/>
      <w:r w:rsidRPr="000528DA">
        <w:rPr>
          <w:rFonts w:hint="cs"/>
          <w:rtl/>
        </w:rPr>
        <w:t xml:space="preserve"> יאמר לו לך לשלום, </w:t>
      </w:r>
      <w:r w:rsidRPr="00A10336">
        <w:rPr>
          <w:rStyle w:val="30"/>
          <w:rFonts w:hint="cs"/>
          <w:rtl/>
        </w:rPr>
        <w:t>נפטר מהמת</w:t>
      </w:r>
      <w:r w:rsidR="00214ABA" w:rsidRPr="000528DA">
        <w:rPr>
          <w:rFonts w:hint="cs"/>
          <w:rtl/>
        </w:rPr>
        <w:t xml:space="preserve"> </w:t>
      </w:r>
      <w:r w:rsidRPr="000528DA">
        <w:rPr>
          <w:rFonts w:hint="cs"/>
          <w:rtl/>
        </w:rPr>
        <w:t xml:space="preserve">לך בשלום. </w:t>
      </w:r>
    </w:p>
    <w:p w14:paraId="173374A7" w14:textId="259EE4DB" w:rsidR="00D62FA4" w:rsidRPr="000528DA" w:rsidRDefault="000B38D1" w:rsidP="000528DA">
      <w:pPr>
        <w:rPr>
          <w:rtl/>
        </w:rPr>
      </w:pPr>
      <w:bookmarkStart w:id="2249" w:name="_Toc193636673"/>
      <w:bookmarkStart w:id="2250" w:name="_Toc216185271"/>
      <w:r w:rsidRPr="006C4D00">
        <w:rPr>
          <w:rStyle w:val="30"/>
          <w:rFonts w:hint="cs"/>
          <w:spacing w:val="-2"/>
          <w:rtl/>
        </w:rPr>
        <w:t>יוצא מביהכנ</w:t>
      </w:r>
      <w:r w:rsidRPr="006C4D00">
        <w:rPr>
          <w:rStyle w:val="30"/>
          <w:spacing w:val="-2"/>
          <w:rtl/>
        </w:rPr>
        <w:t>"</w:t>
      </w:r>
      <w:r w:rsidRPr="006C4D00">
        <w:rPr>
          <w:rStyle w:val="30"/>
          <w:rFonts w:hint="cs"/>
          <w:spacing w:val="-2"/>
          <w:rtl/>
        </w:rPr>
        <w:t>ס</w:t>
      </w:r>
      <w:bookmarkEnd w:id="2249"/>
      <w:bookmarkEnd w:id="2250"/>
      <w:r w:rsidRPr="006C4D00">
        <w:rPr>
          <w:rFonts w:hint="cs"/>
          <w:spacing w:val="-2"/>
          <w:rtl/>
        </w:rPr>
        <w:t xml:space="preserve"> ונכנס לביהמ</w:t>
      </w:r>
      <w:r w:rsidRPr="006C4D00">
        <w:rPr>
          <w:spacing w:val="-2"/>
          <w:rtl/>
        </w:rPr>
        <w:t>"</w:t>
      </w:r>
      <w:r w:rsidRPr="006C4D00">
        <w:rPr>
          <w:rFonts w:hint="cs"/>
          <w:spacing w:val="-2"/>
          <w:rtl/>
        </w:rPr>
        <w:t>ד ועוסק בתורה זוכה ומקבל פני שכינה</w:t>
      </w:r>
      <w:r w:rsidRPr="000528DA">
        <w:rPr>
          <w:rFonts w:hint="cs"/>
          <w:rtl/>
        </w:rPr>
        <w:t xml:space="preserve"> </w:t>
      </w:r>
    </w:p>
    <w:p w14:paraId="30602731" w14:textId="744F64BB" w:rsidR="00A24328" w:rsidRDefault="002709B7" w:rsidP="009A59D1">
      <w:pPr>
        <w:pStyle w:val="38"/>
        <w:framePr w:wrap="notBeside"/>
        <w:rPr>
          <w:rtl/>
        </w:rPr>
      </w:pPr>
      <w:r w:rsidRPr="00660D7A">
        <w:rPr>
          <w:rFonts w:hint="cs"/>
          <w:rtl/>
        </w:rPr>
        <w:t>רב</w:t>
      </w:r>
      <w:r w:rsidR="009B14FE">
        <w:rPr>
          <w:rFonts w:hint="cs"/>
          <w:rtl/>
        </w:rPr>
        <w:t>:</w:t>
      </w:r>
    </w:p>
    <w:p w14:paraId="2C0EE27E" w14:textId="26E81451" w:rsidR="000B38D1" w:rsidRPr="000528DA" w:rsidRDefault="000B38D1" w:rsidP="000528DA">
      <w:pPr>
        <w:rPr>
          <w:rtl/>
        </w:rPr>
      </w:pPr>
      <w:bookmarkStart w:id="2251" w:name="_Toc193636674"/>
      <w:bookmarkStart w:id="2252" w:name="_Toc216185272"/>
      <w:r w:rsidRPr="00A10336">
        <w:rPr>
          <w:rStyle w:val="30"/>
          <w:rFonts w:hint="cs"/>
          <w:rtl/>
        </w:rPr>
        <w:t>ת</w:t>
      </w:r>
      <w:r w:rsidRPr="00A10336">
        <w:rPr>
          <w:rStyle w:val="30"/>
          <w:rtl/>
        </w:rPr>
        <w:t>"</w:t>
      </w:r>
      <w:r w:rsidRPr="00A10336">
        <w:rPr>
          <w:rStyle w:val="30"/>
          <w:rFonts w:hint="cs"/>
          <w:rtl/>
        </w:rPr>
        <w:t>ח</w:t>
      </w:r>
      <w:bookmarkEnd w:id="2251"/>
      <w:bookmarkEnd w:id="2252"/>
      <w:r w:rsidRPr="00A10336">
        <w:rPr>
          <w:rStyle w:val="30"/>
          <w:rFonts w:hint="cs"/>
          <w:rtl/>
        </w:rPr>
        <w:t xml:space="preserve"> </w:t>
      </w:r>
      <w:r w:rsidRPr="000528DA">
        <w:rPr>
          <w:rFonts w:hint="cs"/>
          <w:rtl/>
        </w:rPr>
        <w:t>אין להם מנוחה בעוה</w:t>
      </w:r>
      <w:r w:rsidRPr="000528DA">
        <w:rPr>
          <w:rtl/>
        </w:rPr>
        <w:t>"</w:t>
      </w:r>
      <w:r w:rsidRPr="000528DA">
        <w:rPr>
          <w:rFonts w:hint="cs"/>
          <w:rtl/>
        </w:rPr>
        <w:t>ז ובעוה</w:t>
      </w:r>
      <w:r w:rsidRPr="000528DA">
        <w:rPr>
          <w:rtl/>
        </w:rPr>
        <w:t>"</w:t>
      </w:r>
      <w:r w:rsidRPr="000528DA">
        <w:rPr>
          <w:rFonts w:hint="cs"/>
          <w:rtl/>
        </w:rPr>
        <w:t xml:space="preserve">ב, ומרבים שלום בעולם. </w:t>
      </w:r>
    </w:p>
    <w:p w14:paraId="2D231E3F" w14:textId="77777777" w:rsidR="00660D7A" w:rsidRDefault="00660D7A" w:rsidP="00DC729B">
      <w:pPr>
        <w:pStyle w:val="afffffc"/>
        <w:rPr>
          <w:rtl/>
        </w:rPr>
        <w:sectPr w:rsidR="00660D7A" w:rsidSect="00F95182">
          <w:type w:val="continuous"/>
          <w:pgSz w:w="5103" w:h="7371" w:code="221"/>
          <w:pgMar w:top="284" w:right="851" w:bottom="340" w:left="567" w:header="170" w:footer="170" w:gutter="0"/>
          <w:cols w:space="1134"/>
          <w:bidi/>
          <w:rtlGutter/>
          <w:docGrid w:linePitch="360"/>
        </w:sectPr>
      </w:pPr>
    </w:p>
    <w:p w14:paraId="0D3E603E" w14:textId="77777777" w:rsidR="00845FF6" w:rsidRPr="00660D7A" w:rsidRDefault="00D62FA4" w:rsidP="00DC729B">
      <w:pPr>
        <w:pStyle w:val="Hadran"/>
        <w:pPrChange w:id="91047" w:author="Claude" w:date="2026-10-08T08:34:46Z">
          <w:pPr>
            <w:pStyle w:val="afffffc"/>
          </w:pPr>
        </w:pPrChange>
      </w:pPr>
      <w:bookmarkStart w:id="2253" w:name="_Toc193636675"/>
      <w:bookmarkStart w:id="2254" w:name="_Toc216185273"/>
      <w:r w:rsidRPr="00660D7A">
        <w:rPr>
          <w:rFonts w:hint="cs"/>
          <w:rtl/>
        </w:rPr>
        <w:t>הדרן עלך הרואה</w:t>
      </w:r>
      <w:r w:rsidR="00E67E98" w:rsidRPr="00660D7A">
        <w:rPr>
          <w:rFonts w:hint="cs"/>
          <w:rtl/>
        </w:rPr>
        <w:t xml:space="preserve">  </w:t>
      </w:r>
      <w:r w:rsidRPr="00660D7A">
        <w:rPr>
          <w:rFonts w:hint="cs"/>
          <w:rtl/>
        </w:rPr>
        <w:t>וסליקא לך מסכת ברכות</w:t>
      </w:r>
      <w:bookmarkEnd w:id="2253"/>
      <w:bookmarkEnd w:id="2254"/>
    </w:p>
    <w:p w14:paraId="374C2AE2" w14:textId="2C9A7CB5" w:rsidR="006A4E3D" w:rsidRDefault="006A4E3D">
      <w:pPr>
        <w:bidi w:val="0"/>
        <w:spacing w:after="160" w:line="259" w:lineRule="auto"/>
        <w:jc w:val="left"/>
        <w:rPr>
          <w:rtl/>
        </w:rPr>
      </w:pPr>
      <w:r>
        <w:rPr>
          <w:rtl/>
        </w:rPr>
        <w:br w:type="page"/>
      </w:r>
    </w:p>
    <w:p w14:paraId="3DAEE3CD" w14:textId="06D762D3" w:rsidR="006A4E3D" w:rsidRDefault="006A4E3D">
      <w:pPr>
        <w:bidi w:val="0"/>
        <w:spacing w:after="160" w:line="259" w:lineRule="auto"/>
        <w:jc w:val="left"/>
        <w:rPr>
          <w:rtl/>
        </w:rPr>
      </w:pPr>
      <w:r>
        <w:rPr>
          <w:rtl/>
        </w:rPr>
        <w:lastRenderedPageBreak/>
        <w:br w:type="page"/>
      </w:r>
    </w:p>
    <w:p w14:paraId="0FF6E922" w14:textId="77777777" w:rsidR="00660D7A" w:rsidRDefault="00660D7A" w:rsidP="000528DA">
      <w:pPr>
        <w:rPr>
          <w:rtl/>
        </w:rPr>
        <w:sectPr w:rsidR="00660D7A" w:rsidSect="00F95182">
          <w:type w:val="continuous"/>
          <w:pgSz w:w="5103" w:h="7371" w:code="221"/>
          <w:pgMar w:top="284" w:right="851" w:bottom="340" w:left="567" w:header="170" w:footer="170" w:gutter="0"/>
          <w:cols w:space="1134"/>
          <w:bidi/>
          <w:rtlGutter/>
          <w:docGrid w:linePitch="360"/>
        </w:sectPr>
      </w:pPr>
    </w:p>
    <w:p w14:paraId="4373A4D7" w14:textId="7C3DFD41"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lastRenderedPageBreak/>
        <w:t>שמע</w:t>
      </w:r>
      <w:r>
        <w:rPr>
          <w:noProof/>
          <w:rtl/>
        </w:rPr>
        <w:t xml:space="preserve"> </w:t>
      </w:r>
      <w:r>
        <w:rPr>
          <w:rFonts w:hint="eastAsia"/>
          <w:noProof/>
          <w:rtl/>
        </w:rPr>
        <w:t>בערבית</w:t>
      </w:r>
    </w:p>
    <w:p w14:paraId="4687B2A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פתח</w:t>
      </w:r>
      <w:r>
        <w:rPr>
          <w:rtl/>
        </w:rPr>
        <w:t xml:space="preserve"> </w:t>
      </w:r>
      <w:r>
        <w:rPr>
          <w:rFonts w:hint="eastAsia"/>
          <w:rtl/>
        </w:rPr>
        <w:t>בערבית</w:t>
      </w:r>
    </w:p>
    <w:p w14:paraId="5EDEB099"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משעה</w:t>
      </w:r>
      <w:r>
        <w:rPr>
          <w:noProof/>
          <w:rtl/>
        </w:rPr>
        <w:t xml:space="preserve"> </w:t>
      </w:r>
      <w:r>
        <w:rPr>
          <w:rFonts w:hint="eastAsia"/>
          <w:noProof/>
          <w:rtl/>
        </w:rPr>
        <w:t>שהכהנים</w:t>
      </w:r>
      <w:r>
        <w:rPr>
          <w:noProof/>
          <w:rtl/>
        </w:rPr>
        <w:t xml:space="preserve"> </w:t>
      </w:r>
      <w:r>
        <w:rPr>
          <w:rFonts w:hint="eastAsia"/>
          <w:noProof/>
          <w:rtl/>
        </w:rPr>
        <w:t>נכנסים</w:t>
      </w:r>
    </w:p>
    <w:p w14:paraId="2029D34C"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משעה</w:t>
      </w:r>
      <w:r>
        <w:rPr>
          <w:noProof/>
          <w:rtl/>
        </w:rPr>
        <w:t xml:space="preserve"> </w:t>
      </w:r>
      <w:r>
        <w:rPr>
          <w:rFonts w:hint="eastAsia"/>
          <w:noProof/>
          <w:rtl/>
        </w:rPr>
        <w:t>שהכהנים</w:t>
      </w:r>
      <w:r>
        <w:rPr>
          <w:noProof/>
          <w:rtl/>
        </w:rPr>
        <w:t xml:space="preserve"> </w:t>
      </w:r>
      <w:r>
        <w:rPr>
          <w:rFonts w:hint="eastAsia"/>
          <w:noProof/>
          <w:rtl/>
        </w:rPr>
        <w:t>נכנסין</w:t>
      </w:r>
    </w:p>
    <w:p w14:paraId="7F9BCBC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רישא</w:t>
      </w:r>
    </w:p>
    <w:p w14:paraId="16E62C0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סימן</w:t>
      </w:r>
      <w:r>
        <w:rPr>
          <w:noProof/>
          <w:rtl/>
        </w:rPr>
        <w:t xml:space="preserve"> </w:t>
      </w:r>
      <w:r>
        <w:rPr>
          <w:rFonts w:hint="eastAsia"/>
          <w:noProof/>
          <w:rtl/>
        </w:rPr>
        <w:t>לדבר</w:t>
      </w:r>
    </w:p>
    <w:p w14:paraId="1732BC3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זכר</w:t>
      </w:r>
      <w:r>
        <w:rPr>
          <w:noProof/>
          <w:rtl/>
        </w:rPr>
        <w:t xml:space="preserve"> </w:t>
      </w:r>
      <w:r>
        <w:rPr>
          <w:rFonts w:hint="eastAsia"/>
          <w:noProof/>
          <w:rtl/>
        </w:rPr>
        <w:t>לדבר</w:t>
      </w:r>
    </w:p>
    <w:p w14:paraId="106B570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ר</w:t>
      </w:r>
      <w:r>
        <w:rPr>
          <w:rtl/>
        </w:rPr>
        <w:t>"</w:t>
      </w:r>
      <w:r>
        <w:rPr>
          <w:rFonts w:hint="eastAsia"/>
          <w:rtl/>
        </w:rPr>
        <w:t>י</w:t>
      </w:r>
      <w:r>
        <w:rPr>
          <w:rtl/>
        </w:rPr>
        <w:t xml:space="preserve">: </w:t>
      </w:r>
      <w:r>
        <w:rPr>
          <w:rFonts w:hint="eastAsia"/>
          <w:rtl/>
        </w:rPr>
        <w:t>והלא</w:t>
      </w:r>
      <w:r>
        <w:rPr>
          <w:rtl/>
        </w:rPr>
        <w:t xml:space="preserve"> </w:t>
      </w:r>
      <w:r>
        <w:rPr>
          <w:rFonts w:hint="eastAsia"/>
          <w:rtl/>
        </w:rPr>
        <w:t>כהנים</w:t>
      </w:r>
      <w:r>
        <w:rPr>
          <w:rtl/>
        </w:rPr>
        <w:t xml:space="preserve"> </w:t>
      </w:r>
      <w:r>
        <w:rPr>
          <w:rFonts w:hint="eastAsia"/>
          <w:rtl/>
        </w:rPr>
        <w:t>מבע</w:t>
      </w:r>
      <w:r>
        <w:rPr>
          <w:rtl/>
        </w:rPr>
        <w:t>"</w:t>
      </w:r>
      <w:r>
        <w:rPr>
          <w:rFonts w:hint="eastAsia"/>
          <w:rtl/>
        </w:rPr>
        <w:t>י</w:t>
      </w:r>
      <w:r>
        <w:rPr>
          <w:rtl/>
        </w:rPr>
        <w:t xml:space="preserve"> </w:t>
      </w:r>
      <w:r>
        <w:rPr>
          <w:rFonts w:hint="eastAsia"/>
          <w:rtl/>
        </w:rPr>
        <w:t>טובלים</w:t>
      </w:r>
      <w:r>
        <w:rPr>
          <w:rtl/>
        </w:rPr>
        <w:t>.</w:t>
      </w:r>
    </w:p>
    <w:p w14:paraId="00F5B71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ג</w:t>
      </w:r>
      <w:r>
        <w:rPr>
          <w:rtl/>
        </w:rPr>
        <w:t xml:space="preserve">' </w:t>
      </w:r>
      <w:r>
        <w:rPr>
          <w:rFonts w:hint="eastAsia"/>
          <w:rtl/>
        </w:rPr>
        <w:t>משמרות</w:t>
      </w:r>
      <w:r>
        <w:rPr>
          <w:rtl/>
        </w:rPr>
        <w:t xml:space="preserve"> </w:t>
      </w:r>
      <w:r>
        <w:rPr>
          <w:rFonts w:hint="eastAsia"/>
          <w:rtl/>
        </w:rPr>
        <w:t>בלילה</w:t>
      </w:r>
      <w:r>
        <w:rPr>
          <w:rtl/>
        </w:rPr>
        <w:t xml:space="preserve"> </w:t>
      </w:r>
      <w:r>
        <w:rPr>
          <w:rFonts w:hint="eastAsia"/>
          <w:rtl/>
        </w:rPr>
        <w:t>והקב</w:t>
      </w:r>
      <w:r>
        <w:rPr>
          <w:rtl/>
        </w:rPr>
        <w:t>"</w:t>
      </w:r>
      <w:r>
        <w:rPr>
          <w:rFonts w:hint="eastAsia"/>
          <w:rtl/>
        </w:rPr>
        <w:t>ה</w:t>
      </w:r>
      <w:r>
        <w:rPr>
          <w:rtl/>
        </w:rPr>
        <w:t xml:space="preserve"> </w:t>
      </w:r>
      <w:r>
        <w:rPr>
          <w:rFonts w:hint="eastAsia"/>
          <w:rtl/>
        </w:rPr>
        <w:t>שואג</w:t>
      </w:r>
      <w:r>
        <w:rPr>
          <w:rtl/>
        </w:rPr>
        <w:t xml:space="preserve"> </w:t>
      </w:r>
      <w:r>
        <w:rPr>
          <w:rFonts w:hint="eastAsia"/>
          <w:rtl/>
        </w:rPr>
        <w:t>כארי</w:t>
      </w:r>
    </w:p>
    <w:p w14:paraId="6D7D3B7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חורבה</w:t>
      </w:r>
      <w:r>
        <w:rPr>
          <w:rtl/>
        </w:rPr>
        <w:t xml:space="preserve"> </w:t>
      </w:r>
      <w:r>
        <w:rPr>
          <w:rFonts w:hint="eastAsia"/>
          <w:rtl/>
        </w:rPr>
        <w:t>מחורבות</w:t>
      </w:r>
      <w:r>
        <w:rPr>
          <w:rtl/>
        </w:rPr>
        <w:t xml:space="preserve"> </w:t>
      </w:r>
      <w:r>
        <w:rPr>
          <w:rFonts w:hint="eastAsia"/>
          <w:rtl/>
        </w:rPr>
        <w:t>ירושלים</w:t>
      </w:r>
    </w:p>
    <w:p w14:paraId="785EAC0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למדתי</w:t>
      </w:r>
      <w:r>
        <w:rPr>
          <w:rtl/>
        </w:rPr>
        <w:t xml:space="preserve"> </w:t>
      </w:r>
      <w:r>
        <w:rPr>
          <w:rFonts w:hint="eastAsia"/>
          <w:rtl/>
        </w:rPr>
        <w:t>שלושה</w:t>
      </w:r>
      <w:r>
        <w:rPr>
          <w:rtl/>
        </w:rPr>
        <w:t xml:space="preserve"> </w:t>
      </w:r>
      <w:r>
        <w:rPr>
          <w:rFonts w:hint="eastAsia"/>
          <w:rtl/>
        </w:rPr>
        <w:t>דברים</w:t>
      </w:r>
      <w:r>
        <w:rPr>
          <w:rtl/>
        </w:rPr>
        <w:t>:</w:t>
      </w:r>
    </w:p>
    <w:p w14:paraId="62FA7AA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אין</w:t>
      </w:r>
      <w:r>
        <w:rPr>
          <w:rtl/>
        </w:rPr>
        <w:t xml:space="preserve"> </w:t>
      </w:r>
      <w:r>
        <w:rPr>
          <w:rFonts w:hint="eastAsia"/>
          <w:rtl/>
        </w:rPr>
        <w:t>נכנסין</w:t>
      </w:r>
      <w:r>
        <w:rPr>
          <w:rtl/>
        </w:rPr>
        <w:t xml:space="preserve"> </w:t>
      </w:r>
      <w:r>
        <w:rPr>
          <w:rFonts w:hint="eastAsia"/>
          <w:rtl/>
        </w:rPr>
        <w:t>לחורבה</w:t>
      </w:r>
      <w:r>
        <w:rPr>
          <w:rtl/>
        </w:rPr>
        <w:t xml:space="preserve"> </w:t>
      </w:r>
      <w:r>
        <w:rPr>
          <w:rFonts w:hint="eastAsia"/>
          <w:rtl/>
        </w:rPr>
        <w:t>מפני</w:t>
      </w:r>
      <w:r>
        <w:rPr>
          <w:rtl/>
        </w:rPr>
        <w:t xml:space="preserve"> </w:t>
      </w:r>
      <w:r>
        <w:rPr>
          <w:rFonts w:hint="eastAsia"/>
          <w:rtl/>
        </w:rPr>
        <w:t>שלשה</w:t>
      </w:r>
      <w:r>
        <w:rPr>
          <w:rtl/>
        </w:rPr>
        <w:t xml:space="preserve"> </w:t>
      </w:r>
      <w:r>
        <w:rPr>
          <w:rFonts w:hint="eastAsia"/>
          <w:rtl/>
        </w:rPr>
        <w:t>דברים</w:t>
      </w:r>
    </w:p>
    <w:p w14:paraId="3E40717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חשד</w:t>
      </w:r>
    </w:p>
    <w:p w14:paraId="494D0A4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מזיקין</w:t>
      </w:r>
    </w:p>
    <w:p w14:paraId="2B8FA31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כמה</w:t>
      </w:r>
      <w:r>
        <w:rPr>
          <w:rtl/>
        </w:rPr>
        <w:t xml:space="preserve"> </w:t>
      </w:r>
      <w:r>
        <w:rPr>
          <w:rFonts w:hint="eastAsia"/>
          <w:rtl/>
        </w:rPr>
        <w:t>משמרות</w:t>
      </w:r>
      <w:r>
        <w:rPr>
          <w:rtl/>
        </w:rPr>
        <w:t xml:space="preserve"> </w:t>
      </w:r>
      <w:r>
        <w:rPr>
          <w:rFonts w:hint="eastAsia"/>
          <w:rtl/>
        </w:rPr>
        <w:t>בלילה</w:t>
      </w:r>
    </w:p>
    <w:p w14:paraId="4070F27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ascii="FrankRuehl" w:hAnsi="FrankRuehl" w:cs="BA Vilna Regular" w:hint="eastAsia"/>
          <w:rtl/>
        </w:rPr>
        <w:t>מחד</w:t>
      </w:r>
      <w:r w:rsidRPr="009C2A5E">
        <w:rPr>
          <w:rtl/>
        </w:rPr>
        <w:t xml:space="preserve"> </w:t>
      </w:r>
      <w:r w:rsidRPr="009C2A5E">
        <w:rPr>
          <w:rFonts w:hint="eastAsia"/>
          <w:rtl/>
        </w:rPr>
        <w:t>חצות</w:t>
      </w:r>
      <w:r w:rsidRPr="009C2A5E">
        <w:rPr>
          <w:rtl/>
        </w:rPr>
        <w:t xml:space="preserve"> </w:t>
      </w:r>
      <w:r w:rsidRPr="009C2A5E">
        <w:rPr>
          <w:rFonts w:hint="eastAsia"/>
          <w:rtl/>
        </w:rPr>
        <w:t>לילה</w:t>
      </w:r>
      <w:r w:rsidRPr="009C2A5E">
        <w:rPr>
          <w:rtl/>
        </w:rPr>
        <w:t xml:space="preserve"> </w:t>
      </w:r>
      <w:r w:rsidRPr="009C2A5E">
        <w:rPr>
          <w:rFonts w:hint="eastAsia"/>
          <w:rtl/>
        </w:rPr>
        <w:t>אקום</w:t>
      </w:r>
      <w:r w:rsidRPr="009C2A5E">
        <w:rPr>
          <w:rtl/>
        </w:rPr>
        <w:t xml:space="preserve"> </w:t>
      </w:r>
      <w:r w:rsidRPr="009C2A5E">
        <w:rPr>
          <w:rFonts w:hint="eastAsia"/>
          <w:rtl/>
        </w:rPr>
        <w:t>להודות</w:t>
      </w:r>
      <w:r w:rsidRPr="009C2A5E">
        <w:rPr>
          <w:rtl/>
        </w:rPr>
        <w:t xml:space="preserve"> </w:t>
      </w:r>
      <w:r w:rsidRPr="009C2A5E">
        <w:rPr>
          <w:rFonts w:hint="eastAsia"/>
          <w:rtl/>
        </w:rPr>
        <w:t>לך</w:t>
      </w:r>
      <w:r>
        <w:rPr>
          <w:rtl/>
        </w:rPr>
        <w:t xml:space="preserve"> </w:t>
      </w:r>
      <w:r w:rsidRPr="009C2A5E">
        <w:rPr>
          <w:rFonts w:ascii="FrankRuehl" w:hAnsi="FrankRuehl" w:cs="BA Vilna Regular" w:hint="eastAsia"/>
          <w:rtl/>
        </w:rPr>
        <w:t>ומאידך</w:t>
      </w:r>
      <w:r>
        <w:rPr>
          <w:rtl/>
        </w:rPr>
        <w:t xml:space="preserve"> </w:t>
      </w:r>
      <w:r w:rsidRPr="009C2A5E">
        <w:rPr>
          <w:rFonts w:hint="eastAsia"/>
          <w:rtl/>
        </w:rPr>
        <w:t>קדמתי</w:t>
      </w:r>
      <w:r w:rsidRPr="009C2A5E">
        <w:rPr>
          <w:rtl/>
        </w:rPr>
        <w:t xml:space="preserve"> </w:t>
      </w:r>
      <w:r w:rsidRPr="009C2A5E">
        <w:rPr>
          <w:rFonts w:hint="eastAsia"/>
          <w:rtl/>
        </w:rPr>
        <w:t>בנשף</w:t>
      </w:r>
      <w:r w:rsidRPr="009C2A5E">
        <w:rPr>
          <w:rtl/>
        </w:rPr>
        <w:t>.</w:t>
      </w:r>
    </w:p>
    <w:p w14:paraId="481286C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משה</w:t>
      </w:r>
      <w:r>
        <w:rPr>
          <w:rtl/>
        </w:rPr>
        <w:t xml:space="preserve"> </w:t>
      </w:r>
      <w:r>
        <w:rPr>
          <w:rFonts w:hint="eastAsia"/>
          <w:rtl/>
        </w:rPr>
        <w:t>אמר</w:t>
      </w:r>
      <w:r>
        <w:rPr>
          <w:rtl/>
        </w:rPr>
        <w:t xml:space="preserve"> </w:t>
      </w:r>
      <w:r w:rsidRPr="009C2A5E">
        <w:rPr>
          <w:rFonts w:hint="eastAsia"/>
          <w:u w:val="single"/>
          <w:rtl/>
        </w:rPr>
        <w:t>כ</w:t>
      </w:r>
      <w:r>
        <w:rPr>
          <w:rFonts w:hint="eastAsia"/>
          <w:rtl/>
        </w:rPr>
        <w:t>חצות</w:t>
      </w:r>
      <w:r>
        <w:rPr>
          <w:rtl/>
        </w:rPr>
        <w:t>,</w:t>
      </w:r>
    </w:p>
    <w:p w14:paraId="09C9B8C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ודוד</w:t>
      </w:r>
      <w:r>
        <w:rPr>
          <w:noProof/>
          <w:rtl/>
        </w:rPr>
        <w:t xml:space="preserve"> </w:t>
      </w:r>
      <w:r>
        <w:rPr>
          <w:rFonts w:hint="eastAsia"/>
          <w:noProof/>
          <w:rtl/>
        </w:rPr>
        <w:t>המלך</w:t>
      </w:r>
    </w:p>
    <w:p w14:paraId="1AC218B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tl/>
        </w:rPr>
        <w:t>'</w:t>
      </w:r>
      <w:r w:rsidRPr="009C2A5E">
        <w:rPr>
          <w:rFonts w:hint="eastAsia"/>
          <w:rtl/>
        </w:rPr>
        <w:t>לדוד</w:t>
      </w:r>
      <w:r w:rsidRPr="009C2A5E">
        <w:rPr>
          <w:rtl/>
        </w:rPr>
        <w:t xml:space="preserve"> </w:t>
      </w:r>
      <w:r w:rsidRPr="009C2A5E">
        <w:rPr>
          <w:rFonts w:hint="eastAsia"/>
          <w:rtl/>
        </w:rPr>
        <w:t>שמרה</w:t>
      </w:r>
      <w:r w:rsidRPr="009C2A5E">
        <w:rPr>
          <w:rtl/>
        </w:rPr>
        <w:t xml:space="preserve"> </w:t>
      </w:r>
      <w:r w:rsidRPr="009C2A5E">
        <w:rPr>
          <w:rFonts w:hint="eastAsia"/>
          <w:rtl/>
        </w:rPr>
        <w:t>נפשי</w:t>
      </w:r>
      <w:r w:rsidRPr="009C2A5E">
        <w:rPr>
          <w:rtl/>
        </w:rPr>
        <w:t xml:space="preserve"> </w:t>
      </w:r>
      <w:r w:rsidRPr="009C2A5E">
        <w:rPr>
          <w:rFonts w:hint="eastAsia"/>
          <w:rtl/>
        </w:rPr>
        <w:t>כי</w:t>
      </w:r>
      <w:r w:rsidRPr="009C2A5E">
        <w:rPr>
          <w:rtl/>
        </w:rPr>
        <w:t xml:space="preserve"> </w:t>
      </w:r>
      <w:r w:rsidRPr="009C2A5E">
        <w:rPr>
          <w:rFonts w:hint="eastAsia"/>
          <w:rtl/>
        </w:rPr>
        <w:t>חסיד</w:t>
      </w:r>
      <w:r w:rsidRPr="009C2A5E">
        <w:rPr>
          <w:rtl/>
        </w:rPr>
        <w:t xml:space="preserve"> </w:t>
      </w:r>
      <w:r w:rsidRPr="009C2A5E">
        <w:rPr>
          <w:rFonts w:hint="eastAsia"/>
          <w:rtl/>
        </w:rPr>
        <w:t>אני</w:t>
      </w:r>
      <w:r w:rsidRPr="009C2A5E">
        <w:rPr>
          <w:rtl/>
        </w:rPr>
        <w:t>'</w:t>
      </w:r>
    </w:p>
    <w:p w14:paraId="2339D77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tl/>
        </w:rPr>
        <w:t>'</w:t>
      </w:r>
      <w:r w:rsidRPr="009C2A5E">
        <w:rPr>
          <w:rFonts w:hint="eastAsia"/>
          <w:rtl/>
        </w:rPr>
        <w:t>ואדברה</w:t>
      </w:r>
      <w:r w:rsidRPr="009C2A5E">
        <w:rPr>
          <w:rtl/>
        </w:rPr>
        <w:t xml:space="preserve"> </w:t>
      </w:r>
      <w:r w:rsidRPr="009C2A5E">
        <w:rPr>
          <w:rFonts w:hint="eastAsia"/>
          <w:rtl/>
        </w:rPr>
        <w:t>בעדתיך</w:t>
      </w:r>
      <w:r w:rsidRPr="009C2A5E">
        <w:rPr>
          <w:rtl/>
        </w:rPr>
        <w:t xml:space="preserve"> </w:t>
      </w:r>
      <w:r w:rsidRPr="009C2A5E">
        <w:rPr>
          <w:rFonts w:hint="eastAsia"/>
          <w:rtl/>
        </w:rPr>
        <w:t>נגד</w:t>
      </w:r>
      <w:r w:rsidRPr="009C2A5E">
        <w:rPr>
          <w:rtl/>
        </w:rPr>
        <w:t xml:space="preserve"> </w:t>
      </w:r>
      <w:r w:rsidRPr="009C2A5E">
        <w:rPr>
          <w:rFonts w:hint="eastAsia"/>
          <w:rtl/>
        </w:rPr>
        <w:t>מלכים</w:t>
      </w:r>
      <w:r w:rsidRPr="009C2A5E">
        <w:rPr>
          <w:rtl/>
        </w:rPr>
        <w:t xml:space="preserve"> </w:t>
      </w:r>
      <w:r w:rsidRPr="009C2A5E">
        <w:rPr>
          <w:rFonts w:hint="eastAsia"/>
          <w:rtl/>
        </w:rPr>
        <w:t>ולא</w:t>
      </w:r>
      <w:r w:rsidRPr="009C2A5E">
        <w:rPr>
          <w:rtl/>
        </w:rPr>
        <w:t xml:space="preserve"> </w:t>
      </w:r>
      <w:r w:rsidRPr="009C2A5E">
        <w:rPr>
          <w:rFonts w:hint="eastAsia"/>
          <w:rtl/>
        </w:rPr>
        <w:t>אבוש</w:t>
      </w:r>
      <w:r w:rsidRPr="009C2A5E">
        <w:rPr>
          <w:rtl/>
        </w:rPr>
        <w:t>'</w:t>
      </w:r>
      <w:r w:rsidRPr="009C2A5E">
        <w:rPr>
          <w:rFonts w:ascii="Fb Fontext" w:hAnsi="Fb Fontext"/>
          <w:rtl/>
        </w:rPr>
        <w:t>.</w:t>
      </w:r>
    </w:p>
    <w:p w14:paraId="7D0C3E5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דניאל</w:t>
      </w:r>
      <w:r>
        <w:rPr>
          <w:noProof/>
          <w:rtl/>
        </w:rPr>
        <w:t xml:space="preserve"> </w:t>
      </w:r>
      <w:r>
        <w:rPr>
          <w:rFonts w:hint="eastAsia"/>
          <w:noProof/>
          <w:rtl/>
        </w:rPr>
        <w:t>שמו</w:t>
      </w:r>
      <w:r>
        <w:rPr>
          <w:noProof/>
          <w:rtl/>
        </w:rPr>
        <w:t>,</w:t>
      </w:r>
    </w:p>
    <w:p w14:paraId="59C11D7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ודוד</w:t>
      </w:r>
      <w:r>
        <w:rPr>
          <w:rtl/>
        </w:rPr>
        <w:t xml:space="preserve"> </w:t>
      </w:r>
      <w:r>
        <w:rPr>
          <w:rFonts w:hint="eastAsia"/>
          <w:rtl/>
        </w:rPr>
        <w:t>מי</w:t>
      </w:r>
      <w:r>
        <w:rPr>
          <w:rtl/>
        </w:rPr>
        <w:t xml:space="preserve"> </w:t>
      </w:r>
      <w:r>
        <w:rPr>
          <w:rFonts w:hint="eastAsia"/>
          <w:rtl/>
        </w:rPr>
        <w:t>קרי</w:t>
      </w:r>
      <w:r>
        <w:rPr>
          <w:rtl/>
        </w:rPr>
        <w:t xml:space="preserve"> </w:t>
      </w:r>
      <w:r>
        <w:rPr>
          <w:rFonts w:hint="eastAsia"/>
          <w:rtl/>
        </w:rPr>
        <w:t>לעצמו</w:t>
      </w:r>
      <w:r>
        <w:rPr>
          <w:rtl/>
        </w:rPr>
        <w:t xml:space="preserve"> </w:t>
      </w:r>
      <w:r>
        <w:rPr>
          <w:rFonts w:hint="eastAsia"/>
          <w:rtl/>
        </w:rPr>
        <w:t>חסיד</w:t>
      </w:r>
      <w:r>
        <w:rPr>
          <w:rtl/>
        </w:rPr>
        <w:t>?</w:t>
      </w:r>
    </w:p>
    <w:p w14:paraId="6095757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סברא</w:t>
      </w:r>
    </w:p>
    <w:p w14:paraId="60C8386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בקרא</w:t>
      </w:r>
      <w:r>
        <w:rPr>
          <w:noProof/>
          <w:rtl/>
        </w:rPr>
        <w:t>:</w:t>
      </w:r>
    </w:p>
    <w:p w14:paraId="7C2805D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אשרי</w:t>
      </w:r>
      <w:r>
        <w:rPr>
          <w:rtl/>
        </w:rPr>
        <w:t xml:space="preserve"> </w:t>
      </w:r>
      <w:r>
        <w:rPr>
          <w:rFonts w:hint="eastAsia"/>
          <w:rtl/>
        </w:rPr>
        <w:t>יושבי</w:t>
      </w:r>
      <w:r>
        <w:rPr>
          <w:rtl/>
        </w:rPr>
        <w:t xml:space="preserve"> </w:t>
      </w:r>
      <w:r>
        <w:rPr>
          <w:rFonts w:hint="eastAsia"/>
          <w:rtl/>
        </w:rPr>
        <w:t>ביתך</w:t>
      </w:r>
    </w:p>
    <w:p w14:paraId="26757ED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לא</w:t>
      </w:r>
      <w:r>
        <w:rPr>
          <w:rtl/>
        </w:rPr>
        <w:t xml:space="preserve"> </w:t>
      </w:r>
      <w:r>
        <w:rPr>
          <w:rFonts w:hint="eastAsia"/>
          <w:rtl/>
        </w:rPr>
        <w:t>נאמר</w:t>
      </w:r>
      <w:r>
        <w:rPr>
          <w:rtl/>
        </w:rPr>
        <w:t xml:space="preserve"> </w:t>
      </w:r>
      <w:r>
        <w:rPr>
          <w:rFonts w:hint="eastAsia"/>
          <w:rtl/>
        </w:rPr>
        <w:t>נ</w:t>
      </w:r>
      <w:r>
        <w:rPr>
          <w:rtl/>
        </w:rPr>
        <w:t xml:space="preserve">' </w:t>
      </w:r>
      <w:r>
        <w:rPr>
          <w:rFonts w:hint="eastAsia"/>
          <w:rtl/>
        </w:rPr>
        <w:t>באשרי</w:t>
      </w:r>
      <w:r>
        <w:rPr>
          <w:rtl/>
        </w:rPr>
        <w:t>,</w:t>
      </w:r>
    </w:p>
    <w:p w14:paraId="0491027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גדול</w:t>
      </w:r>
      <w:r>
        <w:rPr>
          <w:rtl/>
        </w:rPr>
        <w:t xml:space="preserve"> </w:t>
      </w:r>
      <w:r>
        <w:rPr>
          <w:rFonts w:hint="eastAsia"/>
          <w:rtl/>
        </w:rPr>
        <w:t>מה</w:t>
      </w:r>
      <w:r>
        <w:rPr>
          <w:rtl/>
        </w:rPr>
        <w:t xml:space="preserve"> </w:t>
      </w:r>
      <w:r>
        <w:rPr>
          <w:rFonts w:hint="eastAsia"/>
          <w:rtl/>
        </w:rPr>
        <w:t>שנאמר</w:t>
      </w:r>
      <w:r>
        <w:rPr>
          <w:rtl/>
        </w:rPr>
        <w:t xml:space="preserve"> </w:t>
      </w:r>
      <w:r>
        <w:rPr>
          <w:rFonts w:hint="eastAsia"/>
          <w:rtl/>
        </w:rPr>
        <w:t>במיכאל</w:t>
      </w:r>
      <w:r>
        <w:rPr>
          <w:rtl/>
        </w:rPr>
        <w:t xml:space="preserve"> </w:t>
      </w:r>
      <w:r>
        <w:rPr>
          <w:rFonts w:hint="eastAsia"/>
          <w:rtl/>
        </w:rPr>
        <w:t>יותר</w:t>
      </w:r>
      <w:r>
        <w:rPr>
          <w:rtl/>
        </w:rPr>
        <w:t xml:space="preserve"> </w:t>
      </w:r>
      <w:r>
        <w:rPr>
          <w:rFonts w:hint="eastAsia"/>
          <w:rtl/>
        </w:rPr>
        <w:t>מבגבריאל</w:t>
      </w:r>
      <w:r>
        <w:rPr>
          <w:rtl/>
        </w:rPr>
        <w:t>,</w:t>
      </w:r>
    </w:p>
    <w:p w14:paraId="4A182D5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מצוה</w:t>
      </w:r>
      <w:r>
        <w:rPr>
          <w:rtl/>
        </w:rPr>
        <w:t xml:space="preserve"> </w:t>
      </w:r>
      <w:r>
        <w:rPr>
          <w:rFonts w:hint="eastAsia"/>
          <w:rtl/>
        </w:rPr>
        <w:t>לקרות</w:t>
      </w:r>
      <w:r>
        <w:rPr>
          <w:rtl/>
        </w:rPr>
        <w:t xml:space="preserve"> </w:t>
      </w:r>
      <w:r>
        <w:rPr>
          <w:rFonts w:hint="eastAsia"/>
          <w:rtl/>
        </w:rPr>
        <w:t>קר</w:t>
      </w:r>
      <w:r>
        <w:rPr>
          <w:rtl/>
        </w:rPr>
        <w:t>''</w:t>
      </w:r>
      <w:r>
        <w:rPr>
          <w:rFonts w:hint="eastAsia"/>
          <w:rtl/>
        </w:rPr>
        <w:t>ש</w:t>
      </w:r>
      <w:r>
        <w:rPr>
          <w:rtl/>
        </w:rPr>
        <w:t xml:space="preserve"> </w:t>
      </w:r>
      <w:r>
        <w:rPr>
          <w:rFonts w:hint="eastAsia"/>
          <w:rtl/>
        </w:rPr>
        <w:t>על</w:t>
      </w:r>
      <w:r>
        <w:rPr>
          <w:rtl/>
        </w:rPr>
        <w:t xml:space="preserve"> </w:t>
      </w:r>
      <w:r>
        <w:rPr>
          <w:rFonts w:hint="eastAsia"/>
          <w:rtl/>
        </w:rPr>
        <w:t>מיטתו</w:t>
      </w:r>
    </w:p>
    <w:p w14:paraId="1C90B04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הקורא</w:t>
      </w:r>
      <w:r>
        <w:rPr>
          <w:rtl/>
        </w:rPr>
        <w:t xml:space="preserve"> </w:t>
      </w:r>
      <w:r>
        <w:rPr>
          <w:rFonts w:hint="eastAsia"/>
          <w:rtl/>
        </w:rPr>
        <w:t>קר</w:t>
      </w:r>
      <w:r>
        <w:rPr>
          <w:rtl/>
        </w:rPr>
        <w:t>"</w:t>
      </w:r>
      <w:r>
        <w:rPr>
          <w:rFonts w:hint="eastAsia"/>
          <w:rtl/>
        </w:rPr>
        <w:t>ש</w:t>
      </w:r>
      <w:r>
        <w:rPr>
          <w:rtl/>
        </w:rPr>
        <w:t xml:space="preserve"> </w:t>
      </w:r>
      <w:r>
        <w:rPr>
          <w:rFonts w:hint="eastAsia"/>
          <w:rtl/>
        </w:rPr>
        <w:t>על</w:t>
      </w:r>
      <w:r>
        <w:rPr>
          <w:rtl/>
        </w:rPr>
        <w:t xml:space="preserve"> </w:t>
      </w:r>
      <w:r>
        <w:rPr>
          <w:rFonts w:hint="eastAsia"/>
          <w:rtl/>
        </w:rPr>
        <w:t>מטתו</w:t>
      </w:r>
      <w:r>
        <w:rPr>
          <w:rtl/>
        </w:rPr>
        <w:t>, [</w:t>
      </w:r>
      <w:r>
        <w:rPr>
          <w:rFonts w:hint="eastAsia"/>
          <w:rtl/>
        </w:rPr>
        <w:t>ב</w:t>
      </w:r>
      <w:r>
        <w:rPr>
          <w:rtl/>
        </w:rPr>
        <w:t>]</w:t>
      </w:r>
    </w:p>
    <w:p w14:paraId="75C7AB2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מזיקין</w:t>
      </w:r>
      <w:r>
        <w:rPr>
          <w:noProof/>
          <w:rtl/>
        </w:rPr>
        <w:t xml:space="preserve"> </w:t>
      </w:r>
      <w:r>
        <w:rPr>
          <w:rFonts w:hint="eastAsia"/>
          <w:noProof/>
          <w:rtl/>
        </w:rPr>
        <w:t>בדילין</w:t>
      </w:r>
      <w:r>
        <w:rPr>
          <w:noProof/>
          <w:rtl/>
        </w:rPr>
        <w:t xml:space="preserve"> </w:t>
      </w:r>
      <w:r>
        <w:rPr>
          <w:rFonts w:hint="eastAsia"/>
          <w:noProof/>
          <w:rtl/>
        </w:rPr>
        <w:t>הימנו</w:t>
      </w:r>
      <w:r>
        <w:rPr>
          <w:noProof/>
          <w:rtl/>
        </w:rPr>
        <w:t>,</w:t>
      </w:r>
    </w:p>
    <w:p w14:paraId="07FDA75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העוסק</w:t>
      </w:r>
      <w:r>
        <w:rPr>
          <w:rtl/>
        </w:rPr>
        <w:t xml:space="preserve"> </w:t>
      </w:r>
      <w:r>
        <w:rPr>
          <w:rFonts w:hint="eastAsia"/>
          <w:rtl/>
        </w:rPr>
        <w:t>בתורה</w:t>
      </w:r>
      <w:r>
        <w:rPr>
          <w:rtl/>
        </w:rPr>
        <w:t xml:space="preserve"> </w:t>
      </w:r>
      <w:r>
        <w:rPr>
          <w:rFonts w:hint="eastAsia"/>
          <w:rtl/>
        </w:rPr>
        <w:t>יסורין</w:t>
      </w:r>
      <w:r>
        <w:rPr>
          <w:rtl/>
        </w:rPr>
        <w:t xml:space="preserve"> </w:t>
      </w:r>
      <w:r>
        <w:rPr>
          <w:rFonts w:hint="eastAsia"/>
          <w:rtl/>
        </w:rPr>
        <w:t>בדילין</w:t>
      </w:r>
      <w:r>
        <w:rPr>
          <w:rtl/>
        </w:rPr>
        <w:t xml:space="preserve"> </w:t>
      </w:r>
      <w:r>
        <w:rPr>
          <w:rFonts w:hint="eastAsia"/>
          <w:rtl/>
        </w:rPr>
        <w:t>ממנו</w:t>
      </w:r>
    </w:p>
    <w:p w14:paraId="2909D36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מדת</w:t>
      </w:r>
      <w:r>
        <w:rPr>
          <w:rtl/>
        </w:rPr>
        <w:t xml:space="preserve"> </w:t>
      </w:r>
      <w:r>
        <w:rPr>
          <w:rFonts w:hint="eastAsia"/>
          <w:rtl/>
        </w:rPr>
        <w:t>הקב</w:t>
      </w:r>
      <w:r>
        <w:rPr>
          <w:rtl/>
        </w:rPr>
        <w:t>"</w:t>
      </w:r>
      <w:r>
        <w:rPr>
          <w:rFonts w:hint="eastAsia"/>
          <w:rtl/>
        </w:rPr>
        <w:t>ה</w:t>
      </w:r>
    </w:p>
    <w:p w14:paraId="78FF061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ייסורין</w:t>
      </w:r>
    </w:p>
    <w:p w14:paraId="6A9A19CA" w14:textId="77777777" w:rsidR="00B90B03" w:rsidRPr="00B90B03" w:rsidRDefault="00B90B03" w:rsidP="00B90B03">
      <w:pPr>
        <w:pStyle w:val="TOC2"/>
        <w:rPr>
          <w:rtl/>
        </w:rPr>
      </w:pPr>
      <w:r w:rsidRPr="00B90B03">
        <w:rPr>
          <w:rFonts w:hint="eastAsia"/>
          <w:rtl/>
        </w:rPr>
        <w:t>ייסורי</w:t>
      </w:r>
      <w:r w:rsidRPr="00B90B03">
        <w:rPr>
          <w:rtl/>
        </w:rPr>
        <w:t xml:space="preserve"> </w:t>
      </w:r>
      <w:r w:rsidRPr="00B90B03">
        <w:rPr>
          <w:rFonts w:hint="eastAsia"/>
          <w:rtl/>
        </w:rPr>
        <w:t>אהבה</w:t>
      </w:r>
    </w:p>
    <w:p w14:paraId="34DC4E73" w14:textId="77777777" w:rsidR="00B90B03" w:rsidRPr="00B90B03" w:rsidRDefault="00B90B03" w:rsidP="00B90B03">
      <w:pPr>
        <w:pStyle w:val="TOC2"/>
        <w:rPr>
          <w:rtl/>
        </w:rPr>
      </w:pPr>
      <w:r w:rsidRPr="00B90B03">
        <w:rPr>
          <w:rFonts w:hint="eastAsia"/>
          <w:rtl/>
        </w:rPr>
        <w:t>ברית</w:t>
      </w:r>
      <w:r w:rsidRPr="00B90B03">
        <w:rPr>
          <w:rtl/>
        </w:rPr>
        <w:t xml:space="preserve"> </w:t>
      </w:r>
      <w:r w:rsidRPr="00B90B03">
        <w:rPr>
          <w:rFonts w:hint="eastAsia"/>
          <w:rtl/>
        </w:rPr>
        <w:t>ייסורין</w:t>
      </w:r>
    </w:p>
    <w:p w14:paraId="02BA531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ג</w:t>
      </w:r>
      <w:r>
        <w:rPr>
          <w:rtl/>
        </w:rPr>
        <w:t xml:space="preserve">' </w:t>
      </w:r>
      <w:r>
        <w:rPr>
          <w:rFonts w:hint="eastAsia"/>
          <w:rtl/>
        </w:rPr>
        <w:t>מתנות</w:t>
      </w:r>
      <w:r>
        <w:rPr>
          <w:rtl/>
        </w:rPr>
        <w:t xml:space="preserve"> </w:t>
      </w:r>
      <w:r>
        <w:rPr>
          <w:rFonts w:hint="eastAsia"/>
          <w:rtl/>
        </w:rPr>
        <w:t>טובות</w:t>
      </w:r>
    </w:p>
    <w:p w14:paraId="4113685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העוסק</w:t>
      </w:r>
      <w:r>
        <w:rPr>
          <w:rtl/>
        </w:rPr>
        <w:t xml:space="preserve"> </w:t>
      </w:r>
      <w:r>
        <w:rPr>
          <w:rFonts w:hint="eastAsia"/>
          <w:rtl/>
        </w:rPr>
        <w:t>בתורה</w:t>
      </w:r>
      <w:r>
        <w:rPr>
          <w:rtl/>
        </w:rPr>
        <w:t xml:space="preserve"> </w:t>
      </w:r>
      <w:r>
        <w:rPr>
          <w:rFonts w:hint="eastAsia"/>
          <w:rtl/>
        </w:rPr>
        <w:t>ובגמ</w:t>
      </w:r>
      <w:r>
        <w:rPr>
          <w:rtl/>
        </w:rPr>
        <w:t>"</w:t>
      </w:r>
      <w:r>
        <w:rPr>
          <w:rFonts w:hint="eastAsia"/>
          <w:rtl/>
        </w:rPr>
        <w:t>ח</w:t>
      </w:r>
    </w:p>
    <w:p w14:paraId="20976FB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ייסורין</w:t>
      </w:r>
      <w:r>
        <w:rPr>
          <w:rtl/>
        </w:rPr>
        <w:t xml:space="preserve"> </w:t>
      </w:r>
      <w:r>
        <w:rPr>
          <w:rFonts w:hint="eastAsia"/>
          <w:rtl/>
        </w:rPr>
        <w:t>שלא</w:t>
      </w:r>
      <w:r>
        <w:rPr>
          <w:rtl/>
        </w:rPr>
        <w:t xml:space="preserve"> </w:t>
      </w:r>
      <w:r>
        <w:rPr>
          <w:rFonts w:hint="eastAsia"/>
          <w:rtl/>
        </w:rPr>
        <w:t>רצה</w:t>
      </w:r>
    </w:p>
    <w:p w14:paraId="6CA46A62" w14:textId="77777777" w:rsidR="00B90B03" w:rsidRPr="00B90B03" w:rsidRDefault="00B90B03" w:rsidP="00B90B03">
      <w:pPr>
        <w:pStyle w:val="TOC3"/>
        <w:ind w:left="-170"/>
        <w:rPr>
          <w:rtl/>
        </w:rPr>
      </w:pPr>
      <w:r w:rsidRPr="00B90B03">
        <w:rPr>
          <w:rFonts w:hint="eastAsia"/>
          <w:rtl/>
        </w:rPr>
        <w:t>גילה</w:t>
      </w:r>
      <w:r w:rsidRPr="00B90B03">
        <w:rPr>
          <w:rtl/>
        </w:rPr>
        <w:t xml:space="preserve"> </w:t>
      </w:r>
      <w:r w:rsidRPr="00B90B03">
        <w:rPr>
          <w:rFonts w:hint="eastAsia"/>
          <w:rtl/>
        </w:rPr>
        <w:t>זרועו</w:t>
      </w:r>
      <w:r w:rsidRPr="00B90B03">
        <w:rPr>
          <w:rtl/>
        </w:rPr>
        <w:t xml:space="preserve"> </w:t>
      </w:r>
      <w:r w:rsidRPr="00B90B03">
        <w:rPr>
          <w:rFonts w:hint="eastAsia"/>
          <w:rtl/>
        </w:rPr>
        <w:t>והאיר</w:t>
      </w:r>
      <w:r w:rsidRPr="00B90B03">
        <w:rPr>
          <w:rtl/>
        </w:rPr>
        <w:t>-</w:t>
      </w:r>
    </w:p>
    <w:p w14:paraId="7A921B5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שהחמיץ</w:t>
      </w:r>
      <w:r>
        <w:rPr>
          <w:rtl/>
        </w:rPr>
        <w:t xml:space="preserve"> </w:t>
      </w:r>
      <w:r>
        <w:rPr>
          <w:rFonts w:hint="eastAsia"/>
          <w:rtl/>
        </w:rPr>
        <w:t>יינו</w:t>
      </w:r>
      <w:r>
        <w:rPr>
          <w:rtl/>
        </w:rPr>
        <w:t xml:space="preserve">, </w:t>
      </w:r>
      <w:r>
        <w:rPr>
          <w:rFonts w:hint="eastAsia"/>
          <w:rtl/>
        </w:rPr>
        <w:t>ועיינו</w:t>
      </w:r>
      <w:r>
        <w:rPr>
          <w:rtl/>
        </w:rPr>
        <w:t xml:space="preserve"> </w:t>
      </w:r>
      <w:r>
        <w:rPr>
          <w:rFonts w:hint="eastAsia"/>
          <w:rtl/>
        </w:rPr>
        <w:t>בו</w:t>
      </w:r>
    </w:p>
    <w:p w14:paraId="522F246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ד</w:t>
      </w:r>
      <w:r>
        <w:rPr>
          <w:rtl/>
        </w:rPr>
        <w:t xml:space="preserve">' </w:t>
      </w:r>
      <w:r>
        <w:rPr>
          <w:rFonts w:hint="eastAsia"/>
          <w:rtl/>
        </w:rPr>
        <w:t>מימרות</w:t>
      </w:r>
      <w:r>
        <w:rPr>
          <w:rtl/>
        </w:rPr>
        <w:t xml:space="preserve"> </w:t>
      </w:r>
      <w:r>
        <w:rPr>
          <w:rFonts w:hint="eastAsia"/>
          <w:rtl/>
        </w:rPr>
        <w:t>דאבא</w:t>
      </w:r>
      <w:r>
        <w:rPr>
          <w:rtl/>
        </w:rPr>
        <w:t xml:space="preserve"> </w:t>
      </w:r>
      <w:r>
        <w:rPr>
          <w:rFonts w:hint="eastAsia"/>
          <w:rtl/>
        </w:rPr>
        <w:t>בנימין</w:t>
      </w:r>
    </w:p>
    <w:p w14:paraId="7593865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w:t>
      </w:r>
      <w:r>
        <w:rPr>
          <w:rtl/>
        </w:rPr>
        <w:t xml:space="preserve">' </w:t>
      </w:r>
      <w:r>
        <w:rPr>
          <w:rFonts w:hint="eastAsia"/>
          <w:rtl/>
        </w:rPr>
        <w:t>שנכנסו</w:t>
      </w:r>
      <w:r>
        <w:rPr>
          <w:rtl/>
        </w:rPr>
        <w:t xml:space="preserve"> </w:t>
      </w:r>
      <w:r>
        <w:rPr>
          <w:rFonts w:hint="eastAsia"/>
          <w:rtl/>
        </w:rPr>
        <w:t>להתפלל</w:t>
      </w:r>
      <w:r>
        <w:rPr>
          <w:rtl/>
        </w:rPr>
        <w:t xml:space="preserve"> </w:t>
      </w:r>
      <w:r>
        <w:rPr>
          <w:rFonts w:hint="eastAsia"/>
          <w:rtl/>
        </w:rPr>
        <w:t>וקדם</w:t>
      </w:r>
      <w:r>
        <w:rPr>
          <w:rtl/>
        </w:rPr>
        <w:t xml:space="preserve"> </w:t>
      </w:r>
      <w:r>
        <w:rPr>
          <w:rFonts w:hint="eastAsia"/>
          <w:rtl/>
        </w:rPr>
        <w:t>חד</w:t>
      </w:r>
      <w:r>
        <w:rPr>
          <w:rtl/>
        </w:rPr>
        <w:t xml:space="preserve"> </w:t>
      </w:r>
      <w:r>
        <w:rPr>
          <w:rFonts w:hint="eastAsia"/>
          <w:rtl/>
        </w:rPr>
        <w:t>ויצא</w:t>
      </w:r>
    </w:p>
    <w:p w14:paraId="3796718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מזיקין</w:t>
      </w:r>
    </w:p>
    <w:p w14:paraId="218F316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הרוצה</w:t>
      </w:r>
      <w:r>
        <w:rPr>
          <w:noProof/>
          <w:rtl/>
        </w:rPr>
        <w:t xml:space="preserve"> </w:t>
      </w:r>
      <w:r>
        <w:rPr>
          <w:rFonts w:hint="eastAsia"/>
          <w:noProof/>
          <w:rtl/>
        </w:rPr>
        <w:t>לראותם</w:t>
      </w:r>
    </w:p>
    <w:p w14:paraId="0D67D81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תפלה</w:t>
      </w:r>
      <w:r>
        <w:rPr>
          <w:noProof/>
          <w:rtl/>
        </w:rPr>
        <w:t xml:space="preserve"> </w:t>
      </w:r>
      <w:r w:rsidRPr="00B90B03">
        <w:rPr>
          <w:rFonts w:hint="eastAsia"/>
          <w:rtl/>
        </w:rPr>
        <w:t>נשמעת</w:t>
      </w:r>
    </w:p>
    <w:p w14:paraId="63DA051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עשרה</w:t>
      </w:r>
      <w:r>
        <w:rPr>
          <w:noProof/>
          <w:rtl/>
        </w:rPr>
        <w:t xml:space="preserve"> </w:t>
      </w:r>
      <w:r>
        <w:rPr>
          <w:rFonts w:hint="eastAsia"/>
          <w:noProof/>
          <w:rtl/>
        </w:rPr>
        <w:t>שמתפללין</w:t>
      </w:r>
      <w:r>
        <w:rPr>
          <w:noProof/>
          <w:rtl/>
        </w:rPr>
        <w:t>-</w:t>
      </w:r>
    </w:p>
    <w:p w14:paraId="3E01D3D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שלושה</w:t>
      </w:r>
    </w:p>
    <w:p w14:paraId="6728B77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בשנים</w:t>
      </w:r>
    </w:p>
    <w:p w14:paraId="2012702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הקב</w:t>
      </w:r>
      <w:r>
        <w:rPr>
          <w:rtl/>
        </w:rPr>
        <w:t>"</w:t>
      </w:r>
      <w:r>
        <w:rPr>
          <w:rFonts w:hint="eastAsia"/>
          <w:rtl/>
        </w:rPr>
        <w:t>ה</w:t>
      </w:r>
      <w:r>
        <w:rPr>
          <w:rtl/>
        </w:rPr>
        <w:t xml:space="preserve"> </w:t>
      </w:r>
      <w:r>
        <w:rPr>
          <w:rFonts w:hint="eastAsia"/>
          <w:rtl/>
        </w:rPr>
        <w:t>מניח</w:t>
      </w:r>
      <w:r>
        <w:rPr>
          <w:rtl/>
        </w:rPr>
        <w:t xml:space="preserve"> </w:t>
      </w:r>
      <w:r>
        <w:rPr>
          <w:rFonts w:hint="eastAsia"/>
          <w:rtl/>
        </w:rPr>
        <w:t>תפילין</w:t>
      </w:r>
      <w:r>
        <w:rPr>
          <w:rtl/>
        </w:rPr>
        <w:t>,</w:t>
      </w:r>
    </w:p>
    <w:p w14:paraId="7E66271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הרגיל</w:t>
      </w:r>
      <w:r>
        <w:rPr>
          <w:noProof/>
          <w:rtl/>
        </w:rPr>
        <w:t xml:space="preserve"> </w:t>
      </w:r>
      <w:r>
        <w:rPr>
          <w:rFonts w:hint="eastAsia"/>
          <w:noProof/>
          <w:rtl/>
        </w:rPr>
        <w:t>לבוא</w:t>
      </w:r>
      <w:r>
        <w:rPr>
          <w:noProof/>
          <w:rtl/>
        </w:rPr>
        <w:t xml:space="preserve"> </w:t>
      </w:r>
      <w:r>
        <w:rPr>
          <w:rFonts w:hint="eastAsia"/>
          <w:noProof/>
          <w:rtl/>
        </w:rPr>
        <w:t>לביהכנס</w:t>
      </w:r>
    </w:p>
    <w:p w14:paraId="2FF5A44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כשהקב</w:t>
      </w:r>
      <w:r>
        <w:rPr>
          <w:noProof/>
          <w:rtl/>
        </w:rPr>
        <w:t>"</w:t>
      </w:r>
      <w:r>
        <w:rPr>
          <w:rFonts w:hint="eastAsia"/>
          <w:noProof/>
          <w:rtl/>
        </w:rPr>
        <w:t>ה</w:t>
      </w:r>
      <w:r>
        <w:rPr>
          <w:noProof/>
          <w:rtl/>
        </w:rPr>
        <w:t xml:space="preserve"> </w:t>
      </w:r>
      <w:r>
        <w:rPr>
          <w:rFonts w:hint="eastAsia"/>
          <w:noProof/>
          <w:rtl/>
        </w:rPr>
        <w:t>בא</w:t>
      </w:r>
      <w:r>
        <w:rPr>
          <w:noProof/>
          <w:rtl/>
        </w:rPr>
        <w:t xml:space="preserve"> </w:t>
      </w:r>
      <w:r>
        <w:rPr>
          <w:rFonts w:hint="eastAsia"/>
          <w:noProof/>
          <w:rtl/>
        </w:rPr>
        <w:t>לביהכנ</w:t>
      </w:r>
      <w:r>
        <w:rPr>
          <w:noProof/>
          <w:rtl/>
        </w:rPr>
        <w:t>"</w:t>
      </w:r>
      <w:r>
        <w:rPr>
          <w:rFonts w:hint="eastAsia"/>
          <w:noProof/>
          <w:rtl/>
        </w:rPr>
        <w:t>ס</w:t>
      </w:r>
    </w:p>
    <w:p w14:paraId="7DABD6E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הקובע</w:t>
      </w:r>
      <w:r>
        <w:rPr>
          <w:noProof/>
          <w:rtl/>
        </w:rPr>
        <w:t xml:space="preserve"> </w:t>
      </w:r>
      <w:r>
        <w:rPr>
          <w:rFonts w:hint="eastAsia"/>
          <w:noProof/>
          <w:rtl/>
        </w:rPr>
        <w:t>מקום</w:t>
      </w:r>
      <w:r>
        <w:rPr>
          <w:noProof/>
          <w:rtl/>
        </w:rPr>
        <w:t xml:space="preserve"> </w:t>
      </w:r>
      <w:r>
        <w:rPr>
          <w:rFonts w:hint="eastAsia"/>
          <w:noProof/>
          <w:rtl/>
        </w:rPr>
        <w:t>לתפלתו</w:t>
      </w:r>
    </w:p>
    <w:p w14:paraId="445FAAE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היוצא</w:t>
      </w:r>
      <w:r>
        <w:rPr>
          <w:noProof/>
          <w:rtl/>
        </w:rPr>
        <w:t xml:space="preserve"> </w:t>
      </w:r>
      <w:r>
        <w:rPr>
          <w:rFonts w:hint="eastAsia"/>
          <w:noProof/>
          <w:rtl/>
        </w:rPr>
        <w:t>מביהכנ</w:t>
      </w:r>
      <w:r>
        <w:rPr>
          <w:noProof/>
          <w:rtl/>
        </w:rPr>
        <w:t>"</w:t>
      </w:r>
      <w:r>
        <w:rPr>
          <w:rFonts w:hint="eastAsia"/>
          <w:noProof/>
          <w:rtl/>
        </w:rPr>
        <w:t>ס</w:t>
      </w:r>
    </w:p>
    <w:p w14:paraId="252CB4F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שכר</w:t>
      </w:r>
      <w:r>
        <w:rPr>
          <w:noProof/>
          <w:rtl/>
        </w:rPr>
        <w:t xml:space="preserve"> </w:t>
      </w:r>
      <w:r>
        <w:rPr>
          <w:rFonts w:hint="eastAsia"/>
          <w:noProof/>
          <w:rtl/>
        </w:rPr>
        <w:t>דפרקא</w:t>
      </w:r>
    </w:p>
    <w:p w14:paraId="3F26448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המתפלל</w:t>
      </w:r>
      <w:r>
        <w:rPr>
          <w:noProof/>
          <w:rtl/>
        </w:rPr>
        <w:t xml:space="preserve"> </w:t>
      </w:r>
      <w:r>
        <w:rPr>
          <w:rFonts w:hint="eastAsia"/>
          <w:noProof/>
          <w:rtl/>
        </w:rPr>
        <w:t>אחורי</w:t>
      </w:r>
      <w:r>
        <w:rPr>
          <w:noProof/>
          <w:rtl/>
        </w:rPr>
        <w:t xml:space="preserve"> </w:t>
      </w:r>
      <w:r>
        <w:rPr>
          <w:rFonts w:hint="eastAsia"/>
          <w:noProof/>
          <w:rtl/>
        </w:rPr>
        <w:t>ביהכנ</w:t>
      </w:r>
      <w:r>
        <w:rPr>
          <w:noProof/>
          <w:rtl/>
        </w:rPr>
        <w:t>"</w:t>
      </w:r>
      <w:r>
        <w:rPr>
          <w:rFonts w:hint="eastAsia"/>
          <w:noProof/>
          <w:rtl/>
        </w:rPr>
        <w:t>ס</w:t>
      </w:r>
    </w:p>
    <w:p w14:paraId="3A20247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יזהר</w:t>
      </w:r>
      <w:r>
        <w:rPr>
          <w:noProof/>
          <w:rtl/>
        </w:rPr>
        <w:t xml:space="preserve"> </w:t>
      </w:r>
      <w:r>
        <w:rPr>
          <w:rFonts w:hint="eastAsia"/>
          <w:noProof/>
          <w:rtl/>
        </w:rPr>
        <w:t>במנחה</w:t>
      </w:r>
    </w:p>
    <w:p w14:paraId="7E22F9B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הנהנה</w:t>
      </w:r>
      <w:r>
        <w:rPr>
          <w:noProof/>
          <w:rtl/>
        </w:rPr>
        <w:t xml:space="preserve"> </w:t>
      </w:r>
      <w:r>
        <w:rPr>
          <w:rFonts w:hint="eastAsia"/>
          <w:noProof/>
          <w:rtl/>
        </w:rPr>
        <w:t>מסעודת</w:t>
      </w:r>
      <w:r>
        <w:rPr>
          <w:noProof/>
          <w:rtl/>
        </w:rPr>
        <w:t xml:space="preserve"> </w:t>
      </w:r>
      <w:r>
        <w:rPr>
          <w:rFonts w:hint="eastAsia"/>
          <w:noProof/>
          <w:rtl/>
        </w:rPr>
        <w:t>חתן</w:t>
      </w:r>
    </w:p>
    <w:p w14:paraId="1ED396B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אדם</w:t>
      </w:r>
      <w:r>
        <w:rPr>
          <w:rtl/>
        </w:rPr>
        <w:t xml:space="preserve"> </w:t>
      </w:r>
      <w:r>
        <w:rPr>
          <w:rFonts w:hint="eastAsia"/>
          <w:rtl/>
        </w:rPr>
        <w:t>שיש</w:t>
      </w:r>
      <w:r>
        <w:rPr>
          <w:rtl/>
        </w:rPr>
        <w:t xml:space="preserve"> </w:t>
      </w:r>
      <w:r>
        <w:rPr>
          <w:rFonts w:hint="eastAsia"/>
          <w:rtl/>
        </w:rPr>
        <w:t>בו</w:t>
      </w:r>
      <w:r>
        <w:rPr>
          <w:rtl/>
        </w:rPr>
        <w:t xml:space="preserve"> </w:t>
      </w:r>
      <w:r>
        <w:rPr>
          <w:rFonts w:hint="eastAsia"/>
          <w:rtl/>
        </w:rPr>
        <w:t>ירא</w:t>
      </w:r>
      <w:r>
        <w:rPr>
          <w:rtl/>
        </w:rPr>
        <w:t>"</w:t>
      </w:r>
      <w:r>
        <w:rPr>
          <w:rFonts w:hint="eastAsia"/>
          <w:rtl/>
        </w:rPr>
        <w:t>ש</w:t>
      </w:r>
    </w:p>
    <w:p w14:paraId="36498FD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יקדים</w:t>
      </w:r>
      <w:r>
        <w:rPr>
          <w:rtl/>
        </w:rPr>
        <w:t xml:space="preserve"> </w:t>
      </w:r>
      <w:r>
        <w:rPr>
          <w:rFonts w:hint="eastAsia"/>
          <w:rtl/>
        </w:rPr>
        <w:t>שלום</w:t>
      </w:r>
    </w:p>
    <w:p w14:paraId="3F2129F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קב</w:t>
      </w:r>
      <w:r>
        <w:rPr>
          <w:noProof/>
          <w:rtl/>
        </w:rPr>
        <w:t>"</w:t>
      </w:r>
      <w:r>
        <w:rPr>
          <w:rFonts w:hint="eastAsia"/>
          <w:noProof/>
          <w:rtl/>
        </w:rPr>
        <w:t>ה</w:t>
      </w:r>
      <w:r>
        <w:rPr>
          <w:noProof/>
          <w:rtl/>
        </w:rPr>
        <w:t xml:space="preserve"> </w:t>
      </w:r>
      <w:r>
        <w:rPr>
          <w:rFonts w:hint="eastAsia"/>
          <w:noProof/>
          <w:rtl/>
        </w:rPr>
        <w:t>מתפלל</w:t>
      </w:r>
    </w:p>
    <w:p w14:paraId="7654AFC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אין</w:t>
      </w:r>
      <w:r>
        <w:rPr>
          <w:rtl/>
        </w:rPr>
        <w:t xml:space="preserve"> </w:t>
      </w:r>
      <w:r>
        <w:rPr>
          <w:rFonts w:hint="eastAsia"/>
          <w:rtl/>
        </w:rPr>
        <w:t>מרצין</w:t>
      </w:r>
      <w:r>
        <w:rPr>
          <w:rtl/>
        </w:rPr>
        <w:t xml:space="preserve"> </w:t>
      </w:r>
      <w:r>
        <w:rPr>
          <w:rFonts w:hint="eastAsia"/>
          <w:rtl/>
        </w:rPr>
        <w:t>בשעת</w:t>
      </w:r>
      <w:r>
        <w:rPr>
          <w:rtl/>
        </w:rPr>
        <w:t xml:space="preserve"> </w:t>
      </w:r>
      <w:r>
        <w:rPr>
          <w:rFonts w:hint="eastAsia"/>
          <w:rtl/>
        </w:rPr>
        <w:t>כעסו</w:t>
      </w:r>
      <w:r>
        <w:rPr>
          <w:rtl/>
        </w:rPr>
        <w:t>,</w:t>
      </w:r>
    </w:p>
    <w:p w14:paraId="29E8D344" w14:textId="77777777" w:rsidR="00B90B03" w:rsidRPr="00B90B03" w:rsidRDefault="00B90B03" w:rsidP="00B90B03">
      <w:pPr>
        <w:pStyle w:val="TOC2"/>
        <w:rPr>
          <w:rtl/>
        </w:rPr>
      </w:pPr>
      <w:r w:rsidRPr="00B90B03">
        <w:rPr>
          <w:rFonts w:hint="eastAsia"/>
          <w:rtl/>
        </w:rPr>
        <w:t>זעם</w:t>
      </w:r>
      <w:r w:rsidRPr="00B90B03">
        <w:rPr>
          <w:rtl/>
        </w:rPr>
        <w:t xml:space="preserve"> </w:t>
      </w:r>
      <w:r w:rsidRPr="00B90B03">
        <w:rPr>
          <w:rFonts w:hint="eastAsia"/>
          <w:rtl/>
        </w:rPr>
        <w:t>דקב</w:t>
      </w:r>
      <w:r w:rsidRPr="00B90B03">
        <w:rPr>
          <w:rtl/>
        </w:rPr>
        <w:t>"</w:t>
      </w:r>
      <w:r w:rsidRPr="00B90B03">
        <w:rPr>
          <w:rFonts w:hint="eastAsia"/>
          <w:rtl/>
        </w:rPr>
        <w:t>ה</w:t>
      </w:r>
    </w:p>
    <w:p w14:paraId="63FDAD5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lastRenderedPageBreak/>
        <w:t>רתח</w:t>
      </w:r>
    </w:p>
    <w:p w14:paraId="15EFFA6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הקב</w:t>
      </w:r>
      <w:r>
        <w:rPr>
          <w:noProof/>
          <w:rtl/>
        </w:rPr>
        <w:t>"</w:t>
      </w:r>
      <w:r>
        <w:rPr>
          <w:rFonts w:hint="eastAsia"/>
          <w:noProof/>
          <w:rtl/>
        </w:rPr>
        <w:t>ה</w:t>
      </w:r>
      <w:r>
        <w:rPr>
          <w:noProof/>
          <w:rtl/>
        </w:rPr>
        <w:t xml:space="preserve"> </w:t>
      </w:r>
      <w:r>
        <w:rPr>
          <w:rFonts w:hint="eastAsia"/>
          <w:noProof/>
          <w:rtl/>
        </w:rPr>
        <w:t>כועס</w:t>
      </w:r>
    </w:p>
    <w:p w14:paraId="3266682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טובה</w:t>
      </w:r>
      <w:r>
        <w:rPr>
          <w:noProof/>
          <w:rtl/>
        </w:rPr>
        <w:t xml:space="preserve"> </w:t>
      </w:r>
      <w:r>
        <w:rPr>
          <w:rFonts w:hint="eastAsia"/>
          <w:noProof/>
          <w:rtl/>
        </w:rPr>
        <w:t>מרדות</w:t>
      </w:r>
      <w:r>
        <w:rPr>
          <w:noProof/>
          <w:rtl/>
        </w:rPr>
        <w:t xml:space="preserve"> </w:t>
      </w:r>
      <w:r>
        <w:rPr>
          <w:rFonts w:hint="eastAsia"/>
          <w:noProof/>
          <w:rtl/>
        </w:rPr>
        <w:t>בלב</w:t>
      </w:r>
      <w:r>
        <w:rPr>
          <w:noProof/>
          <w:rtl/>
        </w:rPr>
        <w:t xml:space="preserve"> </w:t>
      </w:r>
      <w:r>
        <w:rPr>
          <w:rFonts w:hint="eastAsia"/>
          <w:noProof/>
          <w:rtl/>
        </w:rPr>
        <w:t>אדם</w:t>
      </w:r>
    </w:p>
    <w:p w14:paraId="1DB5BFF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ג</w:t>
      </w:r>
      <w:r>
        <w:rPr>
          <w:rtl/>
        </w:rPr>
        <w:t xml:space="preserve">' </w:t>
      </w:r>
      <w:r>
        <w:rPr>
          <w:rFonts w:hint="eastAsia"/>
          <w:rtl/>
        </w:rPr>
        <w:t>דברים</w:t>
      </w:r>
      <w:r>
        <w:rPr>
          <w:rtl/>
        </w:rPr>
        <w:t xml:space="preserve"> </w:t>
      </w:r>
      <w:r>
        <w:rPr>
          <w:rFonts w:hint="eastAsia"/>
          <w:rtl/>
        </w:rPr>
        <w:t>ביקש</w:t>
      </w:r>
      <w:r>
        <w:rPr>
          <w:rtl/>
        </w:rPr>
        <w:t xml:space="preserve"> </w:t>
      </w:r>
      <w:r>
        <w:rPr>
          <w:rFonts w:hint="eastAsia"/>
          <w:rtl/>
        </w:rPr>
        <w:t>משה</w:t>
      </w:r>
      <w:r>
        <w:rPr>
          <w:rtl/>
        </w:rPr>
        <w:t xml:space="preserve"> </w:t>
      </w:r>
      <w:r>
        <w:rPr>
          <w:rFonts w:hint="eastAsia"/>
          <w:rtl/>
        </w:rPr>
        <w:t>וניתן</w:t>
      </w:r>
      <w:r>
        <w:rPr>
          <w:rtl/>
        </w:rPr>
        <w:t xml:space="preserve"> </w:t>
      </w:r>
      <w:r>
        <w:rPr>
          <w:rFonts w:hint="eastAsia"/>
          <w:rtl/>
        </w:rPr>
        <w:t>לו</w:t>
      </w:r>
      <w:r>
        <w:rPr>
          <w:rtl/>
        </w:rPr>
        <w:t>,</w:t>
      </w:r>
    </w:p>
    <w:p w14:paraId="6092118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צדיק</w:t>
      </w:r>
      <w:r>
        <w:rPr>
          <w:noProof/>
          <w:rtl/>
        </w:rPr>
        <w:t xml:space="preserve"> </w:t>
      </w:r>
      <w:r>
        <w:rPr>
          <w:rFonts w:hint="eastAsia"/>
          <w:noProof/>
          <w:rtl/>
        </w:rPr>
        <w:t>וטוב</w:t>
      </w:r>
      <w:r>
        <w:rPr>
          <w:noProof/>
          <w:rtl/>
        </w:rPr>
        <w:t xml:space="preserve"> </w:t>
      </w:r>
      <w:r>
        <w:rPr>
          <w:rFonts w:hint="eastAsia"/>
          <w:noProof/>
          <w:rtl/>
        </w:rPr>
        <w:t>לו</w:t>
      </w:r>
      <w:r>
        <w:rPr>
          <w:noProof/>
          <w:rtl/>
        </w:rPr>
        <w:t>-</w:t>
      </w:r>
    </w:p>
    <w:p w14:paraId="5EB6C3E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צדיק</w:t>
      </w:r>
      <w:r>
        <w:rPr>
          <w:noProof/>
          <w:rtl/>
        </w:rPr>
        <w:t xml:space="preserve"> </w:t>
      </w:r>
      <w:r>
        <w:rPr>
          <w:rFonts w:hint="eastAsia"/>
          <w:noProof/>
          <w:rtl/>
        </w:rPr>
        <w:t>וטוב</w:t>
      </w:r>
      <w:r>
        <w:rPr>
          <w:noProof/>
          <w:rtl/>
        </w:rPr>
        <w:t xml:space="preserve"> </w:t>
      </w:r>
      <w:r>
        <w:rPr>
          <w:rFonts w:hint="eastAsia"/>
          <w:noProof/>
          <w:rtl/>
        </w:rPr>
        <w:t>לו</w:t>
      </w:r>
    </w:p>
    <w:p w14:paraId="2487462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רשע</w:t>
      </w:r>
      <w:r>
        <w:rPr>
          <w:noProof/>
          <w:rtl/>
        </w:rPr>
        <w:t xml:space="preserve"> </w:t>
      </w:r>
      <w:r>
        <w:rPr>
          <w:rFonts w:hint="eastAsia"/>
          <w:noProof/>
          <w:rtl/>
        </w:rPr>
        <w:t>ורע</w:t>
      </w:r>
      <w:r>
        <w:rPr>
          <w:noProof/>
          <w:rtl/>
        </w:rPr>
        <w:t xml:space="preserve"> </w:t>
      </w:r>
      <w:r>
        <w:rPr>
          <w:rFonts w:hint="eastAsia"/>
          <w:noProof/>
          <w:rtl/>
        </w:rPr>
        <w:t>לו</w:t>
      </w:r>
      <w:r>
        <w:rPr>
          <w:noProof/>
          <w:rtl/>
        </w:rPr>
        <w:t>-</w:t>
      </w:r>
    </w:p>
    <w:p w14:paraId="749BCF1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דבור</w:t>
      </w:r>
      <w:r>
        <w:rPr>
          <w:noProof/>
          <w:rtl/>
        </w:rPr>
        <w:t xml:space="preserve"> </w:t>
      </w:r>
      <w:r>
        <w:rPr>
          <w:rFonts w:hint="eastAsia"/>
          <w:noProof/>
          <w:rtl/>
        </w:rPr>
        <w:t>שיצא</w:t>
      </w:r>
      <w:r>
        <w:rPr>
          <w:noProof/>
          <w:rtl/>
        </w:rPr>
        <w:t xml:space="preserve"> </w:t>
      </w:r>
      <w:r>
        <w:rPr>
          <w:rFonts w:hint="eastAsia"/>
          <w:noProof/>
          <w:rtl/>
        </w:rPr>
        <w:t>מהקב</w:t>
      </w:r>
      <w:r>
        <w:rPr>
          <w:noProof/>
          <w:rtl/>
        </w:rPr>
        <w:t>"</w:t>
      </w:r>
      <w:r>
        <w:rPr>
          <w:rFonts w:hint="eastAsia"/>
          <w:noProof/>
          <w:rtl/>
        </w:rPr>
        <w:t>ה</w:t>
      </w:r>
      <w:r>
        <w:rPr>
          <w:noProof/>
          <w:rtl/>
        </w:rPr>
        <w:t xml:space="preserve"> </w:t>
      </w:r>
      <w:r>
        <w:rPr>
          <w:rFonts w:hint="eastAsia"/>
          <w:noProof/>
          <w:rtl/>
        </w:rPr>
        <w:t>לטובה</w:t>
      </w:r>
    </w:p>
    <w:p w14:paraId="1865702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שם</w:t>
      </w:r>
      <w:r>
        <w:rPr>
          <w:noProof/>
          <w:rtl/>
        </w:rPr>
        <w:t xml:space="preserve"> </w:t>
      </w:r>
      <w:r>
        <w:rPr>
          <w:rFonts w:hint="eastAsia"/>
          <w:noProof/>
          <w:rtl/>
        </w:rPr>
        <w:t>גורם</w:t>
      </w:r>
      <w:r>
        <w:rPr>
          <w:noProof/>
          <w:rtl/>
        </w:rPr>
        <w:t>:</w:t>
      </w:r>
    </w:p>
    <w:p w14:paraId="068CD30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קשה</w:t>
      </w:r>
      <w:r>
        <w:rPr>
          <w:noProof/>
          <w:rtl/>
        </w:rPr>
        <w:t xml:space="preserve"> </w:t>
      </w:r>
      <w:r>
        <w:rPr>
          <w:rFonts w:hint="eastAsia"/>
          <w:noProof/>
          <w:rtl/>
        </w:rPr>
        <w:t>תרבות</w:t>
      </w:r>
      <w:r>
        <w:rPr>
          <w:noProof/>
          <w:rtl/>
        </w:rPr>
        <w:t xml:space="preserve"> </w:t>
      </w:r>
      <w:r>
        <w:rPr>
          <w:rFonts w:hint="eastAsia"/>
          <w:noProof/>
          <w:rtl/>
        </w:rPr>
        <w:t>רעה</w:t>
      </w:r>
    </w:p>
    <w:p w14:paraId="6387756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מותר</w:t>
      </w:r>
      <w:r>
        <w:rPr>
          <w:noProof/>
          <w:rtl/>
        </w:rPr>
        <w:t xml:space="preserve"> </w:t>
      </w:r>
      <w:r>
        <w:rPr>
          <w:rFonts w:hint="eastAsia"/>
          <w:noProof/>
          <w:rtl/>
        </w:rPr>
        <w:t>להתגרות</w:t>
      </w:r>
      <w:r>
        <w:rPr>
          <w:noProof/>
          <w:rtl/>
        </w:rPr>
        <w:t xml:space="preserve"> </w:t>
      </w:r>
      <w:r>
        <w:rPr>
          <w:rFonts w:hint="eastAsia"/>
          <w:noProof/>
          <w:rtl/>
        </w:rPr>
        <w:t>ברשעים</w:t>
      </w:r>
    </w:p>
    <w:p w14:paraId="5EAEBD9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רשע</w:t>
      </w:r>
      <w:r>
        <w:rPr>
          <w:noProof/>
          <w:rtl/>
        </w:rPr>
        <w:t xml:space="preserve"> </w:t>
      </w:r>
      <w:r>
        <w:rPr>
          <w:rFonts w:hint="eastAsia"/>
          <w:noProof/>
          <w:rtl/>
        </w:rPr>
        <w:t>ששעה</w:t>
      </w:r>
      <w:r>
        <w:rPr>
          <w:noProof/>
          <w:rtl/>
        </w:rPr>
        <w:t xml:space="preserve"> </w:t>
      </w:r>
      <w:r>
        <w:rPr>
          <w:rFonts w:hint="eastAsia"/>
          <w:noProof/>
          <w:rtl/>
        </w:rPr>
        <w:t>משחקת</w:t>
      </w:r>
      <w:r>
        <w:rPr>
          <w:noProof/>
          <w:rtl/>
        </w:rPr>
        <w:t xml:space="preserve"> </w:t>
      </w:r>
      <w:r>
        <w:rPr>
          <w:rFonts w:hint="eastAsia"/>
          <w:noProof/>
          <w:rtl/>
        </w:rPr>
        <w:t>לו</w:t>
      </w:r>
    </w:p>
    <w:p w14:paraId="70AB276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הקובע</w:t>
      </w:r>
      <w:r>
        <w:rPr>
          <w:noProof/>
          <w:rtl/>
        </w:rPr>
        <w:t xml:space="preserve"> </w:t>
      </w:r>
      <w:r>
        <w:rPr>
          <w:rFonts w:hint="eastAsia"/>
          <w:noProof/>
          <w:rtl/>
        </w:rPr>
        <w:t>מקום</w:t>
      </w:r>
      <w:r>
        <w:rPr>
          <w:noProof/>
          <w:rtl/>
        </w:rPr>
        <w:t xml:space="preserve"> </w:t>
      </w:r>
      <w:r>
        <w:rPr>
          <w:rFonts w:hint="eastAsia"/>
          <w:noProof/>
          <w:rtl/>
        </w:rPr>
        <w:t>לתפלתו</w:t>
      </w:r>
    </w:p>
    <w:p w14:paraId="7113C8C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גדול</w:t>
      </w:r>
      <w:r>
        <w:rPr>
          <w:noProof/>
          <w:rtl/>
        </w:rPr>
        <w:t xml:space="preserve"> </w:t>
      </w:r>
      <w:r>
        <w:rPr>
          <w:rFonts w:hint="eastAsia"/>
          <w:noProof/>
          <w:rtl/>
        </w:rPr>
        <w:t>שמושה</w:t>
      </w:r>
    </w:p>
    <w:p w14:paraId="1F0A47D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עת</w:t>
      </w:r>
      <w:r>
        <w:rPr>
          <w:rtl/>
        </w:rPr>
        <w:t xml:space="preserve"> </w:t>
      </w:r>
      <w:r>
        <w:rPr>
          <w:rFonts w:hint="eastAsia"/>
          <w:rtl/>
        </w:rPr>
        <w:t>רצון</w:t>
      </w:r>
    </w:p>
    <w:p w14:paraId="6873034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אין</w:t>
      </w:r>
      <w:r>
        <w:rPr>
          <w:noProof/>
          <w:rtl/>
        </w:rPr>
        <w:t xml:space="preserve"> </w:t>
      </w:r>
      <w:r>
        <w:rPr>
          <w:rFonts w:hint="eastAsia"/>
          <w:noProof/>
          <w:rtl/>
        </w:rPr>
        <w:t>הקב</w:t>
      </w:r>
      <w:r>
        <w:rPr>
          <w:noProof/>
          <w:rtl/>
        </w:rPr>
        <w:t>"</w:t>
      </w:r>
      <w:r>
        <w:rPr>
          <w:rFonts w:hint="eastAsia"/>
          <w:noProof/>
          <w:rtl/>
        </w:rPr>
        <w:t>ה</w:t>
      </w:r>
      <w:r>
        <w:rPr>
          <w:noProof/>
          <w:rtl/>
        </w:rPr>
        <w:t xml:space="preserve"> </w:t>
      </w:r>
      <w:r>
        <w:rPr>
          <w:rFonts w:hint="eastAsia"/>
          <w:noProof/>
          <w:rtl/>
        </w:rPr>
        <w:t>מואס</w:t>
      </w:r>
    </w:p>
    <w:p w14:paraId="1F52BF6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העוסק</w:t>
      </w:r>
      <w:r>
        <w:rPr>
          <w:noProof/>
          <w:rtl/>
        </w:rPr>
        <w:t xml:space="preserve"> </w:t>
      </w:r>
      <w:r>
        <w:rPr>
          <w:rFonts w:hint="eastAsia"/>
          <w:noProof/>
          <w:rtl/>
        </w:rPr>
        <w:t>בתורה</w:t>
      </w:r>
      <w:r>
        <w:rPr>
          <w:noProof/>
          <w:rtl/>
        </w:rPr>
        <w:t xml:space="preserve"> </w:t>
      </w:r>
      <w:r>
        <w:rPr>
          <w:rFonts w:hint="eastAsia"/>
          <w:noProof/>
          <w:rtl/>
        </w:rPr>
        <w:t>ובגמ</w:t>
      </w:r>
      <w:r>
        <w:rPr>
          <w:noProof/>
          <w:rtl/>
        </w:rPr>
        <w:t>"</w:t>
      </w:r>
      <w:r>
        <w:rPr>
          <w:rFonts w:hint="eastAsia"/>
          <w:noProof/>
          <w:rtl/>
        </w:rPr>
        <w:t>ח</w:t>
      </w:r>
    </w:p>
    <w:p w14:paraId="448478E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מי</w:t>
      </w:r>
      <w:r>
        <w:rPr>
          <w:noProof/>
          <w:rtl/>
        </w:rPr>
        <w:t xml:space="preserve"> </w:t>
      </w:r>
      <w:r>
        <w:rPr>
          <w:rFonts w:hint="eastAsia"/>
          <w:noProof/>
          <w:rtl/>
        </w:rPr>
        <w:t>שיש</w:t>
      </w:r>
      <w:r>
        <w:rPr>
          <w:noProof/>
          <w:rtl/>
        </w:rPr>
        <w:t xml:space="preserve"> </w:t>
      </w:r>
      <w:r>
        <w:rPr>
          <w:rFonts w:hint="eastAsia"/>
          <w:noProof/>
          <w:rtl/>
        </w:rPr>
        <w:t>לו</w:t>
      </w:r>
      <w:r>
        <w:rPr>
          <w:noProof/>
          <w:rtl/>
        </w:rPr>
        <w:t xml:space="preserve"> </w:t>
      </w:r>
      <w:r>
        <w:rPr>
          <w:rFonts w:hint="eastAsia"/>
          <w:noProof/>
          <w:rtl/>
        </w:rPr>
        <w:t>ביהכנ</w:t>
      </w:r>
      <w:r>
        <w:rPr>
          <w:noProof/>
          <w:rtl/>
        </w:rPr>
        <w:t>"</w:t>
      </w:r>
      <w:r>
        <w:rPr>
          <w:rFonts w:hint="eastAsia"/>
          <w:noProof/>
          <w:rtl/>
        </w:rPr>
        <w:t>ס</w:t>
      </w:r>
      <w:r>
        <w:rPr>
          <w:noProof/>
          <w:rtl/>
        </w:rPr>
        <w:t xml:space="preserve"> </w:t>
      </w:r>
      <w:r>
        <w:rPr>
          <w:rFonts w:hint="eastAsia"/>
          <w:noProof/>
          <w:rtl/>
        </w:rPr>
        <w:t>בעירו</w:t>
      </w:r>
      <w:r>
        <w:rPr>
          <w:noProof/>
          <w:rtl/>
        </w:rPr>
        <w:t xml:space="preserve">, </w:t>
      </w:r>
      <w:r>
        <w:rPr>
          <w:rFonts w:hint="eastAsia"/>
          <w:noProof/>
          <w:rtl/>
        </w:rPr>
        <w:t>ואינו</w:t>
      </w:r>
      <w:r>
        <w:rPr>
          <w:noProof/>
          <w:rtl/>
        </w:rPr>
        <w:t xml:space="preserve"> </w:t>
      </w:r>
      <w:r>
        <w:rPr>
          <w:rFonts w:hint="eastAsia"/>
          <w:noProof/>
          <w:rtl/>
        </w:rPr>
        <w:t>נכנס</w:t>
      </w:r>
      <w:r>
        <w:rPr>
          <w:noProof/>
          <w:rtl/>
        </w:rPr>
        <w:t xml:space="preserve"> </w:t>
      </w:r>
      <w:r>
        <w:rPr>
          <w:rFonts w:hint="eastAsia"/>
          <w:noProof/>
          <w:rtl/>
        </w:rPr>
        <w:t>להתפלל</w:t>
      </w:r>
      <w:r>
        <w:rPr>
          <w:noProof/>
          <w:rtl/>
        </w:rPr>
        <w:t>,</w:t>
      </w:r>
    </w:p>
    <w:p w14:paraId="291F0425" w14:textId="77777777" w:rsidR="00B90B03" w:rsidRDefault="00B90B03" w:rsidP="00B90B03">
      <w:pPr>
        <w:pStyle w:val="TOC2"/>
        <w:rPr>
          <w:rFonts w:asciiTheme="minorHAnsi" w:eastAsiaTheme="minorEastAsia" w:hAnsiTheme="minorHAnsi" w:cstheme="minorBidi"/>
          <w:kern w:val="2"/>
          <w:sz w:val="24"/>
          <w:szCs w:val="24"/>
          <w:rtl/>
          <w14:ligatures w14:val="standardContextual"/>
        </w:rPr>
      </w:pPr>
      <w:r w:rsidRPr="009C2A5E">
        <w:rPr>
          <w:rFonts w:hint="eastAsia"/>
          <w:rtl/>
        </w:rPr>
        <w:t>יש</w:t>
      </w:r>
      <w:r w:rsidRPr="009C2A5E">
        <w:rPr>
          <w:rtl/>
        </w:rPr>
        <w:t xml:space="preserve"> </w:t>
      </w:r>
      <w:r w:rsidRPr="009C2A5E">
        <w:rPr>
          <w:rFonts w:hint="eastAsia"/>
          <w:rtl/>
        </w:rPr>
        <w:t>זקנים</w:t>
      </w:r>
      <w:r w:rsidRPr="009C2A5E">
        <w:rPr>
          <w:rtl/>
        </w:rPr>
        <w:t xml:space="preserve"> </w:t>
      </w:r>
      <w:r w:rsidRPr="009C2A5E">
        <w:rPr>
          <w:rFonts w:hint="eastAsia"/>
          <w:rtl/>
        </w:rPr>
        <w:t>גם</w:t>
      </w:r>
      <w:r w:rsidRPr="009C2A5E">
        <w:rPr>
          <w:rtl/>
        </w:rPr>
        <w:t xml:space="preserve"> </w:t>
      </w:r>
      <w:r w:rsidRPr="009C2A5E">
        <w:rPr>
          <w:rFonts w:hint="eastAsia"/>
          <w:rtl/>
        </w:rPr>
        <w:t>בבבל</w:t>
      </w:r>
    </w:p>
    <w:p w14:paraId="25EECB3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tl/>
        </w:rPr>
        <w:t>'</w:t>
      </w:r>
      <w:r w:rsidRPr="009C2A5E">
        <w:rPr>
          <w:rFonts w:hint="eastAsia"/>
          <w:rtl/>
        </w:rPr>
        <w:t>לעת</w:t>
      </w:r>
      <w:r w:rsidRPr="009C2A5E">
        <w:rPr>
          <w:rtl/>
        </w:rPr>
        <w:t xml:space="preserve"> </w:t>
      </w:r>
      <w:r w:rsidRPr="009C2A5E">
        <w:rPr>
          <w:rFonts w:hint="eastAsia"/>
          <w:rtl/>
        </w:rPr>
        <w:t>מצא</w:t>
      </w:r>
      <w:r w:rsidRPr="009C2A5E">
        <w:rPr>
          <w:rtl/>
        </w:rPr>
        <w:t>'</w:t>
      </w:r>
      <w:r>
        <w:rPr>
          <w:rtl/>
        </w:rPr>
        <w:t xml:space="preserve"> [</w:t>
      </w:r>
      <w:r>
        <w:rPr>
          <w:rFonts w:hint="eastAsia"/>
          <w:rtl/>
        </w:rPr>
        <w:t>ה</w:t>
      </w:r>
      <w:r>
        <w:rPr>
          <w:rtl/>
        </w:rPr>
        <w:t>]</w:t>
      </w:r>
    </w:p>
    <w:p w14:paraId="54F6092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תתק</w:t>
      </w:r>
      <w:r w:rsidRPr="009C2A5E">
        <w:rPr>
          <w:rtl/>
        </w:rPr>
        <w:t>"</w:t>
      </w:r>
      <w:r w:rsidRPr="009C2A5E">
        <w:rPr>
          <w:rFonts w:hint="eastAsia"/>
          <w:rtl/>
        </w:rPr>
        <w:t>ג</w:t>
      </w:r>
      <w:r w:rsidRPr="009C2A5E">
        <w:rPr>
          <w:rtl/>
        </w:rPr>
        <w:t xml:space="preserve"> </w:t>
      </w:r>
      <w:r w:rsidRPr="009C2A5E">
        <w:rPr>
          <w:rFonts w:hint="eastAsia"/>
          <w:rtl/>
        </w:rPr>
        <w:t>מיני</w:t>
      </w:r>
      <w:r w:rsidRPr="009C2A5E">
        <w:rPr>
          <w:rtl/>
        </w:rPr>
        <w:t xml:space="preserve"> </w:t>
      </w:r>
      <w:r w:rsidRPr="009C2A5E">
        <w:rPr>
          <w:rFonts w:hint="eastAsia"/>
          <w:rtl/>
        </w:rPr>
        <w:t>מיתה</w:t>
      </w:r>
    </w:p>
    <w:p w14:paraId="7DC98AF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קשה</w:t>
      </w:r>
    </w:p>
    <w:p w14:paraId="37E4D3E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אסכרא</w:t>
      </w:r>
    </w:p>
    <w:p w14:paraId="60A1811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אוהב</w:t>
      </w:r>
      <w:r>
        <w:rPr>
          <w:noProof/>
          <w:rtl/>
        </w:rPr>
        <w:t xml:space="preserve"> </w:t>
      </w:r>
      <w:r>
        <w:rPr>
          <w:rFonts w:hint="eastAsia"/>
          <w:noProof/>
          <w:rtl/>
        </w:rPr>
        <w:t>ה</w:t>
      </w:r>
      <w:r>
        <w:rPr>
          <w:noProof/>
          <w:rtl/>
        </w:rPr>
        <w:t xml:space="preserve">' </w:t>
      </w:r>
      <w:r>
        <w:rPr>
          <w:rFonts w:hint="eastAsia"/>
          <w:noProof/>
          <w:rtl/>
        </w:rPr>
        <w:t>שערים</w:t>
      </w:r>
      <w:r>
        <w:rPr>
          <w:noProof/>
          <w:rtl/>
        </w:rPr>
        <w:t xml:space="preserve"> </w:t>
      </w:r>
      <w:r>
        <w:rPr>
          <w:rFonts w:hint="eastAsia"/>
          <w:noProof/>
          <w:rtl/>
        </w:rPr>
        <w:t>המצויינים</w:t>
      </w:r>
      <w:r>
        <w:rPr>
          <w:noProof/>
          <w:rtl/>
        </w:rPr>
        <w:t xml:space="preserve"> </w:t>
      </w:r>
      <w:r>
        <w:rPr>
          <w:rFonts w:hint="eastAsia"/>
          <w:noProof/>
          <w:rtl/>
        </w:rPr>
        <w:t>בהלכה</w:t>
      </w:r>
    </w:p>
    <w:p w14:paraId="2EE2DA4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גדול</w:t>
      </w:r>
      <w:r>
        <w:rPr>
          <w:noProof/>
          <w:rtl/>
        </w:rPr>
        <w:t xml:space="preserve"> </w:t>
      </w:r>
      <w:r>
        <w:rPr>
          <w:rFonts w:hint="eastAsia"/>
          <w:noProof/>
          <w:rtl/>
        </w:rPr>
        <w:t>נהנה</w:t>
      </w:r>
      <w:r>
        <w:rPr>
          <w:noProof/>
          <w:rtl/>
        </w:rPr>
        <w:t xml:space="preserve"> </w:t>
      </w:r>
      <w:r>
        <w:rPr>
          <w:rFonts w:hint="eastAsia"/>
          <w:noProof/>
          <w:rtl/>
        </w:rPr>
        <w:t>מיגיע</w:t>
      </w:r>
      <w:r>
        <w:rPr>
          <w:noProof/>
          <w:rtl/>
        </w:rPr>
        <w:t xml:space="preserve"> </w:t>
      </w:r>
      <w:r>
        <w:rPr>
          <w:rFonts w:hint="eastAsia"/>
          <w:noProof/>
          <w:rtl/>
        </w:rPr>
        <w:t>כפו</w:t>
      </w:r>
    </w:p>
    <w:p w14:paraId="4FDBA33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בשלושה</w:t>
      </w:r>
      <w:r>
        <w:rPr>
          <w:noProof/>
          <w:rtl/>
        </w:rPr>
        <w:t xml:space="preserve"> </w:t>
      </w:r>
      <w:r>
        <w:rPr>
          <w:rFonts w:hint="eastAsia"/>
          <w:noProof/>
          <w:rtl/>
        </w:rPr>
        <w:t>דברים</w:t>
      </w:r>
      <w:r>
        <w:rPr>
          <w:noProof/>
          <w:rtl/>
        </w:rPr>
        <w:t xml:space="preserve"> </w:t>
      </w:r>
      <w:r>
        <w:rPr>
          <w:rFonts w:hint="eastAsia"/>
          <w:noProof/>
          <w:rtl/>
        </w:rPr>
        <w:t>אני</w:t>
      </w:r>
      <w:r>
        <w:rPr>
          <w:noProof/>
          <w:rtl/>
        </w:rPr>
        <w:t xml:space="preserve"> </w:t>
      </w:r>
      <w:r>
        <w:rPr>
          <w:rFonts w:hint="eastAsia"/>
          <w:noProof/>
          <w:rtl/>
        </w:rPr>
        <w:t>אוהב</w:t>
      </w:r>
      <w:r>
        <w:rPr>
          <w:noProof/>
          <w:rtl/>
        </w:rPr>
        <w:t xml:space="preserve"> </w:t>
      </w:r>
      <w:r>
        <w:rPr>
          <w:rFonts w:hint="eastAsia"/>
          <w:noProof/>
          <w:rtl/>
        </w:rPr>
        <w:t>את</w:t>
      </w:r>
      <w:r>
        <w:rPr>
          <w:noProof/>
          <w:rtl/>
        </w:rPr>
        <w:t xml:space="preserve"> </w:t>
      </w:r>
      <w:r>
        <w:rPr>
          <w:rFonts w:hint="eastAsia"/>
          <w:noProof/>
          <w:rtl/>
        </w:rPr>
        <w:t>המדיים</w:t>
      </w:r>
    </w:p>
    <w:p w14:paraId="38123AC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בג</w:t>
      </w:r>
      <w:r>
        <w:rPr>
          <w:noProof/>
          <w:rtl/>
        </w:rPr>
        <w:t xml:space="preserve">' </w:t>
      </w:r>
      <w:r>
        <w:rPr>
          <w:rFonts w:hint="eastAsia"/>
          <w:noProof/>
          <w:rtl/>
        </w:rPr>
        <w:t>דברים</w:t>
      </w:r>
      <w:r>
        <w:rPr>
          <w:noProof/>
          <w:rtl/>
        </w:rPr>
        <w:t xml:space="preserve"> </w:t>
      </w:r>
      <w:r>
        <w:rPr>
          <w:rFonts w:hint="eastAsia"/>
          <w:noProof/>
          <w:rtl/>
        </w:rPr>
        <w:t>אוהב</w:t>
      </w:r>
      <w:r>
        <w:rPr>
          <w:noProof/>
          <w:rtl/>
        </w:rPr>
        <w:t xml:space="preserve"> </w:t>
      </w:r>
      <w:r>
        <w:rPr>
          <w:rFonts w:hint="eastAsia"/>
          <w:noProof/>
          <w:rtl/>
        </w:rPr>
        <w:t>את</w:t>
      </w:r>
      <w:r>
        <w:rPr>
          <w:noProof/>
          <w:rtl/>
        </w:rPr>
        <w:t xml:space="preserve"> </w:t>
      </w:r>
      <w:r>
        <w:rPr>
          <w:rFonts w:hint="eastAsia"/>
          <w:noProof/>
          <w:rtl/>
        </w:rPr>
        <w:t>הפרסיים</w:t>
      </w:r>
    </w:p>
    <w:p w14:paraId="2E6568B7"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ר</w:t>
      </w:r>
      <w:r w:rsidRPr="009C2A5E">
        <w:rPr>
          <w:rFonts w:ascii="Fb Fontext" w:hAnsi="Fb Fontext" w:cs="BA Vilna Bold"/>
          <w:b/>
          <w:noProof/>
          <w:shd w:val="clear" w:color="auto" w:fill="FFFFFF" w:themeFill="background1"/>
          <w:rtl/>
        </w:rPr>
        <w:t>"</w:t>
      </w:r>
      <w:r w:rsidRPr="009C2A5E">
        <w:rPr>
          <w:rFonts w:ascii="Fb Fontext" w:hAnsi="Fb Fontext" w:cs="BA Vilna Bold" w:hint="eastAsia"/>
          <w:b/>
          <w:noProof/>
          <w:shd w:val="clear" w:color="auto" w:fill="FFFFFF" w:themeFill="background1"/>
          <w:rtl/>
        </w:rPr>
        <w:t>ג</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עד</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שיעלה</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עמוד</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השחר</w:t>
      </w:r>
    </w:p>
    <w:p w14:paraId="036F037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והלכה</w:t>
      </w:r>
      <w:r>
        <w:rPr>
          <w:noProof/>
          <w:rtl/>
        </w:rPr>
        <w:t xml:space="preserve"> </w:t>
      </w:r>
      <w:r>
        <w:rPr>
          <w:rFonts w:hint="eastAsia"/>
          <w:noProof/>
          <w:rtl/>
        </w:rPr>
        <w:t>כר</w:t>
      </w:r>
      <w:r>
        <w:rPr>
          <w:noProof/>
          <w:rtl/>
        </w:rPr>
        <w:t>"</w:t>
      </w:r>
      <w:r>
        <w:rPr>
          <w:rFonts w:hint="eastAsia"/>
          <w:noProof/>
          <w:rtl/>
        </w:rPr>
        <w:t>ג</w:t>
      </w:r>
      <w:r>
        <w:rPr>
          <w:noProof/>
          <w:rtl/>
        </w:rPr>
        <w:t>,</w:t>
      </w:r>
    </w:p>
    <w:p w14:paraId="54E4643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שלא</w:t>
      </w:r>
      <w:r>
        <w:rPr>
          <w:noProof/>
          <w:rtl/>
        </w:rPr>
        <w:t xml:space="preserve"> </w:t>
      </w:r>
      <w:r>
        <w:rPr>
          <w:rFonts w:hint="eastAsia"/>
          <w:noProof/>
          <w:rtl/>
        </w:rPr>
        <w:t>יאמר</w:t>
      </w:r>
      <w:r>
        <w:rPr>
          <w:noProof/>
          <w:rtl/>
        </w:rPr>
        <w:t xml:space="preserve"> </w:t>
      </w:r>
      <w:r>
        <w:rPr>
          <w:rFonts w:hint="eastAsia"/>
          <w:noProof/>
          <w:rtl/>
        </w:rPr>
        <w:t>השכיבנו</w:t>
      </w:r>
    </w:p>
    <w:p w14:paraId="58E55B1C"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מעשה</w:t>
      </w:r>
      <w:r>
        <w:rPr>
          <w:noProof/>
          <w:rtl/>
        </w:rPr>
        <w:t xml:space="preserve"> </w:t>
      </w:r>
      <w:r>
        <w:rPr>
          <w:rFonts w:hint="eastAsia"/>
          <w:noProof/>
          <w:rtl/>
        </w:rPr>
        <w:t>שבאו</w:t>
      </w:r>
      <w:r>
        <w:rPr>
          <w:noProof/>
          <w:rtl/>
        </w:rPr>
        <w:t xml:space="preserve"> </w:t>
      </w:r>
      <w:r>
        <w:rPr>
          <w:rFonts w:hint="eastAsia"/>
          <w:noProof/>
          <w:rtl/>
        </w:rPr>
        <w:t>בניו</w:t>
      </w:r>
      <w:r w:rsidRPr="009C2A5E">
        <w:rPr>
          <w:rFonts w:ascii="Fb Fontext" w:hAnsi="Fb Fontext" w:cs="BA Vilna Bold"/>
          <w:b/>
          <w:noProof/>
          <w:shd w:val="clear" w:color="auto" w:fill="FFFFFF" w:themeFill="background1"/>
          <w:rtl/>
        </w:rPr>
        <w:t>,</w:t>
      </w:r>
    </w:p>
    <w:p w14:paraId="71E525C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r>
        <w:rPr>
          <w:noProof/>
          <w:rtl/>
        </w:rPr>
        <w:t xml:space="preserve"> </w:t>
      </w:r>
      <w:r>
        <w:rPr>
          <w:rFonts w:hint="eastAsia"/>
          <w:noProof/>
          <w:rtl/>
        </w:rPr>
        <w:t>כרבנן</w:t>
      </w:r>
    </w:p>
    <w:p w14:paraId="7EE80123"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הקטר</w:t>
      </w:r>
      <w:r>
        <w:rPr>
          <w:noProof/>
          <w:rtl/>
        </w:rPr>
        <w:t xml:space="preserve"> </w:t>
      </w:r>
      <w:r>
        <w:rPr>
          <w:rFonts w:hint="eastAsia"/>
          <w:noProof/>
          <w:rtl/>
        </w:rPr>
        <w:t>חלבים</w:t>
      </w:r>
    </w:p>
    <w:p w14:paraId="258089A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נגאלו</w:t>
      </w:r>
      <w:r>
        <w:rPr>
          <w:noProof/>
          <w:rtl/>
        </w:rPr>
        <w:t xml:space="preserve"> </w:t>
      </w:r>
      <w:r>
        <w:rPr>
          <w:rFonts w:hint="eastAsia"/>
          <w:noProof/>
          <w:rtl/>
        </w:rPr>
        <w:t>בערב</w:t>
      </w:r>
      <w:r>
        <w:rPr>
          <w:noProof/>
          <w:rtl/>
        </w:rPr>
        <w:t xml:space="preserve">, </w:t>
      </w:r>
      <w:r>
        <w:rPr>
          <w:rFonts w:hint="eastAsia"/>
          <w:noProof/>
          <w:rtl/>
        </w:rPr>
        <w:t>ויצאו</w:t>
      </w:r>
      <w:r>
        <w:rPr>
          <w:noProof/>
          <w:rtl/>
        </w:rPr>
        <w:t xml:space="preserve"> </w:t>
      </w:r>
      <w:r>
        <w:rPr>
          <w:rFonts w:hint="eastAsia"/>
          <w:noProof/>
          <w:rtl/>
        </w:rPr>
        <w:t>ביום</w:t>
      </w:r>
    </w:p>
    <w:p w14:paraId="4F2CF7AC"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משיכיר</w:t>
      </w:r>
      <w:r w:rsidRPr="009C2A5E">
        <w:rPr>
          <w:rFonts w:ascii="FrankRuehl" w:hAnsi="FrankRuehl" w:cs="PFT_Frank"/>
          <w:noProof/>
          <w:rtl/>
        </w:rPr>
        <w:t xml:space="preserve"> </w:t>
      </w:r>
      <w:r>
        <w:rPr>
          <w:noProof/>
          <w:rtl/>
        </w:rPr>
        <w:t>[</w:t>
      </w:r>
      <w:r>
        <w:rPr>
          <w:rFonts w:hint="eastAsia"/>
          <w:noProof/>
          <w:rtl/>
        </w:rPr>
        <w:t>ד</w:t>
      </w:r>
      <w:r>
        <w:rPr>
          <w:noProof/>
          <w:rtl/>
        </w:rPr>
        <w:t>]</w:t>
      </w:r>
    </w:p>
    <w:p w14:paraId="0B2669F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הסומך</w:t>
      </w:r>
      <w:r>
        <w:rPr>
          <w:noProof/>
          <w:rtl/>
        </w:rPr>
        <w:t xml:space="preserve"> </w:t>
      </w:r>
      <w:r>
        <w:rPr>
          <w:rFonts w:hint="eastAsia"/>
          <w:noProof/>
          <w:rtl/>
        </w:rPr>
        <w:t>גאולה</w:t>
      </w:r>
      <w:r>
        <w:rPr>
          <w:noProof/>
          <w:rtl/>
        </w:rPr>
        <w:t xml:space="preserve"> </w:t>
      </w:r>
      <w:r>
        <w:rPr>
          <w:rFonts w:hint="eastAsia"/>
          <w:noProof/>
          <w:rtl/>
        </w:rPr>
        <w:t>לתפלה</w:t>
      </w:r>
    </w:p>
    <w:p w14:paraId="5BBAD79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סמך</w:t>
      </w:r>
      <w:r>
        <w:rPr>
          <w:noProof/>
          <w:rtl/>
        </w:rPr>
        <w:t xml:space="preserve"> </w:t>
      </w:r>
      <w:r>
        <w:rPr>
          <w:rFonts w:hint="eastAsia"/>
          <w:noProof/>
          <w:rtl/>
        </w:rPr>
        <w:t>גאולה</w:t>
      </w:r>
      <w:r>
        <w:rPr>
          <w:noProof/>
          <w:rtl/>
        </w:rPr>
        <w:t xml:space="preserve"> </w:t>
      </w:r>
      <w:r>
        <w:rPr>
          <w:rFonts w:hint="eastAsia"/>
          <w:noProof/>
          <w:rtl/>
        </w:rPr>
        <w:t>לתפילה</w:t>
      </w:r>
    </w:p>
    <w:p w14:paraId="29EE30B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יהיו</w:t>
      </w:r>
      <w:r>
        <w:rPr>
          <w:noProof/>
          <w:rtl/>
        </w:rPr>
        <w:t xml:space="preserve"> </w:t>
      </w:r>
      <w:r>
        <w:rPr>
          <w:rFonts w:hint="eastAsia"/>
          <w:noProof/>
          <w:rtl/>
        </w:rPr>
        <w:t>לרצון</w:t>
      </w:r>
    </w:p>
    <w:p w14:paraId="31CFF3C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קג</w:t>
      </w:r>
      <w:r>
        <w:rPr>
          <w:noProof/>
          <w:rtl/>
        </w:rPr>
        <w:t xml:space="preserve">' </w:t>
      </w:r>
      <w:r>
        <w:rPr>
          <w:rFonts w:hint="eastAsia"/>
          <w:noProof/>
          <w:rtl/>
        </w:rPr>
        <w:t>פרשיות</w:t>
      </w:r>
      <w:r>
        <w:rPr>
          <w:noProof/>
          <w:rtl/>
        </w:rPr>
        <w:t xml:space="preserve"> </w:t>
      </w:r>
      <w:r>
        <w:rPr>
          <w:rFonts w:hint="eastAsia"/>
          <w:noProof/>
          <w:rtl/>
        </w:rPr>
        <w:t>אמר</w:t>
      </w:r>
      <w:r>
        <w:rPr>
          <w:noProof/>
          <w:rtl/>
        </w:rPr>
        <w:t xml:space="preserve"> </w:t>
      </w:r>
      <w:r>
        <w:rPr>
          <w:rFonts w:hint="eastAsia"/>
          <w:noProof/>
          <w:rtl/>
        </w:rPr>
        <w:t>דוד</w:t>
      </w:r>
    </w:p>
    <w:p w14:paraId="11C74F6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ביקש</w:t>
      </w:r>
      <w:r>
        <w:rPr>
          <w:noProof/>
          <w:rtl/>
        </w:rPr>
        <w:t xml:space="preserve"> </w:t>
      </w:r>
      <w:r>
        <w:rPr>
          <w:rFonts w:hint="eastAsia"/>
          <w:noProof/>
          <w:rtl/>
        </w:rPr>
        <w:t>על</w:t>
      </w:r>
      <w:r>
        <w:rPr>
          <w:noProof/>
          <w:rtl/>
        </w:rPr>
        <w:t xml:space="preserve"> </w:t>
      </w:r>
      <w:r>
        <w:rPr>
          <w:rFonts w:hint="eastAsia"/>
          <w:noProof/>
          <w:rtl/>
        </w:rPr>
        <w:t>בריונים</w:t>
      </w:r>
      <w:r>
        <w:rPr>
          <w:noProof/>
          <w:rtl/>
        </w:rPr>
        <w:t xml:space="preserve"> </w:t>
      </w:r>
      <w:r>
        <w:rPr>
          <w:rFonts w:hint="eastAsia"/>
          <w:noProof/>
          <w:rtl/>
        </w:rPr>
        <w:t>שבשכנותו</w:t>
      </w:r>
    </w:p>
    <w:p w14:paraId="263E6B9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tl/>
        </w:rPr>
        <w:t>'</w:t>
      </w:r>
      <w:r w:rsidRPr="009C2A5E">
        <w:rPr>
          <w:rFonts w:hint="eastAsia"/>
          <w:rtl/>
        </w:rPr>
        <w:t>פיה</w:t>
      </w:r>
      <w:r w:rsidRPr="009C2A5E">
        <w:rPr>
          <w:rtl/>
        </w:rPr>
        <w:t xml:space="preserve"> </w:t>
      </w:r>
      <w:r w:rsidRPr="009C2A5E">
        <w:rPr>
          <w:rFonts w:hint="eastAsia"/>
          <w:rtl/>
        </w:rPr>
        <w:t>פתחה</w:t>
      </w:r>
      <w:r w:rsidRPr="009C2A5E">
        <w:rPr>
          <w:rtl/>
        </w:rPr>
        <w:t xml:space="preserve"> </w:t>
      </w:r>
      <w:r w:rsidRPr="009C2A5E">
        <w:rPr>
          <w:rFonts w:hint="eastAsia"/>
          <w:rtl/>
        </w:rPr>
        <w:t>בחכמה</w:t>
      </w:r>
      <w:r w:rsidRPr="009C2A5E">
        <w:rPr>
          <w:rtl/>
        </w:rPr>
        <w:t xml:space="preserve"> </w:t>
      </w:r>
      <w:r w:rsidRPr="009C2A5E">
        <w:rPr>
          <w:rFonts w:hint="eastAsia"/>
          <w:rtl/>
        </w:rPr>
        <w:t>ותורת</w:t>
      </w:r>
      <w:r w:rsidRPr="009C2A5E">
        <w:rPr>
          <w:rtl/>
        </w:rPr>
        <w:t xml:space="preserve"> </w:t>
      </w:r>
      <w:r w:rsidRPr="009C2A5E">
        <w:rPr>
          <w:rFonts w:hint="eastAsia"/>
          <w:rtl/>
        </w:rPr>
        <w:t>חסד</w:t>
      </w:r>
      <w:r w:rsidRPr="009C2A5E">
        <w:rPr>
          <w:rtl/>
        </w:rPr>
        <w:t xml:space="preserve"> </w:t>
      </w:r>
      <w:r w:rsidRPr="009C2A5E">
        <w:rPr>
          <w:rFonts w:hint="eastAsia"/>
          <w:rtl/>
        </w:rPr>
        <w:t>על</w:t>
      </w:r>
      <w:r w:rsidRPr="009C2A5E">
        <w:rPr>
          <w:rtl/>
        </w:rPr>
        <w:t xml:space="preserve"> </w:t>
      </w:r>
      <w:r w:rsidRPr="009C2A5E">
        <w:rPr>
          <w:rFonts w:hint="eastAsia"/>
          <w:rtl/>
        </w:rPr>
        <w:t>לשונה</w:t>
      </w:r>
      <w:r w:rsidRPr="009C2A5E">
        <w:rPr>
          <w:rtl/>
        </w:rPr>
        <w:t>',</w:t>
      </w:r>
    </w:p>
    <w:p w14:paraId="43B2C17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דר</w:t>
      </w:r>
      <w:r>
        <w:rPr>
          <w:noProof/>
          <w:rtl/>
        </w:rPr>
        <w:t xml:space="preserve"> </w:t>
      </w:r>
      <w:r>
        <w:rPr>
          <w:rFonts w:hint="eastAsia"/>
          <w:noProof/>
          <w:rtl/>
        </w:rPr>
        <w:t>במעי</w:t>
      </w:r>
      <w:r>
        <w:rPr>
          <w:noProof/>
          <w:rtl/>
        </w:rPr>
        <w:t xml:space="preserve"> </w:t>
      </w:r>
      <w:r>
        <w:rPr>
          <w:rFonts w:hint="eastAsia"/>
          <w:noProof/>
          <w:rtl/>
        </w:rPr>
        <w:t>אמו</w:t>
      </w:r>
    </w:p>
    <w:p w14:paraId="3BB5003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חמשה</w:t>
      </w:r>
      <w:r>
        <w:rPr>
          <w:rtl/>
        </w:rPr>
        <w:t xml:space="preserve"> </w:t>
      </w:r>
      <w:r>
        <w:rPr>
          <w:rFonts w:hint="eastAsia"/>
          <w:rtl/>
        </w:rPr>
        <w:t>ברכי</w:t>
      </w:r>
      <w:r>
        <w:rPr>
          <w:rtl/>
        </w:rPr>
        <w:t xml:space="preserve"> </w:t>
      </w:r>
      <w:r>
        <w:rPr>
          <w:rFonts w:hint="eastAsia"/>
          <w:rtl/>
        </w:rPr>
        <w:t>נפשי</w:t>
      </w:r>
      <w:r>
        <w:rPr>
          <w:rtl/>
        </w:rPr>
        <w:t xml:space="preserve"> </w:t>
      </w:r>
      <w:r>
        <w:rPr>
          <w:rFonts w:hint="eastAsia"/>
          <w:rtl/>
        </w:rPr>
        <w:t>כנגד</w:t>
      </w:r>
      <w:r>
        <w:rPr>
          <w:rtl/>
        </w:rPr>
        <w:t xml:space="preserve"> </w:t>
      </w:r>
      <w:r>
        <w:rPr>
          <w:rFonts w:hint="eastAsia"/>
          <w:rtl/>
        </w:rPr>
        <w:t>הקב</w:t>
      </w:r>
      <w:r>
        <w:rPr>
          <w:rtl/>
        </w:rPr>
        <w:t>"</w:t>
      </w:r>
      <w:r>
        <w:rPr>
          <w:rFonts w:hint="eastAsia"/>
          <w:rtl/>
        </w:rPr>
        <w:t>ה</w:t>
      </w:r>
      <w:r>
        <w:rPr>
          <w:rtl/>
        </w:rPr>
        <w:t xml:space="preserve"> </w:t>
      </w:r>
      <w:r>
        <w:rPr>
          <w:rFonts w:hint="eastAsia"/>
          <w:rtl/>
        </w:rPr>
        <w:t>וכנגד</w:t>
      </w:r>
      <w:r>
        <w:rPr>
          <w:rtl/>
        </w:rPr>
        <w:t xml:space="preserve"> </w:t>
      </w:r>
      <w:r>
        <w:rPr>
          <w:rFonts w:hint="eastAsia"/>
          <w:rtl/>
        </w:rPr>
        <w:t>נשמה</w:t>
      </w:r>
      <w:r>
        <w:rPr>
          <w:rtl/>
        </w:rPr>
        <w:t>:</w:t>
      </w:r>
    </w:p>
    <w:p w14:paraId="29D6463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דששה</w:t>
      </w:r>
      <w:r>
        <w:rPr>
          <w:rtl/>
        </w:rPr>
        <w:t xml:space="preserve"> </w:t>
      </w:r>
      <w:r>
        <w:rPr>
          <w:rFonts w:hint="eastAsia"/>
          <w:rtl/>
        </w:rPr>
        <w:t>דברים</w:t>
      </w:r>
      <w:r>
        <w:rPr>
          <w:rtl/>
        </w:rPr>
        <w:t xml:space="preserve"> </w:t>
      </w:r>
      <w:r>
        <w:rPr>
          <w:rFonts w:hint="eastAsia"/>
          <w:rtl/>
        </w:rPr>
        <w:t>עשה</w:t>
      </w:r>
      <w:r>
        <w:rPr>
          <w:rtl/>
        </w:rPr>
        <w:t xml:space="preserve"> </w:t>
      </w:r>
      <w:r>
        <w:rPr>
          <w:rFonts w:hint="eastAsia"/>
          <w:rtl/>
        </w:rPr>
        <w:t>חזקיהו</w:t>
      </w:r>
      <w:r>
        <w:rPr>
          <w:rtl/>
        </w:rPr>
        <w:t xml:space="preserve"> </w:t>
      </w:r>
      <w:r>
        <w:rPr>
          <w:rFonts w:hint="eastAsia"/>
          <w:rtl/>
        </w:rPr>
        <w:t>המלך</w:t>
      </w:r>
      <w:r>
        <w:rPr>
          <w:rtl/>
        </w:rPr>
        <w:t>,</w:t>
      </w:r>
    </w:p>
    <w:p w14:paraId="1C4FF4E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על</w:t>
      </w:r>
      <w:r>
        <w:rPr>
          <w:noProof/>
          <w:rtl/>
        </w:rPr>
        <w:t xml:space="preserve"> </w:t>
      </w:r>
      <w:r>
        <w:rPr>
          <w:rFonts w:hint="eastAsia"/>
          <w:noProof/>
          <w:rtl/>
        </w:rPr>
        <w:t>שלשה</w:t>
      </w:r>
      <w:r>
        <w:rPr>
          <w:noProof/>
          <w:rtl/>
        </w:rPr>
        <w:t xml:space="preserve"> </w:t>
      </w:r>
      <w:r>
        <w:rPr>
          <w:rFonts w:hint="eastAsia"/>
          <w:noProof/>
          <w:rtl/>
        </w:rPr>
        <w:t>הודו</w:t>
      </w:r>
      <w:r>
        <w:rPr>
          <w:noProof/>
          <w:rtl/>
        </w:rPr>
        <w:t xml:space="preserve"> </w:t>
      </w:r>
      <w:r>
        <w:rPr>
          <w:rFonts w:hint="eastAsia"/>
          <w:noProof/>
          <w:rtl/>
        </w:rPr>
        <w:t>לו</w:t>
      </w:r>
    </w:p>
    <w:p w14:paraId="4273551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ועל</w:t>
      </w:r>
      <w:r>
        <w:rPr>
          <w:noProof/>
          <w:rtl/>
        </w:rPr>
        <w:t xml:space="preserve"> </w:t>
      </w:r>
      <w:r>
        <w:rPr>
          <w:rFonts w:hint="eastAsia"/>
          <w:noProof/>
          <w:rtl/>
        </w:rPr>
        <w:t>שלשה</w:t>
      </w:r>
      <w:r>
        <w:rPr>
          <w:noProof/>
          <w:rtl/>
        </w:rPr>
        <w:t xml:space="preserve"> </w:t>
      </w:r>
      <w:r>
        <w:rPr>
          <w:rFonts w:hint="eastAsia"/>
          <w:noProof/>
          <w:rtl/>
        </w:rPr>
        <w:t>לא</w:t>
      </w:r>
      <w:r>
        <w:rPr>
          <w:noProof/>
          <w:rtl/>
        </w:rPr>
        <w:t xml:space="preserve"> </w:t>
      </w:r>
      <w:r>
        <w:rPr>
          <w:rFonts w:hint="eastAsia"/>
          <w:noProof/>
          <w:rtl/>
        </w:rPr>
        <w:t>הודו</w:t>
      </w:r>
      <w:r>
        <w:rPr>
          <w:noProof/>
          <w:rtl/>
        </w:rPr>
        <w:t xml:space="preserve"> </w:t>
      </w:r>
      <w:r>
        <w:rPr>
          <w:rFonts w:hint="eastAsia"/>
          <w:noProof/>
          <w:rtl/>
        </w:rPr>
        <w:t>לו</w:t>
      </w:r>
    </w:p>
    <w:p w14:paraId="5D93B03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התולה</w:t>
      </w:r>
      <w:r>
        <w:rPr>
          <w:noProof/>
          <w:rtl/>
        </w:rPr>
        <w:t xml:space="preserve"> </w:t>
      </w:r>
      <w:r>
        <w:rPr>
          <w:rFonts w:hint="eastAsia"/>
          <w:noProof/>
          <w:rtl/>
        </w:rPr>
        <w:t>בזכות</w:t>
      </w:r>
      <w:r>
        <w:rPr>
          <w:noProof/>
          <w:rtl/>
        </w:rPr>
        <w:t xml:space="preserve"> </w:t>
      </w:r>
      <w:r>
        <w:rPr>
          <w:rFonts w:hint="eastAsia"/>
          <w:noProof/>
          <w:rtl/>
        </w:rPr>
        <w:t>עצמו</w:t>
      </w:r>
    </w:p>
    <w:p w14:paraId="05DC008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cs="PFT_Frank" w:hint="eastAsia"/>
          <w:bCs/>
          <w:color w:val="C00000"/>
          <w:rtl/>
        </w:rPr>
        <w:t>אלישע</w:t>
      </w:r>
      <w:r w:rsidRPr="009C2A5E">
        <w:rPr>
          <w:rFonts w:cs="PFT_Frank"/>
          <w:bCs/>
          <w:color w:val="C00000"/>
          <w:rtl/>
        </w:rPr>
        <w:t xml:space="preserve"> </w:t>
      </w:r>
      <w:r w:rsidRPr="009C2A5E">
        <w:rPr>
          <w:rtl/>
        </w:rPr>
        <w:t>'</w:t>
      </w:r>
      <w:r w:rsidRPr="009C2A5E">
        <w:rPr>
          <w:rFonts w:hint="eastAsia"/>
          <w:rtl/>
        </w:rPr>
        <w:t>עלית</w:t>
      </w:r>
      <w:r w:rsidRPr="009C2A5E">
        <w:rPr>
          <w:rtl/>
        </w:rPr>
        <w:t xml:space="preserve"> </w:t>
      </w:r>
      <w:r w:rsidRPr="009C2A5E">
        <w:rPr>
          <w:rFonts w:hint="eastAsia"/>
          <w:rtl/>
        </w:rPr>
        <w:t>קיר</w:t>
      </w:r>
      <w:r w:rsidRPr="009C2A5E">
        <w:rPr>
          <w:rtl/>
        </w:rPr>
        <w:t xml:space="preserve"> </w:t>
      </w:r>
      <w:r w:rsidRPr="009C2A5E">
        <w:rPr>
          <w:rFonts w:hint="eastAsia"/>
          <w:rtl/>
        </w:rPr>
        <w:t>קטנה</w:t>
      </w:r>
      <w:r w:rsidRPr="009C2A5E">
        <w:rPr>
          <w:rtl/>
        </w:rPr>
        <w:t>'</w:t>
      </w:r>
    </w:p>
    <w:p w14:paraId="640E018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ז</w:t>
      </w:r>
      <w:r>
        <w:rPr>
          <w:rtl/>
        </w:rPr>
        <w:t xml:space="preserve">' </w:t>
      </w:r>
      <w:r>
        <w:rPr>
          <w:rFonts w:hint="eastAsia"/>
          <w:rtl/>
        </w:rPr>
        <w:t>דרשות</w:t>
      </w:r>
      <w:r>
        <w:rPr>
          <w:rtl/>
        </w:rPr>
        <w:t xml:space="preserve"> </w:t>
      </w:r>
      <w:r>
        <w:rPr>
          <w:rFonts w:hint="eastAsia"/>
          <w:rtl/>
        </w:rPr>
        <w:t>מריב</w:t>
      </w:r>
      <w:r>
        <w:rPr>
          <w:rtl/>
        </w:rPr>
        <w:t>''</w:t>
      </w:r>
      <w:r>
        <w:rPr>
          <w:rFonts w:hint="eastAsia"/>
          <w:rtl/>
        </w:rPr>
        <w:t>ח</w:t>
      </w:r>
    </w:p>
    <w:p w14:paraId="085C9B5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גדול</w:t>
      </w:r>
      <w:r>
        <w:rPr>
          <w:noProof/>
          <w:rtl/>
        </w:rPr>
        <w:t xml:space="preserve"> </w:t>
      </w:r>
      <w:r>
        <w:rPr>
          <w:rFonts w:hint="eastAsia"/>
          <w:noProof/>
          <w:rtl/>
        </w:rPr>
        <w:t>הקורא</w:t>
      </w:r>
      <w:r>
        <w:rPr>
          <w:noProof/>
          <w:rtl/>
        </w:rPr>
        <w:t xml:space="preserve"> </w:t>
      </w:r>
      <w:r>
        <w:rPr>
          <w:rFonts w:hint="eastAsia"/>
          <w:noProof/>
          <w:rtl/>
        </w:rPr>
        <w:t>קר</w:t>
      </w:r>
      <w:r>
        <w:rPr>
          <w:noProof/>
          <w:rtl/>
        </w:rPr>
        <w:t>"</w:t>
      </w:r>
      <w:r>
        <w:rPr>
          <w:rFonts w:hint="eastAsia"/>
          <w:noProof/>
          <w:rtl/>
        </w:rPr>
        <w:t>ש</w:t>
      </w:r>
      <w:r>
        <w:rPr>
          <w:noProof/>
          <w:rtl/>
        </w:rPr>
        <w:t xml:space="preserve"> </w:t>
      </w:r>
      <w:r>
        <w:rPr>
          <w:rFonts w:hint="eastAsia"/>
          <w:noProof/>
          <w:rtl/>
        </w:rPr>
        <w:t>בעונתה</w:t>
      </w:r>
    </w:p>
    <w:p w14:paraId="63C10F0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טרדה</w:t>
      </w:r>
      <w:r>
        <w:rPr>
          <w:noProof/>
          <w:rtl/>
        </w:rPr>
        <w:t xml:space="preserve"> </w:t>
      </w:r>
      <w:r>
        <w:rPr>
          <w:rFonts w:hint="eastAsia"/>
          <w:noProof/>
          <w:rtl/>
        </w:rPr>
        <w:t>דמצווה</w:t>
      </w:r>
    </w:p>
    <w:p w14:paraId="006A945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אבל</w:t>
      </w:r>
    </w:p>
    <w:p w14:paraId="13CA107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עשה</w:t>
      </w:r>
    </w:p>
    <w:p w14:paraId="49E79CC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השכים</w:t>
      </w:r>
      <w:r>
        <w:rPr>
          <w:rtl/>
        </w:rPr>
        <w:t xml:space="preserve"> </w:t>
      </w:r>
      <w:r>
        <w:rPr>
          <w:rFonts w:hint="eastAsia"/>
          <w:rtl/>
        </w:rPr>
        <w:t>לשנות</w:t>
      </w:r>
    </w:p>
    <w:p w14:paraId="5576259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מברך</w:t>
      </w:r>
    </w:p>
    <w:p w14:paraId="308D094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וברכו</w:t>
      </w:r>
      <w:r>
        <w:rPr>
          <w:noProof/>
          <w:rtl/>
        </w:rPr>
        <w:t xml:space="preserve"> </w:t>
      </w:r>
      <w:r>
        <w:rPr>
          <w:rFonts w:hint="eastAsia"/>
          <w:noProof/>
          <w:rtl/>
        </w:rPr>
        <w:t>את</w:t>
      </w:r>
      <w:r>
        <w:rPr>
          <w:noProof/>
          <w:rtl/>
        </w:rPr>
        <w:t xml:space="preserve"> </w:t>
      </w:r>
      <w:r>
        <w:rPr>
          <w:rFonts w:hint="eastAsia"/>
          <w:noProof/>
          <w:rtl/>
        </w:rPr>
        <w:t>העם</w:t>
      </w:r>
      <w:r>
        <w:rPr>
          <w:noProof/>
          <w:rtl/>
        </w:rPr>
        <w:t xml:space="preserve"> </w:t>
      </w:r>
      <w:r>
        <w:rPr>
          <w:rFonts w:hint="eastAsia"/>
          <w:noProof/>
          <w:rtl/>
        </w:rPr>
        <w:t>ג</w:t>
      </w:r>
      <w:r>
        <w:rPr>
          <w:noProof/>
          <w:rtl/>
        </w:rPr>
        <w:t xml:space="preserve">' </w:t>
      </w:r>
      <w:r>
        <w:rPr>
          <w:rFonts w:hint="eastAsia"/>
          <w:noProof/>
          <w:rtl/>
        </w:rPr>
        <w:t>ברכות</w:t>
      </w:r>
    </w:p>
    <w:p w14:paraId="2DAA4A4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ברכה</w:t>
      </w:r>
      <w:r>
        <w:rPr>
          <w:noProof/>
          <w:rtl/>
        </w:rPr>
        <w:t xml:space="preserve"> </w:t>
      </w:r>
      <w:r>
        <w:rPr>
          <w:rFonts w:hint="eastAsia"/>
          <w:noProof/>
          <w:rtl/>
        </w:rPr>
        <w:t>אחת</w:t>
      </w:r>
    </w:p>
    <w:p w14:paraId="78EF687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וקורין</w:t>
      </w:r>
    </w:p>
    <w:p w14:paraId="1386A62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משמר</w:t>
      </w:r>
      <w:r>
        <w:rPr>
          <w:noProof/>
          <w:rtl/>
        </w:rPr>
        <w:t xml:space="preserve"> </w:t>
      </w:r>
      <w:r>
        <w:rPr>
          <w:rFonts w:hint="eastAsia"/>
          <w:noProof/>
          <w:rtl/>
        </w:rPr>
        <w:t>היוצא</w:t>
      </w:r>
      <w:r>
        <w:rPr>
          <w:noProof/>
          <w:rtl/>
        </w:rPr>
        <w:t xml:space="preserve"> </w:t>
      </w:r>
      <w:r>
        <w:rPr>
          <w:rFonts w:hint="eastAsia"/>
          <w:noProof/>
          <w:rtl/>
        </w:rPr>
        <w:t>אומר</w:t>
      </w:r>
    </w:p>
    <w:p w14:paraId="2FA1A7D9"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מקום</w:t>
      </w:r>
      <w:r>
        <w:rPr>
          <w:noProof/>
          <w:rtl/>
        </w:rPr>
        <w:t xml:space="preserve"> </w:t>
      </w:r>
      <w:r>
        <w:rPr>
          <w:rFonts w:hint="eastAsia"/>
          <w:noProof/>
          <w:rtl/>
        </w:rPr>
        <w:t>שאמרו</w:t>
      </w:r>
      <w:r>
        <w:rPr>
          <w:noProof/>
          <w:rtl/>
        </w:rPr>
        <w:t xml:space="preserve"> </w:t>
      </w:r>
      <w:r>
        <w:rPr>
          <w:rFonts w:hint="eastAsia"/>
          <w:noProof/>
          <w:rtl/>
        </w:rPr>
        <w:t>להאריך</w:t>
      </w:r>
      <w:r>
        <w:rPr>
          <w:noProof/>
          <w:rtl/>
        </w:rPr>
        <w:t>.</w:t>
      </w:r>
    </w:p>
    <w:p w14:paraId="67B0FCB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לקח</w:t>
      </w:r>
      <w:r>
        <w:rPr>
          <w:noProof/>
          <w:rtl/>
        </w:rPr>
        <w:t xml:space="preserve"> </w:t>
      </w:r>
      <w:r>
        <w:rPr>
          <w:rFonts w:hint="eastAsia"/>
          <w:noProof/>
          <w:rtl/>
        </w:rPr>
        <w:t>יין</w:t>
      </w:r>
      <w:r>
        <w:rPr>
          <w:noProof/>
          <w:rtl/>
        </w:rPr>
        <w:t xml:space="preserve"> </w:t>
      </w:r>
      <w:r>
        <w:rPr>
          <w:rFonts w:hint="eastAsia"/>
          <w:noProof/>
          <w:rtl/>
        </w:rPr>
        <w:t>וסבר</w:t>
      </w:r>
      <w:r>
        <w:rPr>
          <w:noProof/>
          <w:rtl/>
        </w:rPr>
        <w:t xml:space="preserve"> </w:t>
      </w:r>
      <w:r>
        <w:rPr>
          <w:rFonts w:hint="eastAsia"/>
          <w:noProof/>
          <w:rtl/>
        </w:rPr>
        <w:t>דשכר</w:t>
      </w:r>
    </w:p>
    <w:p w14:paraId="0BDB938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לקח</w:t>
      </w:r>
      <w:r>
        <w:rPr>
          <w:noProof/>
          <w:rtl/>
        </w:rPr>
        <w:t xml:space="preserve"> </w:t>
      </w:r>
      <w:r>
        <w:rPr>
          <w:rFonts w:hint="eastAsia"/>
          <w:noProof/>
          <w:rtl/>
        </w:rPr>
        <w:t>שכר</w:t>
      </w:r>
    </w:p>
    <w:p w14:paraId="01B791D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אכל</w:t>
      </w:r>
      <w:r>
        <w:rPr>
          <w:noProof/>
          <w:rtl/>
        </w:rPr>
        <w:t xml:space="preserve"> </w:t>
      </w:r>
      <w:r>
        <w:rPr>
          <w:rFonts w:hint="eastAsia"/>
          <w:noProof/>
          <w:rtl/>
        </w:rPr>
        <w:t>תמרי</w:t>
      </w:r>
      <w:r>
        <w:rPr>
          <w:noProof/>
          <w:rtl/>
        </w:rPr>
        <w:t xml:space="preserve"> </w:t>
      </w:r>
      <w:r>
        <w:rPr>
          <w:rFonts w:hint="eastAsia"/>
          <w:noProof/>
          <w:rtl/>
        </w:rPr>
        <w:t>וסבר</w:t>
      </w:r>
      <w:r>
        <w:rPr>
          <w:noProof/>
          <w:rtl/>
        </w:rPr>
        <w:t xml:space="preserve"> </w:t>
      </w:r>
      <w:r>
        <w:rPr>
          <w:rFonts w:hint="eastAsia"/>
          <w:noProof/>
          <w:rtl/>
        </w:rPr>
        <w:t>דלחם</w:t>
      </w:r>
      <w:r>
        <w:rPr>
          <w:noProof/>
          <w:rtl/>
        </w:rPr>
        <w:t>,</w:t>
      </w:r>
    </w:p>
    <w:p w14:paraId="7A6298E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אמר</w:t>
      </w:r>
      <w:r>
        <w:rPr>
          <w:noProof/>
          <w:rtl/>
        </w:rPr>
        <w:t xml:space="preserve"> </w:t>
      </w:r>
      <w:r>
        <w:rPr>
          <w:rFonts w:hint="eastAsia"/>
          <w:noProof/>
          <w:rtl/>
        </w:rPr>
        <w:t>אמת</w:t>
      </w:r>
      <w:r>
        <w:rPr>
          <w:noProof/>
          <w:rtl/>
        </w:rPr>
        <w:t xml:space="preserve"> </w:t>
      </w:r>
      <w:r>
        <w:rPr>
          <w:rFonts w:hint="eastAsia"/>
          <w:noProof/>
          <w:rtl/>
        </w:rPr>
        <w:t>ויציב</w:t>
      </w:r>
      <w:r>
        <w:rPr>
          <w:noProof/>
          <w:rtl/>
        </w:rPr>
        <w:t xml:space="preserve"> </w:t>
      </w:r>
      <w:r>
        <w:rPr>
          <w:rFonts w:hint="eastAsia"/>
          <w:noProof/>
          <w:rtl/>
        </w:rPr>
        <w:t>שחרית</w:t>
      </w:r>
    </w:p>
    <w:p w14:paraId="338FDD4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כורע</w:t>
      </w:r>
      <w:r>
        <w:rPr>
          <w:noProof/>
          <w:rtl/>
        </w:rPr>
        <w:t xml:space="preserve"> </w:t>
      </w:r>
      <w:r>
        <w:rPr>
          <w:rFonts w:hint="eastAsia"/>
          <w:noProof/>
          <w:rtl/>
        </w:rPr>
        <w:t>בברוך</w:t>
      </w:r>
      <w:r>
        <w:rPr>
          <w:noProof/>
          <w:rtl/>
        </w:rPr>
        <w:t>,</w:t>
      </w:r>
    </w:p>
    <w:p w14:paraId="3129198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lastRenderedPageBreak/>
        <w:t>כל</w:t>
      </w:r>
      <w:r>
        <w:rPr>
          <w:noProof/>
          <w:rtl/>
        </w:rPr>
        <w:t xml:space="preserve"> </w:t>
      </w:r>
      <w:r>
        <w:rPr>
          <w:rFonts w:hint="eastAsia"/>
          <w:noProof/>
          <w:rtl/>
        </w:rPr>
        <w:t>השנה</w:t>
      </w:r>
    </w:p>
    <w:p w14:paraId="10C4377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דהמלך</w:t>
      </w:r>
    </w:p>
    <w:p w14:paraId="5291972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שאפשר</w:t>
      </w:r>
      <w:r>
        <w:rPr>
          <w:noProof/>
          <w:rtl/>
        </w:rPr>
        <w:t xml:space="preserve"> </w:t>
      </w:r>
      <w:r>
        <w:rPr>
          <w:rFonts w:hint="eastAsia"/>
          <w:noProof/>
          <w:rtl/>
        </w:rPr>
        <w:t>לבקש</w:t>
      </w:r>
      <w:r>
        <w:rPr>
          <w:noProof/>
          <w:rtl/>
        </w:rPr>
        <w:t xml:space="preserve"> </w:t>
      </w:r>
      <w:r>
        <w:rPr>
          <w:rFonts w:hint="eastAsia"/>
          <w:noProof/>
          <w:rtl/>
        </w:rPr>
        <w:t>רחמים</w:t>
      </w:r>
    </w:p>
    <w:p w14:paraId="36602D0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העושה</w:t>
      </w:r>
      <w:r>
        <w:rPr>
          <w:noProof/>
          <w:rtl/>
        </w:rPr>
        <w:t xml:space="preserve"> </w:t>
      </w:r>
      <w:r>
        <w:rPr>
          <w:rFonts w:hint="eastAsia"/>
          <w:noProof/>
          <w:rtl/>
        </w:rPr>
        <w:t>דבר</w:t>
      </w:r>
      <w:r>
        <w:rPr>
          <w:noProof/>
          <w:rtl/>
        </w:rPr>
        <w:t xml:space="preserve"> </w:t>
      </w:r>
      <w:r>
        <w:rPr>
          <w:rFonts w:hint="eastAsia"/>
          <w:noProof/>
          <w:rtl/>
        </w:rPr>
        <w:t>עבירה</w:t>
      </w:r>
      <w:r>
        <w:rPr>
          <w:noProof/>
          <w:rtl/>
        </w:rPr>
        <w:t xml:space="preserve"> </w:t>
      </w:r>
      <w:r>
        <w:rPr>
          <w:rFonts w:hint="eastAsia"/>
          <w:noProof/>
          <w:rtl/>
        </w:rPr>
        <w:t>ומתבייש</w:t>
      </w:r>
      <w:r>
        <w:rPr>
          <w:noProof/>
          <w:rtl/>
        </w:rPr>
        <w:t xml:space="preserve"> </w:t>
      </w:r>
      <w:r>
        <w:rPr>
          <w:rFonts w:hint="eastAsia"/>
          <w:noProof/>
          <w:rtl/>
        </w:rPr>
        <w:t>בו</w:t>
      </w:r>
    </w:p>
    <w:p w14:paraId="22AC1D1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משאול</w:t>
      </w:r>
    </w:p>
    <w:p w14:paraId="3FE3DF8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קבעו</w:t>
      </w:r>
      <w:r>
        <w:rPr>
          <w:noProof/>
          <w:rtl/>
        </w:rPr>
        <w:t xml:space="preserve"> </w:t>
      </w:r>
      <w:r>
        <w:rPr>
          <w:rFonts w:hint="eastAsia"/>
          <w:noProof/>
          <w:rtl/>
        </w:rPr>
        <w:t>בלק</w:t>
      </w:r>
      <w:r>
        <w:rPr>
          <w:noProof/>
          <w:rtl/>
        </w:rPr>
        <w:t xml:space="preserve"> </w:t>
      </w:r>
      <w:r>
        <w:rPr>
          <w:rFonts w:hint="eastAsia"/>
          <w:noProof/>
          <w:rtl/>
        </w:rPr>
        <w:t>בקר</w:t>
      </w:r>
      <w:r>
        <w:rPr>
          <w:noProof/>
          <w:rtl/>
        </w:rPr>
        <w:t>"</w:t>
      </w:r>
      <w:r>
        <w:rPr>
          <w:rFonts w:hint="eastAsia"/>
          <w:noProof/>
          <w:rtl/>
        </w:rPr>
        <w:t>ש</w:t>
      </w:r>
    </w:p>
    <w:p w14:paraId="240238E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י</w:t>
      </w:r>
      <w:r w:rsidRPr="009C2A5E">
        <w:rPr>
          <w:rtl/>
        </w:rPr>
        <w:t xml:space="preserve">. </w:t>
      </w:r>
      <w:r w:rsidRPr="009C2A5E">
        <w:rPr>
          <w:rFonts w:hint="eastAsia"/>
          <w:rtl/>
        </w:rPr>
        <w:t>פרשת</w:t>
      </w:r>
      <w:r w:rsidRPr="009C2A5E">
        <w:rPr>
          <w:rtl/>
        </w:rPr>
        <w:t xml:space="preserve"> </w:t>
      </w:r>
      <w:r w:rsidRPr="009C2A5E">
        <w:rPr>
          <w:rFonts w:hint="eastAsia"/>
          <w:rtl/>
        </w:rPr>
        <w:t>ציצית</w:t>
      </w:r>
      <w:r w:rsidRPr="009C2A5E">
        <w:rPr>
          <w:rtl/>
        </w:rPr>
        <w:t xml:space="preserve"> </w:t>
      </w:r>
      <w:r w:rsidRPr="009C2A5E">
        <w:rPr>
          <w:rFonts w:hint="eastAsia"/>
          <w:rtl/>
        </w:rPr>
        <w:t>קבעוה</w:t>
      </w:r>
      <w:r>
        <w:rPr>
          <w:rtl/>
        </w:rPr>
        <w:t xml:space="preserve"> </w:t>
      </w:r>
      <w:r>
        <w:rPr>
          <w:rFonts w:hint="eastAsia"/>
          <w:rtl/>
        </w:rPr>
        <w:t>מפני</w:t>
      </w:r>
      <w:r>
        <w:rPr>
          <w:rtl/>
        </w:rPr>
        <w:t xml:space="preserve"> </w:t>
      </w:r>
      <w:r>
        <w:rPr>
          <w:rFonts w:hint="eastAsia"/>
          <w:rtl/>
        </w:rPr>
        <w:t>חמשה</w:t>
      </w:r>
      <w:r>
        <w:rPr>
          <w:rtl/>
        </w:rPr>
        <w:t xml:space="preserve"> </w:t>
      </w:r>
      <w:r>
        <w:rPr>
          <w:rFonts w:hint="eastAsia"/>
          <w:rtl/>
        </w:rPr>
        <w:t>דברים</w:t>
      </w:r>
      <w:r>
        <w:rPr>
          <w:rtl/>
        </w:rPr>
        <w:t>:</w:t>
      </w:r>
    </w:p>
    <w:p w14:paraId="044D8BA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יא</w:t>
      </w:r>
      <w:r>
        <w:rPr>
          <w:rtl/>
        </w:rPr>
        <w:t xml:space="preserve">. </w:t>
      </w:r>
      <w:r>
        <w:rPr>
          <w:rFonts w:hint="eastAsia"/>
          <w:rtl/>
        </w:rPr>
        <w:t>מזכירין</w:t>
      </w:r>
      <w:r>
        <w:rPr>
          <w:rtl/>
        </w:rPr>
        <w:t xml:space="preserve"> </w:t>
      </w:r>
      <w:r>
        <w:rPr>
          <w:rFonts w:hint="eastAsia"/>
          <w:rtl/>
        </w:rPr>
        <w:t>יצא</w:t>
      </w:r>
      <w:r>
        <w:rPr>
          <w:rtl/>
        </w:rPr>
        <w:t>"</w:t>
      </w:r>
      <w:r>
        <w:rPr>
          <w:rFonts w:hint="eastAsia"/>
          <w:rtl/>
        </w:rPr>
        <w:t>מ</w:t>
      </w:r>
      <w:r>
        <w:rPr>
          <w:rtl/>
        </w:rPr>
        <w:t xml:space="preserve"> </w:t>
      </w:r>
      <w:r>
        <w:rPr>
          <w:rFonts w:hint="eastAsia"/>
          <w:rtl/>
        </w:rPr>
        <w:t>בלילות</w:t>
      </w:r>
      <w:r>
        <w:rPr>
          <w:rtl/>
        </w:rPr>
        <w:t>,</w:t>
      </w:r>
    </w:p>
    <w:p w14:paraId="2DF32CB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יב</w:t>
      </w:r>
      <w:r>
        <w:rPr>
          <w:rtl/>
        </w:rPr>
        <w:t xml:space="preserve">. </w:t>
      </w:r>
      <w:r>
        <w:rPr>
          <w:rFonts w:hint="eastAsia"/>
          <w:rtl/>
        </w:rPr>
        <w:t>אברם</w:t>
      </w:r>
      <w:r>
        <w:rPr>
          <w:rtl/>
        </w:rPr>
        <w:t xml:space="preserve"> </w:t>
      </w:r>
      <w:r>
        <w:rPr>
          <w:rFonts w:hint="eastAsia"/>
          <w:rtl/>
        </w:rPr>
        <w:t>ואברהם</w:t>
      </w:r>
    </w:p>
    <w:p w14:paraId="6506E79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בתחילה</w:t>
      </w:r>
    </w:p>
    <w:p w14:paraId="54EF121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ולבסוף</w:t>
      </w:r>
      <w:r>
        <w:rPr>
          <w:noProof/>
          <w:rtl/>
        </w:rPr>
        <w:t xml:space="preserve"> </w:t>
      </w:r>
      <w:r>
        <w:rPr>
          <w:rFonts w:hint="eastAsia"/>
          <w:noProof/>
          <w:rtl/>
        </w:rPr>
        <w:t>אברהם</w:t>
      </w:r>
    </w:p>
    <w:p w14:paraId="72953FA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בתחילה</w:t>
      </w:r>
      <w:r>
        <w:rPr>
          <w:noProof/>
          <w:rtl/>
        </w:rPr>
        <w:t xml:space="preserve"> </w:t>
      </w:r>
      <w:r>
        <w:rPr>
          <w:rFonts w:hint="eastAsia"/>
          <w:noProof/>
          <w:rtl/>
        </w:rPr>
        <w:t>שרי</w:t>
      </w:r>
    </w:p>
    <w:p w14:paraId="62B831A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הקורא</w:t>
      </w:r>
      <w:r>
        <w:rPr>
          <w:noProof/>
          <w:rtl/>
        </w:rPr>
        <w:t xml:space="preserve"> </w:t>
      </w:r>
      <w:r>
        <w:rPr>
          <w:rFonts w:hint="eastAsia"/>
          <w:noProof/>
          <w:rtl/>
        </w:rPr>
        <w:t>לאברהם</w:t>
      </w:r>
      <w:r>
        <w:rPr>
          <w:noProof/>
          <w:rtl/>
        </w:rPr>
        <w:t xml:space="preserve"> </w:t>
      </w:r>
      <w:r>
        <w:rPr>
          <w:rFonts w:hint="eastAsia"/>
          <w:noProof/>
          <w:rtl/>
        </w:rPr>
        <w:t>אברם</w:t>
      </w:r>
    </w:p>
    <w:p w14:paraId="4F55A5D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הדרן</w:t>
      </w:r>
      <w:r>
        <w:rPr>
          <w:noProof/>
          <w:rtl/>
        </w:rPr>
        <w:t xml:space="preserve"> </w:t>
      </w:r>
      <w:r>
        <w:rPr>
          <w:rFonts w:hint="eastAsia"/>
          <w:noProof/>
          <w:rtl/>
        </w:rPr>
        <w:t>עלך</w:t>
      </w:r>
      <w:r>
        <w:rPr>
          <w:noProof/>
          <w:rtl/>
        </w:rPr>
        <w:t xml:space="preserve"> </w:t>
      </w:r>
      <w:r>
        <w:rPr>
          <w:rFonts w:hint="eastAsia"/>
          <w:noProof/>
          <w:rtl/>
        </w:rPr>
        <w:t>מאימתי</w:t>
      </w:r>
    </w:p>
    <w:p w14:paraId="23C8F31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קורא</w:t>
      </w:r>
      <w:r>
        <w:rPr>
          <w:noProof/>
          <w:rtl/>
        </w:rPr>
        <w:t xml:space="preserve"> </w:t>
      </w:r>
      <w:r>
        <w:rPr>
          <w:rFonts w:hint="eastAsia"/>
          <w:noProof/>
          <w:rtl/>
        </w:rPr>
        <w:t>להגיה</w:t>
      </w:r>
      <w:r>
        <w:rPr>
          <w:noProof/>
          <w:rtl/>
        </w:rPr>
        <w:t>,</w:t>
      </w:r>
    </w:p>
    <w:p w14:paraId="6F22911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התורה</w:t>
      </w:r>
      <w:r>
        <w:rPr>
          <w:rtl/>
        </w:rPr>
        <w:t xml:space="preserve"> </w:t>
      </w:r>
      <w:r>
        <w:rPr>
          <w:rFonts w:hint="eastAsia"/>
          <w:rtl/>
        </w:rPr>
        <w:t>בלה</w:t>
      </w:r>
      <w:r>
        <w:rPr>
          <w:rtl/>
        </w:rPr>
        <w:t>"</w:t>
      </w:r>
      <w:r>
        <w:rPr>
          <w:rFonts w:hint="eastAsia"/>
          <w:rtl/>
        </w:rPr>
        <w:t>ק</w:t>
      </w:r>
      <w:r>
        <w:rPr>
          <w:rtl/>
        </w:rPr>
        <w:t xml:space="preserve"> </w:t>
      </w:r>
      <w:r>
        <w:rPr>
          <w:rFonts w:hint="eastAsia"/>
          <w:rtl/>
        </w:rPr>
        <w:t>נאמרה</w:t>
      </w:r>
      <w:r>
        <w:rPr>
          <w:rtl/>
        </w:rPr>
        <w:t xml:space="preserve"> </w:t>
      </w:r>
      <w:r>
        <w:rPr>
          <w:rFonts w:hint="eastAsia"/>
          <w:rtl/>
        </w:rPr>
        <w:t>או</w:t>
      </w:r>
      <w:r>
        <w:rPr>
          <w:rtl/>
        </w:rPr>
        <w:t xml:space="preserve"> </w:t>
      </w:r>
      <w:r>
        <w:rPr>
          <w:rFonts w:hint="eastAsia"/>
          <w:rtl/>
        </w:rPr>
        <w:t>בכל</w:t>
      </w:r>
      <w:r>
        <w:rPr>
          <w:rtl/>
        </w:rPr>
        <w:t xml:space="preserve"> </w:t>
      </w:r>
      <w:r>
        <w:rPr>
          <w:rFonts w:hint="eastAsia"/>
          <w:rtl/>
        </w:rPr>
        <w:t>לשון</w:t>
      </w:r>
    </w:p>
    <w:p w14:paraId="1C253A7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w:t>
      </w:r>
      <w:r>
        <w:rPr>
          <w:rtl/>
        </w:rPr>
        <w:t xml:space="preserve"> </w:t>
      </w:r>
      <w:r>
        <w:rPr>
          <w:rFonts w:hint="eastAsia"/>
          <w:rtl/>
        </w:rPr>
        <w:t>כל</w:t>
      </w:r>
      <w:r>
        <w:rPr>
          <w:rtl/>
        </w:rPr>
        <w:t xml:space="preserve"> </w:t>
      </w:r>
      <w:r>
        <w:rPr>
          <w:rFonts w:hint="eastAsia"/>
          <w:rtl/>
        </w:rPr>
        <w:t>הפרשה</w:t>
      </w:r>
      <w:r>
        <w:rPr>
          <w:rtl/>
        </w:rPr>
        <w:t xml:space="preserve"> </w:t>
      </w:r>
      <w:r>
        <w:rPr>
          <w:rFonts w:hint="eastAsia"/>
          <w:rtl/>
        </w:rPr>
        <w:t>צריכה</w:t>
      </w:r>
      <w:r>
        <w:rPr>
          <w:rtl/>
        </w:rPr>
        <w:t xml:space="preserve"> </w:t>
      </w:r>
      <w:r>
        <w:rPr>
          <w:rFonts w:hint="eastAsia"/>
          <w:rtl/>
        </w:rPr>
        <w:t>כוונה</w:t>
      </w:r>
    </w:p>
    <w:p w14:paraId="5B40745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קורא</w:t>
      </w:r>
      <w:r>
        <w:rPr>
          <w:rtl/>
        </w:rPr>
        <w:t xml:space="preserve"> </w:t>
      </w:r>
      <w:r>
        <w:rPr>
          <w:rFonts w:hint="eastAsia"/>
          <w:rtl/>
        </w:rPr>
        <w:t>את</w:t>
      </w:r>
      <w:r>
        <w:rPr>
          <w:rtl/>
        </w:rPr>
        <w:t xml:space="preserve"> </w:t>
      </w:r>
      <w:r>
        <w:rPr>
          <w:rFonts w:hint="eastAsia"/>
          <w:rtl/>
        </w:rPr>
        <w:t>שמע</w:t>
      </w:r>
      <w:r>
        <w:rPr>
          <w:rtl/>
        </w:rPr>
        <w:t xml:space="preserve"> </w:t>
      </w:r>
      <w:r>
        <w:rPr>
          <w:rFonts w:hint="eastAsia"/>
          <w:rtl/>
        </w:rPr>
        <w:t>צריך</w:t>
      </w:r>
      <w:r>
        <w:rPr>
          <w:rtl/>
        </w:rPr>
        <w:t xml:space="preserve"> </w:t>
      </w:r>
      <w:r>
        <w:rPr>
          <w:rFonts w:hint="eastAsia"/>
          <w:rtl/>
        </w:rPr>
        <w:t>לכון</w:t>
      </w:r>
      <w:r>
        <w:rPr>
          <w:rtl/>
        </w:rPr>
        <w:t xml:space="preserve"> </w:t>
      </w:r>
      <w:r>
        <w:rPr>
          <w:rFonts w:hint="eastAsia"/>
          <w:rtl/>
        </w:rPr>
        <w:t>ליבו</w:t>
      </w:r>
      <w:r>
        <w:rPr>
          <w:rtl/>
        </w:rPr>
        <w:t>,</w:t>
      </w:r>
    </w:p>
    <w:p w14:paraId="52BC25A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המאריך</w:t>
      </w:r>
      <w:r>
        <w:rPr>
          <w:rtl/>
        </w:rPr>
        <w:t xml:space="preserve"> </w:t>
      </w:r>
      <w:r>
        <w:rPr>
          <w:rFonts w:hint="eastAsia"/>
          <w:rtl/>
        </w:rPr>
        <w:t>באחד</w:t>
      </w:r>
      <w:r>
        <w:rPr>
          <w:rtl/>
        </w:rPr>
        <w:t xml:space="preserve"> </w:t>
      </w:r>
      <w:r>
        <w:rPr>
          <w:rFonts w:hint="eastAsia"/>
          <w:rtl/>
        </w:rPr>
        <w:t>מאריכין</w:t>
      </w:r>
      <w:r>
        <w:rPr>
          <w:rtl/>
        </w:rPr>
        <w:t xml:space="preserve"> </w:t>
      </w:r>
      <w:r>
        <w:rPr>
          <w:rFonts w:hint="eastAsia"/>
          <w:rtl/>
        </w:rPr>
        <w:t>לו</w:t>
      </w:r>
      <w:r>
        <w:rPr>
          <w:rtl/>
        </w:rPr>
        <w:t xml:space="preserve"> </w:t>
      </w:r>
      <w:r>
        <w:rPr>
          <w:rFonts w:hint="eastAsia"/>
          <w:rtl/>
        </w:rPr>
        <w:t>ימיו</w:t>
      </w:r>
      <w:r>
        <w:rPr>
          <w:rtl/>
        </w:rPr>
        <w:t xml:space="preserve"> </w:t>
      </w:r>
      <w:r>
        <w:rPr>
          <w:rFonts w:hint="eastAsia"/>
          <w:rtl/>
        </w:rPr>
        <w:t>ושנותיו</w:t>
      </w:r>
      <w:r>
        <w:rPr>
          <w:rtl/>
        </w:rPr>
        <w:t>.</w:t>
      </w:r>
    </w:p>
    <w:p w14:paraId="16FCDDF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שעה</w:t>
      </w:r>
      <w:r>
        <w:rPr>
          <w:noProof/>
          <w:rtl/>
        </w:rPr>
        <w:t xml:space="preserve"> </w:t>
      </w:r>
      <w:r>
        <w:rPr>
          <w:rFonts w:hint="eastAsia"/>
          <w:noProof/>
          <w:rtl/>
        </w:rPr>
        <w:t>שמעביר</w:t>
      </w:r>
      <w:r>
        <w:rPr>
          <w:noProof/>
          <w:rtl/>
        </w:rPr>
        <w:t xml:space="preserve"> </w:t>
      </w:r>
      <w:r>
        <w:rPr>
          <w:rFonts w:hint="eastAsia"/>
          <w:noProof/>
          <w:rtl/>
        </w:rPr>
        <w:t>ידיו</w:t>
      </w:r>
      <w:r>
        <w:rPr>
          <w:noProof/>
          <w:rtl/>
        </w:rPr>
        <w:t xml:space="preserve"> </w:t>
      </w:r>
      <w:r>
        <w:rPr>
          <w:rFonts w:hint="eastAsia"/>
          <w:noProof/>
          <w:rtl/>
        </w:rPr>
        <w:t>על</w:t>
      </w:r>
      <w:r>
        <w:rPr>
          <w:noProof/>
          <w:rtl/>
        </w:rPr>
        <w:t xml:space="preserve"> </w:t>
      </w:r>
      <w:r>
        <w:rPr>
          <w:rFonts w:hint="eastAsia"/>
          <w:noProof/>
          <w:rtl/>
        </w:rPr>
        <w:t>פניו</w:t>
      </w:r>
    </w:p>
    <w:p w14:paraId="7DDC415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w:t>
      </w:r>
      <w:r>
        <w:rPr>
          <w:noProof/>
          <w:rtl/>
        </w:rPr>
        <w:t xml:space="preserve"> </w:t>
      </w:r>
      <w:r>
        <w:rPr>
          <w:rFonts w:hint="eastAsia"/>
          <w:noProof/>
          <w:rtl/>
        </w:rPr>
        <w:t>חוזר</w:t>
      </w:r>
      <w:r>
        <w:rPr>
          <w:noProof/>
          <w:rtl/>
        </w:rPr>
        <w:t xml:space="preserve"> </w:t>
      </w:r>
      <w:r>
        <w:rPr>
          <w:rFonts w:hint="eastAsia"/>
          <w:noProof/>
          <w:rtl/>
        </w:rPr>
        <w:t>וגומרה</w:t>
      </w:r>
    </w:p>
    <w:p w14:paraId="05C2B28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מה</w:t>
      </w:r>
      <w:r>
        <w:rPr>
          <w:noProof/>
          <w:rtl/>
        </w:rPr>
        <w:t xml:space="preserve"> </w:t>
      </w:r>
      <w:r>
        <w:rPr>
          <w:rFonts w:hint="eastAsia"/>
          <w:noProof/>
          <w:rtl/>
        </w:rPr>
        <w:t>שחזר</w:t>
      </w:r>
    </w:p>
    <w:p w14:paraId="19484A8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פרקדן</w:t>
      </w:r>
    </w:p>
    <w:p w14:paraId="0560C4B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באמצע</w:t>
      </w:r>
    </w:p>
    <w:p w14:paraId="6C674A8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הלל</w:t>
      </w:r>
      <w:r>
        <w:rPr>
          <w:rtl/>
        </w:rPr>
        <w:t xml:space="preserve"> </w:t>
      </w:r>
      <w:r>
        <w:rPr>
          <w:rFonts w:hint="eastAsia"/>
          <w:rtl/>
        </w:rPr>
        <w:t>ומגילה</w:t>
      </w:r>
    </w:p>
    <w:p w14:paraId="51A27FF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ימים</w:t>
      </w:r>
      <w:r>
        <w:rPr>
          <w:noProof/>
          <w:rtl/>
        </w:rPr>
        <w:t xml:space="preserve"> </w:t>
      </w:r>
      <w:r>
        <w:rPr>
          <w:rFonts w:hint="eastAsia"/>
          <w:noProof/>
          <w:rtl/>
        </w:rPr>
        <w:t>שהיחיד</w:t>
      </w:r>
      <w:r>
        <w:rPr>
          <w:noProof/>
          <w:rtl/>
        </w:rPr>
        <w:t xml:space="preserve"> </w:t>
      </w:r>
      <w:r>
        <w:rPr>
          <w:rFonts w:hint="eastAsia"/>
          <w:noProof/>
          <w:rtl/>
        </w:rPr>
        <w:t>גומר</w:t>
      </w:r>
      <w:r>
        <w:rPr>
          <w:noProof/>
          <w:rtl/>
        </w:rPr>
        <w:t xml:space="preserve"> </w:t>
      </w:r>
      <w:r>
        <w:rPr>
          <w:rFonts w:hint="eastAsia"/>
          <w:noProof/>
          <w:rtl/>
        </w:rPr>
        <w:t>בהן</w:t>
      </w:r>
      <w:r>
        <w:rPr>
          <w:noProof/>
          <w:rtl/>
        </w:rPr>
        <w:t xml:space="preserve"> </w:t>
      </w:r>
      <w:r>
        <w:rPr>
          <w:rFonts w:hint="eastAsia"/>
          <w:noProof/>
          <w:rtl/>
        </w:rPr>
        <w:t>את</w:t>
      </w:r>
      <w:r>
        <w:rPr>
          <w:noProof/>
          <w:rtl/>
        </w:rPr>
        <w:t xml:space="preserve"> </w:t>
      </w:r>
      <w:r>
        <w:rPr>
          <w:rFonts w:hint="eastAsia"/>
          <w:noProof/>
          <w:rtl/>
        </w:rPr>
        <w:t>ההלל</w:t>
      </w:r>
    </w:p>
    <w:p w14:paraId="62143B0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ובשאין</w:t>
      </w:r>
      <w:r>
        <w:rPr>
          <w:noProof/>
          <w:rtl/>
        </w:rPr>
        <w:t xml:space="preserve"> </w:t>
      </w:r>
      <w:r>
        <w:rPr>
          <w:rFonts w:hint="eastAsia"/>
          <w:noProof/>
          <w:rtl/>
        </w:rPr>
        <w:t>גומר</w:t>
      </w:r>
      <w:r>
        <w:rPr>
          <w:noProof/>
          <w:rtl/>
        </w:rPr>
        <w:t xml:space="preserve"> </w:t>
      </w:r>
      <w:r>
        <w:rPr>
          <w:rFonts w:hint="eastAsia"/>
          <w:noProof/>
          <w:rtl/>
        </w:rPr>
        <w:t>הלל</w:t>
      </w:r>
    </w:p>
    <w:p w14:paraId="3D28CDD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השרוי</w:t>
      </w:r>
      <w:r>
        <w:rPr>
          <w:noProof/>
          <w:rtl/>
        </w:rPr>
        <w:t xml:space="preserve"> </w:t>
      </w:r>
      <w:r>
        <w:rPr>
          <w:rFonts w:hint="eastAsia"/>
          <w:noProof/>
          <w:rtl/>
        </w:rPr>
        <w:t>בתענית</w:t>
      </w:r>
      <w:r>
        <w:rPr>
          <w:noProof/>
          <w:rtl/>
        </w:rPr>
        <w:t>,</w:t>
      </w:r>
    </w:p>
    <w:p w14:paraId="616D6C3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הנותן</w:t>
      </w:r>
      <w:r>
        <w:rPr>
          <w:noProof/>
          <w:rtl/>
        </w:rPr>
        <w:t xml:space="preserve"> </w:t>
      </w:r>
      <w:r>
        <w:rPr>
          <w:rFonts w:hint="eastAsia"/>
          <w:noProof/>
          <w:rtl/>
        </w:rPr>
        <w:t>שלום</w:t>
      </w:r>
      <w:r>
        <w:rPr>
          <w:noProof/>
          <w:rtl/>
        </w:rPr>
        <w:t xml:space="preserve"> </w:t>
      </w:r>
      <w:r>
        <w:rPr>
          <w:rFonts w:hint="eastAsia"/>
          <w:noProof/>
          <w:rtl/>
        </w:rPr>
        <w:t>לחבירו</w:t>
      </w:r>
      <w:r>
        <w:rPr>
          <w:noProof/>
          <w:rtl/>
        </w:rPr>
        <w:t xml:space="preserve"> </w:t>
      </w:r>
      <w:r>
        <w:rPr>
          <w:rFonts w:hint="eastAsia"/>
          <w:noProof/>
          <w:rtl/>
        </w:rPr>
        <w:t>קודם</w:t>
      </w:r>
      <w:r>
        <w:rPr>
          <w:noProof/>
          <w:rtl/>
        </w:rPr>
        <w:t xml:space="preserve"> </w:t>
      </w:r>
      <w:r>
        <w:rPr>
          <w:rFonts w:hint="eastAsia"/>
          <w:noProof/>
          <w:rtl/>
        </w:rPr>
        <w:t>שיתפלל</w:t>
      </w:r>
    </w:p>
    <w:p w14:paraId="3DDDAC9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עושה</w:t>
      </w:r>
      <w:r>
        <w:rPr>
          <w:noProof/>
          <w:rtl/>
        </w:rPr>
        <w:t xml:space="preserve"> </w:t>
      </w:r>
      <w:r>
        <w:rPr>
          <w:rFonts w:hint="eastAsia"/>
          <w:noProof/>
          <w:rtl/>
        </w:rPr>
        <w:t>חפציו</w:t>
      </w:r>
    </w:p>
    <w:p w14:paraId="7C33B7B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מתפלל</w:t>
      </w:r>
      <w:r>
        <w:rPr>
          <w:noProof/>
          <w:rtl/>
        </w:rPr>
        <w:t xml:space="preserve"> </w:t>
      </w:r>
      <w:r>
        <w:rPr>
          <w:rFonts w:hint="eastAsia"/>
          <w:noProof/>
          <w:rtl/>
        </w:rPr>
        <w:t>ואח</w:t>
      </w:r>
      <w:r>
        <w:rPr>
          <w:noProof/>
          <w:rtl/>
        </w:rPr>
        <w:t>"</w:t>
      </w:r>
      <w:r>
        <w:rPr>
          <w:rFonts w:hint="eastAsia"/>
          <w:noProof/>
          <w:rtl/>
        </w:rPr>
        <w:t>כ</w:t>
      </w:r>
      <w:r>
        <w:rPr>
          <w:noProof/>
          <w:rtl/>
        </w:rPr>
        <w:t xml:space="preserve"> </w:t>
      </w:r>
      <w:r>
        <w:rPr>
          <w:rFonts w:hint="eastAsia"/>
          <w:noProof/>
          <w:rtl/>
        </w:rPr>
        <w:t>יוצא</w:t>
      </w:r>
      <w:r>
        <w:rPr>
          <w:noProof/>
          <w:rtl/>
        </w:rPr>
        <w:t xml:space="preserve"> </w:t>
      </w:r>
      <w:r>
        <w:rPr>
          <w:rFonts w:hint="eastAsia"/>
          <w:noProof/>
          <w:rtl/>
        </w:rPr>
        <w:t>לדרך</w:t>
      </w:r>
    </w:p>
    <w:p w14:paraId="671B8F3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הלן</w:t>
      </w:r>
      <w:r>
        <w:rPr>
          <w:noProof/>
          <w:rtl/>
        </w:rPr>
        <w:t xml:space="preserve"> </w:t>
      </w:r>
      <w:r>
        <w:rPr>
          <w:rFonts w:hint="eastAsia"/>
          <w:noProof/>
          <w:rtl/>
        </w:rPr>
        <w:t>ז</w:t>
      </w:r>
      <w:r>
        <w:rPr>
          <w:noProof/>
          <w:rtl/>
        </w:rPr>
        <w:t xml:space="preserve">' </w:t>
      </w:r>
      <w:r>
        <w:rPr>
          <w:rFonts w:hint="eastAsia"/>
          <w:noProof/>
          <w:rtl/>
        </w:rPr>
        <w:t>ימים</w:t>
      </w:r>
      <w:r>
        <w:rPr>
          <w:noProof/>
          <w:rtl/>
        </w:rPr>
        <w:t xml:space="preserve"> </w:t>
      </w:r>
      <w:r>
        <w:rPr>
          <w:rFonts w:hint="eastAsia"/>
          <w:noProof/>
          <w:rtl/>
        </w:rPr>
        <w:t>בלא</w:t>
      </w:r>
      <w:r>
        <w:rPr>
          <w:noProof/>
          <w:rtl/>
        </w:rPr>
        <w:t xml:space="preserve"> </w:t>
      </w:r>
      <w:r>
        <w:rPr>
          <w:rFonts w:hint="eastAsia"/>
          <w:noProof/>
          <w:rtl/>
        </w:rPr>
        <w:t>חלום</w:t>
      </w:r>
    </w:p>
    <w:p w14:paraId="27512F2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המשביע</w:t>
      </w:r>
      <w:r>
        <w:rPr>
          <w:noProof/>
          <w:rtl/>
        </w:rPr>
        <w:t xml:space="preserve"> </w:t>
      </w:r>
      <w:r>
        <w:rPr>
          <w:rFonts w:hint="eastAsia"/>
          <w:noProof/>
          <w:rtl/>
        </w:rPr>
        <w:t>עצמו</w:t>
      </w:r>
      <w:r>
        <w:rPr>
          <w:noProof/>
          <w:rtl/>
        </w:rPr>
        <w:t xml:space="preserve"> </w:t>
      </w:r>
      <w:r>
        <w:rPr>
          <w:rFonts w:hint="eastAsia"/>
          <w:noProof/>
          <w:rtl/>
        </w:rPr>
        <w:t>מד</w:t>
      </w:r>
      <w:r>
        <w:rPr>
          <w:noProof/>
          <w:rtl/>
        </w:rPr>
        <w:t>"</w:t>
      </w:r>
      <w:r>
        <w:rPr>
          <w:rFonts w:hint="eastAsia"/>
          <w:noProof/>
          <w:rtl/>
        </w:rPr>
        <w:t>ת</w:t>
      </w:r>
      <w:r>
        <w:rPr>
          <w:noProof/>
          <w:rtl/>
        </w:rPr>
        <w:t xml:space="preserve"> </w:t>
      </w:r>
      <w:r>
        <w:rPr>
          <w:rFonts w:hint="eastAsia"/>
          <w:noProof/>
          <w:rtl/>
        </w:rPr>
        <w:t>ולן</w:t>
      </w:r>
    </w:p>
    <w:p w14:paraId="7089E72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p>
    <w:p w14:paraId="75754E5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הקורא</w:t>
      </w:r>
      <w:r>
        <w:rPr>
          <w:rtl/>
        </w:rPr>
        <w:t xml:space="preserve"> </w:t>
      </w:r>
      <w:r>
        <w:rPr>
          <w:rFonts w:hint="eastAsia"/>
          <w:rtl/>
        </w:rPr>
        <w:t>קר</w:t>
      </w:r>
      <w:r>
        <w:rPr>
          <w:rtl/>
        </w:rPr>
        <w:t>"</w:t>
      </w:r>
      <w:r>
        <w:rPr>
          <w:rFonts w:hint="eastAsia"/>
          <w:rtl/>
        </w:rPr>
        <w:t>ש</w:t>
      </w:r>
      <w:r>
        <w:rPr>
          <w:rtl/>
        </w:rPr>
        <w:t xml:space="preserve"> </w:t>
      </w:r>
      <w:r>
        <w:rPr>
          <w:rFonts w:hint="eastAsia"/>
          <w:rtl/>
        </w:rPr>
        <w:t>בלא</w:t>
      </w:r>
      <w:r>
        <w:rPr>
          <w:rtl/>
        </w:rPr>
        <w:t xml:space="preserve"> </w:t>
      </w:r>
      <w:r>
        <w:rPr>
          <w:rFonts w:hint="eastAsia"/>
          <w:rtl/>
        </w:rPr>
        <w:t>תפילין</w:t>
      </w:r>
      <w:r>
        <w:rPr>
          <w:rtl/>
        </w:rPr>
        <w:t xml:space="preserve"> [</w:t>
      </w:r>
      <w:r>
        <w:rPr>
          <w:rFonts w:hint="eastAsia"/>
          <w:rtl/>
        </w:rPr>
        <w:t>ב</w:t>
      </w:r>
      <w:r>
        <w:rPr>
          <w:rtl/>
        </w:rPr>
        <w:t>]</w:t>
      </w:r>
    </w:p>
    <w:p w14:paraId="304AEF4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הרוצה</w:t>
      </w:r>
      <w:r>
        <w:rPr>
          <w:noProof/>
          <w:rtl/>
        </w:rPr>
        <w:t xml:space="preserve"> </w:t>
      </w:r>
      <w:r>
        <w:rPr>
          <w:rFonts w:hint="eastAsia"/>
          <w:noProof/>
          <w:rtl/>
        </w:rPr>
        <w:t>שיקבל</w:t>
      </w:r>
      <w:r>
        <w:rPr>
          <w:noProof/>
          <w:rtl/>
        </w:rPr>
        <w:t xml:space="preserve"> </w:t>
      </w:r>
      <w:r>
        <w:rPr>
          <w:rFonts w:hint="eastAsia"/>
          <w:noProof/>
          <w:rtl/>
        </w:rPr>
        <w:t>עליו</w:t>
      </w:r>
      <w:r>
        <w:rPr>
          <w:noProof/>
          <w:rtl/>
        </w:rPr>
        <w:t xml:space="preserve"> </w:t>
      </w:r>
      <w:r>
        <w:rPr>
          <w:rFonts w:hint="eastAsia"/>
          <w:noProof/>
          <w:rtl/>
        </w:rPr>
        <w:t>עול</w:t>
      </w:r>
      <w:r>
        <w:rPr>
          <w:noProof/>
          <w:rtl/>
        </w:rPr>
        <w:t xml:space="preserve"> </w:t>
      </w:r>
      <w:r>
        <w:rPr>
          <w:rFonts w:hint="eastAsia"/>
          <w:noProof/>
          <w:rtl/>
        </w:rPr>
        <w:t>מלכות</w:t>
      </w:r>
      <w:r>
        <w:rPr>
          <w:noProof/>
          <w:rtl/>
        </w:rPr>
        <w:t xml:space="preserve"> </w:t>
      </w:r>
      <w:r>
        <w:rPr>
          <w:rFonts w:hint="eastAsia"/>
          <w:noProof/>
          <w:rtl/>
        </w:rPr>
        <w:t>שמים</w:t>
      </w:r>
      <w:r>
        <w:rPr>
          <w:noProof/>
          <w:rtl/>
        </w:rPr>
        <w:t xml:space="preserve"> </w:t>
      </w:r>
      <w:r>
        <w:rPr>
          <w:rFonts w:hint="eastAsia"/>
          <w:noProof/>
          <w:rtl/>
        </w:rPr>
        <w:t>שלמה</w:t>
      </w:r>
    </w:p>
    <w:p w14:paraId="45C9DC3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הנפנה</w:t>
      </w:r>
      <w:r>
        <w:rPr>
          <w:noProof/>
          <w:rtl/>
        </w:rPr>
        <w:t xml:space="preserve"> </w:t>
      </w:r>
      <w:r>
        <w:rPr>
          <w:rFonts w:hint="eastAsia"/>
          <w:noProof/>
          <w:rtl/>
        </w:rPr>
        <w:t>ונוטל</w:t>
      </w:r>
      <w:r>
        <w:rPr>
          <w:noProof/>
          <w:rtl/>
        </w:rPr>
        <w:t xml:space="preserve"> </w:t>
      </w:r>
      <w:r>
        <w:rPr>
          <w:rFonts w:hint="eastAsia"/>
          <w:noProof/>
          <w:rtl/>
        </w:rPr>
        <w:t>ידיו</w:t>
      </w:r>
      <w:r>
        <w:rPr>
          <w:noProof/>
          <w:rtl/>
        </w:rPr>
        <w:t xml:space="preserve"> </w:t>
      </w:r>
      <w:r>
        <w:rPr>
          <w:rFonts w:hint="eastAsia"/>
          <w:noProof/>
          <w:rtl/>
        </w:rPr>
        <w:t>ומניח</w:t>
      </w:r>
      <w:r>
        <w:rPr>
          <w:noProof/>
          <w:rtl/>
        </w:rPr>
        <w:t xml:space="preserve"> </w:t>
      </w:r>
      <w:r>
        <w:rPr>
          <w:rFonts w:hint="eastAsia"/>
          <w:noProof/>
          <w:rtl/>
        </w:rPr>
        <w:t>תפילין</w:t>
      </w:r>
      <w:r>
        <w:rPr>
          <w:noProof/>
          <w:rtl/>
        </w:rPr>
        <w:t xml:space="preserve"> </w:t>
      </w:r>
      <w:r>
        <w:rPr>
          <w:rFonts w:hint="eastAsia"/>
          <w:noProof/>
          <w:rtl/>
        </w:rPr>
        <w:t>וקורא</w:t>
      </w:r>
      <w:r>
        <w:rPr>
          <w:noProof/>
          <w:rtl/>
        </w:rPr>
        <w:t xml:space="preserve"> </w:t>
      </w:r>
      <w:r>
        <w:rPr>
          <w:rFonts w:hint="eastAsia"/>
          <w:noProof/>
          <w:rtl/>
        </w:rPr>
        <w:t>קר</w:t>
      </w:r>
      <w:r>
        <w:rPr>
          <w:noProof/>
          <w:rtl/>
        </w:rPr>
        <w:t>"</w:t>
      </w:r>
      <w:r>
        <w:rPr>
          <w:rFonts w:hint="eastAsia"/>
          <w:noProof/>
          <w:rtl/>
        </w:rPr>
        <w:t>ש</w:t>
      </w:r>
      <w:r>
        <w:rPr>
          <w:noProof/>
          <w:rtl/>
        </w:rPr>
        <w:t xml:space="preserve"> </w:t>
      </w:r>
      <w:r>
        <w:rPr>
          <w:rFonts w:hint="eastAsia"/>
          <w:noProof/>
          <w:rtl/>
        </w:rPr>
        <w:t>ומתפלל</w:t>
      </w:r>
    </w:p>
    <w:p w14:paraId="6C11317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חרש</w:t>
      </w:r>
      <w:r>
        <w:rPr>
          <w:rtl/>
        </w:rPr>
        <w:t xml:space="preserve"> </w:t>
      </w:r>
      <w:r>
        <w:rPr>
          <w:rFonts w:hint="eastAsia"/>
          <w:rtl/>
        </w:rPr>
        <w:t>המדבר</w:t>
      </w:r>
      <w:r>
        <w:rPr>
          <w:rtl/>
        </w:rPr>
        <w:t xml:space="preserve"> </w:t>
      </w:r>
      <w:r>
        <w:rPr>
          <w:rFonts w:hint="eastAsia"/>
          <w:rtl/>
        </w:rPr>
        <w:t>ואינו</w:t>
      </w:r>
      <w:r>
        <w:rPr>
          <w:rtl/>
        </w:rPr>
        <w:t xml:space="preserve"> </w:t>
      </w:r>
      <w:r>
        <w:rPr>
          <w:rFonts w:hint="eastAsia"/>
          <w:rtl/>
        </w:rPr>
        <w:t>שומע</w:t>
      </w:r>
    </w:p>
    <w:p w14:paraId="6AA4ABF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יברך</w:t>
      </w:r>
      <w:r>
        <w:rPr>
          <w:noProof/>
          <w:rtl/>
        </w:rPr>
        <w:t xml:space="preserve"> </w:t>
      </w:r>
      <w:r>
        <w:rPr>
          <w:rFonts w:hint="eastAsia"/>
          <w:noProof/>
          <w:rtl/>
        </w:rPr>
        <w:t>ברכת</w:t>
      </w:r>
      <w:r>
        <w:rPr>
          <w:noProof/>
          <w:rtl/>
        </w:rPr>
        <w:t xml:space="preserve"> </w:t>
      </w:r>
      <w:r>
        <w:rPr>
          <w:rFonts w:hint="eastAsia"/>
          <w:noProof/>
          <w:rtl/>
        </w:rPr>
        <w:t>המזון</w:t>
      </w:r>
      <w:r>
        <w:rPr>
          <w:noProof/>
          <w:rtl/>
        </w:rPr>
        <w:t xml:space="preserve"> </w:t>
      </w:r>
      <w:r>
        <w:rPr>
          <w:rFonts w:hint="eastAsia"/>
          <w:noProof/>
          <w:rtl/>
        </w:rPr>
        <w:t>בלבו</w:t>
      </w:r>
    </w:p>
    <w:p w14:paraId="4A6683B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הכל</w:t>
      </w:r>
      <w:r>
        <w:rPr>
          <w:noProof/>
          <w:rtl/>
        </w:rPr>
        <w:t xml:space="preserve"> </w:t>
      </w:r>
      <w:r>
        <w:rPr>
          <w:rFonts w:hint="eastAsia"/>
          <w:noProof/>
          <w:rtl/>
        </w:rPr>
        <w:t>כשרים</w:t>
      </w:r>
      <w:r>
        <w:rPr>
          <w:noProof/>
          <w:rtl/>
        </w:rPr>
        <w:t xml:space="preserve"> </w:t>
      </w:r>
      <w:r>
        <w:rPr>
          <w:rFonts w:hint="eastAsia"/>
          <w:noProof/>
          <w:rtl/>
        </w:rPr>
        <w:t>לקרות</w:t>
      </w:r>
      <w:r>
        <w:rPr>
          <w:noProof/>
          <w:rtl/>
        </w:rPr>
        <w:t xml:space="preserve"> </w:t>
      </w:r>
      <w:r>
        <w:rPr>
          <w:rFonts w:hint="eastAsia"/>
          <w:noProof/>
          <w:rtl/>
        </w:rPr>
        <w:t>המגילה</w:t>
      </w:r>
    </w:p>
    <w:p w14:paraId="59D8D56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בירך</w:t>
      </w:r>
      <w:r>
        <w:rPr>
          <w:rtl/>
        </w:rPr>
        <w:t xml:space="preserve"> </w:t>
      </w:r>
      <w:r>
        <w:rPr>
          <w:rFonts w:hint="eastAsia"/>
          <w:rtl/>
        </w:rPr>
        <w:t>ולא</w:t>
      </w:r>
      <w:r>
        <w:rPr>
          <w:rtl/>
        </w:rPr>
        <w:t xml:space="preserve"> </w:t>
      </w:r>
      <w:r>
        <w:rPr>
          <w:rFonts w:hint="eastAsia"/>
          <w:rtl/>
        </w:rPr>
        <w:t>השמיע</w:t>
      </w:r>
      <w:r>
        <w:rPr>
          <w:rtl/>
        </w:rPr>
        <w:t xml:space="preserve"> </w:t>
      </w:r>
      <w:r>
        <w:rPr>
          <w:rFonts w:hint="eastAsia"/>
          <w:rtl/>
        </w:rPr>
        <w:t>לאזנו</w:t>
      </w:r>
    </w:p>
    <w:p w14:paraId="6E7FD84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p>
    <w:p w14:paraId="3998683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מחלוקת</w:t>
      </w:r>
      <w:r>
        <w:rPr>
          <w:noProof/>
          <w:rtl/>
        </w:rPr>
        <w:t xml:space="preserve"> </w:t>
      </w:r>
      <w:r>
        <w:rPr>
          <w:rFonts w:hint="eastAsia"/>
          <w:noProof/>
          <w:rtl/>
        </w:rPr>
        <w:t>בקר</w:t>
      </w:r>
      <w:r>
        <w:rPr>
          <w:noProof/>
          <w:rtl/>
        </w:rPr>
        <w:t>"</w:t>
      </w:r>
      <w:r>
        <w:rPr>
          <w:rFonts w:hint="eastAsia"/>
          <w:noProof/>
          <w:rtl/>
        </w:rPr>
        <w:t>ש</w:t>
      </w:r>
    </w:p>
    <w:p w14:paraId="26E3ED9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אבל</w:t>
      </w:r>
      <w:r>
        <w:rPr>
          <w:noProof/>
          <w:rtl/>
        </w:rPr>
        <w:t xml:space="preserve"> </w:t>
      </w:r>
      <w:r>
        <w:rPr>
          <w:rFonts w:hint="eastAsia"/>
          <w:noProof/>
          <w:rtl/>
        </w:rPr>
        <w:t>בשאר</w:t>
      </w:r>
      <w:r>
        <w:rPr>
          <w:noProof/>
          <w:rtl/>
        </w:rPr>
        <w:t xml:space="preserve"> </w:t>
      </w:r>
      <w:r>
        <w:rPr>
          <w:rFonts w:hint="eastAsia"/>
          <w:noProof/>
          <w:rtl/>
        </w:rPr>
        <w:t>מצות</w:t>
      </w:r>
    </w:p>
    <w:p w14:paraId="111D7B6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קרא</w:t>
      </w:r>
      <w:r w:rsidRPr="009C2A5E">
        <w:rPr>
          <w:rtl/>
        </w:rPr>
        <w:t xml:space="preserve"> </w:t>
      </w:r>
      <w:r w:rsidRPr="009C2A5E">
        <w:rPr>
          <w:rFonts w:hint="eastAsia"/>
          <w:rtl/>
        </w:rPr>
        <w:t>ולא</w:t>
      </w:r>
      <w:r w:rsidRPr="009C2A5E">
        <w:rPr>
          <w:rtl/>
        </w:rPr>
        <w:t xml:space="preserve"> </w:t>
      </w:r>
      <w:r w:rsidRPr="009C2A5E">
        <w:rPr>
          <w:rFonts w:hint="eastAsia"/>
          <w:rtl/>
        </w:rPr>
        <w:t>דקדק</w:t>
      </w:r>
      <w:r w:rsidRPr="009C2A5E">
        <w:rPr>
          <w:rtl/>
        </w:rPr>
        <w:t xml:space="preserve"> </w:t>
      </w:r>
      <w:r w:rsidRPr="009C2A5E">
        <w:rPr>
          <w:rFonts w:hint="eastAsia"/>
          <w:rtl/>
        </w:rPr>
        <w:t>באותיותיה</w:t>
      </w:r>
      <w:r w:rsidRPr="009C2A5E">
        <w:rPr>
          <w:rtl/>
        </w:rPr>
        <w:t>.</w:t>
      </w:r>
    </w:p>
    <w:p w14:paraId="3313692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קורא</w:t>
      </w:r>
      <w:r>
        <w:rPr>
          <w:noProof/>
          <w:rtl/>
        </w:rPr>
        <w:t xml:space="preserve"> </w:t>
      </w:r>
      <w:r>
        <w:rPr>
          <w:rFonts w:hint="eastAsia"/>
          <w:noProof/>
          <w:rtl/>
        </w:rPr>
        <w:t>קר</w:t>
      </w:r>
      <w:r>
        <w:rPr>
          <w:noProof/>
          <w:rtl/>
        </w:rPr>
        <w:t>"</w:t>
      </w:r>
      <w:r>
        <w:rPr>
          <w:rFonts w:hint="eastAsia"/>
          <w:noProof/>
          <w:rtl/>
        </w:rPr>
        <w:t>ש</w:t>
      </w:r>
      <w:r>
        <w:rPr>
          <w:noProof/>
          <w:rtl/>
        </w:rPr>
        <w:t xml:space="preserve"> </w:t>
      </w:r>
      <w:r>
        <w:rPr>
          <w:rFonts w:hint="eastAsia"/>
          <w:noProof/>
          <w:rtl/>
        </w:rPr>
        <w:t>ומדקדק</w:t>
      </w:r>
      <w:r>
        <w:rPr>
          <w:noProof/>
          <w:rtl/>
        </w:rPr>
        <w:t xml:space="preserve"> </w:t>
      </w:r>
      <w:r>
        <w:rPr>
          <w:rFonts w:hint="eastAsia"/>
          <w:noProof/>
          <w:rtl/>
        </w:rPr>
        <w:t>באותיותיה</w:t>
      </w:r>
    </w:p>
    <w:p w14:paraId="0AB584A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קרא</w:t>
      </w:r>
      <w:r>
        <w:rPr>
          <w:rtl/>
        </w:rPr>
        <w:t xml:space="preserve"> </w:t>
      </w:r>
      <w:r>
        <w:rPr>
          <w:rFonts w:hint="eastAsia"/>
          <w:rtl/>
        </w:rPr>
        <w:t>וטעה</w:t>
      </w:r>
      <w:r>
        <w:rPr>
          <w:rtl/>
        </w:rPr>
        <w:t xml:space="preserve"> </w:t>
      </w:r>
      <w:r>
        <w:rPr>
          <w:rFonts w:hint="eastAsia"/>
          <w:rtl/>
        </w:rPr>
        <w:t>ואינו</w:t>
      </w:r>
      <w:r>
        <w:rPr>
          <w:rtl/>
        </w:rPr>
        <w:t xml:space="preserve"> </w:t>
      </w:r>
      <w:r>
        <w:rPr>
          <w:rFonts w:hint="eastAsia"/>
          <w:rtl/>
        </w:rPr>
        <w:t>יודע</w:t>
      </w:r>
      <w:r>
        <w:rPr>
          <w:rtl/>
        </w:rPr>
        <w:t xml:space="preserve"> </w:t>
      </w:r>
      <w:r>
        <w:rPr>
          <w:rFonts w:hint="eastAsia"/>
          <w:rtl/>
        </w:rPr>
        <w:t>להיכן</w:t>
      </w:r>
      <w:r>
        <w:rPr>
          <w:rtl/>
        </w:rPr>
        <w:t xml:space="preserve"> </w:t>
      </w:r>
      <w:r>
        <w:rPr>
          <w:rFonts w:hint="eastAsia"/>
          <w:rtl/>
        </w:rPr>
        <w:t>טעה</w:t>
      </w:r>
      <w:r>
        <w:rPr>
          <w:rtl/>
        </w:rPr>
        <w:t>,</w:t>
      </w:r>
    </w:p>
    <w:p w14:paraId="70AF278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ומתפללין</w:t>
      </w:r>
      <w:r>
        <w:rPr>
          <w:rtl/>
        </w:rPr>
        <w:t xml:space="preserve"> </w:t>
      </w:r>
      <w:r>
        <w:rPr>
          <w:rFonts w:hint="eastAsia"/>
          <w:rtl/>
        </w:rPr>
        <w:t>בראש</w:t>
      </w:r>
      <w:r>
        <w:rPr>
          <w:rtl/>
        </w:rPr>
        <w:t xml:space="preserve"> </w:t>
      </w:r>
      <w:r>
        <w:rPr>
          <w:rFonts w:hint="eastAsia"/>
          <w:rtl/>
        </w:rPr>
        <w:t>הזית</w:t>
      </w:r>
      <w:r>
        <w:rPr>
          <w:rtl/>
        </w:rPr>
        <w:t xml:space="preserve"> </w:t>
      </w:r>
      <w:r>
        <w:rPr>
          <w:rFonts w:hint="eastAsia"/>
          <w:rtl/>
        </w:rPr>
        <w:t>ובראש</w:t>
      </w:r>
      <w:r>
        <w:rPr>
          <w:rtl/>
        </w:rPr>
        <w:t xml:space="preserve"> </w:t>
      </w:r>
      <w:r>
        <w:rPr>
          <w:rFonts w:hint="eastAsia"/>
          <w:rtl/>
        </w:rPr>
        <w:t>התאנה</w:t>
      </w:r>
      <w:r>
        <w:rPr>
          <w:rtl/>
        </w:rPr>
        <w:t>,</w:t>
      </w:r>
    </w:p>
    <w:p w14:paraId="0A8C419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דבטלין</w:t>
      </w:r>
    </w:p>
    <w:p w14:paraId="41BDAFF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פועלין</w:t>
      </w:r>
    </w:p>
    <w:p w14:paraId="2513D28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אבל</w:t>
      </w:r>
    </w:p>
    <w:p w14:paraId="0481137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טעם</w:t>
      </w:r>
      <w:r>
        <w:rPr>
          <w:rtl/>
        </w:rPr>
        <w:t xml:space="preserve"> </w:t>
      </w:r>
      <w:r>
        <w:rPr>
          <w:rFonts w:hint="eastAsia"/>
          <w:rtl/>
        </w:rPr>
        <w:t>רשב</w:t>
      </w:r>
      <w:r>
        <w:rPr>
          <w:rtl/>
        </w:rPr>
        <w:t>"</w:t>
      </w:r>
      <w:r>
        <w:rPr>
          <w:rFonts w:hint="eastAsia"/>
          <w:rtl/>
        </w:rPr>
        <w:t>ג</w:t>
      </w:r>
    </w:p>
    <w:p w14:paraId="66D45E1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עבדים</w:t>
      </w:r>
      <w:r>
        <w:rPr>
          <w:noProof/>
          <w:rtl/>
        </w:rPr>
        <w:t xml:space="preserve"> </w:t>
      </w:r>
      <w:r>
        <w:rPr>
          <w:rFonts w:hint="eastAsia"/>
          <w:noProof/>
          <w:rtl/>
        </w:rPr>
        <w:t>ושפחות</w:t>
      </w:r>
    </w:p>
    <w:p w14:paraId="7C2AC2D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כשמתה</w:t>
      </w:r>
      <w:r>
        <w:rPr>
          <w:noProof/>
          <w:rtl/>
        </w:rPr>
        <w:t xml:space="preserve"> </w:t>
      </w:r>
      <w:r>
        <w:rPr>
          <w:rFonts w:hint="eastAsia"/>
          <w:noProof/>
          <w:rtl/>
        </w:rPr>
        <w:t>שפחתו</w:t>
      </w:r>
    </w:p>
    <w:p w14:paraId="0F80AEA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עבדים</w:t>
      </w:r>
      <w:r>
        <w:rPr>
          <w:rtl/>
        </w:rPr>
        <w:t xml:space="preserve"> </w:t>
      </w:r>
      <w:r>
        <w:rPr>
          <w:rFonts w:hint="eastAsia"/>
          <w:rtl/>
        </w:rPr>
        <w:t>ושפחות</w:t>
      </w:r>
      <w:r>
        <w:rPr>
          <w:rtl/>
        </w:rPr>
        <w:t xml:space="preserve"> </w:t>
      </w:r>
      <w:r>
        <w:rPr>
          <w:rFonts w:hint="eastAsia"/>
          <w:rtl/>
        </w:rPr>
        <w:t>אין</w:t>
      </w:r>
      <w:r>
        <w:rPr>
          <w:rtl/>
        </w:rPr>
        <w:t xml:space="preserve"> </w:t>
      </w:r>
      <w:r>
        <w:rPr>
          <w:rFonts w:hint="eastAsia"/>
          <w:rtl/>
        </w:rPr>
        <w:t>מספידין</w:t>
      </w:r>
      <w:r>
        <w:rPr>
          <w:rtl/>
        </w:rPr>
        <w:t xml:space="preserve"> </w:t>
      </w:r>
      <w:r>
        <w:rPr>
          <w:rFonts w:hint="eastAsia"/>
          <w:rtl/>
        </w:rPr>
        <w:t>אותן</w:t>
      </w:r>
      <w:r>
        <w:rPr>
          <w:rtl/>
        </w:rPr>
        <w:t>.</w:t>
      </w:r>
    </w:p>
    <w:p w14:paraId="56BA32A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אין</w:t>
      </w:r>
      <w:r>
        <w:rPr>
          <w:noProof/>
          <w:rtl/>
        </w:rPr>
        <w:t xml:space="preserve"> </w:t>
      </w:r>
      <w:r>
        <w:rPr>
          <w:rFonts w:hint="eastAsia"/>
          <w:noProof/>
          <w:rtl/>
        </w:rPr>
        <w:t>קורין</w:t>
      </w:r>
      <w:r>
        <w:rPr>
          <w:noProof/>
          <w:rtl/>
        </w:rPr>
        <w:t xml:space="preserve"> </w:t>
      </w:r>
      <w:r>
        <w:rPr>
          <w:rFonts w:hint="eastAsia"/>
          <w:noProof/>
          <w:rtl/>
        </w:rPr>
        <w:t>אבות</w:t>
      </w:r>
      <w:r>
        <w:rPr>
          <w:noProof/>
          <w:rtl/>
        </w:rPr>
        <w:t xml:space="preserve"> </w:t>
      </w:r>
      <w:r>
        <w:rPr>
          <w:rFonts w:hint="eastAsia"/>
          <w:noProof/>
          <w:rtl/>
        </w:rPr>
        <w:t>אלא</w:t>
      </w:r>
      <w:r>
        <w:rPr>
          <w:noProof/>
          <w:rtl/>
        </w:rPr>
        <w:t xml:space="preserve"> </w:t>
      </w:r>
      <w:r>
        <w:rPr>
          <w:rFonts w:hint="eastAsia"/>
          <w:noProof/>
          <w:rtl/>
        </w:rPr>
        <w:t>לשלשה</w:t>
      </w:r>
    </w:p>
    <w:p w14:paraId="4035607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w:t>
      </w:r>
      <w:r>
        <w:rPr>
          <w:rtl/>
        </w:rPr>
        <w:t>''</w:t>
      </w:r>
      <w:r>
        <w:rPr>
          <w:rFonts w:hint="eastAsia"/>
          <w:rtl/>
        </w:rPr>
        <w:t>ג</w:t>
      </w:r>
      <w:r>
        <w:rPr>
          <w:rtl/>
        </w:rPr>
        <w:t xml:space="preserve"> </w:t>
      </w:r>
      <w:r>
        <w:rPr>
          <w:rFonts w:hint="eastAsia"/>
          <w:rtl/>
        </w:rPr>
        <w:t>תפילות</w:t>
      </w:r>
      <w:r>
        <w:rPr>
          <w:rtl/>
        </w:rPr>
        <w:t xml:space="preserve"> </w:t>
      </w:r>
      <w:r>
        <w:rPr>
          <w:rFonts w:hint="eastAsia"/>
          <w:rtl/>
        </w:rPr>
        <w:t>אמוראים</w:t>
      </w:r>
    </w:p>
    <w:p w14:paraId="5AC3B45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שמסיים</w:t>
      </w:r>
      <w:r>
        <w:rPr>
          <w:noProof/>
          <w:rtl/>
        </w:rPr>
        <w:t xml:space="preserve"> </w:t>
      </w:r>
      <w:r>
        <w:rPr>
          <w:rFonts w:hint="eastAsia"/>
          <w:noProof/>
          <w:rtl/>
        </w:rPr>
        <w:t>תפילתו</w:t>
      </w:r>
    </w:p>
    <w:p w14:paraId="20EA3D0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מרגלא</w:t>
      </w:r>
      <w:r>
        <w:rPr>
          <w:rtl/>
        </w:rPr>
        <w:t xml:space="preserve"> </w:t>
      </w:r>
      <w:r>
        <w:rPr>
          <w:rFonts w:hint="eastAsia"/>
          <w:rtl/>
        </w:rPr>
        <w:t>בפומיה</w:t>
      </w:r>
      <w:r>
        <w:rPr>
          <w:rtl/>
        </w:rPr>
        <w:t xml:space="preserve"> </w:t>
      </w:r>
      <w:r>
        <w:rPr>
          <w:rFonts w:hint="eastAsia"/>
          <w:rtl/>
        </w:rPr>
        <w:t>ה</w:t>
      </w:r>
      <w:r>
        <w:rPr>
          <w:rtl/>
        </w:rPr>
        <w:t>'</w:t>
      </w:r>
    </w:p>
    <w:p w14:paraId="5534241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כעולם</w:t>
      </w:r>
      <w:r>
        <w:rPr>
          <w:noProof/>
          <w:rtl/>
        </w:rPr>
        <w:t xml:space="preserve"> </w:t>
      </w:r>
      <w:r>
        <w:rPr>
          <w:rFonts w:hint="eastAsia"/>
          <w:noProof/>
          <w:rtl/>
        </w:rPr>
        <w:t>הזה</w:t>
      </w:r>
      <w:r>
        <w:rPr>
          <w:noProof/>
          <w:rtl/>
        </w:rPr>
        <w:t xml:space="preserve"> </w:t>
      </w:r>
      <w:r>
        <w:rPr>
          <w:rFonts w:hint="eastAsia"/>
          <w:noProof/>
          <w:rtl/>
        </w:rPr>
        <w:t>העוה</w:t>
      </w:r>
      <w:r>
        <w:rPr>
          <w:noProof/>
          <w:rtl/>
        </w:rPr>
        <w:t>"</w:t>
      </w:r>
      <w:r>
        <w:rPr>
          <w:rFonts w:hint="eastAsia"/>
          <w:noProof/>
          <w:rtl/>
        </w:rPr>
        <w:t>ב</w:t>
      </w:r>
    </w:p>
    <w:p w14:paraId="4C58509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נשים</w:t>
      </w:r>
      <w:r w:rsidRPr="009C2A5E">
        <w:rPr>
          <w:rtl/>
        </w:rPr>
        <w:t xml:space="preserve"> </w:t>
      </w:r>
      <w:r w:rsidRPr="009C2A5E">
        <w:rPr>
          <w:rFonts w:hint="eastAsia"/>
          <w:rtl/>
        </w:rPr>
        <w:t>שאננות</w:t>
      </w:r>
    </w:p>
    <w:p w14:paraId="731824A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גדולה</w:t>
      </w:r>
      <w:r>
        <w:rPr>
          <w:noProof/>
          <w:rtl/>
        </w:rPr>
        <w:t xml:space="preserve"> </w:t>
      </w:r>
      <w:r>
        <w:rPr>
          <w:rFonts w:hint="eastAsia"/>
          <w:noProof/>
          <w:rtl/>
        </w:rPr>
        <w:t>הבטחה</w:t>
      </w:r>
      <w:r>
        <w:rPr>
          <w:noProof/>
          <w:rtl/>
        </w:rPr>
        <w:t xml:space="preserve"> </w:t>
      </w:r>
      <w:r>
        <w:rPr>
          <w:rFonts w:hint="eastAsia"/>
          <w:noProof/>
          <w:rtl/>
        </w:rPr>
        <w:t>שהבטיח</w:t>
      </w:r>
      <w:r>
        <w:rPr>
          <w:noProof/>
          <w:rtl/>
        </w:rPr>
        <w:t xml:space="preserve"> </w:t>
      </w:r>
      <w:r>
        <w:rPr>
          <w:rFonts w:hint="eastAsia"/>
          <w:noProof/>
          <w:rtl/>
        </w:rPr>
        <w:t>הקב</w:t>
      </w:r>
      <w:r>
        <w:rPr>
          <w:noProof/>
          <w:rtl/>
        </w:rPr>
        <w:t>"</w:t>
      </w:r>
      <w:r>
        <w:rPr>
          <w:rFonts w:hint="eastAsia"/>
          <w:noProof/>
          <w:rtl/>
        </w:rPr>
        <w:t>ה</w:t>
      </w:r>
      <w:r>
        <w:rPr>
          <w:noProof/>
          <w:rtl/>
        </w:rPr>
        <w:t xml:space="preserve"> </w:t>
      </w:r>
      <w:r>
        <w:rPr>
          <w:rFonts w:hint="eastAsia"/>
          <w:noProof/>
          <w:rtl/>
        </w:rPr>
        <w:t>לנשים</w:t>
      </w:r>
    </w:p>
    <w:p w14:paraId="0042907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זכות</w:t>
      </w:r>
      <w:r>
        <w:rPr>
          <w:noProof/>
          <w:rtl/>
        </w:rPr>
        <w:t xml:space="preserve"> </w:t>
      </w:r>
      <w:r>
        <w:rPr>
          <w:rFonts w:hint="eastAsia"/>
          <w:noProof/>
          <w:rtl/>
        </w:rPr>
        <w:t>הנשים</w:t>
      </w:r>
    </w:p>
    <w:p w14:paraId="14AD7D8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w:t>
      </w:r>
    </w:p>
    <w:p w14:paraId="5EB64CE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או</w:t>
      </w:r>
    </w:p>
    <w:p w14:paraId="12B161D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tl/>
        </w:rPr>
        <w:lastRenderedPageBreak/>
        <w:t>'</w:t>
      </w:r>
      <w:r w:rsidRPr="009C2A5E">
        <w:rPr>
          <w:rFonts w:hint="eastAsia"/>
          <w:rtl/>
        </w:rPr>
        <w:t>שמעו</w:t>
      </w:r>
      <w:r w:rsidRPr="009C2A5E">
        <w:rPr>
          <w:rtl/>
        </w:rPr>
        <w:t xml:space="preserve"> </w:t>
      </w:r>
      <w:r w:rsidRPr="009C2A5E">
        <w:rPr>
          <w:rFonts w:hint="eastAsia"/>
          <w:rtl/>
        </w:rPr>
        <w:t>אלי</w:t>
      </w:r>
      <w:r w:rsidRPr="009C2A5E">
        <w:rPr>
          <w:rtl/>
        </w:rPr>
        <w:t xml:space="preserve"> </w:t>
      </w:r>
      <w:r w:rsidRPr="009C2A5E">
        <w:rPr>
          <w:rFonts w:hint="eastAsia"/>
          <w:rtl/>
        </w:rPr>
        <w:t>אבירי</w:t>
      </w:r>
      <w:r w:rsidRPr="009C2A5E">
        <w:rPr>
          <w:rtl/>
        </w:rPr>
        <w:t xml:space="preserve"> </w:t>
      </w:r>
      <w:r w:rsidRPr="009C2A5E">
        <w:rPr>
          <w:rFonts w:hint="eastAsia"/>
          <w:rtl/>
        </w:rPr>
        <w:t>לב</w:t>
      </w:r>
      <w:r w:rsidRPr="009C2A5E">
        <w:rPr>
          <w:rtl/>
        </w:rPr>
        <w:t xml:space="preserve"> </w:t>
      </w:r>
      <w:r w:rsidRPr="009C2A5E">
        <w:rPr>
          <w:rFonts w:hint="eastAsia"/>
          <w:rtl/>
        </w:rPr>
        <w:t>הרחוקים</w:t>
      </w:r>
      <w:r w:rsidRPr="009C2A5E">
        <w:rPr>
          <w:rtl/>
        </w:rPr>
        <w:t xml:space="preserve"> </w:t>
      </w:r>
      <w:r w:rsidRPr="009C2A5E">
        <w:rPr>
          <w:rFonts w:hint="eastAsia"/>
          <w:rtl/>
        </w:rPr>
        <w:t>מצדקה</w:t>
      </w:r>
      <w:r w:rsidRPr="009C2A5E">
        <w:rPr>
          <w:rtl/>
        </w:rPr>
        <w:t>'.</w:t>
      </w:r>
    </w:p>
    <w:p w14:paraId="3A024C7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חתן</w:t>
      </w:r>
      <w:r w:rsidRPr="009C2A5E">
        <w:rPr>
          <w:rtl/>
        </w:rPr>
        <w:t xml:space="preserve"> </w:t>
      </w:r>
      <w:r w:rsidRPr="009C2A5E">
        <w:rPr>
          <w:rFonts w:hint="eastAsia"/>
          <w:rtl/>
        </w:rPr>
        <w:t>אם</w:t>
      </w:r>
      <w:r w:rsidRPr="009C2A5E">
        <w:rPr>
          <w:rtl/>
        </w:rPr>
        <w:t xml:space="preserve"> </w:t>
      </w:r>
      <w:r w:rsidRPr="009C2A5E">
        <w:rPr>
          <w:rFonts w:hint="eastAsia"/>
          <w:rtl/>
        </w:rPr>
        <w:t>רוצה</w:t>
      </w:r>
      <w:r w:rsidRPr="009C2A5E">
        <w:rPr>
          <w:rtl/>
        </w:rPr>
        <w:t xml:space="preserve"> </w:t>
      </w:r>
      <w:r w:rsidRPr="009C2A5E">
        <w:rPr>
          <w:rFonts w:hint="eastAsia"/>
          <w:rtl/>
        </w:rPr>
        <w:t>לקרות</w:t>
      </w:r>
    </w:p>
    <w:p w14:paraId="053B69C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מלאכה</w:t>
      </w:r>
    </w:p>
    <w:p w14:paraId="5355281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מלאכה</w:t>
      </w:r>
    </w:p>
    <w:p w14:paraId="04EFFAC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ובשבת</w:t>
      </w:r>
    </w:p>
    <w:p w14:paraId="0574B13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מתו</w:t>
      </w:r>
    </w:p>
    <w:p w14:paraId="68C017D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משמר</w:t>
      </w:r>
      <w:r>
        <w:rPr>
          <w:rtl/>
        </w:rPr>
        <w:t xml:space="preserve"> </w:t>
      </w:r>
      <w:r>
        <w:rPr>
          <w:rFonts w:hint="eastAsia"/>
          <w:rtl/>
        </w:rPr>
        <w:t>המת</w:t>
      </w:r>
    </w:p>
    <w:p w14:paraId="2C5EC90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היו</w:t>
      </w:r>
      <w:r>
        <w:rPr>
          <w:rtl/>
        </w:rPr>
        <w:t xml:space="preserve"> </w:t>
      </w:r>
      <w:r>
        <w:rPr>
          <w:rFonts w:hint="eastAsia"/>
          <w:rtl/>
        </w:rPr>
        <w:t>שנים</w:t>
      </w:r>
    </w:p>
    <w:p w14:paraId="4B51EC8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באים</w:t>
      </w:r>
      <w:r>
        <w:rPr>
          <w:noProof/>
          <w:rtl/>
        </w:rPr>
        <w:t xml:space="preserve"> </w:t>
      </w:r>
      <w:r>
        <w:rPr>
          <w:rFonts w:hint="eastAsia"/>
          <w:noProof/>
          <w:rtl/>
        </w:rPr>
        <w:t>בספינה</w:t>
      </w:r>
    </w:p>
    <w:p w14:paraId="20ECB81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המוליך</w:t>
      </w:r>
      <w:r>
        <w:rPr>
          <w:rtl/>
        </w:rPr>
        <w:t xml:space="preserve"> </w:t>
      </w:r>
      <w:r>
        <w:rPr>
          <w:rFonts w:hint="eastAsia"/>
          <w:rtl/>
        </w:rPr>
        <w:t>עצמות</w:t>
      </w:r>
      <w:r>
        <w:rPr>
          <w:rtl/>
        </w:rPr>
        <w:t xml:space="preserve"> </w:t>
      </w:r>
      <w:r>
        <w:rPr>
          <w:rFonts w:hint="eastAsia"/>
          <w:rtl/>
        </w:rPr>
        <w:t>ממקום</w:t>
      </w:r>
      <w:r>
        <w:rPr>
          <w:rtl/>
        </w:rPr>
        <w:t xml:space="preserve"> </w:t>
      </w:r>
      <w:r>
        <w:rPr>
          <w:rFonts w:hint="eastAsia"/>
          <w:rtl/>
        </w:rPr>
        <w:t>למקום</w:t>
      </w:r>
      <w:r>
        <w:rPr>
          <w:rtl/>
        </w:rPr>
        <w:t>,</w:t>
      </w:r>
    </w:p>
    <w:p w14:paraId="345FF0A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רואה</w:t>
      </w:r>
      <w:r>
        <w:rPr>
          <w:noProof/>
          <w:rtl/>
        </w:rPr>
        <w:t xml:space="preserve"> </w:t>
      </w:r>
      <w:r>
        <w:rPr>
          <w:rFonts w:hint="eastAsia"/>
          <w:noProof/>
          <w:rtl/>
        </w:rPr>
        <w:t>המת</w:t>
      </w:r>
      <w:r>
        <w:rPr>
          <w:noProof/>
          <w:rtl/>
        </w:rPr>
        <w:t xml:space="preserve"> </w:t>
      </w:r>
      <w:r>
        <w:rPr>
          <w:rFonts w:hint="eastAsia"/>
          <w:noProof/>
          <w:rtl/>
        </w:rPr>
        <w:t>ואינו</w:t>
      </w:r>
      <w:r>
        <w:rPr>
          <w:noProof/>
          <w:rtl/>
        </w:rPr>
        <w:t xml:space="preserve"> </w:t>
      </w:r>
      <w:r>
        <w:rPr>
          <w:rFonts w:hint="eastAsia"/>
          <w:noProof/>
          <w:rtl/>
        </w:rPr>
        <w:t>מלוהו</w:t>
      </w:r>
    </w:p>
    <w:p w14:paraId="5FA0E2E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ואם</w:t>
      </w:r>
      <w:r>
        <w:rPr>
          <w:noProof/>
          <w:rtl/>
        </w:rPr>
        <w:t xml:space="preserve"> </w:t>
      </w:r>
      <w:r>
        <w:rPr>
          <w:rFonts w:hint="eastAsia"/>
          <w:noProof/>
          <w:rtl/>
        </w:rPr>
        <w:t>לוהו</w:t>
      </w:r>
    </w:p>
    <w:p w14:paraId="3A2DB1C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אם</w:t>
      </w:r>
      <w:r>
        <w:rPr>
          <w:rtl/>
        </w:rPr>
        <w:t xml:space="preserve"> </w:t>
      </w:r>
      <w:r>
        <w:rPr>
          <w:rFonts w:hint="eastAsia"/>
          <w:rtl/>
        </w:rPr>
        <w:t>מתים</w:t>
      </w:r>
      <w:r>
        <w:rPr>
          <w:rtl/>
        </w:rPr>
        <w:t xml:space="preserve"> </w:t>
      </w:r>
      <w:r>
        <w:rPr>
          <w:rFonts w:hint="eastAsia"/>
          <w:rtl/>
        </w:rPr>
        <w:t>יודעים</w:t>
      </w:r>
      <w:r>
        <w:rPr>
          <w:rtl/>
        </w:rPr>
        <w:t>,</w:t>
      </w:r>
    </w:p>
    <w:p w14:paraId="0608F9E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נשכח</w:t>
      </w:r>
      <w:r>
        <w:rPr>
          <w:noProof/>
          <w:rtl/>
        </w:rPr>
        <w:t xml:space="preserve"> </w:t>
      </w:r>
      <w:r>
        <w:rPr>
          <w:rFonts w:hint="eastAsia"/>
          <w:noProof/>
          <w:rtl/>
        </w:rPr>
        <w:t>תלמודם</w:t>
      </w:r>
    </w:p>
    <w:p w14:paraId="2168D78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דמעשה</w:t>
      </w:r>
      <w:r>
        <w:rPr>
          <w:noProof/>
          <w:rtl/>
        </w:rPr>
        <w:t xml:space="preserve"> </w:t>
      </w:r>
      <w:r>
        <w:rPr>
          <w:rFonts w:hint="eastAsia"/>
          <w:noProof/>
          <w:rtl/>
        </w:rPr>
        <w:t>בחסיד</w:t>
      </w:r>
    </w:p>
    <w:p w14:paraId="4E206AF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דזעירי</w:t>
      </w:r>
      <w:r>
        <w:rPr>
          <w:noProof/>
          <w:rtl/>
        </w:rPr>
        <w:t xml:space="preserve"> </w:t>
      </w:r>
      <w:r>
        <w:rPr>
          <w:rFonts w:hint="eastAsia"/>
          <w:noProof/>
          <w:rtl/>
        </w:rPr>
        <w:t>הפקיד</w:t>
      </w:r>
      <w:r>
        <w:rPr>
          <w:noProof/>
          <w:rtl/>
        </w:rPr>
        <w:t xml:space="preserve"> </w:t>
      </w:r>
      <w:r>
        <w:rPr>
          <w:rFonts w:hint="eastAsia"/>
          <w:noProof/>
          <w:rtl/>
        </w:rPr>
        <w:t>זוזי</w:t>
      </w:r>
    </w:p>
    <w:p w14:paraId="4CB496A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יתומים</w:t>
      </w:r>
      <w:r>
        <w:rPr>
          <w:noProof/>
          <w:rtl/>
        </w:rPr>
        <w:t xml:space="preserve"> </w:t>
      </w:r>
      <w:r>
        <w:rPr>
          <w:rFonts w:hint="eastAsia"/>
          <w:noProof/>
          <w:rtl/>
        </w:rPr>
        <w:t>שהפקידו</w:t>
      </w:r>
    </w:p>
    <w:p w14:paraId="4703F6A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המספר</w:t>
      </w:r>
      <w:r>
        <w:rPr>
          <w:noProof/>
          <w:rtl/>
        </w:rPr>
        <w:t xml:space="preserve"> </w:t>
      </w:r>
      <w:r>
        <w:rPr>
          <w:rFonts w:hint="eastAsia"/>
          <w:noProof/>
          <w:rtl/>
        </w:rPr>
        <w:t>גנות</w:t>
      </w:r>
      <w:r>
        <w:rPr>
          <w:noProof/>
          <w:rtl/>
        </w:rPr>
        <w:t xml:space="preserve"> </w:t>
      </w:r>
      <w:r>
        <w:rPr>
          <w:rFonts w:hint="eastAsia"/>
          <w:noProof/>
          <w:rtl/>
        </w:rPr>
        <w:t>אחרי</w:t>
      </w:r>
      <w:r>
        <w:rPr>
          <w:noProof/>
          <w:rtl/>
        </w:rPr>
        <w:t xml:space="preserve"> </w:t>
      </w:r>
      <w:r>
        <w:rPr>
          <w:rFonts w:hint="eastAsia"/>
          <w:noProof/>
          <w:rtl/>
        </w:rPr>
        <w:t>המת</w:t>
      </w:r>
    </w:p>
    <w:p w14:paraId="7E1A662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המספר</w:t>
      </w:r>
      <w:r>
        <w:rPr>
          <w:noProof/>
          <w:rtl/>
        </w:rPr>
        <w:t xml:space="preserve"> </w:t>
      </w:r>
      <w:r>
        <w:rPr>
          <w:rFonts w:hint="eastAsia"/>
          <w:noProof/>
          <w:rtl/>
        </w:rPr>
        <w:t>אחר</w:t>
      </w:r>
      <w:r>
        <w:rPr>
          <w:noProof/>
          <w:rtl/>
        </w:rPr>
        <w:t xml:space="preserve"> </w:t>
      </w:r>
      <w:r>
        <w:rPr>
          <w:rFonts w:hint="eastAsia"/>
          <w:noProof/>
          <w:rtl/>
        </w:rPr>
        <w:t>מטתן</w:t>
      </w:r>
      <w:r>
        <w:rPr>
          <w:noProof/>
          <w:rtl/>
        </w:rPr>
        <w:t xml:space="preserve"> </w:t>
      </w:r>
      <w:r>
        <w:rPr>
          <w:rFonts w:hint="eastAsia"/>
          <w:noProof/>
          <w:rtl/>
        </w:rPr>
        <w:t>של</w:t>
      </w:r>
      <w:r>
        <w:rPr>
          <w:noProof/>
          <w:rtl/>
        </w:rPr>
        <w:t xml:space="preserve"> </w:t>
      </w:r>
      <w:r>
        <w:rPr>
          <w:rFonts w:hint="eastAsia"/>
          <w:noProof/>
          <w:rtl/>
        </w:rPr>
        <w:t>ת</w:t>
      </w:r>
      <w:r>
        <w:rPr>
          <w:noProof/>
          <w:rtl/>
        </w:rPr>
        <w:t>"</w:t>
      </w:r>
      <w:r>
        <w:rPr>
          <w:rFonts w:hint="eastAsia"/>
          <w:noProof/>
          <w:rtl/>
        </w:rPr>
        <w:t>ח</w:t>
      </w:r>
    </w:p>
    <w:p w14:paraId="55CD6E7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בכ</w:t>
      </w:r>
      <w:r>
        <w:rPr>
          <w:rtl/>
        </w:rPr>
        <w:t>"</w:t>
      </w:r>
      <w:r>
        <w:rPr>
          <w:rFonts w:hint="eastAsia"/>
          <w:rtl/>
        </w:rPr>
        <w:t>ד</w:t>
      </w:r>
      <w:r>
        <w:rPr>
          <w:rtl/>
        </w:rPr>
        <w:t xml:space="preserve"> </w:t>
      </w:r>
      <w:r>
        <w:rPr>
          <w:rFonts w:hint="eastAsia"/>
          <w:rtl/>
        </w:rPr>
        <w:t>מקומות</w:t>
      </w:r>
      <w:r>
        <w:rPr>
          <w:rtl/>
        </w:rPr>
        <w:t xml:space="preserve"> </w:t>
      </w:r>
      <w:r>
        <w:rPr>
          <w:rFonts w:hint="eastAsia"/>
          <w:rtl/>
        </w:rPr>
        <w:t>בית</w:t>
      </w:r>
      <w:r>
        <w:rPr>
          <w:rtl/>
        </w:rPr>
        <w:t xml:space="preserve"> </w:t>
      </w:r>
      <w:r>
        <w:rPr>
          <w:rFonts w:hint="eastAsia"/>
          <w:rtl/>
        </w:rPr>
        <w:t>דין</w:t>
      </w:r>
      <w:r>
        <w:rPr>
          <w:rtl/>
        </w:rPr>
        <w:t xml:space="preserve"> </w:t>
      </w:r>
      <w:r>
        <w:rPr>
          <w:rFonts w:hint="eastAsia"/>
          <w:rtl/>
        </w:rPr>
        <w:t>מנדין</w:t>
      </w:r>
      <w:r>
        <w:rPr>
          <w:rtl/>
        </w:rPr>
        <w:t xml:space="preserve"> </w:t>
      </w:r>
      <w:r>
        <w:rPr>
          <w:rFonts w:hint="eastAsia"/>
          <w:rtl/>
        </w:rPr>
        <w:t>על</w:t>
      </w:r>
      <w:r>
        <w:rPr>
          <w:rtl/>
        </w:rPr>
        <w:t xml:space="preserve"> </w:t>
      </w:r>
      <w:r>
        <w:rPr>
          <w:rFonts w:hint="eastAsia"/>
          <w:rtl/>
        </w:rPr>
        <w:t>כבוד</w:t>
      </w:r>
      <w:r>
        <w:rPr>
          <w:rtl/>
        </w:rPr>
        <w:t xml:space="preserve"> </w:t>
      </w:r>
      <w:r>
        <w:rPr>
          <w:rFonts w:hint="eastAsia"/>
          <w:rtl/>
        </w:rPr>
        <w:t>הרב</w:t>
      </w:r>
      <w:r>
        <w:rPr>
          <w:rtl/>
        </w:rPr>
        <w:t>,</w:t>
      </w:r>
    </w:p>
    <w:p w14:paraId="45146B2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המספר</w:t>
      </w:r>
      <w:r>
        <w:rPr>
          <w:noProof/>
          <w:rtl/>
        </w:rPr>
        <w:t xml:space="preserve"> </w:t>
      </w:r>
      <w:r>
        <w:rPr>
          <w:rFonts w:hint="eastAsia"/>
          <w:noProof/>
          <w:rtl/>
        </w:rPr>
        <w:t>אחר</w:t>
      </w:r>
      <w:r>
        <w:rPr>
          <w:noProof/>
          <w:rtl/>
        </w:rPr>
        <w:t xml:space="preserve"> </w:t>
      </w:r>
      <w:r>
        <w:rPr>
          <w:rFonts w:hint="eastAsia"/>
          <w:noProof/>
          <w:rtl/>
        </w:rPr>
        <w:t>מיטת</w:t>
      </w:r>
      <w:r>
        <w:rPr>
          <w:noProof/>
          <w:rtl/>
        </w:rPr>
        <w:t xml:space="preserve"> </w:t>
      </w:r>
      <w:r>
        <w:rPr>
          <w:rFonts w:hint="eastAsia"/>
          <w:noProof/>
          <w:rtl/>
        </w:rPr>
        <w:t>ת</w:t>
      </w:r>
      <w:r>
        <w:rPr>
          <w:noProof/>
          <w:rtl/>
        </w:rPr>
        <w:t>"</w:t>
      </w:r>
      <w:r>
        <w:rPr>
          <w:rFonts w:hint="eastAsia"/>
          <w:noProof/>
          <w:rtl/>
        </w:rPr>
        <w:t>ח</w:t>
      </w:r>
    </w:p>
    <w:p w14:paraId="3B609F4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והמזלזל</w:t>
      </w:r>
      <w:r>
        <w:rPr>
          <w:noProof/>
          <w:rtl/>
        </w:rPr>
        <w:t xml:space="preserve"> </w:t>
      </w:r>
      <w:r>
        <w:rPr>
          <w:rFonts w:hint="eastAsia"/>
          <w:noProof/>
          <w:rtl/>
        </w:rPr>
        <w:t>בנט</w:t>
      </w:r>
      <w:r>
        <w:rPr>
          <w:noProof/>
          <w:rtl/>
        </w:rPr>
        <w:t>"</w:t>
      </w:r>
      <w:r>
        <w:rPr>
          <w:rFonts w:hint="eastAsia"/>
          <w:noProof/>
          <w:rtl/>
        </w:rPr>
        <w:t>י</w:t>
      </w:r>
    </w:p>
    <w:p w14:paraId="04CB18E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המגיס</w:t>
      </w:r>
      <w:r>
        <w:rPr>
          <w:noProof/>
          <w:rtl/>
        </w:rPr>
        <w:t xml:space="preserve"> </w:t>
      </w:r>
      <w:r>
        <w:rPr>
          <w:rFonts w:hint="eastAsia"/>
          <w:noProof/>
          <w:rtl/>
        </w:rPr>
        <w:t>דעתו</w:t>
      </w:r>
      <w:r>
        <w:rPr>
          <w:noProof/>
          <w:rtl/>
        </w:rPr>
        <w:t xml:space="preserve"> </w:t>
      </w:r>
      <w:r>
        <w:rPr>
          <w:rFonts w:hint="eastAsia"/>
          <w:noProof/>
          <w:rtl/>
        </w:rPr>
        <w:t>כלפי</w:t>
      </w:r>
      <w:r>
        <w:rPr>
          <w:noProof/>
          <w:rtl/>
        </w:rPr>
        <w:t xml:space="preserve"> </w:t>
      </w:r>
      <w:r>
        <w:rPr>
          <w:rFonts w:hint="eastAsia"/>
          <w:noProof/>
          <w:rtl/>
        </w:rPr>
        <w:t>מעלה</w:t>
      </w:r>
      <w:r>
        <w:rPr>
          <w:noProof/>
          <w:rtl/>
        </w:rPr>
        <w:t>,</w:t>
      </w:r>
    </w:p>
    <w:p w14:paraId="7E87DD1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דתודוס</w:t>
      </w:r>
      <w:r>
        <w:rPr>
          <w:noProof/>
          <w:rtl/>
        </w:rPr>
        <w:t xml:space="preserve"> </w:t>
      </w:r>
      <w:r>
        <w:rPr>
          <w:rFonts w:hint="eastAsia"/>
          <w:noProof/>
          <w:rtl/>
        </w:rPr>
        <w:t>איש</w:t>
      </w:r>
      <w:r>
        <w:rPr>
          <w:noProof/>
          <w:rtl/>
        </w:rPr>
        <w:t xml:space="preserve"> </w:t>
      </w:r>
      <w:r>
        <w:rPr>
          <w:rFonts w:hint="eastAsia"/>
          <w:noProof/>
          <w:rtl/>
        </w:rPr>
        <w:t>רומי</w:t>
      </w:r>
    </w:p>
    <w:p w14:paraId="3D38AC0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דחתכו</w:t>
      </w:r>
      <w:r>
        <w:rPr>
          <w:noProof/>
          <w:rtl/>
        </w:rPr>
        <w:t xml:space="preserve"> </w:t>
      </w:r>
      <w:r>
        <w:rPr>
          <w:rFonts w:hint="eastAsia"/>
          <w:noProof/>
          <w:rtl/>
        </w:rPr>
        <w:t>חוליות</w:t>
      </w:r>
    </w:p>
    <w:p w14:paraId="422C0360"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נושאי</w:t>
      </w:r>
      <w:r>
        <w:rPr>
          <w:noProof/>
          <w:rtl/>
        </w:rPr>
        <w:t xml:space="preserve"> </w:t>
      </w:r>
      <w:r>
        <w:rPr>
          <w:rFonts w:hint="eastAsia"/>
          <w:noProof/>
          <w:rtl/>
        </w:rPr>
        <w:t>המטה</w:t>
      </w:r>
      <w:r>
        <w:rPr>
          <w:noProof/>
          <w:rtl/>
        </w:rPr>
        <w:t xml:space="preserve"> </w:t>
      </w:r>
      <w:r>
        <w:rPr>
          <w:rFonts w:hint="eastAsia"/>
          <w:noProof/>
          <w:rtl/>
        </w:rPr>
        <w:t>וחלופיהן</w:t>
      </w:r>
      <w:r>
        <w:rPr>
          <w:noProof/>
          <w:rtl/>
        </w:rPr>
        <w:t>.</w:t>
      </w:r>
    </w:p>
    <w:p w14:paraId="2D8A3F43"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שלפני</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המטה</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ושלאחר</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המטה</w:t>
      </w:r>
      <w:r w:rsidRPr="009C2A5E">
        <w:rPr>
          <w:rFonts w:ascii="Fb Fontext" w:hAnsi="Fb Fontext" w:cs="BA Vilna Bold"/>
          <w:b/>
          <w:noProof/>
          <w:shd w:val="clear" w:color="auto" w:fill="FFFFFF" w:themeFill="background1"/>
          <w:rtl/>
        </w:rPr>
        <w:t>.</w:t>
      </w:r>
    </w:p>
    <w:p w14:paraId="2BA9A87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שורה</w:t>
      </w:r>
      <w:r>
        <w:rPr>
          <w:noProof/>
          <w:rtl/>
        </w:rPr>
        <w:t xml:space="preserve"> </w:t>
      </w:r>
      <w:r>
        <w:rPr>
          <w:rFonts w:hint="eastAsia"/>
          <w:noProof/>
          <w:rtl/>
        </w:rPr>
        <w:t>הרואה</w:t>
      </w:r>
      <w:r>
        <w:rPr>
          <w:noProof/>
          <w:rtl/>
        </w:rPr>
        <w:t xml:space="preserve"> </w:t>
      </w:r>
      <w:r>
        <w:rPr>
          <w:rFonts w:hint="eastAsia"/>
          <w:noProof/>
          <w:rtl/>
        </w:rPr>
        <w:t>פנימה</w:t>
      </w:r>
    </w:p>
    <w:p w14:paraId="26B0766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המוצא</w:t>
      </w:r>
      <w:r>
        <w:rPr>
          <w:noProof/>
          <w:rtl/>
        </w:rPr>
        <w:t xml:space="preserve"> </w:t>
      </w:r>
      <w:r>
        <w:rPr>
          <w:rFonts w:hint="eastAsia"/>
          <w:noProof/>
          <w:rtl/>
        </w:rPr>
        <w:t>כלאים</w:t>
      </w:r>
      <w:r>
        <w:rPr>
          <w:noProof/>
          <w:rtl/>
        </w:rPr>
        <w:t xml:space="preserve"> </w:t>
      </w:r>
      <w:r>
        <w:rPr>
          <w:rFonts w:hint="eastAsia"/>
          <w:noProof/>
          <w:rtl/>
        </w:rPr>
        <w:t>בבגדו</w:t>
      </w:r>
      <w:r>
        <w:rPr>
          <w:noProof/>
          <w:rtl/>
        </w:rPr>
        <w:t xml:space="preserve"> </w:t>
      </w:r>
      <w:r>
        <w:rPr>
          <w:rFonts w:hint="eastAsia"/>
          <w:noProof/>
          <w:rtl/>
        </w:rPr>
        <w:t>פושטן</w:t>
      </w:r>
      <w:r>
        <w:rPr>
          <w:noProof/>
          <w:rtl/>
        </w:rPr>
        <w:t xml:space="preserve"> </w:t>
      </w:r>
      <w:r>
        <w:rPr>
          <w:rFonts w:hint="eastAsia"/>
          <w:noProof/>
          <w:rtl/>
        </w:rPr>
        <w:t>אפילו</w:t>
      </w:r>
      <w:r>
        <w:rPr>
          <w:noProof/>
          <w:rtl/>
        </w:rPr>
        <w:t xml:space="preserve"> </w:t>
      </w:r>
      <w:r>
        <w:rPr>
          <w:rFonts w:hint="eastAsia"/>
          <w:noProof/>
          <w:rtl/>
        </w:rPr>
        <w:t>בשוק</w:t>
      </w:r>
    </w:p>
    <w:p w14:paraId="5ABB4ED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דמדלגין</w:t>
      </w:r>
      <w:r>
        <w:rPr>
          <w:noProof/>
          <w:rtl/>
        </w:rPr>
        <w:t xml:space="preserve"> </w:t>
      </w:r>
      <w:r>
        <w:rPr>
          <w:rFonts w:hint="eastAsia"/>
          <w:noProof/>
          <w:rtl/>
        </w:rPr>
        <w:t>ע</w:t>
      </w:r>
      <w:r>
        <w:rPr>
          <w:noProof/>
          <w:rtl/>
        </w:rPr>
        <w:t>"</w:t>
      </w:r>
      <w:r>
        <w:rPr>
          <w:rFonts w:hint="eastAsia"/>
          <w:noProof/>
          <w:rtl/>
        </w:rPr>
        <w:t>ג</w:t>
      </w:r>
      <w:r>
        <w:rPr>
          <w:noProof/>
          <w:rtl/>
        </w:rPr>
        <w:t xml:space="preserve"> </w:t>
      </w:r>
      <w:r>
        <w:rPr>
          <w:rFonts w:hint="eastAsia"/>
          <w:noProof/>
          <w:rtl/>
        </w:rPr>
        <w:t>ארונות</w:t>
      </w:r>
      <w:r>
        <w:rPr>
          <w:noProof/>
          <w:rtl/>
        </w:rPr>
        <w:t xml:space="preserve"> </w:t>
      </w:r>
      <w:r>
        <w:rPr>
          <w:rFonts w:hint="eastAsia"/>
          <w:noProof/>
          <w:rtl/>
        </w:rPr>
        <w:t>מתים</w:t>
      </w:r>
    </w:p>
    <w:p w14:paraId="5ECB9C5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שגדול</w:t>
      </w:r>
      <w:r>
        <w:rPr>
          <w:noProof/>
          <w:rtl/>
        </w:rPr>
        <w:t xml:space="preserve"> </w:t>
      </w:r>
      <w:r>
        <w:rPr>
          <w:rFonts w:hint="eastAsia"/>
          <w:noProof/>
          <w:rtl/>
        </w:rPr>
        <w:t>כבוד</w:t>
      </w:r>
      <w:r>
        <w:rPr>
          <w:noProof/>
          <w:rtl/>
        </w:rPr>
        <w:t xml:space="preserve"> </w:t>
      </w:r>
      <w:r>
        <w:rPr>
          <w:rFonts w:hint="eastAsia"/>
          <w:noProof/>
          <w:rtl/>
        </w:rPr>
        <w:t>הבריות</w:t>
      </w:r>
    </w:p>
    <w:p w14:paraId="443A7FF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w:t>
      </w:r>
      <w:r>
        <w:rPr>
          <w:rtl/>
        </w:rPr>
        <w:t>"</w:t>
      </w:r>
      <w:r>
        <w:rPr>
          <w:rFonts w:hint="eastAsia"/>
          <w:rtl/>
        </w:rPr>
        <w:t>ש</w:t>
      </w:r>
      <w:r>
        <w:rPr>
          <w:rtl/>
        </w:rPr>
        <w:t xml:space="preserve"> </w:t>
      </w:r>
      <w:r>
        <w:rPr>
          <w:rFonts w:hint="eastAsia"/>
          <w:rtl/>
        </w:rPr>
        <w:t>ראשונים</w:t>
      </w:r>
      <w:r>
        <w:rPr>
          <w:rtl/>
        </w:rPr>
        <w:t xml:space="preserve"> </w:t>
      </w:r>
      <w:r>
        <w:rPr>
          <w:rFonts w:hint="eastAsia"/>
          <w:rtl/>
        </w:rPr>
        <w:t>התקיים</w:t>
      </w:r>
      <w:r>
        <w:rPr>
          <w:rtl/>
        </w:rPr>
        <w:t xml:space="preserve"> </w:t>
      </w:r>
      <w:r>
        <w:rPr>
          <w:rFonts w:hint="eastAsia"/>
          <w:rtl/>
        </w:rPr>
        <w:t>אצלם</w:t>
      </w:r>
      <w:r>
        <w:rPr>
          <w:rtl/>
        </w:rPr>
        <w:t xml:space="preserve"> </w:t>
      </w:r>
      <w:r>
        <w:rPr>
          <w:rFonts w:hint="eastAsia"/>
          <w:rtl/>
        </w:rPr>
        <w:t>ניסים</w:t>
      </w:r>
      <w:r>
        <w:rPr>
          <w:rtl/>
        </w:rPr>
        <w:t xml:space="preserve"> </w:t>
      </w:r>
      <w:r>
        <w:rPr>
          <w:rFonts w:hint="eastAsia"/>
          <w:rtl/>
        </w:rPr>
        <w:t>ואנו</w:t>
      </w:r>
      <w:r>
        <w:rPr>
          <w:rtl/>
        </w:rPr>
        <w:t xml:space="preserve"> </w:t>
      </w:r>
      <w:r>
        <w:rPr>
          <w:rFonts w:hint="eastAsia"/>
          <w:rtl/>
        </w:rPr>
        <w:t>לא</w:t>
      </w:r>
      <w:r>
        <w:rPr>
          <w:rtl/>
        </w:rPr>
        <w:t>,</w:t>
      </w:r>
    </w:p>
    <w:p w14:paraId="134BFAF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דראשונים</w:t>
      </w:r>
      <w:r>
        <w:rPr>
          <w:noProof/>
          <w:rtl/>
        </w:rPr>
        <w:t xml:space="preserve"> </w:t>
      </w:r>
      <w:r>
        <w:rPr>
          <w:rFonts w:hint="eastAsia"/>
          <w:noProof/>
          <w:rtl/>
        </w:rPr>
        <w:t>מסרו</w:t>
      </w:r>
      <w:r>
        <w:rPr>
          <w:noProof/>
          <w:rtl/>
        </w:rPr>
        <w:t xml:space="preserve"> </w:t>
      </w:r>
      <w:r>
        <w:rPr>
          <w:rFonts w:hint="eastAsia"/>
          <w:noProof/>
          <w:rtl/>
        </w:rPr>
        <w:t>נפשם</w:t>
      </w:r>
      <w:r>
        <w:rPr>
          <w:noProof/>
          <w:rtl/>
        </w:rPr>
        <w:t xml:space="preserve"> </w:t>
      </w:r>
      <w:r>
        <w:rPr>
          <w:rFonts w:hint="eastAsia"/>
          <w:noProof/>
          <w:rtl/>
        </w:rPr>
        <w:t>על</w:t>
      </w:r>
      <w:r>
        <w:rPr>
          <w:noProof/>
          <w:rtl/>
        </w:rPr>
        <w:t xml:space="preserve"> </w:t>
      </w:r>
      <w:r>
        <w:rPr>
          <w:rFonts w:hint="eastAsia"/>
          <w:noProof/>
          <w:rtl/>
        </w:rPr>
        <w:t>קדושת</w:t>
      </w:r>
      <w:r>
        <w:rPr>
          <w:noProof/>
          <w:rtl/>
        </w:rPr>
        <w:t xml:space="preserve"> </w:t>
      </w:r>
      <w:r>
        <w:rPr>
          <w:rFonts w:hint="eastAsia"/>
          <w:noProof/>
          <w:rtl/>
        </w:rPr>
        <w:t>ה</w:t>
      </w:r>
      <w:r>
        <w:rPr>
          <w:noProof/>
          <w:rtl/>
        </w:rPr>
        <w:t>'</w:t>
      </w:r>
    </w:p>
    <w:p w14:paraId="64E71C6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רגיל</w:t>
      </w:r>
      <w:r>
        <w:rPr>
          <w:noProof/>
          <w:rtl/>
        </w:rPr>
        <w:t xml:space="preserve"> </w:t>
      </w:r>
      <w:r>
        <w:rPr>
          <w:rFonts w:hint="eastAsia"/>
          <w:noProof/>
          <w:rtl/>
        </w:rPr>
        <w:t>לישב</w:t>
      </w:r>
      <w:r>
        <w:rPr>
          <w:noProof/>
          <w:rtl/>
        </w:rPr>
        <w:t xml:space="preserve"> </w:t>
      </w:r>
      <w:r>
        <w:rPr>
          <w:rFonts w:hint="eastAsia"/>
          <w:noProof/>
          <w:rtl/>
        </w:rPr>
        <w:t>אשערי</w:t>
      </w:r>
      <w:r>
        <w:rPr>
          <w:noProof/>
          <w:rtl/>
        </w:rPr>
        <w:t xml:space="preserve"> </w:t>
      </w:r>
      <w:r>
        <w:rPr>
          <w:rFonts w:hint="eastAsia"/>
          <w:noProof/>
          <w:rtl/>
        </w:rPr>
        <w:t>דטבילה</w:t>
      </w:r>
      <w:r>
        <w:rPr>
          <w:noProof/>
          <w:rtl/>
        </w:rPr>
        <w:t>,</w:t>
      </w:r>
    </w:p>
    <w:p w14:paraId="1139C3B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רגיל</w:t>
      </w:r>
      <w:r>
        <w:rPr>
          <w:noProof/>
          <w:rtl/>
        </w:rPr>
        <w:t xml:space="preserve"> </w:t>
      </w:r>
      <w:r>
        <w:rPr>
          <w:rFonts w:hint="eastAsia"/>
          <w:noProof/>
          <w:rtl/>
        </w:rPr>
        <w:t>לישב</w:t>
      </w:r>
      <w:r>
        <w:rPr>
          <w:noProof/>
          <w:rtl/>
        </w:rPr>
        <w:t xml:space="preserve"> </w:t>
      </w:r>
      <w:r>
        <w:rPr>
          <w:rFonts w:hint="eastAsia"/>
          <w:noProof/>
          <w:rtl/>
        </w:rPr>
        <w:t>אשערי</w:t>
      </w:r>
      <w:r>
        <w:rPr>
          <w:noProof/>
          <w:rtl/>
        </w:rPr>
        <w:t xml:space="preserve"> </w:t>
      </w:r>
      <w:r>
        <w:rPr>
          <w:rFonts w:hint="eastAsia"/>
          <w:noProof/>
          <w:rtl/>
        </w:rPr>
        <w:t>דטבילה</w:t>
      </w:r>
    </w:p>
    <w:p w14:paraId="7015CF3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נשים</w:t>
      </w:r>
      <w:r>
        <w:rPr>
          <w:noProof/>
          <w:rtl/>
        </w:rPr>
        <w:t xml:space="preserve"> </w:t>
      </w:r>
      <w:r>
        <w:rPr>
          <w:rFonts w:hint="eastAsia"/>
          <w:noProof/>
          <w:rtl/>
        </w:rPr>
        <w:t>חייבות</w:t>
      </w:r>
      <w:r>
        <w:rPr>
          <w:noProof/>
          <w:rtl/>
        </w:rPr>
        <w:t xml:space="preserve"> </w:t>
      </w:r>
      <w:r>
        <w:rPr>
          <w:rFonts w:hint="eastAsia"/>
          <w:noProof/>
          <w:rtl/>
        </w:rPr>
        <w:t>מהתורה</w:t>
      </w:r>
      <w:r>
        <w:rPr>
          <w:noProof/>
          <w:rtl/>
        </w:rPr>
        <w:t xml:space="preserve"> </w:t>
      </w:r>
      <w:r>
        <w:rPr>
          <w:rFonts w:hint="eastAsia"/>
          <w:noProof/>
          <w:rtl/>
        </w:rPr>
        <w:t>בקדוש</w:t>
      </w:r>
      <w:r>
        <w:rPr>
          <w:noProof/>
          <w:rtl/>
        </w:rPr>
        <w:t xml:space="preserve"> </w:t>
      </w:r>
      <w:r>
        <w:rPr>
          <w:rFonts w:hint="eastAsia"/>
          <w:noProof/>
          <w:rtl/>
        </w:rPr>
        <w:t>היום</w:t>
      </w:r>
    </w:p>
    <w:p w14:paraId="0FBC6B3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נשים</w:t>
      </w:r>
      <w:r>
        <w:rPr>
          <w:noProof/>
          <w:rtl/>
        </w:rPr>
        <w:t xml:space="preserve"> </w:t>
      </w:r>
      <w:r>
        <w:rPr>
          <w:rFonts w:hint="eastAsia"/>
          <w:noProof/>
          <w:rtl/>
        </w:rPr>
        <w:t>בברכת</w:t>
      </w:r>
      <w:r>
        <w:rPr>
          <w:noProof/>
          <w:rtl/>
        </w:rPr>
        <w:t xml:space="preserve"> </w:t>
      </w:r>
      <w:r>
        <w:rPr>
          <w:rFonts w:hint="eastAsia"/>
          <w:noProof/>
          <w:rtl/>
        </w:rPr>
        <w:t>המזון</w:t>
      </w:r>
    </w:p>
    <w:p w14:paraId="4A6A1A2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אמרו</w:t>
      </w:r>
      <w:r>
        <w:rPr>
          <w:rtl/>
        </w:rPr>
        <w:t xml:space="preserve"> </w:t>
      </w:r>
      <w:r>
        <w:rPr>
          <w:rFonts w:hint="eastAsia"/>
          <w:rtl/>
        </w:rPr>
        <w:t>מלאכי</w:t>
      </w:r>
      <w:r>
        <w:rPr>
          <w:rtl/>
        </w:rPr>
        <w:t xml:space="preserve"> </w:t>
      </w:r>
      <w:r>
        <w:rPr>
          <w:rFonts w:hint="eastAsia"/>
          <w:rtl/>
        </w:rPr>
        <w:t>השרת</w:t>
      </w:r>
      <w:r>
        <w:rPr>
          <w:rtl/>
        </w:rPr>
        <w:t xml:space="preserve"> </w:t>
      </w:r>
      <w:r>
        <w:rPr>
          <w:rFonts w:hint="eastAsia"/>
          <w:rtl/>
        </w:rPr>
        <w:t>לפני</w:t>
      </w:r>
      <w:r>
        <w:rPr>
          <w:rtl/>
        </w:rPr>
        <w:t xml:space="preserve"> </w:t>
      </w:r>
      <w:r>
        <w:rPr>
          <w:rFonts w:hint="eastAsia"/>
          <w:rtl/>
        </w:rPr>
        <w:t>הקב</w:t>
      </w:r>
      <w:r>
        <w:rPr>
          <w:rtl/>
        </w:rPr>
        <w:t>"</w:t>
      </w:r>
      <w:r>
        <w:rPr>
          <w:rFonts w:hint="eastAsia"/>
          <w:rtl/>
        </w:rPr>
        <w:t>ה</w:t>
      </w:r>
      <w:r>
        <w:rPr>
          <w:rtl/>
        </w:rPr>
        <w:t>:</w:t>
      </w:r>
    </w:p>
    <w:p w14:paraId="637B6AE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הרהור</w:t>
      </w:r>
      <w:r>
        <w:rPr>
          <w:noProof/>
          <w:rtl/>
        </w:rPr>
        <w:t xml:space="preserve"> </w:t>
      </w:r>
      <w:r>
        <w:rPr>
          <w:rFonts w:hint="eastAsia"/>
          <w:noProof/>
          <w:rtl/>
        </w:rPr>
        <w:t>כדבור</w:t>
      </w:r>
      <w:r>
        <w:rPr>
          <w:noProof/>
          <w:rtl/>
        </w:rPr>
        <w:t>.</w:t>
      </w:r>
    </w:p>
    <w:p w14:paraId="10C19E2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לאו</w:t>
      </w:r>
      <w:r>
        <w:rPr>
          <w:noProof/>
          <w:rtl/>
        </w:rPr>
        <w:t xml:space="preserve"> </w:t>
      </w:r>
      <w:r>
        <w:rPr>
          <w:rFonts w:hint="eastAsia"/>
          <w:noProof/>
          <w:rtl/>
        </w:rPr>
        <w:t>כדבור</w:t>
      </w:r>
      <w:r>
        <w:rPr>
          <w:noProof/>
          <w:rtl/>
        </w:rPr>
        <w:t>.</w:t>
      </w:r>
    </w:p>
    <w:p w14:paraId="6EDCFD6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ברכה</w:t>
      </w:r>
      <w:r>
        <w:rPr>
          <w:rtl/>
        </w:rPr>
        <w:t>''</w:t>
      </w:r>
      <w:r>
        <w:rPr>
          <w:rFonts w:hint="eastAsia"/>
          <w:rtl/>
        </w:rPr>
        <w:t>מ</w:t>
      </w:r>
      <w:r>
        <w:rPr>
          <w:rtl/>
        </w:rPr>
        <w:t xml:space="preserve"> </w:t>
      </w:r>
      <w:r>
        <w:rPr>
          <w:rFonts w:hint="eastAsia"/>
          <w:rtl/>
        </w:rPr>
        <w:t>וברכה</w:t>
      </w:r>
      <w:r>
        <w:rPr>
          <w:rtl/>
        </w:rPr>
        <w:t>''</w:t>
      </w:r>
      <w:r>
        <w:rPr>
          <w:rFonts w:hint="eastAsia"/>
          <w:rtl/>
        </w:rPr>
        <w:t>ת</w:t>
      </w:r>
      <w:r>
        <w:rPr>
          <w:rtl/>
        </w:rPr>
        <w:t xml:space="preserve"> </w:t>
      </w:r>
      <w:r>
        <w:rPr>
          <w:rFonts w:hint="eastAsia"/>
          <w:rtl/>
        </w:rPr>
        <w:t>מהתורה</w:t>
      </w:r>
      <w:r>
        <w:rPr>
          <w:rtl/>
        </w:rPr>
        <w:t>.</w:t>
      </w:r>
    </w:p>
    <w:p w14:paraId="2EF2644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ברכה</w:t>
      </w:r>
      <w:r>
        <w:rPr>
          <w:noProof/>
          <w:rtl/>
        </w:rPr>
        <w:t>"</w:t>
      </w:r>
      <w:r>
        <w:rPr>
          <w:rFonts w:hint="eastAsia"/>
          <w:noProof/>
          <w:rtl/>
        </w:rPr>
        <w:t>מ</w:t>
      </w:r>
      <w:r>
        <w:rPr>
          <w:noProof/>
          <w:rtl/>
        </w:rPr>
        <w:t xml:space="preserve"> </w:t>
      </w:r>
      <w:r>
        <w:rPr>
          <w:rFonts w:hint="eastAsia"/>
          <w:noProof/>
          <w:rtl/>
        </w:rPr>
        <w:t>לאחריה</w:t>
      </w:r>
    </w:p>
    <w:p w14:paraId="23FF095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ברכה</w:t>
      </w:r>
      <w:r>
        <w:rPr>
          <w:noProof/>
          <w:rtl/>
        </w:rPr>
        <w:t>"</w:t>
      </w:r>
      <w:r>
        <w:rPr>
          <w:rFonts w:hint="eastAsia"/>
          <w:noProof/>
          <w:rtl/>
        </w:rPr>
        <w:t>ת</w:t>
      </w:r>
      <w:r>
        <w:rPr>
          <w:noProof/>
          <w:rtl/>
        </w:rPr>
        <w:t xml:space="preserve"> </w:t>
      </w:r>
      <w:r>
        <w:rPr>
          <w:rFonts w:hint="eastAsia"/>
          <w:noProof/>
          <w:rtl/>
        </w:rPr>
        <w:t>לפניה</w:t>
      </w:r>
    </w:p>
    <w:p w14:paraId="0A15EB8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ברכה</w:t>
      </w:r>
      <w:r>
        <w:rPr>
          <w:noProof/>
          <w:rtl/>
        </w:rPr>
        <w:t>"</w:t>
      </w:r>
      <w:r>
        <w:rPr>
          <w:rFonts w:hint="eastAsia"/>
          <w:noProof/>
          <w:rtl/>
        </w:rPr>
        <w:t>ת</w:t>
      </w:r>
      <w:r>
        <w:rPr>
          <w:noProof/>
          <w:rtl/>
        </w:rPr>
        <w:t xml:space="preserve"> </w:t>
      </w:r>
      <w:r>
        <w:rPr>
          <w:rFonts w:hint="eastAsia"/>
          <w:noProof/>
          <w:rtl/>
        </w:rPr>
        <w:t>לאחריה</w:t>
      </w:r>
    </w:p>
    <w:p w14:paraId="05F9783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ברכה</w:t>
      </w:r>
      <w:r>
        <w:rPr>
          <w:noProof/>
          <w:rtl/>
        </w:rPr>
        <w:t>"</w:t>
      </w:r>
      <w:r>
        <w:rPr>
          <w:rFonts w:hint="eastAsia"/>
          <w:noProof/>
          <w:rtl/>
        </w:rPr>
        <w:t>מ</w:t>
      </w:r>
      <w:r>
        <w:rPr>
          <w:noProof/>
          <w:rtl/>
        </w:rPr>
        <w:t xml:space="preserve"> </w:t>
      </w:r>
      <w:r>
        <w:rPr>
          <w:rFonts w:hint="eastAsia"/>
          <w:noProof/>
          <w:rtl/>
        </w:rPr>
        <w:t>לפניה</w:t>
      </w:r>
    </w:p>
    <w:p w14:paraId="4E862F4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ספק</w:t>
      </w:r>
      <w:r>
        <w:rPr>
          <w:rtl/>
        </w:rPr>
        <w:t xml:space="preserve"> </w:t>
      </w:r>
      <w:r>
        <w:rPr>
          <w:rFonts w:hint="eastAsia"/>
          <w:rtl/>
        </w:rPr>
        <w:t>קרא</w:t>
      </w:r>
      <w:r>
        <w:rPr>
          <w:rtl/>
        </w:rPr>
        <w:t xml:space="preserve"> </w:t>
      </w:r>
      <w:r>
        <w:rPr>
          <w:rFonts w:hint="eastAsia"/>
          <w:rtl/>
        </w:rPr>
        <w:t>קר</w:t>
      </w:r>
      <w:r>
        <w:rPr>
          <w:rtl/>
        </w:rPr>
        <w:t>"</w:t>
      </w:r>
      <w:r>
        <w:rPr>
          <w:rFonts w:hint="eastAsia"/>
          <w:rtl/>
        </w:rPr>
        <w:t>ש</w:t>
      </w:r>
    </w:p>
    <w:p w14:paraId="0CD060F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ספק</w:t>
      </w:r>
      <w:r>
        <w:rPr>
          <w:rtl/>
        </w:rPr>
        <w:t xml:space="preserve"> </w:t>
      </w:r>
      <w:r>
        <w:rPr>
          <w:rFonts w:hint="eastAsia"/>
          <w:rtl/>
        </w:rPr>
        <w:t>אמת</w:t>
      </w:r>
      <w:r>
        <w:rPr>
          <w:rtl/>
        </w:rPr>
        <w:t xml:space="preserve"> </w:t>
      </w:r>
      <w:r>
        <w:rPr>
          <w:rFonts w:hint="eastAsia"/>
          <w:rtl/>
        </w:rPr>
        <w:t>ויציב</w:t>
      </w:r>
      <w:r>
        <w:rPr>
          <w:rtl/>
        </w:rPr>
        <w:t>,</w:t>
      </w:r>
    </w:p>
    <w:p w14:paraId="31253AC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ספק</w:t>
      </w:r>
      <w:r>
        <w:rPr>
          <w:rtl/>
        </w:rPr>
        <w:t xml:space="preserve"> </w:t>
      </w:r>
      <w:r>
        <w:rPr>
          <w:rFonts w:hint="eastAsia"/>
          <w:rtl/>
        </w:rPr>
        <w:t>התפלל</w:t>
      </w:r>
    </w:p>
    <w:p w14:paraId="7C4CA39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עומד</w:t>
      </w:r>
      <w:r>
        <w:rPr>
          <w:rtl/>
        </w:rPr>
        <w:t xml:space="preserve"> </w:t>
      </w:r>
      <w:r>
        <w:rPr>
          <w:rFonts w:hint="eastAsia"/>
          <w:rtl/>
        </w:rPr>
        <w:t>בתפלה</w:t>
      </w:r>
      <w:r>
        <w:rPr>
          <w:rtl/>
        </w:rPr>
        <w:t xml:space="preserve"> </w:t>
      </w:r>
      <w:r>
        <w:rPr>
          <w:rFonts w:hint="eastAsia"/>
          <w:rtl/>
        </w:rPr>
        <w:t>ונזכר</w:t>
      </w:r>
      <w:r>
        <w:rPr>
          <w:rtl/>
        </w:rPr>
        <w:t xml:space="preserve"> </w:t>
      </w:r>
      <w:r>
        <w:rPr>
          <w:rFonts w:hint="eastAsia"/>
          <w:rtl/>
        </w:rPr>
        <w:t>שהתפלל</w:t>
      </w:r>
    </w:p>
    <w:p w14:paraId="232D5DC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התפלל</w:t>
      </w:r>
      <w:r>
        <w:rPr>
          <w:rtl/>
        </w:rPr>
        <w:t xml:space="preserve"> </w:t>
      </w:r>
      <w:r>
        <w:rPr>
          <w:rFonts w:hint="eastAsia"/>
          <w:rtl/>
        </w:rPr>
        <w:t>ונכנס</w:t>
      </w:r>
      <w:r>
        <w:rPr>
          <w:rtl/>
        </w:rPr>
        <w:t xml:space="preserve"> </w:t>
      </w:r>
      <w:r>
        <w:rPr>
          <w:rFonts w:hint="eastAsia"/>
          <w:rtl/>
        </w:rPr>
        <w:t>לביהכנ</w:t>
      </w:r>
      <w:r>
        <w:rPr>
          <w:rtl/>
        </w:rPr>
        <w:t>"</w:t>
      </w:r>
      <w:r>
        <w:rPr>
          <w:rFonts w:hint="eastAsia"/>
          <w:rtl/>
        </w:rPr>
        <w:t>ס</w:t>
      </w:r>
      <w:r>
        <w:rPr>
          <w:rtl/>
        </w:rPr>
        <w:t xml:space="preserve"> </w:t>
      </w:r>
      <w:r>
        <w:rPr>
          <w:rFonts w:hint="eastAsia"/>
          <w:rtl/>
        </w:rPr>
        <w:t>ומצא</w:t>
      </w:r>
      <w:r>
        <w:rPr>
          <w:rtl/>
        </w:rPr>
        <w:t xml:space="preserve"> </w:t>
      </w:r>
      <w:r>
        <w:rPr>
          <w:rFonts w:hint="eastAsia"/>
          <w:rtl/>
        </w:rPr>
        <w:t>צבור</w:t>
      </w:r>
      <w:r>
        <w:rPr>
          <w:rtl/>
        </w:rPr>
        <w:t xml:space="preserve"> </w:t>
      </w:r>
      <w:r>
        <w:rPr>
          <w:rFonts w:hint="eastAsia"/>
          <w:rtl/>
        </w:rPr>
        <w:t>שמתפללין</w:t>
      </w:r>
      <w:r>
        <w:rPr>
          <w:rtl/>
        </w:rPr>
        <w:t>,</w:t>
      </w:r>
    </w:p>
    <w:p w14:paraId="1E74824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נכנס</w:t>
      </w:r>
      <w:r>
        <w:rPr>
          <w:rtl/>
        </w:rPr>
        <w:t xml:space="preserve"> </w:t>
      </w:r>
      <w:r>
        <w:rPr>
          <w:rFonts w:hint="eastAsia"/>
          <w:rtl/>
        </w:rPr>
        <w:t>לביהכנ</w:t>
      </w:r>
      <w:r>
        <w:rPr>
          <w:rtl/>
        </w:rPr>
        <w:t>"</w:t>
      </w:r>
      <w:r>
        <w:rPr>
          <w:rFonts w:hint="eastAsia"/>
          <w:rtl/>
        </w:rPr>
        <w:t>ס</w:t>
      </w:r>
      <w:r>
        <w:rPr>
          <w:rtl/>
        </w:rPr>
        <w:t xml:space="preserve"> </w:t>
      </w:r>
      <w:r>
        <w:rPr>
          <w:rFonts w:hint="eastAsia"/>
          <w:rtl/>
        </w:rPr>
        <w:t>ומצא</w:t>
      </w:r>
      <w:r>
        <w:rPr>
          <w:rtl/>
        </w:rPr>
        <w:t xml:space="preserve"> </w:t>
      </w:r>
      <w:r>
        <w:rPr>
          <w:rFonts w:hint="eastAsia"/>
          <w:rtl/>
        </w:rPr>
        <w:t>שמתפללין</w:t>
      </w:r>
      <w:r>
        <w:rPr>
          <w:rtl/>
        </w:rPr>
        <w:t>,</w:t>
      </w:r>
    </w:p>
    <w:p w14:paraId="76B69A7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w:t>
      </w:r>
      <w:r>
        <w:rPr>
          <w:noProof/>
          <w:rtl/>
        </w:rPr>
        <w:t xml:space="preserve"> </w:t>
      </w:r>
      <w:r>
        <w:rPr>
          <w:rFonts w:hint="eastAsia"/>
          <w:noProof/>
          <w:rtl/>
        </w:rPr>
        <w:t>יחיד</w:t>
      </w:r>
      <w:r>
        <w:rPr>
          <w:noProof/>
          <w:rtl/>
        </w:rPr>
        <w:t xml:space="preserve"> </w:t>
      </w:r>
      <w:r>
        <w:rPr>
          <w:rFonts w:hint="eastAsia"/>
          <w:noProof/>
          <w:rtl/>
        </w:rPr>
        <w:t>אומר</w:t>
      </w:r>
      <w:r>
        <w:rPr>
          <w:noProof/>
          <w:rtl/>
        </w:rPr>
        <w:t xml:space="preserve"> </w:t>
      </w:r>
      <w:r>
        <w:rPr>
          <w:rFonts w:hint="eastAsia"/>
          <w:noProof/>
          <w:rtl/>
        </w:rPr>
        <w:t>קדושה</w:t>
      </w:r>
      <w:r>
        <w:rPr>
          <w:noProof/>
          <w:rtl/>
        </w:rPr>
        <w:t>,</w:t>
      </w:r>
    </w:p>
    <w:p w14:paraId="565165D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איבעיא</w:t>
      </w:r>
      <w:r>
        <w:rPr>
          <w:rtl/>
        </w:rPr>
        <w:t xml:space="preserve">: </w:t>
      </w:r>
      <w:r>
        <w:rPr>
          <w:rFonts w:hint="eastAsia"/>
          <w:rtl/>
        </w:rPr>
        <w:t>מהו</w:t>
      </w:r>
      <w:r>
        <w:rPr>
          <w:rtl/>
        </w:rPr>
        <w:t xml:space="preserve"> </w:t>
      </w:r>
      <w:r>
        <w:rPr>
          <w:rFonts w:hint="eastAsia"/>
          <w:rtl/>
        </w:rPr>
        <w:t>להפסיק</w:t>
      </w:r>
      <w:r>
        <w:rPr>
          <w:rtl/>
        </w:rPr>
        <w:t xml:space="preserve"> </w:t>
      </w:r>
      <w:r>
        <w:rPr>
          <w:rFonts w:hint="eastAsia"/>
          <w:rtl/>
        </w:rPr>
        <w:t>ליהא</w:t>
      </w:r>
      <w:r>
        <w:rPr>
          <w:rtl/>
        </w:rPr>
        <w:t xml:space="preserve"> </w:t>
      </w:r>
      <w:r>
        <w:rPr>
          <w:rFonts w:hint="eastAsia"/>
          <w:rtl/>
        </w:rPr>
        <w:t>שמו</w:t>
      </w:r>
      <w:r>
        <w:rPr>
          <w:rtl/>
        </w:rPr>
        <w:t xml:space="preserve"> </w:t>
      </w:r>
      <w:r>
        <w:rPr>
          <w:rFonts w:hint="eastAsia"/>
          <w:rtl/>
        </w:rPr>
        <w:t>הגדול</w:t>
      </w:r>
      <w:r>
        <w:rPr>
          <w:rtl/>
        </w:rPr>
        <w:t xml:space="preserve"> </w:t>
      </w:r>
      <w:r>
        <w:rPr>
          <w:rFonts w:hint="eastAsia"/>
          <w:rtl/>
        </w:rPr>
        <w:t>מבורך</w:t>
      </w:r>
    </w:p>
    <w:p w14:paraId="0BBC6DAE"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ר</w:t>
      </w:r>
      <w:r w:rsidRPr="009C2A5E">
        <w:rPr>
          <w:rFonts w:ascii="Fb Fontext" w:hAnsi="Fb Fontext" w:cs="BA Vilna Bold"/>
          <w:b/>
          <w:noProof/>
          <w:shd w:val="clear" w:color="auto" w:fill="FFFFFF" w:themeFill="background1"/>
          <w:rtl/>
        </w:rPr>
        <w:t>"</w:t>
      </w:r>
      <w:r w:rsidRPr="009C2A5E">
        <w:rPr>
          <w:rFonts w:ascii="Fb Fontext" w:hAnsi="Fb Fontext" w:cs="BA Vilna Bold" w:hint="eastAsia"/>
          <w:b/>
          <w:noProof/>
          <w:shd w:val="clear" w:color="auto" w:fill="FFFFFF" w:themeFill="background1"/>
          <w:rtl/>
        </w:rPr>
        <w:t>י</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מברך</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לפניהם</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ולאחריהם</w:t>
      </w:r>
      <w:r w:rsidRPr="009C2A5E">
        <w:rPr>
          <w:rFonts w:ascii="Fb Fontext" w:hAnsi="Fb Fontext" w:cs="BA Vilna Bold"/>
          <w:b/>
          <w:noProof/>
          <w:shd w:val="clear" w:color="auto" w:fill="FFFFFF" w:themeFill="background1"/>
          <w:rtl/>
        </w:rPr>
        <w:t>.</w:t>
      </w:r>
    </w:p>
    <w:p w14:paraId="56C862C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במשנה</w:t>
      </w:r>
      <w:r>
        <w:rPr>
          <w:noProof/>
          <w:rtl/>
        </w:rPr>
        <w:t xml:space="preserve"> </w:t>
      </w:r>
      <w:r>
        <w:rPr>
          <w:rFonts w:hint="eastAsia"/>
          <w:noProof/>
          <w:rtl/>
        </w:rPr>
        <w:t>תורה</w:t>
      </w:r>
    </w:p>
    <w:p w14:paraId="60818F4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אוסר</w:t>
      </w:r>
    </w:p>
    <w:p w14:paraId="6563939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בעל</w:t>
      </w:r>
      <w:r>
        <w:rPr>
          <w:noProof/>
          <w:rtl/>
        </w:rPr>
        <w:t xml:space="preserve"> </w:t>
      </w:r>
      <w:r>
        <w:rPr>
          <w:rFonts w:hint="eastAsia"/>
          <w:noProof/>
          <w:rtl/>
        </w:rPr>
        <w:t>קרי</w:t>
      </w:r>
      <w:r>
        <w:rPr>
          <w:noProof/>
          <w:rtl/>
        </w:rPr>
        <w:t xml:space="preserve"> </w:t>
      </w:r>
      <w:r>
        <w:rPr>
          <w:rFonts w:hint="eastAsia"/>
          <w:noProof/>
          <w:rtl/>
        </w:rPr>
        <w:t>גרידא</w:t>
      </w:r>
      <w:r>
        <w:rPr>
          <w:noProof/>
          <w:rtl/>
        </w:rPr>
        <w:t xml:space="preserve"> </w:t>
      </w:r>
      <w:r>
        <w:rPr>
          <w:rFonts w:hint="eastAsia"/>
          <w:noProof/>
          <w:rtl/>
        </w:rPr>
        <w:t>מחייב</w:t>
      </w:r>
    </w:p>
    <w:p w14:paraId="3821725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שראה</w:t>
      </w:r>
      <w:r>
        <w:rPr>
          <w:noProof/>
          <w:rtl/>
        </w:rPr>
        <w:t xml:space="preserve"> </w:t>
      </w:r>
      <w:r>
        <w:rPr>
          <w:rFonts w:hint="eastAsia"/>
          <w:noProof/>
          <w:rtl/>
        </w:rPr>
        <w:t>קרי</w:t>
      </w:r>
      <w:r>
        <w:rPr>
          <w:noProof/>
          <w:rtl/>
        </w:rPr>
        <w:t>,</w:t>
      </w:r>
    </w:p>
    <w:p w14:paraId="762CBB8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שאמר</w:t>
      </w:r>
      <w:r>
        <w:rPr>
          <w:noProof/>
          <w:rtl/>
        </w:rPr>
        <w:t xml:space="preserve"> </w:t>
      </w:r>
      <w:r>
        <w:rPr>
          <w:rFonts w:hint="eastAsia"/>
          <w:noProof/>
          <w:rtl/>
        </w:rPr>
        <w:t>לתלמיד</w:t>
      </w:r>
      <w:r>
        <w:rPr>
          <w:noProof/>
          <w:rtl/>
        </w:rPr>
        <w:t xml:space="preserve"> </w:t>
      </w:r>
      <w:r>
        <w:rPr>
          <w:rFonts w:hint="eastAsia"/>
          <w:noProof/>
          <w:rtl/>
        </w:rPr>
        <w:t>שגמגם</w:t>
      </w:r>
    </w:p>
    <w:p w14:paraId="2D22821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מציע</w:t>
      </w:r>
      <w:r>
        <w:rPr>
          <w:noProof/>
          <w:rtl/>
        </w:rPr>
        <w:t xml:space="preserve"> </w:t>
      </w:r>
      <w:r>
        <w:rPr>
          <w:rFonts w:hint="eastAsia"/>
          <w:noProof/>
          <w:rtl/>
        </w:rPr>
        <w:t>המשנה</w:t>
      </w:r>
      <w:r>
        <w:rPr>
          <w:noProof/>
          <w:rtl/>
        </w:rPr>
        <w:t xml:space="preserve"> </w:t>
      </w:r>
      <w:r>
        <w:rPr>
          <w:rFonts w:hint="eastAsia"/>
          <w:noProof/>
          <w:rtl/>
        </w:rPr>
        <w:t>ולא</w:t>
      </w:r>
      <w:r>
        <w:rPr>
          <w:noProof/>
          <w:rtl/>
        </w:rPr>
        <w:t xml:space="preserve"> </w:t>
      </w:r>
      <w:r>
        <w:rPr>
          <w:rFonts w:hint="eastAsia"/>
          <w:noProof/>
          <w:rtl/>
        </w:rPr>
        <w:t>הגמרא</w:t>
      </w:r>
    </w:p>
    <w:p w14:paraId="1FE626D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נהגו</w:t>
      </w:r>
      <w:r>
        <w:rPr>
          <w:rtl/>
        </w:rPr>
        <w:t xml:space="preserve"> </w:t>
      </w:r>
      <w:r>
        <w:rPr>
          <w:rFonts w:hint="eastAsia"/>
          <w:rtl/>
        </w:rPr>
        <w:t>העולם</w:t>
      </w:r>
      <w:r>
        <w:rPr>
          <w:rtl/>
        </w:rPr>
        <w:t xml:space="preserve"> </w:t>
      </w:r>
      <w:r>
        <w:rPr>
          <w:rFonts w:hint="eastAsia"/>
          <w:rtl/>
        </w:rPr>
        <w:t>כתלת</w:t>
      </w:r>
      <w:r>
        <w:rPr>
          <w:rtl/>
        </w:rPr>
        <w:t xml:space="preserve"> </w:t>
      </w:r>
      <w:r>
        <w:rPr>
          <w:rFonts w:hint="eastAsia"/>
          <w:rtl/>
        </w:rPr>
        <w:t>סבי</w:t>
      </w:r>
      <w:r>
        <w:rPr>
          <w:rtl/>
        </w:rPr>
        <w:t xml:space="preserve">: </w:t>
      </w:r>
      <w:r>
        <w:rPr>
          <w:rFonts w:hint="eastAsia"/>
          <w:rtl/>
        </w:rPr>
        <w:t>לקולא</w:t>
      </w:r>
      <w:r>
        <w:rPr>
          <w:rtl/>
        </w:rPr>
        <w:t>,</w:t>
      </w:r>
    </w:p>
    <w:p w14:paraId="5B6CE88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lastRenderedPageBreak/>
        <w:t>ראשית</w:t>
      </w:r>
      <w:r>
        <w:rPr>
          <w:rtl/>
        </w:rPr>
        <w:t xml:space="preserve"> </w:t>
      </w:r>
      <w:r>
        <w:rPr>
          <w:rFonts w:hint="eastAsia"/>
          <w:rtl/>
        </w:rPr>
        <w:t>הגז</w:t>
      </w:r>
    </w:p>
    <w:p w14:paraId="7C22A9B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בכלאים</w:t>
      </w:r>
    </w:p>
    <w:p w14:paraId="58D59D4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בד</w:t>
      </w:r>
      <w:r>
        <w:rPr>
          <w:noProof/>
          <w:rtl/>
        </w:rPr>
        <w:t>"</w:t>
      </w:r>
      <w:r>
        <w:rPr>
          <w:rFonts w:hint="eastAsia"/>
          <w:noProof/>
          <w:rtl/>
        </w:rPr>
        <w:t>ת</w:t>
      </w:r>
    </w:p>
    <w:p w14:paraId="1600B2A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בטלו</w:t>
      </w:r>
    </w:p>
    <w:p w14:paraId="33D240B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בטלו</w:t>
      </w:r>
      <w:r>
        <w:rPr>
          <w:noProof/>
          <w:rtl/>
        </w:rPr>
        <w:t xml:space="preserve"> </w:t>
      </w:r>
      <w:r>
        <w:rPr>
          <w:rFonts w:hint="eastAsia"/>
          <w:noProof/>
          <w:rtl/>
        </w:rPr>
        <w:t>לנטילה</w:t>
      </w:r>
    </w:p>
    <w:p w14:paraId="24090E4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בעל</w:t>
      </w:r>
      <w:r>
        <w:rPr>
          <w:noProof/>
          <w:rtl/>
        </w:rPr>
        <w:t xml:space="preserve"> </w:t>
      </w:r>
      <w:r>
        <w:rPr>
          <w:rFonts w:hint="eastAsia"/>
          <w:noProof/>
          <w:rtl/>
        </w:rPr>
        <w:t>קרי</w:t>
      </w:r>
      <w:r>
        <w:rPr>
          <w:noProof/>
          <w:rtl/>
        </w:rPr>
        <w:t xml:space="preserve"> </w:t>
      </w:r>
      <w:r>
        <w:rPr>
          <w:rFonts w:hint="eastAsia"/>
          <w:noProof/>
          <w:rtl/>
        </w:rPr>
        <w:t>שנתנו</w:t>
      </w:r>
      <w:r>
        <w:rPr>
          <w:noProof/>
          <w:rtl/>
        </w:rPr>
        <w:t xml:space="preserve"> </w:t>
      </w:r>
      <w:r>
        <w:rPr>
          <w:rFonts w:hint="eastAsia"/>
          <w:noProof/>
          <w:rtl/>
        </w:rPr>
        <w:t>עליו</w:t>
      </w:r>
      <w:r>
        <w:rPr>
          <w:noProof/>
          <w:rtl/>
        </w:rPr>
        <w:t xml:space="preserve"> </w:t>
      </w:r>
      <w:r>
        <w:rPr>
          <w:rFonts w:hint="eastAsia"/>
          <w:noProof/>
          <w:rtl/>
        </w:rPr>
        <w:t>ט</w:t>
      </w:r>
      <w:r>
        <w:rPr>
          <w:noProof/>
          <w:rtl/>
        </w:rPr>
        <w:t xml:space="preserve">' </w:t>
      </w:r>
      <w:r>
        <w:rPr>
          <w:rFonts w:hint="eastAsia"/>
          <w:noProof/>
          <w:rtl/>
        </w:rPr>
        <w:t>קבין</w:t>
      </w:r>
      <w:r>
        <w:rPr>
          <w:noProof/>
          <w:rtl/>
        </w:rPr>
        <w:t xml:space="preserve"> </w:t>
      </w:r>
      <w:r>
        <w:rPr>
          <w:rFonts w:hint="eastAsia"/>
          <w:noProof/>
          <w:rtl/>
        </w:rPr>
        <w:t>מים</w:t>
      </w:r>
      <w:r>
        <w:rPr>
          <w:noProof/>
          <w:rtl/>
        </w:rPr>
        <w:t xml:space="preserve"> </w:t>
      </w:r>
      <w:r>
        <w:rPr>
          <w:rFonts w:hint="eastAsia"/>
          <w:noProof/>
          <w:rtl/>
        </w:rPr>
        <w:t>טהור</w:t>
      </w:r>
      <w:r>
        <w:rPr>
          <w:noProof/>
          <w:rtl/>
        </w:rPr>
        <w:t>.</w:t>
      </w:r>
    </w:p>
    <w:p w14:paraId="0A75D8A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שמעתי</w:t>
      </w:r>
      <w:r>
        <w:rPr>
          <w:noProof/>
          <w:rtl/>
        </w:rPr>
        <w:t xml:space="preserve"> </w:t>
      </w:r>
      <w:r>
        <w:rPr>
          <w:rFonts w:hint="eastAsia"/>
          <w:noProof/>
          <w:rtl/>
        </w:rPr>
        <w:t>שמקילין</w:t>
      </w:r>
      <w:r>
        <w:rPr>
          <w:noProof/>
          <w:rtl/>
        </w:rPr>
        <w:t xml:space="preserve"> </w:t>
      </w:r>
      <w:r>
        <w:rPr>
          <w:rFonts w:hint="eastAsia"/>
          <w:noProof/>
          <w:rtl/>
        </w:rPr>
        <w:t>ושמחמירין</w:t>
      </w:r>
      <w:r>
        <w:rPr>
          <w:noProof/>
          <w:rtl/>
        </w:rPr>
        <w:t xml:space="preserve"> </w:t>
      </w:r>
      <w:r>
        <w:rPr>
          <w:rFonts w:hint="eastAsia"/>
          <w:noProof/>
          <w:rtl/>
        </w:rPr>
        <w:t>בה</w:t>
      </w:r>
      <w:r>
        <w:rPr>
          <w:noProof/>
          <w:rtl/>
        </w:rPr>
        <w:t>,</w:t>
      </w:r>
    </w:p>
    <w:p w14:paraId="6604E86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גדר</w:t>
      </w:r>
      <w:r>
        <w:rPr>
          <w:noProof/>
          <w:rtl/>
        </w:rPr>
        <w:t xml:space="preserve"> </w:t>
      </w:r>
      <w:r>
        <w:rPr>
          <w:rFonts w:hint="eastAsia"/>
          <w:noProof/>
          <w:rtl/>
        </w:rPr>
        <w:t>גדול</w:t>
      </w:r>
      <w:r>
        <w:rPr>
          <w:noProof/>
          <w:rtl/>
        </w:rPr>
        <w:t xml:space="preserve"> </w:t>
      </w:r>
      <w:r>
        <w:rPr>
          <w:rFonts w:hint="eastAsia"/>
          <w:noProof/>
          <w:rtl/>
        </w:rPr>
        <w:t>גדרו</w:t>
      </w:r>
      <w:r>
        <w:rPr>
          <w:noProof/>
          <w:rtl/>
        </w:rPr>
        <w:t xml:space="preserve"> </w:t>
      </w:r>
      <w:r>
        <w:rPr>
          <w:rFonts w:hint="eastAsia"/>
          <w:noProof/>
          <w:rtl/>
        </w:rPr>
        <w:t>בטובלי</w:t>
      </w:r>
      <w:r>
        <w:rPr>
          <w:noProof/>
          <w:rtl/>
        </w:rPr>
        <w:t xml:space="preserve"> </w:t>
      </w:r>
      <w:r>
        <w:rPr>
          <w:rFonts w:hint="eastAsia"/>
          <w:noProof/>
          <w:rtl/>
        </w:rPr>
        <w:t>שחרין</w:t>
      </w:r>
      <w:r>
        <w:rPr>
          <w:noProof/>
          <w:rtl/>
        </w:rPr>
        <w:t xml:space="preserve"> </w:t>
      </w:r>
      <w:r>
        <w:rPr>
          <w:rFonts w:hint="eastAsia"/>
          <w:noProof/>
          <w:rtl/>
        </w:rPr>
        <w:t>במ</w:t>
      </w:r>
      <w:r>
        <w:rPr>
          <w:noProof/>
          <w:rtl/>
        </w:rPr>
        <w:t xml:space="preserve">' </w:t>
      </w:r>
      <w:r>
        <w:rPr>
          <w:rFonts w:hint="eastAsia"/>
          <w:noProof/>
          <w:rtl/>
        </w:rPr>
        <w:t>סאה</w:t>
      </w:r>
    </w:p>
    <w:p w14:paraId="6555065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רבותי</w:t>
      </w:r>
      <w:r>
        <w:rPr>
          <w:noProof/>
          <w:rtl/>
        </w:rPr>
        <w:t xml:space="preserve">, </w:t>
      </w:r>
      <w:r>
        <w:rPr>
          <w:rFonts w:hint="eastAsia"/>
          <w:noProof/>
          <w:rtl/>
        </w:rPr>
        <w:t>מפני</w:t>
      </w:r>
      <w:r>
        <w:rPr>
          <w:noProof/>
          <w:rtl/>
        </w:rPr>
        <w:t xml:space="preserve"> </w:t>
      </w:r>
      <w:r>
        <w:rPr>
          <w:rFonts w:hint="eastAsia"/>
          <w:noProof/>
          <w:rtl/>
        </w:rPr>
        <w:t>מה</w:t>
      </w:r>
      <w:r>
        <w:rPr>
          <w:noProof/>
          <w:rtl/>
        </w:rPr>
        <w:t xml:space="preserve"> </w:t>
      </w:r>
      <w:r>
        <w:rPr>
          <w:rFonts w:hint="eastAsia"/>
          <w:noProof/>
          <w:rtl/>
        </w:rPr>
        <w:t>אתם</w:t>
      </w:r>
      <w:r>
        <w:rPr>
          <w:noProof/>
          <w:rtl/>
        </w:rPr>
        <w:t xml:space="preserve"> </w:t>
      </w:r>
      <w:r>
        <w:rPr>
          <w:rFonts w:hint="eastAsia"/>
          <w:noProof/>
          <w:rtl/>
        </w:rPr>
        <w:t>מזלזלין</w:t>
      </w:r>
      <w:r>
        <w:rPr>
          <w:noProof/>
          <w:rtl/>
        </w:rPr>
        <w:t xml:space="preserve"> </w:t>
      </w:r>
      <w:r>
        <w:rPr>
          <w:rFonts w:hint="eastAsia"/>
          <w:noProof/>
          <w:rtl/>
        </w:rPr>
        <w:t>בטבילה</w:t>
      </w:r>
      <w:r>
        <w:rPr>
          <w:noProof/>
          <w:rtl/>
        </w:rPr>
        <w:t xml:space="preserve"> </w:t>
      </w:r>
      <w:r>
        <w:rPr>
          <w:rFonts w:hint="eastAsia"/>
          <w:noProof/>
          <w:rtl/>
        </w:rPr>
        <w:t>זו</w:t>
      </w:r>
    </w:p>
    <w:p w14:paraId="09E2388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ישב</w:t>
      </w:r>
      <w:r>
        <w:rPr>
          <w:noProof/>
          <w:rtl/>
        </w:rPr>
        <w:t xml:space="preserve"> </w:t>
      </w:r>
      <w:r>
        <w:rPr>
          <w:rFonts w:hint="eastAsia"/>
          <w:noProof/>
          <w:rtl/>
        </w:rPr>
        <w:t>בגיגית</w:t>
      </w:r>
      <w:r>
        <w:rPr>
          <w:noProof/>
          <w:rtl/>
        </w:rPr>
        <w:t xml:space="preserve"> </w:t>
      </w:r>
      <w:r>
        <w:rPr>
          <w:rFonts w:hint="eastAsia"/>
          <w:noProof/>
          <w:rtl/>
        </w:rPr>
        <w:t>מים</w:t>
      </w:r>
    </w:p>
    <w:p w14:paraId="469ED6C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תקן</w:t>
      </w:r>
      <w:r>
        <w:rPr>
          <w:noProof/>
          <w:rtl/>
        </w:rPr>
        <w:t xml:space="preserve"> </w:t>
      </w:r>
      <w:r>
        <w:rPr>
          <w:rFonts w:hint="eastAsia"/>
          <w:noProof/>
          <w:rtl/>
        </w:rPr>
        <w:t>חצבא</w:t>
      </w:r>
    </w:p>
    <w:p w14:paraId="56A34ED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מעשה</w:t>
      </w:r>
    </w:p>
    <w:p w14:paraId="5213615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חלקו</w:t>
      </w:r>
    </w:p>
    <w:p w14:paraId="4C8965D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עזרא</w:t>
      </w:r>
      <w:r>
        <w:rPr>
          <w:noProof/>
          <w:rtl/>
        </w:rPr>
        <w:t xml:space="preserve"> </w:t>
      </w:r>
      <w:r>
        <w:rPr>
          <w:rFonts w:hint="eastAsia"/>
          <w:noProof/>
          <w:rtl/>
        </w:rPr>
        <w:t>תקן</w:t>
      </w:r>
      <w:r>
        <w:rPr>
          <w:noProof/>
          <w:rtl/>
        </w:rPr>
        <w:t xml:space="preserve"> </w:t>
      </w:r>
      <w:r>
        <w:rPr>
          <w:rFonts w:hint="eastAsia"/>
          <w:noProof/>
          <w:rtl/>
        </w:rPr>
        <w:t>טבילה</w:t>
      </w:r>
    </w:p>
    <w:p w14:paraId="4E16091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בריא</w:t>
      </w:r>
      <w:r>
        <w:rPr>
          <w:noProof/>
          <w:rtl/>
        </w:rPr>
        <w:t xml:space="preserve"> </w:t>
      </w:r>
      <w:r>
        <w:rPr>
          <w:rFonts w:hint="eastAsia"/>
          <w:noProof/>
          <w:rtl/>
        </w:rPr>
        <w:t>המרגיל</w:t>
      </w:r>
    </w:p>
    <w:p w14:paraId="3E683CA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r>
        <w:rPr>
          <w:noProof/>
          <w:rtl/>
        </w:rPr>
        <w:t>-</w:t>
      </w:r>
    </w:p>
    <w:p w14:paraId="3FEAD4F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ובריא</w:t>
      </w:r>
      <w:r>
        <w:rPr>
          <w:noProof/>
          <w:rtl/>
        </w:rPr>
        <w:t xml:space="preserve"> </w:t>
      </w:r>
      <w:r>
        <w:rPr>
          <w:rFonts w:hint="eastAsia"/>
          <w:noProof/>
          <w:rtl/>
        </w:rPr>
        <w:t>לאונס</w:t>
      </w:r>
    </w:p>
    <w:p w14:paraId="2EF7DCF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בעל</w:t>
      </w:r>
      <w:r>
        <w:rPr>
          <w:rtl/>
        </w:rPr>
        <w:t xml:space="preserve"> </w:t>
      </w:r>
      <w:r>
        <w:rPr>
          <w:rFonts w:hint="eastAsia"/>
          <w:rtl/>
        </w:rPr>
        <w:t>קרי</w:t>
      </w:r>
      <w:r>
        <w:rPr>
          <w:rtl/>
        </w:rPr>
        <w:t xml:space="preserve"> </w:t>
      </w:r>
      <w:r>
        <w:rPr>
          <w:rFonts w:hint="eastAsia"/>
          <w:rtl/>
        </w:rPr>
        <w:t>שנתנו</w:t>
      </w:r>
      <w:r>
        <w:rPr>
          <w:rtl/>
        </w:rPr>
        <w:t xml:space="preserve"> </w:t>
      </w:r>
      <w:r>
        <w:rPr>
          <w:rFonts w:hint="eastAsia"/>
          <w:rtl/>
        </w:rPr>
        <w:t>עליו</w:t>
      </w:r>
      <w:r>
        <w:rPr>
          <w:rtl/>
        </w:rPr>
        <w:t xml:space="preserve"> </w:t>
      </w:r>
      <w:r>
        <w:rPr>
          <w:rFonts w:hint="eastAsia"/>
          <w:rtl/>
        </w:rPr>
        <w:t>ט</w:t>
      </w:r>
      <w:r>
        <w:rPr>
          <w:rtl/>
        </w:rPr>
        <w:t xml:space="preserve">' </w:t>
      </w:r>
      <w:r>
        <w:rPr>
          <w:rFonts w:hint="eastAsia"/>
          <w:rtl/>
        </w:rPr>
        <w:t>קבין</w:t>
      </w:r>
      <w:r>
        <w:rPr>
          <w:rtl/>
        </w:rPr>
        <w:t xml:space="preserve"> </w:t>
      </w:r>
      <w:r>
        <w:rPr>
          <w:rFonts w:hint="eastAsia"/>
          <w:rtl/>
        </w:rPr>
        <w:t>מים</w:t>
      </w:r>
    </w:p>
    <w:p w14:paraId="75E4F18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קורא</w:t>
      </w:r>
      <w:r>
        <w:rPr>
          <w:rtl/>
        </w:rPr>
        <w:t xml:space="preserve"> </w:t>
      </w:r>
      <w:r>
        <w:rPr>
          <w:rFonts w:hint="eastAsia"/>
          <w:rtl/>
        </w:rPr>
        <w:t>בתורה</w:t>
      </w:r>
      <w:r>
        <w:rPr>
          <w:rtl/>
        </w:rPr>
        <w:t xml:space="preserve"> </w:t>
      </w:r>
      <w:r>
        <w:rPr>
          <w:rFonts w:hint="eastAsia"/>
          <w:rtl/>
        </w:rPr>
        <w:t>ונזכר</w:t>
      </w:r>
    </w:p>
    <w:p w14:paraId="6B11D2C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בעל</w:t>
      </w:r>
      <w:r>
        <w:rPr>
          <w:rtl/>
        </w:rPr>
        <w:t xml:space="preserve"> </w:t>
      </w:r>
      <w:r>
        <w:rPr>
          <w:rFonts w:hint="eastAsia"/>
          <w:rtl/>
        </w:rPr>
        <w:t>קרי</w:t>
      </w:r>
      <w:r>
        <w:rPr>
          <w:rtl/>
        </w:rPr>
        <w:t xml:space="preserve"> </w:t>
      </w:r>
      <w:r>
        <w:rPr>
          <w:rFonts w:hint="eastAsia"/>
          <w:rtl/>
        </w:rPr>
        <w:t>אין</w:t>
      </w:r>
      <w:r>
        <w:rPr>
          <w:rtl/>
        </w:rPr>
        <w:t xml:space="preserve"> </w:t>
      </w:r>
      <w:r>
        <w:rPr>
          <w:rFonts w:hint="eastAsia"/>
          <w:rtl/>
        </w:rPr>
        <w:t>רשאי</w:t>
      </w:r>
    </w:p>
    <w:p w14:paraId="25D0124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מתפלל</w:t>
      </w:r>
      <w:r>
        <w:rPr>
          <w:rtl/>
        </w:rPr>
        <w:t xml:space="preserve"> </w:t>
      </w:r>
      <w:r>
        <w:rPr>
          <w:rFonts w:hint="eastAsia"/>
          <w:rtl/>
        </w:rPr>
        <w:t>וראה</w:t>
      </w:r>
      <w:r>
        <w:rPr>
          <w:rtl/>
        </w:rPr>
        <w:t xml:space="preserve"> </w:t>
      </w:r>
      <w:r>
        <w:rPr>
          <w:rFonts w:hint="eastAsia"/>
          <w:rtl/>
        </w:rPr>
        <w:t>צואה</w:t>
      </w:r>
      <w:r>
        <w:rPr>
          <w:rtl/>
        </w:rPr>
        <w:t xml:space="preserve"> </w:t>
      </w:r>
      <w:r>
        <w:rPr>
          <w:rFonts w:hint="eastAsia"/>
          <w:rtl/>
        </w:rPr>
        <w:t>כנגדו</w:t>
      </w:r>
    </w:p>
    <w:p w14:paraId="3A5B177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המתפלל</w:t>
      </w:r>
      <w:r>
        <w:rPr>
          <w:rtl/>
        </w:rPr>
        <w:t xml:space="preserve"> </w:t>
      </w:r>
      <w:r>
        <w:rPr>
          <w:rFonts w:hint="eastAsia"/>
          <w:rtl/>
        </w:rPr>
        <w:t>ומצא</w:t>
      </w:r>
      <w:r>
        <w:rPr>
          <w:rtl/>
        </w:rPr>
        <w:t xml:space="preserve"> </w:t>
      </w:r>
      <w:r>
        <w:rPr>
          <w:rFonts w:hint="eastAsia"/>
          <w:rtl/>
        </w:rPr>
        <w:t>צואה</w:t>
      </w:r>
      <w:r>
        <w:rPr>
          <w:rtl/>
        </w:rPr>
        <w:t xml:space="preserve"> </w:t>
      </w:r>
      <w:r>
        <w:rPr>
          <w:rFonts w:hint="eastAsia"/>
          <w:rtl/>
        </w:rPr>
        <w:t>במקומו</w:t>
      </w:r>
      <w:r>
        <w:rPr>
          <w:rtl/>
        </w:rPr>
        <w:t>,</w:t>
      </w:r>
    </w:p>
    <w:p w14:paraId="53A04E5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המתפלל</w:t>
      </w:r>
      <w:r>
        <w:rPr>
          <w:rtl/>
        </w:rPr>
        <w:t xml:space="preserve"> </w:t>
      </w:r>
      <w:r>
        <w:rPr>
          <w:rFonts w:hint="eastAsia"/>
          <w:rtl/>
        </w:rPr>
        <w:t>ומים</w:t>
      </w:r>
      <w:r>
        <w:rPr>
          <w:rtl/>
        </w:rPr>
        <w:t xml:space="preserve"> </w:t>
      </w:r>
      <w:r>
        <w:rPr>
          <w:rFonts w:hint="eastAsia"/>
          <w:rtl/>
        </w:rPr>
        <w:t>שותתין</w:t>
      </w:r>
      <w:r>
        <w:rPr>
          <w:rtl/>
        </w:rPr>
        <w:t xml:space="preserve"> </w:t>
      </w:r>
      <w:r>
        <w:rPr>
          <w:rFonts w:hint="eastAsia"/>
          <w:rtl/>
        </w:rPr>
        <w:t>על</w:t>
      </w:r>
      <w:r>
        <w:rPr>
          <w:rtl/>
        </w:rPr>
        <w:t xml:space="preserve"> </w:t>
      </w:r>
      <w:r>
        <w:rPr>
          <w:rFonts w:hint="eastAsia"/>
          <w:rtl/>
        </w:rPr>
        <w:t>ברכיו</w:t>
      </w:r>
    </w:p>
    <w:p w14:paraId="47E9D065" w14:textId="77777777" w:rsidR="00B90B03" w:rsidRDefault="00B90B03" w:rsidP="00B90B03">
      <w:pPr>
        <w:pStyle w:val="TOC2"/>
        <w:rPr>
          <w:rFonts w:asciiTheme="minorHAnsi" w:eastAsiaTheme="minorEastAsia" w:hAnsiTheme="minorHAnsi" w:cstheme="minorBidi"/>
          <w:kern w:val="2"/>
          <w:sz w:val="24"/>
          <w:szCs w:val="24"/>
          <w:rtl/>
          <w14:ligatures w14:val="standardContextual"/>
        </w:rPr>
      </w:pPr>
      <w:r w:rsidRPr="009C2A5E">
        <w:rPr>
          <w:rFonts w:hint="eastAsia"/>
          <w:rtl/>
        </w:rPr>
        <w:t>הנצרך</w:t>
      </w:r>
      <w:r w:rsidRPr="009C2A5E">
        <w:rPr>
          <w:rtl/>
        </w:rPr>
        <w:t xml:space="preserve"> </w:t>
      </w:r>
      <w:r w:rsidRPr="009C2A5E">
        <w:rPr>
          <w:rFonts w:hint="eastAsia"/>
          <w:rtl/>
        </w:rPr>
        <w:t>לנקביו</w:t>
      </w:r>
      <w:r w:rsidRPr="009C2A5E">
        <w:rPr>
          <w:rtl/>
        </w:rPr>
        <w:t xml:space="preserve"> </w:t>
      </w:r>
      <w:r w:rsidRPr="009C2A5E">
        <w:rPr>
          <w:rFonts w:hint="eastAsia"/>
          <w:rtl/>
        </w:rPr>
        <w:t>אל</w:t>
      </w:r>
      <w:r w:rsidRPr="009C2A5E">
        <w:rPr>
          <w:rtl/>
        </w:rPr>
        <w:t xml:space="preserve"> </w:t>
      </w:r>
      <w:r w:rsidRPr="009C2A5E">
        <w:rPr>
          <w:rFonts w:hint="eastAsia"/>
          <w:rtl/>
        </w:rPr>
        <w:t>יתפלל</w:t>
      </w:r>
      <w:r w:rsidRPr="009C2A5E">
        <w:rPr>
          <w:rtl/>
        </w:rPr>
        <w:t>,</w:t>
      </w:r>
    </w:p>
    <w:p w14:paraId="6FEC9166" w14:textId="77777777" w:rsidR="00B90B03" w:rsidRDefault="00B90B03" w:rsidP="00B90B03">
      <w:pPr>
        <w:pStyle w:val="TOC2"/>
        <w:rPr>
          <w:rFonts w:asciiTheme="minorHAnsi" w:eastAsiaTheme="minorEastAsia" w:hAnsiTheme="minorHAnsi" w:cstheme="minorBidi"/>
          <w:kern w:val="2"/>
          <w:sz w:val="24"/>
          <w:szCs w:val="24"/>
          <w:rtl/>
          <w14:ligatures w14:val="standardContextual"/>
        </w:rPr>
      </w:pPr>
      <w:r w:rsidRPr="009C2A5E">
        <w:rPr>
          <w:rFonts w:hint="eastAsia"/>
          <w:rtl/>
        </w:rPr>
        <w:t>הנכנס</w:t>
      </w:r>
      <w:r w:rsidRPr="009C2A5E">
        <w:rPr>
          <w:rtl/>
        </w:rPr>
        <w:t xml:space="preserve"> </w:t>
      </w:r>
      <w:r w:rsidRPr="009C2A5E">
        <w:rPr>
          <w:rFonts w:hint="eastAsia"/>
          <w:rtl/>
        </w:rPr>
        <w:t>לבית</w:t>
      </w:r>
      <w:r w:rsidRPr="009C2A5E">
        <w:rPr>
          <w:rtl/>
        </w:rPr>
        <w:t xml:space="preserve"> </w:t>
      </w:r>
      <w:r w:rsidRPr="009C2A5E">
        <w:rPr>
          <w:rFonts w:hint="eastAsia"/>
          <w:rtl/>
        </w:rPr>
        <w:t>הכסא</w:t>
      </w:r>
      <w:r w:rsidRPr="009C2A5E">
        <w:rPr>
          <w:rtl/>
        </w:rPr>
        <w:t>,</w:t>
      </w:r>
    </w:p>
    <w:p w14:paraId="6192E6A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וכשיוצא</w:t>
      </w:r>
    </w:p>
    <w:p w14:paraId="5BA82E9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בית</w:t>
      </w:r>
      <w:r>
        <w:rPr>
          <w:rtl/>
        </w:rPr>
        <w:t xml:space="preserve"> </w:t>
      </w:r>
      <w:r>
        <w:rPr>
          <w:rFonts w:hint="eastAsia"/>
          <w:rtl/>
        </w:rPr>
        <w:t>הכסא</w:t>
      </w:r>
      <w:r>
        <w:rPr>
          <w:rtl/>
        </w:rPr>
        <w:t xml:space="preserve"> </w:t>
      </w:r>
      <w:r>
        <w:rPr>
          <w:rFonts w:hint="eastAsia"/>
          <w:rtl/>
        </w:rPr>
        <w:t>קבוע</w:t>
      </w:r>
    </w:p>
    <w:p w14:paraId="5E11774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הנכנס</w:t>
      </w:r>
      <w:r>
        <w:rPr>
          <w:rtl/>
        </w:rPr>
        <w:t xml:space="preserve"> </w:t>
      </w:r>
      <w:r>
        <w:rPr>
          <w:rFonts w:hint="eastAsia"/>
          <w:rtl/>
        </w:rPr>
        <w:t>לבית</w:t>
      </w:r>
      <w:r>
        <w:rPr>
          <w:rtl/>
        </w:rPr>
        <w:t xml:space="preserve"> </w:t>
      </w:r>
      <w:r>
        <w:rPr>
          <w:rFonts w:hint="eastAsia"/>
          <w:rtl/>
        </w:rPr>
        <w:t>הכסא</w:t>
      </w:r>
      <w:r>
        <w:rPr>
          <w:rtl/>
        </w:rPr>
        <w:t xml:space="preserve"> </w:t>
      </w:r>
      <w:r>
        <w:rPr>
          <w:rFonts w:hint="eastAsia"/>
          <w:rtl/>
        </w:rPr>
        <w:t>קבוע</w:t>
      </w:r>
    </w:p>
    <w:p w14:paraId="5F1ADA9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ומעשה</w:t>
      </w:r>
      <w:r>
        <w:rPr>
          <w:noProof/>
          <w:rtl/>
        </w:rPr>
        <w:t xml:space="preserve"> </w:t>
      </w:r>
      <w:r>
        <w:rPr>
          <w:rFonts w:hint="eastAsia"/>
          <w:noProof/>
          <w:rtl/>
        </w:rPr>
        <w:t>בתלמיד</w:t>
      </w:r>
      <w:r>
        <w:rPr>
          <w:noProof/>
          <w:rtl/>
        </w:rPr>
        <w:t xml:space="preserve"> </w:t>
      </w:r>
      <w:r>
        <w:rPr>
          <w:rFonts w:hint="eastAsia"/>
          <w:noProof/>
          <w:rtl/>
        </w:rPr>
        <w:t>שהניח</w:t>
      </w:r>
      <w:r>
        <w:rPr>
          <w:noProof/>
          <w:rtl/>
        </w:rPr>
        <w:t xml:space="preserve"> </w:t>
      </w:r>
      <w:r>
        <w:rPr>
          <w:rFonts w:hint="eastAsia"/>
          <w:noProof/>
          <w:rtl/>
        </w:rPr>
        <w:t>תפיליו</w:t>
      </w:r>
      <w:r>
        <w:rPr>
          <w:noProof/>
          <w:rtl/>
        </w:rPr>
        <w:t xml:space="preserve"> </w:t>
      </w:r>
      <w:r>
        <w:rPr>
          <w:rFonts w:hint="eastAsia"/>
          <w:noProof/>
          <w:rtl/>
        </w:rPr>
        <w:t>בחורין</w:t>
      </w:r>
      <w:r>
        <w:rPr>
          <w:noProof/>
          <w:rtl/>
        </w:rPr>
        <w:t xml:space="preserve"> </w:t>
      </w:r>
      <w:r>
        <w:rPr>
          <w:rFonts w:hint="eastAsia"/>
          <w:noProof/>
          <w:rtl/>
        </w:rPr>
        <w:t>הסמוכים</w:t>
      </w:r>
      <w:r>
        <w:rPr>
          <w:noProof/>
          <w:rtl/>
        </w:rPr>
        <w:t xml:space="preserve"> </w:t>
      </w:r>
      <w:r>
        <w:rPr>
          <w:rFonts w:hint="eastAsia"/>
          <w:noProof/>
          <w:rtl/>
        </w:rPr>
        <w:t>לרה</w:t>
      </w:r>
      <w:r>
        <w:rPr>
          <w:noProof/>
          <w:rtl/>
        </w:rPr>
        <w:t>"</w:t>
      </w:r>
      <w:r>
        <w:rPr>
          <w:rFonts w:hint="eastAsia"/>
          <w:noProof/>
          <w:rtl/>
        </w:rPr>
        <w:t>ר</w:t>
      </w:r>
    </w:p>
    <w:p w14:paraId="24413C0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בראשונה</w:t>
      </w:r>
      <w:r>
        <w:rPr>
          <w:noProof/>
          <w:rtl/>
        </w:rPr>
        <w:t xml:space="preserve"> </w:t>
      </w:r>
      <w:r>
        <w:rPr>
          <w:rFonts w:hint="eastAsia"/>
          <w:noProof/>
          <w:rtl/>
        </w:rPr>
        <w:t>הניחו</w:t>
      </w:r>
      <w:r>
        <w:rPr>
          <w:noProof/>
          <w:rtl/>
        </w:rPr>
        <w:t xml:space="preserve"> </w:t>
      </w:r>
      <w:r>
        <w:rPr>
          <w:rFonts w:hint="eastAsia"/>
          <w:noProof/>
          <w:rtl/>
        </w:rPr>
        <w:t>תפילין</w:t>
      </w:r>
      <w:r>
        <w:rPr>
          <w:noProof/>
          <w:rtl/>
        </w:rPr>
        <w:t xml:space="preserve"> </w:t>
      </w:r>
      <w:r>
        <w:rPr>
          <w:rFonts w:hint="eastAsia"/>
          <w:noProof/>
          <w:rtl/>
        </w:rPr>
        <w:t>בחורין</w:t>
      </w:r>
      <w:r>
        <w:rPr>
          <w:noProof/>
          <w:rtl/>
        </w:rPr>
        <w:t xml:space="preserve"> </w:t>
      </w:r>
      <w:r>
        <w:rPr>
          <w:rFonts w:hint="eastAsia"/>
          <w:noProof/>
          <w:rtl/>
        </w:rPr>
        <w:t>הסמוכין</w:t>
      </w:r>
      <w:r>
        <w:rPr>
          <w:noProof/>
          <w:rtl/>
        </w:rPr>
        <w:t xml:space="preserve"> </w:t>
      </w:r>
      <w:r>
        <w:rPr>
          <w:rFonts w:hint="eastAsia"/>
          <w:noProof/>
          <w:rtl/>
        </w:rPr>
        <w:t>לבית</w:t>
      </w:r>
      <w:r>
        <w:rPr>
          <w:noProof/>
          <w:rtl/>
        </w:rPr>
        <w:t xml:space="preserve"> </w:t>
      </w:r>
      <w:r>
        <w:rPr>
          <w:rFonts w:hint="eastAsia"/>
          <w:noProof/>
          <w:rtl/>
        </w:rPr>
        <w:t>הכסא</w:t>
      </w:r>
      <w:r>
        <w:rPr>
          <w:noProof/>
          <w:rtl/>
        </w:rPr>
        <w:t>,</w:t>
      </w:r>
    </w:p>
    <w:p w14:paraId="75A8E2E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p>
    <w:p w14:paraId="6B16D77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ביום</w:t>
      </w:r>
    </w:p>
    <w:p w14:paraId="6654FF1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ובלילה</w:t>
      </w:r>
    </w:p>
    <w:p w14:paraId="65CC0AB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תדע</w:t>
      </w:r>
    </w:p>
    <w:p w14:paraId="5FC4397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יאחז</w:t>
      </w:r>
    </w:p>
    <w:p w14:paraId="05DD776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קודם</w:t>
      </w:r>
      <w:r>
        <w:rPr>
          <w:rtl/>
        </w:rPr>
        <w:t xml:space="preserve"> </w:t>
      </w:r>
      <w:r>
        <w:rPr>
          <w:rFonts w:hint="eastAsia"/>
          <w:rtl/>
        </w:rPr>
        <w:t>סעודת</w:t>
      </w:r>
      <w:r>
        <w:rPr>
          <w:rtl/>
        </w:rPr>
        <w:t xml:space="preserve"> </w:t>
      </w:r>
      <w:r>
        <w:rPr>
          <w:rFonts w:hint="eastAsia"/>
          <w:rtl/>
        </w:rPr>
        <w:t>קבע</w:t>
      </w:r>
    </w:p>
    <w:p w14:paraId="1C3A76D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ילך</w:t>
      </w:r>
      <w:r>
        <w:rPr>
          <w:noProof/>
          <w:rtl/>
        </w:rPr>
        <w:t xml:space="preserve"> </w:t>
      </w:r>
      <w:r>
        <w:rPr>
          <w:rFonts w:hint="eastAsia"/>
          <w:noProof/>
          <w:rtl/>
        </w:rPr>
        <w:t>י</w:t>
      </w:r>
      <w:r>
        <w:rPr>
          <w:noProof/>
          <w:rtl/>
        </w:rPr>
        <w:t xml:space="preserve">' </w:t>
      </w:r>
      <w:r>
        <w:rPr>
          <w:rFonts w:hint="eastAsia"/>
          <w:noProof/>
          <w:rtl/>
        </w:rPr>
        <w:t>פעמים</w:t>
      </w:r>
      <w:r>
        <w:rPr>
          <w:noProof/>
          <w:rtl/>
        </w:rPr>
        <w:t xml:space="preserve"> </w:t>
      </w:r>
      <w:r>
        <w:rPr>
          <w:rFonts w:hint="eastAsia"/>
          <w:noProof/>
          <w:rtl/>
        </w:rPr>
        <w:t>ד</w:t>
      </w:r>
      <w:r>
        <w:rPr>
          <w:noProof/>
          <w:rtl/>
        </w:rPr>
        <w:t xml:space="preserve">' </w:t>
      </w:r>
      <w:r>
        <w:rPr>
          <w:rFonts w:hint="eastAsia"/>
          <w:noProof/>
          <w:rtl/>
        </w:rPr>
        <w:t>אמות</w:t>
      </w:r>
      <w:r>
        <w:rPr>
          <w:noProof/>
          <w:rtl/>
        </w:rPr>
        <w:t xml:space="preserve"> </w:t>
      </w:r>
      <w:r>
        <w:rPr>
          <w:rFonts w:hint="eastAsia"/>
          <w:noProof/>
          <w:rtl/>
        </w:rPr>
        <w:t>או</w:t>
      </w:r>
      <w:r>
        <w:rPr>
          <w:noProof/>
          <w:rtl/>
        </w:rPr>
        <w:t xml:space="preserve"> </w:t>
      </w:r>
      <w:r>
        <w:rPr>
          <w:rFonts w:hint="eastAsia"/>
          <w:noProof/>
          <w:rtl/>
        </w:rPr>
        <w:t>ד</w:t>
      </w:r>
      <w:r>
        <w:rPr>
          <w:noProof/>
          <w:rtl/>
        </w:rPr>
        <w:t xml:space="preserve">' </w:t>
      </w:r>
      <w:r>
        <w:rPr>
          <w:rFonts w:hint="eastAsia"/>
          <w:noProof/>
          <w:rtl/>
        </w:rPr>
        <w:t>פעמים</w:t>
      </w:r>
      <w:r>
        <w:rPr>
          <w:noProof/>
          <w:rtl/>
        </w:rPr>
        <w:t xml:space="preserve"> </w:t>
      </w:r>
      <w:r>
        <w:rPr>
          <w:rFonts w:hint="eastAsia"/>
          <w:noProof/>
          <w:rtl/>
        </w:rPr>
        <w:t>י</w:t>
      </w:r>
      <w:r>
        <w:rPr>
          <w:noProof/>
          <w:rtl/>
        </w:rPr>
        <w:t xml:space="preserve">' </w:t>
      </w:r>
      <w:r>
        <w:rPr>
          <w:rFonts w:hint="eastAsia"/>
          <w:noProof/>
          <w:rtl/>
        </w:rPr>
        <w:t>אמות</w:t>
      </w:r>
      <w:r>
        <w:rPr>
          <w:noProof/>
          <w:rtl/>
        </w:rPr>
        <w:t>.</w:t>
      </w:r>
    </w:p>
    <w:p w14:paraId="09EE20C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צורר</w:t>
      </w:r>
      <w:r>
        <w:rPr>
          <w:noProof/>
          <w:rtl/>
        </w:rPr>
        <w:t xml:space="preserve"> </w:t>
      </w:r>
      <w:r>
        <w:rPr>
          <w:rFonts w:hint="eastAsia"/>
          <w:noProof/>
          <w:rtl/>
        </w:rPr>
        <w:t>תפיליו</w:t>
      </w:r>
      <w:r>
        <w:rPr>
          <w:noProof/>
          <w:rtl/>
        </w:rPr>
        <w:t xml:space="preserve"> </w:t>
      </w:r>
      <w:r>
        <w:rPr>
          <w:rFonts w:hint="eastAsia"/>
          <w:noProof/>
          <w:rtl/>
        </w:rPr>
        <w:t>עם</w:t>
      </w:r>
      <w:r>
        <w:rPr>
          <w:noProof/>
          <w:rtl/>
        </w:rPr>
        <w:t xml:space="preserve"> </w:t>
      </w:r>
      <w:r>
        <w:rPr>
          <w:rFonts w:hint="eastAsia"/>
          <w:noProof/>
          <w:rtl/>
        </w:rPr>
        <w:t>מעותיו</w:t>
      </w:r>
    </w:p>
    <w:p w14:paraId="0F6D144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להניח</w:t>
      </w:r>
      <w:r>
        <w:rPr>
          <w:noProof/>
          <w:rtl/>
        </w:rPr>
        <w:t xml:space="preserve"> </w:t>
      </w:r>
      <w:r>
        <w:rPr>
          <w:rFonts w:hint="eastAsia"/>
          <w:noProof/>
          <w:rtl/>
        </w:rPr>
        <w:t>תפילין</w:t>
      </w:r>
      <w:r>
        <w:rPr>
          <w:noProof/>
          <w:rtl/>
        </w:rPr>
        <w:t xml:space="preserve"> </w:t>
      </w:r>
      <w:r>
        <w:rPr>
          <w:rFonts w:hint="eastAsia"/>
          <w:noProof/>
          <w:rtl/>
        </w:rPr>
        <w:t>תחת</w:t>
      </w:r>
      <w:r>
        <w:rPr>
          <w:noProof/>
          <w:rtl/>
        </w:rPr>
        <w:t xml:space="preserve"> </w:t>
      </w:r>
      <w:r>
        <w:rPr>
          <w:rFonts w:hint="eastAsia"/>
          <w:noProof/>
          <w:rtl/>
        </w:rPr>
        <w:t>מרגלותיו</w:t>
      </w:r>
      <w:r>
        <w:rPr>
          <w:noProof/>
          <w:rtl/>
        </w:rPr>
        <w:t xml:space="preserve"> -</w:t>
      </w:r>
    </w:p>
    <w:p w14:paraId="66AF4C9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בתחת</w:t>
      </w:r>
      <w:r>
        <w:rPr>
          <w:noProof/>
          <w:rtl/>
        </w:rPr>
        <w:t xml:space="preserve"> </w:t>
      </w:r>
      <w:r>
        <w:rPr>
          <w:rFonts w:hint="eastAsia"/>
          <w:noProof/>
          <w:rtl/>
        </w:rPr>
        <w:t>מראשותיו</w:t>
      </w:r>
    </w:p>
    <w:p w14:paraId="6E1A3F8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שנים</w:t>
      </w:r>
      <w:r>
        <w:rPr>
          <w:rtl/>
        </w:rPr>
        <w:t xml:space="preserve"> </w:t>
      </w:r>
      <w:r>
        <w:rPr>
          <w:rFonts w:hint="eastAsia"/>
          <w:rtl/>
        </w:rPr>
        <w:t>במטה</w:t>
      </w:r>
      <w:r>
        <w:rPr>
          <w:rtl/>
        </w:rPr>
        <w:t xml:space="preserve"> </w:t>
      </w:r>
      <w:r>
        <w:rPr>
          <w:rFonts w:hint="eastAsia"/>
          <w:rtl/>
        </w:rPr>
        <w:t>אחת</w:t>
      </w:r>
      <w:r>
        <w:rPr>
          <w:rtl/>
        </w:rPr>
        <w:t xml:space="preserve">, </w:t>
      </w:r>
      <w:r>
        <w:rPr>
          <w:rFonts w:hint="eastAsia"/>
          <w:rtl/>
        </w:rPr>
        <w:t>מהו</w:t>
      </w:r>
      <w:r>
        <w:rPr>
          <w:rtl/>
        </w:rPr>
        <w:t xml:space="preserve"> </w:t>
      </w:r>
      <w:r>
        <w:rPr>
          <w:rFonts w:hint="eastAsia"/>
          <w:rtl/>
        </w:rPr>
        <w:t>שיחזיר</w:t>
      </w:r>
      <w:r>
        <w:rPr>
          <w:rtl/>
        </w:rPr>
        <w:t xml:space="preserve"> </w:t>
      </w:r>
      <w:r>
        <w:rPr>
          <w:rFonts w:hint="eastAsia"/>
          <w:rtl/>
        </w:rPr>
        <w:t>פניו</w:t>
      </w:r>
      <w:r>
        <w:rPr>
          <w:rtl/>
        </w:rPr>
        <w:t xml:space="preserve"> </w:t>
      </w:r>
      <w:r>
        <w:rPr>
          <w:rFonts w:hint="eastAsia"/>
          <w:rtl/>
        </w:rPr>
        <w:t>ויקרא</w:t>
      </w:r>
      <w:r>
        <w:rPr>
          <w:rtl/>
        </w:rPr>
        <w:t xml:space="preserve"> </w:t>
      </w:r>
      <w:r>
        <w:rPr>
          <w:rFonts w:hint="eastAsia"/>
          <w:rtl/>
        </w:rPr>
        <w:t>קר</w:t>
      </w:r>
      <w:r>
        <w:rPr>
          <w:rtl/>
        </w:rPr>
        <w:t>"</w:t>
      </w:r>
      <w:r>
        <w:rPr>
          <w:rFonts w:hint="eastAsia"/>
          <w:rtl/>
        </w:rPr>
        <w:t>ש</w:t>
      </w:r>
      <w:r>
        <w:rPr>
          <w:rtl/>
        </w:rPr>
        <w:t>,</w:t>
      </w:r>
    </w:p>
    <w:p w14:paraId="000415D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זה</w:t>
      </w:r>
      <w:r>
        <w:rPr>
          <w:noProof/>
          <w:rtl/>
        </w:rPr>
        <w:t xml:space="preserve"> </w:t>
      </w:r>
      <w:r>
        <w:rPr>
          <w:rFonts w:hint="eastAsia"/>
          <w:noProof/>
          <w:rtl/>
        </w:rPr>
        <w:t>מחזיר</w:t>
      </w:r>
      <w:r>
        <w:rPr>
          <w:noProof/>
          <w:rtl/>
        </w:rPr>
        <w:t xml:space="preserve"> </w:t>
      </w:r>
      <w:r>
        <w:rPr>
          <w:rFonts w:hint="eastAsia"/>
          <w:noProof/>
          <w:rtl/>
        </w:rPr>
        <w:t>פניו</w:t>
      </w:r>
      <w:r>
        <w:rPr>
          <w:noProof/>
          <w:rtl/>
        </w:rPr>
        <w:t xml:space="preserve"> </w:t>
      </w:r>
      <w:r>
        <w:rPr>
          <w:rFonts w:hint="eastAsia"/>
          <w:noProof/>
          <w:rtl/>
        </w:rPr>
        <w:t>וקורא</w:t>
      </w:r>
      <w:r>
        <w:rPr>
          <w:noProof/>
          <w:rtl/>
        </w:rPr>
        <w:t xml:space="preserve"> </w:t>
      </w:r>
      <w:r>
        <w:rPr>
          <w:rFonts w:hint="eastAsia"/>
          <w:noProof/>
          <w:rtl/>
        </w:rPr>
        <w:t>קר</w:t>
      </w:r>
      <w:r>
        <w:rPr>
          <w:noProof/>
          <w:rtl/>
        </w:rPr>
        <w:t>"</w:t>
      </w:r>
      <w:r>
        <w:rPr>
          <w:rFonts w:hint="eastAsia"/>
          <w:noProof/>
          <w:rtl/>
        </w:rPr>
        <w:t>ש</w:t>
      </w:r>
    </w:p>
    <w:p w14:paraId="37C7371E"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אם</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היו</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בניו</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וב</w:t>
      </w:r>
      <w:r w:rsidRPr="009C2A5E">
        <w:rPr>
          <w:rFonts w:ascii="Fb Fontext" w:hAnsi="Fb Fontext" w:cs="BA Vilna Bold"/>
          <w:b/>
          <w:noProof/>
          <w:shd w:val="clear" w:color="auto" w:fill="FFFFFF" w:themeFill="background1"/>
          <w:rtl/>
        </w:rPr>
        <w:t>"</w:t>
      </w:r>
      <w:r w:rsidRPr="009C2A5E">
        <w:rPr>
          <w:rFonts w:ascii="Fb Fontext" w:hAnsi="Fb Fontext" w:cs="BA Vilna Bold" w:hint="eastAsia"/>
          <w:b/>
          <w:noProof/>
          <w:shd w:val="clear" w:color="auto" w:fill="FFFFFF" w:themeFill="background1"/>
          <w:rtl/>
        </w:rPr>
        <w:t>ב</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קטנים</w:t>
      </w:r>
      <w:r w:rsidRPr="009C2A5E">
        <w:rPr>
          <w:rFonts w:ascii="Fb Fontext" w:hAnsi="Fb Fontext" w:cs="BA Vilna Bold"/>
          <w:b/>
          <w:noProof/>
          <w:shd w:val="clear" w:color="auto" w:fill="FFFFFF" w:themeFill="background1"/>
          <w:rtl/>
        </w:rPr>
        <w:t xml:space="preserve"> </w:t>
      </w:r>
      <w:r w:rsidRPr="009C2A5E">
        <w:rPr>
          <w:rFonts w:ascii="David" w:hAnsi="David" w:cs="PFT_Frank"/>
          <w:bCs/>
          <w:noProof/>
          <w:color w:val="C00000"/>
          <w:rtl/>
        </w:rPr>
        <w:t xml:space="preserve">- </w:t>
      </w:r>
      <w:r w:rsidRPr="009C2A5E">
        <w:rPr>
          <w:rFonts w:ascii="David" w:hAnsi="David" w:cs="PFT_Frank" w:hint="eastAsia"/>
          <w:bCs/>
          <w:noProof/>
          <w:color w:val="C00000"/>
          <w:rtl/>
        </w:rPr>
        <w:t>מותר</w:t>
      </w:r>
      <w:r w:rsidRPr="009C2A5E">
        <w:rPr>
          <w:rFonts w:ascii="David" w:hAnsi="David" w:cs="PFT_Frank"/>
          <w:bCs/>
          <w:noProof/>
          <w:color w:val="C00000"/>
          <w:rtl/>
        </w:rPr>
        <w:t>.</w:t>
      </w:r>
    </w:p>
    <w:p w14:paraId="709A5B7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תינוקת</w:t>
      </w:r>
    </w:p>
    <w:p w14:paraId="6CB36BD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תינוקת</w:t>
      </w:r>
    </w:p>
    <w:p w14:paraId="3A3E383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ותינוק</w:t>
      </w:r>
    </w:p>
    <w:p w14:paraId="000010C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שער</w:t>
      </w:r>
      <w:r>
        <w:rPr>
          <w:rtl/>
        </w:rPr>
        <w:t xml:space="preserve"> </w:t>
      </w:r>
      <w:r>
        <w:rPr>
          <w:rFonts w:hint="eastAsia"/>
          <w:rtl/>
        </w:rPr>
        <w:t>יוצא</w:t>
      </w:r>
      <w:r>
        <w:rPr>
          <w:rtl/>
        </w:rPr>
        <w:t xml:space="preserve"> </w:t>
      </w:r>
      <w:r>
        <w:rPr>
          <w:rFonts w:hint="eastAsia"/>
          <w:rtl/>
        </w:rPr>
        <w:t>בבגדו</w:t>
      </w:r>
      <w:r>
        <w:rPr>
          <w:rtl/>
        </w:rPr>
        <w:t xml:space="preserve"> </w:t>
      </w:r>
      <w:r>
        <w:rPr>
          <w:rFonts w:hint="eastAsia"/>
          <w:rtl/>
        </w:rPr>
        <w:t>דלאו</w:t>
      </w:r>
      <w:r>
        <w:rPr>
          <w:rtl/>
        </w:rPr>
        <w:t xml:space="preserve"> </w:t>
      </w:r>
      <w:r>
        <w:rPr>
          <w:rFonts w:hint="eastAsia"/>
          <w:rtl/>
        </w:rPr>
        <w:t>ערווה</w:t>
      </w:r>
      <w:r>
        <w:rPr>
          <w:rtl/>
        </w:rPr>
        <w:t>.</w:t>
      </w:r>
    </w:p>
    <w:p w14:paraId="1D90072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טפח</w:t>
      </w:r>
      <w:r>
        <w:rPr>
          <w:noProof/>
          <w:rtl/>
        </w:rPr>
        <w:t xml:space="preserve"> </w:t>
      </w:r>
      <w:r>
        <w:rPr>
          <w:rFonts w:hint="eastAsia"/>
          <w:noProof/>
          <w:rtl/>
        </w:rPr>
        <w:t>באשה</w:t>
      </w:r>
      <w:r>
        <w:rPr>
          <w:noProof/>
          <w:rtl/>
        </w:rPr>
        <w:t xml:space="preserve"> </w:t>
      </w:r>
      <w:r>
        <w:rPr>
          <w:rFonts w:hint="eastAsia"/>
          <w:noProof/>
          <w:rtl/>
        </w:rPr>
        <w:t>ערוה</w:t>
      </w:r>
    </w:p>
    <w:p w14:paraId="396FDFE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שוק</w:t>
      </w:r>
    </w:p>
    <w:p w14:paraId="13ED7C0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תלה</w:t>
      </w:r>
      <w:r>
        <w:rPr>
          <w:noProof/>
          <w:rtl/>
        </w:rPr>
        <w:t xml:space="preserve"> </w:t>
      </w:r>
      <w:r>
        <w:rPr>
          <w:rFonts w:hint="eastAsia"/>
          <w:noProof/>
          <w:rtl/>
        </w:rPr>
        <w:t>תפיליו</w:t>
      </w:r>
    </w:p>
    <w:p w14:paraId="18BC13F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המגביה</w:t>
      </w:r>
      <w:r>
        <w:rPr>
          <w:noProof/>
          <w:rtl/>
        </w:rPr>
        <w:t xml:space="preserve"> </w:t>
      </w:r>
      <w:r>
        <w:rPr>
          <w:rFonts w:hint="eastAsia"/>
          <w:noProof/>
          <w:rtl/>
        </w:rPr>
        <w:t>קולו</w:t>
      </w:r>
    </w:p>
    <w:p w14:paraId="0256315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מגהק</w:t>
      </w:r>
      <w:r>
        <w:rPr>
          <w:noProof/>
          <w:rtl/>
        </w:rPr>
        <w:t xml:space="preserve"> </w:t>
      </w:r>
      <w:r>
        <w:rPr>
          <w:rFonts w:hint="eastAsia"/>
          <w:noProof/>
          <w:rtl/>
        </w:rPr>
        <w:t>ומפהק</w:t>
      </w:r>
      <w:r>
        <w:rPr>
          <w:noProof/>
          <w:rtl/>
        </w:rPr>
        <w:t xml:space="preserve"> –</w:t>
      </w:r>
    </w:p>
    <w:p w14:paraId="3FAF84D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המתעטש</w:t>
      </w:r>
    </w:p>
    <w:p w14:paraId="4B87E25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הרק</w:t>
      </w:r>
      <w:r>
        <w:rPr>
          <w:noProof/>
          <w:rtl/>
        </w:rPr>
        <w:t xml:space="preserve"> </w:t>
      </w:r>
      <w:r>
        <w:rPr>
          <w:rFonts w:hint="eastAsia"/>
          <w:noProof/>
          <w:rtl/>
        </w:rPr>
        <w:t>בתפלתו</w:t>
      </w:r>
    </w:p>
    <w:p w14:paraId="37039B0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המתעטש</w:t>
      </w:r>
      <w:r>
        <w:rPr>
          <w:noProof/>
          <w:rtl/>
        </w:rPr>
        <w:t xml:space="preserve"> </w:t>
      </w:r>
      <w:r>
        <w:rPr>
          <w:rFonts w:hint="eastAsia"/>
          <w:noProof/>
          <w:rtl/>
        </w:rPr>
        <w:t>בתפלתו</w:t>
      </w:r>
    </w:p>
    <w:p w14:paraId="205EE01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המשמיע</w:t>
      </w:r>
      <w:r>
        <w:rPr>
          <w:noProof/>
          <w:rtl/>
        </w:rPr>
        <w:t xml:space="preserve"> </w:t>
      </w:r>
      <w:r>
        <w:rPr>
          <w:rFonts w:hint="eastAsia"/>
          <w:noProof/>
          <w:rtl/>
        </w:rPr>
        <w:t>קולו</w:t>
      </w:r>
      <w:r>
        <w:rPr>
          <w:noProof/>
          <w:rtl/>
        </w:rPr>
        <w:t xml:space="preserve"> </w:t>
      </w:r>
      <w:r>
        <w:rPr>
          <w:rFonts w:hint="eastAsia"/>
          <w:noProof/>
          <w:rtl/>
        </w:rPr>
        <w:t>בתפלתו</w:t>
      </w:r>
    </w:p>
    <w:p w14:paraId="72C8957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נשמט</w:t>
      </w:r>
    </w:p>
    <w:p w14:paraId="141A193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הישן</w:t>
      </w:r>
      <w:r>
        <w:rPr>
          <w:rtl/>
        </w:rPr>
        <w:t xml:space="preserve"> </w:t>
      </w:r>
      <w:r>
        <w:rPr>
          <w:rFonts w:hint="eastAsia"/>
          <w:rtl/>
        </w:rPr>
        <w:t>בטליתו</w:t>
      </w:r>
    </w:p>
    <w:p w14:paraId="48474FD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המהלך</w:t>
      </w:r>
      <w:r>
        <w:rPr>
          <w:rtl/>
        </w:rPr>
        <w:t xml:space="preserve"> </w:t>
      </w:r>
      <w:r>
        <w:rPr>
          <w:rFonts w:hint="eastAsia"/>
          <w:rtl/>
        </w:rPr>
        <w:t>במבואות</w:t>
      </w:r>
      <w:r>
        <w:rPr>
          <w:rtl/>
        </w:rPr>
        <w:t xml:space="preserve"> </w:t>
      </w:r>
      <w:r>
        <w:rPr>
          <w:rFonts w:hint="eastAsia"/>
          <w:rtl/>
        </w:rPr>
        <w:t>המטונפות</w:t>
      </w:r>
    </w:p>
    <w:p w14:paraId="72CECFA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דת</w:t>
      </w:r>
      <w:r>
        <w:rPr>
          <w:noProof/>
          <w:rtl/>
        </w:rPr>
        <w:t>"</w:t>
      </w:r>
      <w:r>
        <w:rPr>
          <w:rFonts w:hint="eastAsia"/>
          <w:noProof/>
          <w:rtl/>
        </w:rPr>
        <w:t>ח</w:t>
      </w:r>
      <w:r>
        <w:rPr>
          <w:noProof/>
          <w:rtl/>
        </w:rPr>
        <w:t xml:space="preserve"> </w:t>
      </w:r>
      <w:r>
        <w:rPr>
          <w:rFonts w:hint="eastAsia"/>
          <w:noProof/>
          <w:rtl/>
        </w:rPr>
        <w:t>אסור</w:t>
      </w:r>
      <w:r>
        <w:rPr>
          <w:noProof/>
          <w:rtl/>
        </w:rPr>
        <w:t xml:space="preserve"> </w:t>
      </w:r>
      <w:r>
        <w:rPr>
          <w:rFonts w:hint="eastAsia"/>
          <w:noProof/>
          <w:rtl/>
        </w:rPr>
        <w:t>לו</w:t>
      </w:r>
      <w:r>
        <w:rPr>
          <w:noProof/>
          <w:rtl/>
        </w:rPr>
        <w:t xml:space="preserve"> </w:t>
      </w:r>
      <w:r>
        <w:rPr>
          <w:rFonts w:hint="eastAsia"/>
          <w:noProof/>
          <w:rtl/>
        </w:rPr>
        <w:t>לעמוד</w:t>
      </w:r>
      <w:r>
        <w:rPr>
          <w:noProof/>
          <w:rtl/>
        </w:rPr>
        <w:t xml:space="preserve"> </w:t>
      </w:r>
      <w:r>
        <w:rPr>
          <w:rFonts w:hint="eastAsia"/>
          <w:noProof/>
          <w:rtl/>
        </w:rPr>
        <w:t>במקום</w:t>
      </w:r>
      <w:r>
        <w:rPr>
          <w:noProof/>
          <w:rtl/>
        </w:rPr>
        <w:t xml:space="preserve"> </w:t>
      </w:r>
      <w:r>
        <w:rPr>
          <w:rFonts w:hint="eastAsia"/>
          <w:noProof/>
          <w:rtl/>
        </w:rPr>
        <w:t>הטנופת</w:t>
      </w:r>
    </w:p>
    <w:p w14:paraId="0301571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דבכל</w:t>
      </w:r>
      <w:r>
        <w:rPr>
          <w:noProof/>
          <w:rtl/>
        </w:rPr>
        <w:t xml:space="preserve"> </w:t>
      </w:r>
      <w:r>
        <w:rPr>
          <w:rFonts w:hint="eastAsia"/>
          <w:noProof/>
          <w:rtl/>
        </w:rPr>
        <w:t>מקום</w:t>
      </w:r>
      <w:r>
        <w:rPr>
          <w:noProof/>
          <w:rtl/>
        </w:rPr>
        <w:t xml:space="preserve"> </w:t>
      </w:r>
      <w:r>
        <w:rPr>
          <w:rFonts w:hint="eastAsia"/>
          <w:noProof/>
          <w:rtl/>
        </w:rPr>
        <w:t>מותר</w:t>
      </w:r>
      <w:r>
        <w:rPr>
          <w:noProof/>
          <w:rtl/>
        </w:rPr>
        <w:t xml:space="preserve"> </w:t>
      </w:r>
      <w:r>
        <w:rPr>
          <w:rFonts w:hint="eastAsia"/>
          <w:noProof/>
          <w:rtl/>
        </w:rPr>
        <w:t>להרהר</w:t>
      </w:r>
      <w:r>
        <w:rPr>
          <w:noProof/>
          <w:rtl/>
        </w:rPr>
        <w:t xml:space="preserve"> </w:t>
      </w:r>
      <w:r>
        <w:rPr>
          <w:rFonts w:hint="eastAsia"/>
          <w:noProof/>
          <w:rtl/>
        </w:rPr>
        <w:t>בד</w:t>
      </w:r>
      <w:r>
        <w:rPr>
          <w:noProof/>
          <w:rtl/>
        </w:rPr>
        <w:t>"</w:t>
      </w:r>
      <w:r>
        <w:rPr>
          <w:rFonts w:hint="eastAsia"/>
          <w:noProof/>
          <w:rtl/>
        </w:rPr>
        <w:t>ת</w:t>
      </w:r>
    </w:p>
    <w:p w14:paraId="6576FF5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לשיטתך</w:t>
      </w:r>
    </w:p>
    <w:p w14:paraId="212DD13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יקרא</w:t>
      </w:r>
      <w:r>
        <w:rPr>
          <w:noProof/>
          <w:rtl/>
        </w:rPr>
        <w:t xml:space="preserve"> </w:t>
      </w:r>
      <w:r>
        <w:rPr>
          <w:rFonts w:hint="eastAsia"/>
          <w:noProof/>
          <w:rtl/>
        </w:rPr>
        <w:t>קר</w:t>
      </w:r>
      <w:r>
        <w:rPr>
          <w:noProof/>
          <w:rtl/>
        </w:rPr>
        <w:t>"</w:t>
      </w:r>
      <w:r>
        <w:rPr>
          <w:rFonts w:hint="eastAsia"/>
          <w:noProof/>
          <w:rtl/>
        </w:rPr>
        <w:t>ש</w:t>
      </w:r>
      <w:r>
        <w:rPr>
          <w:noProof/>
          <w:rtl/>
        </w:rPr>
        <w:t>.</w:t>
      </w:r>
    </w:p>
    <w:p w14:paraId="75BF44E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טליתו</w:t>
      </w:r>
      <w:r>
        <w:rPr>
          <w:noProof/>
          <w:rtl/>
        </w:rPr>
        <w:t xml:space="preserve"> </w:t>
      </w:r>
      <w:r>
        <w:rPr>
          <w:rFonts w:hint="eastAsia"/>
          <w:noProof/>
          <w:rtl/>
        </w:rPr>
        <w:t>חגורה</w:t>
      </w:r>
    </w:p>
    <w:p w14:paraId="45C4292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lastRenderedPageBreak/>
        <w:t>שכח</w:t>
      </w:r>
      <w:r>
        <w:rPr>
          <w:rtl/>
        </w:rPr>
        <w:t xml:space="preserve"> </w:t>
      </w:r>
      <w:r>
        <w:rPr>
          <w:rFonts w:hint="eastAsia"/>
          <w:rtl/>
        </w:rPr>
        <w:t>ונכנס</w:t>
      </w:r>
      <w:r>
        <w:rPr>
          <w:rtl/>
        </w:rPr>
        <w:t xml:space="preserve"> </w:t>
      </w:r>
      <w:r>
        <w:rPr>
          <w:rFonts w:hint="eastAsia"/>
          <w:rtl/>
        </w:rPr>
        <w:t>בתפילין</w:t>
      </w:r>
      <w:r>
        <w:rPr>
          <w:rtl/>
        </w:rPr>
        <w:t xml:space="preserve"> </w:t>
      </w:r>
      <w:r>
        <w:rPr>
          <w:rFonts w:hint="eastAsia"/>
          <w:rtl/>
        </w:rPr>
        <w:t>לבית</w:t>
      </w:r>
      <w:r>
        <w:rPr>
          <w:rtl/>
        </w:rPr>
        <w:t xml:space="preserve"> </w:t>
      </w:r>
      <w:r>
        <w:rPr>
          <w:rFonts w:hint="eastAsia"/>
          <w:rtl/>
        </w:rPr>
        <w:t>הכסא</w:t>
      </w:r>
    </w:p>
    <w:p w14:paraId="116C0DD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צואה</w:t>
      </w:r>
      <w:r>
        <w:rPr>
          <w:rtl/>
        </w:rPr>
        <w:t xml:space="preserve"> </w:t>
      </w:r>
      <w:r>
        <w:rPr>
          <w:rFonts w:hint="eastAsia"/>
          <w:rtl/>
        </w:rPr>
        <w:t>על</w:t>
      </w:r>
      <w:r>
        <w:rPr>
          <w:rtl/>
        </w:rPr>
        <w:t xml:space="preserve"> </w:t>
      </w:r>
      <w:r>
        <w:rPr>
          <w:rFonts w:hint="eastAsia"/>
          <w:rtl/>
        </w:rPr>
        <w:t>בשרו</w:t>
      </w:r>
      <w:r>
        <w:rPr>
          <w:rtl/>
        </w:rPr>
        <w:t xml:space="preserve">, </w:t>
      </w:r>
      <w:r>
        <w:rPr>
          <w:rFonts w:hint="eastAsia"/>
          <w:rtl/>
        </w:rPr>
        <w:t>או</w:t>
      </w:r>
      <w:r>
        <w:rPr>
          <w:rtl/>
        </w:rPr>
        <w:t xml:space="preserve"> </w:t>
      </w:r>
      <w:r>
        <w:rPr>
          <w:rFonts w:hint="eastAsia"/>
          <w:rtl/>
        </w:rPr>
        <w:t>ידו</w:t>
      </w:r>
      <w:r>
        <w:rPr>
          <w:rtl/>
        </w:rPr>
        <w:t xml:space="preserve"> </w:t>
      </w:r>
      <w:r>
        <w:rPr>
          <w:rFonts w:hint="eastAsia"/>
          <w:rtl/>
        </w:rPr>
        <w:t>מונחת</w:t>
      </w:r>
      <w:r>
        <w:rPr>
          <w:rtl/>
        </w:rPr>
        <w:t xml:space="preserve"> </w:t>
      </w:r>
      <w:r>
        <w:rPr>
          <w:rFonts w:hint="eastAsia"/>
          <w:rtl/>
        </w:rPr>
        <w:t>בבית</w:t>
      </w:r>
      <w:r>
        <w:rPr>
          <w:rtl/>
        </w:rPr>
        <w:t xml:space="preserve"> </w:t>
      </w:r>
      <w:r>
        <w:rPr>
          <w:rFonts w:hint="eastAsia"/>
          <w:rtl/>
        </w:rPr>
        <w:t>הכסא</w:t>
      </w:r>
      <w:r>
        <w:rPr>
          <w:rtl/>
        </w:rPr>
        <w:t>.</w:t>
      </w:r>
    </w:p>
    <w:p w14:paraId="795BEC4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ריח</w:t>
      </w:r>
      <w:r>
        <w:rPr>
          <w:rtl/>
        </w:rPr>
        <w:t xml:space="preserve"> </w:t>
      </w:r>
      <w:r>
        <w:rPr>
          <w:rFonts w:hint="eastAsia"/>
          <w:rtl/>
        </w:rPr>
        <w:t>רע</w:t>
      </w:r>
      <w:r>
        <w:rPr>
          <w:rtl/>
        </w:rPr>
        <w:t xml:space="preserve"> </w:t>
      </w:r>
      <w:r>
        <w:rPr>
          <w:rFonts w:hint="eastAsia"/>
          <w:rtl/>
        </w:rPr>
        <w:t>שיש</w:t>
      </w:r>
      <w:r>
        <w:rPr>
          <w:rtl/>
        </w:rPr>
        <w:t xml:space="preserve"> </w:t>
      </w:r>
      <w:r>
        <w:rPr>
          <w:rFonts w:hint="eastAsia"/>
          <w:rtl/>
        </w:rPr>
        <w:t>לו</w:t>
      </w:r>
      <w:r>
        <w:rPr>
          <w:rtl/>
        </w:rPr>
        <w:t xml:space="preserve"> </w:t>
      </w:r>
      <w:r>
        <w:rPr>
          <w:rFonts w:hint="eastAsia"/>
          <w:rtl/>
        </w:rPr>
        <w:t>עיקר</w:t>
      </w:r>
      <w:r>
        <w:rPr>
          <w:rtl/>
        </w:rPr>
        <w:t>,</w:t>
      </w:r>
    </w:p>
    <w:p w14:paraId="56849E0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יקרא</w:t>
      </w:r>
      <w:r>
        <w:rPr>
          <w:noProof/>
          <w:rtl/>
        </w:rPr>
        <w:t xml:space="preserve"> </w:t>
      </w:r>
      <w:r>
        <w:rPr>
          <w:rFonts w:hint="eastAsia"/>
          <w:noProof/>
          <w:rtl/>
        </w:rPr>
        <w:t>קר</w:t>
      </w:r>
      <w:r>
        <w:rPr>
          <w:noProof/>
          <w:rtl/>
        </w:rPr>
        <w:t>"</w:t>
      </w:r>
      <w:r>
        <w:rPr>
          <w:rFonts w:hint="eastAsia"/>
          <w:noProof/>
          <w:rtl/>
        </w:rPr>
        <w:t>ש</w:t>
      </w:r>
      <w:r>
        <w:rPr>
          <w:noProof/>
          <w:rtl/>
        </w:rPr>
        <w:t xml:space="preserve">, </w:t>
      </w:r>
      <w:r>
        <w:rPr>
          <w:rFonts w:hint="eastAsia"/>
          <w:noProof/>
          <w:rtl/>
        </w:rPr>
        <w:t>לא</w:t>
      </w:r>
      <w:r>
        <w:rPr>
          <w:noProof/>
          <w:rtl/>
        </w:rPr>
        <w:t xml:space="preserve"> </w:t>
      </w:r>
      <w:r>
        <w:rPr>
          <w:rFonts w:hint="eastAsia"/>
          <w:noProof/>
          <w:rtl/>
        </w:rPr>
        <w:t>כנגד</w:t>
      </w:r>
      <w:r>
        <w:rPr>
          <w:noProof/>
          <w:rtl/>
        </w:rPr>
        <w:t xml:space="preserve"> </w:t>
      </w:r>
      <w:r>
        <w:rPr>
          <w:rFonts w:hint="eastAsia"/>
          <w:noProof/>
          <w:rtl/>
        </w:rPr>
        <w:t>צואת</w:t>
      </w:r>
      <w:r>
        <w:rPr>
          <w:noProof/>
          <w:rtl/>
        </w:rPr>
        <w:t xml:space="preserve"> </w:t>
      </w:r>
      <w:r>
        <w:rPr>
          <w:rFonts w:hint="eastAsia"/>
          <w:noProof/>
          <w:rtl/>
        </w:rPr>
        <w:t>אדם</w:t>
      </w:r>
      <w:r>
        <w:rPr>
          <w:noProof/>
          <w:rtl/>
        </w:rPr>
        <w:t>,</w:t>
      </w:r>
    </w:p>
    <w:p w14:paraId="38AFA04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ריח</w:t>
      </w:r>
      <w:r>
        <w:rPr>
          <w:rtl/>
        </w:rPr>
        <w:t xml:space="preserve"> </w:t>
      </w:r>
      <w:r>
        <w:rPr>
          <w:rFonts w:hint="eastAsia"/>
          <w:rtl/>
        </w:rPr>
        <w:t>רע</w:t>
      </w:r>
      <w:r>
        <w:rPr>
          <w:rtl/>
        </w:rPr>
        <w:t xml:space="preserve"> </w:t>
      </w:r>
      <w:r>
        <w:rPr>
          <w:rFonts w:hint="eastAsia"/>
          <w:rtl/>
        </w:rPr>
        <w:t>שיש</w:t>
      </w:r>
      <w:r>
        <w:rPr>
          <w:rtl/>
        </w:rPr>
        <w:t xml:space="preserve"> </w:t>
      </w:r>
      <w:r>
        <w:rPr>
          <w:rFonts w:hint="eastAsia"/>
          <w:rtl/>
        </w:rPr>
        <w:t>לו</w:t>
      </w:r>
      <w:r>
        <w:rPr>
          <w:rtl/>
        </w:rPr>
        <w:t xml:space="preserve"> </w:t>
      </w:r>
      <w:r>
        <w:rPr>
          <w:rFonts w:hint="eastAsia"/>
          <w:rtl/>
        </w:rPr>
        <w:t>עיקר</w:t>
      </w:r>
    </w:p>
    <w:p w14:paraId="44A58C6E"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ריח</w:t>
      </w:r>
      <w:r>
        <w:rPr>
          <w:rtl/>
        </w:rPr>
        <w:t xml:space="preserve"> </w:t>
      </w:r>
      <w:r>
        <w:rPr>
          <w:rFonts w:hint="eastAsia"/>
          <w:rtl/>
        </w:rPr>
        <w:t>רע</w:t>
      </w:r>
      <w:r>
        <w:rPr>
          <w:rtl/>
        </w:rPr>
        <w:t xml:space="preserve"> </w:t>
      </w:r>
      <w:r>
        <w:rPr>
          <w:rFonts w:hint="eastAsia"/>
          <w:rtl/>
        </w:rPr>
        <w:t>שאין</w:t>
      </w:r>
      <w:r>
        <w:rPr>
          <w:rtl/>
        </w:rPr>
        <w:t xml:space="preserve"> </w:t>
      </w:r>
      <w:r>
        <w:rPr>
          <w:rFonts w:hint="eastAsia"/>
          <w:rtl/>
        </w:rPr>
        <w:t>לו</w:t>
      </w:r>
      <w:r>
        <w:rPr>
          <w:rtl/>
        </w:rPr>
        <w:t xml:space="preserve"> </w:t>
      </w:r>
      <w:r>
        <w:rPr>
          <w:rFonts w:hint="eastAsia"/>
          <w:rtl/>
        </w:rPr>
        <w:t>עיקר</w:t>
      </w:r>
    </w:p>
    <w:p w14:paraId="1E09255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צואה</w:t>
      </w:r>
      <w:r w:rsidRPr="009C2A5E">
        <w:rPr>
          <w:rtl/>
        </w:rPr>
        <w:t xml:space="preserve"> </w:t>
      </w:r>
      <w:r w:rsidRPr="009C2A5E">
        <w:rPr>
          <w:rFonts w:hint="eastAsia"/>
          <w:rtl/>
        </w:rPr>
        <w:t>עוברת</w:t>
      </w:r>
    </w:p>
    <w:p w14:paraId="5FEB2C9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פי</w:t>
      </w:r>
      <w:r>
        <w:rPr>
          <w:rtl/>
        </w:rPr>
        <w:t xml:space="preserve"> </w:t>
      </w:r>
      <w:r>
        <w:rPr>
          <w:rFonts w:hint="eastAsia"/>
          <w:rtl/>
        </w:rPr>
        <w:t>חזיר</w:t>
      </w:r>
    </w:p>
    <w:p w14:paraId="5C1B55F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ספק</w:t>
      </w:r>
    </w:p>
    <w:p w14:paraId="1FBE5AF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ספק</w:t>
      </w:r>
      <w:r>
        <w:rPr>
          <w:noProof/>
          <w:rtl/>
        </w:rPr>
        <w:t xml:space="preserve"> </w:t>
      </w:r>
      <w:r>
        <w:rPr>
          <w:rFonts w:hint="eastAsia"/>
          <w:noProof/>
          <w:rtl/>
        </w:rPr>
        <w:t>צואה</w:t>
      </w:r>
      <w:r>
        <w:rPr>
          <w:noProof/>
          <w:rtl/>
        </w:rPr>
        <w:t>,</w:t>
      </w:r>
    </w:p>
    <w:p w14:paraId="64B3CAC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ספק</w:t>
      </w:r>
      <w:r>
        <w:rPr>
          <w:noProof/>
          <w:rtl/>
        </w:rPr>
        <w:t xml:space="preserve"> </w:t>
      </w:r>
      <w:r>
        <w:rPr>
          <w:rFonts w:hint="eastAsia"/>
          <w:noProof/>
          <w:rtl/>
        </w:rPr>
        <w:t>מי</w:t>
      </w:r>
      <w:r>
        <w:rPr>
          <w:noProof/>
          <w:rtl/>
        </w:rPr>
        <w:t xml:space="preserve"> </w:t>
      </w:r>
      <w:r>
        <w:rPr>
          <w:rFonts w:hint="eastAsia"/>
          <w:noProof/>
          <w:rtl/>
        </w:rPr>
        <w:t>רגלים</w:t>
      </w:r>
    </w:p>
    <w:p w14:paraId="6078395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ובודאן</w:t>
      </w:r>
      <w:r>
        <w:rPr>
          <w:rtl/>
        </w:rPr>
        <w:t>:</w:t>
      </w:r>
    </w:p>
    <w:p w14:paraId="7F3BDB9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צואה</w:t>
      </w:r>
      <w:r>
        <w:rPr>
          <w:rtl/>
        </w:rPr>
        <w:t xml:space="preserve"> </w:t>
      </w:r>
      <w:r>
        <w:rPr>
          <w:rFonts w:hint="eastAsia"/>
          <w:rtl/>
        </w:rPr>
        <w:t>כחרס</w:t>
      </w:r>
    </w:p>
    <w:p w14:paraId="366564F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דכלי</w:t>
      </w:r>
      <w:r>
        <w:rPr>
          <w:noProof/>
          <w:rtl/>
        </w:rPr>
        <w:t xml:space="preserve"> </w:t>
      </w:r>
      <w:r>
        <w:rPr>
          <w:rFonts w:hint="eastAsia"/>
          <w:noProof/>
          <w:rtl/>
        </w:rPr>
        <w:t>שנשפכו</w:t>
      </w:r>
      <w:r>
        <w:rPr>
          <w:noProof/>
          <w:rtl/>
        </w:rPr>
        <w:t xml:space="preserve"> </w:t>
      </w:r>
      <w:r>
        <w:rPr>
          <w:rFonts w:hint="eastAsia"/>
          <w:noProof/>
          <w:rtl/>
        </w:rPr>
        <w:t>ממנו</w:t>
      </w:r>
      <w:r>
        <w:rPr>
          <w:noProof/>
          <w:rtl/>
        </w:rPr>
        <w:t xml:space="preserve"> </w:t>
      </w:r>
      <w:r>
        <w:rPr>
          <w:rFonts w:hint="eastAsia"/>
          <w:noProof/>
          <w:rtl/>
        </w:rPr>
        <w:t>מי</w:t>
      </w:r>
      <w:r>
        <w:rPr>
          <w:noProof/>
          <w:rtl/>
        </w:rPr>
        <w:t xml:space="preserve"> </w:t>
      </w:r>
      <w:r>
        <w:rPr>
          <w:rFonts w:hint="eastAsia"/>
          <w:noProof/>
          <w:rtl/>
        </w:rPr>
        <w:t>רגלים</w:t>
      </w:r>
    </w:p>
    <w:p w14:paraId="6AE00C0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ומי</w:t>
      </w:r>
      <w:r>
        <w:rPr>
          <w:noProof/>
          <w:rtl/>
        </w:rPr>
        <w:t xml:space="preserve"> </w:t>
      </w:r>
      <w:r>
        <w:rPr>
          <w:rFonts w:hint="eastAsia"/>
          <w:noProof/>
          <w:rtl/>
        </w:rPr>
        <w:t>רגלים</w:t>
      </w:r>
      <w:r>
        <w:rPr>
          <w:noProof/>
          <w:rtl/>
        </w:rPr>
        <w:t xml:space="preserve"> </w:t>
      </w:r>
      <w:r>
        <w:rPr>
          <w:rFonts w:hint="eastAsia"/>
          <w:noProof/>
          <w:rtl/>
        </w:rPr>
        <w:t>עצמן</w:t>
      </w:r>
    </w:p>
    <w:p w14:paraId="303B8699"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ואם</w:t>
      </w:r>
      <w:r>
        <w:rPr>
          <w:noProof/>
          <w:rtl/>
        </w:rPr>
        <w:t xml:space="preserve"> </w:t>
      </w:r>
      <w:r>
        <w:rPr>
          <w:rFonts w:hint="eastAsia"/>
          <w:noProof/>
          <w:rtl/>
        </w:rPr>
        <w:t>לאו</w:t>
      </w:r>
      <w:r>
        <w:rPr>
          <w:noProof/>
          <w:rtl/>
        </w:rPr>
        <w:t xml:space="preserve"> </w:t>
      </w:r>
      <w:r>
        <w:rPr>
          <w:rFonts w:hint="eastAsia"/>
          <w:noProof/>
          <w:rtl/>
        </w:rPr>
        <w:t>יתכסה</w:t>
      </w:r>
      <w:r>
        <w:rPr>
          <w:noProof/>
          <w:rtl/>
        </w:rPr>
        <w:t xml:space="preserve"> </w:t>
      </w:r>
      <w:r>
        <w:rPr>
          <w:rFonts w:hint="eastAsia"/>
          <w:noProof/>
          <w:rtl/>
        </w:rPr>
        <w:t>במים</w:t>
      </w:r>
      <w:r>
        <w:rPr>
          <w:noProof/>
          <w:rtl/>
        </w:rPr>
        <w:t xml:space="preserve"> </w:t>
      </w:r>
      <w:r>
        <w:rPr>
          <w:rFonts w:hint="eastAsia"/>
          <w:noProof/>
          <w:rtl/>
        </w:rPr>
        <w:t>ויקרא</w:t>
      </w:r>
      <w:r>
        <w:rPr>
          <w:noProof/>
          <w:rtl/>
        </w:rPr>
        <w:t>.</w:t>
      </w:r>
    </w:p>
    <w:p w14:paraId="76A76BD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במים</w:t>
      </w:r>
      <w:r>
        <w:rPr>
          <w:noProof/>
          <w:rtl/>
        </w:rPr>
        <w:t xml:space="preserve"> </w:t>
      </w:r>
      <w:r>
        <w:rPr>
          <w:rFonts w:hint="eastAsia"/>
          <w:noProof/>
          <w:rtl/>
        </w:rPr>
        <w:t>עכורין</w:t>
      </w:r>
    </w:p>
    <w:p w14:paraId="0FE0927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מים</w:t>
      </w:r>
      <w:r>
        <w:rPr>
          <w:noProof/>
          <w:rtl/>
        </w:rPr>
        <w:t xml:space="preserve"> </w:t>
      </w:r>
      <w:r>
        <w:rPr>
          <w:rFonts w:hint="eastAsia"/>
          <w:noProof/>
          <w:rtl/>
        </w:rPr>
        <w:t>צלולין</w:t>
      </w:r>
    </w:p>
    <w:p w14:paraId="355F88D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נוגע</w:t>
      </w:r>
    </w:p>
    <w:p w14:paraId="2D108C8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רואה</w:t>
      </w:r>
    </w:p>
    <w:p w14:paraId="6EEAC46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והלכה</w:t>
      </w:r>
      <w:r>
        <w:rPr>
          <w:noProof/>
          <w:rtl/>
        </w:rPr>
        <w:t>:</w:t>
      </w:r>
    </w:p>
    <w:p w14:paraId="3F7E265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צואה</w:t>
      </w:r>
      <w:r>
        <w:rPr>
          <w:noProof/>
          <w:rtl/>
        </w:rPr>
        <w:t xml:space="preserve"> </w:t>
      </w:r>
      <w:r>
        <w:rPr>
          <w:rFonts w:hint="eastAsia"/>
          <w:noProof/>
          <w:rtl/>
        </w:rPr>
        <w:t>בזכוכית</w:t>
      </w:r>
    </w:p>
    <w:p w14:paraId="6592DAC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ערוה</w:t>
      </w:r>
      <w:r>
        <w:rPr>
          <w:noProof/>
          <w:rtl/>
        </w:rPr>
        <w:t xml:space="preserve"> </w:t>
      </w:r>
      <w:r>
        <w:rPr>
          <w:rFonts w:hint="eastAsia"/>
          <w:noProof/>
          <w:rtl/>
        </w:rPr>
        <w:t>בעששית</w:t>
      </w:r>
    </w:p>
    <w:p w14:paraId="4DDF32E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צואה</w:t>
      </w:r>
      <w:r>
        <w:rPr>
          <w:noProof/>
          <w:rtl/>
        </w:rPr>
        <w:t xml:space="preserve"> </w:t>
      </w:r>
      <w:r>
        <w:rPr>
          <w:rFonts w:hint="eastAsia"/>
          <w:noProof/>
          <w:rtl/>
        </w:rPr>
        <w:t>כל</w:t>
      </w:r>
      <w:r>
        <w:rPr>
          <w:noProof/>
          <w:rtl/>
        </w:rPr>
        <w:t xml:space="preserve"> </w:t>
      </w:r>
      <w:r>
        <w:rPr>
          <w:rFonts w:hint="eastAsia"/>
          <w:noProof/>
          <w:rtl/>
        </w:rPr>
        <w:t>שהוא</w:t>
      </w:r>
    </w:p>
    <w:p w14:paraId="06B1578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צואה</w:t>
      </w:r>
      <w:r>
        <w:rPr>
          <w:noProof/>
          <w:rtl/>
        </w:rPr>
        <w:t xml:space="preserve"> </w:t>
      </w:r>
      <w:r>
        <w:rPr>
          <w:rFonts w:hint="eastAsia"/>
          <w:noProof/>
          <w:rtl/>
        </w:rPr>
        <w:t>בגומא</w:t>
      </w:r>
      <w:r>
        <w:rPr>
          <w:noProof/>
          <w:rtl/>
        </w:rPr>
        <w:t xml:space="preserve"> -</w:t>
      </w:r>
    </w:p>
    <w:p w14:paraId="5C77E76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צואה</w:t>
      </w:r>
      <w:r>
        <w:rPr>
          <w:noProof/>
          <w:rtl/>
        </w:rPr>
        <w:t xml:space="preserve"> </w:t>
      </w:r>
      <w:r>
        <w:rPr>
          <w:rFonts w:hint="eastAsia"/>
          <w:noProof/>
          <w:rtl/>
        </w:rPr>
        <w:t>דבוקה</w:t>
      </w:r>
    </w:p>
    <w:p w14:paraId="7EF542F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נכרי</w:t>
      </w:r>
      <w:r>
        <w:rPr>
          <w:noProof/>
          <w:rtl/>
        </w:rPr>
        <w:t xml:space="preserve"> </w:t>
      </w:r>
      <w:r>
        <w:rPr>
          <w:rFonts w:hint="eastAsia"/>
          <w:noProof/>
          <w:rtl/>
        </w:rPr>
        <w:t>ערום</w:t>
      </w:r>
    </w:p>
    <w:p w14:paraId="2216004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ומי</w:t>
      </w:r>
      <w:r>
        <w:rPr>
          <w:noProof/>
          <w:rtl/>
        </w:rPr>
        <w:t xml:space="preserve"> </w:t>
      </w:r>
      <w:r>
        <w:rPr>
          <w:rFonts w:hint="eastAsia"/>
          <w:noProof/>
          <w:rtl/>
        </w:rPr>
        <w:t>רגלים</w:t>
      </w:r>
    </w:p>
    <w:p w14:paraId="4116616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גרף</w:t>
      </w:r>
      <w:r>
        <w:rPr>
          <w:noProof/>
          <w:rtl/>
        </w:rPr>
        <w:t xml:space="preserve"> </w:t>
      </w:r>
      <w:r>
        <w:rPr>
          <w:rFonts w:hint="eastAsia"/>
          <w:noProof/>
          <w:rtl/>
        </w:rPr>
        <w:t>של</w:t>
      </w:r>
      <w:r>
        <w:rPr>
          <w:noProof/>
          <w:rtl/>
        </w:rPr>
        <w:t xml:space="preserve"> </w:t>
      </w:r>
      <w:r>
        <w:rPr>
          <w:rFonts w:hint="eastAsia"/>
          <w:noProof/>
          <w:rtl/>
        </w:rPr>
        <w:t>רעי</w:t>
      </w:r>
      <w:r>
        <w:rPr>
          <w:noProof/>
          <w:rtl/>
        </w:rPr>
        <w:t xml:space="preserve"> </w:t>
      </w:r>
      <w:r>
        <w:rPr>
          <w:rFonts w:hint="eastAsia"/>
          <w:noProof/>
          <w:rtl/>
        </w:rPr>
        <w:t>ועביט</w:t>
      </w:r>
      <w:r>
        <w:rPr>
          <w:noProof/>
          <w:rtl/>
        </w:rPr>
        <w:t xml:space="preserve"> </w:t>
      </w:r>
      <w:r>
        <w:rPr>
          <w:rFonts w:hint="eastAsia"/>
          <w:noProof/>
          <w:rtl/>
        </w:rPr>
        <w:t>של</w:t>
      </w:r>
      <w:r>
        <w:rPr>
          <w:noProof/>
          <w:rtl/>
        </w:rPr>
        <w:t xml:space="preserve"> </w:t>
      </w:r>
      <w:r>
        <w:rPr>
          <w:rFonts w:hint="eastAsia"/>
          <w:noProof/>
          <w:rtl/>
        </w:rPr>
        <w:t>מי</w:t>
      </w:r>
      <w:r>
        <w:rPr>
          <w:noProof/>
          <w:rtl/>
        </w:rPr>
        <w:t xml:space="preserve"> </w:t>
      </w:r>
      <w:r>
        <w:rPr>
          <w:rFonts w:hint="eastAsia"/>
          <w:noProof/>
          <w:rtl/>
        </w:rPr>
        <w:t>רגלים</w:t>
      </w:r>
    </w:p>
    <w:p w14:paraId="12A3F86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ומי</w:t>
      </w:r>
      <w:r>
        <w:rPr>
          <w:noProof/>
          <w:rtl/>
        </w:rPr>
        <w:t xml:space="preserve"> </w:t>
      </w:r>
      <w:r>
        <w:rPr>
          <w:rFonts w:hint="eastAsia"/>
          <w:noProof/>
          <w:rtl/>
        </w:rPr>
        <w:t>רגלים</w:t>
      </w:r>
      <w:r>
        <w:rPr>
          <w:noProof/>
          <w:rtl/>
        </w:rPr>
        <w:t xml:space="preserve"> </w:t>
      </w:r>
      <w:r>
        <w:rPr>
          <w:rFonts w:hint="eastAsia"/>
          <w:noProof/>
          <w:rtl/>
        </w:rPr>
        <w:t>עצמן</w:t>
      </w:r>
    </w:p>
    <w:p w14:paraId="377C3EB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דאחר</w:t>
      </w:r>
      <w:r>
        <w:rPr>
          <w:noProof/>
          <w:rtl/>
        </w:rPr>
        <w:t xml:space="preserve"> </w:t>
      </w:r>
      <w:r>
        <w:rPr>
          <w:rFonts w:hint="eastAsia"/>
          <w:noProof/>
          <w:rtl/>
        </w:rPr>
        <w:t>המטה</w:t>
      </w:r>
      <w:r>
        <w:rPr>
          <w:noProof/>
          <w:rtl/>
        </w:rPr>
        <w:t xml:space="preserve"> </w:t>
      </w:r>
      <w:r>
        <w:rPr>
          <w:rFonts w:hint="eastAsia"/>
          <w:noProof/>
          <w:rtl/>
        </w:rPr>
        <w:t>קורא</w:t>
      </w:r>
      <w:r>
        <w:rPr>
          <w:noProof/>
          <w:rtl/>
        </w:rPr>
        <w:t xml:space="preserve"> </w:t>
      </w:r>
      <w:r>
        <w:rPr>
          <w:rFonts w:hint="eastAsia"/>
          <w:noProof/>
          <w:rtl/>
        </w:rPr>
        <w:t>מיד</w:t>
      </w:r>
      <w:r>
        <w:rPr>
          <w:noProof/>
          <w:rtl/>
        </w:rPr>
        <w:t>,</w:t>
      </w:r>
    </w:p>
    <w:p w14:paraId="347DA82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לפני</w:t>
      </w:r>
      <w:r>
        <w:rPr>
          <w:rtl/>
        </w:rPr>
        <w:t xml:space="preserve"> </w:t>
      </w:r>
      <w:r>
        <w:rPr>
          <w:rFonts w:hint="eastAsia"/>
          <w:rtl/>
        </w:rPr>
        <w:t>המטה</w:t>
      </w:r>
      <w:r>
        <w:rPr>
          <w:rtl/>
        </w:rPr>
        <w:t xml:space="preserve"> </w:t>
      </w:r>
      <w:r>
        <w:rPr>
          <w:rFonts w:hint="eastAsia"/>
          <w:rtl/>
        </w:rPr>
        <w:t>מרחיק</w:t>
      </w:r>
      <w:r>
        <w:rPr>
          <w:rtl/>
        </w:rPr>
        <w:t xml:space="preserve"> </w:t>
      </w:r>
      <w:r>
        <w:rPr>
          <w:rFonts w:hint="eastAsia"/>
          <w:rtl/>
        </w:rPr>
        <w:t>ד</w:t>
      </w:r>
      <w:r>
        <w:rPr>
          <w:rtl/>
        </w:rPr>
        <w:t xml:space="preserve">' </w:t>
      </w:r>
      <w:r>
        <w:rPr>
          <w:rFonts w:hint="eastAsia"/>
          <w:rtl/>
        </w:rPr>
        <w:t>אמות</w:t>
      </w:r>
      <w:r>
        <w:rPr>
          <w:rtl/>
        </w:rPr>
        <w:t>.</w:t>
      </w:r>
    </w:p>
    <w:p w14:paraId="53A98FB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מטה</w:t>
      </w:r>
      <w:r>
        <w:rPr>
          <w:noProof/>
          <w:rtl/>
        </w:rPr>
        <w:t xml:space="preserve"> </w:t>
      </w:r>
      <w:r>
        <w:rPr>
          <w:rFonts w:hint="eastAsia"/>
          <w:noProof/>
          <w:rtl/>
        </w:rPr>
        <w:t>פחות</w:t>
      </w:r>
      <w:r>
        <w:rPr>
          <w:noProof/>
          <w:rtl/>
        </w:rPr>
        <w:t xml:space="preserve"> </w:t>
      </w:r>
      <w:r>
        <w:rPr>
          <w:rFonts w:hint="eastAsia"/>
          <w:noProof/>
          <w:rtl/>
        </w:rPr>
        <w:t>משלשה</w:t>
      </w:r>
    </w:p>
    <w:p w14:paraId="2AFABF9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בשלשה</w:t>
      </w:r>
      <w:r>
        <w:rPr>
          <w:noProof/>
          <w:rtl/>
        </w:rPr>
        <w:t>,</w:t>
      </w:r>
    </w:p>
    <w:p w14:paraId="7093C29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עשרה</w:t>
      </w:r>
    </w:p>
    <w:p w14:paraId="6F9DEFE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גלימה</w:t>
      </w:r>
      <w:r>
        <w:rPr>
          <w:noProof/>
          <w:rtl/>
        </w:rPr>
        <w:t xml:space="preserve"> </w:t>
      </w:r>
      <w:r>
        <w:rPr>
          <w:rFonts w:hint="eastAsia"/>
          <w:noProof/>
          <w:rtl/>
        </w:rPr>
        <w:t>על</w:t>
      </w:r>
      <w:r>
        <w:rPr>
          <w:noProof/>
          <w:rtl/>
        </w:rPr>
        <w:t xml:space="preserve"> </w:t>
      </w:r>
      <w:r>
        <w:rPr>
          <w:rFonts w:hint="eastAsia"/>
          <w:noProof/>
          <w:rtl/>
        </w:rPr>
        <w:t>ספרים</w:t>
      </w:r>
    </w:p>
    <w:p w14:paraId="190A50B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ס</w:t>
      </w:r>
      <w:r w:rsidRPr="009C2A5E">
        <w:rPr>
          <w:rtl/>
        </w:rPr>
        <w:t>"</w:t>
      </w:r>
      <w:r w:rsidRPr="009C2A5E">
        <w:rPr>
          <w:rFonts w:hint="eastAsia"/>
          <w:rtl/>
        </w:rPr>
        <w:t>ת</w:t>
      </w:r>
    </w:p>
    <w:p w14:paraId="3BC7021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מהן</w:t>
      </w:r>
      <w:r>
        <w:rPr>
          <w:rtl/>
        </w:rPr>
        <w:t xml:space="preserve">, </w:t>
      </w:r>
      <w:r>
        <w:rPr>
          <w:rFonts w:hint="eastAsia"/>
          <w:rtl/>
        </w:rPr>
        <w:t>ומן</w:t>
      </w:r>
      <w:r>
        <w:rPr>
          <w:rtl/>
        </w:rPr>
        <w:t xml:space="preserve"> </w:t>
      </w:r>
      <w:r>
        <w:rPr>
          <w:rFonts w:hint="eastAsia"/>
          <w:rtl/>
        </w:rPr>
        <w:t>הצואה</w:t>
      </w:r>
      <w:r>
        <w:rPr>
          <w:rtl/>
        </w:rPr>
        <w:t xml:space="preserve"> </w:t>
      </w:r>
      <w:r>
        <w:rPr>
          <w:rFonts w:hint="eastAsia"/>
          <w:rtl/>
        </w:rPr>
        <w:t>ירחיק</w:t>
      </w:r>
      <w:r>
        <w:rPr>
          <w:rtl/>
        </w:rPr>
        <w:t xml:space="preserve"> </w:t>
      </w:r>
      <w:r>
        <w:rPr>
          <w:rFonts w:hint="eastAsia"/>
          <w:rtl/>
        </w:rPr>
        <w:t>ד</w:t>
      </w:r>
      <w:r>
        <w:rPr>
          <w:rtl/>
        </w:rPr>
        <w:t xml:space="preserve">' </w:t>
      </w:r>
      <w:r>
        <w:rPr>
          <w:rFonts w:hint="eastAsia"/>
          <w:rtl/>
        </w:rPr>
        <w:t>אמות</w:t>
      </w:r>
      <w:r>
        <w:rPr>
          <w:rtl/>
        </w:rPr>
        <w:t>.</w:t>
      </w:r>
    </w:p>
    <w:p w14:paraId="5CA86AD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בית</w:t>
      </w:r>
      <w:r>
        <w:rPr>
          <w:noProof/>
          <w:rtl/>
        </w:rPr>
        <w:t xml:space="preserve"> </w:t>
      </w:r>
      <w:r>
        <w:rPr>
          <w:rFonts w:hint="eastAsia"/>
          <w:noProof/>
          <w:rtl/>
        </w:rPr>
        <w:t>הכסא</w:t>
      </w:r>
      <w:r>
        <w:rPr>
          <w:noProof/>
          <w:rtl/>
        </w:rPr>
        <w:t xml:space="preserve"> </w:t>
      </w:r>
      <w:r>
        <w:rPr>
          <w:rFonts w:hint="eastAsia"/>
          <w:noProof/>
          <w:rtl/>
        </w:rPr>
        <w:t>דפרסאי</w:t>
      </w:r>
    </w:p>
    <w:p w14:paraId="4416F02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איבעיא</w:t>
      </w:r>
      <w:r>
        <w:rPr>
          <w:rtl/>
        </w:rPr>
        <w:t xml:space="preserve">: </w:t>
      </w:r>
      <w:r>
        <w:rPr>
          <w:rFonts w:hint="eastAsia"/>
          <w:rtl/>
        </w:rPr>
        <w:t>בעל</w:t>
      </w:r>
      <w:r>
        <w:rPr>
          <w:rtl/>
        </w:rPr>
        <w:t xml:space="preserve"> </w:t>
      </w:r>
      <w:r>
        <w:rPr>
          <w:rFonts w:hint="eastAsia"/>
          <w:rtl/>
        </w:rPr>
        <w:t>קרי</w:t>
      </w:r>
      <w:r>
        <w:rPr>
          <w:rtl/>
        </w:rPr>
        <w:t xml:space="preserve"> </w:t>
      </w:r>
      <w:r>
        <w:rPr>
          <w:rFonts w:hint="eastAsia"/>
          <w:rtl/>
        </w:rPr>
        <w:t>שראה</w:t>
      </w:r>
      <w:r>
        <w:rPr>
          <w:rtl/>
        </w:rPr>
        <w:t xml:space="preserve"> </w:t>
      </w:r>
      <w:r>
        <w:rPr>
          <w:rFonts w:hint="eastAsia"/>
          <w:rtl/>
        </w:rPr>
        <w:t>זיבה</w:t>
      </w:r>
      <w:r>
        <w:rPr>
          <w:rtl/>
        </w:rPr>
        <w:t>,</w:t>
      </w:r>
    </w:p>
    <w:p w14:paraId="3F07D74B"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תפלת</w:t>
      </w:r>
      <w:r>
        <w:rPr>
          <w:noProof/>
          <w:rtl/>
        </w:rPr>
        <w:t xml:space="preserve"> </w:t>
      </w:r>
      <w:r>
        <w:rPr>
          <w:rFonts w:hint="eastAsia"/>
          <w:noProof/>
          <w:rtl/>
        </w:rPr>
        <w:t>השחר</w:t>
      </w:r>
    </w:p>
    <w:p w14:paraId="2ADB2AE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עד</w:t>
      </w:r>
      <w:r>
        <w:rPr>
          <w:noProof/>
          <w:rtl/>
        </w:rPr>
        <w:t xml:space="preserve"> </w:t>
      </w:r>
      <w:r>
        <w:rPr>
          <w:rFonts w:hint="eastAsia"/>
          <w:noProof/>
          <w:rtl/>
        </w:rPr>
        <w:t>חצות</w:t>
      </w:r>
    </w:p>
    <w:p w14:paraId="3509541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התפלל</w:t>
      </w:r>
    </w:p>
    <w:p w14:paraId="41EB68A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התפלל</w:t>
      </w:r>
      <w:r>
        <w:rPr>
          <w:noProof/>
          <w:rtl/>
        </w:rPr>
        <w:t xml:space="preserve"> </w:t>
      </w:r>
      <w:r>
        <w:rPr>
          <w:rFonts w:hint="eastAsia"/>
          <w:noProof/>
          <w:rtl/>
        </w:rPr>
        <w:t>מנחה</w:t>
      </w:r>
      <w:r>
        <w:rPr>
          <w:noProof/>
          <w:rtl/>
        </w:rPr>
        <w:t>,</w:t>
      </w:r>
    </w:p>
    <w:p w14:paraId="7F1A529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התפלל</w:t>
      </w:r>
      <w:r>
        <w:rPr>
          <w:noProof/>
          <w:rtl/>
        </w:rPr>
        <w:t xml:space="preserve"> </w:t>
      </w:r>
      <w:r>
        <w:rPr>
          <w:rFonts w:hint="eastAsia"/>
          <w:noProof/>
          <w:rtl/>
        </w:rPr>
        <w:t>מנחה</w:t>
      </w:r>
      <w:r>
        <w:rPr>
          <w:noProof/>
          <w:rtl/>
        </w:rPr>
        <w:t xml:space="preserve"> </w:t>
      </w:r>
      <w:r>
        <w:rPr>
          <w:rFonts w:hint="eastAsia"/>
          <w:noProof/>
          <w:rtl/>
        </w:rPr>
        <w:t>בע</w:t>
      </w:r>
      <w:r>
        <w:rPr>
          <w:noProof/>
          <w:rtl/>
        </w:rPr>
        <w:t>"</w:t>
      </w:r>
      <w:r>
        <w:rPr>
          <w:rFonts w:hint="eastAsia"/>
          <w:noProof/>
          <w:rtl/>
        </w:rPr>
        <w:t>ש</w:t>
      </w:r>
    </w:p>
    <w:p w14:paraId="2FDE493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מבדיל</w:t>
      </w:r>
      <w:r>
        <w:rPr>
          <w:noProof/>
          <w:rtl/>
        </w:rPr>
        <w:t xml:space="preserve"> </w:t>
      </w:r>
      <w:r>
        <w:rPr>
          <w:rFonts w:hint="eastAsia"/>
          <w:noProof/>
          <w:rtl/>
        </w:rPr>
        <w:t>בראשונה</w:t>
      </w:r>
      <w:r>
        <w:rPr>
          <w:noProof/>
          <w:rtl/>
        </w:rPr>
        <w:t xml:space="preserve"> </w:t>
      </w:r>
      <w:r>
        <w:rPr>
          <w:rFonts w:hint="eastAsia"/>
          <w:noProof/>
          <w:rtl/>
        </w:rPr>
        <w:t>ולא</w:t>
      </w:r>
      <w:r>
        <w:rPr>
          <w:noProof/>
          <w:rtl/>
        </w:rPr>
        <w:t xml:space="preserve"> </w:t>
      </w:r>
      <w:r>
        <w:rPr>
          <w:rFonts w:hint="eastAsia"/>
          <w:noProof/>
          <w:rtl/>
        </w:rPr>
        <w:t>בשניה</w:t>
      </w:r>
    </w:p>
    <w:p w14:paraId="7DAC646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תפלות</w:t>
      </w:r>
      <w:r>
        <w:rPr>
          <w:rtl/>
        </w:rPr>
        <w:t xml:space="preserve"> </w:t>
      </w:r>
      <w:r>
        <w:rPr>
          <w:rFonts w:hint="eastAsia"/>
          <w:rtl/>
        </w:rPr>
        <w:t>כנגד</w:t>
      </w:r>
      <w:r>
        <w:rPr>
          <w:rtl/>
        </w:rPr>
        <w:t xml:space="preserve"> </w:t>
      </w:r>
      <w:r>
        <w:rPr>
          <w:rFonts w:hint="eastAsia"/>
          <w:rtl/>
        </w:rPr>
        <w:t>מה</w:t>
      </w:r>
      <w:r>
        <w:rPr>
          <w:rtl/>
        </w:rPr>
        <w:t xml:space="preserve"> </w:t>
      </w:r>
      <w:r>
        <w:rPr>
          <w:rFonts w:hint="eastAsia"/>
          <w:rtl/>
        </w:rPr>
        <w:t>תקנו</w:t>
      </w:r>
    </w:p>
    <w:p w14:paraId="59959D7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אברהם</w:t>
      </w:r>
    </w:p>
    <w:p w14:paraId="5BC5A4A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יצחק</w:t>
      </w:r>
    </w:p>
    <w:p w14:paraId="4849B79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יעקב</w:t>
      </w:r>
    </w:p>
    <w:p w14:paraId="4F15D6E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תפלת</w:t>
      </w:r>
      <w:r>
        <w:rPr>
          <w:noProof/>
          <w:rtl/>
        </w:rPr>
        <w:t xml:space="preserve"> </w:t>
      </w:r>
      <w:r>
        <w:rPr>
          <w:rFonts w:hint="eastAsia"/>
          <w:noProof/>
          <w:rtl/>
        </w:rPr>
        <w:t>השחר</w:t>
      </w:r>
    </w:p>
    <w:p w14:paraId="13E33A9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מנחה</w:t>
      </w:r>
    </w:p>
    <w:p w14:paraId="0F4B42F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ערבית</w:t>
      </w:r>
    </w:p>
    <w:p w14:paraId="5554D99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מוספין</w:t>
      </w:r>
    </w:p>
    <w:p w14:paraId="332C6A3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פלג</w:t>
      </w:r>
      <w:r>
        <w:rPr>
          <w:noProof/>
          <w:rtl/>
        </w:rPr>
        <w:t xml:space="preserve"> </w:t>
      </w:r>
      <w:r>
        <w:rPr>
          <w:rFonts w:hint="eastAsia"/>
          <w:noProof/>
          <w:rtl/>
        </w:rPr>
        <w:t>מנחה</w:t>
      </w:r>
    </w:p>
    <w:p w14:paraId="49F3C38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ולא</w:t>
      </w:r>
      <w:r>
        <w:rPr>
          <w:noProof/>
          <w:rtl/>
        </w:rPr>
        <w:t xml:space="preserve"> </w:t>
      </w:r>
      <w:r>
        <w:rPr>
          <w:rFonts w:hint="eastAsia"/>
          <w:noProof/>
          <w:rtl/>
        </w:rPr>
        <w:t>עד</w:t>
      </w:r>
      <w:r>
        <w:rPr>
          <w:noProof/>
          <w:rtl/>
        </w:rPr>
        <w:t xml:space="preserve"> </w:t>
      </w:r>
      <w:r>
        <w:rPr>
          <w:rFonts w:hint="eastAsia"/>
          <w:noProof/>
          <w:rtl/>
        </w:rPr>
        <w:t>בכלל</w:t>
      </w:r>
    </w:p>
    <w:p w14:paraId="27A1F6EE"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דפלג</w:t>
      </w:r>
      <w:r>
        <w:rPr>
          <w:noProof/>
          <w:rtl/>
        </w:rPr>
        <w:t xml:space="preserve"> </w:t>
      </w:r>
      <w:r>
        <w:rPr>
          <w:rFonts w:hint="eastAsia"/>
          <w:noProof/>
          <w:rtl/>
        </w:rPr>
        <w:t>מנחה</w:t>
      </w:r>
      <w:r>
        <w:rPr>
          <w:noProof/>
          <w:rtl/>
        </w:rPr>
        <w:t xml:space="preserve"> </w:t>
      </w:r>
      <w:r>
        <w:rPr>
          <w:rFonts w:hint="eastAsia"/>
          <w:noProof/>
          <w:rtl/>
        </w:rPr>
        <w:t>ראשונה</w:t>
      </w:r>
      <w:r>
        <w:rPr>
          <w:noProof/>
          <w:rtl/>
        </w:rPr>
        <w:t xml:space="preserve"> </w:t>
      </w:r>
      <w:r>
        <w:rPr>
          <w:rFonts w:hint="eastAsia"/>
          <w:noProof/>
          <w:rtl/>
        </w:rPr>
        <w:t>אמר</w:t>
      </w:r>
      <w:r>
        <w:rPr>
          <w:noProof/>
          <w:rtl/>
        </w:rPr>
        <w:t>,</w:t>
      </w:r>
    </w:p>
    <w:p w14:paraId="0B8AC1D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עד</w:t>
      </w:r>
      <w:r>
        <w:rPr>
          <w:noProof/>
          <w:rtl/>
        </w:rPr>
        <w:t xml:space="preserve"> </w:t>
      </w:r>
      <w:r>
        <w:rPr>
          <w:rFonts w:hint="eastAsia"/>
          <w:noProof/>
          <w:rtl/>
        </w:rPr>
        <w:t>ועד</w:t>
      </w:r>
      <w:r>
        <w:rPr>
          <w:noProof/>
          <w:rtl/>
        </w:rPr>
        <w:t xml:space="preserve"> </w:t>
      </w:r>
      <w:r>
        <w:rPr>
          <w:rFonts w:hint="eastAsia"/>
          <w:noProof/>
          <w:rtl/>
        </w:rPr>
        <w:t>בכלל</w:t>
      </w:r>
      <w:r>
        <w:rPr>
          <w:noProof/>
          <w:rtl/>
        </w:rPr>
        <w:t>.</w:t>
      </w:r>
    </w:p>
    <w:p w14:paraId="653BCDA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p>
    <w:p w14:paraId="424CF9A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מאן</w:t>
      </w:r>
      <w:r>
        <w:rPr>
          <w:rtl/>
        </w:rPr>
        <w:t xml:space="preserve"> </w:t>
      </w:r>
      <w:r>
        <w:rPr>
          <w:rFonts w:hint="eastAsia"/>
          <w:rtl/>
        </w:rPr>
        <w:t>תנא</w:t>
      </w:r>
      <w:r>
        <w:rPr>
          <w:rtl/>
        </w:rPr>
        <w:t xml:space="preserve"> </w:t>
      </w:r>
      <w:r>
        <w:rPr>
          <w:rFonts w:hint="eastAsia"/>
          <w:rtl/>
        </w:rPr>
        <w:t>להך</w:t>
      </w:r>
    </w:p>
    <w:p w14:paraId="1E13274F"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noProof/>
          <w:rtl/>
        </w:rPr>
        <w:t>****</w:t>
      </w:r>
    </w:p>
    <w:p w14:paraId="5FD7C3C9"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תפלת</w:t>
      </w:r>
      <w:r>
        <w:rPr>
          <w:noProof/>
          <w:rtl/>
        </w:rPr>
        <w:t xml:space="preserve"> </w:t>
      </w:r>
      <w:r>
        <w:rPr>
          <w:rFonts w:hint="eastAsia"/>
          <w:noProof/>
          <w:rtl/>
        </w:rPr>
        <w:t>המנחה</w:t>
      </w:r>
      <w:r>
        <w:rPr>
          <w:noProof/>
          <w:rtl/>
        </w:rPr>
        <w:t xml:space="preserve"> </w:t>
      </w:r>
      <w:r>
        <w:rPr>
          <w:rFonts w:hint="eastAsia"/>
          <w:noProof/>
          <w:rtl/>
        </w:rPr>
        <w:t>עד</w:t>
      </w:r>
      <w:r>
        <w:rPr>
          <w:noProof/>
          <w:rtl/>
        </w:rPr>
        <w:t xml:space="preserve"> </w:t>
      </w:r>
      <w:r>
        <w:rPr>
          <w:rFonts w:hint="eastAsia"/>
          <w:noProof/>
          <w:rtl/>
        </w:rPr>
        <w:t>הערב</w:t>
      </w:r>
      <w:r>
        <w:rPr>
          <w:noProof/>
          <w:rtl/>
        </w:rPr>
        <w:t xml:space="preserve"> </w:t>
      </w:r>
      <w:r>
        <w:rPr>
          <w:rFonts w:hint="eastAsia"/>
          <w:noProof/>
          <w:rtl/>
        </w:rPr>
        <w:t>ר</w:t>
      </w:r>
      <w:r>
        <w:rPr>
          <w:noProof/>
          <w:rtl/>
        </w:rPr>
        <w:t>''</w:t>
      </w:r>
      <w:r>
        <w:rPr>
          <w:rFonts w:hint="eastAsia"/>
          <w:noProof/>
          <w:rtl/>
        </w:rPr>
        <w:t>י</w:t>
      </w:r>
      <w:r>
        <w:rPr>
          <w:noProof/>
          <w:rtl/>
        </w:rPr>
        <w:t xml:space="preserve"> </w:t>
      </w:r>
      <w:r>
        <w:rPr>
          <w:rFonts w:hint="eastAsia"/>
          <w:noProof/>
          <w:rtl/>
        </w:rPr>
        <w:t>עד</w:t>
      </w:r>
      <w:r>
        <w:rPr>
          <w:noProof/>
          <w:rtl/>
        </w:rPr>
        <w:t xml:space="preserve"> </w:t>
      </w:r>
      <w:r>
        <w:rPr>
          <w:rFonts w:hint="eastAsia"/>
          <w:noProof/>
          <w:rtl/>
        </w:rPr>
        <w:t>פלג</w:t>
      </w:r>
      <w:r>
        <w:rPr>
          <w:noProof/>
          <w:rtl/>
        </w:rPr>
        <w:t xml:space="preserve"> </w:t>
      </w:r>
      <w:r>
        <w:rPr>
          <w:rFonts w:hint="eastAsia"/>
          <w:noProof/>
          <w:rtl/>
        </w:rPr>
        <w:t>המנחה</w:t>
      </w:r>
      <w:r>
        <w:rPr>
          <w:noProof/>
          <w:rtl/>
        </w:rPr>
        <w:t>.</w:t>
      </w:r>
    </w:p>
    <w:p w14:paraId="737ED7C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הלכה</w:t>
      </w:r>
      <w:r>
        <w:rPr>
          <w:rtl/>
        </w:rPr>
        <w:t xml:space="preserve"> </w:t>
      </w:r>
      <w:r>
        <w:rPr>
          <w:rFonts w:hint="eastAsia"/>
          <w:rtl/>
        </w:rPr>
        <w:t>כמאן</w:t>
      </w:r>
    </w:p>
    <w:p w14:paraId="6429AEE2"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אסור</w:t>
      </w:r>
      <w:r>
        <w:rPr>
          <w:noProof/>
          <w:rtl/>
        </w:rPr>
        <w:t xml:space="preserve"> </w:t>
      </w:r>
      <w:r>
        <w:rPr>
          <w:rFonts w:hint="eastAsia"/>
          <w:noProof/>
          <w:rtl/>
        </w:rPr>
        <w:t>לעבור</w:t>
      </w:r>
      <w:r>
        <w:rPr>
          <w:noProof/>
          <w:rtl/>
        </w:rPr>
        <w:t xml:space="preserve"> </w:t>
      </w:r>
      <w:r>
        <w:rPr>
          <w:rFonts w:hint="eastAsia"/>
          <w:noProof/>
          <w:rtl/>
        </w:rPr>
        <w:t>כנגד</w:t>
      </w:r>
      <w:r>
        <w:rPr>
          <w:noProof/>
          <w:rtl/>
        </w:rPr>
        <w:t xml:space="preserve"> </w:t>
      </w:r>
      <w:r>
        <w:rPr>
          <w:rFonts w:hint="eastAsia"/>
          <w:noProof/>
          <w:rtl/>
        </w:rPr>
        <w:t>המתפללין</w:t>
      </w:r>
    </w:p>
    <w:p w14:paraId="2E27050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שאני</w:t>
      </w:r>
      <w:r>
        <w:rPr>
          <w:noProof/>
          <w:rtl/>
        </w:rPr>
        <w:t xml:space="preserve"> </w:t>
      </w:r>
      <w:r>
        <w:rPr>
          <w:rFonts w:hint="eastAsia"/>
          <w:noProof/>
          <w:rtl/>
        </w:rPr>
        <w:t>צבור</w:t>
      </w:r>
      <w:r>
        <w:rPr>
          <w:noProof/>
          <w:rtl/>
        </w:rPr>
        <w:t xml:space="preserve">, </w:t>
      </w:r>
      <w:r>
        <w:rPr>
          <w:rFonts w:hint="eastAsia"/>
          <w:noProof/>
          <w:rtl/>
        </w:rPr>
        <w:t>דלא</w:t>
      </w:r>
      <w:r>
        <w:rPr>
          <w:noProof/>
          <w:rtl/>
        </w:rPr>
        <w:t xml:space="preserve"> </w:t>
      </w:r>
      <w:r>
        <w:rPr>
          <w:rFonts w:hint="eastAsia"/>
          <w:noProof/>
          <w:rtl/>
        </w:rPr>
        <w:t>מטרחינן</w:t>
      </w:r>
      <w:r>
        <w:rPr>
          <w:noProof/>
          <w:rtl/>
        </w:rPr>
        <w:t xml:space="preserve"> </w:t>
      </w:r>
      <w:r>
        <w:rPr>
          <w:rFonts w:hint="eastAsia"/>
          <w:noProof/>
          <w:rtl/>
        </w:rPr>
        <w:t>להו</w:t>
      </w:r>
      <w:r>
        <w:rPr>
          <w:noProof/>
          <w:rtl/>
        </w:rPr>
        <w:t>.</w:t>
      </w:r>
    </w:p>
    <w:p w14:paraId="29F8606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lastRenderedPageBreak/>
        <w:t>התפלל</w:t>
      </w:r>
      <w:r>
        <w:rPr>
          <w:noProof/>
          <w:rtl/>
        </w:rPr>
        <w:t xml:space="preserve"> </w:t>
      </w:r>
      <w:r>
        <w:rPr>
          <w:rFonts w:hint="eastAsia"/>
          <w:noProof/>
          <w:rtl/>
        </w:rPr>
        <w:t>של</w:t>
      </w:r>
      <w:r>
        <w:rPr>
          <w:noProof/>
          <w:rtl/>
        </w:rPr>
        <w:t xml:space="preserve"> </w:t>
      </w:r>
      <w:r>
        <w:rPr>
          <w:rFonts w:hint="eastAsia"/>
          <w:noProof/>
          <w:rtl/>
        </w:rPr>
        <w:t>שבת</w:t>
      </w:r>
      <w:r>
        <w:rPr>
          <w:noProof/>
          <w:rtl/>
        </w:rPr>
        <w:t xml:space="preserve"> </w:t>
      </w:r>
      <w:r>
        <w:rPr>
          <w:rFonts w:hint="eastAsia"/>
          <w:noProof/>
          <w:rtl/>
        </w:rPr>
        <w:t>בער</w:t>
      </w:r>
      <w:r>
        <w:rPr>
          <w:noProof/>
          <w:rtl/>
        </w:rPr>
        <w:t>"</w:t>
      </w:r>
      <w:r>
        <w:rPr>
          <w:rFonts w:hint="eastAsia"/>
          <w:noProof/>
          <w:rtl/>
        </w:rPr>
        <w:t>ש</w:t>
      </w:r>
      <w:r>
        <w:rPr>
          <w:noProof/>
          <w:rtl/>
        </w:rPr>
        <w:t xml:space="preserve">, </w:t>
      </w:r>
      <w:r>
        <w:rPr>
          <w:rFonts w:hint="eastAsia"/>
          <w:noProof/>
          <w:rtl/>
        </w:rPr>
        <w:t>ואמר</w:t>
      </w:r>
      <w:r>
        <w:rPr>
          <w:noProof/>
          <w:rtl/>
        </w:rPr>
        <w:t xml:space="preserve"> </w:t>
      </w:r>
      <w:r>
        <w:rPr>
          <w:rFonts w:hint="eastAsia"/>
          <w:noProof/>
          <w:rtl/>
        </w:rPr>
        <w:t>קדושה</w:t>
      </w:r>
      <w:r>
        <w:rPr>
          <w:noProof/>
          <w:rtl/>
        </w:rPr>
        <w:t xml:space="preserve"> </w:t>
      </w:r>
      <w:r>
        <w:rPr>
          <w:rFonts w:hint="eastAsia"/>
          <w:noProof/>
          <w:rtl/>
        </w:rPr>
        <w:t>על</w:t>
      </w:r>
      <w:r>
        <w:rPr>
          <w:noProof/>
          <w:rtl/>
        </w:rPr>
        <w:t xml:space="preserve"> </w:t>
      </w:r>
      <w:r>
        <w:rPr>
          <w:rFonts w:hint="eastAsia"/>
          <w:noProof/>
          <w:rtl/>
        </w:rPr>
        <w:t>הכוס</w:t>
      </w:r>
    </w:p>
    <w:p w14:paraId="3896B26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התפלל</w:t>
      </w:r>
      <w:r>
        <w:rPr>
          <w:noProof/>
          <w:rtl/>
        </w:rPr>
        <w:t xml:space="preserve"> </w:t>
      </w:r>
      <w:r>
        <w:rPr>
          <w:rFonts w:hint="eastAsia"/>
          <w:noProof/>
          <w:rtl/>
        </w:rPr>
        <w:t>של</w:t>
      </w:r>
      <w:r>
        <w:rPr>
          <w:noProof/>
          <w:rtl/>
        </w:rPr>
        <w:t xml:space="preserve"> </w:t>
      </w:r>
      <w:r>
        <w:rPr>
          <w:rFonts w:hint="eastAsia"/>
          <w:noProof/>
          <w:rtl/>
        </w:rPr>
        <w:t>מוצ</w:t>
      </w:r>
      <w:r>
        <w:rPr>
          <w:noProof/>
          <w:rtl/>
        </w:rPr>
        <w:t>"</w:t>
      </w:r>
      <w:r>
        <w:rPr>
          <w:rFonts w:hint="eastAsia"/>
          <w:noProof/>
          <w:rtl/>
        </w:rPr>
        <w:t>ש</w:t>
      </w:r>
      <w:r>
        <w:rPr>
          <w:noProof/>
          <w:rtl/>
        </w:rPr>
        <w:t xml:space="preserve"> </w:t>
      </w:r>
      <w:r>
        <w:rPr>
          <w:rFonts w:hint="eastAsia"/>
          <w:noProof/>
          <w:rtl/>
        </w:rPr>
        <w:t>בשבת</w:t>
      </w:r>
    </w:p>
    <w:p w14:paraId="0847A7C3"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תפלת</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הערב</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אין</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לה</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קבע</w:t>
      </w:r>
      <w:r w:rsidRPr="009C2A5E">
        <w:rPr>
          <w:rFonts w:ascii="Fb Fontext" w:hAnsi="Fb Fontext" w:cs="BA Vilna Bold"/>
          <w:b/>
          <w:noProof/>
          <w:shd w:val="clear" w:color="auto" w:fill="FFFFFF" w:themeFill="background1"/>
          <w:rtl/>
        </w:rPr>
        <w:t>,</w:t>
      </w:r>
    </w:p>
    <w:p w14:paraId="3FFBA51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דרשות</w:t>
      </w:r>
      <w:r>
        <w:rPr>
          <w:noProof/>
          <w:rtl/>
        </w:rPr>
        <w:t xml:space="preserve"> </w:t>
      </w:r>
      <w:r>
        <w:rPr>
          <w:rFonts w:hint="eastAsia"/>
          <w:noProof/>
          <w:rtl/>
        </w:rPr>
        <w:t>היא</w:t>
      </w:r>
    </w:p>
    <w:p w14:paraId="33F9B84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p>
    <w:p w14:paraId="0E20445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מעשה</w:t>
      </w:r>
      <w:r>
        <w:rPr>
          <w:rtl/>
        </w:rPr>
        <w:t xml:space="preserve"> </w:t>
      </w:r>
      <w:r>
        <w:rPr>
          <w:rFonts w:hint="eastAsia"/>
          <w:rtl/>
        </w:rPr>
        <w:t>דר</w:t>
      </w:r>
      <w:r>
        <w:rPr>
          <w:rtl/>
        </w:rPr>
        <w:t>''</w:t>
      </w:r>
      <w:r>
        <w:rPr>
          <w:rFonts w:hint="eastAsia"/>
          <w:rtl/>
        </w:rPr>
        <w:t>ג</w:t>
      </w:r>
      <w:r>
        <w:rPr>
          <w:rtl/>
        </w:rPr>
        <w:t xml:space="preserve"> </w:t>
      </w:r>
      <w:r>
        <w:rPr>
          <w:rFonts w:hint="eastAsia"/>
          <w:rtl/>
        </w:rPr>
        <w:t>ור</w:t>
      </w:r>
      <w:r>
        <w:rPr>
          <w:rtl/>
        </w:rPr>
        <w:t xml:space="preserve">' </w:t>
      </w:r>
      <w:r>
        <w:rPr>
          <w:rFonts w:hint="eastAsia"/>
          <w:rtl/>
        </w:rPr>
        <w:t>יהושע</w:t>
      </w:r>
    </w:p>
    <w:p w14:paraId="1A0546B4" w14:textId="3C94F087" w:rsidR="00B90B03" w:rsidRPr="00B90B03" w:rsidRDefault="00B90B03" w:rsidP="00B90B03">
      <w:pPr>
        <w:pStyle w:val="TOC3"/>
        <w:rPr>
          <w:rtl/>
        </w:rPr>
      </w:pPr>
      <w:r w:rsidRPr="00B90B03">
        <w:rPr>
          <w:rFonts w:hint="eastAsia"/>
          <w:rtl/>
        </w:rPr>
        <w:t>שאל</w:t>
      </w:r>
      <w:r w:rsidRPr="00B90B03">
        <w:rPr>
          <w:rtl/>
        </w:rPr>
        <w:t xml:space="preserve"> </w:t>
      </w:r>
      <w:r w:rsidRPr="00B90B03">
        <w:rPr>
          <w:rFonts w:hint="eastAsia"/>
          <w:rtl/>
        </w:rPr>
        <w:t>מה</w:t>
      </w:r>
      <w:r w:rsidRPr="00B90B03">
        <w:rPr>
          <w:rtl/>
        </w:rPr>
        <w:t xml:space="preserve"> </w:t>
      </w:r>
      <w:r w:rsidRPr="00B90B03">
        <w:rPr>
          <w:rFonts w:hint="eastAsia"/>
          <w:rtl/>
        </w:rPr>
        <w:t>דין</w:t>
      </w:r>
      <w:r w:rsidRPr="00B90B03">
        <w:rPr>
          <w:rtl/>
        </w:rPr>
        <w:t xml:space="preserve"> </w:t>
      </w:r>
      <w:r w:rsidRPr="00B90B03">
        <w:rPr>
          <w:rFonts w:hint="eastAsia"/>
          <w:rtl/>
        </w:rPr>
        <w:t>ערבית</w:t>
      </w:r>
      <w:r w:rsidRPr="00B90B03">
        <w:rPr>
          <w:rtl/>
        </w:rPr>
        <w:t xml:space="preserve">, | </w:t>
      </w:r>
      <w:r w:rsidRPr="00B90B03">
        <w:rPr>
          <w:rFonts w:hint="eastAsia"/>
          <w:rtl/>
        </w:rPr>
        <w:t>ראב</w:t>
      </w:r>
      <w:r w:rsidRPr="00B90B03">
        <w:rPr>
          <w:rtl/>
        </w:rPr>
        <w:t>"</w:t>
      </w:r>
      <w:r w:rsidRPr="00B90B03">
        <w:rPr>
          <w:rFonts w:hint="eastAsia"/>
          <w:rtl/>
        </w:rPr>
        <w:t>ע</w:t>
      </w:r>
      <w:r w:rsidRPr="00B90B03">
        <w:rPr>
          <w:rtl/>
        </w:rPr>
        <w:t xml:space="preserve"> | </w:t>
      </w:r>
      <w:r w:rsidRPr="00B90B03">
        <w:rPr>
          <w:rFonts w:hint="eastAsia"/>
          <w:rtl/>
        </w:rPr>
        <w:t>וחלשה</w:t>
      </w:r>
      <w:r w:rsidRPr="00B90B03">
        <w:rPr>
          <w:rtl/>
        </w:rPr>
        <w:t xml:space="preserve"> </w:t>
      </w:r>
      <w:r w:rsidRPr="00B90B03">
        <w:rPr>
          <w:rFonts w:hint="eastAsia"/>
          <w:rtl/>
        </w:rPr>
        <w:t>דעתו</w:t>
      </w:r>
      <w:r w:rsidRPr="00B90B03">
        <w:rPr>
          <w:rtl/>
        </w:rPr>
        <w:t xml:space="preserve"> | </w:t>
      </w:r>
      <w:r w:rsidRPr="00B90B03">
        <w:rPr>
          <w:rFonts w:hint="eastAsia"/>
          <w:rtl/>
        </w:rPr>
        <w:t>עדיות</w:t>
      </w:r>
      <w:r w:rsidRPr="00B90B03">
        <w:rPr>
          <w:rtl/>
        </w:rPr>
        <w:t xml:space="preserve"> | </w:t>
      </w:r>
      <w:r w:rsidRPr="00B90B03">
        <w:rPr>
          <w:rFonts w:hint="eastAsia"/>
          <w:rtl/>
        </w:rPr>
        <w:t>לא</w:t>
      </w:r>
      <w:r w:rsidRPr="00B90B03">
        <w:rPr>
          <w:rtl/>
        </w:rPr>
        <w:t xml:space="preserve"> </w:t>
      </w:r>
      <w:r w:rsidRPr="00B90B03">
        <w:rPr>
          <w:rFonts w:hint="eastAsia"/>
          <w:rtl/>
        </w:rPr>
        <w:t>מנע</w:t>
      </w:r>
      <w:r w:rsidRPr="00B90B03">
        <w:rPr>
          <w:rtl/>
        </w:rPr>
        <w:t xml:space="preserve"> </w:t>
      </w:r>
      <w:r w:rsidRPr="00B90B03">
        <w:rPr>
          <w:rFonts w:hint="eastAsia"/>
          <w:rtl/>
        </w:rPr>
        <w:t>עצמו</w:t>
      </w:r>
      <w:r w:rsidRPr="00B90B03">
        <w:rPr>
          <w:rtl/>
        </w:rPr>
        <w:t xml:space="preserve"> | </w:t>
      </w:r>
      <w:r w:rsidRPr="00B90B03">
        <w:rPr>
          <w:rFonts w:hint="eastAsia"/>
          <w:rtl/>
        </w:rPr>
        <w:t>מנחה</w:t>
      </w:r>
      <w:r w:rsidRPr="00B90B03">
        <w:rPr>
          <w:rtl/>
        </w:rPr>
        <w:t xml:space="preserve"> </w:t>
      </w:r>
      <w:r w:rsidRPr="00B90B03">
        <w:rPr>
          <w:rFonts w:hint="eastAsia"/>
          <w:rtl/>
        </w:rPr>
        <w:t>קודמת</w:t>
      </w:r>
      <w:r w:rsidRPr="00B90B03">
        <w:rPr>
          <w:rtl/>
        </w:rPr>
        <w:t xml:space="preserve"> </w:t>
      </w:r>
      <w:r w:rsidRPr="00B90B03">
        <w:rPr>
          <w:rFonts w:hint="eastAsia"/>
          <w:rtl/>
        </w:rPr>
        <w:t>למוסף</w:t>
      </w:r>
      <w:r w:rsidRPr="00B90B03">
        <w:rPr>
          <w:rtl/>
        </w:rPr>
        <w:t xml:space="preserve">, | </w:t>
      </w:r>
      <w:r w:rsidRPr="00B90B03">
        <w:rPr>
          <w:rFonts w:hint="eastAsia"/>
          <w:rtl/>
        </w:rPr>
        <w:t>מגירסתו</w:t>
      </w:r>
    </w:p>
    <w:p w14:paraId="5776373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המתפלל</w:t>
      </w:r>
      <w:r>
        <w:rPr>
          <w:rtl/>
        </w:rPr>
        <w:t xml:space="preserve"> </w:t>
      </w:r>
      <w:r>
        <w:rPr>
          <w:rFonts w:hint="eastAsia"/>
          <w:rtl/>
        </w:rPr>
        <w:t>מוספין</w:t>
      </w:r>
      <w:r>
        <w:rPr>
          <w:rtl/>
        </w:rPr>
        <w:t xml:space="preserve"> </w:t>
      </w:r>
      <w:r>
        <w:rPr>
          <w:rFonts w:hint="eastAsia"/>
          <w:rtl/>
        </w:rPr>
        <w:t>לאחר</w:t>
      </w:r>
      <w:r>
        <w:rPr>
          <w:rtl/>
        </w:rPr>
        <w:t xml:space="preserve"> </w:t>
      </w:r>
      <w:r>
        <w:rPr>
          <w:rFonts w:hint="eastAsia"/>
          <w:rtl/>
        </w:rPr>
        <w:t>שבע</w:t>
      </w:r>
      <w:r>
        <w:rPr>
          <w:rtl/>
        </w:rPr>
        <w:t xml:space="preserve"> </w:t>
      </w:r>
      <w:r>
        <w:rPr>
          <w:rFonts w:hint="eastAsia"/>
          <w:rtl/>
        </w:rPr>
        <w:t>שעות</w:t>
      </w:r>
    </w:p>
    <w:p w14:paraId="6D30176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המתפלל</w:t>
      </w:r>
      <w:r>
        <w:rPr>
          <w:rtl/>
        </w:rPr>
        <w:t xml:space="preserve"> </w:t>
      </w:r>
      <w:r>
        <w:rPr>
          <w:rFonts w:hint="eastAsia"/>
          <w:rtl/>
        </w:rPr>
        <w:t>שחרית</w:t>
      </w:r>
      <w:r>
        <w:rPr>
          <w:rtl/>
        </w:rPr>
        <w:t xml:space="preserve"> </w:t>
      </w:r>
      <w:r>
        <w:rPr>
          <w:rFonts w:hint="eastAsia"/>
          <w:rtl/>
        </w:rPr>
        <w:t>אחר</w:t>
      </w:r>
      <w:r>
        <w:rPr>
          <w:rtl/>
        </w:rPr>
        <w:t xml:space="preserve"> </w:t>
      </w:r>
      <w:r>
        <w:rPr>
          <w:rFonts w:hint="eastAsia"/>
          <w:rtl/>
        </w:rPr>
        <w:t>ד</w:t>
      </w:r>
      <w:r>
        <w:rPr>
          <w:rtl/>
        </w:rPr>
        <w:t xml:space="preserve">' </w:t>
      </w:r>
      <w:r>
        <w:rPr>
          <w:rFonts w:hint="eastAsia"/>
          <w:rtl/>
        </w:rPr>
        <w:t>שעות</w:t>
      </w:r>
    </w:p>
    <w:p w14:paraId="0797110F" w14:textId="74CC4520" w:rsidR="00B90B03" w:rsidRDefault="00B90B03" w:rsidP="00B90B03">
      <w:pPr>
        <w:pStyle w:val="TOC3"/>
        <w:rPr>
          <w:noProof/>
          <w:rtl/>
        </w:rPr>
      </w:pPr>
      <w:r>
        <w:rPr>
          <w:rFonts w:hint="eastAsia"/>
          <w:noProof/>
          <w:rtl/>
        </w:rPr>
        <w:t>חלש</w:t>
      </w:r>
      <w:r>
        <w:rPr>
          <w:noProof/>
          <w:rtl/>
        </w:rPr>
        <w:t xml:space="preserve"> </w:t>
      </w:r>
      <w:r>
        <w:rPr>
          <w:rFonts w:hint="eastAsia"/>
          <w:noProof/>
          <w:rtl/>
        </w:rPr>
        <w:t>ולא</w:t>
      </w:r>
      <w:r>
        <w:rPr>
          <w:noProof/>
          <w:rtl/>
        </w:rPr>
        <w:t xml:space="preserve"> </w:t>
      </w:r>
      <w:r>
        <w:rPr>
          <w:rFonts w:hint="eastAsia"/>
          <w:noProof/>
          <w:rtl/>
        </w:rPr>
        <w:t>בא</w:t>
      </w:r>
      <w:r>
        <w:rPr>
          <w:noProof/>
          <w:rtl/>
        </w:rPr>
        <w:t xml:space="preserve"> </w:t>
      </w:r>
      <w:r>
        <w:rPr>
          <w:rFonts w:hint="eastAsia"/>
          <w:noProof/>
          <w:rtl/>
        </w:rPr>
        <w:t>לדרשת</w:t>
      </w:r>
      <w:r>
        <w:rPr>
          <w:rFonts w:asciiTheme="minorHAnsi" w:eastAsiaTheme="minorEastAsia" w:hAnsiTheme="minorHAnsi" w:cstheme="minorBidi"/>
          <w:noProof/>
          <w:kern w:val="2"/>
          <w:sz w:val="24"/>
          <w:szCs w:val="24"/>
          <w:rtl/>
          <w14:ligatures w14:val="standardContextual"/>
        </w:rPr>
        <w:t xml:space="preserve"> | </w:t>
      </w:r>
      <w:r>
        <w:rPr>
          <w:rFonts w:hint="eastAsia"/>
          <w:noProof/>
          <w:rtl/>
        </w:rPr>
        <w:t>ולא</w:t>
      </w:r>
      <w:r>
        <w:rPr>
          <w:noProof/>
          <w:rtl/>
        </w:rPr>
        <w:t xml:space="preserve"> </w:t>
      </w:r>
      <w:r>
        <w:rPr>
          <w:rFonts w:hint="eastAsia"/>
          <w:noProof/>
          <w:rtl/>
        </w:rPr>
        <w:t>טעם</w:t>
      </w:r>
      <w:r>
        <w:rPr>
          <w:noProof/>
          <w:rtl/>
        </w:rPr>
        <w:t xml:space="preserve"> | </w:t>
      </w:r>
      <w:r>
        <w:rPr>
          <w:rFonts w:hint="eastAsia"/>
          <w:noProof/>
          <w:rtl/>
        </w:rPr>
        <w:t>ולא</w:t>
      </w:r>
      <w:r>
        <w:rPr>
          <w:noProof/>
          <w:rtl/>
        </w:rPr>
        <w:t xml:space="preserve"> </w:t>
      </w:r>
      <w:r>
        <w:rPr>
          <w:rFonts w:hint="eastAsia"/>
          <w:noProof/>
          <w:rtl/>
        </w:rPr>
        <w:t>התפלל</w:t>
      </w:r>
      <w:r>
        <w:rPr>
          <w:noProof/>
          <w:rtl/>
        </w:rPr>
        <w:t xml:space="preserve"> </w:t>
      </w:r>
      <w:r>
        <w:rPr>
          <w:rFonts w:hint="eastAsia"/>
          <w:noProof/>
          <w:rtl/>
        </w:rPr>
        <w:t>ביחידות</w:t>
      </w:r>
      <w:r>
        <w:rPr>
          <w:noProof/>
          <w:rtl/>
        </w:rPr>
        <w:t xml:space="preserve"> </w:t>
      </w:r>
      <w:r>
        <w:rPr>
          <w:rFonts w:hint="eastAsia"/>
          <w:noProof/>
          <w:rtl/>
        </w:rPr>
        <w:t>קודם</w:t>
      </w:r>
      <w:r>
        <w:rPr>
          <w:noProof/>
          <w:rtl/>
        </w:rPr>
        <w:t xml:space="preserve"> | </w:t>
      </w:r>
      <w:r>
        <w:rPr>
          <w:rFonts w:hint="eastAsia"/>
          <w:noProof/>
          <w:rtl/>
        </w:rPr>
        <w:t>אין</w:t>
      </w:r>
      <w:r>
        <w:rPr>
          <w:noProof/>
          <w:rtl/>
        </w:rPr>
        <w:t xml:space="preserve"> </w:t>
      </w:r>
      <w:r>
        <w:rPr>
          <w:rFonts w:hint="eastAsia"/>
          <w:noProof/>
          <w:rtl/>
        </w:rPr>
        <w:t>הלכה</w:t>
      </w:r>
    </w:p>
    <w:p w14:paraId="49761296"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ביציאתו</w:t>
      </w:r>
      <w:r>
        <w:rPr>
          <w:noProof/>
          <w:rtl/>
        </w:rPr>
        <w:t xml:space="preserve"> </w:t>
      </w:r>
      <w:r>
        <w:rPr>
          <w:rFonts w:hint="eastAsia"/>
          <w:noProof/>
          <w:rtl/>
        </w:rPr>
        <w:t>מודה</w:t>
      </w:r>
      <w:r>
        <w:rPr>
          <w:noProof/>
          <w:rtl/>
        </w:rPr>
        <w:t xml:space="preserve"> </w:t>
      </w:r>
      <w:r>
        <w:rPr>
          <w:rFonts w:hint="eastAsia"/>
          <w:noProof/>
          <w:rtl/>
        </w:rPr>
        <w:t>אני</w:t>
      </w:r>
      <w:r>
        <w:rPr>
          <w:noProof/>
          <w:rtl/>
        </w:rPr>
        <w:t xml:space="preserve"> </w:t>
      </w:r>
      <w:r>
        <w:rPr>
          <w:rFonts w:hint="eastAsia"/>
          <w:noProof/>
          <w:rtl/>
        </w:rPr>
        <w:t>לפניך</w:t>
      </w:r>
      <w:r>
        <w:rPr>
          <w:noProof/>
          <w:rtl/>
        </w:rPr>
        <w:t xml:space="preserve"> </w:t>
      </w:r>
      <w:r>
        <w:rPr>
          <w:rFonts w:hint="eastAsia"/>
          <w:noProof/>
          <w:rtl/>
        </w:rPr>
        <w:t>ה</w:t>
      </w:r>
      <w:r>
        <w:rPr>
          <w:noProof/>
          <w:rtl/>
        </w:rPr>
        <w:t xml:space="preserve">' </w:t>
      </w:r>
      <w:r>
        <w:rPr>
          <w:rFonts w:hint="eastAsia"/>
          <w:noProof/>
          <w:rtl/>
        </w:rPr>
        <w:t>אלהי</w:t>
      </w:r>
      <w:r>
        <w:rPr>
          <w:noProof/>
          <w:rtl/>
        </w:rPr>
        <w:t>-</w:t>
      </w:r>
    </w:p>
    <w:p w14:paraId="51B3EFCA"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ששמת</w:t>
      </w:r>
      <w:r>
        <w:rPr>
          <w:noProof/>
          <w:rtl/>
        </w:rPr>
        <w:t xml:space="preserve"> </w:t>
      </w:r>
      <w:r>
        <w:rPr>
          <w:rFonts w:hint="eastAsia"/>
          <w:noProof/>
          <w:rtl/>
        </w:rPr>
        <w:t>חלקי</w:t>
      </w:r>
      <w:r>
        <w:rPr>
          <w:noProof/>
          <w:rtl/>
        </w:rPr>
        <w:t xml:space="preserve"> </w:t>
      </w:r>
      <w:r>
        <w:rPr>
          <w:rFonts w:hint="eastAsia"/>
          <w:noProof/>
          <w:rtl/>
        </w:rPr>
        <w:t>מיושבי</w:t>
      </w:r>
      <w:r>
        <w:rPr>
          <w:noProof/>
          <w:rtl/>
        </w:rPr>
        <w:t xml:space="preserve"> </w:t>
      </w:r>
      <w:r>
        <w:rPr>
          <w:rFonts w:hint="eastAsia"/>
          <w:noProof/>
          <w:rtl/>
        </w:rPr>
        <w:t>ביהמ</w:t>
      </w:r>
      <w:r>
        <w:rPr>
          <w:noProof/>
          <w:rtl/>
        </w:rPr>
        <w:t>"</w:t>
      </w:r>
      <w:r>
        <w:rPr>
          <w:rFonts w:hint="eastAsia"/>
          <w:noProof/>
          <w:rtl/>
        </w:rPr>
        <w:t>ד</w:t>
      </w:r>
    </w:p>
    <w:p w14:paraId="7F02F66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כשחלה</w:t>
      </w:r>
      <w:r>
        <w:rPr>
          <w:rtl/>
        </w:rPr>
        <w:t xml:space="preserve"> </w:t>
      </w:r>
      <w:r>
        <w:rPr>
          <w:rFonts w:hint="eastAsia"/>
          <w:rtl/>
        </w:rPr>
        <w:t>רבי</w:t>
      </w:r>
      <w:r>
        <w:rPr>
          <w:rtl/>
        </w:rPr>
        <w:t xml:space="preserve"> </w:t>
      </w:r>
      <w:r>
        <w:rPr>
          <w:rFonts w:hint="eastAsia"/>
          <w:rtl/>
        </w:rPr>
        <w:t>אליעזר</w:t>
      </w:r>
      <w:r>
        <w:rPr>
          <w:rtl/>
        </w:rPr>
        <w:t xml:space="preserve">, </w:t>
      </w:r>
      <w:r>
        <w:rPr>
          <w:rFonts w:hint="eastAsia"/>
          <w:rtl/>
        </w:rPr>
        <w:t>נכנסו</w:t>
      </w:r>
      <w:r>
        <w:rPr>
          <w:rtl/>
        </w:rPr>
        <w:t xml:space="preserve"> </w:t>
      </w:r>
      <w:r>
        <w:rPr>
          <w:rFonts w:hint="eastAsia"/>
          <w:rtl/>
        </w:rPr>
        <w:t>תלמידיו</w:t>
      </w:r>
      <w:r>
        <w:rPr>
          <w:rtl/>
        </w:rPr>
        <w:t xml:space="preserve"> </w:t>
      </w:r>
      <w:r>
        <w:rPr>
          <w:rFonts w:hint="eastAsia"/>
          <w:rtl/>
        </w:rPr>
        <w:t>לבקרו</w:t>
      </w:r>
      <w:r>
        <w:rPr>
          <w:rtl/>
        </w:rPr>
        <w:t>.</w:t>
      </w:r>
    </w:p>
    <w:p w14:paraId="2FB43F2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וכשחלה</w:t>
      </w:r>
      <w:r>
        <w:rPr>
          <w:rtl/>
        </w:rPr>
        <w:t xml:space="preserve"> </w:t>
      </w:r>
      <w:r>
        <w:rPr>
          <w:rFonts w:hint="eastAsia"/>
          <w:rtl/>
        </w:rPr>
        <w:t>ריב</w:t>
      </w:r>
      <w:r>
        <w:rPr>
          <w:rtl/>
        </w:rPr>
        <w:t>"</w:t>
      </w:r>
      <w:r>
        <w:rPr>
          <w:rFonts w:hint="eastAsia"/>
          <w:rtl/>
        </w:rPr>
        <w:t>ז</w:t>
      </w:r>
      <w:r>
        <w:rPr>
          <w:rtl/>
        </w:rPr>
        <w:t xml:space="preserve">, </w:t>
      </w:r>
      <w:r>
        <w:rPr>
          <w:rFonts w:hint="eastAsia"/>
          <w:rtl/>
        </w:rPr>
        <w:t>נכנסו</w:t>
      </w:r>
      <w:r>
        <w:rPr>
          <w:rtl/>
        </w:rPr>
        <w:t xml:space="preserve"> </w:t>
      </w:r>
      <w:r>
        <w:rPr>
          <w:rFonts w:hint="eastAsia"/>
          <w:rtl/>
        </w:rPr>
        <w:t>תלמידיו</w:t>
      </w:r>
      <w:r>
        <w:rPr>
          <w:rtl/>
        </w:rPr>
        <w:t xml:space="preserve"> </w:t>
      </w:r>
      <w:r>
        <w:rPr>
          <w:rFonts w:hint="eastAsia"/>
          <w:rtl/>
        </w:rPr>
        <w:t>לבקרו</w:t>
      </w:r>
      <w:r>
        <w:rPr>
          <w:rtl/>
        </w:rPr>
        <w:t>.</w:t>
      </w:r>
    </w:p>
    <w:p w14:paraId="282AC9D0" w14:textId="6ECC8FDC"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sidRPr="009C2A5E">
        <w:rPr>
          <w:rFonts w:hint="eastAsia"/>
          <w:noProof/>
          <w:rtl/>
        </w:rPr>
        <w:t>ואיני</w:t>
      </w:r>
      <w:r w:rsidRPr="009C2A5E">
        <w:rPr>
          <w:noProof/>
          <w:rtl/>
        </w:rPr>
        <w:t xml:space="preserve"> </w:t>
      </w:r>
      <w:r w:rsidRPr="009C2A5E">
        <w:rPr>
          <w:rFonts w:hint="eastAsia"/>
          <w:noProof/>
          <w:rtl/>
        </w:rPr>
        <w:t>יודע</w:t>
      </w:r>
      <w:r w:rsidRPr="009C2A5E">
        <w:rPr>
          <w:noProof/>
          <w:rtl/>
        </w:rPr>
        <w:t xml:space="preserve"> </w:t>
      </w:r>
      <w:r w:rsidRPr="009C2A5E">
        <w:rPr>
          <w:rFonts w:hint="eastAsia"/>
          <w:noProof/>
          <w:rtl/>
        </w:rPr>
        <w:t>באיזה</w:t>
      </w:r>
      <w:r w:rsidRPr="009C2A5E">
        <w:rPr>
          <w:noProof/>
          <w:rtl/>
        </w:rPr>
        <w:t xml:space="preserve"> </w:t>
      </w:r>
      <w:r w:rsidRPr="009C2A5E">
        <w:rPr>
          <w:rFonts w:hint="eastAsia"/>
          <w:noProof/>
          <w:rtl/>
        </w:rPr>
        <w:t>מוליכים</w:t>
      </w:r>
      <w:r w:rsidRPr="009C2A5E">
        <w:rPr>
          <w:noProof/>
          <w:rtl/>
        </w:rPr>
        <w:t xml:space="preserve"> </w:t>
      </w:r>
      <w:r w:rsidRPr="009C2A5E">
        <w:rPr>
          <w:rFonts w:hint="eastAsia"/>
          <w:noProof/>
          <w:rtl/>
        </w:rPr>
        <w:t>אותי</w:t>
      </w:r>
      <w:r>
        <w:rPr>
          <w:noProof/>
          <w:rtl/>
        </w:rPr>
        <w:t xml:space="preserve"> | </w:t>
      </w:r>
      <w:r>
        <w:rPr>
          <w:rFonts w:hint="eastAsia"/>
          <w:noProof/>
          <w:rtl/>
        </w:rPr>
        <w:t>רבינו</w:t>
      </w:r>
      <w:r>
        <w:rPr>
          <w:noProof/>
          <w:rtl/>
        </w:rPr>
        <w:t xml:space="preserve">, </w:t>
      </w:r>
      <w:r>
        <w:rPr>
          <w:rFonts w:hint="eastAsia"/>
          <w:noProof/>
          <w:rtl/>
        </w:rPr>
        <w:t>ברכנו</w:t>
      </w:r>
      <w:r>
        <w:rPr>
          <w:noProof/>
          <w:rtl/>
        </w:rPr>
        <w:t>!</w:t>
      </w:r>
    </w:p>
    <w:p w14:paraId="0C8CEEAE"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י</w:t>
      </w:r>
      <w:r>
        <w:rPr>
          <w:noProof/>
          <w:rtl/>
        </w:rPr>
        <w:t>"</w:t>
      </w:r>
      <w:r>
        <w:rPr>
          <w:rFonts w:hint="eastAsia"/>
          <w:noProof/>
          <w:rtl/>
        </w:rPr>
        <w:t>ח</w:t>
      </w:r>
      <w:r>
        <w:rPr>
          <w:noProof/>
          <w:rtl/>
        </w:rPr>
        <w:t xml:space="preserve"> </w:t>
      </w:r>
      <w:r>
        <w:rPr>
          <w:rFonts w:hint="eastAsia"/>
          <w:noProof/>
          <w:rtl/>
        </w:rPr>
        <w:t>ברכות</w:t>
      </w:r>
    </w:p>
    <w:p w14:paraId="15AD52F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המתפלל</w:t>
      </w:r>
      <w:r>
        <w:rPr>
          <w:rtl/>
        </w:rPr>
        <w:t xml:space="preserve"> </w:t>
      </w:r>
      <w:r>
        <w:rPr>
          <w:rFonts w:hint="eastAsia"/>
          <w:rtl/>
        </w:rPr>
        <w:t>צריך</w:t>
      </w:r>
      <w:r>
        <w:rPr>
          <w:rtl/>
        </w:rPr>
        <w:t xml:space="preserve"> </w:t>
      </w:r>
      <w:r>
        <w:rPr>
          <w:rFonts w:hint="eastAsia"/>
          <w:rtl/>
        </w:rPr>
        <w:t>שיכרע</w:t>
      </w:r>
      <w:r>
        <w:rPr>
          <w:rtl/>
        </w:rPr>
        <w:t xml:space="preserve"> [</w:t>
      </w:r>
      <w:r>
        <w:rPr>
          <w:rFonts w:hint="eastAsia"/>
          <w:rtl/>
        </w:rPr>
        <w:t>ג</w:t>
      </w:r>
      <w:r>
        <w:rPr>
          <w:rtl/>
        </w:rPr>
        <w:t>]</w:t>
      </w:r>
    </w:p>
    <w:p w14:paraId="3553B73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w:t>
      </w:r>
      <w:r>
        <w:rPr>
          <w:rtl/>
        </w:rPr>
        <w:t>"</w:t>
      </w:r>
      <w:r>
        <w:rPr>
          <w:rFonts w:hint="eastAsia"/>
          <w:rtl/>
        </w:rPr>
        <w:t>ח</w:t>
      </w:r>
      <w:r>
        <w:rPr>
          <w:rtl/>
        </w:rPr>
        <w:t xml:space="preserve">, </w:t>
      </w:r>
      <w:r>
        <w:rPr>
          <w:rFonts w:hint="eastAsia"/>
          <w:rtl/>
        </w:rPr>
        <w:t>וברכת</w:t>
      </w:r>
      <w:r>
        <w:rPr>
          <w:rtl/>
        </w:rPr>
        <w:t xml:space="preserve"> </w:t>
      </w:r>
      <w:r>
        <w:rPr>
          <w:rFonts w:hint="eastAsia"/>
          <w:rtl/>
        </w:rPr>
        <w:t>המינים</w:t>
      </w:r>
      <w:r>
        <w:rPr>
          <w:rtl/>
        </w:rPr>
        <w:t xml:space="preserve"> </w:t>
      </w:r>
      <w:r>
        <w:rPr>
          <w:rFonts w:hint="eastAsia"/>
          <w:rtl/>
        </w:rPr>
        <w:t>ביבנה</w:t>
      </w:r>
      <w:r>
        <w:rPr>
          <w:rtl/>
        </w:rPr>
        <w:t xml:space="preserve"> </w:t>
      </w:r>
      <w:r>
        <w:rPr>
          <w:rFonts w:hint="eastAsia"/>
          <w:rtl/>
        </w:rPr>
        <w:t>תקנוה</w:t>
      </w:r>
      <w:r>
        <w:rPr>
          <w:rtl/>
        </w:rPr>
        <w:t>. [</w:t>
      </w:r>
      <w:r>
        <w:rPr>
          <w:rFonts w:hint="eastAsia"/>
          <w:rtl/>
        </w:rPr>
        <w:t>ג</w:t>
      </w:r>
      <w:r>
        <w:rPr>
          <w:rtl/>
        </w:rPr>
        <w:t>]</w:t>
      </w:r>
    </w:p>
    <w:p w14:paraId="67A7FC9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שמעון</w:t>
      </w:r>
      <w:r>
        <w:rPr>
          <w:rtl/>
        </w:rPr>
        <w:t xml:space="preserve"> </w:t>
      </w:r>
      <w:r>
        <w:rPr>
          <w:rFonts w:hint="eastAsia"/>
          <w:rtl/>
        </w:rPr>
        <w:t>הפקולי</w:t>
      </w:r>
      <w:r>
        <w:rPr>
          <w:rtl/>
        </w:rPr>
        <w:t xml:space="preserve"> </w:t>
      </w:r>
      <w:r>
        <w:rPr>
          <w:rFonts w:hint="eastAsia"/>
          <w:rtl/>
        </w:rPr>
        <w:t>סידר</w:t>
      </w:r>
      <w:r>
        <w:rPr>
          <w:rtl/>
        </w:rPr>
        <w:t xml:space="preserve"> </w:t>
      </w:r>
      <w:r>
        <w:rPr>
          <w:rFonts w:hint="eastAsia"/>
          <w:rtl/>
        </w:rPr>
        <w:t>י</w:t>
      </w:r>
      <w:r>
        <w:rPr>
          <w:rtl/>
        </w:rPr>
        <w:t>"</w:t>
      </w:r>
      <w:r>
        <w:rPr>
          <w:rFonts w:hint="eastAsia"/>
          <w:rtl/>
        </w:rPr>
        <w:t>ח</w:t>
      </w:r>
      <w:r>
        <w:rPr>
          <w:rtl/>
        </w:rPr>
        <w:t xml:space="preserve"> </w:t>
      </w:r>
      <w:r>
        <w:rPr>
          <w:rFonts w:hint="eastAsia"/>
          <w:rtl/>
        </w:rPr>
        <w:t>ברכות</w:t>
      </w:r>
      <w:r>
        <w:rPr>
          <w:rtl/>
        </w:rPr>
        <w:t xml:space="preserve"> </w:t>
      </w:r>
      <w:r>
        <w:rPr>
          <w:rFonts w:hint="eastAsia"/>
          <w:rtl/>
        </w:rPr>
        <w:t>לפני</w:t>
      </w:r>
      <w:r>
        <w:rPr>
          <w:rtl/>
        </w:rPr>
        <w:t xml:space="preserve"> </w:t>
      </w:r>
      <w:r>
        <w:rPr>
          <w:rFonts w:hint="eastAsia"/>
          <w:rtl/>
        </w:rPr>
        <w:t>ר</w:t>
      </w:r>
      <w:r>
        <w:rPr>
          <w:rtl/>
        </w:rPr>
        <w:t>"</w:t>
      </w:r>
      <w:r>
        <w:rPr>
          <w:rFonts w:hint="eastAsia"/>
          <w:rtl/>
        </w:rPr>
        <w:t>ג</w:t>
      </w:r>
      <w:r>
        <w:rPr>
          <w:rtl/>
        </w:rPr>
        <w:t xml:space="preserve"> </w:t>
      </w:r>
      <w:r>
        <w:rPr>
          <w:rFonts w:hint="eastAsia"/>
          <w:rtl/>
        </w:rPr>
        <w:t>על</w:t>
      </w:r>
      <w:r>
        <w:rPr>
          <w:rtl/>
        </w:rPr>
        <w:t xml:space="preserve"> </w:t>
      </w:r>
      <w:r>
        <w:rPr>
          <w:rFonts w:hint="eastAsia"/>
          <w:rtl/>
        </w:rPr>
        <w:t>הסדר</w:t>
      </w:r>
      <w:r>
        <w:rPr>
          <w:rtl/>
        </w:rPr>
        <w:t xml:space="preserve"> </w:t>
      </w:r>
      <w:r>
        <w:rPr>
          <w:rFonts w:hint="eastAsia"/>
          <w:rtl/>
        </w:rPr>
        <w:t>ביבנה</w:t>
      </w:r>
      <w:r>
        <w:rPr>
          <w:rtl/>
        </w:rPr>
        <w:t>.</w:t>
      </w:r>
    </w:p>
    <w:p w14:paraId="15920328" w14:textId="30CA52D8"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גם</w:t>
      </w:r>
      <w:r>
        <w:rPr>
          <w:noProof/>
          <w:rtl/>
        </w:rPr>
        <w:t xml:space="preserve"> </w:t>
      </w:r>
      <w:r>
        <w:rPr>
          <w:rFonts w:hint="eastAsia"/>
          <w:noProof/>
          <w:rtl/>
        </w:rPr>
        <w:t>בצדיק</w:t>
      </w:r>
      <w:r>
        <w:rPr>
          <w:noProof/>
          <w:rtl/>
        </w:rPr>
        <w:t xml:space="preserve"> </w:t>
      </w:r>
      <w:r>
        <w:rPr>
          <w:rFonts w:hint="eastAsia"/>
          <w:noProof/>
          <w:rtl/>
        </w:rPr>
        <w:t>מעיקרו</w:t>
      </w:r>
      <w:r>
        <w:rPr>
          <w:noProof/>
          <w:rtl/>
        </w:rPr>
        <w:t xml:space="preserve"> </w:t>
      </w:r>
      <w:r>
        <w:rPr>
          <w:rFonts w:hint="eastAsia"/>
          <w:noProof/>
          <w:rtl/>
        </w:rPr>
        <w:t>חוששים</w:t>
      </w:r>
      <w:r>
        <w:rPr>
          <w:noProof/>
          <w:rtl/>
        </w:rPr>
        <w:t xml:space="preserve"> | </w:t>
      </w:r>
      <w:r>
        <w:rPr>
          <w:rFonts w:hint="eastAsia"/>
          <w:noProof/>
          <w:rtl/>
        </w:rPr>
        <w:t>קילל</w:t>
      </w:r>
      <w:r>
        <w:rPr>
          <w:noProof/>
          <w:rtl/>
        </w:rPr>
        <w:t xml:space="preserve"> | </w:t>
      </w:r>
      <w:r>
        <w:rPr>
          <w:rFonts w:hint="eastAsia"/>
          <w:noProof/>
          <w:rtl/>
        </w:rPr>
        <w:t>כל</w:t>
      </w:r>
      <w:r>
        <w:rPr>
          <w:noProof/>
          <w:rtl/>
        </w:rPr>
        <w:t xml:space="preserve"> </w:t>
      </w:r>
      <w:r>
        <w:rPr>
          <w:rFonts w:hint="eastAsia"/>
          <w:noProof/>
          <w:rtl/>
        </w:rPr>
        <w:t>השנה</w:t>
      </w:r>
      <w:r>
        <w:rPr>
          <w:noProof/>
          <w:rtl/>
        </w:rPr>
        <w:t xml:space="preserve"> </w:t>
      </w:r>
      <w:r>
        <w:rPr>
          <w:rFonts w:hint="eastAsia"/>
          <w:noProof/>
          <w:rtl/>
        </w:rPr>
        <w:t>כולה</w:t>
      </w:r>
    </w:p>
    <w:p w14:paraId="1D8FE34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כל</w:t>
      </w:r>
      <w:r>
        <w:rPr>
          <w:rtl/>
        </w:rPr>
        <w:t xml:space="preserve"> </w:t>
      </w:r>
      <w:r>
        <w:rPr>
          <w:rFonts w:hint="eastAsia"/>
          <w:rtl/>
        </w:rPr>
        <w:t>השנה</w:t>
      </w:r>
      <w:r>
        <w:rPr>
          <w:rtl/>
        </w:rPr>
        <w:t xml:space="preserve"> </w:t>
      </w:r>
      <w:r>
        <w:rPr>
          <w:rFonts w:hint="eastAsia"/>
          <w:rtl/>
        </w:rPr>
        <w:t>מתפלל</w:t>
      </w:r>
      <w:r>
        <w:rPr>
          <w:rtl/>
        </w:rPr>
        <w:t xml:space="preserve"> </w:t>
      </w:r>
      <w:r>
        <w:rPr>
          <w:rFonts w:hint="eastAsia"/>
          <w:rtl/>
        </w:rPr>
        <w:t>אדם</w:t>
      </w:r>
      <w:r>
        <w:rPr>
          <w:rtl/>
        </w:rPr>
        <w:t xml:space="preserve"> </w:t>
      </w:r>
      <w:r>
        <w:rPr>
          <w:rFonts w:hint="eastAsia"/>
          <w:rtl/>
        </w:rPr>
        <w:t>הביננו</w:t>
      </w:r>
      <w:r>
        <w:rPr>
          <w:rtl/>
        </w:rPr>
        <w:t>,</w:t>
      </w:r>
    </w:p>
    <w:p w14:paraId="68290911" w14:textId="3EDA0A1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חוץ</w:t>
      </w:r>
      <w:r>
        <w:rPr>
          <w:noProof/>
          <w:rtl/>
        </w:rPr>
        <w:t xml:space="preserve"> </w:t>
      </w:r>
      <w:r>
        <w:rPr>
          <w:rFonts w:hint="eastAsia"/>
          <w:noProof/>
          <w:rtl/>
        </w:rPr>
        <w:t>מימות</w:t>
      </w:r>
      <w:r>
        <w:rPr>
          <w:noProof/>
          <w:rtl/>
        </w:rPr>
        <w:t xml:space="preserve"> </w:t>
      </w:r>
      <w:r>
        <w:rPr>
          <w:rFonts w:hint="eastAsia"/>
          <w:noProof/>
          <w:rtl/>
        </w:rPr>
        <w:t>הגשמים</w:t>
      </w:r>
      <w:r>
        <w:rPr>
          <w:noProof/>
          <w:rtl/>
        </w:rPr>
        <w:t xml:space="preserve"> | </w:t>
      </w:r>
      <w:r>
        <w:rPr>
          <w:rFonts w:hint="eastAsia"/>
          <w:noProof/>
          <w:rtl/>
        </w:rPr>
        <w:t>שאלה</w:t>
      </w:r>
      <w:r>
        <w:rPr>
          <w:noProof/>
          <w:rtl/>
        </w:rPr>
        <w:t xml:space="preserve"> </w:t>
      </w:r>
      <w:r>
        <w:rPr>
          <w:rFonts w:hint="eastAsia"/>
          <w:noProof/>
          <w:rtl/>
        </w:rPr>
        <w:t>בברכת</w:t>
      </w:r>
      <w:r>
        <w:rPr>
          <w:noProof/>
          <w:rtl/>
        </w:rPr>
        <w:t xml:space="preserve"> </w:t>
      </w:r>
      <w:r>
        <w:rPr>
          <w:rFonts w:hint="eastAsia"/>
          <w:noProof/>
          <w:rtl/>
        </w:rPr>
        <w:t>השנים</w:t>
      </w:r>
    </w:p>
    <w:p w14:paraId="094DAFD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טעה</w:t>
      </w:r>
      <w:r>
        <w:rPr>
          <w:rtl/>
        </w:rPr>
        <w:t xml:space="preserve"> </w:t>
      </w:r>
      <w:r>
        <w:rPr>
          <w:rFonts w:hint="eastAsia"/>
          <w:rtl/>
        </w:rPr>
        <w:t>ולא</w:t>
      </w:r>
      <w:r>
        <w:rPr>
          <w:rtl/>
        </w:rPr>
        <w:t xml:space="preserve"> </w:t>
      </w:r>
      <w:r>
        <w:rPr>
          <w:rFonts w:hint="eastAsia"/>
          <w:rtl/>
        </w:rPr>
        <w:t>הזכיר</w:t>
      </w:r>
      <w:r>
        <w:rPr>
          <w:rtl/>
        </w:rPr>
        <w:t xml:space="preserve"> </w:t>
      </w:r>
      <w:r>
        <w:rPr>
          <w:rFonts w:hint="eastAsia"/>
          <w:rtl/>
        </w:rPr>
        <w:t>ר</w:t>
      </w:r>
      <w:r>
        <w:rPr>
          <w:rtl/>
        </w:rPr>
        <w:t>"</w:t>
      </w:r>
      <w:r>
        <w:rPr>
          <w:rFonts w:hint="eastAsia"/>
          <w:rtl/>
        </w:rPr>
        <w:t>ח</w:t>
      </w:r>
      <w:r>
        <w:rPr>
          <w:rtl/>
        </w:rPr>
        <w:t xml:space="preserve"> </w:t>
      </w:r>
      <w:r>
        <w:rPr>
          <w:rFonts w:hint="eastAsia"/>
          <w:rtl/>
        </w:rPr>
        <w:t>בעבודה</w:t>
      </w:r>
    </w:p>
    <w:p w14:paraId="5E22F1B8" w14:textId="34281416"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חוזר</w:t>
      </w:r>
      <w:r>
        <w:rPr>
          <w:noProof/>
          <w:rtl/>
        </w:rPr>
        <w:t xml:space="preserve"> </w:t>
      </w:r>
      <w:r>
        <w:rPr>
          <w:rFonts w:hint="eastAsia"/>
          <w:noProof/>
          <w:rtl/>
        </w:rPr>
        <w:t>לעבודה</w:t>
      </w:r>
      <w:r>
        <w:rPr>
          <w:noProof/>
          <w:rtl/>
        </w:rPr>
        <w:t xml:space="preserve"> | </w:t>
      </w:r>
      <w:r>
        <w:rPr>
          <w:rFonts w:hint="eastAsia"/>
          <w:noProof/>
          <w:rtl/>
        </w:rPr>
        <w:t>מהלך</w:t>
      </w:r>
      <w:r>
        <w:rPr>
          <w:noProof/>
          <w:rtl/>
        </w:rPr>
        <w:t xml:space="preserve"> </w:t>
      </w:r>
      <w:r>
        <w:rPr>
          <w:rFonts w:hint="eastAsia"/>
          <w:noProof/>
          <w:rtl/>
        </w:rPr>
        <w:t>במקום</w:t>
      </w:r>
      <w:r>
        <w:rPr>
          <w:noProof/>
          <w:rtl/>
        </w:rPr>
        <w:t xml:space="preserve"> </w:t>
      </w:r>
      <w:r>
        <w:rPr>
          <w:rFonts w:hint="eastAsia"/>
          <w:noProof/>
          <w:rtl/>
        </w:rPr>
        <w:t>גדודי</w:t>
      </w:r>
      <w:r>
        <w:rPr>
          <w:noProof/>
          <w:rtl/>
        </w:rPr>
        <w:t xml:space="preserve"> </w:t>
      </w:r>
      <w:r>
        <w:rPr>
          <w:rFonts w:hint="eastAsia"/>
          <w:noProof/>
          <w:rtl/>
        </w:rPr>
        <w:t>חיה</w:t>
      </w:r>
      <w:r>
        <w:rPr>
          <w:noProof/>
          <w:rtl/>
        </w:rPr>
        <w:t xml:space="preserve"> </w:t>
      </w:r>
      <w:r>
        <w:rPr>
          <w:rFonts w:hint="eastAsia"/>
          <w:noProof/>
          <w:rtl/>
        </w:rPr>
        <w:t>ולסטים</w:t>
      </w:r>
      <w:r>
        <w:rPr>
          <w:noProof/>
          <w:rtl/>
        </w:rPr>
        <w:t xml:space="preserve"> </w:t>
      </w:r>
      <w:r>
        <w:rPr>
          <w:rFonts w:hint="eastAsia"/>
          <w:noProof/>
          <w:rtl/>
        </w:rPr>
        <w:t>מתפלל</w:t>
      </w:r>
      <w:r>
        <w:rPr>
          <w:noProof/>
          <w:rtl/>
        </w:rPr>
        <w:t xml:space="preserve"> </w:t>
      </w:r>
      <w:r>
        <w:rPr>
          <w:rFonts w:hint="eastAsia"/>
          <w:noProof/>
          <w:rtl/>
        </w:rPr>
        <w:t>תפלה</w:t>
      </w:r>
      <w:r>
        <w:rPr>
          <w:noProof/>
          <w:rtl/>
        </w:rPr>
        <w:t xml:space="preserve"> </w:t>
      </w:r>
      <w:r>
        <w:rPr>
          <w:rFonts w:hint="eastAsia"/>
          <w:noProof/>
          <w:rtl/>
        </w:rPr>
        <w:t>קצרה</w:t>
      </w:r>
      <w:r>
        <w:rPr>
          <w:noProof/>
          <w:rtl/>
        </w:rPr>
        <w:t>.</w:t>
      </w:r>
      <w:r>
        <w:rPr>
          <w:rFonts w:hint="eastAsia"/>
          <w:noProof/>
          <w:rtl/>
        </w:rPr>
        <w:t>ד</w:t>
      </w:r>
      <w:r>
        <w:rPr>
          <w:noProof/>
          <w:rtl/>
        </w:rPr>
        <w:t xml:space="preserve"> | </w:t>
      </w:r>
      <w:r>
        <w:rPr>
          <w:rFonts w:hint="eastAsia"/>
          <w:noProof/>
          <w:rtl/>
        </w:rPr>
        <w:t>הלכה</w:t>
      </w:r>
      <w:r>
        <w:rPr>
          <w:noProof/>
          <w:rtl/>
        </w:rPr>
        <w:t xml:space="preserve"> </w:t>
      </w:r>
      <w:r>
        <w:rPr>
          <w:rFonts w:hint="eastAsia"/>
          <w:noProof/>
          <w:rtl/>
        </w:rPr>
        <w:t>כאחרים</w:t>
      </w:r>
      <w:r>
        <w:rPr>
          <w:noProof/>
          <w:rtl/>
        </w:rPr>
        <w:t xml:space="preserve"> | </w:t>
      </w:r>
      <w:r>
        <w:rPr>
          <w:rFonts w:hint="eastAsia"/>
          <w:noProof/>
          <w:rtl/>
        </w:rPr>
        <w:t>היוצא</w:t>
      </w:r>
      <w:r>
        <w:rPr>
          <w:noProof/>
          <w:rtl/>
        </w:rPr>
        <w:t xml:space="preserve"> </w:t>
      </w:r>
      <w:r>
        <w:rPr>
          <w:rFonts w:hint="eastAsia"/>
          <w:noProof/>
          <w:rtl/>
        </w:rPr>
        <w:t>לדרך</w:t>
      </w:r>
      <w:r>
        <w:rPr>
          <w:noProof/>
          <w:rtl/>
        </w:rPr>
        <w:t xml:space="preserve"> </w:t>
      </w:r>
      <w:r>
        <w:rPr>
          <w:rFonts w:hint="eastAsia"/>
          <w:noProof/>
          <w:rtl/>
        </w:rPr>
        <w:t>צריך</w:t>
      </w:r>
      <w:r>
        <w:rPr>
          <w:noProof/>
          <w:rtl/>
        </w:rPr>
        <w:t xml:space="preserve"> </w:t>
      </w:r>
      <w:r>
        <w:rPr>
          <w:rFonts w:hint="eastAsia"/>
          <w:noProof/>
          <w:rtl/>
        </w:rPr>
        <w:t>להתפלל</w:t>
      </w:r>
      <w:r>
        <w:rPr>
          <w:noProof/>
          <w:rtl/>
        </w:rPr>
        <w:t xml:space="preserve"> </w:t>
      </w:r>
      <w:r>
        <w:rPr>
          <w:rFonts w:hint="eastAsia"/>
          <w:noProof/>
          <w:rtl/>
        </w:rPr>
        <w:t>תפלת</w:t>
      </w:r>
      <w:r>
        <w:rPr>
          <w:noProof/>
          <w:rtl/>
        </w:rPr>
        <w:t xml:space="preserve"> </w:t>
      </w:r>
      <w:r>
        <w:rPr>
          <w:rFonts w:hint="eastAsia"/>
          <w:noProof/>
          <w:rtl/>
        </w:rPr>
        <w:t>הדרך</w:t>
      </w:r>
      <w:r>
        <w:rPr>
          <w:noProof/>
          <w:rtl/>
        </w:rPr>
        <w:t xml:space="preserve">. | </w:t>
      </w:r>
      <w:r>
        <w:rPr>
          <w:rFonts w:hint="eastAsia"/>
          <w:noProof/>
          <w:rtl/>
        </w:rPr>
        <w:t>ישתף</w:t>
      </w:r>
      <w:r>
        <w:rPr>
          <w:noProof/>
          <w:rtl/>
        </w:rPr>
        <w:t xml:space="preserve"> </w:t>
      </w:r>
      <w:r>
        <w:rPr>
          <w:rFonts w:hint="eastAsia"/>
          <w:noProof/>
          <w:rtl/>
        </w:rPr>
        <w:t>עצמו</w:t>
      </w:r>
      <w:r>
        <w:rPr>
          <w:noProof/>
          <w:rtl/>
        </w:rPr>
        <w:t xml:space="preserve"> </w:t>
      </w:r>
      <w:r>
        <w:rPr>
          <w:rFonts w:hint="eastAsia"/>
          <w:noProof/>
          <w:rtl/>
        </w:rPr>
        <w:t>עם</w:t>
      </w:r>
      <w:r>
        <w:rPr>
          <w:noProof/>
          <w:rtl/>
        </w:rPr>
        <w:t xml:space="preserve"> </w:t>
      </w:r>
      <w:r>
        <w:rPr>
          <w:rFonts w:hint="eastAsia"/>
          <w:noProof/>
          <w:rtl/>
        </w:rPr>
        <w:t>הצבור</w:t>
      </w:r>
    </w:p>
    <w:p w14:paraId="7DA0058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הביננו</w:t>
      </w:r>
    </w:p>
    <w:p w14:paraId="7F00ABC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תפלה</w:t>
      </w:r>
      <w:r>
        <w:rPr>
          <w:rtl/>
        </w:rPr>
        <w:t xml:space="preserve"> </w:t>
      </w:r>
      <w:r>
        <w:rPr>
          <w:rFonts w:hint="eastAsia"/>
          <w:rtl/>
        </w:rPr>
        <w:t>קצרה</w:t>
      </w:r>
    </w:p>
    <w:p w14:paraId="57CC250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ולהלכה</w:t>
      </w:r>
      <w:r>
        <w:rPr>
          <w:rtl/>
        </w:rPr>
        <w:t xml:space="preserve">: </w:t>
      </w:r>
      <w:r>
        <w:rPr>
          <w:rFonts w:hint="eastAsia"/>
          <w:rtl/>
        </w:rPr>
        <w:t>הביננו</w:t>
      </w:r>
      <w:r>
        <w:rPr>
          <w:rtl/>
        </w:rPr>
        <w:t xml:space="preserve"> </w:t>
      </w:r>
      <w:r>
        <w:rPr>
          <w:rFonts w:hint="eastAsia"/>
          <w:rtl/>
        </w:rPr>
        <w:t>מעומד</w:t>
      </w:r>
      <w:r>
        <w:rPr>
          <w:rtl/>
        </w:rPr>
        <w:t xml:space="preserve">, </w:t>
      </w:r>
      <w:r>
        <w:rPr>
          <w:rFonts w:hint="eastAsia"/>
          <w:rtl/>
        </w:rPr>
        <w:t>תפלה</w:t>
      </w:r>
      <w:r>
        <w:rPr>
          <w:rtl/>
        </w:rPr>
        <w:t xml:space="preserve"> </w:t>
      </w:r>
      <w:r>
        <w:rPr>
          <w:rFonts w:hint="eastAsia"/>
          <w:rtl/>
        </w:rPr>
        <w:t>קצרה</w:t>
      </w:r>
      <w:r>
        <w:rPr>
          <w:rtl/>
        </w:rPr>
        <w:t xml:space="preserve">- </w:t>
      </w:r>
      <w:r>
        <w:rPr>
          <w:rFonts w:hint="eastAsia"/>
          <w:rtl/>
        </w:rPr>
        <w:t>בין</w:t>
      </w:r>
      <w:r>
        <w:rPr>
          <w:rtl/>
        </w:rPr>
        <w:t xml:space="preserve"> </w:t>
      </w:r>
      <w:r>
        <w:rPr>
          <w:rFonts w:hint="eastAsia"/>
          <w:rtl/>
        </w:rPr>
        <w:t>מעומד</w:t>
      </w:r>
      <w:r>
        <w:rPr>
          <w:rtl/>
        </w:rPr>
        <w:t xml:space="preserve"> </w:t>
      </w:r>
      <w:r>
        <w:rPr>
          <w:rFonts w:hint="eastAsia"/>
          <w:rtl/>
        </w:rPr>
        <w:t>בין</w:t>
      </w:r>
      <w:r>
        <w:rPr>
          <w:rtl/>
        </w:rPr>
        <w:t xml:space="preserve"> </w:t>
      </w:r>
      <w:r>
        <w:rPr>
          <w:rFonts w:hint="eastAsia"/>
          <w:rtl/>
        </w:rPr>
        <w:t>מהלך</w:t>
      </w:r>
      <w:r>
        <w:rPr>
          <w:rtl/>
        </w:rPr>
        <w:t>.</w:t>
      </w:r>
    </w:p>
    <w:p w14:paraId="4DB4542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סומא</w:t>
      </w:r>
    </w:p>
    <w:p w14:paraId="1A0C5BBE" w14:textId="77777777" w:rsidR="00B90B03" w:rsidRDefault="00B90B03" w:rsidP="00B90B03">
      <w:pPr>
        <w:pStyle w:val="TOC2"/>
        <w:rPr>
          <w:rFonts w:asciiTheme="minorHAnsi" w:eastAsiaTheme="minorEastAsia" w:hAnsiTheme="minorHAnsi" w:cstheme="minorBidi"/>
          <w:kern w:val="2"/>
          <w:sz w:val="24"/>
          <w:szCs w:val="24"/>
          <w:rtl/>
          <w14:ligatures w14:val="standardContextual"/>
        </w:rPr>
      </w:pPr>
      <w:r w:rsidRPr="009C2A5E">
        <w:rPr>
          <w:rFonts w:hint="eastAsia"/>
          <w:rtl/>
        </w:rPr>
        <w:t>עומד</w:t>
      </w:r>
      <w:r w:rsidRPr="009C2A5E">
        <w:rPr>
          <w:rtl/>
        </w:rPr>
        <w:t xml:space="preserve"> </w:t>
      </w:r>
      <w:r w:rsidRPr="009C2A5E">
        <w:rPr>
          <w:rFonts w:hint="eastAsia"/>
          <w:rtl/>
        </w:rPr>
        <w:t>בחו</w:t>
      </w:r>
      <w:r w:rsidRPr="009C2A5E">
        <w:rPr>
          <w:rtl/>
        </w:rPr>
        <w:t>"</w:t>
      </w:r>
      <w:r w:rsidRPr="009C2A5E">
        <w:rPr>
          <w:rFonts w:hint="eastAsia"/>
          <w:rtl/>
        </w:rPr>
        <w:t>ל</w:t>
      </w:r>
    </w:p>
    <w:p w14:paraId="6728551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עומד</w:t>
      </w:r>
      <w:r w:rsidRPr="009C2A5E">
        <w:rPr>
          <w:rtl/>
        </w:rPr>
        <w:t xml:space="preserve"> </w:t>
      </w:r>
      <w:r w:rsidRPr="009C2A5E">
        <w:rPr>
          <w:rFonts w:hint="eastAsia"/>
          <w:rtl/>
        </w:rPr>
        <w:t>בא</w:t>
      </w:r>
      <w:r w:rsidRPr="009C2A5E">
        <w:rPr>
          <w:rtl/>
        </w:rPr>
        <w:t>"</w:t>
      </w:r>
      <w:r w:rsidRPr="009C2A5E">
        <w:rPr>
          <w:rFonts w:hint="eastAsia"/>
          <w:rtl/>
        </w:rPr>
        <w:t>י</w:t>
      </w:r>
    </w:p>
    <w:p w14:paraId="115682F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עומד</w:t>
      </w:r>
      <w:r>
        <w:rPr>
          <w:rtl/>
        </w:rPr>
        <w:t xml:space="preserve"> </w:t>
      </w:r>
      <w:r>
        <w:rPr>
          <w:rFonts w:hint="eastAsia"/>
          <w:rtl/>
        </w:rPr>
        <w:t>בירושלים</w:t>
      </w:r>
    </w:p>
    <w:p w14:paraId="063A8CC5" w14:textId="4E4C1030"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עומד</w:t>
      </w:r>
      <w:r>
        <w:rPr>
          <w:noProof/>
          <w:rtl/>
        </w:rPr>
        <w:t xml:space="preserve"> </w:t>
      </w:r>
      <w:r>
        <w:rPr>
          <w:rFonts w:hint="eastAsia"/>
          <w:noProof/>
          <w:rtl/>
        </w:rPr>
        <w:t>בביהמ</w:t>
      </w:r>
      <w:r>
        <w:rPr>
          <w:noProof/>
          <w:rtl/>
        </w:rPr>
        <w:t>"</w:t>
      </w:r>
      <w:r>
        <w:rPr>
          <w:rFonts w:hint="eastAsia"/>
          <w:noProof/>
          <w:rtl/>
        </w:rPr>
        <w:t>ק</w:t>
      </w:r>
      <w:r>
        <w:rPr>
          <w:noProof/>
          <w:rtl/>
        </w:rPr>
        <w:t xml:space="preserve"> | </w:t>
      </w:r>
      <w:r>
        <w:rPr>
          <w:rFonts w:hint="eastAsia"/>
          <w:noProof/>
          <w:rtl/>
        </w:rPr>
        <w:t>עומד</w:t>
      </w:r>
      <w:r>
        <w:rPr>
          <w:noProof/>
          <w:rtl/>
        </w:rPr>
        <w:t xml:space="preserve"> </w:t>
      </w:r>
      <w:r>
        <w:rPr>
          <w:rFonts w:hint="eastAsia"/>
          <w:noProof/>
          <w:rtl/>
        </w:rPr>
        <w:t>בבית</w:t>
      </w:r>
      <w:r>
        <w:rPr>
          <w:noProof/>
          <w:rtl/>
        </w:rPr>
        <w:t xml:space="preserve"> </w:t>
      </w:r>
      <w:r>
        <w:rPr>
          <w:rFonts w:hint="eastAsia"/>
          <w:noProof/>
          <w:rtl/>
        </w:rPr>
        <w:t>קדשי</w:t>
      </w:r>
      <w:r>
        <w:rPr>
          <w:noProof/>
          <w:rtl/>
        </w:rPr>
        <w:t xml:space="preserve"> </w:t>
      </w:r>
      <w:r>
        <w:rPr>
          <w:rFonts w:hint="eastAsia"/>
          <w:noProof/>
          <w:rtl/>
        </w:rPr>
        <w:t>הקדשים</w:t>
      </w:r>
      <w:r>
        <w:rPr>
          <w:noProof/>
          <w:rtl/>
        </w:rPr>
        <w:t xml:space="preserve"> | </w:t>
      </w:r>
      <w:r>
        <w:rPr>
          <w:rFonts w:hint="eastAsia"/>
          <w:noProof/>
          <w:rtl/>
        </w:rPr>
        <w:t>עומד</w:t>
      </w:r>
      <w:r>
        <w:rPr>
          <w:noProof/>
          <w:rtl/>
        </w:rPr>
        <w:t xml:space="preserve"> </w:t>
      </w:r>
      <w:r>
        <w:rPr>
          <w:rFonts w:hint="eastAsia"/>
          <w:noProof/>
          <w:rtl/>
        </w:rPr>
        <w:t>אחורי</w:t>
      </w:r>
      <w:r>
        <w:rPr>
          <w:noProof/>
          <w:rtl/>
        </w:rPr>
        <w:t xml:space="preserve"> </w:t>
      </w:r>
      <w:r>
        <w:rPr>
          <w:rFonts w:hint="eastAsia"/>
          <w:noProof/>
          <w:rtl/>
        </w:rPr>
        <w:t>בית</w:t>
      </w:r>
      <w:r>
        <w:rPr>
          <w:noProof/>
          <w:rtl/>
        </w:rPr>
        <w:t xml:space="preserve"> </w:t>
      </w:r>
      <w:r>
        <w:rPr>
          <w:rFonts w:hint="eastAsia"/>
          <w:noProof/>
          <w:rtl/>
        </w:rPr>
        <w:t>הכפורת</w:t>
      </w:r>
      <w:r>
        <w:rPr>
          <w:noProof/>
          <w:rtl/>
        </w:rPr>
        <w:t xml:space="preserve"> | </w:t>
      </w:r>
      <w:r>
        <w:rPr>
          <w:rFonts w:hint="eastAsia"/>
          <w:noProof/>
          <w:rtl/>
        </w:rPr>
        <w:t>כשרצו</w:t>
      </w:r>
      <w:r>
        <w:rPr>
          <w:noProof/>
          <w:rtl/>
        </w:rPr>
        <w:t xml:space="preserve"> </w:t>
      </w:r>
      <w:r>
        <w:rPr>
          <w:rFonts w:hint="eastAsia"/>
          <w:noProof/>
          <w:rtl/>
        </w:rPr>
        <w:t>לצאת</w:t>
      </w:r>
      <w:r>
        <w:rPr>
          <w:noProof/>
          <w:rtl/>
        </w:rPr>
        <w:t xml:space="preserve"> </w:t>
      </w:r>
      <w:r>
        <w:rPr>
          <w:rFonts w:hint="eastAsia"/>
          <w:noProof/>
          <w:rtl/>
        </w:rPr>
        <w:t>לדרך</w:t>
      </w:r>
      <w:r>
        <w:rPr>
          <w:noProof/>
          <w:rtl/>
        </w:rPr>
        <w:t xml:space="preserve"> </w:t>
      </w:r>
      <w:r>
        <w:rPr>
          <w:rFonts w:hint="eastAsia"/>
          <w:noProof/>
          <w:rtl/>
        </w:rPr>
        <w:t>הקדימו</w:t>
      </w:r>
      <w:r>
        <w:rPr>
          <w:noProof/>
          <w:rtl/>
        </w:rPr>
        <w:t xml:space="preserve"> </w:t>
      </w:r>
      <w:r>
        <w:rPr>
          <w:rFonts w:hint="eastAsia"/>
          <w:noProof/>
          <w:rtl/>
        </w:rPr>
        <w:t>להתפלל</w:t>
      </w:r>
      <w:r>
        <w:rPr>
          <w:noProof/>
          <w:rtl/>
        </w:rPr>
        <w:t xml:space="preserve"> | </w:t>
      </w:r>
      <w:r>
        <w:rPr>
          <w:rFonts w:hint="eastAsia"/>
          <w:noProof/>
          <w:rtl/>
        </w:rPr>
        <w:t>השכים</w:t>
      </w:r>
      <w:r>
        <w:rPr>
          <w:noProof/>
          <w:rtl/>
        </w:rPr>
        <w:t xml:space="preserve"> </w:t>
      </w:r>
      <w:r>
        <w:rPr>
          <w:rFonts w:hint="eastAsia"/>
          <w:noProof/>
          <w:rtl/>
        </w:rPr>
        <w:t>לישב</w:t>
      </w:r>
      <w:r>
        <w:rPr>
          <w:noProof/>
          <w:rtl/>
        </w:rPr>
        <w:t xml:space="preserve"> </w:t>
      </w:r>
      <w:r>
        <w:rPr>
          <w:rFonts w:hint="eastAsia"/>
          <w:noProof/>
          <w:rtl/>
        </w:rPr>
        <w:t>בקרון</w:t>
      </w:r>
      <w:r>
        <w:rPr>
          <w:noProof/>
          <w:rtl/>
        </w:rPr>
        <w:t xml:space="preserve"> </w:t>
      </w:r>
      <w:r>
        <w:rPr>
          <w:rFonts w:hint="eastAsia"/>
          <w:noProof/>
          <w:rtl/>
        </w:rPr>
        <w:t>או</w:t>
      </w:r>
      <w:r>
        <w:rPr>
          <w:noProof/>
          <w:rtl/>
        </w:rPr>
        <w:t xml:space="preserve"> </w:t>
      </w:r>
      <w:r>
        <w:rPr>
          <w:rFonts w:hint="eastAsia"/>
          <w:noProof/>
          <w:rtl/>
        </w:rPr>
        <w:t>בספינה</w:t>
      </w:r>
      <w:r>
        <w:rPr>
          <w:noProof/>
          <w:rtl/>
        </w:rPr>
        <w:t xml:space="preserve"> | </w:t>
      </w:r>
      <w:r>
        <w:rPr>
          <w:rFonts w:hint="eastAsia"/>
          <w:noProof/>
          <w:rtl/>
        </w:rPr>
        <w:t>אי</w:t>
      </w:r>
      <w:r>
        <w:rPr>
          <w:noProof/>
          <w:rtl/>
        </w:rPr>
        <w:t xml:space="preserve"> </w:t>
      </w:r>
      <w:r>
        <w:rPr>
          <w:rFonts w:hint="eastAsia"/>
          <w:noProof/>
          <w:rtl/>
        </w:rPr>
        <w:t>תפלה</w:t>
      </w:r>
      <w:r>
        <w:rPr>
          <w:noProof/>
          <w:rtl/>
        </w:rPr>
        <w:t xml:space="preserve"> </w:t>
      </w:r>
      <w:r>
        <w:rPr>
          <w:rFonts w:hint="eastAsia"/>
          <w:noProof/>
          <w:rtl/>
        </w:rPr>
        <w:t>מעומד</w:t>
      </w:r>
      <w:r>
        <w:rPr>
          <w:noProof/>
          <w:rtl/>
        </w:rPr>
        <w:t xml:space="preserve"> | </w:t>
      </w:r>
      <w:r>
        <w:rPr>
          <w:rFonts w:hint="eastAsia"/>
          <w:noProof/>
          <w:rtl/>
        </w:rPr>
        <w:t>כינסו</w:t>
      </w:r>
      <w:r>
        <w:rPr>
          <w:noProof/>
          <w:rtl/>
        </w:rPr>
        <w:t xml:space="preserve"> </w:t>
      </w:r>
      <w:r>
        <w:rPr>
          <w:rFonts w:hint="eastAsia"/>
          <w:noProof/>
          <w:rtl/>
        </w:rPr>
        <w:t>עשרה</w:t>
      </w:r>
      <w:r>
        <w:rPr>
          <w:noProof/>
          <w:rtl/>
        </w:rPr>
        <w:t xml:space="preserve"> | </w:t>
      </w:r>
      <w:r>
        <w:rPr>
          <w:rFonts w:hint="eastAsia"/>
          <w:noProof/>
          <w:rtl/>
        </w:rPr>
        <w:t>מתפלל</w:t>
      </w:r>
      <w:r>
        <w:rPr>
          <w:noProof/>
          <w:rtl/>
        </w:rPr>
        <w:t xml:space="preserve"> </w:t>
      </w:r>
      <w:r>
        <w:rPr>
          <w:rFonts w:hint="eastAsia"/>
          <w:noProof/>
          <w:rtl/>
        </w:rPr>
        <w:t>ביחיד</w:t>
      </w:r>
      <w:r>
        <w:rPr>
          <w:noProof/>
          <w:rtl/>
        </w:rPr>
        <w:t xml:space="preserve"> </w:t>
      </w:r>
      <w:r>
        <w:rPr>
          <w:rFonts w:hint="eastAsia"/>
          <w:noProof/>
          <w:rtl/>
        </w:rPr>
        <w:t>עם</w:t>
      </w:r>
      <w:r>
        <w:rPr>
          <w:noProof/>
          <w:rtl/>
        </w:rPr>
        <w:t xml:space="preserve"> </w:t>
      </w:r>
      <w:r>
        <w:rPr>
          <w:rFonts w:hint="eastAsia"/>
          <w:noProof/>
          <w:rtl/>
        </w:rPr>
        <w:t>הציבור</w:t>
      </w:r>
      <w:r>
        <w:rPr>
          <w:noProof/>
          <w:rtl/>
        </w:rPr>
        <w:t xml:space="preserve"> </w:t>
      </w:r>
      <w:r>
        <w:rPr>
          <w:rFonts w:hint="eastAsia"/>
          <w:noProof/>
          <w:rtl/>
        </w:rPr>
        <w:t>מיושב</w:t>
      </w:r>
    </w:p>
    <w:p w14:paraId="0F371A7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יחיד</w:t>
      </w:r>
      <w:r>
        <w:rPr>
          <w:rtl/>
        </w:rPr>
        <w:t xml:space="preserve"> </w:t>
      </w:r>
      <w:r>
        <w:rPr>
          <w:rFonts w:hint="eastAsia"/>
          <w:rtl/>
        </w:rPr>
        <w:t>שלא</w:t>
      </w:r>
      <w:r>
        <w:rPr>
          <w:rtl/>
        </w:rPr>
        <w:t xml:space="preserve"> </w:t>
      </w:r>
      <w:r>
        <w:rPr>
          <w:rFonts w:hint="eastAsia"/>
          <w:rtl/>
        </w:rPr>
        <w:t>בחבר</w:t>
      </w:r>
      <w:r>
        <w:rPr>
          <w:rtl/>
        </w:rPr>
        <w:t xml:space="preserve"> </w:t>
      </w:r>
      <w:r>
        <w:rPr>
          <w:rFonts w:hint="eastAsia"/>
          <w:rtl/>
        </w:rPr>
        <w:t>עיר</w:t>
      </w:r>
    </w:p>
    <w:p w14:paraId="609FF9A3" w14:textId="463B13FE"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דהלכה</w:t>
      </w:r>
      <w:r>
        <w:rPr>
          <w:noProof/>
          <w:rtl/>
        </w:rPr>
        <w:t xml:space="preserve"> | </w:t>
      </w:r>
      <w:r>
        <w:rPr>
          <w:rFonts w:hint="eastAsia"/>
          <w:noProof/>
          <w:rtl/>
        </w:rPr>
        <w:t>אפי</w:t>
      </w:r>
      <w:r>
        <w:rPr>
          <w:noProof/>
          <w:rtl/>
        </w:rPr>
        <w:t xml:space="preserve">' </w:t>
      </w:r>
      <w:r>
        <w:rPr>
          <w:rFonts w:hint="eastAsia"/>
          <w:noProof/>
          <w:rtl/>
        </w:rPr>
        <w:t>שהיו</w:t>
      </w:r>
      <w:r>
        <w:rPr>
          <w:noProof/>
          <w:rtl/>
        </w:rPr>
        <w:t xml:space="preserve"> </w:t>
      </w:r>
      <w:r>
        <w:rPr>
          <w:rFonts w:hint="eastAsia"/>
          <w:noProof/>
          <w:rtl/>
        </w:rPr>
        <w:t>להם</w:t>
      </w:r>
      <w:r>
        <w:rPr>
          <w:noProof/>
          <w:rtl/>
        </w:rPr>
        <w:t xml:space="preserve"> </w:t>
      </w:r>
      <w:r>
        <w:rPr>
          <w:rFonts w:hint="eastAsia"/>
          <w:noProof/>
          <w:rtl/>
        </w:rPr>
        <w:t>י</w:t>
      </w:r>
      <w:r>
        <w:rPr>
          <w:noProof/>
          <w:rtl/>
        </w:rPr>
        <w:t>"</w:t>
      </w:r>
      <w:r>
        <w:rPr>
          <w:rFonts w:hint="eastAsia"/>
          <w:noProof/>
          <w:rtl/>
        </w:rPr>
        <w:t>ג</w:t>
      </w:r>
      <w:r>
        <w:rPr>
          <w:noProof/>
          <w:rtl/>
        </w:rPr>
        <w:t xml:space="preserve"> </w:t>
      </w:r>
      <w:r>
        <w:rPr>
          <w:rFonts w:hint="eastAsia"/>
          <w:noProof/>
          <w:rtl/>
        </w:rPr>
        <w:t>ביהכנ</w:t>
      </w:r>
      <w:r>
        <w:rPr>
          <w:noProof/>
          <w:rtl/>
        </w:rPr>
        <w:t>"</w:t>
      </w:r>
      <w:r>
        <w:rPr>
          <w:rFonts w:hint="eastAsia"/>
          <w:noProof/>
          <w:rtl/>
        </w:rPr>
        <w:t>ס</w:t>
      </w:r>
      <w:r>
        <w:rPr>
          <w:noProof/>
          <w:rtl/>
        </w:rPr>
        <w:t xml:space="preserve"> </w:t>
      </w:r>
      <w:r>
        <w:rPr>
          <w:rFonts w:hint="eastAsia"/>
          <w:noProof/>
          <w:rtl/>
        </w:rPr>
        <w:t>בטבריה</w:t>
      </w:r>
    </w:p>
    <w:p w14:paraId="7438CB6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התפלל</w:t>
      </w:r>
      <w:r>
        <w:rPr>
          <w:rtl/>
        </w:rPr>
        <w:t xml:space="preserve"> </w:t>
      </w:r>
      <w:r>
        <w:rPr>
          <w:rFonts w:hint="eastAsia"/>
          <w:rtl/>
        </w:rPr>
        <w:t>ושוב</w:t>
      </w:r>
      <w:r>
        <w:rPr>
          <w:rtl/>
        </w:rPr>
        <w:t xml:space="preserve"> </w:t>
      </w:r>
      <w:r>
        <w:rPr>
          <w:rFonts w:hint="eastAsia"/>
          <w:rtl/>
        </w:rPr>
        <w:t>התפלל</w:t>
      </w:r>
    </w:p>
    <w:p w14:paraId="39DCF150" w14:textId="4B64D45D"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אי</w:t>
      </w:r>
      <w:r>
        <w:rPr>
          <w:noProof/>
          <w:rtl/>
        </w:rPr>
        <w:t xml:space="preserve"> </w:t>
      </w:r>
      <w:r>
        <w:rPr>
          <w:rFonts w:hint="eastAsia"/>
          <w:noProof/>
          <w:rtl/>
        </w:rPr>
        <w:t>לא</w:t>
      </w:r>
      <w:r>
        <w:rPr>
          <w:noProof/>
          <w:rtl/>
        </w:rPr>
        <w:t xml:space="preserve"> </w:t>
      </w:r>
      <w:r>
        <w:rPr>
          <w:rFonts w:hint="eastAsia"/>
          <w:noProof/>
          <w:rtl/>
        </w:rPr>
        <w:t>כוון</w:t>
      </w:r>
      <w:r>
        <w:rPr>
          <w:noProof/>
          <w:rtl/>
        </w:rPr>
        <w:t xml:space="preserve"> </w:t>
      </w:r>
      <w:r>
        <w:rPr>
          <w:rFonts w:hint="eastAsia"/>
          <w:noProof/>
          <w:rtl/>
        </w:rPr>
        <w:t>דעתו</w:t>
      </w:r>
      <w:r>
        <w:rPr>
          <w:noProof/>
          <w:rtl/>
        </w:rPr>
        <w:t xml:space="preserve"> | </w:t>
      </w:r>
      <w:r>
        <w:rPr>
          <w:rFonts w:hint="eastAsia"/>
          <w:noProof/>
          <w:rtl/>
        </w:rPr>
        <w:t>ואי</w:t>
      </w:r>
      <w:r>
        <w:rPr>
          <w:noProof/>
          <w:rtl/>
        </w:rPr>
        <w:t xml:space="preserve"> </w:t>
      </w:r>
      <w:r>
        <w:rPr>
          <w:rFonts w:hint="eastAsia"/>
          <w:noProof/>
          <w:rtl/>
        </w:rPr>
        <w:t>שלא</w:t>
      </w:r>
      <w:r>
        <w:rPr>
          <w:noProof/>
          <w:rtl/>
        </w:rPr>
        <w:t xml:space="preserve"> </w:t>
      </w:r>
      <w:r>
        <w:rPr>
          <w:rFonts w:hint="eastAsia"/>
          <w:noProof/>
          <w:rtl/>
        </w:rPr>
        <w:t>הזכיר</w:t>
      </w:r>
      <w:r>
        <w:rPr>
          <w:noProof/>
          <w:rtl/>
        </w:rPr>
        <w:t xml:space="preserve"> </w:t>
      </w:r>
      <w:r>
        <w:rPr>
          <w:rFonts w:hint="eastAsia"/>
          <w:noProof/>
          <w:rtl/>
        </w:rPr>
        <w:t>ר</w:t>
      </w:r>
      <w:r>
        <w:rPr>
          <w:noProof/>
          <w:rtl/>
        </w:rPr>
        <w:t>"</w:t>
      </w:r>
      <w:r>
        <w:rPr>
          <w:rFonts w:hint="eastAsia"/>
          <w:noProof/>
          <w:rtl/>
        </w:rPr>
        <w:t>ח</w:t>
      </w:r>
      <w:r>
        <w:rPr>
          <w:noProof/>
          <w:rtl/>
        </w:rPr>
        <w:t xml:space="preserve">. | </w:t>
      </w:r>
      <w:r>
        <w:rPr>
          <w:rFonts w:hint="eastAsia"/>
          <w:noProof/>
          <w:rtl/>
        </w:rPr>
        <w:t>בצבור</w:t>
      </w:r>
      <w:r>
        <w:rPr>
          <w:noProof/>
          <w:rtl/>
        </w:rPr>
        <w:t xml:space="preserve"> </w:t>
      </w:r>
      <w:r>
        <w:rPr>
          <w:rFonts w:hint="eastAsia"/>
          <w:noProof/>
          <w:rtl/>
        </w:rPr>
        <w:t>שנו</w:t>
      </w:r>
    </w:p>
    <w:p w14:paraId="6C2258A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כמה</w:t>
      </w:r>
      <w:r>
        <w:rPr>
          <w:rtl/>
        </w:rPr>
        <w:t xml:space="preserve"> </w:t>
      </w:r>
      <w:r>
        <w:rPr>
          <w:rFonts w:hint="eastAsia"/>
          <w:rtl/>
        </w:rPr>
        <w:t>ישהה</w:t>
      </w:r>
      <w:r>
        <w:rPr>
          <w:rtl/>
        </w:rPr>
        <w:t xml:space="preserve"> </w:t>
      </w:r>
      <w:r>
        <w:rPr>
          <w:rFonts w:hint="eastAsia"/>
          <w:rtl/>
        </w:rPr>
        <w:t>בין</w:t>
      </w:r>
      <w:r>
        <w:rPr>
          <w:rtl/>
        </w:rPr>
        <w:t xml:space="preserve"> </w:t>
      </w:r>
      <w:r>
        <w:rPr>
          <w:rFonts w:hint="eastAsia"/>
          <w:rtl/>
        </w:rPr>
        <w:t>תפלה</w:t>
      </w:r>
      <w:r>
        <w:rPr>
          <w:rtl/>
        </w:rPr>
        <w:t xml:space="preserve"> </w:t>
      </w:r>
      <w:r>
        <w:rPr>
          <w:rFonts w:hint="eastAsia"/>
          <w:rtl/>
        </w:rPr>
        <w:t>לתפלה</w:t>
      </w:r>
    </w:p>
    <w:p w14:paraId="7CB039F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טעה</w:t>
      </w:r>
      <w:r>
        <w:rPr>
          <w:rtl/>
        </w:rPr>
        <w:t xml:space="preserve"> </w:t>
      </w:r>
      <w:r>
        <w:rPr>
          <w:rFonts w:hint="eastAsia"/>
          <w:rtl/>
        </w:rPr>
        <w:t>ולא</w:t>
      </w:r>
      <w:r>
        <w:rPr>
          <w:rtl/>
        </w:rPr>
        <w:t xml:space="preserve"> </w:t>
      </w:r>
      <w:r>
        <w:rPr>
          <w:rFonts w:hint="eastAsia"/>
          <w:rtl/>
        </w:rPr>
        <w:t>הזכיר</w:t>
      </w:r>
      <w:r>
        <w:rPr>
          <w:rtl/>
        </w:rPr>
        <w:t xml:space="preserve"> </w:t>
      </w:r>
      <w:r>
        <w:rPr>
          <w:rFonts w:hint="eastAsia"/>
          <w:rtl/>
        </w:rPr>
        <w:t>של</w:t>
      </w:r>
      <w:r>
        <w:rPr>
          <w:rtl/>
        </w:rPr>
        <w:t xml:space="preserve"> </w:t>
      </w:r>
      <w:r>
        <w:rPr>
          <w:rFonts w:hint="eastAsia"/>
          <w:rtl/>
        </w:rPr>
        <w:t>ר</w:t>
      </w:r>
      <w:r>
        <w:rPr>
          <w:rtl/>
        </w:rPr>
        <w:t>"</w:t>
      </w:r>
      <w:r>
        <w:rPr>
          <w:rFonts w:hint="eastAsia"/>
          <w:rtl/>
        </w:rPr>
        <w:t>ח</w:t>
      </w:r>
      <w:r>
        <w:rPr>
          <w:rtl/>
        </w:rPr>
        <w:t xml:space="preserve"> </w:t>
      </w:r>
      <w:r>
        <w:rPr>
          <w:rFonts w:hint="eastAsia"/>
          <w:rtl/>
        </w:rPr>
        <w:t>ערבית</w:t>
      </w:r>
    </w:p>
    <w:p w14:paraId="0FAD7CA6"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b Fontext" w:hAnsi="Fb Fontext" w:cs="BA Vilna Bold" w:hint="eastAsia"/>
          <w:b/>
          <w:noProof/>
          <w:shd w:val="clear" w:color="auto" w:fill="FFFFFF" w:themeFill="background1"/>
          <w:rtl/>
        </w:rPr>
        <w:t>להתפלל</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מתוך</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כובד</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ראש</w:t>
      </w:r>
    </w:p>
    <w:p w14:paraId="4AED4BC9" w14:textId="0F18FEDB"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w:t>
      </w:r>
      <w:r>
        <w:rPr>
          <w:noProof/>
          <w:rtl/>
        </w:rPr>
        <w:t xml:space="preserve">' </w:t>
      </w:r>
      <w:r>
        <w:rPr>
          <w:rFonts w:hint="eastAsia"/>
          <w:noProof/>
          <w:rtl/>
        </w:rPr>
        <w:t>מעשים</w:t>
      </w:r>
      <w:r>
        <w:rPr>
          <w:noProof/>
          <w:rtl/>
        </w:rPr>
        <w:t xml:space="preserve"> | </w:t>
      </w:r>
      <w:r>
        <w:rPr>
          <w:rFonts w:hint="eastAsia"/>
          <w:noProof/>
          <w:rtl/>
        </w:rPr>
        <w:t>אסור</w:t>
      </w:r>
      <w:r>
        <w:rPr>
          <w:noProof/>
          <w:rtl/>
        </w:rPr>
        <w:t xml:space="preserve"> </w:t>
      </w:r>
      <w:r>
        <w:rPr>
          <w:rFonts w:hint="eastAsia"/>
          <w:noProof/>
          <w:rtl/>
        </w:rPr>
        <w:t>לאדם</w:t>
      </w:r>
      <w:r>
        <w:rPr>
          <w:noProof/>
          <w:rtl/>
        </w:rPr>
        <w:t xml:space="preserve"> </w:t>
      </w:r>
      <w:r>
        <w:rPr>
          <w:rFonts w:hint="eastAsia"/>
          <w:noProof/>
          <w:rtl/>
        </w:rPr>
        <w:t>שימלא</w:t>
      </w:r>
      <w:r>
        <w:rPr>
          <w:noProof/>
          <w:rtl/>
        </w:rPr>
        <w:t xml:space="preserve"> </w:t>
      </w:r>
      <w:r>
        <w:rPr>
          <w:rFonts w:hint="eastAsia"/>
          <w:noProof/>
          <w:rtl/>
        </w:rPr>
        <w:t>שחוק</w:t>
      </w:r>
      <w:r>
        <w:rPr>
          <w:noProof/>
          <w:rtl/>
        </w:rPr>
        <w:t xml:space="preserve"> </w:t>
      </w:r>
      <w:r>
        <w:rPr>
          <w:rFonts w:hint="eastAsia"/>
          <w:noProof/>
          <w:rtl/>
        </w:rPr>
        <w:t>פיו</w:t>
      </w:r>
    </w:p>
    <w:p w14:paraId="0C8132E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אין</w:t>
      </w:r>
      <w:r>
        <w:rPr>
          <w:rtl/>
        </w:rPr>
        <w:t xml:space="preserve"> </w:t>
      </w:r>
      <w:r>
        <w:rPr>
          <w:rFonts w:hint="eastAsia"/>
          <w:rtl/>
        </w:rPr>
        <w:t>עומדין</w:t>
      </w:r>
      <w:r>
        <w:rPr>
          <w:rtl/>
        </w:rPr>
        <w:t xml:space="preserve"> </w:t>
      </w:r>
      <w:r>
        <w:rPr>
          <w:rFonts w:hint="eastAsia"/>
          <w:rtl/>
        </w:rPr>
        <w:t>להתפלל</w:t>
      </w:r>
      <w:r>
        <w:rPr>
          <w:rtl/>
        </w:rPr>
        <w:t xml:space="preserve"> </w:t>
      </w:r>
      <w:r>
        <w:rPr>
          <w:rFonts w:hint="eastAsia"/>
          <w:rtl/>
        </w:rPr>
        <w:t>מתוך</w:t>
      </w:r>
      <w:r>
        <w:rPr>
          <w:rtl/>
        </w:rPr>
        <w:t xml:space="preserve"> </w:t>
      </w:r>
      <w:r>
        <w:rPr>
          <w:rFonts w:hint="eastAsia"/>
          <w:rtl/>
        </w:rPr>
        <w:t>דין</w:t>
      </w:r>
      <w:r>
        <w:rPr>
          <w:rtl/>
        </w:rPr>
        <w:t xml:space="preserve">, </w:t>
      </w:r>
      <w:r>
        <w:rPr>
          <w:rFonts w:hint="eastAsia"/>
          <w:rtl/>
        </w:rPr>
        <w:t>דבר</w:t>
      </w:r>
      <w:r>
        <w:rPr>
          <w:rtl/>
        </w:rPr>
        <w:t xml:space="preserve"> </w:t>
      </w:r>
      <w:r>
        <w:rPr>
          <w:rFonts w:hint="eastAsia"/>
          <w:rtl/>
        </w:rPr>
        <w:t>הלכה</w:t>
      </w:r>
      <w:r>
        <w:rPr>
          <w:rtl/>
        </w:rPr>
        <w:t>,</w:t>
      </w:r>
    </w:p>
    <w:p w14:paraId="188387D4" w14:textId="092DA7C4"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דמערים</w:t>
      </w:r>
      <w:r>
        <w:rPr>
          <w:noProof/>
          <w:rtl/>
        </w:rPr>
        <w:t xml:space="preserve"> </w:t>
      </w:r>
      <w:r>
        <w:rPr>
          <w:rFonts w:hint="eastAsia"/>
          <w:noProof/>
          <w:rtl/>
        </w:rPr>
        <w:t>על</w:t>
      </w:r>
      <w:r>
        <w:rPr>
          <w:noProof/>
          <w:rtl/>
        </w:rPr>
        <w:t xml:space="preserve"> </w:t>
      </w:r>
      <w:r>
        <w:rPr>
          <w:rFonts w:hint="eastAsia"/>
          <w:noProof/>
          <w:rtl/>
        </w:rPr>
        <w:t>תבואתו</w:t>
      </w:r>
      <w:r>
        <w:rPr>
          <w:noProof/>
          <w:rtl/>
        </w:rPr>
        <w:t xml:space="preserve"> | </w:t>
      </w:r>
      <w:r>
        <w:rPr>
          <w:rFonts w:hint="eastAsia"/>
          <w:noProof/>
          <w:rtl/>
        </w:rPr>
        <w:t>המקיז</w:t>
      </w:r>
      <w:r>
        <w:rPr>
          <w:noProof/>
          <w:rtl/>
        </w:rPr>
        <w:t xml:space="preserve"> </w:t>
      </w:r>
      <w:r>
        <w:rPr>
          <w:rFonts w:hint="eastAsia"/>
          <w:noProof/>
          <w:rtl/>
        </w:rPr>
        <w:t>דם</w:t>
      </w:r>
      <w:r>
        <w:rPr>
          <w:noProof/>
          <w:rtl/>
        </w:rPr>
        <w:t xml:space="preserve"> </w:t>
      </w:r>
      <w:r>
        <w:rPr>
          <w:rFonts w:hint="eastAsia"/>
          <w:noProof/>
          <w:rtl/>
        </w:rPr>
        <w:t>בבהמת</w:t>
      </w:r>
      <w:r>
        <w:rPr>
          <w:noProof/>
          <w:rtl/>
        </w:rPr>
        <w:t xml:space="preserve"> </w:t>
      </w:r>
      <w:r>
        <w:rPr>
          <w:rFonts w:hint="eastAsia"/>
          <w:noProof/>
          <w:rtl/>
        </w:rPr>
        <w:t>קדשים</w:t>
      </w:r>
    </w:p>
    <w:p w14:paraId="08FE858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אין</w:t>
      </w:r>
      <w:r>
        <w:rPr>
          <w:rtl/>
        </w:rPr>
        <w:t xml:space="preserve"> </w:t>
      </w:r>
      <w:r>
        <w:rPr>
          <w:rFonts w:hint="eastAsia"/>
          <w:rtl/>
        </w:rPr>
        <w:t>עומדין</w:t>
      </w:r>
      <w:r>
        <w:rPr>
          <w:rtl/>
        </w:rPr>
        <w:t xml:space="preserve"> </w:t>
      </w:r>
      <w:r>
        <w:rPr>
          <w:rFonts w:hint="eastAsia"/>
          <w:rtl/>
        </w:rPr>
        <w:t>להתפלל</w:t>
      </w:r>
      <w:r>
        <w:rPr>
          <w:rtl/>
        </w:rPr>
        <w:t xml:space="preserve"> </w:t>
      </w:r>
      <w:r>
        <w:rPr>
          <w:rFonts w:hint="eastAsia"/>
          <w:rtl/>
        </w:rPr>
        <w:t>מתוך</w:t>
      </w:r>
      <w:r>
        <w:rPr>
          <w:rtl/>
        </w:rPr>
        <w:t xml:space="preserve"> </w:t>
      </w:r>
      <w:r>
        <w:rPr>
          <w:rFonts w:hint="eastAsia"/>
          <w:rtl/>
        </w:rPr>
        <w:t>עצבות</w:t>
      </w:r>
      <w:r>
        <w:rPr>
          <w:rtl/>
        </w:rPr>
        <w:t>,</w:t>
      </w:r>
    </w:p>
    <w:p w14:paraId="7F2CFBD9" w14:textId="3B963F90"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יפטר</w:t>
      </w:r>
      <w:r>
        <w:rPr>
          <w:noProof/>
          <w:rtl/>
        </w:rPr>
        <w:t xml:space="preserve"> </w:t>
      </w:r>
      <w:r>
        <w:rPr>
          <w:rFonts w:hint="eastAsia"/>
          <w:noProof/>
          <w:rtl/>
        </w:rPr>
        <w:t>מחברו</w:t>
      </w:r>
      <w:r>
        <w:rPr>
          <w:noProof/>
          <w:rtl/>
        </w:rPr>
        <w:t xml:space="preserve"> | </w:t>
      </w:r>
      <w:r>
        <w:rPr>
          <w:rFonts w:hint="eastAsia"/>
          <w:noProof/>
          <w:rtl/>
        </w:rPr>
        <w:t>המתפלל</w:t>
      </w:r>
      <w:r>
        <w:rPr>
          <w:noProof/>
          <w:rtl/>
        </w:rPr>
        <w:t xml:space="preserve"> </w:t>
      </w:r>
      <w:r>
        <w:rPr>
          <w:rFonts w:hint="eastAsia"/>
          <w:noProof/>
          <w:rtl/>
        </w:rPr>
        <w:t>צריך</w:t>
      </w:r>
    </w:p>
    <w:p w14:paraId="7BC6B28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w:t>
      </w:r>
      <w:r>
        <w:rPr>
          <w:rtl/>
        </w:rPr>
        <w:t>''</w:t>
      </w:r>
      <w:r>
        <w:rPr>
          <w:rFonts w:hint="eastAsia"/>
          <w:rtl/>
        </w:rPr>
        <w:t>ו</w:t>
      </w:r>
      <w:r>
        <w:rPr>
          <w:rtl/>
        </w:rPr>
        <w:t xml:space="preserve"> </w:t>
      </w:r>
      <w:r>
        <w:rPr>
          <w:rFonts w:hint="eastAsia"/>
          <w:rtl/>
        </w:rPr>
        <w:t>הלכות</w:t>
      </w:r>
      <w:r>
        <w:rPr>
          <w:rtl/>
        </w:rPr>
        <w:t xml:space="preserve"> </w:t>
      </w:r>
      <w:r>
        <w:rPr>
          <w:rFonts w:hint="eastAsia"/>
          <w:rtl/>
        </w:rPr>
        <w:t>ודרשות</w:t>
      </w:r>
      <w:r>
        <w:rPr>
          <w:rtl/>
        </w:rPr>
        <w:t xml:space="preserve"> </w:t>
      </w:r>
      <w:r>
        <w:rPr>
          <w:rFonts w:hint="eastAsia"/>
          <w:rtl/>
        </w:rPr>
        <w:t>הנלמדות</w:t>
      </w:r>
      <w:r>
        <w:rPr>
          <w:rtl/>
        </w:rPr>
        <w:t xml:space="preserve"> </w:t>
      </w:r>
      <w:r>
        <w:rPr>
          <w:rFonts w:hint="eastAsia"/>
          <w:rtl/>
        </w:rPr>
        <w:t>מתפילת</w:t>
      </w:r>
      <w:r>
        <w:rPr>
          <w:rtl/>
        </w:rPr>
        <w:t xml:space="preserve"> </w:t>
      </w:r>
      <w:r>
        <w:rPr>
          <w:rFonts w:hint="eastAsia"/>
          <w:rtl/>
        </w:rPr>
        <w:t>חנה</w:t>
      </w:r>
    </w:p>
    <w:p w14:paraId="1CB1929A" w14:textId="39459E88"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lastRenderedPageBreak/>
        <w:t>היושב</w:t>
      </w:r>
      <w:r>
        <w:rPr>
          <w:noProof/>
          <w:rtl/>
        </w:rPr>
        <w:t xml:space="preserve"> </w:t>
      </w:r>
      <w:r>
        <w:rPr>
          <w:rFonts w:hint="eastAsia"/>
          <w:noProof/>
          <w:rtl/>
        </w:rPr>
        <w:t>בתענית</w:t>
      </w:r>
      <w:r>
        <w:rPr>
          <w:noProof/>
          <w:rtl/>
        </w:rPr>
        <w:t xml:space="preserve"> </w:t>
      </w:r>
      <w:r>
        <w:rPr>
          <w:rFonts w:hint="eastAsia"/>
          <w:noProof/>
          <w:rtl/>
        </w:rPr>
        <w:t>בשבת</w:t>
      </w:r>
      <w:r>
        <w:rPr>
          <w:noProof/>
          <w:rtl/>
        </w:rPr>
        <w:t xml:space="preserve"> | </w:t>
      </w:r>
      <w:r>
        <w:rPr>
          <w:rFonts w:hint="eastAsia"/>
          <w:noProof/>
          <w:rtl/>
        </w:rPr>
        <w:t>חנה</w:t>
      </w:r>
      <w:r>
        <w:rPr>
          <w:noProof/>
          <w:rtl/>
        </w:rPr>
        <w:t xml:space="preserve"> </w:t>
      </w:r>
      <w:r>
        <w:rPr>
          <w:rFonts w:hint="eastAsia"/>
          <w:noProof/>
          <w:rtl/>
        </w:rPr>
        <w:t>הטיחה</w:t>
      </w:r>
      <w:r>
        <w:rPr>
          <w:noProof/>
          <w:rtl/>
        </w:rPr>
        <w:t xml:space="preserve"> </w:t>
      </w:r>
      <w:r>
        <w:rPr>
          <w:rFonts w:hint="eastAsia"/>
          <w:noProof/>
          <w:rtl/>
        </w:rPr>
        <w:t>דברים</w:t>
      </w:r>
      <w:r>
        <w:rPr>
          <w:noProof/>
          <w:rtl/>
        </w:rPr>
        <w:t xml:space="preserve"> </w:t>
      </w:r>
      <w:r>
        <w:rPr>
          <w:rFonts w:hint="eastAsia"/>
          <w:noProof/>
          <w:rtl/>
        </w:rPr>
        <w:t>כלפי</w:t>
      </w:r>
      <w:r>
        <w:rPr>
          <w:noProof/>
          <w:rtl/>
        </w:rPr>
        <w:t xml:space="preserve"> </w:t>
      </w:r>
      <w:r>
        <w:rPr>
          <w:rFonts w:hint="eastAsia"/>
          <w:noProof/>
          <w:rtl/>
        </w:rPr>
        <w:t>מעלה</w:t>
      </w:r>
      <w:r>
        <w:rPr>
          <w:noProof/>
          <w:rtl/>
        </w:rPr>
        <w:t xml:space="preserve">, | </w:t>
      </w:r>
      <w:r>
        <w:rPr>
          <w:rFonts w:hint="eastAsia"/>
          <w:noProof/>
          <w:rtl/>
        </w:rPr>
        <w:t>אליהו</w:t>
      </w:r>
      <w:r>
        <w:rPr>
          <w:noProof/>
          <w:rtl/>
        </w:rPr>
        <w:t xml:space="preserve"> </w:t>
      </w:r>
      <w:r>
        <w:rPr>
          <w:rFonts w:hint="eastAsia"/>
          <w:noProof/>
          <w:rtl/>
        </w:rPr>
        <w:t>הטיח</w:t>
      </w:r>
      <w:r>
        <w:rPr>
          <w:noProof/>
          <w:rtl/>
        </w:rPr>
        <w:t xml:space="preserve"> | </w:t>
      </w:r>
      <w:r>
        <w:rPr>
          <w:rFonts w:hint="eastAsia"/>
          <w:noProof/>
          <w:rtl/>
        </w:rPr>
        <w:t>אלמלא</w:t>
      </w:r>
      <w:r>
        <w:rPr>
          <w:noProof/>
          <w:rtl/>
        </w:rPr>
        <w:t xml:space="preserve"> </w:t>
      </w:r>
      <w:r>
        <w:rPr>
          <w:rFonts w:hint="eastAsia"/>
          <w:noProof/>
          <w:rtl/>
        </w:rPr>
        <w:t>ג</w:t>
      </w:r>
      <w:r>
        <w:rPr>
          <w:noProof/>
          <w:rtl/>
        </w:rPr>
        <w:t xml:space="preserve">' </w:t>
      </w:r>
      <w:r>
        <w:rPr>
          <w:rFonts w:hint="eastAsia"/>
          <w:noProof/>
          <w:rtl/>
        </w:rPr>
        <w:t>מקראות</w:t>
      </w:r>
      <w:r>
        <w:rPr>
          <w:noProof/>
          <w:rtl/>
        </w:rPr>
        <w:t xml:space="preserve"> </w:t>
      </w:r>
      <w:r>
        <w:rPr>
          <w:rFonts w:hint="eastAsia"/>
          <w:noProof/>
          <w:rtl/>
        </w:rPr>
        <w:t>אלו</w:t>
      </w:r>
      <w:r>
        <w:rPr>
          <w:noProof/>
          <w:rtl/>
        </w:rPr>
        <w:t xml:space="preserve"> </w:t>
      </w:r>
      <w:r>
        <w:rPr>
          <w:rFonts w:hint="eastAsia"/>
          <w:noProof/>
          <w:rtl/>
        </w:rPr>
        <w:t>נתמוטטו</w:t>
      </w:r>
      <w:r>
        <w:rPr>
          <w:noProof/>
          <w:rtl/>
        </w:rPr>
        <w:t xml:space="preserve"> | </w:t>
      </w:r>
      <w:r>
        <w:rPr>
          <w:rFonts w:hint="eastAsia"/>
          <w:noProof/>
          <w:rtl/>
        </w:rPr>
        <w:t>משה</w:t>
      </w:r>
      <w:r>
        <w:rPr>
          <w:noProof/>
          <w:rtl/>
        </w:rPr>
        <w:t xml:space="preserve"> </w:t>
      </w:r>
      <w:r>
        <w:rPr>
          <w:rFonts w:hint="eastAsia"/>
          <w:noProof/>
          <w:rtl/>
        </w:rPr>
        <w:t>הטיח</w:t>
      </w:r>
      <w:r>
        <w:rPr>
          <w:noProof/>
          <w:rtl/>
        </w:rPr>
        <w:t xml:space="preserve"> </w:t>
      </w:r>
      <w:r>
        <w:rPr>
          <w:rFonts w:hint="eastAsia"/>
          <w:noProof/>
          <w:rtl/>
        </w:rPr>
        <w:t>דברים</w:t>
      </w:r>
      <w:r>
        <w:rPr>
          <w:noProof/>
          <w:rtl/>
        </w:rPr>
        <w:t xml:space="preserve"> </w:t>
      </w:r>
      <w:r>
        <w:rPr>
          <w:rFonts w:hint="eastAsia"/>
          <w:noProof/>
          <w:rtl/>
        </w:rPr>
        <w:t>כלפי</w:t>
      </w:r>
      <w:r>
        <w:rPr>
          <w:noProof/>
          <w:rtl/>
        </w:rPr>
        <w:t xml:space="preserve"> </w:t>
      </w:r>
      <w:r>
        <w:rPr>
          <w:rFonts w:hint="eastAsia"/>
          <w:noProof/>
          <w:rtl/>
        </w:rPr>
        <w:t>מעלה</w:t>
      </w:r>
      <w:r>
        <w:rPr>
          <w:noProof/>
          <w:rtl/>
        </w:rPr>
        <w:t xml:space="preserve"> | </w:t>
      </w:r>
      <w:r>
        <w:rPr>
          <w:rFonts w:hint="eastAsia"/>
          <w:noProof/>
          <w:rtl/>
        </w:rPr>
        <w:t>וחזר</w:t>
      </w:r>
      <w:r>
        <w:rPr>
          <w:noProof/>
          <w:rtl/>
        </w:rPr>
        <w:t xml:space="preserve"> </w:t>
      </w:r>
      <w:r>
        <w:rPr>
          <w:rFonts w:hint="eastAsia"/>
          <w:noProof/>
          <w:rtl/>
        </w:rPr>
        <w:t>הקב</w:t>
      </w:r>
      <w:r>
        <w:rPr>
          <w:noProof/>
          <w:rtl/>
        </w:rPr>
        <w:t>"</w:t>
      </w:r>
      <w:r>
        <w:rPr>
          <w:rFonts w:hint="eastAsia"/>
          <w:noProof/>
          <w:rtl/>
        </w:rPr>
        <w:t>ה</w:t>
      </w:r>
      <w:r>
        <w:rPr>
          <w:noProof/>
          <w:rtl/>
        </w:rPr>
        <w:t xml:space="preserve"> </w:t>
      </w:r>
      <w:r>
        <w:rPr>
          <w:rFonts w:hint="eastAsia"/>
          <w:noProof/>
          <w:rtl/>
        </w:rPr>
        <w:t>והודה</w:t>
      </w:r>
      <w:r>
        <w:rPr>
          <w:noProof/>
          <w:rtl/>
        </w:rPr>
        <w:t xml:space="preserve"> </w:t>
      </w:r>
      <w:r>
        <w:rPr>
          <w:rFonts w:hint="eastAsia"/>
          <w:noProof/>
          <w:rtl/>
        </w:rPr>
        <w:t>למשה</w:t>
      </w:r>
      <w:r>
        <w:rPr>
          <w:noProof/>
          <w:rtl/>
        </w:rPr>
        <w:t xml:space="preserve"> | </w:t>
      </w:r>
      <w:r>
        <w:rPr>
          <w:rFonts w:hint="eastAsia"/>
          <w:noProof/>
          <w:rtl/>
        </w:rPr>
        <w:t>שמסר</w:t>
      </w:r>
      <w:r>
        <w:rPr>
          <w:noProof/>
          <w:rtl/>
        </w:rPr>
        <w:t xml:space="preserve"> </w:t>
      </w:r>
      <w:r>
        <w:rPr>
          <w:rFonts w:hint="eastAsia"/>
          <w:noProof/>
          <w:rtl/>
        </w:rPr>
        <w:t>עצמו</w:t>
      </w:r>
      <w:r>
        <w:rPr>
          <w:noProof/>
          <w:rtl/>
        </w:rPr>
        <w:t xml:space="preserve"> </w:t>
      </w:r>
      <w:r>
        <w:rPr>
          <w:rFonts w:hint="eastAsia"/>
          <w:noProof/>
          <w:rtl/>
        </w:rPr>
        <w:t>למיתה</w:t>
      </w:r>
      <w:r>
        <w:rPr>
          <w:noProof/>
          <w:rtl/>
        </w:rPr>
        <w:t xml:space="preserve"> | </w:t>
      </w:r>
      <w:r>
        <w:rPr>
          <w:rFonts w:hint="eastAsia"/>
          <w:noProof/>
          <w:rtl/>
        </w:rPr>
        <w:t>שהחלה</w:t>
      </w:r>
      <w:r>
        <w:rPr>
          <w:noProof/>
          <w:rtl/>
        </w:rPr>
        <w:t xml:space="preserve"> | </w:t>
      </w:r>
      <w:r>
        <w:rPr>
          <w:rFonts w:hint="eastAsia"/>
          <w:noProof/>
          <w:rtl/>
        </w:rPr>
        <w:t>חולין</w:t>
      </w:r>
      <w:r>
        <w:rPr>
          <w:noProof/>
          <w:rtl/>
        </w:rPr>
        <w:t xml:space="preserve"> | </w:t>
      </w:r>
      <w:r>
        <w:rPr>
          <w:rFonts w:hint="eastAsia"/>
          <w:noProof/>
          <w:rtl/>
        </w:rPr>
        <w:t>אלו</w:t>
      </w:r>
      <w:r>
        <w:rPr>
          <w:noProof/>
          <w:rtl/>
        </w:rPr>
        <w:t xml:space="preserve"> </w:t>
      </w:r>
      <w:r>
        <w:rPr>
          <w:rFonts w:hint="eastAsia"/>
          <w:noProof/>
          <w:rtl/>
        </w:rPr>
        <w:t>ואלו</w:t>
      </w:r>
      <w:r>
        <w:rPr>
          <w:noProof/>
          <w:rtl/>
        </w:rPr>
        <w:t xml:space="preserve"> </w:t>
      </w:r>
      <w:r>
        <w:rPr>
          <w:rFonts w:hint="eastAsia"/>
          <w:noProof/>
          <w:rtl/>
        </w:rPr>
        <w:t>דברי</w:t>
      </w:r>
      <w:r>
        <w:rPr>
          <w:noProof/>
          <w:rtl/>
        </w:rPr>
        <w:t xml:space="preserve"> </w:t>
      </w:r>
      <w:r>
        <w:rPr>
          <w:rFonts w:hint="eastAsia"/>
          <w:noProof/>
          <w:rtl/>
        </w:rPr>
        <w:t>תלמיד</w:t>
      </w:r>
      <w:r>
        <w:rPr>
          <w:noProof/>
          <w:rtl/>
        </w:rPr>
        <w:t xml:space="preserve">, | </w:t>
      </w:r>
      <w:r>
        <w:rPr>
          <w:rFonts w:hint="eastAsia"/>
          <w:noProof/>
          <w:rtl/>
        </w:rPr>
        <w:t>גדולה</w:t>
      </w:r>
      <w:r>
        <w:rPr>
          <w:noProof/>
          <w:rtl/>
        </w:rPr>
        <w:t xml:space="preserve"> </w:t>
      </w:r>
      <w:r>
        <w:rPr>
          <w:rFonts w:hint="eastAsia"/>
          <w:noProof/>
          <w:rtl/>
        </w:rPr>
        <w:t>תפלה</w:t>
      </w:r>
      <w:r>
        <w:rPr>
          <w:noProof/>
          <w:rtl/>
        </w:rPr>
        <w:t xml:space="preserve"> </w:t>
      </w:r>
      <w:r>
        <w:rPr>
          <w:rFonts w:hint="eastAsia"/>
          <w:noProof/>
          <w:rtl/>
        </w:rPr>
        <w:t>ממעשים</w:t>
      </w:r>
      <w:r>
        <w:rPr>
          <w:noProof/>
          <w:rtl/>
        </w:rPr>
        <w:t xml:space="preserve"> </w:t>
      </w:r>
      <w:r>
        <w:rPr>
          <w:rFonts w:hint="eastAsia"/>
          <w:noProof/>
          <w:rtl/>
        </w:rPr>
        <w:t>טובים</w:t>
      </w:r>
      <w:r>
        <w:rPr>
          <w:noProof/>
          <w:rtl/>
        </w:rPr>
        <w:t xml:space="preserve"> | </w:t>
      </w:r>
      <w:r>
        <w:rPr>
          <w:rFonts w:hint="eastAsia"/>
          <w:noProof/>
          <w:rtl/>
        </w:rPr>
        <w:t>גדולה</w:t>
      </w:r>
      <w:r>
        <w:rPr>
          <w:noProof/>
          <w:rtl/>
        </w:rPr>
        <w:t xml:space="preserve"> </w:t>
      </w:r>
      <w:r>
        <w:rPr>
          <w:rFonts w:hint="eastAsia"/>
          <w:noProof/>
          <w:rtl/>
        </w:rPr>
        <w:t>תענית</w:t>
      </w:r>
      <w:r>
        <w:rPr>
          <w:noProof/>
          <w:rtl/>
        </w:rPr>
        <w:t xml:space="preserve"> </w:t>
      </w:r>
      <w:r>
        <w:rPr>
          <w:rFonts w:hint="eastAsia"/>
          <w:noProof/>
          <w:rtl/>
        </w:rPr>
        <w:t>מן</w:t>
      </w:r>
      <w:r>
        <w:rPr>
          <w:noProof/>
          <w:rtl/>
        </w:rPr>
        <w:t xml:space="preserve"> </w:t>
      </w:r>
      <w:r>
        <w:rPr>
          <w:rFonts w:hint="eastAsia"/>
          <w:noProof/>
          <w:rtl/>
        </w:rPr>
        <w:t>הצדקה</w:t>
      </w:r>
      <w:r>
        <w:rPr>
          <w:noProof/>
          <w:rtl/>
        </w:rPr>
        <w:t xml:space="preserve">. | </w:t>
      </w:r>
      <w:r>
        <w:rPr>
          <w:rFonts w:hint="eastAsia"/>
          <w:noProof/>
          <w:rtl/>
        </w:rPr>
        <w:t>גדולה</w:t>
      </w:r>
      <w:r>
        <w:rPr>
          <w:noProof/>
          <w:rtl/>
        </w:rPr>
        <w:t xml:space="preserve"> </w:t>
      </w:r>
      <w:r>
        <w:rPr>
          <w:rFonts w:hint="eastAsia"/>
          <w:noProof/>
          <w:rtl/>
        </w:rPr>
        <w:t>תפלה</w:t>
      </w:r>
      <w:r>
        <w:rPr>
          <w:noProof/>
          <w:rtl/>
        </w:rPr>
        <w:t xml:space="preserve"> </w:t>
      </w:r>
      <w:r>
        <w:rPr>
          <w:rFonts w:hint="eastAsia"/>
          <w:noProof/>
          <w:rtl/>
        </w:rPr>
        <w:t>מן</w:t>
      </w:r>
      <w:r>
        <w:rPr>
          <w:noProof/>
          <w:rtl/>
        </w:rPr>
        <w:t xml:space="preserve"> </w:t>
      </w:r>
      <w:r>
        <w:rPr>
          <w:rFonts w:hint="eastAsia"/>
          <w:noProof/>
          <w:rtl/>
        </w:rPr>
        <w:t>הקרבנות</w:t>
      </w:r>
      <w:r>
        <w:rPr>
          <w:noProof/>
          <w:rtl/>
        </w:rPr>
        <w:t xml:space="preserve"> | </w:t>
      </w:r>
      <w:r>
        <w:rPr>
          <w:rFonts w:hint="eastAsia"/>
          <w:noProof/>
          <w:rtl/>
        </w:rPr>
        <w:t>מיום</w:t>
      </w:r>
      <w:r>
        <w:rPr>
          <w:noProof/>
          <w:rtl/>
        </w:rPr>
        <w:t xml:space="preserve"> </w:t>
      </w:r>
      <w:r>
        <w:rPr>
          <w:rFonts w:hint="eastAsia"/>
          <w:noProof/>
          <w:rtl/>
        </w:rPr>
        <w:t>שחרב</w:t>
      </w:r>
      <w:r>
        <w:rPr>
          <w:noProof/>
          <w:rtl/>
        </w:rPr>
        <w:t xml:space="preserve"> </w:t>
      </w:r>
      <w:r>
        <w:rPr>
          <w:rFonts w:hint="eastAsia"/>
          <w:noProof/>
          <w:rtl/>
        </w:rPr>
        <w:t>ביהמ</w:t>
      </w:r>
      <w:r>
        <w:rPr>
          <w:noProof/>
          <w:rtl/>
        </w:rPr>
        <w:t>''</w:t>
      </w:r>
      <w:r>
        <w:rPr>
          <w:rFonts w:hint="eastAsia"/>
          <w:noProof/>
          <w:rtl/>
        </w:rPr>
        <w:t>ק</w:t>
      </w:r>
      <w:r>
        <w:rPr>
          <w:noProof/>
          <w:rtl/>
        </w:rPr>
        <w:t xml:space="preserve"> </w:t>
      </w:r>
      <w:r>
        <w:rPr>
          <w:rFonts w:hint="eastAsia"/>
          <w:noProof/>
          <w:rtl/>
        </w:rPr>
        <w:t>ננעלו</w:t>
      </w:r>
      <w:r>
        <w:rPr>
          <w:noProof/>
          <w:rtl/>
        </w:rPr>
        <w:t xml:space="preserve"> </w:t>
      </w:r>
      <w:r>
        <w:rPr>
          <w:rFonts w:hint="eastAsia"/>
          <w:noProof/>
          <w:rtl/>
        </w:rPr>
        <w:t>שערי</w:t>
      </w:r>
      <w:r>
        <w:rPr>
          <w:noProof/>
          <w:rtl/>
        </w:rPr>
        <w:t xml:space="preserve"> </w:t>
      </w:r>
      <w:r>
        <w:rPr>
          <w:rFonts w:hint="eastAsia"/>
          <w:noProof/>
          <w:rtl/>
        </w:rPr>
        <w:t>תפלה</w:t>
      </w:r>
      <w:r>
        <w:rPr>
          <w:noProof/>
          <w:rtl/>
        </w:rPr>
        <w:t xml:space="preserve"> | </w:t>
      </w:r>
      <w:r>
        <w:rPr>
          <w:rFonts w:hint="eastAsia"/>
          <w:noProof/>
          <w:rtl/>
        </w:rPr>
        <w:t>לא</w:t>
      </w:r>
      <w:r>
        <w:rPr>
          <w:noProof/>
          <w:rtl/>
        </w:rPr>
        <w:t xml:space="preserve"> </w:t>
      </w:r>
      <w:r>
        <w:rPr>
          <w:rFonts w:hint="eastAsia"/>
          <w:noProof/>
          <w:rtl/>
        </w:rPr>
        <w:t>גזר</w:t>
      </w:r>
      <w:r>
        <w:rPr>
          <w:noProof/>
          <w:rtl/>
        </w:rPr>
        <w:t xml:space="preserve"> </w:t>
      </w:r>
      <w:r>
        <w:rPr>
          <w:rFonts w:hint="eastAsia"/>
          <w:noProof/>
          <w:rtl/>
        </w:rPr>
        <w:t>תענית</w:t>
      </w:r>
    </w:p>
    <w:p w14:paraId="6351E5B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ארבעה</w:t>
      </w:r>
      <w:r>
        <w:rPr>
          <w:rtl/>
        </w:rPr>
        <w:t xml:space="preserve"> </w:t>
      </w:r>
      <w:r>
        <w:rPr>
          <w:rFonts w:hint="eastAsia"/>
          <w:rtl/>
        </w:rPr>
        <w:t>צריכין</w:t>
      </w:r>
      <w:r>
        <w:rPr>
          <w:rtl/>
        </w:rPr>
        <w:t xml:space="preserve"> </w:t>
      </w:r>
      <w:r>
        <w:rPr>
          <w:rFonts w:hint="eastAsia"/>
          <w:rtl/>
        </w:rPr>
        <w:t>חזוק</w:t>
      </w:r>
    </w:p>
    <w:p w14:paraId="010BA5A8" w14:textId="65107690"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תפלה</w:t>
      </w:r>
      <w:r>
        <w:rPr>
          <w:noProof/>
          <w:rtl/>
        </w:rPr>
        <w:t xml:space="preserve"> | </w:t>
      </w:r>
      <w:r>
        <w:rPr>
          <w:rFonts w:hint="eastAsia"/>
          <w:noProof/>
          <w:rtl/>
        </w:rPr>
        <w:t>דרך</w:t>
      </w:r>
      <w:r>
        <w:rPr>
          <w:noProof/>
          <w:rtl/>
        </w:rPr>
        <w:t xml:space="preserve"> | </w:t>
      </w:r>
      <w:r>
        <w:rPr>
          <w:rFonts w:hint="eastAsia"/>
          <w:noProof/>
          <w:rtl/>
        </w:rPr>
        <w:t>קודם</w:t>
      </w:r>
      <w:r>
        <w:rPr>
          <w:noProof/>
          <w:rtl/>
        </w:rPr>
        <w:t xml:space="preserve"> | </w:t>
      </w:r>
      <w:r>
        <w:rPr>
          <w:rFonts w:hint="eastAsia"/>
          <w:noProof/>
          <w:rtl/>
        </w:rPr>
        <w:t>חסידים</w:t>
      </w:r>
      <w:r>
        <w:rPr>
          <w:noProof/>
          <w:rtl/>
        </w:rPr>
        <w:t xml:space="preserve"> </w:t>
      </w:r>
      <w:r>
        <w:rPr>
          <w:rFonts w:hint="eastAsia"/>
          <w:noProof/>
          <w:rtl/>
        </w:rPr>
        <w:t>הראשונים</w:t>
      </w:r>
      <w:r>
        <w:rPr>
          <w:noProof/>
          <w:rtl/>
        </w:rPr>
        <w:t xml:space="preserve"> | </w:t>
      </w:r>
      <w:r>
        <w:rPr>
          <w:rFonts w:hint="eastAsia"/>
          <w:noProof/>
          <w:rtl/>
        </w:rPr>
        <w:t>מעשה</w:t>
      </w:r>
      <w:r>
        <w:rPr>
          <w:noProof/>
          <w:rtl/>
        </w:rPr>
        <w:t xml:space="preserve"> </w:t>
      </w:r>
      <w:r>
        <w:rPr>
          <w:rFonts w:hint="eastAsia"/>
          <w:noProof/>
          <w:rtl/>
        </w:rPr>
        <w:t>בחסיד</w:t>
      </w:r>
      <w:r>
        <w:rPr>
          <w:noProof/>
          <w:rtl/>
        </w:rPr>
        <w:t xml:space="preserve"> | </w:t>
      </w:r>
      <w:r>
        <w:rPr>
          <w:rFonts w:hint="eastAsia"/>
          <w:noProof/>
          <w:rtl/>
        </w:rPr>
        <w:t>ראה</w:t>
      </w:r>
    </w:p>
    <w:p w14:paraId="36DEBD6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מעשה</w:t>
      </w:r>
      <w:r>
        <w:rPr>
          <w:rtl/>
        </w:rPr>
        <w:t xml:space="preserve"> </w:t>
      </w:r>
      <w:r>
        <w:rPr>
          <w:rFonts w:hint="eastAsia"/>
          <w:rtl/>
        </w:rPr>
        <w:t>בערוד</w:t>
      </w:r>
    </w:p>
    <w:p w14:paraId="6093705D" w14:textId="0E3DC886"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ששקולה</w:t>
      </w:r>
      <w:r>
        <w:rPr>
          <w:noProof/>
          <w:rtl/>
        </w:rPr>
        <w:t xml:space="preserve"> | </w:t>
      </w:r>
      <w:r>
        <w:rPr>
          <w:rFonts w:hint="eastAsia"/>
          <w:noProof/>
          <w:rtl/>
        </w:rPr>
        <w:t>גדולה</w:t>
      </w:r>
      <w:r>
        <w:rPr>
          <w:noProof/>
          <w:rtl/>
        </w:rPr>
        <w:t xml:space="preserve"> </w:t>
      </w:r>
      <w:r>
        <w:rPr>
          <w:rFonts w:hint="eastAsia"/>
          <w:noProof/>
          <w:rtl/>
        </w:rPr>
        <w:t>דעה</w:t>
      </w:r>
      <w:r>
        <w:rPr>
          <w:noProof/>
          <w:rtl/>
        </w:rPr>
        <w:t xml:space="preserve"> | </w:t>
      </w:r>
      <w:r>
        <w:rPr>
          <w:rFonts w:hint="eastAsia"/>
          <w:noProof/>
          <w:rtl/>
        </w:rPr>
        <w:t>גדול</w:t>
      </w:r>
      <w:r>
        <w:rPr>
          <w:noProof/>
          <w:rtl/>
        </w:rPr>
        <w:t xml:space="preserve"> </w:t>
      </w:r>
      <w:r>
        <w:rPr>
          <w:rFonts w:hint="eastAsia"/>
          <w:noProof/>
          <w:rtl/>
        </w:rPr>
        <w:t>מקדש</w:t>
      </w:r>
      <w:r>
        <w:rPr>
          <w:noProof/>
          <w:rtl/>
        </w:rPr>
        <w:t xml:space="preserve"> | </w:t>
      </w:r>
      <w:r>
        <w:rPr>
          <w:rFonts w:hint="eastAsia"/>
          <w:noProof/>
          <w:rtl/>
        </w:rPr>
        <w:t>גדולה</w:t>
      </w:r>
      <w:r>
        <w:rPr>
          <w:noProof/>
          <w:rtl/>
        </w:rPr>
        <w:t xml:space="preserve"> </w:t>
      </w:r>
      <w:r>
        <w:rPr>
          <w:rFonts w:hint="eastAsia"/>
          <w:noProof/>
          <w:rtl/>
        </w:rPr>
        <w:t>נקמה</w:t>
      </w:r>
      <w:r>
        <w:rPr>
          <w:noProof/>
          <w:rtl/>
        </w:rPr>
        <w:t xml:space="preserve"> | </w:t>
      </w:r>
      <w:r>
        <w:rPr>
          <w:rFonts w:hint="eastAsia"/>
          <w:noProof/>
          <w:rtl/>
        </w:rPr>
        <w:t>שתי</w:t>
      </w:r>
      <w:r>
        <w:rPr>
          <w:noProof/>
          <w:rtl/>
        </w:rPr>
        <w:t xml:space="preserve"> </w:t>
      </w:r>
      <w:r>
        <w:rPr>
          <w:rFonts w:hint="eastAsia"/>
          <w:noProof/>
          <w:rtl/>
        </w:rPr>
        <w:t>נקמות</w:t>
      </w:r>
      <w:r>
        <w:rPr>
          <w:noProof/>
          <w:rtl/>
        </w:rPr>
        <w:t xml:space="preserve"> | </w:t>
      </w:r>
      <w:r>
        <w:rPr>
          <w:rFonts w:hint="eastAsia"/>
          <w:noProof/>
          <w:rtl/>
        </w:rPr>
        <w:t>ולרעה</w:t>
      </w:r>
      <w:r>
        <w:rPr>
          <w:noProof/>
          <w:rtl/>
        </w:rPr>
        <w:t xml:space="preserve"> | </w:t>
      </w:r>
      <w:r>
        <w:rPr>
          <w:rFonts w:hint="eastAsia"/>
          <w:noProof/>
          <w:rtl/>
        </w:rPr>
        <w:t>אנשי</w:t>
      </w:r>
      <w:r>
        <w:rPr>
          <w:noProof/>
          <w:rtl/>
        </w:rPr>
        <w:t xml:space="preserve"> </w:t>
      </w:r>
      <w:r>
        <w:rPr>
          <w:rFonts w:hint="eastAsia"/>
          <w:noProof/>
          <w:rtl/>
        </w:rPr>
        <w:t>כנה</w:t>
      </w:r>
      <w:r>
        <w:rPr>
          <w:noProof/>
          <w:rtl/>
        </w:rPr>
        <w:t>"</w:t>
      </w:r>
      <w:r>
        <w:rPr>
          <w:rFonts w:hint="eastAsia"/>
          <w:noProof/>
          <w:rtl/>
        </w:rPr>
        <w:t>ג</w:t>
      </w:r>
    </w:p>
    <w:p w14:paraId="134A7D0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המבדיל</w:t>
      </w:r>
      <w:r>
        <w:rPr>
          <w:rtl/>
        </w:rPr>
        <w:t xml:space="preserve"> </w:t>
      </w:r>
      <w:r>
        <w:rPr>
          <w:rFonts w:hint="eastAsia"/>
          <w:rtl/>
        </w:rPr>
        <w:t>בתפילה</w:t>
      </w:r>
      <w:r>
        <w:rPr>
          <w:rtl/>
        </w:rPr>
        <w:t xml:space="preserve"> </w:t>
      </w:r>
      <w:r>
        <w:rPr>
          <w:rFonts w:hint="eastAsia"/>
          <w:rtl/>
        </w:rPr>
        <w:t>אי</w:t>
      </w:r>
      <w:r>
        <w:rPr>
          <w:rtl/>
        </w:rPr>
        <w:t xml:space="preserve"> </w:t>
      </w:r>
      <w:r>
        <w:rPr>
          <w:rFonts w:hint="eastAsia"/>
          <w:rtl/>
        </w:rPr>
        <w:t>צריך</w:t>
      </w:r>
      <w:r>
        <w:rPr>
          <w:rtl/>
        </w:rPr>
        <w:t xml:space="preserve"> </w:t>
      </w:r>
      <w:r>
        <w:rPr>
          <w:rFonts w:hint="eastAsia"/>
          <w:rtl/>
        </w:rPr>
        <w:t>להבדיל</w:t>
      </w:r>
      <w:r>
        <w:rPr>
          <w:rtl/>
        </w:rPr>
        <w:t xml:space="preserve"> </w:t>
      </w:r>
      <w:r>
        <w:rPr>
          <w:rFonts w:hint="eastAsia"/>
          <w:rtl/>
        </w:rPr>
        <w:t>על</w:t>
      </w:r>
      <w:r>
        <w:rPr>
          <w:rtl/>
        </w:rPr>
        <w:t xml:space="preserve"> </w:t>
      </w:r>
      <w:r>
        <w:rPr>
          <w:rFonts w:hint="eastAsia"/>
          <w:rtl/>
        </w:rPr>
        <w:t>הכוס</w:t>
      </w:r>
      <w:r>
        <w:rPr>
          <w:rtl/>
        </w:rPr>
        <w:t>,</w:t>
      </w:r>
    </w:p>
    <w:p w14:paraId="63B0AFD2" w14:textId="2F52C05F"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w:t>
      </w:r>
      <w:r>
        <w:rPr>
          <w:noProof/>
          <w:rtl/>
        </w:rPr>
        <w:t>"</w:t>
      </w:r>
      <w:r>
        <w:rPr>
          <w:rFonts w:hint="eastAsia"/>
          <w:noProof/>
          <w:rtl/>
        </w:rPr>
        <w:t>ו</w:t>
      </w:r>
      <w:r>
        <w:rPr>
          <w:noProof/>
          <w:rtl/>
        </w:rPr>
        <w:t xml:space="preserve"> </w:t>
      </w:r>
      <w:r>
        <w:rPr>
          <w:rFonts w:hint="eastAsia"/>
          <w:noProof/>
          <w:rtl/>
        </w:rPr>
        <w:t>מתפלה</w:t>
      </w:r>
      <w:r>
        <w:rPr>
          <w:noProof/>
          <w:rtl/>
        </w:rPr>
        <w:t xml:space="preserve"> </w:t>
      </w:r>
      <w:r>
        <w:rPr>
          <w:rFonts w:hint="eastAsia"/>
          <w:noProof/>
          <w:rtl/>
        </w:rPr>
        <w:t>דאפי</w:t>
      </w:r>
      <w:r>
        <w:rPr>
          <w:noProof/>
          <w:rtl/>
        </w:rPr>
        <w:t xml:space="preserve">' </w:t>
      </w:r>
      <w:r>
        <w:rPr>
          <w:rFonts w:hint="eastAsia"/>
          <w:noProof/>
          <w:rtl/>
        </w:rPr>
        <w:t>שתקנה</w:t>
      </w:r>
      <w:r>
        <w:rPr>
          <w:noProof/>
          <w:rtl/>
        </w:rPr>
        <w:t xml:space="preserve"> </w:t>
      </w:r>
      <w:r>
        <w:rPr>
          <w:rFonts w:hint="eastAsia"/>
          <w:noProof/>
          <w:rtl/>
        </w:rPr>
        <w:t>היא</w:t>
      </w:r>
      <w:r>
        <w:rPr>
          <w:noProof/>
          <w:rtl/>
        </w:rPr>
        <w:t xml:space="preserve"> </w:t>
      </w:r>
      <w:r>
        <w:rPr>
          <w:rFonts w:hint="eastAsia"/>
          <w:noProof/>
          <w:rtl/>
        </w:rPr>
        <w:t>מבדיל</w:t>
      </w:r>
      <w:r>
        <w:rPr>
          <w:noProof/>
          <w:rtl/>
        </w:rPr>
        <w:t xml:space="preserve"> | </w:t>
      </w:r>
      <w:r>
        <w:rPr>
          <w:rFonts w:hint="eastAsia"/>
          <w:noProof/>
          <w:rtl/>
        </w:rPr>
        <w:t>המבדיל</w:t>
      </w:r>
      <w:r>
        <w:rPr>
          <w:noProof/>
          <w:rtl/>
        </w:rPr>
        <w:t xml:space="preserve"> </w:t>
      </w:r>
      <w:r>
        <w:rPr>
          <w:rFonts w:hint="eastAsia"/>
          <w:noProof/>
          <w:rtl/>
        </w:rPr>
        <w:t>בתפלה</w:t>
      </w:r>
      <w:r>
        <w:rPr>
          <w:noProof/>
          <w:rtl/>
        </w:rPr>
        <w:t xml:space="preserve"> </w:t>
      </w:r>
      <w:r>
        <w:rPr>
          <w:rFonts w:hint="eastAsia"/>
          <w:noProof/>
          <w:rtl/>
        </w:rPr>
        <w:t>משובח</w:t>
      </w:r>
      <w:r>
        <w:rPr>
          <w:noProof/>
          <w:rtl/>
        </w:rPr>
        <w:t xml:space="preserve"> </w:t>
      </w:r>
      <w:r>
        <w:rPr>
          <w:rFonts w:hint="eastAsia"/>
          <w:noProof/>
          <w:rtl/>
        </w:rPr>
        <w:t>יותר</w:t>
      </w:r>
      <w:r>
        <w:rPr>
          <w:noProof/>
          <w:rtl/>
        </w:rPr>
        <w:t xml:space="preserve"> </w:t>
      </w:r>
      <w:r>
        <w:rPr>
          <w:rFonts w:hint="eastAsia"/>
          <w:noProof/>
          <w:rtl/>
        </w:rPr>
        <w:t>ממי</w:t>
      </w:r>
      <w:r>
        <w:rPr>
          <w:noProof/>
          <w:rtl/>
        </w:rPr>
        <w:t xml:space="preserve"> </w:t>
      </w:r>
      <w:r>
        <w:rPr>
          <w:rFonts w:hint="eastAsia"/>
          <w:noProof/>
          <w:rtl/>
        </w:rPr>
        <w:t>שיבדיל</w:t>
      </w:r>
      <w:r>
        <w:rPr>
          <w:noProof/>
          <w:rtl/>
        </w:rPr>
        <w:t xml:space="preserve"> </w:t>
      </w:r>
      <w:r>
        <w:rPr>
          <w:rFonts w:hint="eastAsia"/>
          <w:noProof/>
          <w:rtl/>
        </w:rPr>
        <w:t>על</w:t>
      </w:r>
      <w:r>
        <w:rPr>
          <w:noProof/>
          <w:rtl/>
        </w:rPr>
        <w:t xml:space="preserve"> </w:t>
      </w:r>
      <w:r>
        <w:rPr>
          <w:rFonts w:hint="eastAsia"/>
          <w:noProof/>
          <w:rtl/>
        </w:rPr>
        <w:t>הכוס</w:t>
      </w:r>
      <w:r>
        <w:rPr>
          <w:noProof/>
          <w:rtl/>
        </w:rPr>
        <w:t xml:space="preserve"> | </w:t>
      </w:r>
      <w:r>
        <w:rPr>
          <w:rFonts w:hint="eastAsia"/>
          <w:noProof/>
          <w:rtl/>
        </w:rPr>
        <w:t>טעה</w:t>
      </w:r>
      <w:r>
        <w:rPr>
          <w:noProof/>
          <w:rtl/>
        </w:rPr>
        <w:t xml:space="preserve"> </w:t>
      </w:r>
      <w:r>
        <w:rPr>
          <w:rFonts w:hint="eastAsia"/>
          <w:noProof/>
          <w:rtl/>
        </w:rPr>
        <w:t>בזו</w:t>
      </w:r>
      <w:r>
        <w:rPr>
          <w:noProof/>
          <w:rtl/>
        </w:rPr>
        <w:t xml:space="preserve"> </w:t>
      </w:r>
      <w:r>
        <w:rPr>
          <w:rFonts w:hint="eastAsia"/>
          <w:noProof/>
          <w:rtl/>
        </w:rPr>
        <w:t>ובזו</w:t>
      </w:r>
      <w:r>
        <w:rPr>
          <w:noProof/>
          <w:rtl/>
        </w:rPr>
        <w:t xml:space="preserve"> | </w:t>
      </w:r>
      <w:r>
        <w:rPr>
          <w:rFonts w:hint="eastAsia"/>
          <w:noProof/>
          <w:rtl/>
        </w:rPr>
        <w:t>הלכה</w:t>
      </w:r>
      <w:r>
        <w:rPr>
          <w:noProof/>
          <w:rtl/>
        </w:rPr>
        <w:t xml:space="preserve"> | </w:t>
      </w:r>
      <w:r>
        <w:rPr>
          <w:rFonts w:hint="eastAsia"/>
          <w:noProof/>
          <w:rtl/>
        </w:rPr>
        <w:t>לא</w:t>
      </w:r>
      <w:r>
        <w:rPr>
          <w:noProof/>
          <w:rtl/>
        </w:rPr>
        <w:t xml:space="preserve"> </w:t>
      </w:r>
      <w:r>
        <w:rPr>
          <w:rFonts w:hint="eastAsia"/>
          <w:noProof/>
          <w:rtl/>
        </w:rPr>
        <w:t>שאמר</w:t>
      </w:r>
      <w:r>
        <w:rPr>
          <w:noProof/>
          <w:rtl/>
        </w:rPr>
        <w:t xml:space="preserve"> </w:t>
      </w:r>
      <w:r>
        <w:rPr>
          <w:rFonts w:hint="eastAsia"/>
          <w:noProof/>
          <w:rtl/>
        </w:rPr>
        <w:t>הלכה</w:t>
      </w:r>
      <w:r>
        <w:rPr>
          <w:noProof/>
          <w:rtl/>
        </w:rPr>
        <w:t xml:space="preserve"> | </w:t>
      </w:r>
      <w:r>
        <w:rPr>
          <w:rFonts w:hint="eastAsia"/>
          <w:noProof/>
          <w:rtl/>
        </w:rPr>
        <w:t>הלכה</w:t>
      </w:r>
    </w:p>
    <w:p w14:paraId="0C55ED3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חלקו</w:t>
      </w:r>
      <w:r>
        <w:rPr>
          <w:noProof/>
          <w:rtl/>
        </w:rPr>
        <w:t xml:space="preserve"> </w:t>
      </w:r>
      <w:r>
        <w:rPr>
          <w:rFonts w:hint="eastAsia"/>
          <w:noProof/>
          <w:rtl/>
        </w:rPr>
        <w:t>אמוראי</w:t>
      </w:r>
    </w:p>
    <w:p w14:paraId="577A66B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sidRPr="009C2A5E">
        <w:rPr>
          <w:rFonts w:hint="eastAsia"/>
          <w:noProof/>
          <w:rtl/>
        </w:rPr>
        <w:t>הכל</w:t>
      </w:r>
      <w:r w:rsidRPr="009C2A5E">
        <w:rPr>
          <w:noProof/>
          <w:rtl/>
        </w:rPr>
        <w:t xml:space="preserve"> </w:t>
      </w:r>
      <w:r w:rsidRPr="009C2A5E">
        <w:rPr>
          <w:rFonts w:hint="eastAsia"/>
          <w:noProof/>
          <w:rtl/>
        </w:rPr>
        <w:t>בידי</w:t>
      </w:r>
      <w:r w:rsidRPr="009C2A5E">
        <w:rPr>
          <w:noProof/>
          <w:rtl/>
        </w:rPr>
        <w:t xml:space="preserve"> </w:t>
      </w:r>
      <w:r w:rsidRPr="009C2A5E">
        <w:rPr>
          <w:rFonts w:hint="eastAsia"/>
          <w:noProof/>
          <w:rtl/>
        </w:rPr>
        <w:t>שמים</w:t>
      </w:r>
      <w:r w:rsidRPr="009C2A5E">
        <w:rPr>
          <w:noProof/>
          <w:rtl/>
        </w:rPr>
        <w:t xml:space="preserve"> </w:t>
      </w:r>
      <w:r w:rsidRPr="009C2A5E">
        <w:rPr>
          <w:rFonts w:hint="eastAsia"/>
          <w:noProof/>
          <w:rtl/>
        </w:rPr>
        <w:t>חוץ</w:t>
      </w:r>
      <w:r w:rsidRPr="009C2A5E">
        <w:rPr>
          <w:noProof/>
          <w:rtl/>
        </w:rPr>
        <w:t xml:space="preserve"> </w:t>
      </w:r>
      <w:r w:rsidRPr="009C2A5E">
        <w:rPr>
          <w:rFonts w:hint="eastAsia"/>
          <w:noProof/>
          <w:rtl/>
        </w:rPr>
        <w:t>מיראת</w:t>
      </w:r>
      <w:r w:rsidRPr="009C2A5E">
        <w:rPr>
          <w:noProof/>
          <w:rtl/>
        </w:rPr>
        <w:t xml:space="preserve"> </w:t>
      </w:r>
      <w:r w:rsidRPr="009C2A5E">
        <w:rPr>
          <w:rFonts w:hint="eastAsia"/>
          <w:noProof/>
          <w:rtl/>
        </w:rPr>
        <w:t>שמים</w:t>
      </w:r>
    </w:p>
    <w:p w14:paraId="0DC27CF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דמשתקים</w:t>
      </w:r>
      <w:r>
        <w:rPr>
          <w:noProof/>
          <w:rtl/>
        </w:rPr>
        <w:t xml:space="preserve"> </w:t>
      </w:r>
      <w:r>
        <w:rPr>
          <w:rFonts w:hint="eastAsia"/>
          <w:noProof/>
          <w:rtl/>
        </w:rPr>
        <w:t>בפסוקא</w:t>
      </w:r>
      <w:r>
        <w:rPr>
          <w:noProof/>
          <w:rtl/>
        </w:rPr>
        <w:t xml:space="preserve"> </w:t>
      </w:r>
      <w:r>
        <w:rPr>
          <w:rFonts w:hint="eastAsia"/>
          <w:noProof/>
          <w:rtl/>
        </w:rPr>
        <w:t>פסוקא</w:t>
      </w:r>
      <w:r>
        <w:rPr>
          <w:noProof/>
          <w:rtl/>
        </w:rPr>
        <w:t>.</w:t>
      </w:r>
    </w:p>
    <w:p w14:paraId="7941532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העובר</w:t>
      </w:r>
      <w:r>
        <w:rPr>
          <w:noProof/>
          <w:rtl/>
        </w:rPr>
        <w:t xml:space="preserve"> </w:t>
      </w:r>
      <w:r>
        <w:rPr>
          <w:rFonts w:hint="eastAsia"/>
          <w:noProof/>
          <w:rtl/>
        </w:rPr>
        <w:t>לפני</w:t>
      </w:r>
      <w:r>
        <w:rPr>
          <w:noProof/>
          <w:rtl/>
        </w:rPr>
        <w:t xml:space="preserve"> </w:t>
      </w:r>
      <w:r>
        <w:rPr>
          <w:rFonts w:hint="eastAsia"/>
          <w:noProof/>
          <w:rtl/>
        </w:rPr>
        <w:t>התיבה</w:t>
      </w:r>
    </w:p>
    <w:p w14:paraId="5A1F817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שלשה</w:t>
      </w:r>
      <w:r>
        <w:rPr>
          <w:noProof/>
          <w:rtl/>
        </w:rPr>
        <w:t xml:space="preserve"> </w:t>
      </w:r>
      <w:r>
        <w:rPr>
          <w:rFonts w:hint="eastAsia"/>
          <w:noProof/>
          <w:rtl/>
        </w:rPr>
        <w:t>רובן</w:t>
      </w:r>
      <w:r>
        <w:rPr>
          <w:noProof/>
          <w:rtl/>
        </w:rPr>
        <w:t xml:space="preserve"> </w:t>
      </w:r>
      <w:r>
        <w:rPr>
          <w:rFonts w:hint="eastAsia"/>
          <w:noProof/>
          <w:rtl/>
        </w:rPr>
        <w:t>קשה</w:t>
      </w:r>
      <w:r>
        <w:rPr>
          <w:noProof/>
          <w:rtl/>
        </w:rPr>
        <w:t xml:space="preserve"> </w:t>
      </w:r>
      <w:r>
        <w:rPr>
          <w:rFonts w:hint="eastAsia"/>
          <w:noProof/>
          <w:rtl/>
        </w:rPr>
        <w:t>ומיעוטן</w:t>
      </w:r>
      <w:r>
        <w:rPr>
          <w:noProof/>
          <w:rtl/>
        </w:rPr>
        <w:t xml:space="preserve"> </w:t>
      </w:r>
      <w:r>
        <w:rPr>
          <w:rFonts w:hint="eastAsia"/>
          <w:noProof/>
          <w:rtl/>
        </w:rPr>
        <w:t>יפה</w:t>
      </w:r>
      <w:r>
        <w:rPr>
          <w:noProof/>
          <w:rtl/>
        </w:rPr>
        <w:t>,</w:t>
      </w:r>
    </w:p>
    <w:p w14:paraId="05B78A8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באחרונות</w:t>
      </w:r>
    </w:p>
    <w:p w14:paraId="6D4A290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ישאל</w:t>
      </w:r>
      <w:r>
        <w:rPr>
          <w:noProof/>
          <w:rtl/>
        </w:rPr>
        <w:t xml:space="preserve"> </w:t>
      </w:r>
      <w:r>
        <w:rPr>
          <w:rFonts w:hint="eastAsia"/>
          <w:noProof/>
          <w:rtl/>
        </w:rPr>
        <w:t>אדם</w:t>
      </w:r>
      <w:r>
        <w:rPr>
          <w:noProof/>
          <w:rtl/>
        </w:rPr>
        <w:t xml:space="preserve"> </w:t>
      </w:r>
      <w:r>
        <w:rPr>
          <w:rFonts w:hint="eastAsia"/>
          <w:noProof/>
          <w:rtl/>
        </w:rPr>
        <w:t>צרכיו</w:t>
      </w:r>
      <w:r>
        <w:rPr>
          <w:noProof/>
          <w:rtl/>
        </w:rPr>
        <w:t xml:space="preserve"> </w:t>
      </w:r>
      <w:r>
        <w:rPr>
          <w:rFonts w:hint="eastAsia"/>
          <w:noProof/>
          <w:rtl/>
        </w:rPr>
        <w:t>רק</w:t>
      </w:r>
    </w:p>
    <w:p w14:paraId="511485B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אמצעיות</w:t>
      </w:r>
    </w:p>
    <w:p w14:paraId="1B59F8A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אחרונות</w:t>
      </w:r>
    </w:p>
    <w:p w14:paraId="65A3C85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ברכות</w:t>
      </w:r>
      <w:r>
        <w:rPr>
          <w:noProof/>
          <w:rtl/>
        </w:rPr>
        <w:t xml:space="preserve"> </w:t>
      </w:r>
      <w:r>
        <w:rPr>
          <w:rFonts w:hint="eastAsia"/>
          <w:noProof/>
          <w:rtl/>
        </w:rPr>
        <w:t>שאדם</w:t>
      </w:r>
      <w:r>
        <w:rPr>
          <w:noProof/>
          <w:rtl/>
        </w:rPr>
        <w:t xml:space="preserve"> </w:t>
      </w:r>
      <w:r>
        <w:rPr>
          <w:rFonts w:hint="eastAsia"/>
          <w:noProof/>
          <w:rtl/>
        </w:rPr>
        <w:t>שוחה</w:t>
      </w:r>
      <w:r>
        <w:rPr>
          <w:noProof/>
          <w:rtl/>
        </w:rPr>
        <w:t xml:space="preserve"> </w:t>
      </w:r>
      <w:r>
        <w:rPr>
          <w:rFonts w:hint="eastAsia"/>
          <w:noProof/>
          <w:rtl/>
        </w:rPr>
        <w:t>בהן</w:t>
      </w:r>
    </w:p>
    <w:p w14:paraId="574AD1D5"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הדיוט</w:t>
      </w:r>
    </w:p>
    <w:p w14:paraId="6C60B2B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והמלך</w:t>
      </w:r>
    </w:p>
    <w:p w14:paraId="54B5FF1C"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הדיוט</w:t>
      </w:r>
    </w:p>
    <w:p w14:paraId="6508B82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קידה</w:t>
      </w:r>
    </w:p>
    <w:p w14:paraId="1A8D87F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כריעה</w:t>
      </w:r>
    </w:p>
    <w:p w14:paraId="42A6A3E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השתחואה</w:t>
      </w:r>
    </w:p>
    <w:p w14:paraId="0DEA3766"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אמרו</w:t>
      </w:r>
      <w:r>
        <w:rPr>
          <w:noProof/>
          <w:rtl/>
        </w:rPr>
        <w:t xml:space="preserve"> </w:t>
      </w:r>
      <w:r>
        <w:rPr>
          <w:rFonts w:hint="eastAsia"/>
          <w:noProof/>
          <w:rtl/>
        </w:rPr>
        <w:t>על</w:t>
      </w:r>
      <w:r>
        <w:rPr>
          <w:noProof/>
          <w:rtl/>
        </w:rPr>
        <w:t xml:space="preserve"> </w:t>
      </w:r>
      <w:r>
        <w:rPr>
          <w:rFonts w:hint="eastAsia"/>
          <w:noProof/>
          <w:rtl/>
        </w:rPr>
        <w:t>רחב</w:t>
      </w:r>
      <w:r>
        <w:rPr>
          <w:noProof/>
          <w:rtl/>
        </w:rPr>
        <w:t>"</w:t>
      </w:r>
      <w:r>
        <w:rPr>
          <w:rFonts w:hint="eastAsia"/>
          <w:noProof/>
          <w:rtl/>
        </w:rPr>
        <w:t>ד</w:t>
      </w:r>
    </w:p>
    <w:p w14:paraId="6D5C082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w:t>
      </w:r>
    </w:p>
    <w:p w14:paraId="7EB2115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הנביאים</w:t>
      </w:r>
    </w:p>
    <w:p w14:paraId="10512263"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לימות</w:t>
      </w:r>
      <w:r>
        <w:rPr>
          <w:noProof/>
          <w:rtl/>
        </w:rPr>
        <w:t xml:space="preserve"> </w:t>
      </w:r>
      <w:r>
        <w:rPr>
          <w:rFonts w:hint="eastAsia"/>
          <w:noProof/>
          <w:rtl/>
        </w:rPr>
        <w:t>המשיח</w:t>
      </w:r>
    </w:p>
    <w:p w14:paraId="13A0DE5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רחוק</w:t>
      </w:r>
    </w:p>
    <w:p w14:paraId="1D7EC08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מעשה</w:t>
      </w:r>
      <w:r>
        <w:rPr>
          <w:rtl/>
        </w:rPr>
        <w:t xml:space="preserve"> </w:t>
      </w:r>
      <w:r>
        <w:rPr>
          <w:rFonts w:hint="eastAsia"/>
          <w:rtl/>
        </w:rPr>
        <w:t>שחלה</w:t>
      </w:r>
      <w:r>
        <w:rPr>
          <w:rtl/>
        </w:rPr>
        <w:t xml:space="preserve"> </w:t>
      </w:r>
      <w:r>
        <w:rPr>
          <w:rFonts w:hint="eastAsia"/>
          <w:rtl/>
        </w:rPr>
        <w:t>בנו</w:t>
      </w:r>
      <w:r>
        <w:rPr>
          <w:rtl/>
        </w:rPr>
        <w:t xml:space="preserve"> </w:t>
      </w:r>
      <w:r>
        <w:rPr>
          <w:rFonts w:hint="eastAsia"/>
          <w:rtl/>
        </w:rPr>
        <w:t>של</w:t>
      </w:r>
      <w:r>
        <w:rPr>
          <w:rtl/>
        </w:rPr>
        <w:t xml:space="preserve"> </w:t>
      </w:r>
      <w:r>
        <w:rPr>
          <w:rFonts w:hint="eastAsia"/>
          <w:rtl/>
        </w:rPr>
        <w:t>ר</w:t>
      </w:r>
      <w:r>
        <w:rPr>
          <w:rtl/>
        </w:rPr>
        <w:t>"</w:t>
      </w:r>
      <w:r>
        <w:rPr>
          <w:rFonts w:hint="eastAsia"/>
          <w:rtl/>
        </w:rPr>
        <w:t>ג</w:t>
      </w:r>
      <w:r>
        <w:rPr>
          <w:rtl/>
        </w:rPr>
        <w:t>,</w:t>
      </w:r>
    </w:p>
    <w:p w14:paraId="22AC6D0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ושוב</w:t>
      </w:r>
      <w:r>
        <w:rPr>
          <w:noProof/>
          <w:rtl/>
        </w:rPr>
        <w:t xml:space="preserve"> </w:t>
      </w:r>
      <w:r>
        <w:rPr>
          <w:rFonts w:hint="eastAsia"/>
          <w:noProof/>
          <w:rtl/>
        </w:rPr>
        <w:t>מעשה</w:t>
      </w:r>
      <w:r>
        <w:rPr>
          <w:noProof/>
          <w:rtl/>
        </w:rPr>
        <w:t xml:space="preserve"> </w:t>
      </w:r>
      <w:r>
        <w:rPr>
          <w:rFonts w:hint="eastAsia"/>
          <w:noProof/>
          <w:rtl/>
        </w:rPr>
        <w:t>ברחב</w:t>
      </w:r>
      <w:r>
        <w:rPr>
          <w:noProof/>
          <w:rtl/>
        </w:rPr>
        <w:t>"</w:t>
      </w:r>
      <w:r>
        <w:rPr>
          <w:rFonts w:hint="eastAsia"/>
          <w:noProof/>
          <w:rtl/>
        </w:rPr>
        <w:t>ד</w:t>
      </w:r>
    </w:p>
    <w:p w14:paraId="4BDFA70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הדרן</w:t>
      </w:r>
      <w:r>
        <w:rPr>
          <w:rtl/>
        </w:rPr>
        <w:t xml:space="preserve"> </w:t>
      </w:r>
      <w:r>
        <w:rPr>
          <w:rFonts w:hint="eastAsia"/>
          <w:rtl/>
        </w:rPr>
        <w:t>עלך</w:t>
      </w:r>
      <w:r>
        <w:rPr>
          <w:rtl/>
        </w:rPr>
        <w:t xml:space="preserve"> </w:t>
      </w:r>
      <w:r>
        <w:rPr>
          <w:rFonts w:hint="eastAsia"/>
          <w:rtl/>
        </w:rPr>
        <w:t>אין</w:t>
      </w:r>
      <w:r>
        <w:rPr>
          <w:rtl/>
        </w:rPr>
        <w:t xml:space="preserve"> </w:t>
      </w:r>
      <w:r>
        <w:rPr>
          <w:rFonts w:hint="eastAsia"/>
          <w:rtl/>
        </w:rPr>
        <w:t>עומדין</w:t>
      </w:r>
    </w:p>
    <w:p w14:paraId="5E173FD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טעונים</w:t>
      </w:r>
      <w:r>
        <w:rPr>
          <w:rtl/>
        </w:rPr>
        <w:t xml:space="preserve"> </w:t>
      </w:r>
      <w:r>
        <w:rPr>
          <w:rFonts w:hint="eastAsia"/>
          <w:rtl/>
        </w:rPr>
        <w:t>ברכה</w:t>
      </w:r>
      <w:r>
        <w:rPr>
          <w:rtl/>
        </w:rPr>
        <w:t xml:space="preserve"> </w:t>
      </w:r>
      <w:r>
        <w:rPr>
          <w:rFonts w:hint="eastAsia"/>
          <w:rtl/>
        </w:rPr>
        <w:t>לפניהם</w:t>
      </w:r>
      <w:r>
        <w:rPr>
          <w:rtl/>
        </w:rPr>
        <w:t xml:space="preserve"> </w:t>
      </w:r>
      <w:r>
        <w:rPr>
          <w:rFonts w:hint="eastAsia"/>
          <w:rtl/>
        </w:rPr>
        <w:t>ולאחריהם</w:t>
      </w:r>
    </w:p>
    <w:p w14:paraId="3CF9BAFB"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מסברא</w:t>
      </w:r>
      <w:r>
        <w:rPr>
          <w:noProof/>
          <w:rtl/>
        </w:rPr>
        <w:t xml:space="preserve"> </w:t>
      </w:r>
      <w:r>
        <w:rPr>
          <w:rFonts w:hint="eastAsia"/>
          <w:noProof/>
          <w:rtl/>
        </w:rPr>
        <w:t>דאסור</w:t>
      </w:r>
      <w:r>
        <w:rPr>
          <w:noProof/>
          <w:rtl/>
        </w:rPr>
        <w:t xml:space="preserve"> </w:t>
      </w:r>
      <w:r>
        <w:rPr>
          <w:rFonts w:hint="eastAsia"/>
          <w:noProof/>
          <w:rtl/>
        </w:rPr>
        <w:t>שיהנה</w:t>
      </w:r>
      <w:r>
        <w:rPr>
          <w:noProof/>
          <w:rtl/>
        </w:rPr>
        <w:t xml:space="preserve"> </w:t>
      </w:r>
      <w:r>
        <w:rPr>
          <w:rFonts w:hint="eastAsia"/>
          <w:noProof/>
          <w:rtl/>
        </w:rPr>
        <w:t>מהעוה</w:t>
      </w:r>
      <w:r>
        <w:rPr>
          <w:noProof/>
          <w:rtl/>
        </w:rPr>
        <w:t>"</w:t>
      </w:r>
      <w:r>
        <w:rPr>
          <w:rFonts w:hint="eastAsia"/>
          <w:noProof/>
          <w:rtl/>
        </w:rPr>
        <w:t>ז</w:t>
      </w:r>
      <w:r>
        <w:rPr>
          <w:noProof/>
          <w:rtl/>
        </w:rPr>
        <w:t xml:space="preserve"> </w:t>
      </w:r>
      <w:r>
        <w:rPr>
          <w:rFonts w:hint="eastAsia"/>
          <w:noProof/>
          <w:rtl/>
        </w:rPr>
        <w:t>בלא</w:t>
      </w:r>
      <w:r>
        <w:rPr>
          <w:noProof/>
          <w:rtl/>
        </w:rPr>
        <w:t xml:space="preserve"> </w:t>
      </w:r>
      <w:r>
        <w:rPr>
          <w:rFonts w:hint="eastAsia"/>
          <w:noProof/>
          <w:rtl/>
        </w:rPr>
        <w:t>ברכה</w:t>
      </w:r>
      <w:r>
        <w:rPr>
          <w:noProof/>
          <w:rtl/>
        </w:rPr>
        <w:t>.</w:t>
      </w:r>
    </w:p>
    <w:p w14:paraId="538703C7"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אסור</w:t>
      </w:r>
      <w:r>
        <w:rPr>
          <w:rtl/>
        </w:rPr>
        <w:t xml:space="preserve"> </w:t>
      </w:r>
      <w:r>
        <w:rPr>
          <w:rFonts w:hint="eastAsia"/>
          <w:rtl/>
        </w:rPr>
        <w:t>שיהנה</w:t>
      </w:r>
      <w:r>
        <w:rPr>
          <w:rtl/>
        </w:rPr>
        <w:t xml:space="preserve"> </w:t>
      </w:r>
      <w:r>
        <w:rPr>
          <w:rFonts w:hint="eastAsia"/>
          <w:rtl/>
        </w:rPr>
        <w:t>מהעוה</w:t>
      </w:r>
      <w:r>
        <w:rPr>
          <w:rtl/>
        </w:rPr>
        <w:t>"</w:t>
      </w:r>
      <w:r>
        <w:rPr>
          <w:rFonts w:hint="eastAsia"/>
          <w:rtl/>
        </w:rPr>
        <w:t>ז</w:t>
      </w:r>
      <w:r>
        <w:rPr>
          <w:rtl/>
        </w:rPr>
        <w:t xml:space="preserve"> </w:t>
      </w:r>
      <w:r>
        <w:rPr>
          <w:rFonts w:hint="eastAsia"/>
          <w:rtl/>
        </w:rPr>
        <w:t>בלא</w:t>
      </w:r>
      <w:r>
        <w:rPr>
          <w:rtl/>
        </w:rPr>
        <w:t xml:space="preserve"> </w:t>
      </w:r>
      <w:r>
        <w:rPr>
          <w:rFonts w:hint="eastAsia"/>
          <w:rtl/>
        </w:rPr>
        <w:t>ברכה</w:t>
      </w:r>
      <w:r>
        <w:rPr>
          <w:rtl/>
        </w:rPr>
        <w:t>,</w:t>
      </w:r>
    </w:p>
    <w:p w14:paraId="7DA8C5E7"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וכל</w:t>
      </w:r>
      <w:r>
        <w:rPr>
          <w:noProof/>
          <w:rtl/>
        </w:rPr>
        <w:t xml:space="preserve"> </w:t>
      </w:r>
      <w:r>
        <w:rPr>
          <w:rFonts w:hint="eastAsia"/>
          <w:noProof/>
          <w:rtl/>
        </w:rPr>
        <w:t>הנהנה</w:t>
      </w:r>
      <w:r>
        <w:rPr>
          <w:noProof/>
          <w:rtl/>
        </w:rPr>
        <w:t xml:space="preserve"> </w:t>
      </w:r>
      <w:r>
        <w:rPr>
          <w:rFonts w:hint="eastAsia"/>
          <w:noProof/>
          <w:rtl/>
        </w:rPr>
        <w:t>מעל</w:t>
      </w:r>
      <w:r>
        <w:rPr>
          <w:noProof/>
          <w:rtl/>
        </w:rPr>
        <w:t>.</w:t>
      </w:r>
    </w:p>
    <w:p w14:paraId="4EBD1C3D"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כאילו</w:t>
      </w:r>
      <w:r>
        <w:rPr>
          <w:noProof/>
          <w:rtl/>
        </w:rPr>
        <w:t xml:space="preserve"> </w:t>
      </w:r>
      <w:r>
        <w:rPr>
          <w:rFonts w:hint="eastAsia"/>
          <w:noProof/>
          <w:rtl/>
        </w:rPr>
        <w:t>נהנה</w:t>
      </w:r>
      <w:r>
        <w:rPr>
          <w:noProof/>
          <w:rtl/>
        </w:rPr>
        <w:t xml:space="preserve"> </w:t>
      </w:r>
      <w:r>
        <w:rPr>
          <w:rFonts w:hint="eastAsia"/>
          <w:noProof/>
          <w:rtl/>
        </w:rPr>
        <w:t>מקדשי</w:t>
      </w:r>
      <w:r>
        <w:rPr>
          <w:noProof/>
          <w:rtl/>
        </w:rPr>
        <w:t xml:space="preserve"> </w:t>
      </w:r>
      <w:r>
        <w:rPr>
          <w:rFonts w:hint="eastAsia"/>
          <w:noProof/>
          <w:rtl/>
        </w:rPr>
        <w:t>שמים</w:t>
      </w:r>
      <w:r>
        <w:rPr>
          <w:noProof/>
          <w:rtl/>
        </w:rPr>
        <w:t>,</w:t>
      </w:r>
    </w:p>
    <w:p w14:paraId="47F12A99"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כאילו</w:t>
      </w:r>
      <w:r>
        <w:rPr>
          <w:noProof/>
          <w:rtl/>
        </w:rPr>
        <w:t xml:space="preserve"> </w:t>
      </w:r>
      <w:r>
        <w:rPr>
          <w:rFonts w:hint="eastAsia"/>
          <w:noProof/>
          <w:rtl/>
        </w:rPr>
        <w:t>גוזל</w:t>
      </w:r>
      <w:r>
        <w:rPr>
          <w:noProof/>
          <w:rtl/>
        </w:rPr>
        <w:t xml:space="preserve"> </w:t>
      </w:r>
      <w:r>
        <w:rPr>
          <w:rFonts w:hint="eastAsia"/>
          <w:noProof/>
          <w:rtl/>
        </w:rPr>
        <w:t>להקב</w:t>
      </w:r>
      <w:r>
        <w:rPr>
          <w:noProof/>
          <w:rtl/>
        </w:rPr>
        <w:t>"</w:t>
      </w:r>
      <w:r>
        <w:rPr>
          <w:rFonts w:hint="eastAsia"/>
          <w:noProof/>
          <w:rtl/>
        </w:rPr>
        <w:t>ה</w:t>
      </w:r>
      <w:r>
        <w:rPr>
          <w:noProof/>
          <w:rtl/>
        </w:rPr>
        <w:t xml:space="preserve"> </w:t>
      </w:r>
      <w:r>
        <w:rPr>
          <w:rFonts w:hint="eastAsia"/>
          <w:noProof/>
          <w:rtl/>
        </w:rPr>
        <w:t>וכנסת</w:t>
      </w:r>
      <w:r>
        <w:rPr>
          <w:noProof/>
          <w:rtl/>
        </w:rPr>
        <w:t xml:space="preserve"> </w:t>
      </w:r>
      <w:r>
        <w:rPr>
          <w:rFonts w:hint="eastAsia"/>
          <w:noProof/>
          <w:rtl/>
        </w:rPr>
        <w:t>ישראל</w:t>
      </w:r>
      <w:r>
        <w:rPr>
          <w:noProof/>
          <w:rtl/>
        </w:rPr>
        <w:t>,</w:t>
      </w:r>
    </w:p>
    <w:p w14:paraId="09FC12A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tl/>
        </w:rPr>
        <w:t>'</w:t>
      </w:r>
      <w:r>
        <w:rPr>
          <w:rFonts w:hint="eastAsia"/>
          <w:rtl/>
        </w:rPr>
        <w:t>ואספת</w:t>
      </w:r>
      <w:r>
        <w:rPr>
          <w:rtl/>
        </w:rPr>
        <w:t xml:space="preserve"> </w:t>
      </w:r>
      <w:r>
        <w:rPr>
          <w:rFonts w:hint="eastAsia"/>
          <w:rtl/>
        </w:rPr>
        <w:t>דגנך</w:t>
      </w:r>
      <w:r>
        <w:rPr>
          <w:rtl/>
        </w:rPr>
        <w:t>'</w:t>
      </w:r>
    </w:p>
    <w:p w14:paraId="2663D600"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בזמן</w:t>
      </w:r>
      <w:r>
        <w:rPr>
          <w:noProof/>
          <w:rtl/>
        </w:rPr>
        <w:t xml:space="preserve"> </w:t>
      </w:r>
      <w:r>
        <w:rPr>
          <w:rFonts w:hint="eastAsia"/>
          <w:noProof/>
          <w:rtl/>
        </w:rPr>
        <w:t>שישראל</w:t>
      </w:r>
      <w:r>
        <w:rPr>
          <w:noProof/>
          <w:rtl/>
        </w:rPr>
        <w:t xml:space="preserve"> </w:t>
      </w:r>
      <w:r>
        <w:rPr>
          <w:rFonts w:hint="eastAsia"/>
          <w:noProof/>
          <w:rtl/>
        </w:rPr>
        <w:t>עושין</w:t>
      </w:r>
      <w:r>
        <w:rPr>
          <w:noProof/>
          <w:rtl/>
        </w:rPr>
        <w:t xml:space="preserve"> </w:t>
      </w:r>
      <w:r>
        <w:rPr>
          <w:rFonts w:hint="eastAsia"/>
          <w:noProof/>
          <w:rtl/>
        </w:rPr>
        <w:t>רצונו</w:t>
      </w:r>
      <w:r>
        <w:rPr>
          <w:noProof/>
          <w:rtl/>
        </w:rPr>
        <w:t xml:space="preserve"> </w:t>
      </w:r>
      <w:r>
        <w:rPr>
          <w:rFonts w:hint="eastAsia"/>
          <w:noProof/>
          <w:rtl/>
        </w:rPr>
        <w:t>של</w:t>
      </w:r>
      <w:r>
        <w:rPr>
          <w:noProof/>
          <w:rtl/>
        </w:rPr>
        <w:t xml:space="preserve"> </w:t>
      </w:r>
      <w:r>
        <w:rPr>
          <w:rFonts w:hint="eastAsia"/>
          <w:noProof/>
          <w:rtl/>
        </w:rPr>
        <w:t>מקום</w:t>
      </w:r>
      <w:r>
        <w:rPr>
          <w:noProof/>
          <w:rtl/>
        </w:rPr>
        <w:t xml:space="preserve"> </w:t>
      </w:r>
      <w:r>
        <w:rPr>
          <w:rFonts w:hint="eastAsia"/>
          <w:noProof/>
          <w:rtl/>
        </w:rPr>
        <w:t>מלאכתן</w:t>
      </w:r>
      <w:r>
        <w:rPr>
          <w:noProof/>
          <w:rtl/>
        </w:rPr>
        <w:t xml:space="preserve"> </w:t>
      </w:r>
      <w:r>
        <w:rPr>
          <w:rFonts w:hint="eastAsia"/>
          <w:noProof/>
          <w:rtl/>
        </w:rPr>
        <w:t>נעשית</w:t>
      </w:r>
      <w:r>
        <w:rPr>
          <w:noProof/>
          <w:rtl/>
        </w:rPr>
        <w:t xml:space="preserve"> </w:t>
      </w:r>
      <w:r>
        <w:rPr>
          <w:rFonts w:hint="eastAsia"/>
          <w:noProof/>
          <w:rtl/>
        </w:rPr>
        <w:t>על</w:t>
      </w:r>
      <w:r>
        <w:rPr>
          <w:noProof/>
          <w:rtl/>
        </w:rPr>
        <w:t xml:space="preserve"> </w:t>
      </w:r>
      <w:r>
        <w:rPr>
          <w:rFonts w:hint="eastAsia"/>
          <w:noProof/>
          <w:rtl/>
        </w:rPr>
        <w:t>ידי</w:t>
      </w:r>
      <w:r>
        <w:rPr>
          <w:noProof/>
          <w:rtl/>
        </w:rPr>
        <w:t xml:space="preserve"> </w:t>
      </w:r>
      <w:r>
        <w:rPr>
          <w:rFonts w:hint="eastAsia"/>
          <w:noProof/>
          <w:rtl/>
        </w:rPr>
        <w:t>אחרים</w:t>
      </w:r>
    </w:p>
    <w:p w14:paraId="5F158F3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לא</w:t>
      </w:r>
      <w:r>
        <w:rPr>
          <w:noProof/>
          <w:rtl/>
        </w:rPr>
        <w:t xml:space="preserve"> </w:t>
      </w:r>
      <w:r>
        <w:rPr>
          <w:rFonts w:hint="eastAsia"/>
          <w:noProof/>
          <w:rtl/>
        </w:rPr>
        <w:t>כדורות</w:t>
      </w:r>
      <w:r>
        <w:rPr>
          <w:noProof/>
          <w:rtl/>
        </w:rPr>
        <w:t xml:space="preserve"> </w:t>
      </w:r>
      <w:r>
        <w:rPr>
          <w:rFonts w:hint="eastAsia"/>
          <w:noProof/>
          <w:rtl/>
        </w:rPr>
        <w:t>הראשונים</w:t>
      </w:r>
    </w:p>
    <w:p w14:paraId="592453A6"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חוץ</w:t>
      </w:r>
      <w:r>
        <w:rPr>
          <w:noProof/>
          <w:rtl/>
        </w:rPr>
        <w:t xml:space="preserve"> </w:t>
      </w:r>
      <w:r>
        <w:rPr>
          <w:rFonts w:hint="eastAsia"/>
          <w:noProof/>
          <w:rtl/>
        </w:rPr>
        <w:t>מן</w:t>
      </w:r>
      <w:r>
        <w:rPr>
          <w:noProof/>
          <w:rtl/>
        </w:rPr>
        <w:t xml:space="preserve"> </w:t>
      </w:r>
      <w:r>
        <w:rPr>
          <w:rFonts w:hint="eastAsia"/>
          <w:noProof/>
          <w:rtl/>
        </w:rPr>
        <w:t>היין</w:t>
      </w:r>
      <w:r>
        <w:rPr>
          <w:noProof/>
          <w:rtl/>
        </w:rPr>
        <w:t xml:space="preserve"> </w:t>
      </w:r>
      <w:r>
        <w:rPr>
          <w:rFonts w:hint="eastAsia"/>
          <w:noProof/>
          <w:rtl/>
        </w:rPr>
        <w:t>שמברך</w:t>
      </w:r>
      <w:r>
        <w:rPr>
          <w:noProof/>
          <w:rtl/>
        </w:rPr>
        <w:t xml:space="preserve"> </w:t>
      </w:r>
      <w:r>
        <w:rPr>
          <w:rFonts w:hint="eastAsia"/>
          <w:noProof/>
          <w:rtl/>
        </w:rPr>
        <w:t>הגפן</w:t>
      </w:r>
      <w:r>
        <w:rPr>
          <w:noProof/>
          <w:rtl/>
        </w:rPr>
        <w:t>.</w:t>
      </w:r>
    </w:p>
    <w:p w14:paraId="61A9EE4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שאני</w:t>
      </w:r>
      <w:r>
        <w:rPr>
          <w:rtl/>
        </w:rPr>
        <w:t xml:space="preserve"> </w:t>
      </w:r>
      <w:r>
        <w:rPr>
          <w:rFonts w:hint="eastAsia"/>
          <w:rtl/>
        </w:rPr>
        <w:t>משמן</w:t>
      </w:r>
    </w:p>
    <w:p w14:paraId="052C06CB" w14:textId="10FC5B99"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דיין</w:t>
      </w:r>
      <w:r>
        <w:rPr>
          <w:noProof/>
          <w:rtl/>
        </w:rPr>
        <w:t xml:space="preserve"> </w:t>
      </w:r>
      <w:r>
        <w:rPr>
          <w:rFonts w:hint="eastAsia"/>
          <w:noProof/>
          <w:rtl/>
        </w:rPr>
        <w:t>סעיד</w:t>
      </w:r>
      <w:r>
        <w:rPr>
          <w:noProof/>
          <w:rtl/>
        </w:rPr>
        <w:t xml:space="preserve"> | </w:t>
      </w:r>
      <w:r>
        <w:rPr>
          <w:rFonts w:hint="eastAsia"/>
          <w:noProof/>
          <w:rtl/>
        </w:rPr>
        <w:t>יין</w:t>
      </w:r>
      <w:r>
        <w:rPr>
          <w:noProof/>
          <w:rtl/>
        </w:rPr>
        <w:t xml:space="preserve"> </w:t>
      </w:r>
      <w:r>
        <w:rPr>
          <w:rFonts w:hint="eastAsia"/>
          <w:noProof/>
          <w:rtl/>
        </w:rPr>
        <w:t>סעיד</w:t>
      </w:r>
      <w:r>
        <w:rPr>
          <w:noProof/>
          <w:rtl/>
        </w:rPr>
        <w:t xml:space="preserve"> </w:t>
      </w:r>
      <w:r>
        <w:rPr>
          <w:rFonts w:hint="eastAsia"/>
          <w:noProof/>
          <w:rtl/>
        </w:rPr>
        <w:t>ומשמח</w:t>
      </w:r>
    </w:p>
    <w:p w14:paraId="050D5CD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בקבע</w:t>
      </w:r>
      <w:r>
        <w:rPr>
          <w:rtl/>
        </w:rPr>
        <w:t xml:space="preserve"> </w:t>
      </w:r>
      <w:r>
        <w:rPr>
          <w:rFonts w:hint="eastAsia"/>
          <w:rtl/>
        </w:rPr>
        <w:t>סעודה</w:t>
      </w:r>
    </w:p>
    <w:p w14:paraId="6CAE3A7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שמן</w:t>
      </w:r>
      <w:r>
        <w:rPr>
          <w:rtl/>
        </w:rPr>
        <w:t xml:space="preserve"> </w:t>
      </w:r>
      <w:r>
        <w:rPr>
          <w:rFonts w:hint="eastAsia"/>
          <w:rtl/>
        </w:rPr>
        <w:t>זית</w:t>
      </w:r>
    </w:p>
    <w:p w14:paraId="189425EF" w14:textId="20B4E0FF"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מברכין</w:t>
      </w:r>
      <w:r>
        <w:rPr>
          <w:noProof/>
          <w:rtl/>
        </w:rPr>
        <w:t xml:space="preserve"> </w:t>
      </w:r>
      <w:r>
        <w:rPr>
          <w:rFonts w:hint="eastAsia"/>
          <w:noProof/>
          <w:rtl/>
        </w:rPr>
        <w:t>עליו</w:t>
      </w:r>
      <w:r>
        <w:rPr>
          <w:noProof/>
          <w:rtl/>
        </w:rPr>
        <w:t xml:space="preserve"> </w:t>
      </w:r>
      <w:r>
        <w:rPr>
          <w:rFonts w:hint="eastAsia"/>
          <w:noProof/>
          <w:rtl/>
        </w:rPr>
        <w:t>בורא</w:t>
      </w:r>
      <w:r>
        <w:rPr>
          <w:noProof/>
          <w:rtl/>
        </w:rPr>
        <w:t xml:space="preserve"> </w:t>
      </w:r>
      <w:r>
        <w:rPr>
          <w:rFonts w:hint="eastAsia"/>
          <w:noProof/>
          <w:rtl/>
        </w:rPr>
        <w:t>פרי</w:t>
      </w:r>
      <w:r>
        <w:rPr>
          <w:noProof/>
          <w:rtl/>
        </w:rPr>
        <w:t xml:space="preserve"> </w:t>
      </w:r>
      <w:r>
        <w:rPr>
          <w:rFonts w:hint="eastAsia"/>
          <w:noProof/>
          <w:rtl/>
        </w:rPr>
        <w:t>העץ</w:t>
      </w:r>
      <w:r>
        <w:rPr>
          <w:noProof/>
          <w:rtl/>
        </w:rPr>
        <w:t xml:space="preserve">. | </w:t>
      </w:r>
      <w:r>
        <w:rPr>
          <w:rFonts w:hint="eastAsia"/>
          <w:noProof/>
          <w:rtl/>
        </w:rPr>
        <w:t>בחושש</w:t>
      </w:r>
      <w:r>
        <w:rPr>
          <w:noProof/>
          <w:rtl/>
        </w:rPr>
        <w:t xml:space="preserve"> </w:t>
      </w:r>
      <w:r>
        <w:rPr>
          <w:rFonts w:hint="eastAsia"/>
          <w:noProof/>
          <w:rtl/>
        </w:rPr>
        <w:t>בגרונו</w:t>
      </w:r>
      <w:r>
        <w:rPr>
          <w:noProof/>
          <w:rtl/>
        </w:rPr>
        <w:t xml:space="preserve"> | </w:t>
      </w:r>
      <w:r>
        <w:rPr>
          <w:rFonts w:hint="eastAsia"/>
          <w:noProof/>
          <w:rtl/>
        </w:rPr>
        <w:t>קמ</w:t>
      </w:r>
      <w:r>
        <w:rPr>
          <w:noProof/>
          <w:rtl/>
        </w:rPr>
        <w:t>"</w:t>
      </w:r>
      <w:r>
        <w:rPr>
          <w:rFonts w:hint="eastAsia"/>
          <w:noProof/>
          <w:rtl/>
        </w:rPr>
        <w:t>ל</w:t>
      </w:r>
      <w:r>
        <w:rPr>
          <w:noProof/>
          <w:rtl/>
        </w:rPr>
        <w:t xml:space="preserve">: </w:t>
      </w:r>
      <w:r>
        <w:rPr>
          <w:rFonts w:hint="eastAsia"/>
          <w:noProof/>
          <w:rtl/>
        </w:rPr>
        <w:t>אפי</w:t>
      </w:r>
      <w:r>
        <w:rPr>
          <w:noProof/>
          <w:rtl/>
        </w:rPr>
        <w:t xml:space="preserve">' </w:t>
      </w:r>
      <w:r>
        <w:rPr>
          <w:rFonts w:hint="eastAsia"/>
          <w:noProof/>
          <w:rtl/>
        </w:rPr>
        <w:t>שמכוון</w:t>
      </w:r>
      <w:r>
        <w:rPr>
          <w:noProof/>
          <w:rtl/>
        </w:rPr>
        <w:t xml:space="preserve"> </w:t>
      </w:r>
      <w:r>
        <w:rPr>
          <w:rFonts w:hint="eastAsia"/>
          <w:noProof/>
          <w:rtl/>
        </w:rPr>
        <w:t>לרפואה</w:t>
      </w:r>
      <w:r>
        <w:rPr>
          <w:noProof/>
          <w:rtl/>
        </w:rPr>
        <w:t xml:space="preserve"> </w:t>
      </w:r>
      <w:r>
        <w:rPr>
          <w:rFonts w:hint="eastAsia"/>
          <w:noProof/>
          <w:rtl/>
        </w:rPr>
        <w:t>כיון</w:t>
      </w:r>
      <w:r>
        <w:rPr>
          <w:noProof/>
          <w:rtl/>
        </w:rPr>
        <w:t xml:space="preserve"> </w:t>
      </w:r>
      <w:r>
        <w:rPr>
          <w:rFonts w:hint="eastAsia"/>
          <w:noProof/>
          <w:rtl/>
        </w:rPr>
        <w:t>דיש</w:t>
      </w:r>
      <w:r>
        <w:rPr>
          <w:noProof/>
          <w:rtl/>
        </w:rPr>
        <w:t xml:space="preserve"> </w:t>
      </w:r>
      <w:r>
        <w:rPr>
          <w:rFonts w:hint="eastAsia"/>
          <w:noProof/>
          <w:rtl/>
        </w:rPr>
        <w:t>לו</w:t>
      </w:r>
      <w:r>
        <w:rPr>
          <w:noProof/>
          <w:rtl/>
        </w:rPr>
        <w:t xml:space="preserve"> </w:t>
      </w:r>
      <w:r>
        <w:rPr>
          <w:rFonts w:hint="eastAsia"/>
          <w:noProof/>
          <w:rtl/>
        </w:rPr>
        <w:t>הנאה</w:t>
      </w:r>
      <w:r>
        <w:rPr>
          <w:noProof/>
          <w:rtl/>
        </w:rPr>
        <w:t xml:space="preserve"> </w:t>
      </w:r>
      <w:r>
        <w:rPr>
          <w:rFonts w:hint="eastAsia"/>
          <w:noProof/>
          <w:rtl/>
        </w:rPr>
        <w:t>יברך</w:t>
      </w:r>
      <w:r>
        <w:rPr>
          <w:noProof/>
          <w:rtl/>
        </w:rPr>
        <w:t>.</w:t>
      </w:r>
    </w:p>
    <w:p w14:paraId="067FF514"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קמח</w:t>
      </w:r>
      <w:r>
        <w:rPr>
          <w:rtl/>
        </w:rPr>
        <w:t xml:space="preserve"> </w:t>
      </w:r>
      <w:r>
        <w:rPr>
          <w:rFonts w:hint="eastAsia"/>
          <w:rtl/>
        </w:rPr>
        <w:t>חיטים</w:t>
      </w:r>
    </w:p>
    <w:p w14:paraId="75E9BD08"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דדלעת</w:t>
      </w:r>
      <w:r>
        <w:rPr>
          <w:noProof/>
          <w:rtl/>
        </w:rPr>
        <w:t xml:space="preserve"> </w:t>
      </w:r>
      <w:r>
        <w:rPr>
          <w:rFonts w:hint="eastAsia"/>
          <w:noProof/>
          <w:rtl/>
        </w:rPr>
        <w:t>חיה</w:t>
      </w:r>
      <w:r>
        <w:rPr>
          <w:noProof/>
          <w:rtl/>
        </w:rPr>
        <w:t xml:space="preserve">, </w:t>
      </w:r>
      <w:r>
        <w:rPr>
          <w:rFonts w:hint="eastAsia"/>
          <w:noProof/>
          <w:rtl/>
        </w:rPr>
        <w:t>וקמח</w:t>
      </w:r>
      <w:r>
        <w:rPr>
          <w:noProof/>
          <w:rtl/>
        </w:rPr>
        <w:t xml:space="preserve"> </w:t>
      </w:r>
      <w:r>
        <w:rPr>
          <w:rFonts w:hint="eastAsia"/>
          <w:noProof/>
          <w:rtl/>
        </w:rPr>
        <w:t>שעורה</w:t>
      </w:r>
    </w:p>
    <w:p w14:paraId="2305C1A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קורא</w:t>
      </w:r>
    </w:p>
    <w:p w14:paraId="2EE33DA6"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sidRPr="009C2A5E">
        <w:rPr>
          <w:rFonts w:hint="eastAsia"/>
          <w:noProof/>
          <w:rtl/>
        </w:rPr>
        <w:t>דצלף</w:t>
      </w:r>
    </w:p>
    <w:p w14:paraId="5EC0C73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lastRenderedPageBreak/>
        <w:t>צלף</w:t>
      </w:r>
      <w:r>
        <w:rPr>
          <w:rtl/>
        </w:rPr>
        <w:t xml:space="preserve"> </w:t>
      </w:r>
      <w:r>
        <w:rPr>
          <w:rFonts w:hint="eastAsia"/>
          <w:rtl/>
        </w:rPr>
        <w:t>של</w:t>
      </w:r>
      <w:r>
        <w:rPr>
          <w:rtl/>
        </w:rPr>
        <w:t xml:space="preserve"> </w:t>
      </w:r>
      <w:r>
        <w:rPr>
          <w:rFonts w:hint="eastAsia"/>
          <w:rtl/>
        </w:rPr>
        <w:t>ערלה</w:t>
      </w:r>
      <w:r>
        <w:rPr>
          <w:rtl/>
        </w:rPr>
        <w:t xml:space="preserve"> </w:t>
      </w:r>
      <w:r>
        <w:rPr>
          <w:rFonts w:hint="eastAsia"/>
          <w:rtl/>
        </w:rPr>
        <w:t>בחו</w:t>
      </w:r>
      <w:r>
        <w:rPr>
          <w:rtl/>
        </w:rPr>
        <w:t>"</w:t>
      </w:r>
      <w:r>
        <w:rPr>
          <w:rFonts w:hint="eastAsia"/>
          <w:rtl/>
        </w:rPr>
        <w:t>ל</w:t>
      </w:r>
      <w:r w:rsidRPr="009C2A5E">
        <w:rPr>
          <w:rFonts w:cs="PFT_Frank"/>
          <w:bCs/>
          <w:color w:val="C00000"/>
          <w:rtl/>
        </w:rPr>
        <w:t xml:space="preserve"> </w:t>
      </w:r>
      <w:r w:rsidRPr="009C2A5E">
        <w:rPr>
          <w:rFonts w:ascii="Fb Fontext" w:hAnsi="Fb Fontext" w:hint="eastAsia"/>
          <w:rtl/>
        </w:rPr>
        <w:t>מדברי</w:t>
      </w:r>
      <w:r w:rsidRPr="009C2A5E">
        <w:rPr>
          <w:rFonts w:ascii="Fb Fontext" w:hAnsi="Fb Fontext"/>
          <w:rtl/>
        </w:rPr>
        <w:t xml:space="preserve"> </w:t>
      </w:r>
      <w:r w:rsidRPr="009C2A5E">
        <w:rPr>
          <w:rFonts w:ascii="Fb Fontext" w:hAnsi="Fb Fontext" w:hint="eastAsia"/>
          <w:rtl/>
        </w:rPr>
        <w:t>סופרים</w:t>
      </w:r>
    </w:p>
    <w:p w14:paraId="5DF7D645" w14:textId="1DA8639E"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זרק</w:t>
      </w:r>
      <w:r>
        <w:rPr>
          <w:noProof/>
          <w:rtl/>
        </w:rPr>
        <w:t xml:space="preserve"> </w:t>
      </w:r>
      <w:r>
        <w:rPr>
          <w:rFonts w:hint="eastAsia"/>
          <w:noProof/>
          <w:rtl/>
        </w:rPr>
        <w:t>אביונות</w:t>
      </w:r>
      <w:r>
        <w:rPr>
          <w:noProof/>
          <w:rtl/>
        </w:rPr>
        <w:t xml:space="preserve"> </w:t>
      </w:r>
      <w:r>
        <w:rPr>
          <w:rFonts w:hint="eastAsia"/>
          <w:noProof/>
          <w:rtl/>
        </w:rPr>
        <w:t>ואכל</w:t>
      </w:r>
      <w:r>
        <w:rPr>
          <w:noProof/>
          <w:rtl/>
        </w:rPr>
        <w:t xml:space="preserve"> </w:t>
      </w:r>
      <w:r>
        <w:rPr>
          <w:rFonts w:hint="eastAsia"/>
          <w:noProof/>
          <w:rtl/>
        </w:rPr>
        <w:t>קפריסין</w:t>
      </w:r>
      <w:r>
        <w:rPr>
          <w:noProof/>
          <w:rtl/>
        </w:rPr>
        <w:t xml:space="preserve"> | </w:t>
      </w:r>
      <w:r>
        <w:rPr>
          <w:rFonts w:hint="eastAsia"/>
          <w:noProof/>
          <w:rtl/>
        </w:rPr>
        <w:t>שומר</w:t>
      </w:r>
      <w:r>
        <w:rPr>
          <w:noProof/>
          <w:rtl/>
        </w:rPr>
        <w:t xml:space="preserve"> </w:t>
      </w:r>
      <w:r>
        <w:rPr>
          <w:rFonts w:hint="eastAsia"/>
          <w:noProof/>
          <w:rtl/>
        </w:rPr>
        <w:t>לפרי</w:t>
      </w:r>
      <w:r>
        <w:rPr>
          <w:noProof/>
          <w:rtl/>
        </w:rPr>
        <w:t xml:space="preserve"> </w:t>
      </w:r>
      <w:r>
        <w:rPr>
          <w:rFonts w:hint="eastAsia"/>
          <w:noProof/>
          <w:rtl/>
        </w:rPr>
        <w:t>כשלקחת</w:t>
      </w:r>
      <w:r>
        <w:rPr>
          <w:noProof/>
          <w:rtl/>
        </w:rPr>
        <w:t xml:space="preserve"> </w:t>
      </w:r>
      <w:r>
        <w:rPr>
          <w:rFonts w:hint="eastAsia"/>
          <w:noProof/>
          <w:rtl/>
        </w:rPr>
        <w:t>לשומר</w:t>
      </w:r>
      <w:r>
        <w:rPr>
          <w:noProof/>
          <w:rtl/>
        </w:rPr>
        <w:t xml:space="preserve"> </w:t>
      </w:r>
      <w:r>
        <w:rPr>
          <w:rFonts w:hint="eastAsia"/>
          <w:noProof/>
          <w:rtl/>
        </w:rPr>
        <w:t>מת</w:t>
      </w:r>
      <w:r>
        <w:rPr>
          <w:noProof/>
          <w:rtl/>
        </w:rPr>
        <w:t xml:space="preserve"> </w:t>
      </w:r>
      <w:r>
        <w:rPr>
          <w:rFonts w:hint="eastAsia"/>
          <w:noProof/>
          <w:rtl/>
        </w:rPr>
        <w:t>הפרי</w:t>
      </w:r>
      <w:r>
        <w:rPr>
          <w:noProof/>
          <w:rtl/>
        </w:rPr>
        <w:t xml:space="preserve">, | </w:t>
      </w:r>
      <w:r>
        <w:rPr>
          <w:rFonts w:hint="eastAsia"/>
          <w:noProof/>
          <w:rtl/>
        </w:rPr>
        <w:t>מעשה</w:t>
      </w:r>
      <w:r>
        <w:rPr>
          <w:noProof/>
          <w:rtl/>
        </w:rPr>
        <w:t xml:space="preserve"> </w:t>
      </w:r>
      <w:r>
        <w:rPr>
          <w:rFonts w:hint="eastAsia"/>
          <w:noProof/>
          <w:rtl/>
        </w:rPr>
        <w:t>ולקחו</w:t>
      </w:r>
      <w:r>
        <w:rPr>
          <w:noProof/>
          <w:rtl/>
        </w:rPr>
        <w:t xml:space="preserve"> </w:t>
      </w:r>
      <w:r>
        <w:rPr>
          <w:rFonts w:hint="eastAsia"/>
          <w:noProof/>
          <w:rtl/>
        </w:rPr>
        <w:t>לנץ</w:t>
      </w:r>
      <w:r>
        <w:rPr>
          <w:noProof/>
          <w:rtl/>
        </w:rPr>
        <w:t xml:space="preserve"> </w:t>
      </w:r>
      <w:r>
        <w:rPr>
          <w:rFonts w:hint="eastAsia"/>
          <w:noProof/>
          <w:rtl/>
        </w:rPr>
        <w:t>הרימון</w:t>
      </w:r>
      <w:r>
        <w:rPr>
          <w:noProof/>
          <w:rtl/>
        </w:rPr>
        <w:t xml:space="preserve"> </w:t>
      </w:r>
      <w:r>
        <w:rPr>
          <w:rFonts w:hint="eastAsia"/>
          <w:noProof/>
          <w:rtl/>
        </w:rPr>
        <w:t>ויבש</w:t>
      </w:r>
      <w:r>
        <w:rPr>
          <w:noProof/>
          <w:rtl/>
        </w:rPr>
        <w:t xml:space="preserve"> </w:t>
      </w:r>
      <w:r>
        <w:rPr>
          <w:rFonts w:hint="eastAsia"/>
          <w:noProof/>
          <w:rtl/>
        </w:rPr>
        <w:t>הרמון</w:t>
      </w:r>
      <w:r>
        <w:rPr>
          <w:noProof/>
          <w:rtl/>
        </w:rPr>
        <w:t xml:space="preserve"> | </w:t>
      </w:r>
      <w:r>
        <w:rPr>
          <w:rFonts w:hint="eastAsia"/>
          <w:noProof/>
          <w:rtl/>
        </w:rPr>
        <w:t>שזרק</w:t>
      </w:r>
      <w:r>
        <w:rPr>
          <w:noProof/>
          <w:rtl/>
        </w:rPr>
        <w:t xml:space="preserve"> </w:t>
      </w:r>
      <w:r>
        <w:rPr>
          <w:rFonts w:hint="eastAsia"/>
          <w:noProof/>
          <w:rtl/>
        </w:rPr>
        <w:t>את</w:t>
      </w:r>
      <w:r>
        <w:rPr>
          <w:noProof/>
          <w:rtl/>
        </w:rPr>
        <w:t xml:space="preserve"> </w:t>
      </w:r>
      <w:r>
        <w:rPr>
          <w:rFonts w:hint="eastAsia"/>
          <w:noProof/>
          <w:rtl/>
        </w:rPr>
        <w:t>האביונות</w:t>
      </w:r>
      <w:r>
        <w:rPr>
          <w:noProof/>
          <w:rtl/>
        </w:rPr>
        <w:t xml:space="preserve"> </w:t>
      </w:r>
      <w:r>
        <w:rPr>
          <w:rFonts w:hint="eastAsia"/>
          <w:noProof/>
          <w:rtl/>
        </w:rPr>
        <w:t>ואכל</w:t>
      </w:r>
      <w:r>
        <w:rPr>
          <w:noProof/>
          <w:rtl/>
        </w:rPr>
        <w:t xml:space="preserve"> </w:t>
      </w:r>
      <w:r>
        <w:rPr>
          <w:rFonts w:hint="eastAsia"/>
          <w:noProof/>
          <w:rtl/>
        </w:rPr>
        <w:t>את</w:t>
      </w:r>
      <w:r>
        <w:rPr>
          <w:noProof/>
          <w:rtl/>
        </w:rPr>
        <w:t xml:space="preserve"> </w:t>
      </w:r>
      <w:r>
        <w:rPr>
          <w:rFonts w:hint="eastAsia"/>
          <w:noProof/>
          <w:rtl/>
        </w:rPr>
        <w:t>הקפריסין</w:t>
      </w:r>
    </w:p>
    <w:p w14:paraId="07E3EE2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פלפלי</w:t>
      </w:r>
    </w:p>
    <w:p w14:paraId="4E344D3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ללמדך</w:t>
      </w:r>
    </w:p>
    <w:p w14:paraId="47844620"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חביץ</w:t>
      </w:r>
      <w:r>
        <w:rPr>
          <w:rtl/>
        </w:rPr>
        <w:t xml:space="preserve"> </w:t>
      </w:r>
      <w:r>
        <w:rPr>
          <w:rFonts w:hint="eastAsia"/>
          <w:rtl/>
        </w:rPr>
        <w:t>קדרה</w:t>
      </w:r>
      <w:r>
        <w:rPr>
          <w:rtl/>
        </w:rPr>
        <w:t xml:space="preserve"> </w:t>
      </w:r>
      <w:r>
        <w:rPr>
          <w:rFonts w:hint="eastAsia"/>
          <w:rtl/>
        </w:rPr>
        <w:t>ודייסא</w:t>
      </w:r>
    </w:p>
    <w:p w14:paraId="3883041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בדייסא</w:t>
      </w:r>
      <w:r w:rsidRPr="009C2A5E">
        <w:rPr>
          <w:rtl/>
        </w:rPr>
        <w:t xml:space="preserve"> </w:t>
      </w:r>
      <w:r w:rsidRPr="009C2A5E">
        <w:rPr>
          <w:rFonts w:hint="eastAsia"/>
          <w:rtl/>
        </w:rPr>
        <w:t>לבד</w:t>
      </w:r>
    </w:p>
    <w:p w14:paraId="1541486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דייסא</w:t>
      </w:r>
      <w:r>
        <w:rPr>
          <w:rtl/>
        </w:rPr>
        <w:t xml:space="preserve"> </w:t>
      </w:r>
      <w:r>
        <w:rPr>
          <w:rFonts w:hint="eastAsia"/>
          <w:rtl/>
        </w:rPr>
        <w:t>כעין</w:t>
      </w:r>
      <w:r>
        <w:rPr>
          <w:rtl/>
        </w:rPr>
        <w:t xml:space="preserve"> </w:t>
      </w:r>
      <w:r>
        <w:rPr>
          <w:rFonts w:hint="eastAsia"/>
          <w:rtl/>
        </w:rPr>
        <w:t>חביץ</w:t>
      </w:r>
      <w:r>
        <w:rPr>
          <w:rtl/>
        </w:rPr>
        <w:t xml:space="preserve"> </w:t>
      </w:r>
      <w:r>
        <w:rPr>
          <w:rFonts w:hint="eastAsia"/>
          <w:rtl/>
        </w:rPr>
        <w:t>קדרה</w:t>
      </w:r>
    </w:p>
    <w:p w14:paraId="0483E4B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אורז</w:t>
      </w:r>
      <w:r>
        <w:rPr>
          <w:rtl/>
        </w:rPr>
        <w:t xml:space="preserve"> </w:t>
      </w:r>
      <w:r>
        <w:rPr>
          <w:rFonts w:hint="eastAsia"/>
          <w:rtl/>
        </w:rPr>
        <w:t>ודוחן</w:t>
      </w:r>
    </w:p>
    <w:p w14:paraId="03BF9D36" w14:textId="349CB0CE"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כמעשה</w:t>
      </w:r>
      <w:r>
        <w:rPr>
          <w:noProof/>
          <w:rtl/>
        </w:rPr>
        <w:t xml:space="preserve"> </w:t>
      </w:r>
      <w:r>
        <w:rPr>
          <w:rFonts w:hint="eastAsia"/>
          <w:noProof/>
          <w:rtl/>
        </w:rPr>
        <w:t>קדירה</w:t>
      </w:r>
      <w:r>
        <w:rPr>
          <w:noProof/>
          <w:rtl/>
        </w:rPr>
        <w:t xml:space="preserve"> | </w:t>
      </w:r>
      <w:r>
        <w:rPr>
          <w:rFonts w:hint="eastAsia"/>
          <w:noProof/>
          <w:rtl/>
        </w:rPr>
        <w:t>ולא</w:t>
      </w:r>
      <w:r>
        <w:rPr>
          <w:noProof/>
          <w:rtl/>
        </w:rPr>
        <w:t xml:space="preserve"> </w:t>
      </w:r>
      <w:r>
        <w:rPr>
          <w:rFonts w:hint="eastAsia"/>
          <w:noProof/>
          <w:rtl/>
        </w:rPr>
        <w:t>כמעשה</w:t>
      </w:r>
      <w:r>
        <w:rPr>
          <w:noProof/>
          <w:rtl/>
        </w:rPr>
        <w:t xml:space="preserve"> </w:t>
      </w:r>
      <w:r>
        <w:rPr>
          <w:rFonts w:hint="eastAsia"/>
          <w:noProof/>
          <w:rtl/>
        </w:rPr>
        <w:t>קדירה</w:t>
      </w:r>
    </w:p>
    <w:p w14:paraId="68FECA5A"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הכוסס</w:t>
      </w:r>
      <w:r>
        <w:rPr>
          <w:rtl/>
        </w:rPr>
        <w:t xml:space="preserve"> </w:t>
      </w:r>
      <w:r>
        <w:rPr>
          <w:rFonts w:hint="eastAsia"/>
          <w:rtl/>
        </w:rPr>
        <w:t>חטה</w:t>
      </w:r>
    </w:p>
    <w:p w14:paraId="11A5BF3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טחנה</w:t>
      </w:r>
      <w:r>
        <w:rPr>
          <w:rtl/>
        </w:rPr>
        <w:t xml:space="preserve"> </w:t>
      </w:r>
      <w:r>
        <w:rPr>
          <w:rFonts w:hint="eastAsia"/>
          <w:rtl/>
        </w:rPr>
        <w:t>אפאה</w:t>
      </w:r>
      <w:r>
        <w:rPr>
          <w:rtl/>
        </w:rPr>
        <w:t xml:space="preserve"> </w:t>
      </w:r>
      <w:r>
        <w:rPr>
          <w:rFonts w:hint="eastAsia"/>
          <w:rtl/>
        </w:rPr>
        <w:t>ובשלה</w:t>
      </w:r>
      <w:r>
        <w:rPr>
          <w:rtl/>
        </w:rPr>
        <w:t xml:space="preserve">, </w:t>
      </w:r>
      <w:r>
        <w:rPr>
          <w:rFonts w:hint="eastAsia"/>
          <w:rtl/>
        </w:rPr>
        <w:t>כשפרוסות</w:t>
      </w:r>
      <w:r>
        <w:rPr>
          <w:rtl/>
        </w:rPr>
        <w:t xml:space="preserve"> </w:t>
      </w:r>
      <w:r>
        <w:rPr>
          <w:rFonts w:hint="eastAsia"/>
          <w:rtl/>
        </w:rPr>
        <w:t>קיימות</w:t>
      </w:r>
      <w:r>
        <w:rPr>
          <w:rtl/>
        </w:rPr>
        <w:t>:</w:t>
      </w:r>
    </w:p>
    <w:p w14:paraId="1EA505EF"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בתחלה</w:t>
      </w:r>
    </w:p>
    <w:p w14:paraId="3BE165B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אין</w:t>
      </w:r>
      <w:r>
        <w:rPr>
          <w:rtl/>
        </w:rPr>
        <w:t xml:space="preserve"> </w:t>
      </w:r>
      <w:r>
        <w:rPr>
          <w:rFonts w:hint="eastAsia"/>
          <w:rtl/>
        </w:rPr>
        <w:t>הפרוסות</w:t>
      </w:r>
      <w:r>
        <w:rPr>
          <w:rtl/>
        </w:rPr>
        <w:t xml:space="preserve"> </w:t>
      </w:r>
      <w:r>
        <w:rPr>
          <w:rFonts w:hint="eastAsia"/>
          <w:rtl/>
        </w:rPr>
        <w:t>קיימות</w:t>
      </w:r>
      <w:r w:rsidRPr="009C2A5E">
        <w:rPr>
          <w:rFonts w:cs="PFT_Frank"/>
          <w:bCs/>
          <w:color w:val="C00000"/>
          <w:rtl/>
        </w:rPr>
        <w:t>:</w:t>
      </w:r>
    </w:p>
    <w:p w14:paraId="3E6DB5CD" w14:textId="5E935C3D"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בתחלה</w:t>
      </w:r>
      <w:r>
        <w:rPr>
          <w:noProof/>
          <w:rtl/>
        </w:rPr>
        <w:t xml:space="preserve"> | </w:t>
      </w:r>
      <w:r>
        <w:rPr>
          <w:rFonts w:hint="eastAsia"/>
          <w:noProof/>
          <w:rtl/>
        </w:rPr>
        <w:t>כוסס</w:t>
      </w:r>
      <w:r>
        <w:rPr>
          <w:noProof/>
          <w:rtl/>
        </w:rPr>
        <w:t xml:space="preserve"> </w:t>
      </w:r>
      <w:r>
        <w:rPr>
          <w:rFonts w:hint="eastAsia"/>
          <w:noProof/>
          <w:rtl/>
        </w:rPr>
        <w:t>האורז</w:t>
      </w:r>
      <w:r>
        <w:rPr>
          <w:noProof/>
          <w:rtl/>
        </w:rPr>
        <w:t xml:space="preserve"> | </w:t>
      </w:r>
      <w:r>
        <w:rPr>
          <w:rFonts w:hint="eastAsia"/>
          <w:noProof/>
          <w:rtl/>
        </w:rPr>
        <w:t>טחנו</w:t>
      </w:r>
      <w:r>
        <w:rPr>
          <w:noProof/>
          <w:rtl/>
        </w:rPr>
        <w:t xml:space="preserve"> </w:t>
      </w:r>
      <w:r>
        <w:rPr>
          <w:rFonts w:hint="eastAsia"/>
          <w:noProof/>
          <w:rtl/>
        </w:rPr>
        <w:t>אפאו</w:t>
      </w:r>
      <w:r>
        <w:rPr>
          <w:noProof/>
          <w:rtl/>
        </w:rPr>
        <w:t xml:space="preserve"> </w:t>
      </w:r>
      <w:r>
        <w:rPr>
          <w:rFonts w:hint="eastAsia"/>
          <w:noProof/>
          <w:rtl/>
        </w:rPr>
        <w:t>ובשלו</w:t>
      </w:r>
      <w:r>
        <w:rPr>
          <w:noProof/>
          <w:rtl/>
        </w:rPr>
        <w:t xml:space="preserve"> | </w:t>
      </w:r>
      <w:r>
        <w:rPr>
          <w:rFonts w:hint="eastAsia"/>
          <w:noProof/>
          <w:rtl/>
        </w:rPr>
        <w:t>בתחלה</w:t>
      </w:r>
      <w:r>
        <w:rPr>
          <w:noProof/>
          <w:rtl/>
        </w:rPr>
        <w:t xml:space="preserve"> | </w:t>
      </w:r>
      <w:r>
        <w:rPr>
          <w:rFonts w:hint="eastAsia"/>
          <w:noProof/>
          <w:rtl/>
        </w:rPr>
        <w:t>היא</w:t>
      </w:r>
    </w:p>
    <w:p w14:paraId="11E44E9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הכוסס</w:t>
      </w:r>
      <w:r>
        <w:rPr>
          <w:rtl/>
        </w:rPr>
        <w:t xml:space="preserve"> </w:t>
      </w:r>
      <w:r>
        <w:rPr>
          <w:rFonts w:hint="eastAsia"/>
          <w:rtl/>
        </w:rPr>
        <w:t>החטה</w:t>
      </w:r>
    </w:p>
    <w:p w14:paraId="7EA7DDE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כוסס</w:t>
      </w:r>
      <w:r>
        <w:rPr>
          <w:rtl/>
        </w:rPr>
        <w:t xml:space="preserve"> </w:t>
      </w:r>
      <w:r>
        <w:rPr>
          <w:rFonts w:hint="eastAsia"/>
          <w:rtl/>
        </w:rPr>
        <w:t>האורז</w:t>
      </w:r>
      <w:r>
        <w:rPr>
          <w:rtl/>
        </w:rPr>
        <w:t xml:space="preserve"> - </w:t>
      </w:r>
      <w:r>
        <w:rPr>
          <w:rFonts w:hint="eastAsia"/>
          <w:rtl/>
        </w:rPr>
        <w:t>מברך</w:t>
      </w:r>
      <w:r>
        <w:rPr>
          <w:rtl/>
        </w:rPr>
        <w:t xml:space="preserve"> </w:t>
      </w:r>
      <w:r>
        <w:rPr>
          <w:rFonts w:hint="eastAsia"/>
          <w:rtl/>
        </w:rPr>
        <w:t>בפה</w:t>
      </w:r>
      <w:r>
        <w:rPr>
          <w:rtl/>
        </w:rPr>
        <w:t>"</w:t>
      </w:r>
      <w:r>
        <w:rPr>
          <w:rFonts w:hint="eastAsia"/>
          <w:rtl/>
        </w:rPr>
        <w:t>א</w:t>
      </w:r>
      <w:r>
        <w:rPr>
          <w:rtl/>
        </w:rPr>
        <w:t>,</w:t>
      </w:r>
    </w:p>
    <w:p w14:paraId="16AE32BF" w14:textId="60FD496D"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טחנו</w:t>
      </w:r>
      <w:r>
        <w:rPr>
          <w:noProof/>
          <w:rtl/>
        </w:rPr>
        <w:t xml:space="preserve"> </w:t>
      </w:r>
      <w:r>
        <w:rPr>
          <w:rFonts w:hint="eastAsia"/>
          <w:noProof/>
          <w:rtl/>
        </w:rPr>
        <w:t>אפאו</w:t>
      </w:r>
      <w:r>
        <w:rPr>
          <w:noProof/>
          <w:rtl/>
        </w:rPr>
        <w:t xml:space="preserve"> </w:t>
      </w:r>
      <w:r>
        <w:rPr>
          <w:rFonts w:hint="eastAsia"/>
          <w:noProof/>
          <w:rtl/>
        </w:rPr>
        <w:t>ובשלו</w:t>
      </w:r>
      <w:r>
        <w:rPr>
          <w:noProof/>
          <w:rtl/>
        </w:rPr>
        <w:t xml:space="preserve"> | </w:t>
      </w:r>
      <w:r>
        <w:rPr>
          <w:rFonts w:hint="eastAsia"/>
          <w:noProof/>
          <w:rtl/>
        </w:rPr>
        <w:t>דכל</w:t>
      </w:r>
      <w:r>
        <w:rPr>
          <w:noProof/>
          <w:rtl/>
        </w:rPr>
        <w:t xml:space="preserve"> </w:t>
      </w:r>
      <w:r>
        <w:rPr>
          <w:rFonts w:hint="eastAsia"/>
          <w:noProof/>
          <w:rtl/>
        </w:rPr>
        <w:t>שהוא</w:t>
      </w:r>
      <w:r>
        <w:rPr>
          <w:noProof/>
          <w:rtl/>
        </w:rPr>
        <w:t xml:space="preserve"> </w:t>
      </w:r>
      <w:r>
        <w:rPr>
          <w:rFonts w:hint="eastAsia"/>
          <w:noProof/>
          <w:rtl/>
        </w:rPr>
        <w:t>מז</w:t>
      </w:r>
      <w:r>
        <w:rPr>
          <w:noProof/>
          <w:rtl/>
        </w:rPr>
        <w:t xml:space="preserve">' </w:t>
      </w:r>
      <w:r>
        <w:rPr>
          <w:rFonts w:hint="eastAsia"/>
          <w:noProof/>
          <w:rtl/>
        </w:rPr>
        <w:t>המינים</w:t>
      </w:r>
      <w:r>
        <w:rPr>
          <w:noProof/>
          <w:rtl/>
        </w:rPr>
        <w:t xml:space="preserve"> | </w:t>
      </w:r>
      <w:r>
        <w:rPr>
          <w:rFonts w:hint="eastAsia"/>
          <w:noProof/>
          <w:rtl/>
        </w:rPr>
        <w:t>כל</w:t>
      </w:r>
      <w:r>
        <w:rPr>
          <w:noProof/>
          <w:rtl/>
        </w:rPr>
        <w:t xml:space="preserve"> </w:t>
      </w:r>
      <w:r>
        <w:rPr>
          <w:rFonts w:hint="eastAsia"/>
          <w:noProof/>
          <w:rtl/>
        </w:rPr>
        <w:t>שאינו</w:t>
      </w:r>
      <w:r>
        <w:rPr>
          <w:noProof/>
          <w:rtl/>
        </w:rPr>
        <w:t xml:space="preserve"> </w:t>
      </w:r>
      <w:r>
        <w:rPr>
          <w:rFonts w:hint="eastAsia"/>
          <w:noProof/>
          <w:rtl/>
        </w:rPr>
        <w:t>משבעת</w:t>
      </w:r>
      <w:r>
        <w:rPr>
          <w:noProof/>
          <w:rtl/>
        </w:rPr>
        <w:t xml:space="preserve"> </w:t>
      </w:r>
      <w:r>
        <w:rPr>
          <w:rFonts w:hint="eastAsia"/>
          <w:noProof/>
          <w:rtl/>
        </w:rPr>
        <w:t>המינין</w:t>
      </w:r>
      <w:r>
        <w:rPr>
          <w:noProof/>
          <w:rtl/>
        </w:rPr>
        <w:t xml:space="preserve"> </w:t>
      </w:r>
      <w:r>
        <w:rPr>
          <w:rFonts w:hint="eastAsia"/>
          <w:noProof/>
          <w:rtl/>
        </w:rPr>
        <w:t>ולא</w:t>
      </w:r>
      <w:r>
        <w:rPr>
          <w:noProof/>
          <w:rtl/>
        </w:rPr>
        <w:t xml:space="preserve"> </w:t>
      </w:r>
      <w:r>
        <w:rPr>
          <w:rFonts w:hint="eastAsia"/>
          <w:noProof/>
          <w:rtl/>
        </w:rPr>
        <w:t>מין</w:t>
      </w:r>
      <w:r>
        <w:rPr>
          <w:noProof/>
          <w:rtl/>
        </w:rPr>
        <w:t xml:space="preserve"> </w:t>
      </w:r>
      <w:r>
        <w:rPr>
          <w:rFonts w:hint="eastAsia"/>
          <w:noProof/>
          <w:rtl/>
        </w:rPr>
        <w:t>דגן</w:t>
      </w:r>
      <w:r>
        <w:rPr>
          <w:noProof/>
          <w:rtl/>
        </w:rPr>
        <w:t xml:space="preserve">, | </w:t>
      </w:r>
      <w:r>
        <w:rPr>
          <w:rFonts w:hint="eastAsia"/>
          <w:noProof/>
          <w:rtl/>
        </w:rPr>
        <w:t>לעולם</w:t>
      </w:r>
      <w:r>
        <w:rPr>
          <w:noProof/>
          <w:rtl/>
        </w:rPr>
        <w:t xml:space="preserve"> </w:t>
      </w:r>
      <w:r>
        <w:rPr>
          <w:rFonts w:hint="eastAsia"/>
          <w:noProof/>
          <w:rtl/>
        </w:rPr>
        <w:t>רבנן</w:t>
      </w:r>
      <w:r>
        <w:rPr>
          <w:noProof/>
          <w:rtl/>
        </w:rPr>
        <w:t xml:space="preserve">, </w:t>
      </w:r>
      <w:r>
        <w:rPr>
          <w:rFonts w:hint="eastAsia"/>
          <w:noProof/>
          <w:rtl/>
        </w:rPr>
        <w:t>ותני</w:t>
      </w:r>
      <w:r>
        <w:rPr>
          <w:noProof/>
          <w:rtl/>
        </w:rPr>
        <w:t xml:space="preserve"> </w:t>
      </w:r>
      <w:r>
        <w:rPr>
          <w:rFonts w:hint="eastAsia"/>
          <w:noProof/>
          <w:rtl/>
        </w:rPr>
        <w:t>גבי</w:t>
      </w:r>
      <w:r>
        <w:rPr>
          <w:noProof/>
          <w:rtl/>
        </w:rPr>
        <w:t xml:space="preserve"> </w:t>
      </w:r>
      <w:r>
        <w:rPr>
          <w:rFonts w:hint="eastAsia"/>
          <w:noProof/>
          <w:rtl/>
        </w:rPr>
        <w:t>אורז</w:t>
      </w:r>
      <w:r>
        <w:rPr>
          <w:noProof/>
          <w:rtl/>
        </w:rPr>
        <w:t xml:space="preserve">: </w:t>
      </w:r>
      <w:r>
        <w:rPr>
          <w:rFonts w:hint="eastAsia"/>
          <w:noProof/>
          <w:rtl/>
        </w:rPr>
        <w:t>ולבסוף</w:t>
      </w:r>
      <w:r>
        <w:rPr>
          <w:noProof/>
          <w:rtl/>
        </w:rPr>
        <w:t xml:space="preserve"> </w:t>
      </w:r>
      <w:r>
        <w:rPr>
          <w:rFonts w:hint="eastAsia"/>
          <w:noProof/>
          <w:rtl/>
        </w:rPr>
        <w:t>אינו</w:t>
      </w:r>
      <w:r>
        <w:rPr>
          <w:noProof/>
          <w:rtl/>
        </w:rPr>
        <w:t xml:space="preserve"> </w:t>
      </w:r>
      <w:r>
        <w:rPr>
          <w:rFonts w:hint="eastAsia"/>
          <w:noProof/>
          <w:rtl/>
        </w:rPr>
        <w:t>מברך</w:t>
      </w:r>
      <w:r>
        <w:rPr>
          <w:noProof/>
          <w:rtl/>
        </w:rPr>
        <w:t xml:space="preserve"> </w:t>
      </w:r>
      <w:r>
        <w:rPr>
          <w:rFonts w:hint="eastAsia"/>
          <w:noProof/>
          <w:rtl/>
        </w:rPr>
        <w:t>עליו</w:t>
      </w:r>
      <w:r>
        <w:rPr>
          <w:noProof/>
          <w:rtl/>
        </w:rPr>
        <w:t xml:space="preserve"> </w:t>
      </w:r>
      <w:r>
        <w:rPr>
          <w:rFonts w:hint="eastAsia"/>
          <w:noProof/>
          <w:rtl/>
        </w:rPr>
        <w:t>ולא</w:t>
      </w:r>
      <w:r>
        <w:rPr>
          <w:noProof/>
          <w:rtl/>
        </w:rPr>
        <w:t xml:space="preserve"> </w:t>
      </w:r>
      <w:r>
        <w:rPr>
          <w:rFonts w:hint="eastAsia"/>
          <w:noProof/>
          <w:rtl/>
        </w:rPr>
        <w:t>כלום</w:t>
      </w:r>
      <w:r>
        <w:rPr>
          <w:noProof/>
          <w:rtl/>
        </w:rPr>
        <w:t>.</w:t>
      </w:r>
    </w:p>
    <w:p w14:paraId="33DD81B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חביץ</w:t>
      </w:r>
      <w:r>
        <w:rPr>
          <w:rtl/>
        </w:rPr>
        <w:t xml:space="preserve"> </w:t>
      </w:r>
      <w:r>
        <w:rPr>
          <w:rFonts w:hint="eastAsia"/>
          <w:rtl/>
        </w:rPr>
        <w:t>קדרה</w:t>
      </w:r>
    </w:p>
    <w:p w14:paraId="7F94B118" w14:textId="59C95803"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מהכפר</w:t>
      </w:r>
      <w:r>
        <w:rPr>
          <w:noProof/>
          <w:rtl/>
        </w:rPr>
        <w:t xml:space="preserve"> | </w:t>
      </w:r>
      <w:r>
        <w:rPr>
          <w:rFonts w:hint="eastAsia"/>
          <w:noProof/>
          <w:rtl/>
        </w:rPr>
        <w:t>דמחוזא</w:t>
      </w:r>
      <w:r>
        <w:rPr>
          <w:noProof/>
          <w:rtl/>
        </w:rPr>
        <w:t xml:space="preserve"> | </w:t>
      </w:r>
      <w:r w:rsidRPr="009C2A5E">
        <w:rPr>
          <w:rFonts w:hint="eastAsia"/>
          <w:noProof/>
          <w:rtl/>
        </w:rPr>
        <w:t>בשניהם</w:t>
      </w:r>
      <w:r w:rsidRPr="009C2A5E">
        <w:rPr>
          <w:noProof/>
          <w:rtl/>
        </w:rPr>
        <w:t xml:space="preserve"> </w:t>
      </w:r>
      <w:r w:rsidRPr="009C2A5E">
        <w:rPr>
          <w:rFonts w:hint="eastAsia"/>
          <w:noProof/>
          <w:rtl/>
        </w:rPr>
        <w:t>במ</w:t>
      </w:r>
      <w:r w:rsidRPr="009C2A5E">
        <w:rPr>
          <w:noProof/>
          <w:rtl/>
        </w:rPr>
        <w:t>"</w:t>
      </w:r>
      <w:r w:rsidRPr="009C2A5E">
        <w:rPr>
          <w:rFonts w:hint="eastAsia"/>
          <w:noProof/>
          <w:rtl/>
        </w:rPr>
        <w:t>מ</w:t>
      </w:r>
      <w:r w:rsidRPr="009C2A5E">
        <w:rPr>
          <w:noProof/>
          <w:rtl/>
        </w:rPr>
        <w:t>.</w:t>
      </w:r>
    </w:p>
    <w:p w14:paraId="065AD91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חביצא</w:t>
      </w:r>
    </w:p>
    <w:p w14:paraId="56784F5B" w14:textId="13C1948E"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שיש</w:t>
      </w:r>
      <w:r>
        <w:rPr>
          <w:noProof/>
          <w:rtl/>
        </w:rPr>
        <w:t xml:space="preserve"> </w:t>
      </w:r>
      <w:r>
        <w:rPr>
          <w:rFonts w:hint="eastAsia"/>
          <w:noProof/>
          <w:rtl/>
        </w:rPr>
        <w:t>בה</w:t>
      </w:r>
      <w:r>
        <w:rPr>
          <w:noProof/>
          <w:rtl/>
        </w:rPr>
        <w:t xml:space="preserve"> </w:t>
      </w:r>
      <w:r>
        <w:rPr>
          <w:rFonts w:hint="eastAsia"/>
          <w:noProof/>
          <w:rtl/>
        </w:rPr>
        <w:t>פרורין</w:t>
      </w:r>
      <w:r>
        <w:rPr>
          <w:noProof/>
          <w:rtl/>
        </w:rPr>
        <w:t xml:space="preserve"> </w:t>
      </w:r>
      <w:r>
        <w:rPr>
          <w:rFonts w:hint="eastAsia"/>
          <w:noProof/>
          <w:rtl/>
        </w:rPr>
        <w:t>כזית</w:t>
      </w:r>
      <w:r>
        <w:rPr>
          <w:noProof/>
          <w:rtl/>
        </w:rPr>
        <w:t xml:space="preserve"> | </w:t>
      </w:r>
      <w:r>
        <w:rPr>
          <w:rFonts w:hint="eastAsia"/>
          <w:noProof/>
          <w:rtl/>
        </w:rPr>
        <w:t>אין</w:t>
      </w:r>
      <w:r>
        <w:rPr>
          <w:noProof/>
          <w:rtl/>
        </w:rPr>
        <w:t xml:space="preserve"> </w:t>
      </w:r>
      <w:r>
        <w:rPr>
          <w:rFonts w:hint="eastAsia"/>
          <w:noProof/>
          <w:rtl/>
        </w:rPr>
        <w:t>בה</w:t>
      </w:r>
      <w:r>
        <w:rPr>
          <w:noProof/>
          <w:rtl/>
        </w:rPr>
        <w:t xml:space="preserve"> </w:t>
      </w:r>
      <w:r>
        <w:rPr>
          <w:rFonts w:hint="eastAsia"/>
          <w:noProof/>
          <w:rtl/>
        </w:rPr>
        <w:t>פרורין</w:t>
      </w:r>
      <w:r>
        <w:rPr>
          <w:noProof/>
          <w:rtl/>
        </w:rPr>
        <w:t xml:space="preserve"> </w:t>
      </w:r>
      <w:r>
        <w:rPr>
          <w:rFonts w:hint="eastAsia"/>
          <w:noProof/>
          <w:rtl/>
        </w:rPr>
        <w:t>כזית</w:t>
      </w:r>
      <w:r>
        <w:rPr>
          <w:noProof/>
          <w:rtl/>
        </w:rPr>
        <w:t xml:space="preserve"> | </w:t>
      </w:r>
      <w:r>
        <w:rPr>
          <w:rFonts w:hint="eastAsia"/>
          <w:noProof/>
          <w:rtl/>
        </w:rPr>
        <w:t>נטלן</w:t>
      </w:r>
      <w:r>
        <w:rPr>
          <w:noProof/>
          <w:rtl/>
        </w:rPr>
        <w:t xml:space="preserve"> </w:t>
      </w:r>
      <w:r>
        <w:rPr>
          <w:rFonts w:hint="eastAsia"/>
          <w:noProof/>
          <w:rtl/>
        </w:rPr>
        <w:t>לאכלן</w:t>
      </w:r>
      <w:r>
        <w:rPr>
          <w:noProof/>
          <w:rtl/>
        </w:rPr>
        <w:t xml:space="preserve"> | </w:t>
      </w:r>
      <w:r>
        <w:rPr>
          <w:rFonts w:hint="eastAsia"/>
          <w:noProof/>
          <w:rtl/>
        </w:rPr>
        <w:t>בשערסן</w:t>
      </w:r>
      <w:r>
        <w:rPr>
          <w:noProof/>
          <w:rtl/>
        </w:rPr>
        <w:t xml:space="preserve"> | </w:t>
      </w:r>
      <w:r>
        <w:rPr>
          <w:rFonts w:hint="eastAsia"/>
          <w:noProof/>
          <w:rtl/>
        </w:rPr>
        <w:t>דחביצא</w:t>
      </w:r>
    </w:p>
    <w:p w14:paraId="60894BC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טרוקנין</w:t>
      </w:r>
    </w:p>
    <w:p w14:paraId="0E2CAC1F"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טריתא</w:t>
      </w:r>
    </w:p>
    <w:p w14:paraId="62D3D5C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לחם</w:t>
      </w:r>
      <w:r>
        <w:rPr>
          <w:rtl/>
        </w:rPr>
        <w:t xml:space="preserve"> </w:t>
      </w:r>
      <w:r>
        <w:rPr>
          <w:rFonts w:hint="eastAsia"/>
          <w:rtl/>
        </w:rPr>
        <w:t>העשוי</w:t>
      </w:r>
      <w:r>
        <w:rPr>
          <w:rtl/>
        </w:rPr>
        <w:t xml:space="preserve"> </w:t>
      </w:r>
      <w:r>
        <w:rPr>
          <w:rFonts w:hint="eastAsia"/>
          <w:rtl/>
        </w:rPr>
        <w:t>לכותח</w:t>
      </w:r>
    </w:p>
    <w:p w14:paraId="73BD668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כובא</w:t>
      </w:r>
      <w:r>
        <w:rPr>
          <w:rtl/>
        </w:rPr>
        <w:t xml:space="preserve"> </w:t>
      </w:r>
      <w:r>
        <w:rPr>
          <w:rFonts w:hint="eastAsia"/>
          <w:rtl/>
        </w:rPr>
        <w:t>דארעא</w:t>
      </w:r>
    </w:p>
    <w:p w14:paraId="4412E8B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דבש</w:t>
      </w:r>
      <w:r>
        <w:rPr>
          <w:rtl/>
        </w:rPr>
        <w:t xml:space="preserve"> </w:t>
      </w:r>
      <w:r>
        <w:rPr>
          <w:rFonts w:hint="eastAsia"/>
          <w:rtl/>
        </w:rPr>
        <w:t>תמרים</w:t>
      </w:r>
    </w:p>
    <w:p w14:paraId="24776E3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טרימא</w:t>
      </w:r>
      <w:r>
        <w:rPr>
          <w:rtl/>
        </w:rPr>
        <w:t xml:space="preserve"> </w:t>
      </w:r>
      <w:r w:rsidRPr="009C2A5E">
        <w:rPr>
          <w:rFonts w:cs="FrankRuehl"/>
          <w:rtl/>
        </w:rPr>
        <w:t>[</w:t>
      </w:r>
      <w:r w:rsidRPr="009C2A5E">
        <w:rPr>
          <w:rFonts w:cs="FrankRuehl" w:hint="eastAsia"/>
          <w:rtl/>
        </w:rPr>
        <w:t>פרי</w:t>
      </w:r>
      <w:r w:rsidRPr="009C2A5E">
        <w:rPr>
          <w:rFonts w:cs="FrankRuehl"/>
          <w:rtl/>
        </w:rPr>
        <w:t xml:space="preserve"> </w:t>
      </w:r>
      <w:r w:rsidRPr="009C2A5E">
        <w:rPr>
          <w:rFonts w:cs="FrankRuehl" w:hint="eastAsia"/>
          <w:rtl/>
        </w:rPr>
        <w:t>כתוש</w:t>
      </w:r>
      <w:r w:rsidRPr="009C2A5E">
        <w:rPr>
          <w:rFonts w:cs="FrankRuehl"/>
          <w:rtl/>
        </w:rPr>
        <w:t>]</w:t>
      </w:r>
      <w:r>
        <w:rPr>
          <w:rtl/>
        </w:rPr>
        <w:t xml:space="preserve"> </w:t>
      </w:r>
      <w:r>
        <w:rPr>
          <w:rFonts w:hint="eastAsia"/>
          <w:rtl/>
        </w:rPr>
        <w:t>בפה</w:t>
      </w:r>
      <w:r>
        <w:rPr>
          <w:rtl/>
        </w:rPr>
        <w:t>"</w:t>
      </w:r>
      <w:r>
        <w:rPr>
          <w:rFonts w:hint="eastAsia"/>
          <w:rtl/>
        </w:rPr>
        <w:t>ע</w:t>
      </w:r>
      <w:r>
        <w:rPr>
          <w:rtl/>
        </w:rPr>
        <w:t>.</w:t>
      </w:r>
    </w:p>
    <w:p w14:paraId="6506C68E" w14:textId="114E92EF"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טרימא</w:t>
      </w:r>
      <w:r>
        <w:rPr>
          <w:noProof/>
          <w:rtl/>
        </w:rPr>
        <w:t xml:space="preserve"> | </w:t>
      </w:r>
      <w:r>
        <w:rPr>
          <w:rFonts w:hint="eastAsia"/>
          <w:noProof/>
          <w:rtl/>
        </w:rPr>
        <w:t>חשילתא</w:t>
      </w:r>
    </w:p>
    <w:p w14:paraId="4FFC311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שתיתא</w:t>
      </w:r>
      <w:r>
        <w:rPr>
          <w:rtl/>
        </w:rPr>
        <w:t xml:space="preserve"> -</w:t>
      </w:r>
      <w:r>
        <w:rPr>
          <w:rFonts w:hint="eastAsia"/>
          <w:rtl/>
        </w:rPr>
        <w:t>קמח</w:t>
      </w:r>
      <w:r>
        <w:rPr>
          <w:rtl/>
        </w:rPr>
        <w:t xml:space="preserve"> </w:t>
      </w:r>
      <w:r>
        <w:rPr>
          <w:rFonts w:hint="eastAsia"/>
          <w:rtl/>
        </w:rPr>
        <w:t>קליות</w:t>
      </w:r>
      <w:r>
        <w:rPr>
          <w:rtl/>
        </w:rPr>
        <w:t xml:space="preserve"> </w:t>
      </w:r>
      <w:r>
        <w:rPr>
          <w:rFonts w:hint="eastAsia"/>
          <w:rtl/>
        </w:rPr>
        <w:t>לחות</w:t>
      </w:r>
      <w:r>
        <w:rPr>
          <w:rtl/>
        </w:rPr>
        <w:t xml:space="preserve"> </w:t>
      </w:r>
      <w:r>
        <w:rPr>
          <w:rFonts w:hint="eastAsia"/>
          <w:rtl/>
        </w:rPr>
        <w:t>שנתייבשו</w:t>
      </w:r>
      <w:r>
        <w:rPr>
          <w:rtl/>
        </w:rPr>
        <w:t xml:space="preserve"> </w:t>
      </w:r>
      <w:r>
        <w:rPr>
          <w:rFonts w:hint="eastAsia"/>
          <w:rtl/>
        </w:rPr>
        <w:t>בתנור</w:t>
      </w:r>
    </w:p>
    <w:p w14:paraId="18F34034"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ולא</w:t>
      </w:r>
      <w:r>
        <w:rPr>
          <w:noProof/>
          <w:rtl/>
        </w:rPr>
        <w:t xml:space="preserve"> </w:t>
      </w:r>
      <w:r>
        <w:rPr>
          <w:rFonts w:hint="eastAsia"/>
          <w:noProof/>
          <w:rtl/>
        </w:rPr>
        <w:t>חלקו</w:t>
      </w:r>
    </w:p>
    <w:p w14:paraId="46F2DB5D"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שעל</w:t>
      </w:r>
      <w:r>
        <w:rPr>
          <w:noProof/>
          <w:rtl/>
        </w:rPr>
        <w:t xml:space="preserve"> </w:t>
      </w:r>
      <w:r>
        <w:rPr>
          <w:rFonts w:hint="eastAsia"/>
          <w:noProof/>
          <w:rtl/>
        </w:rPr>
        <w:t>הפת</w:t>
      </w:r>
      <w:r>
        <w:rPr>
          <w:noProof/>
          <w:rtl/>
        </w:rPr>
        <w:t xml:space="preserve"> </w:t>
      </w:r>
      <w:r>
        <w:rPr>
          <w:rFonts w:hint="eastAsia"/>
          <w:noProof/>
          <w:rtl/>
        </w:rPr>
        <w:t>הוא</w:t>
      </w:r>
      <w:r>
        <w:rPr>
          <w:noProof/>
          <w:rtl/>
        </w:rPr>
        <w:t xml:space="preserve"> </w:t>
      </w:r>
      <w:r>
        <w:rPr>
          <w:rFonts w:hint="eastAsia"/>
          <w:noProof/>
          <w:rtl/>
        </w:rPr>
        <w:t>אומר</w:t>
      </w:r>
      <w:r>
        <w:rPr>
          <w:noProof/>
          <w:rtl/>
        </w:rPr>
        <w:t xml:space="preserve"> </w:t>
      </w:r>
      <w:r>
        <w:rPr>
          <w:rFonts w:hint="eastAsia"/>
          <w:noProof/>
          <w:rtl/>
        </w:rPr>
        <w:t>המוציא</w:t>
      </w:r>
      <w:r>
        <w:rPr>
          <w:noProof/>
          <w:rtl/>
        </w:rPr>
        <w:t xml:space="preserve"> </w:t>
      </w:r>
      <w:r>
        <w:rPr>
          <w:rFonts w:hint="eastAsia"/>
          <w:noProof/>
          <w:rtl/>
        </w:rPr>
        <w:t>לחם</w:t>
      </w:r>
      <w:r>
        <w:rPr>
          <w:noProof/>
          <w:rtl/>
        </w:rPr>
        <w:t xml:space="preserve"> </w:t>
      </w:r>
      <w:r>
        <w:rPr>
          <w:rFonts w:hint="eastAsia"/>
          <w:noProof/>
          <w:rtl/>
        </w:rPr>
        <w:t>מן</w:t>
      </w:r>
      <w:r>
        <w:rPr>
          <w:noProof/>
          <w:rtl/>
        </w:rPr>
        <w:t xml:space="preserve"> </w:t>
      </w:r>
      <w:r>
        <w:rPr>
          <w:rFonts w:hint="eastAsia"/>
          <w:noProof/>
          <w:rtl/>
        </w:rPr>
        <w:t>הארץ</w:t>
      </w:r>
      <w:r>
        <w:rPr>
          <w:noProof/>
          <w:rtl/>
        </w:rPr>
        <w:t>.</w:t>
      </w:r>
    </w:p>
    <w:p w14:paraId="06FF1F3F" w14:textId="3E22B6F0"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sidRPr="00B90B03">
        <w:rPr>
          <w:rFonts w:hint="eastAsia"/>
          <w:rtl/>
        </w:rPr>
        <w:t>שבחו</w:t>
      </w:r>
      <w:r w:rsidRPr="00B90B03">
        <w:rPr>
          <w:rtl/>
        </w:rPr>
        <w:t xml:space="preserve"> </w:t>
      </w:r>
      <w:r w:rsidRPr="00B90B03">
        <w:rPr>
          <w:rFonts w:hint="eastAsia"/>
          <w:rtl/>
        </w:rPr>
        <w:t>רבנן</w:t>
      </w:r>
      <w:r w:rsidRPr="00B90B03">
        <w:rPr>
          <w:rtl/>
        </w:rPr>
        <w:t xml:space="preserve"> </w:t>
      </w:r>
      <w:r w:rsidRPr="00B90B03">
        <w:rPr>
          <w:rFonts w:hint="eastAsia"/>
          <w:rtl/>
        </w:rPr>
        <w:t>לר</w:t>
      </w:r>
      <w:r w:rsidRPr="00B90B03">
        <w:rPr>
          <w:rtl/>
        </w:rPr>
        <w:t>"</w:t>
      </w:r>
      <w:r w:rsidRPr="00B90B03">
        <w:rPr>
          <w:rFonts w:hint="eastAsia"/>
          <w:rtl/>
        </w:rPr>
        <w:t>ז</w:t>
      </w:r>
      <w:r w:rsidRPr="00B90B03">
        <w:rPr>
          <w:rtl/>
        </w:rPr>
        <w:t xml:space="preserve"> </w:t>
      </w:r>
      <w:r w:rsidRPr="00B90B03">
        <w:rPr>
          <w:rFonts w:hint="eastAsia"/>
          <w:rtl/>
        </w:rPr>
        <w:t>אחי</w:t>
      </w:r>
      <w:r w:rsidRPr="00B90B03">
        <w:rPr>
          <w:rtl/>
        </w:rPr>
        <w:t xml:space="preserve"> </w:t>
      </w:r>
      <w:r w:rsidRPr="00B90B03">
        <w:rPr>
          <w:rFonts w:hint="eastAsia"/>
          <w:rtl/>
        </w:rPr>
        <w:t>רשבר</w:t>
      </w:r>
      <w:r w:rsidRPr="00B90B03">
        <w:rPr>
          <w:rtl/>
        </w:rPr>
        <w:t>"</w:t>
      </w:r>
      <w:r w:rsidRPr="00B90B03">
        <w:rPr>
          <w:rFonts w:hint="eastAsia"/>
          <w:rtl/>
        </w:rPr>
        <w:t>ז</w:t>
      </w:r>
      <w:r w:rsidRPr="00B90B03">
        <w:rPr>
          <w:rtl/>
        </w:rPr>
        <w:t>-</w:t>
      </w:r>
      <w:r>
        <w:rPr>
          <w:noProof/>
          <w:rtl/>
        </w:rPr>
        <w:t xml:space="preserve"> </w:t>
      </w:r>
      <w:r>
        <w:rPr>
          <w:rFonts w:hint="eastAsia"/>
          <w:noProof/>
          <w:rtl/>
        </w:rPr>
        <w:t>שאדם</w:t>
      </w:r>
      <w:r>
        <w:rPr>
          <w:noProof/>
          <w:rtl/>
        </w:rPr>
        <w:t xml:space="preserve"> </w:t>
      </w:r>
      <w:r>
        <w:rPr>
          <w:rFonts w:hint="eastAsia"/>
          <w:noProof/>
          <w:rtl/>
        </w:rPr>
        <w:t>גדול</w:t>
      </w:r>
      <w:r>
        <w:rPr>
          <w:noProof/>
          <w:rtl/>
        </w:rPr>
        <w:t xml:space="preserve">, </w:t>
      </w:r>
      <w:r>
        <w:rPr>
          <w:rFonts w:hint="eastAsia"/>
          <w:noProof/>
          <w:rtl/>
        </w:rPr>
        <w:t>ובקי</w:t>
      </w:r>
      <w:r>
        <w:rPr>
          <w:noProof/>
          <w:rtl/>
        </w:rPr>
        <w:t xml:space="preserve"> </w:t>
      </w:r>
      <w:r>
        <w:rPr>
          <w:rFonts w:hint="eastAsia"/>
          <w:noProof/>
          <w:rtl/>
        </w:rPr>
        <w:t>בברכות</w:t>
      </w:r>
      <w:r>
        <w:rPr>
          <w:noProof/>
          <w:rtl/>
        </w:rPr>
        <w:t xml:space="preserve"> </w:t>
      </w:r>
      <w:r>
        <w:rPr>
          <w:rFonts w:hint="eastAsia"/>
          <w:noProof/>
          <w:rtl/>
        </w:rPr>
        <w:t>הוא</w:t>
      </w:r>
      <w:r>
        <w:rPr>
          <w:noProof/>
          <w:rtl/>
        </w:rPr>
        <w:t xml:space="preserve">. | </w:t>
      </w:r>
      <w:r>
        <w:rPr>
          <w:rFonts w:hint="eastAsia"/>
          <w:noProof/>
          <w:rtl/>
        </w:rPr>
        <w:t>ירקות</w:t>
      </w:r>
    </w:p>
    <w:p w14:paraId="045E5ED3"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שלקות</w:t>
      </w:r>
    </w:p>
    <w:p w14:paraId="4A4B365C" w14:textId="2FD56F49"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כל</w:t>
      </w:r>
      <w:r>
        <w:rPr>
          <w:noProof/>
          <w:rtl/>
        </w:rPr>
        <w:t xml:space="preserve"> </w:t>
      </w:r>
      <w:r>
        <w:rPr>
          <w:rFonts w:hint="eastAsia"/>
          <w:noProof/>
          <w:rtl/>
        </w:rPr>
        <w:t>שתחלתו</w:t>
      </w:r>
      <w:r>
        <w:rPr>
          <w:noProof/>
          <w:rtl/>
        </w:rPr>
        <w:t xml:space="preserve"> </w:t>
      </w:r>
      <w:r>
        <w:rPr>
          <w:rFonts w:hint="eastAsia"/>
          <w:noProof/>
          <w:rtl/>
        </w:rPr>
        <w:t>בפה</w:t>
      </w:r>
      <w:r>
        <w:rPr>
          <w:noProof/>
          <w:rtl/>
        </w:rPr>
        <w:t>"</w:t>
      </w:r>
      <w:r>
        <w:rPr>
          <w:rFonts w:hint="eastAsia"/>
          <w:noProof/>
          <w:rtl/>
        </w:rPr>
        <w:t>א</w:t>
      </w:r>
      <w:r>
        <w:rPr>
          <w:noProof/>
          <w:rtl/>
        </w:rPr>
        <w:t xml:space="preserve"> | </w:t>
      </w:r>
      <w:r w:rsidRPr="009C2A5E">
        <w:rPr>
          <w:rFonts w:hint="eastAsia"/>
          <w:noProof/>
          <w:rtl/>
        </w:rPr>
        <w:t>וכל</w:t>
      </w:r>
      <w:r w:rsidRPr="009C2A5E">
        <w:rPr>
          <w:noProof/>
          <w:rtl/>
        </w:rPr>
        <w:t xml:space="preserve"> </w:t>
      </w:r>
      <w:r w:rsidRPr="009C2A5E">
        <w:rPr>
          <w:rFonts w:hint="eastAsia"/>
          <w:noProof/>
          <w:rtl/>
        </w:rPr>
        <w:t>שתחלתו</w:t>
      </w:r>
    </w:p>
    <w:p w14:paraId="4271314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שלקות</w:t>
      </w:r>
    </w:p>
    <w:p w14:paraId="7E1959CC" w14:textId="1A28D369"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דתורמוס</w:t>
      </w:r>
      <w:r>
        <w:rPr>
          <w:noProof/>
          <w:rtl/>
        </w:rPr>
        <w:t xml:space="preserve"> </w:t>
      </w:r>
      <w:r>
        <w:rPr>
          <w:rFonts w:hint="eastAsia"/>
          <w:noProof/>
          <w:rtl/>
        </w:rPr>
        <w:t>דשלקוהו</w:t>
      </w:r>
      <w:r>
        <w:rPr>
          <w:noProof/>
          <w:rtl/>
        </w:rPr>
        <w:t xml:space="preserve"> </w:t>
      </w:r>
      <w:r>
        <w:rPr>
          <w:rFonts w:hint="eastAsia"/>
          <w:noProof/>
          <w:rtl/>
        </w:rPr>
        <w:t>ז</w:t>
      </w:r>
      <w:r>
        <w:rPr>
          <w:noProof/>
          <w:rtl/>
        </w:rPr>
        <w:t xml:space="preserve">' </w:t>
      </w:r>
      <w:r>
        <w:rPr>
          <w:rFonts w:hint="eastAsia"/>
          <w:noProof/>
          <w:rtl/>
        </w:rPr>
        <w:t>פעמים</w:t>
      </w:r>
      <w:r>
        <w:rPr>
          <w:noProof/>
          <w:rtl/>
        </w:rPr>
        <w:t xml:space="preserve"> </w:t>
      </w:r>
      <w:r>
        <w:rPr>
          <w:rFonts w:hint="eastAsia"/>
          <w:noProof/>
          <w:rtl/>
        </w:rPr>
        <w:t>בקדירה</w:t>
      </w:r>
      <w:r>
        <w:rPr>
          <w:noProof/>
          <w:rtl/>
        </w:rPr>
        <w:t xml:space="preserve"> | </w:t>
      </w:r>
      <w:r>
        <w:rPr>
          <w:rFonts w:hint="eastAsia"/>
          <w:noProof/>
          <w:rtl/>
        </w:rPr>
        <w:t>ולבסוף</w:t>
      </w:r>
      <w:r>
        <w:rPr>
          <w:noProof/>
          <w:rtl/>
        </w:rPr>
        <w:t xml:space="preserve"> | </w:t>
      </w:r>
      <w:r>
        <w:rPr>
          <w:rFonts w:hint="eastAsia"/>
          <w:noProof/>
          <w:rtl/>
        </w:rPr>
        <w:t>דאפשר</w:t>
      </w:r>
      <w:r>
        <w:rPr>
          <w:noProof/>
          <w:rtl/>
        </w:rPr>
        <w:t xml:space="preserve"> </w:t>
      </w:r>
      <w:r>
        <w:rPr>
          <w:rFonts w:hint="eastAsia"/>
          <w:noProof/>
          <w:rtl/>
        </w:rPr>
        <w:t>בירך</w:t>
      </w:r>
      <w:r>
        <w:rPr>
          <w:noProof/>
          <w:rtl/>
        </w:rPr>
        <w:t xml:space="preserve"> | </w:t>
      </w:r>
      <w:r>
        <w:rPr>
          <w:rFonts w:hint="eastAsia"/>
          <w:noProof/>
          <w:rtl/>
        </w:rPr>
        <w:t>דירקות</w:t>
      </w:r>
      <w:r>
        <w:rPr>
          <w:noProof/>
          <w:rtl/>
        </w:rPr>
        <w:t xml:space="preserve"> </w:t>
      </w:r>
      <w:r>
        <w:rPr>
          <w:rFonts w:hint="eastAsia"/>
          <w:noProof/>
          <w:rtl/>
        </w:rPr>
        <w:t>שיוצא</w:t>
      </w:r>
      <w:r>
        <w:rPr>
          <w:noProof/>
          <w:rtl/>
        </w:rPr>
        <w:t xml:space="preserve"> </w:t>
      </w:r>
      <w:r>
        <w:rPr>
          <w:rFonts w:hint="eastAsia"/>
          <w:noProof/>
          <w:rtl/>
        </w:rPr>
        <w:t>בהן</w:t>
      </w:r>
      <w:r>
        <w:rPr>
          <w:noProof/>
          <w:rtl/>
        </w:rPr>
        <w:t xml:space="preserve"> </w:t>
      </w:r>
      <w:r>
        <w:rPr>
          <w:rFonts w:hint="eastAsia"/>
          <w:noProof/>
          <w:rtl/>
        </w:rPr>
        <w:t>יד</w:t>
      </w:r>
      <w:r>
        <w:rPr>
          <w:noProof/>
          <w:rtl/>
        </w:rPr>
        <w:t>"</w:t>
      </w:r>
      <w:r>
        <w:rPr>
          <w:rFonts w:hint="eastAsia"/>
          <w:noProof/>
          <w:rtl/>
        </w:rPr>
        <w:t>ח</w:t>
      </w:r>
      <w:r>
        <w:rPr>
          <w:noProof/>
          <w:rtl/>
        </w:rPr>
        <w:t xml:space="preserve"> </w:t>
      </w:r>
      <w:r>
        <w:rPr>
          <w:rFonts w:hint="eastAsia"/>
          <w:noProof/>
          <w:rtl/>
        </w:rPr>
        <w:t>בפסח</w:t>
      </w:r>
    </w:p>
    <w:p w14:paraId="2D96E8F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זית</w:t>
      </w:r>
      <w:r>
        <w:rPr>
          <w:rtl/>
        </w:rPr>
        <w:t xml:space="preserve"> </w:t>
      </w:r>
      <w:r>
        <w:rPr>
          <w:rFonts w:hint="eastAsia"/>
          <w:rtl/>
        </w:rPr>
        <w:t>מליח</w:t>
      </w:r>
    </w:p>
    <w:p w14:paraId="6F1D186F" w14:textId="3291D39E" w:rsidR="00B90B03" w:rsidRDefault="00B90B03" w:rsidP="00E849F4">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זית</w:t>
      </w:r>
      <w:r>
        <w:rPr>
          <w:noProof/>
          <w:rtl/>
        </w:rPr>
        <w:t xml:space="preserve"> </w:t>
      </w:r>
      <w:r>
        <w:rPr>
          <w:rFonts w:hint="eastAsia"/>
          <w:noProof/>
          <w:rtl/>
        </w:rPr>
        <w:t>שאמרו</w:t>
      </w:r>
      <w:r>
        <w:rPr>
          <w:noProof/>
          <w:rtl/>
        </w:rPr>
        <w:t xml:space="preserve"> | </w:t>
      </w:r>
      <w:r>
        <w:rPr>
          <w:rFonts w:hint="eastAsia"/>
          <w:noProof/>
          <w:rtl/>
        </w:rPr>
        <w:t>שני</w:t>
      </w:r>
      <w:r>
        <w:rPr>
          <w:noProof/>
          <w:rtl/>
        </w:rPr>
        <w:t xml:space="preserve"> </w:t>
      </w:r>
      <w:r>
        <w:rPr>
          <w:rFonts w:hint="eastAsia"/>
          <w:noProof/>
          <w:rtl/>
        </w:rPr>
        <w:t>תלמידים</w:t>
      </w:r>
      <w:r>
        <w:rPr>
          <w:noProof/>
          <w:rtl/>
        </w:rPr>
        <w:t xml:space="preserve"> </w:t>
      </w:r>
      <w:r>
        <w:rPr>
          <w:rFonts w:hint="eastAsia"/>
          <w:noProof/>
          <w:rtl/>
        </w:rPr>
        <w:t>שישבו</w:t>
      </w:r>
      <w:r>
        <w:rPr>
          <w:noProof/>
          <w:rtl/>
        </w:rPr>
        <w:t xml:space="preserve"> </w:t>
      </w:r>
      <w:r>
        <w:rPr>
          <w:rFonts w:hint="eastAsia"/>
          <w:noProof/>
          <w:rtl/>
        </w:rPr>
        <w:t>לפני</w:t>
      </w:r>
      <w:r>
        <w:rPr>
          <w:noProof/>
          <w:rtl/>
        </w:rPr>
        <w:t xml:space="preserve"> | </w:t>
      </w:r>
      <w:r>
        <w:rPr>
          <w:rFonts w:hint="eastAsia"/>
          <w:noProof/>
          <w:rtl/>
        </w:rPr>
        <w:t>דמברך</w:t>
      </w:r>
      <w:r>
        <w:rPr>
          <w:noProof/>
          <w:rtl/>
        </w:rPr>
        <w:t xml:space="preserve"> </w:t>
      </w:r>
      <w:r>
        <w:rPr>
          <w:rFonts w:hint="eastAsia"/>
          <w:noProof/>
          <w:rtl/>
        </w:rPr>
        <w:t>סבר</w:t>
      </w:r>
      <w:r>
        <w:rPr>
          <w:noProof/>
          <w:rtl/>
        </w:rPr>
        <w:t xml:space="preserve"> | </w:t>
      </w:r>
      <w:r w:rsidRPr="009C2A5E">
        <w:rPr>
          <w:rFonts w:hint="eastAsia"/>
          <w:noProof/>
          <w:rtl/>
        </w:rPr>
        <w:t>ומלגלג</w:t>
      </w:r>
      <w:r w:rsidRPr="009C2A5E">
        <w:rPr>
          <w:noProof/>
          <w:rtl/>
        </w:rPr>
        <w:t xml:space="preserve"> </w:t>
      </w:r>
      <w:r w:rsidRPr="009C2A5E">
        <w:rPr>
          <w:rFonts w:hint="eastAsia"/>
          <w:noProof/>
          <w:rtl/>
        </w:rPr>
        <w:t>סבר</w:t>
      </w:r>
      <w:r>
        <w:rPr>
          <w:noProof/>
          <w:rtl/>
        </w:rPr>
        <w:t xml:space="preserve"> | </w:t>
      </w:r>
      <w:r>
        <w:rPr>
          <w:rFonts w:hint="eastAsia"/>
          <w:noProof/>
          <w:rtl/>
        </w:rPr>
        <w:t>אי</w:t>
      </w:r>
      <w:r>
        <w:rPr>
          <w:noProof/>
          <w:rtl/>
        </w:rPr>
        <w:t xml:space="preserve"> </w:t>
      </w:r>
      <w:r>
        <w:rPr>
          <w:rFonts w:hint="eastAsia"/>
          <w:noProof/>
          <w:rtl/>
        </w:rPr>
        <w:t>חביב</w:t>
      </w:r>
      <w:r>
        <w:rPr>
          <w:noProof/>
          <w:rtl/>
        </w:rPr>
        <w:t xml:space="preserve"> </w:t>
      </w:r>
      <w:r>
        <w:rPr>
          <w:rFonts w:hint="eastAsia"/>
          <w:noProof/>
          <w:rtl/>
        </w:rPr>
        <w:t>עדיף</w:t>
      </w:r>
      <w:r>
        <w:rPr>
          <w:noProof/>
          <w:rtl/>
        </w:rPr>
        <w:t xml:space="preserve"> </w:t>
      </w:r>
      <w:r>
        <w:rPr>
          <w:rFonts w:hint="eastAsia"/>
          <w:noProof/>
          <w:rtl/>
        </w:rPr>
        <w:t>או</w:t>
      </w:r>
      <w:r>
        <w:rPr>
          <w:noProof/>
          <w:rtl/>
        </w:rPr>
        <w:t xml:space="preserve"> </w:t>
      </w:r>
      <w:r>
        <w:rPr>
          <w:rFonts w:hint="eastAsia"/>
          <w:noProof/>
          <w:rtl/>
        </w:rPr>
        <w:t>כרוב</w:t>
      </w:r>
      <w:r>
        <w:rPr>
          <w:noProof/>
          <w:rtl/>
        </w:rPr>
        <w:t xml:space="preserve"> </w:t>
      </w:r>
      <w:r>
        <w:rPr>
          <w:rFonts w:hint="eastAsia"/>
          <w:noProof/>
          <w:rtl/>
        </w:rPr>
        <w:t>עדיף</w:t>
      </w:r>
      <w:r>
        <w:rPr>
          <w:noProof/>
          <w:rtl/>
        </w:rPr>
        <w:t xml:space="preserve"> </w:t>
      </w:r>
      <w:r>
        <w:rPr>
          <w:rFonts w:hint="eastAsia"/>
          <w:noProof/>
          <w:rtl/>
        </w:rPr>
        <w:t>שמזין</w:t>
      </w:r>
      <w:r>
        <w:rPr>
          <w:noProof/>
          <w:rtl/>
        </w:rPr>
        <w:t xml:space="preserve"> | </w:t>
      </w:r>
      <w:r>
        <w:rPr>
          <w:rFonts w:hint="eastAsia"/>
          <w:noProof/>
          <w:rtl/>
        </w:rPr>
        <w:t>ראשי</w:t>
      </w:r>
      <w:r>
        <w:rPr>
          <w:noProof/>
          <w:rtl/>
        </w:rPr>
        <w:t xml:space="preserve"> </w:t>
      </w:r>
      <w:r>
        <w:rPr>
          <w:rFonts w:hint="eastAsia"/>
          <w:noProof/>
          <w:rtl/>
        </w:rPr>
        <w:t>לפתות</w:t>
      </w:r>
      <w:r>
        <w:rPr>
          <w:noProof/>
          <w:rtl/>
        </w:rPr>
        <w:t xml:space="preserve"> | </w:t>
      </w:r>
      <w:r>
        <w:rPr>
          <w:rFonts w:hint="eastAsia"/>
          <w:noProof/>
          <w:rtl/>
        </w:rPr>
        <w:t>חתיכות</w:t>
      </w:r>
      <w:r>
        <w:rPr>
          <w:noProof/>
          <w:rtl/>
        </w:rPr>
        <w:t xml:space="preserve"> </w:t>
      </w:r>
      <w:r>
        <w:rPr>
          <w:rFonts w:hint="eastAsia"/>
          <w:noProof/>
          <w:rtl/>
        </w:rPr>
        <w:t>גדולות</w:t>
      </w:r>
      <w:r>
        <w:rPr>
          <w:noProof/>
          <w:rtl/>
        </w:rPr>
        <w:t xml:space="preserve"> | </w:t>
      </w:r>
      <w:r>
        <w:rPr>
          <w:rFonts w:hint="eastAsia"/>
          <w:noProof/>
          <w:rtl/>
        </w:rPr>
        <w:t>תבשיל</w:t>
      </w:r>
      <w:r>
        <w:rPr>
          <w:noProof/>
          <w:rtl/>
        </w:rPr>
        <w:t xml:space="preserve"> </w:t>
      </w:r>
      <w:r>
        <w:rPr>
          <w:rFonts w:hint="eastAsia"/>
          <w:noProof/>
          <w:rtl/>
        </w:rPr>
        <w:t>סלק</w:t>
      </w:r>
      <w:r>
        <w:rPr>
          <w:noProof/>
          <w:rtl/>
        </w:rPr>
        <w:t xml:space="preserve"> </w:t>
      </w:r>
      <w:r>
        <w:rPr>
          <w:rFonts w:hint="eastAsia"/>
          <w:noProof/>
          <w:rtl/>
        </w:rPr>
        <w:t>שאין</w:t>
      </w:r>
      <w:r>
        <w:rPr>
          <w:noProof/>
          <w:rtl/>
        </w:rPr>
        <w:t xml:space="preserve"> </w:t>
      </w:r>
      <w:r>
        <w:rPr>
          <w:rFonts w:hint="eastAsia"/>
          <w:noProof/>
          <w:rtl/>
        </w:rPr>
        <w:t>בו</w:t>
      </w:r>
      <w:r>
        <w:rPr>
          <w:noProof/>
          <w:rtl/>
        </w:rPr>
        <w:t xml:space="preserve"> </w:t>
      </w:r>
      <w:r>
        <w:rPr>
          <w:rFonts w:hint="eastAsia"/>
          <w:noProof/>
          <w:rtl/>
        </w:rPr>
        <w:t>הרבה</w:t>
      </w:r>
      <w:r>
        <w:rPr>
          <w:noProof/>
          <w:rtl/>
        </w:rPr>
        <w:t xml:space="preserve"> </w:t>
      </w:r>
      <w:r>
        <w:rPr>
          <w:rFonts w:hint="eastAsia"/>
          <w:noProof/>
          <w:rtl/>
        </w:rPr>
        <w:t>קמח</w:t>
      </w:r>
      <w:r>
        <w:rPr>
          <w:noProof/>
          <w:rtl/>
        </w:rPr>
        <w:t xml:space="preserve"> | </w:t>
      </w:r>
      <w:r>
        <w:rPr>
          <w:rFonts w:hint="eastAsia"/>
          <w:noProof/>
          <w:rtl/>
        </w:rPr>
        <w:t>תבשיל</w:t>
      </w:r>
      <w:r>
        <w:rPr>
          <w:noProof/>
          <w:rtl/>
        </w:rPr>
        <w:t xml:space="preserve"> </w:t>
      </w:r>
      <w:r>
        <w:rPr>
          <w:rFonts w:hint="eastAsia"/>
          <w:noProof/>
          <w:rtl/>
        </w:rPr>
        <w:t>תרדין</w:t>
      </w:r>
      <w:r>
        <w:rPr>
          <w:noProof/>
          <w:rtl/>
        </w:rPr>
        <w:t xml:space="preserve"> | </w:t>
      </w:r>
      <w:r>
        <w:rPr>
          <w:rFonts w:hint="eastAsia"/>
          <w:noProof/>
          <w:rtl/>
        </w:rPr>
        <w:t>מי</w:t>
      </w:r>
      <w:r>
        <w:rPr>
          <w:noProof/>
          <w:rtl/>
        </w:rPr>
        <w:t xml:space="preserve"> </w:t>
      </w:r>
      <w:r>
        <w:rPr>
          <w:rFonts w:hint="eastAsia"/>
          <w:noProof/>
          <w:rtl/>
        </w:rPr>
        <w:t>סלק</w:t>
      </w:r>
      <w:r>
        <w:rPr>
          <w:noProof/>
          <w:rtl/>
        </w:rPr>
        <w:t xml:space="preserve"> </w:t>
      </w:r>
      <w:r>
        <w:rPr>
          <w:rFonts w:hint="eastAsia"/>
          <w:noProof/>
          <w:rtl/>
        </w:rPr>
        <w:t>ולפת</w:t>
      </w:r>
      <w:r>
        <w:rPr>
          <w:noProof/>
          <w:rtl/>
        </w:rPr>
        <w:t xml:space="preserve"> </w:t>
      </w:r>
      <w:r>
        <w:rPr>
          <w:rFonts w:hint="eastAsia"/>
          <w:noProof/>
          <w:rtl/>
        </w:rPr>
        <w:t>וכו</w:t>
      </w:r>
      <w:r>
        <w:rPr>
          <w:noProof/>
          <w:rtl/>
        </w:rPr>
        <w:t xml:space="preserve">' | </w:t>
      </w:r>
      <w:r w:rsidRPr="009C2A5E">
        <w:rPr>
          <w:rFonts w:hint="eastAsia"/>
          <w:noProof/>
          <w:rtl/>
        </w:rPr>
        <w:t>מי</w:t>
      </w:r>
      <w:r w:rsidRPr="009C2A5E">
        <w:rPr>
          <w:noProof/>
          <w:rtl/>
        </w:rPr>
        <w:t xml:space="preserve"> </w:t>
      </w:r>
      <w:r w:rsidRPr="009C2A5E">
        <w:rPr>
          <w:rFonts w:hint="eastAsia"/>
          <w:noProof/>
          <w:rtl/>
        </w:rPr>
        <w:t>שבת</w:t>
      </w:r>
      <w:r>
        <w:rPr>
          <w:noProof/>
          <w:rtl/>
        </w:rPr>
        <w:t xml:space="preserve"> | </w:t>
      </w:r>
      <w:r>
        <w:rPr>
          <w:rFonts w:hint="eastAsia"/>
          <w:noProof/>
          <w:rtl/>
        </w:rPr>
        <w:t>פת</w:t>
      </w:r>
      <w:r>
        <w:rPr>
          <w:noProof/>
          <w:rtl/>
        </w:rPr>
        <w:t xml:space="preserve"> </w:t>
      </w:r>
      <w:r>
        <w:rPr>
          <w:rFonts w:hint="eastAsia"/>
          <w:noProof/>
          <w:rtl/>
        </w:rPr>
        <w:t>צנומה</w:t>
      </w:r>
      <w:r>
        <w:rPr>
          <w:noProof/>
          <w:rtl/>
        </w:rPr>
        <w:t xml:space="preserve"> </w:t>
      </w:r>
      <w:r>
        <w:rPr>
          <w:rFonts w:hint="eastAsia"/>
          <w:noProof/>
          <w:rtl/>
        </w:rPr>
        <w:t>בקערה</w:t>
      </w:r>
      <w:r>
        <w:rPr>
          <w:noProof/>
          <w:rtl/>
        </w:rPr>
        <w:t xml:space="preserve"> | </w:t>
      </w:r>
      <w:r>
        <w:rPr>
          <w:rFonts w:hint="eastAsia"/>
          <w:noProof/>
          <w:rtl/>
        </w:rPr>
        <w:t>הביאו</w:t>
      </w:r>
      <w:r>
        <w:rPr>
          <w:noProof/>
          <w:rtl/>
        </w:rPr>
        <w:t xml:space="preserve"> </w:t>
      </w:r>
      <w:r>
        <w:rPr>
          <w:rFonts w:hint="eastAsia"/>
          <w:noProof/>
          <w:rtl/>
        </w:rPr>
        <w:t>לפניהם</w:t>
      </w:r>
      <w:r>
        <w:rPr>
          <w:noProof/>
          <w:rtl/>
        </w:rPr>
        <w:t xml:space="preserve"> </w:t>
      </w:r>
      <w:r>
        <w:rPr>
          <w:rFonts w:hint="eastAsia"/>
          <w:noProof/>
          <w:rtl/>
        </w:rPr>
        <w:t>פתיתין</w:t>
      </w:r>
      <w:r>
        <w:rPr>
          <w:noProof/>
          <w:rtl/>
        </w:rPr>
        <w:t xml:space="preserve"> </w:t>
      </w:r>
      <w:r>
        <w:rPr>
          <w:rFonts w:hint="eastAsia"/>
          <w:noProof/>
          <w:rtl/>
        </w:rPr>
        <w:t>ושלמין</w:t>
      </w:r>
      <w:r>
        <w:rPr>
          <w:noProof/>
          <w:rtl/>
        </w:rPr>
        <w:t xml:space="preserve">. | </w:t>
      </w:r>
      <w:r>
        <w:rPr>
          <w:rFonts w:hint="eastAsia"/>
          <w:noProof/>
          <w:rtl/>
        </w:rPr>
        <w:t>פרוסת</w:t>
      </w:r>
      <w:r>
        <w:rPr>
          <w:noProof/>
          <w:rtl/>
        </w:rPr>
        <w:t xml:space="preserve"> </w:t>
      </w:r>
      <w:r>
        <w:rPr>
          <w:rFonts w:hint="eastAsia"/>
          <w:noProof/>
          <w:rtl/>
        </w:rPr>
        <w:t>חטין</w:t>
      </w:r>
      <w:r>
        <w:rPr>
          <w:noProof/>
          <w:rtl/>
        </w:rPr>
        <w:t xml:space="preserve"> </w:t>
      </w:r>
      <w:r>
        <w:rPr>
          <w:rFonts w:hint="eastAsia"/>
          <w:noProof/>
          <w:rtl/>
        </w:rPr>
        <w:t>ושלמה</w:t>
      </w:r>
      <w:r>
        <w:rPr>
          <w:noProof/>
          <w:rtl/>
        </w:rPr>
        <w:t xml:space="preserve"> </w:t>
      </w:r>
      <w:r>
        <w:rPr>
          <w:rFonts w:hint="eastAsia"/>
          <w:noProof/>
          <w:rtl/>
        </w:rPr>
        <w:t>שעורין</w:t>
      </w:r>
      <w:r>
        <w:rPr>
          <w:noProof/>
          <w:rtl/>
        </w:rPr>
        <w:t xml:space="preserve"> | </w:t>
      </w:r>
      <w:r>
        <w:rPr>
          <w:rFonts w:hint="eastAsia"/>
          <w:noProof/>
          <w:rtl/>
        </w:rPr>
        <w:t>תורמין</w:t>
      </w:r>
      <w:r>
        <w:rPr>
          <w:noProof/>
          <w:rtl/>
        </w:rPr>
        <w:t xml:space="preserve"> | </w:t>
      </w:r>
      <w:r>
        <w:rPr>
          <w:rFonts w:hint="eastAsia"/>
          <w:noProof/>
          <w:rtl/>
        </w:rPr>
        <w:t>ביש</w:t>
      </w:r>
      <w:r>
        <w:rPr>
          <w:noProof/>
          <w:rtl/>
        </w:rPr>
        <w:t xml:space="preserve"> </w:t>
      </w:r>
      <w:r>
        <w:rPr>
          <w:rFonts w:hint="eastAsia"/>
          <w:noProof/>
          <w:rtl/>
        </w:rPr>
        <w:t>כהן</w:t>
      </w:r>
      <w:r>
        <w:rPr>
          <w:noProof/>
          <w:rtl/>
        </w:rPr>
        <w:t xml:space="preserve"> | </w:t>
      </w:r>
      <w:r>
        <w:rPr>
          <w:rFonts w:hint="eastAsia"/>
          <w:noProof/>
          <w:rtl/>
        </w:rPr>
        <w:t>בשאין</w:t>
      </w:r>
      <w:r>
        <w:rPr>
          <w:noProof/>
          <w:rtl/>
        </w:rPr>
        <w:t xml:space="preserve"> </w:t>
      </w:r>
      <w:r>
        <w:rPr>
          <w:rFonts w:hint="eastAsia"/>
          <w:noProof/>
          <w:rtl/>
        </w:rPr>
        <w:t>כהן</w:t>
      </w:r>
      <w:r>
        <w:rPr>
          <w:noProof/>
          <w:rtl/>
        </w:rPr>
        <w:t xml:space="preserve"> | </w:t>
      </w:r>
      <w:r>
        <w:rPr>
          <w:rFonts w:hint="eastAsia"/>
          <w:noProof/>
          <w:rtl/>
        </w:rPr>
        <w:t>ובשאין</w:t>
      </w:r>
      <w:r>
        <w:rPr>
          <w:noProof/>
          <w:rtl/>
        </w:rPr>
        <w:t xml:space="preserve"> </w:t>
      </w:r>
      <w:r>
        <w:rPr>
          <w:rFonts w:hint="eastAsia"/>
          <w:noProof/>
          <w:rtl/>
        </w:rPr>
        <w:t>כהן</w:t>
      </w:r>
      <w:r>
        <w:rPr>
          <w:noProof/>
          <w:rtl/>
        </w:rPr>
        <w:t xml:space="preserve"> | </w:t>
      </w:r>
      <w:r>
        <w:rPr>
          <w:rFonts w:hint="eastAsia"/>
          <w:noProof/>
          <w:rtl/>
        </w:rPr>
        <w:t>בפסח</w:t>
      </w:r>
      <w:r>
        <w:rPr>
          <w:noProof/>
          <w:rtl/>
        </w:rPr>
        <w:t xml:space="preserve"> | </w:t>
      </w:r>
      <w:r>
        <w:rPr>
          <w:rFonts w:hint="eastAsia"/>
          <w:noProof/>
          <w:rtl/>
        </w:rPr>
        <w:t>ובשבת</w:t>
      </w:r>
      <w:r>
        <w:rPr>
          <w:noProof/>
          <w:rtl/>
        </w:rPr>
        <w:t xml:space="preserve"> </w:t>
      </w:r>
      <w:r>
        <w:rPr>
          <w:rFonts w:hint="eastAsia"/>
          <w:noProof/>
          <w:rtl/>
        </w:rPr>
        <w:t>חייב</w:t>
      </w:r>
      <w:r>
        <w:rPr>
          <w:noProof/>
          <w:rtl/>
        </w:rPr>
        <w:t xml:space="preserve"> </w:t>
      </w:r>
      <w:r>
        <w:rPr>
          <w:rFonts w:hint="eastAsia"/>
          <w:noProof/>
          <w:rtl/>
        </w:rPr>
        <w:t>לבצוע</w:t>
      </w:r>
      <w:r>
        <w:rPr>
          <w:noProof/>
          <w:rtl/>
        </w:rPr>
        <w:t xml:space="preserve"> </w:t>
      </w:r>
      <w:r>
        <w:rPr>
          <w:rFonts w:hint="eastAsia"/>
          <w:noProof/>
          <w:rtl/>
        </w:rPr>
        <w:t>על</w:t>
      </w:r>
      <w:r>
        <w:rPr>
          <w:noProof/>
          <w:rtl/>
        </w:rPr>
        <w:t xml:space="preserve"> </w:t>
      </w:r>
      <w:r>
        <w:rPr>
          <w:rFonts w:hint="eastAsia"/>
          <w:noProof/>
          <w:rtl/>
        </w:rPr>
        <w:t>שתי</w:t>
      </w:r>
      <w:r>
        <w:rPr>
          <w:noProof/>
          <w:rtl/>
        </w:rPr>
        <w:t xml:space="preserve"> </w:t>
      </w:r>
      <w:r>
        <w:rPr>
          <w:rFonts w:hint="eastAsia"/>
          <w:noProof/>
          <w:rtl/>
        </w:rPr>
        <w:t>ככרות</w:t>
      </w:r>
      <w:r>
        <w:rPr>
          <w:noProof/>
          <w:rtl/>
        </w:rPr>
        <w:t xml:space="preserve"> | </w:t>
      </w:r>
      <w:r>
        <w:rPr>
          <w:rFonts w:hint="eastAsia"/>
          <w:noProof/>
          <w:rtl/>
        </w:rPr>
        <w:t>הפסק</w:t>
      </w:r>
      <w:r>
        <w:rPr>
          <w:noProof/>
          <w:rtl/>
        </w:rPr>
        <w:t xml:space="preserve"> | </w:t>
      </w:r>
      <w:r>
        <w:rPr>
          <w:rFonts w:hint="eastAsia"/>
          <w:noProof/>
          <w:rtl/>
        </w:rPr>
        <w:t>טול</w:t>
      </w:r>
      <w:r>
        <w:rPr>
          <w:noProof/>
          <w:rtl/>
        </w:rPr>
        <w:t xml:space="preserve"> </w:t>
      </w:r>
      <w:r>
        <w:rPr>
          <w:rFonts w:hint="eastAsia"/>
          <w:noProof/>
          <w:rtl/>
        </w:rPr>
        <w:t>ברוך</w:t>
      </w:r>
      <w:r>
        <w:rPr>
          <w:noProof/>
          <w:rtl/>
        </w:rPr>
        <w:t xml:space="preserve">, </w:t>
      </w:r>
      <w:r>
        <w:rPr>
          <w:rFonts w:hint="eastAsia"/>
          <w:noProof/>
          <w:rtl/>
        </w:rPr>
        <w:t>טול</w:t>
      </w:r>
      <w:r>
        <w:rPr>
          <w:noProof/>
          <w:rtl/>
        </w:rPr>
        <w:t xml:space="preserve"> </w:t>
      </w:r>
      <w:r>
        <w:rPr>
          <w:rFonts w:hint="eastAsia"/>
          <w:noProof/>
          <w:rtl/>
        </w:rPr>
        <w:t>ברוך</w:t>
      </w:r>
      <w:r>
        <w:rPr>
          <w:noProof/>
          <w:rtl/>
        </w:rPr>
        <w:t xml:space="preserve"> | </w:t>
      </w:r>
      <w:r>
        <w:rPr>
          <w:rFonts w:hint="eastAsia"/>
          <w:noProof/>
          <w:rtl/>
        </w:rPr>
        <w:t>הבא</w:t>
      </w:r>
      <w:r>
        <w:rPr>
          <w:noProof/>
          <w:rtl/>
        </w:rPr>
        <w:t xml:space="preserve"> </w:t>
      </w:r>
      <w:r>
        <w:rPr>
          <w:rFonts w:hint="eastAsia"/>
          <w:noProof/>
          <w:rtl/>
        </w:rPr>
        <w:t>מלח</w:t>
      </w:r>
      <w:r>
        <w:rPr>
          <w:noProof/>
          <w:rtl/>
        </w:rPr>
        <w:t xml:space="preserve">, </w:t>
      </w:r>
      <w:r>
        <w:rPr>
          <w:rFonts w:hint="eastAsia"/>
          <w:noProof/>
          <w:rtl/>
        </w:rPr>
        <w:t>הבא</w:t>
      </w:r>
      <w:r>
        <w:rPr>
          <w:noProof/>
          <w:rtl/>
        </w:rPr>
        <w:t xml:space="preserve"> </w:t>
      </w:r>
      <w:r>
        <w:rPr>
          <w:rFonts w:hint="eastAsia"/>
          <w:noProof/>
          <w:rtl/>
        </w:rPr>
        <w:t>לפתן</w:t>
      </w:r>
      <w:r>
        <w:rPr>
          <w:noProof/>
          <w:rtl/>
        </w:rPr>
        <w:t xml:space="preserve"> | </w:t>
      </w:r>
      <w:r w:rsidRPr="009C2A5E">
        <w:rPr>
          <w:rFonts w:hint="eastAsia"/>
          <w:noProof/>
          <w:rtl/>
        </w:rPr>
        <w:t>גבל</w:t>
      </w:r>
      <w:r w:rsidRPr="009C2A5E">
        <w:rPr>
          <w:noProof/>
          <w:rtl/>
        </w:rPr>
        <w:t xml:space="preserve"> </w:t>
      </w:r>
      <w:r w:rsidRPr="009C2A5E">
        <w:rPr>
          <w:rFonts w:hint="eastAsia"/>
          <w:noProof/>
          <w:rtl/>
        </w:rPr>
        <w:t>המורסן</w:t>
      </w:r>
      <w:r w:rsidRPr="009C2A5E">
        <w:rPr>
          <w:noProof/>
          <w:rtl/>
        </w:rPr>
        <w:t xml:space="preserve"> </w:t>
      </w:r>
      <w:r w:rsidRPr="009C2A5E">
        <w:rPr>
          <w:rFonts w:hint="eastAsia"/>
          <w:noProof/>
          <w:rtl/>
        </w:rPr>
        <w:t>לשור</w:t>
      </w:r>
      <w:r>
        <w:rPr>
          <w:noProof/>
          <w:rtl/>
        </w:rPr>
        <w:t xml:space="preserve"> | </w:t>
      </w:r>
      <w:r>
        <w:rPr>
          <w:rFonts w:hint="eastAsia"/>
          <w:noProof/>
          <w:rtl/>
        </w:rPr>
        <w:t>אין</w:t>
      </w:r>
      <w:r>
        <w:rPr>
          <w:noProof/>
          <w:rtl/>
        </w:rPr>
        <w:t xml:space="preserve"> </w:t>
      </w:r>
      <w:r>
        <w:rPr>
          <w:rFonts w:hint="eastAsia"/>
          <w:noProof/>
          <w:rtl/>
        </w:rPr>
        <w:t>רשאי</w:t>
      </w:r>
      <w:r>
        <w:rPr>
          <w:noProof/>
          <w:rtl/>
        </w:rPr>
        <w:t xml:space="preserve"> </w:t>
      </w:r>
      <w:r>
        <w:rPr>
          <w:rFonts w:hint="eastAsia"/>
          <w:noProof/>
          <w:rtl/>
        </w:rPr>
        <w:t>לבצוע</w:t>
      </w:r>
      <w:r>
        <w:rPr>
          <w:noProof/>
          <w:rtl/>
        </w:rPr>
        <w:t xml:space="preserve"> | </w:t>
      </w:r>
      <w:r>
        <w:rPr>
          <w:rFonts w:hint="eastAsia"/>
          <w:noProof/>
          <w:rtl/>
        </w:rPr>
        <w:t>מי</w:t>
      </w:r>
      <w:r>
        <w:rPr>
          <w:noProof/>
          <w:rtl/>
        </w:rPr>
        <w:t xml:space="preserve"> </w:t>
      </w:r>
      <w:r>
        <w:rPr>
          <w:rFonts w:hint="eastAsia"/>
          <w:noProof/>
          <w:rtl/>
        </w:rPr>
        <w:t>רגלים</w:t>
      </w:r>
      <w:r>
        <w:rPr>
          <w:noProof/>
          <w:rtl/>
        </w:rPr>
        <w:t xml:space="preserve"> | </w:t>
      </w:r>
      <w:r>
        <w:rPr>
          <w:rFonts w:hint="eastAsia"/>
          <w:noProof/>
          <w:rtl/>
        </w:rPr>
        <w:t>המקפה</w:t>
      </w:r>
      <w:r>
        <w:rPr>
          <w:noProof/>
          <w:rtl/>
        </w:rPr>
        <w:t xml:space="preserve"> </w:t>
      </w:r>
      <w:r>
        <w:rPr>
          <w:rFonts w:hint="eastAsia"/>
          <w:noProof/>
          <w:rtl/>
        </w:rPr>
        <w:t>אכילתו</w:t>
      </w:r>
      <w:r>
        <w:rPr>
          <w:noProof/>
          <w:rtl/>
        </w:rPr>
        <w:t xml:space="preserve"> </w:t>
      </w:r>
      <w:r>
        <w:rPr>
          <w:rFonts w:hint="eastAsia"/>
          <w:noProof/>
          <w:rtl/>
        </w:rPr>
        <w:t>במים</w:t>
      </w:r>
      <w:r>
        <w:rPr>
          <w:noProof/>
          <w:rtl/>
        </w:rPr>
        <w:t xml:space="preserve">- | </w:t>
      </w:r>
      <w:r>
        <w:rPr>
          <w:rFonts w:hint="eastAsia"/>
          <w:noProof/>
          <w:rtl/>
        </w:rPr>
        <w:t>הרגיל</w:t>
      </w:r>
      <w:r>
        <w:rPr>
          <w:noProof/>
          <w:rtl/>
        </w:rPr>
        <w:t xml:space="preserve"> </w:t>
      </w:r>
      <w:r>
        <w:rPr>
          <w:rFonts w:hint="eastAsia"/>
          <w:noProof/>
          <w:rtl/>
        </w:rPr>
        <w:t>בעדשים</w:t>
      </w:r>
      <w:r>
        <w:rPr>
          <w:noProof/>
          <w:rtl/>
        </w:rPr>
        <w:t xml:space="preserve"> </w:t>
      </w:r>
      <w:r>
        <w:rPr>
          <w:rFonts w:hint="eastAsia"/>
          <w:noProof/>
          <w:rtl/>
        </w:rPr>
        <w:t>אחת</w:t>
      </w:r>
      <w:r>
        <w:rPr>
          <w:noProof/>
          <w:rtl/>
        </w:rPr>
        <w:t xml:space="preserve"> </w:t>
      </w:r>
      <w:r>
        <w:rPr>
          <w:rFonts w:hint="eastAsia"/>
          <w:noProof/>
          <w:rtl/>
        </w:rPr>
        <w:t>לל</w:t>
      </w:r>
      <w:r>
        <w:rPr>
          <w:noProof/>
          <w:rtl/>
        </w:rPr>
        <w:t xml:space="preserve">' </w:t>
      </w:r>
      <w:r>
        <w:rPr>
          <w:rFonts w:hint="eastAsia"/>
          <w:noProof/>
          <w:rtl/>
        </w:rPr>
        <w:t>יום</w:t>
      </w:r>
      <w:r>
        <w:rPr>
          <w:noProof/>
          <w:rtl/>
        </w:rPr>
        <w:t xml:space="preserve"> | </w:t>
      </w:r>
      <w:r>
        <w:rPr>
          <w:rFonts w:hint="eastAsia"/>
          <w:noProof/>
          <w:rtl/>
        </w:rPr>
        <w:t>הרגיל</w:t>
      </w:r>
      <w:r>
        <w:rPr>
          <w:noProof/>
          <w:rtl/>
        </w:rPr>
        <w:t xml:space="preserve"> </w:t>
      </w:r>
      <w:r>
        <w:rPr>
          <w:rFonts w:hint="eastAsia"/>
          <w:noProof/>
          <w:rtl/>
        </w:rPr>
        <w:t>בחרדל</w:t>
      </w:r>
      <w:r>
        <w:rPr>
          <w:noProof/>
          <w:rtl/>
        </w:rPr>
        <w:t xml:space="preserve"> </w:t>
      </w:r>
      <w:r>
        <w:rPr>
          <w:rFonts w:hint="eastAsia"/>
          <w:noProof/>
          <w:rtl/>
        </w:rPr>
        <w:t>אחת</w:t>
      </w:r>
      <w:r>
        <w:rPr>
          <w:noProof/>
          <w:rtl/>
        </w:rPr>
        <w:t xml:space="preserve"> </w:t>
      </w:r>
      <w:r>
        <w:rPr>
          <w:rFonts w:hint="eastAsia"/>
          <w:noProof/>
          <w:rtl/>
        </w:rPr>
        <w:t>לל</w:t>
      </w:r>
      <w:r>
        <w:rPr>
          <w:noProof/>
          <w:rtl/>
        </w:rPr>
        <w:t xml:space="preserve">' </w:t>
      </w:r>
      <w:r>
        <w:rPr>
          <w:rFonts w:hint="eastAsia"/>
          <w:noProof/>
          <w:rtl/>
        </w:rPr>
        <w:t>יום</w:t>
      </w:r>
      <w:r>
        <w:rPr>
          <w:noProof/>
          <w:rtl/>
        </w:rPr>
        <w:t xml:space="preserve"> | </w:t>
      </w:r>
      <w:r>
        <w:rPr>
          <w:rFonts w:hint="eastAsia"/>
          <w:noProof/>
          <w:rtl/>
        </w:rPr>
        <w:t>הרגיל</w:t>
      </w:r>
      <w:r>
        <w:rPr>
          <w:noProof/>
          <w:rtl/>
        </w:rPr>
        <w:t xml:space="preserve"> </w:t>
      </w:r>
      <w:r>
        <w:rPr>
          <w:rFonts w:hint="eastAsia"/>
          <w:noProof/>
          <w:rtl/>
        </w:rPr>
        <w:t>בדגים</w:t>
      </w:r>
      <w:r>
        <w:rPr>
          <w:noProof/>
          <w:rtl/>
        </w:rPr>
        <w:t xml:space="preserve"> </w:t>
      </w:r>
      <w:r>
        <w:rPr>
          <w:rFonts w:hint="eastAsia"/>
          <w:noProof/>
          <w:rtl/>
        </w:rPr>
        <w:t>קטנים</w:t>
      </w:r>
      <w:r>
        <w:rPr>
          <w:noProof/>
          <w:rtl/>
        </w:rPr>
        <w:t xml:space="preserve"> | </w:t>
      </w:r>
      <w:r>
        <w:rPr>
          <w:rFonts w:hint="eastAsia"/>
          <w:noProof/>
          <w:rtl/>
        </w:rPr>
        <w:t>הרגיל</w:t>
      </w:r>
      <w:r>
        <w:rPr>
          <w:noProof/>
          <w:rtl/>
        </w:rPr>
        <w:t xml:space="preserve"> </w:t>
      </w:r>
      <w:r>
        <w:rPr>
          <w:rFonts w:hint="eastAsia"/>
          <w:noProof/>
          <w:rtl/>
        </w:rPr>
        <w:t>בטעם</w:t>
      </w:r>
      <w:r>
        <w:rPr>
          <w:noProof/>
          <w:rtl/>
        </w:rPr>
        <w:t xml:space="preserve"> </w:t>
      </w:r>
      <w:r>
        <w:rPr>
          <w:rFonts w:hint="eastAsia"/>
          <w:noProof/>
          <w:rtl/>
        </w:rPr>
        <w:t>קצח</w:t>
      </w:r>
      <w:r>
        <w:rPr>
          <w:noProof/>
          <w:rtl/>
        </w:rPr>
        <w:t xml:space="preserve"> | </w:t>
      </w:r>
      <w:r>
        <w:rPr>
          <w:rFonts w:hint="eastAsia"/>
          <w:noProof/>
          <w:rtl/>
        </w:rPr>
        <w:t>ר</w:t>
      </w:r>
      <w:r>
        <w:rPr>
          <w:noProof/>
          <w:rtl/>
        </w:rPr>
        <w:t>"</w:t>
      </w:r>
      <w:r>
        <w:rPr>
          <w:rFonts w:hint="eastAsia"/>
          <w:noProof/>
          <w:rtl/>
        </w:rPr>
        <w:t>י</w:t>
      </w:r>
      <w:r w:rsidRPr="009C2A5E">
        <w:rPr>
          <w:rFonts w:cs="BA Vilna Regular"/>
          <w:noProof/>
          <w:rtl/>
        </w:rPr>
        <w:t xml:space="preserve">: </w:t>
      </w:r>
      <w:r>
        <w:rPr>
          <w:rFonts w:hint="eastAsia"/>
          <w:noProof/>
          <w:rtl/>
        </w:rPr>
        <w:t>בורא</w:t>
      </w:r>
      <w:r>
        <w:rPr>
          <w:noProof/>
          <w:rtl/>
        </w:rPr>
        <w:t xml:space="preserve"> </w:t>
      </w:r>
      <w:r>
        <w:rPr>
          <w:rFonts w:hint="eastAsia"/>
          <w:noProof/>
          <w:rtl/>
        </w:rPr>
        <w:t>מיני</w:t>
      </w:r>
      <w:r>
        <w:rPr>
          <w:noProof/>
          <w:rtl/>
        </w:rPr>
        <w:t xml:space="preserve"> </w:t>
      </w:r>
      <w:r>
        <w:rPr>
          <w:rFonts w:hint="eastAsia"/>
          <w:noProof/>
          <w:rtl/>
        </w:rPr>
        <w:t>דשאים</w:t>
      </w:r>
      <w:r>
        <w:rPr>
          <w:noProof/>
          <w:rtl/>
        </w:rPr>
        <w:t xml:space="preserve">. | </w:t>
      </w:r>
      <w:r>
        <w:rPr>
          <w:rFonts w:hint="eastAsia"/>
          <w:noProof/>
          <w:rtl/>
        </w:rPr>
        <w:t>אין</w:t>
      </w:r>
      <w:r>
        <w:rPr>
          <w:noProof/>
          <w:rtl/>
        </w:rPr>
        <w:t xml:space="preserve"> </w:t>
      </w:r>
      <w:r>
        <w:rPr>
          <w:rFonts w:hint="eastAsia"/>
          <w:noProof/>
          <w:rtl/>
        </w:rPr>
        <w:t>הלכה</w:t>
      </w:r>
      <w:r>
        <w:rPr>
          <w:noProof/>
          <w:rtl/>
        </w:rPr>
        <w:t xml:space="preserve"> </w:t>
      </w:r>
      <w:r>
        <w:rPr>
          <w:rFonts w:hint="eastAsia"/>
          <w:noProof/>
          <w:rtl/>
        </w:rPr>
        <w:t>כר</w:t>
      </w:r>
      <w:r>
        <w:rPr>
          <w:noProof/>
          <w:rtl/>
        </w:rPr>
        <w:t>"</w:t>
      </w:r>
      <w:r>
        <w:rPr>
          <w:rFonts w:hint="eastAsia"/>
          <w:noProof/>
          <w:rtl/>
        </w:rPr>
        <w:t>י</w:t>
      </w:r>
      <w:r>
        <w:rPr>
          <w:noProof/>
          <w:rtl/>
        </w:rPr>
        <w:t xml:space="preserve"> | </w:t>
      </w:r>
      <w:r>
        <w:rPr>
          <w:rFonts w:hint="eastAsia"/>
          <w:noProof/>
          <w:rtl/>
        </w:rPr>
        <w:t>דיבש</w:t>
      </w:r>
      <w:r>
        <w:rPr>
          <w:noProof/>
          <w:rtl/>
        </w:rPr>
        <w:t xml:space="preserve"> </w:t>
      </w:r>
      <w:r>
        <w:rPr>
          <w:rFonts w:hint="eastAsia"/>
          <w:noProof/>
          <w:rtl/>
        </w:rPr>
        <w:t>המעין</w:t>
      </w:r>
      <w:r>
        <w:rPr>
          <w:noProof/>
          <w:rtl/>
        </w:rPr>
        <w:t xml:space="preserve"> </w:t>
      </w:r>
      <w:r>
        <w:rPr>
          <w:rFonts w:hint="eastAsia"/>
          <w:noProof/>
          <w:rtl/>
        </w:rPr>
        <w:t>ונקצץ</w:t>
      </w:r>
      <w:r>
        <w:rPr>
          <w:noProof/>
          <w:rtl/>
        </w:rPr>
        <w:t xml:space="preserve"> </w:t>
      </w:r>
      <w:r>
        <w:rPr>
          <w:rFonts w:hint="eastAsia"/>
          <w:noProof/>
          <w:rtl/>
        </w:rPr>
        <w:t>האילן</w:t>
      </w:r>
      <w:r>
        <w:rPr>
          <w:noProof/>
          <w:rtl/>
        </w:rPr>
        <w:t xml:space="preserve"> | </w:t>
      </w:r>
      <w:r>
        <w:rPr>
          <w:rFonts w:hint="eastAsia"/>
          <w:noProof/>
          <w:rtl/>
        </w:rPr>
        <w:t>גפן</w:t>
      </w:r>
      <w:r>
        <w:rPr>
          <w:noProof/>
          <w:rtl/>
        </w:rPr>
        <w:t xml:space="preserve"> </w:t>
      </w:r>
      <w:r>
        <w:rPr>
          <w:noProof/>
          <w:rtl/>
        </w:rPr>
        <w:lastRenderedPageBreak/>
        <w:t xml:space="preserve">| </w:t>
      </w:r>
      <w:r>
        <w:rPr>
          <w:rFonts w:hint="eastAsia"/>
          <w:noProof/>
          <w:rtl/>
        </w:rPr>
        <w:t>תאנה</w:t>
      </w:r>
      <w:r>
        <w:rPr>
          <w:noProof/>
          <w:rtl/>
        </w:rPr>
        <w:t xml:space="preserve">, | </w:t>
      </w:r>
      <w:r>
        <w:rPr>
          <w:rFonts w:hint="eastAsia"/>
          <w:noProof/>
          <w:rtl/>
        </w:rPr>
        <w:t>חטה</w:t>
      </w:r>
      <w:r>
        <w:rPr>
          <w:noProof/>
          <w:rtl/>
        </w:rPr>
        <w:t xml:space="preserve"> | </w:t>
      </w:r>
      <w:r>
        <w:rPr>
          <w:rFonts w:hint="eastAsia"/>
          <w:noProof/>
          <w:rtl/>
        </w:rPr>
        <w:t>ועל</w:t>
      </w:r>
      <w:r>
        <w:rPr>
          <w:noProof/>
          <w:rtl/>
        </w:rPr>
        <w:t xml:space="preserve"> </w:t>
      </w:r>
      <w:r>
        <w:rPr>
          <w:rFonts w:hint="eastAsia"/>
          <w:noProof/>
          <w:rtl/>
        </w:rPr>
        <w:t>כולן</w:t>
      </w:r>
      <w:r>
        <w:rPr>
          <w:noProof/>
          <w:rtl/>
        </w:rPr>
        <w:t xml:space="preserve"> </w:t>
      </w:r>
      <w:r>
        <w:rPr>
          <w:rFonts w:hint="eastAsia"/>
          <w:noProof/>
          <w:rtl/>
        </w:rPr>
        <w:t>אם</w:t>
      </w:r>
      <w:r>
        <w:rPr>
          <w:noProof/>
          <w:rtl/>
        </w:rPr>
        <w:t xml:space="preserve"> </w:t>
      </w:r>
      <w:r>
        <w:rPr>
          <w:rFonts w:hint="eastAsia"/>
          <w:noProof/>
          <w:rtl/>
        </w:rPr>
        <w:t>אמר</w:t>
      </w:r>
      <w:r>
        <w:rPr>
          <w:noProof/>
          <w:rtl/>
        </w:rPr>
        <w:t xml:space="preserve"> </w:t>
      </w:r>
      <w:r>
        <w:rPr>
          <w:rFonts w:hint="eastAsia"/>
          <w:noProof/>
          <w:rtl/>
        </w:rPr>
        <w:t>שהכל</w:t>
      </w:r>
      <w:r>
        <w:rPr>
          <w:noProof/>
          <w:rtl/>
        </w:rPr>
        <w:t xml:space="preserve"> </w:t>
      </w:r>
      <w:r>
        <w:rPr>
          <w:rFonts w:hint="eastAsia"/>
          <w:noProof/>
          <w:rtl/>
        </w:rPr>
        <w:t>נהיה</w:t>
      </w:r>
      <w:r>
        <w:rPr>
          <w:noProof/>
          <w:rtl/>
        </w:rPr>
        <w:t xml:space="preserve"> </w:t>
      </w:r>
      <w:r>
        <w:rPr>
          <w:rFonts w:hint="eastAsia"/>
          <w:noProof/>
          <w:rtl/>
        </w:rPr>
        <w:t>בדברו</w:t>
      </w:r>
      <w:r>
        <w:rPr>
          <w:noProof/>
          <w:rtl/>
        </w:rPr>
        <w:t xml:space="preserve"> </w:t>
      </w:r>
      <w:r>
        <w:rPr>
          <w:rFonts w:hint="eastAsia"/>
          <w:noProof/>
          <w:rtl/>
        </w:rPr>
        <w:t>יצא</w:t>
      </w:r>
      <w:r>
        <w:rPr>
          <w:noProof/>
          <w:rtl/>
        </w:rPr>
        <w:t xml:space="preserve">. | </w:t>
      </w:r>
      <w:r>
        <w:rPr>
          <w:rFonts w:hint="eastAsia"/>
          <w:noProof/>
          <w:rtl/>
        </w:rPr>
        <w:t>פת</w:t>
      </w:r>
      <w:r>
        <w:rPr>
          <w:noProof/>
          <w:rtl/>
        </w:rPr>
        <w:t xml:space="preserve"> </w:t>
      </w:r>
      <w:r>
        <w:rPr>
          <w:rFonts w:hint="eastAsia"/>
          <w:noProof/>
          <w:rtl/>
        </w:rPr>
        <w:t>ויין</w:t>
      </w:r>
      <w:r>
        <w:rPr>
          <w:noProof/>
          <w:rtl/>
        </w:rPr>
        <w:t xml:space="preserve"> | </w:t>
      </w:r>
      <w:r>
        <w:rPr>
          <w:rFonts w:hint="eastAsia"/>
          <w:noProof/>
          <w:rtl/>
        </w:rPr>
        <w:t>ראה</w:t>
      </w:r>
      <w:r>
        <w:rPr>
          <w:noProof/>
          <w:rtl/>
        </w:rPr>
        <w:t xml:space="preserve"> </w:t>
      </w:r>
      <w:r>
        <w:rPr>
          <w:rFonts w:hint="eastAsia"/>
          <w:noProof/>
          <w:rtl/>
        </w:rPr>
        <w:t>פת</w:t>
      </w:r>
      <w:r>
        <w:rPr>
          <w:noProof/>
          <w:rtl/>
        </w:rPr>
        <w:t xml:space="preserve"> | </w:t>
      </w:r>
      <w:r>
        <w:rPr>
          <w:rFonts w:hint="eastAsia"/>
          <w:noProof/>
          <w:rtl/>
        </w:rPr>
        <w:t>כרך</w:t>
      </w:r>
      <w:r>
        <w:rPr>
          <w:noProof/>
          <w:rtl/>
        </w:rPr>
        <w:t xml:space="preserve"> </w:t>
      </w:r>
      <w:r>
        <w:rPr>
          <w:rFonts w:hint="eastAsia"/>
          <w:noProof/>
          <w:rtl/>
        </w:rPr>
        <w:t>לחם</w:t>
      </w:r>
      <w:r>
        <w:rPr>
          <w:noProof/>
          <w:rtl/>
        </w:rPr>
        <w:t xml:space="preserve"> | </w:t>
      </w:r>
      <w:r w:rsidRPr="009C2A5E">
        <w:rPr>
          <w:rFonts w:ascii="Fb Fontext" w:hAnsi="Fb Fontext" w:cs="BA Vilna Bold" w:hint="eastAsia"/>
          <w:b/>
          <w:noProof/>
          <w:shd w:val="clear" w:color="auto" w:fill="FFFFFF" w:themeFill="background1"/>
          <w:rtl/>
        </w:rPr>
        <w:t>על</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דבר</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שאין</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גדולו</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מן</w:t>
      </w:r>
      <w:r w:rsidRPr="009C2A5E">
        <w:rPr>
          <w:rFonts w:ascii="Fb Fontext" w:hAnsi="Fb Fontext" w:cs="BA Vilna Bold"/>
          <w:b/>
          <w:noProof/>
          <w:shd w:val="clear" w:color="auto" w:fill="FFFFFF" w:themeFill="background1"/>
          <w:rtl/>
        </w:rPr>
        <w:t xml:space="preserve"> </w:t>
      </w:r>
      <w:r w:rsidRPr="009C2A5E">
        <w:rPr>
          <w:rFonts w:ascii="Fb Fontext" w:hAnsi="Fb Fontext" w:cs="BA Vilna Bold" w:hint="eastAsia"/>
          <w:b/>
          <w:noProof/>
          <w:shd w:val="clear" w:color="auto" w:fill="FFFFFF" w:themeFill="background1"/>
          <w:rtl/>
        </w:rPr>
        <w:t>הארץ</w:t>
      </w:r>
      <w:r>
        <w:rPr>
          <w:noProof/>
          <w:rtl/>
        </w:rPr>
        <w:t xml:space="preserve"> | </w:t>
      </w:r>
      <w:r>
        <w:rPr>
          <w:rFonts w:hint="eastAsia"/>
          <w:noProof/>
          <w:rtl/>
        </w:rPr>
        <w:t>כבשר</w:t>
      </w:r>
      <w:r>
        <w:rPr>
          <w:noProof/>
          <w:rtl/>
        </w:rPr>
        <w:t xml:space="preserve"> </w:t>
      </w:r>
      <w:r>
        <w:rPr>
          <w:rFonts w:hint="eastAsia"/>
          <w:noProof/>
          <w:rtl/>
        </w:rPr>
        <w:t>בהמות</w:t>
      </w:r>
      <w:r>
        <w:rPr>
          <w:noProof/>
          <w:rtl/>
        </w:rPr>
        <w:t xml:space="preserve"> </w:t>
      </w:r>
      <w:r>
        <w:rPr>
          <w:rFonts w:hint="eastAsia"/>
          <w:noProof/>
          <w:rtl/>
        </w:rPr>
        <w:t>חיות</w:t>
      </w:r>
      <w:r>
        <w:rPr>
          <w:noProof/>
          <w:rtl/>
        </w:rPr>
        <w:t xml:space="preserve"> </w:t>
      </w:r>
      <w:r>
        <w:rPr>
          <w:rFonts w:hint="eastAsia"/>
          <w:noProof/>
          <w:rtl/>
        </w:rPr>
        <w:t>ועופות</w:t>
      </w:r>
      <w:r>
        <w:rPr>
          <w:noProof/>
          <w:rtl/>
        </w:rPr>
        <w:t xml:space="preserve"> </w:t>
      </w:r>
      <w:r>
        <w:rPr>
          <w:rFonts w:hint="eastAsia"/>
          <w:noProof/>
          <w:rtl/>
        </w:rPr>
        <w:t>ודגים</w:t>
      </w:r>
      <w:r>
        <w:rPr>
          <w:noProof/>
          <w:rtl/>
        </w:rPr>
        <w:t xml:space="preserve"> | </w:t>
      </w:r>
      <w:r>
        <w:rPr>
          <w:rFonts w:hint="eastAsia"/>
          <w:noProof/>
          <w:rtl/>
        </w:rPr>
        <w:t>החלב</w:t>
      </w:r>
      <w:r>
        <w:rPr>
          <w:noProof/>
          <w:rtl/>
        </w:rPr>
        <w:t xml:space="preserve"> </w:t>
      </w:r>
      <w:r>
        <w:rPr>
          <w:rFonts w:hint="eastAsia"/>
          <w:noProof/>
          <w:rtl/>
        </w:rPr>
        <w:t>ביצים</w:t>
      </w:r>
      <w:r>
        <w:rPr>
          <w:noProof/>
          <w:rtl/>
        </w:rPr>
        <w:t xml:space="preserve"> </w:t>
      </w:r>
      <w:r>
        <w:rPr>
          <w:rFonts w:hint="eastAsia"/>
          <w:noProof/>
          <w:rtl/>
        </w:rPr>
        <w:t>גבינה</w:t>
      </w:r>
      <w:r>
        <w:rPr>
          <w:noProof/>
          <w:rtl/>
        </w:rPr>
        <w:t xml:space="preserve"> | </w:t>
      </w:r>
      <w:r>
        <w:rPr>
          <w:rFonts w:hint="eastAsia"/>
          <w:noProof/>
          <w:rtl/>
        </w:rPr>
        <w:t>פת</w:t>
      </w:r>
      <w:r>
        <w:rPr>
          <w:noProof/>
          <w:rtl/>
        </w:rPr>
        <w:t xml:space="preserve"> </w:t>
      </w:r>
      <w:r>
        <w:rPr>
          <w:rFonts w:hint="eastAsia"/>
          <w:noProof/>
          <w:rtl/>
        </w:rPr>
        <w:t>שעפשה</w:t>
      </w:r>
      <w:r>
        <w:rPr>
          <w:noProof/>
          <w:rtl/>
        </w:rPr>
        <w:t xml:space="preserve"> | </w:t>
      </w:r>
      <w:r>
        <w:rPr>
          <w:rFonts w:hint="eastAsia"/>
          <w:noProof/>
          <w:rtl/>
        </w:rPr>
        <w:t>מלח</w:t>
      </w:r>
      <w:r>
        <w:rPr>
          <w:noProof/>
          <w:rtl/>
        </w:rPr>
        <w:t xml:space="preserve">, </w:t>
      </w:r>
      <w:r>
        <w:rPr>
          <w:rFonts w:hint="eastAsia"/>
          <w:noProof/>
          <w:rtl/>
        </w:rPr>
        <w:t>הזמית</w:t>
      </w:r>
      <w:r>
        <w:rPr>
          <w:noProof/>
          <w:rtl/>
        </w:rPr>
        <w:t xml:space="preserve"> | </w:t>
      </w:r>
      <w:r>
        <w:rPr>
          <w:rFonts w:hint="eastAsia"/>
          <w:noProof/>
          <w:rtl/>
        </w:rPr>
        <w:t>כמהין</w:t>
      </w:r>
      <w:r>
        <w:rPr>
          <w:noProof/>
          <w:rtl/>
        </w:rPr>
        <w:t xml:space="preserve"> </w:t>
      </w:r>
      <w:r>
        <w:rPr>
          <w:rFonts w:hint="eastAsia"/>
          <w:noProof/>
          <w:rtl/>
        </w:rPr>
        <w:t>ופטריות</w:t>
      </w:r>
      <w:r w:rsidR="00E849F4">
        <w:rPr>
          <w:noProof/>
          <w:rtl/>
        </w:rPr>
        <w:t xml:space="preserve"> |  </w:t>
      </w:r>
      <w:r>
        <w:rPr>
          <w:rFonts w:hint="eastAsia"/>
          <w:noProof/>
          <w:rtl/>
        </w:rPr>
        <w:t>בנובלות</w:t>
      </w:r>
      <w:r>
        <w:rPr>
          <w:noProof/>
          <w:rtl/>
        </w:rPr>
        <w:t xml:space="preserve"> </w:t>
      </w:r>
      <w:r>
        <w:rPr>
          <w:rFonts w:hint="eastAsia"/>
          <w:noProof/>
          <w:rtl/>
        </w:rPr>
        <w:t>סתם</w:t>
      </w:r>
      <w:r>
        <w:rPr>
          <w:noProof/>
          <w:rtl/>
        </w:rPr>
        <w:t xml:space="preserve"> </w:t>
      </w:r>
      <w:r>
        <w:rPr>
          <w:rFonts w:hint="eastAsia"/>
          <w:noProof/>
          <w:rtl/>
        </w:rPr>
        <w:t>לכו</w:t>
      </w:r>
      <w:r>
        <w:rPr>
          <w:noProof/>
          <w:rtl/>
        </w:rPr>
        <w:t>"</w:t>
      </w:r>
      <w:r>
        <w:rPr>
          <w:rFonts w:hint="eastAsia"/>
          <w:noProof/>
          <w:rtl/>
        </w:rPr>
        <w:t>ע</w:t>
      </w:r>
      <w:r w:rsidR="00E849F4">
        <w:rPr>
          <w:noProof/>
          <w:rtl/>
        </w:rPr>
        <w:t xml:space="preserve"> |  </w:t>
      </w:r>
      <w:r>
        <w:rPr>
          <w:rFonts w:hint="eastAsia"/>
          <w:noProof/>
          <w:rtl/>
        </w:rPr>
        <w:t>שיתין</w:t>
      </w:r>
      <w:r>
        <w:rPr>
          <w:noProof/>
          <w:rtl/>
        </w:rPr>
        <w:t xml:space="preserve"> | </w:t>
      </w:r>
      <w:r>
        <w:rPr>
          <w:rFonts w:hint="eastAsia"/>
          <w:noProof/>
          <w:rtl/>
        </w:rPr>
        <w:t>בנות</w:t>
      </w:r>
      <w:r>
        <w:rPr>
          <w:noProof/>
          <w:rtl/>
        </w:rPr>
        <w:t xml:space="preserve"> | </w:t>
      </w:r>
      <w:r>
        <w:rPr>
          <w:rFonts w:hint="eastAsia"/>
          <w:noProof/>
          <w:rtl/>
        </w:rPr>
        <w:t>גופנין</w:t>
      </w:r>
      <w:r>
        <w:rPr>
          <w:noProof/>
          <w:rtl/>
        </w:rPr>
        <w:t xml:space="preserve"> | </w:t>
      </w:r>
      <w:r>
        <w:rPr>
          <w:rFonts w:hint="eastAsia"/>
          <w:noProof/>
          <w:rtl/>
        </w:rPr>
        <w:t>נובלות</w:t>
      </w:r>
      <w:r>
        <w:rPr>
          <w:noProof/>
          <w:rtl/>
        </w:rPr>
        <w:t xml:space="preserve"> </w:t>
      </w:r>
      <w:r>
        <w:rPr>
          <w:rFonts w:hint="eastAsia"/>
          <w:noProof/>
          <w:rtl/>
        </w:rPr>
        <w:t>תמרה</w:t>
      </w:r>
      <w:r>
        <w:rPr>
          <w:noProof/>
          <w:rtl/>
        </w:rPr>
        <w:t xml:space="preserve"> | </w:t>
      </w:r>
      <w:r>
        <w:rPr>
          <w:rFonts w:hint="eastAsia"/>
          <w:noProof/>
          <w:rtl/>
        </w:rPr>
        <w:t>מחלוקת</w:t>
      </w:r>
      <w:r>
        <w:rPr>
          <w:noProof/>
          <w:rtl/>
        </w:rPr>
        <w:t xml:space="preserve"> </w:t>
      </w:r>
      <w:r>
        <w:rPr>
          <w:rFonts w:hint="eastAsia"/>
          <w:noProof/>
          <w:rtl/>
        </w:rPr>
        <w:t>בשברכותיהן</w:t>
      </w:r>
      <w:r>
        <w:rPr>
          <w:noProof/>
          <w:rtl/>
        </w:rPr>
        <w:t xml:space="preserve"> </w:t>
      </w:r>
      <w:r>
        <w:rPr>
          <w:rFonts w:hint="eastAsia"/>
          <w:noProof/>
          <w:rtl/>
        </w:rPr>
        <w:t>שוות</w:t>
      </w:r>
      <w:r>
        <w:rPr>
          <w:noProof/>
          <w:rtl/>
        </w:rPr>
        <w:t xml:space="preserve">, | </w:t>
      </w:r>
      <w:r>
        <w:rPr>
          <w:rFonts w:hint="eastAsia"/>
          <w:noProof/>
          <w:rtl/>
        </w:rPr>
        <w:t>אבל</w:t>
      </w:r>
      <w:r>
        <w:rPr>
          <w:noProof/>
          <w:rtl/>
        </w:rPr>
        <w:t xml:space="preserve"> </w:t>
      </w:r>
      <w:r>
        <w:rPr>
          <w:rFonts w:hint="eastAsia"/>
          <w:noProof/>
          <w:rtl/>
        </w:rPr>
        <w:t>בשאין</w:t>
      </w:r>
      <w:r>
        <w:rPr>
          <w:noProof/>
          <w:rtl/>
        </w:rPr>
        <w:t xml:space="preserve"> </w:t>
      </w:r>
      <w:r>
        <w:rPr>
          <w:rFonts w:hint="eastAsia"/>
          <w:noProof/>
          <w:rtl/>
        </w:rPr>
        <w:t>ברכותיהן</w:t>
      </w:r>
      <w:r>
        <w:rPr>
          <w:noProof/>
          <w:rtl/>
        </w:rPr>
        <w:t xml:space="preserve"> </w:t>
      </w:r>
      <w:r>
        <w:rPr>
          <w:rFonts w:hint="eastAsia"/>
          <w:noProof/>
          <w:rtl/>
        </w:rPr>
        <w:t>שוות</w:t>
      </w:r>
      <w:r>
        <w:rPr>
          <w:noProof/>
          <w:rtl/>
        </w:rPr>
        <w:t>-</w:t>
      </w:r>
      <w:r w:rsidRPr="009C2A5E">
        <w:rPr>
          <w:noProof/>
          <w:spacing w:val="-2"/>
          <w:rtl/>
        </w:rPr>
        <w:t xml:space="preserve"> </w:t>
      </w:r>
      <w:r w:rsidRPr="009C2A5E">
        <w:rPr>
          <w:rFonts w:hint="eastAsia"/>
          <w:noProof/>
          <w:spacing w:val="-2"/>
          <w:rtl/>
        </w:rPr>
        <w:t>לכו</w:t>
      </w:r>
      <w:r w:rsidRPr="009C2A5E">
        <w:rPr>
          <w:noProof/>
          <w:spacing w:val="-2"/>
          <w:rtl/>
        </w:rPr>
        <w:t>"</w:t>
      </w:r>
      <w:r w:rsidRPr="009C2A5E">
        <w:rPr>
          <w:rFonts w:hint="eastAsia"/>
          <w:noProof/>
          <w:spacing w:val="-2"/>
          <w:rtl/>
        </w:rPr>
        <w:t>ע</w:t>
      </w:r>
      <w:r>
        <w:rPr>
          <w:noProof/>
          <w:rtl/>
        </w:rPr>
        <w:t xml:space="preserve"> | </w:t>
      </w:r>
      <w:r>
        <w:rPr>
          <w:rFonts w:hint="eastAsia"/>
          <w:noProof/>
          <w:rtl/>
        </w:rPr>
        <w:t>ושני</w:t>
      </w:r>
      <w:r>
        <w:rPr>
          <w:noProof/>
          <w:rtl/>
        </w:rPr>
        <w:t xml:space="preserve"> </w:t>
      </w:r>
      <w:r>
        <w:rPr>
          <w:rFonts w:hint="eastAsia"/>
          <w:noProof/>
          <w:rtl/>
        </w:rPr>
        <w:t>מינין</w:t>
      </w:r>
      <w:r>
        <w:rPr>
          <w:noProof/>
          <w:rtl/>
        </w:rPr>
        <w:t xml:space="preserve"> </w:t>
      </w:r>
      <w:r>
        <w:rPr>
          <w:rFonts w:hint="eastAsia"/>
          <w:noProof/>
          <w:rtl/>
        </w:rPr>
        <w:t>בעלמא</w:t>
      </w:r>
      <w:r>
        <w:rPr>
          <w:noProof/>
          <w:rtl/>
        </w:rPr>
        <w:t xml:space="preserve"> </w:t>
      </w:r>
      <w:r>
        <w:rPr>
          <w:rFonts w:hint="eastAsia"/>
          <w:noProof/>
          <w:rtl/>
        </w:rPr>
        <w:t>שברכותיהן</w:t>
      </w:r>
      <w:r>
        <w:rPr>
          <w:noProof/>
          <w:rtl/>
        </w:rPr>
        <w:t xml:space="preserve"> </w:t>
      </w:r>
      <w:r>
        <w:rPr>
          <w:rFonts w:hint="eastAsia"/>
          <w:noProof/>
          <w:rtl/>
        </w:rPr>
        <w:t>שוות</w:t>
      </w:r>
      <w:r>
        <w:rPr>
          <w:noProof/>
          <w:rtl/>
        </w:rPr>
        <w:t xml:space="preserve"> | </w:t>
      </w:r>
      <w:r>
        <w:rPr>
          <w:rFonts w:hint="eastAsia"/>
          <w:noProof/>
          <w:rtl/>
        </w:rPr>
        <w:t>אבל</w:t>
      </w:r>
      <w:r>
        <w:rPr>
          <w:noProof/>
          <w:rtl/>
        </w:rPr>
        <w:t xml:space="preserve"> </w:t>
      </w:r>
      <w:r>
        <w:rPr>
          <w:rFonts w:hint="eastAsia"/>
          <w:noProof/>
          <w:rtl/>
        </w:rPr>
        <w:t>בשאין</w:t>
      </w:r>
      <w:r>
        <w:rPr>
          <w:noProof/>
          <w:rtl/>
        </w:rPr>
        <w:t xml:space="preserve"> </w:t>
      </w:r>
      <w:r>
        <w:rPr>
          <w:rFonts w:hint="eastAsia"/>
          <w:noProof/>
          <w:rtl/>
        </w:rPr>
        <w:t>ברכותיהן</w:t>
      </w:r>
      <w:r>
        <w:rPr>
          <w:noProof/>
          <w:rtl/>
        </w:rPr>
        <w:t xml:space="preserve"> </w:t>
      </w:r>
      <w:r>
        <w:rPr>
          <w:rFonts w:hint="eastAsia"/>
          <w:noProof/>
          <w:rtl/>
        </w:rPr>
        <w:t>שוות</w:t>
      </w:r>
      <w:r>
        <w:rPr>
          <w:noProof/>
          <w:rtl/>
        </w:rPr>
        <w:t xml:space="preserve"> | </w:t>
      </w:r>
      <w:r>
        <w:rPr>
          <w:rFonts w:hint="eastAsia"/>
          <w:noProof/>
          <w:rtl/>
        </w:rPr>
        <w:t>אף</w:t>
      </w:r>
      <w:r>
        <w:rPr>
          <w:noProof/>
          <w:rtl/>
        </w:rPr>
        <w:t xml:space="preserve"> </w:t>
      </w:r>
      <w:r>
        <w:rPr>
          <w:rFonts w:hint="eastAsia"/>
          <w:noProof/>
          <w:rtl/>
        </w:rPr>
        <w:t>בשאין</w:t>
      </w:r>
      <w:r>
        <w:rPr>
          <w:noProof/>
          <w:rtl/>
        </w:rPr>
        <w:t xml:space="preserve"> </w:t>
      </w:r>
      <w:r>
        <w:rPr>
          <w:rFonts w:hint="eastAsia"/>
          <w:noProof/>
          <w:rtl/>
        </w:rPr>
        <w:t>ברכותיהן</w:t>
      </w:r>
      <w:r>
        <w:rPr>
          <w:noProof/>
          <w:rtl/>
        </w:rPr>
        <w:t xml:space="preserve"> </w:t>
      </w:r>
      <w:r>
        <w:rPr>
          <w:rFonts w:hint="eastAsia"/>
          <w:noProof/>
          <w:rtl/>
        </w:rPr>
        <w:t>שוות</w:t>
      </w:r>
      <w:r>
        <w:rPr>
          <w:noProof/>
          <w:rtl/>
        </w:rPr>
        <w:t xml:space="preserve"> </w:t>
      </w:r>
      <w:r>
        <w:rPr>
          <w:rFonts w:hint="eastAsia"/>
          <w:noProof/>
          <w:rtl/>
        </w:rPr>
        <w:t>מחלוקת</w:t>
      </w:r>
    </w:p>
    <w:p w14:paraId="4A3F47A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הביאו</w:t>
      </w:r>
      <w:r>
        <w:rPr>
          <w:rtl/>
        </w:rPr>
        <w:t xml:space="preserve"> </w:t>
      </w:r>
      <w:r>
        <w:rPr>
          <w:rFonts w:hint="eastAsia"/>
          <w:rtl/>
        </w:rPr>
        <w:t>לפניהם</w:t>
      </w:r>
      <w:r>
        <w:rPr>
          <w:rtl/>
        </w:rPr>
        <w:t xml:space="preserve"> </w:t>
      </w:r>
      <w:r>
        <w:rPr>
          <w:rFonts w:hint="eastAsia"/>
          <w:rtl/>
        </w:rPr>
        <w:t>תאנים</w:t>
      </w:r>
      <w:r>
        <w:rPr>
          <w:rtl/>
        </w:rPr>
        <w:t xml:space="preserve"> </w:t>
      </w:r>
      <w:r>
        <w:rPr>
          <w:rFonts w:hint="eastAsia"/>
          <w:rtl/>
        </w:rPr>
        <w:t>וענבים</w:t>
      </w:r>
      <w:r>
        <w:rPr>
          <w:rtl/>
        </w:rPr>
        <w:t xml:space="preserve"> </w:t>
      </w:r>
      <w:r>
        <w:rPr>
          <w:rFonts w:hint="eastAsia"/>
          <w:rtl/>
        </w:rPr>
        <w:t>בתוך</w:t>
      </w:r>
      <w:r>
        <w:rPr>
          <w:rtl/>
        </w:rPr>
        <w:t xml:space="preserve"> </w:t>
      </w:r>
      <w:r>
        <w:rPr>
          <w:rFonts w:hint="eastAsia"/>
          <w:rtl/>
        </w:rPr>
        <w:t>הסעודה</w:t>
      </w:r>
      <w:r>
        <w:rPr>
          <w:rtl/>
        </w:rPr>
        <w:t>.</w:t>
      </w:r>
    </w:p>
    <w:p w14:paraId="034430F0" w14:textId="2F60DDC3"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r>
        <w:rPr>
          <w:noProof/>
          <w:rtl/>
        </w:rPr>
        <w:t xml:space="preserve"> | </w:t>
      </w:r>
      <w:r w:rsidRPr="009C2A5E">
        <w:rPr>
          <w:rFonts w:hint="eastAsia"/>
          <w:noProof/>
          <w:rtl/>
        </w:rPr>
        <w:t>שלא</w:t>
      </w:r>
      <w:r w:rsidRPr="009C2A5E">
        <w:rPr>
          <w:noProof/>
          <w:rtl/>
        </w:rPr>
        <w:t xml:space="preserve"> </w:t>
      </w:r>
      <w:r w:rsidRPr="009C2A5E">
        <w:rPr>
          <w:rFonts w:hint="eastAsia"/>
          <w:noProof/>
          <w:rtl/>
        </w:rPr>
        <w:t>מחמת</w:t>
      </w:r>
      <w:r w:rsidRPr="009C2A5E">
        <w:rPr>
          <w:noProof/>
          <w:rtl/>
        </w:rPr>
        <w:t xml:space="preserve"> </w:t>
      </w:r>
      <w:r w:rsidRPr="009C2A5E">
        <w:rPr>
          <w:rFonts w:hint="eastAsia"/>
          <w:noProof/>
          <w:rtl/>
        </w:rPr>
        <w:t>הסעודה</w:t>
      </w:r>
      <w:r w:rsidRPr="009C2A5E">
        <w:rPr>
          <w:noProof/>
          <w:rtl/>
        </w:rPr>
        <w:t xml:space="preserve"> </w:t>
      </w:r>
      <w:r w:rsidRPr="009C2A5E">
        <w:rPr>
          <w:rFonts w:hint="eastAsia"/>
          <w:noProof/>
          <w:rtl/>
        </w:rPr>
        <w:t>בתוך</w:t>
      </w:r>
      <w:r w:rsidRPr="009C2A5E">
        <w:rPr>
          <w:noProof/>
          <w:rtl/>
        </w:rPr>
        <w:t xml:space="preserve"> </w:t>
      </w:r>
      <w:r w:rsidRPr="009C2A5E">
        <w:rPr>
          <w:rFonts w:hint="eastAsia"/>
          <w:noProof/>
          <w:rtl/>
        </w:rPr>
        <w:t>הסעודה</w:t>
      </w:r>
      <w:r>
        <w:rPr>
          <w:noProof/>
          <w:rtl/>
        </w:rPr>
        <w:t xml:space="preserve"> | </w:t>
      </w:r>
      <w:r>
        <w:rPr>
          <w:rFonts w:hint="eastAsia"/>
          <w:noProof/>
          <w:rtl/>
        </w:rPr>
        <w:t>לאחר</w:t>
      </w:r>
      <w:r>
        <w:rPr>
          <w:noProof/>
          <w:rtl/>
        </w:rPr>
        <w:t xml:space="preserve"> </w:t>
      </w:r>
      <w:r>
        <w:rPr>
          <w:rFonts w:hint="eastAsia"/>
          <w:noProof/>
          <w:rtl/>
        </w:rPr>
        <w:t>סעודה</w:t>
      </w:r>
      <w:r>
        <w:rPr>
          <w:noProof/>
          <w:rtl/>
        </w:rPr>
        <w:t xml:space="preserve"> | </w:t>
      </w:r>
      <w:r>
        <w:rPr>
          <w:rFonts w:hint="eastAsia"/>
          <w:noProof/>
          <w:rtl/>
        </w:rPr>
        <w:t>עסק</w:t>
      </w:r>
      <w:r>
        <w:rPr>
          <w:noProof/>
          <w:rtl/>
        </w:rPr>
        <w:t xml:space="preserve"> | </w:t>
      </w:r>
      <w:r>
        <w:rPr>
          <w:rFonts w:hint="eastAsia"/>
          <w:noProof/>
          <w:rtl/>
        </w:rPr>
        <w:t>אין</w:t>
      </w:r>
      <w:r>
        <w:rPr>
          <w:noProof/>
          <w:rtl/>
        </w:rPr>
        <w:t xml:space="preserve"> </w:t>
      </w:r>
      <w:r>
        <w:rPr>
          <w:rFonts w:hint="eastAsia"/>
          <w:noProof/>
          <w:rtl/>
        </w:rPr>
        <w:t>הלכה</w:t>
      </w:r>
      <w:r>
        <w:rPr>
          <w:noProof/>
          <w:rtl/>
        </w:rPr>
        <w:t xml:space="preserve"> | </w:t>
      </w:r>
      <w:r>
        <w:rPr>
          <w:rFonts w:hint="eastAsia"/>
          <w:noProof/>
          <w:rtl/>
        </w:rPr>
        <w:t>דווקא</w:t>
      </w:r>
      <w:r>
        <w:rPr>
          <w:noProof/>
          <w:rtl/>
        </w:rPr>
        <w:t xml:space="preserve"> </w:t>
      </w:r>
      <w:r>
        <w:rPr>
          <w:rFonts w:hint="eastAsia"/>
          <w:noProof/>
          <w:rtl/>
        </w:rPr>
        <w:t>בסלק</w:t>
      </w:r>
      <w:r>
        <w:rPr>
          <w:noProof/>
          <w:rtl/>
        </w:rPr>
        <w:t xml:space="preserve"> </w:t>
      </w:r>
      <w:r>
        <w:rPr>
          <w:rFonts w:hint="eastAsia"/>
          <w:noProof/>
          <w:rtl/>
        </w:rPr>
        <w:t>הלחם</w:t>
      </w:r>
      <w:r>
        <w:rPr>
          <w:noProof/>
          <w:rtl/>
        </w:rPr>
        <w:t xml:space="preserve"> | </w:t>
      </w:r>
      <w:r w:rsidRPr="009C2A5E">
        <w:rPr>
          <w:rFonts w:hint="eastAsia"/>
          <w:noProof/>
          <w:rtl/>
        </w:rPr>
        <w:t>הרגיל</w:t>
      </w:r>
      <w:r w:rsidRPr="009C2A5E">
        <w:rPr>
          <w:noProof/>
          <w:rtl/>
        </w:rPr>
        <w:t xml:space="preserve"> </w:t>
      </w:r>
      <w:r w:rsidRPr="009C2A5E">
        <w:rPr>
          <w:rFonts w:hint="eastAsia"/>
          <w:noProof/>
          <w:rtl/>
        </w:rPr>
        <w:t>בשמן</w:t>
      </w:r>
      <w:r>
        <w:rPr>
          <w:noProof/>
          <w:rtl/>
        </w:rPr>
        <w:t xml:space="preserve"> | </w:t>
      </w:r>
      <w:r>
        <w:rPr>
          <w:rFonts w:hint="eastAsia"/>
          <w:noProof/>
          <w:rtl/>
        </w:rPr>
        <w:t>תכף</w:t>
      </w:r>
      <w:r>
        <w:rPr>
          <w:noProof/>
          <w:rtl/>
        </w:rPr>
        <w:t xml:space="preserve"> | </w:t>
      </w:r>
      <w:r>
        <w:rPr>
          <w:rFonts w:hint="eastAsia"/>
          <w:noProof/>
          <w:rtl/>
        </w:rPr>
        <w:t>פטר</w:t>
      </w:r>
      <w:r>
        <w:rPr>
          <w:noProof/>
          <w:rtl/>
        </w:rPr>
        <w:t xml:space="preserve"> </w:t>
      </w:r>
      <w:r>
        <w:rPr>
          <w:rFonts w:hint="eastAsia"/>
          <w:noProof/>
          <w:rtl/>
        </w:rPr>
        <w:t>היין</w:t>
      </w:r>
      <w:r>
        <w:rPr>
          <w:noProof/>
          <w:rtl/>
        </w:rPr>
        <w:t xml:space="preserve"> </w:t>
      </w:r>
      <w:r>
        <w:rPr>
          <w:rFonts w:hint="eastAsia"/>
          <w:noProof/>
          <w:rtl/>
        </w:rPr>
        <w:t>שלאחר</w:t>
      </w:r>
      <w:r>
        <w:rPr>
          <w:noProof/>
          <w:rtl/>
        </w:rPr>
        <w:t xml:space="preserve"> </w:t>
      </w:r>
      <w:r>
        <w:rPr>
          <w:rFonts w:hint="eastAsia"/>
          <w:noProof/>
          <w:rtl/>
        </w:rPr>
        <w:t>המזון</w:t>
      </w:r>
      <w:r>
        <w:rPr>
          <w:noProof/>
          <w:rtl/>
        </w:rPr>
        <w:t xml:space="preserve"> | </w:t>
      </w:r>
      <w:r>
        <w:rPr>
          <w:rFonts w:hint="eastAsia"/>
          <w:noProof/>
          <w:rtl/>
        </w:rPr>
        <w:t>דווקא</w:t>
      </w:r>
      <w:r>
        <w:rPr>
          <w:noProof/>
          <w:rtl/>
        </w:rPr>
        <w:t xml:space="preserve"> </w:t>
      </w:r>
      <w:r>
        <w:rPr>
          <w:rFonts w:hint="eastAsia"/>
          <w:noProof/>
          <w:rtl/>
        </w:rPr>
        <w:t>בשבתות</w:t>
      </w:r>
      <w:r>
        <w:rPr>
          <w:noProof/>
          <w:rtl/>
        </w:rPr>
        <w:t xml:space="preserve"> </w:t>
      </w:r>
      <w:r>
        <w:rPr>
          <w:rFonts w:hint="eastAsia"/>
          <w:noProof/>
          <w:rtl/>
        </w:rPr>
        <w:t>ויו</w:t>
      </w:r>
      <w:r>
        <w:rPr>
          <w:noProof/>
          <w:rtl/>
        </w:rPr>
        <w:t>"</w:t>
      </w:r>
      <w:r>
        <w:rPr>
          <w:rFonts w:hint="eastAsia"/>
          <w:noProof/>
          <w:rtl/>
        </w:rPr>
        <w:t>ט</w:t>
      </w:r>
      <w:r>
        <w:rPr>
          <w:noProof/>
          <w:rtl/>
        </w:rPr>
        <w:t xml:space="preserve">, | </w:t>
      </w:r>
      <w:r>
        <w:rPr>
          <w:rFonts w:hint="eastAsia"/>
          <w:noProof/>
          <w:rtl/>
        </w:rPr>
        <w:t>דווקא</w:t>
      </w:r>
      <w:r>
        <w:rPr>
          <w:noProof/>
          <w:rtl/>
        </w:rPr>
        <w:t xml:space="preserve"> </w:t>
      </w:r>
      <w:r>
        <w:rPr>
          <w:rFonts w:hint="eastAsia"/>
          <w:noProof/>
          <w:rtl/>
        </w:rPr>
        <w:t>בשבתות</w:t>
      </w:r>
      <w:r>
        <w:rPr>
          <w:noProof/>
          <w:rtl/>
        </w:rPr>
        <w:t xml:space="preserve"> </w:t>
      </w:r>
      <w:r>
        <w:rPr>
          <w:rFonts w:hint="eastAsia"/>
          <w:noProof/>
          <w:rtl/>
        </w:rPr>
        <w:t>ויו</w:t>
      </w:r>
      <w:r>
        <w:rPr>
          <w:noProof/>
          <w:rtl/>
        </w:rPr>
        <w:t>"</w:t>
      </w:r>
      <w:r>
        <w:rPr>
          <w:rFonts w:hint="eastAsia"/>
          <w:noProof/>
          <w:rtl/>
        </w:rPr>
        <w:t>ט</w:t>
      </w:r>
      <w:r>
        <w:rPr>
          <w:noProof/>
          <w:rtl/>
        </w:rPr>
        <w:t xml:space="preserve">, | </w:t>
      </w:r>
      <w:r>
        <w:rPr>
          <w:rFonts w:hint="eastAsia"/>
          <w:noProof/>
          <w:rtl/>
        </w:rPr>
        <w:t>בא</w:t>
      </w:r>
      <w:r>
        <w:rPr>
          <w:noProof/>
          <w:rtl/>
        </w:rPr>
        <w:t xml:space="preserve"> </w:t>
      </w:r>
      <w:r>
        <w:rPr>
          <w:rFonts w:hint="eastAsia"/>
          <w:noProof/>
          <w:rtl/>
        </w:rPr>
        <w:t>להם</w:t>
      </w:r>
      <w:r>
        <w:rPr>
          <w:noProof/>
          <w:rtl/>
        </w:rPr>
        <w:t xml:space="preserve"> </w:t>
      </w:r>
      <w:r>
        <w:rPr>
          <w:rFonts w:hint="eastAsia"/>
          <w:noProof/>
          <w:rtl/>
        </w:rPr>
        <w:t>יין</w:t>
      </w:r>
      <w:r>
        <w:rPr>
          <w:noProof/>
          <w:rtl/>
        </w:rPr>
        <w:t xml:space="preserve"> </w:t>
      </w:r>
      <w:r>
        <w:rPr>
          <w:rFonts w:hint="eastAsia"/>
          <w:noProof/>
          <w:rtl/>
        </w:rPr>
        <w:t>בתוך</w:t>
      </w:r>
      <w:r>
        <w:rPr>
          <w:noProof/>
          <w:rtl/>
        </w:rPr>
        <w:t xml:space="preserve"> </w:t>
      </w:r>
      <w:r>
        <w:rPr>
          <w:rFonts w:hint="eastAsia"/>
          <w:noProof/>
          <w:rtl/>
        </w:rPr>
        <w:t>המזון</w:t>
      </w:r>
      <w:r>
        <w:rPr>
          <w:noProof/>
          <w:rtl/>
        </w:rPr>
        <w:t xml:space="preserve">, </w:t>
      </w:r>
      <w:r>
        <w:rPr>
          <w:rFonts w:hint="eastAsia"/>
          <w:noProof/>
          <w:rtl/>
        </w:rPr>
        <w:t>אם</w:t>
      </w:r>
      <w:r>
        <w:rPr>
          <w:noProof/>
          <w:rtl/>
        </w:rPr>
        <w:t xml:space="preserve"> </w:t>
      </w:r>
      <w:r>
        <w:rPr>
          <w:rFonts w:hint="eastAsia"/>
          <w:noProof/>
          <w:rtl/>
        </w:rPr>
        <w:t>פוטר</w:t>
      </w:r>
      <w:r>
        <w:rPr>
          <w:noProof/>
          <w:rtl/>
        </w:rPr>
        <w:t xml:space="preserve"> </w:t>
      </w:r>
      <w:r>
        <w:rPr>
          <w:rFonts w:hint="eastAsia"/>
          <w:noProof/>
          <w:rtl/>
        </w:rPr>
        <w:t>היין</w:t>
      </w:r>
      <w:r>
        <w:rPr>
          <w:noProof/>
          <w:rtl/>
        </w:rPr>
        <w:t xml:space="preserve"> </w:t>
      </w:r>
      <w:r>
        <w:rPr>
          <w:rFonts w:hint="eastAsia"/>
          <w:noProof/>
          <w:rtl/>
        </w:rPr>
        <w:t>שלאחר</w:t>
      </w:r>
      <w:r>
        <w:rPr>
          <w:noProof/>
          <w:rtl/>
        </w:rPr>
        <w:t xml:space="preserve"> </w:t>
      </w:r>
      <w:r>
        <w:rPr>
          <w:rFonts w:hint="eastAsia"/>
          <w:noProof/>
          <w:rtl/>
        </w:rPr>
        <w:t>המזון</w:t>
      </w:r>
      <w:r>
        <w:rPr>
          <w:noProof/>
          <w:rtl/>
        </w:rPr>
        <w:t xml:space="preserve"> | </w:t>
      </w:r>
      <w:r>
        <w:rPr>
          <w:rFonts w:hint="eastAsia"/>
          <w:noProof/>
          <w:rtl/>
        </w:rPr>
        <w:t>איבעיא</w:t>
      </w:r>
      <w:r>
        <w:rPr>
          <w:noProof/>
          <w:rtl/>
        </w:rPr>
        <w:t xml:space="preserve"> | </w:t>
      </w:r>
      <w:r>
        <w:rPr>
          <w:rFonts w:hint="eastAsia"/>
          <w:noProof/>
          <w:rtl/>
        </w:rPr>
        <w:t>או</w:t>
      </w:r>
      <w:r>
        <w:rPr>
          <w:noProof/>
          <w:rtl/>
        </w:rPr>
        <w:t xml:space="preserve"> | </w:t>
      </w:r>
      <w:r>
        <w:rPr>
          <w:rFonts w:hint="eastAsia"/>
          <w:noProof/>
          <w:rtl/>
        </w:rPr>
        <w:t>היו</w:t>
      </w:r>
      <w:r>
        <w:rPr>
          <w:noProof/>
          <w:rtl/>
        </w:rPr>
        <w:t xml:space="preserve"> </w:t>
      </w:r>
      <w:r>
        <w:rPr>
          <w:rFonts w:hint="eastAsia"/>
          <w:noProof/>
          <w:rtl/>
        </w:rPr>
        <w:t>יושבין</w:t>
      </w:r>
      <w:r>
        <w:rPr>
          <w:noProof/>
          <w:rtl/>
        </w:rPr>
        <w:t xml:space="preserve"> </w:t>
      </w:r>
      <w:r>
        <w:rPr>
          <w:rFonts w:hint="eastAsia"/>
          <w:noProof/>
          <w:rtl/>
        </w:rPr>
        <w:t>כל</w:t>
      </w:r>
      <w:r>
        <w:rPr>
          <w:noProof/>
          <w:rtl/>
        </w:rPr>
        <w:t xml:space="preserve"> </w:t>
      </w:r>
      <w:r>
        <w:rPr>
          <w:rFonts w:hint="eastAsia"/>
          <w:noProof/>
          <w:rtl/>
        </w:rPr>
        <w:t>אחד</w:t>
      </w:r>
      <w:r>
        <w:rPr>
          <w:noProof/>
          <w:rtl/>
        </w:rPr>
        <w:t xml:space="preserve"> </w:t>
      </w:r>
      <w:r>
        <w:rPr>
          <w:rFonts w:hint="eastAsia"/>
          <w:noProof/>
          <w:rtl/>
        </w:rPr>
        <w:t>מברך</w:t>
      </w:r>
      <w:r>
        <w:rPr>
          <w:noProof/>
          <w:rtl/>
        </w:rPr>
        <w:t xml:space="preserve"> </w:t>
      </w:r>
      <w:r>
        <w:rPr>
          <w:rFonts w:hint="eastAsia"/>
          <w:noProof/>
          <w:rtl/>
        </w:rPr>
        <w:t>לעצמו</w:t>
      </w:r>
      <w:r>
        <w:rPr>
          <w:noProof/>
          <w:rtl/>
        </w:rPr>
        <w:t xml:space="preserve">, </w:t>
      </w:r>
      <w:r>
        <w:rPr>
          <w:rFonts w:hint="eastAsia"/>
          <w:noProof/>
          <w:rtl/>
        </w:rPr>
        <w:t>הסבו</w:t>
      </w:r>
      <w:r>
        <w:rPr>
          <w:noProof/>
          <w:rtl/>
        </w:rPr>
        <w:t xml:space="preserve"> </w:t>
      </w:r>
      <w:r>
        <w:rPr>
          <w:rFonts w:hint="eastAsia"/>
          <w:noProof/>
          <w:rtl/>
        </w:rPr>
        <w:t>אחד</w:t>
      </w:r>
      <w:r>
        <w:rPr>
          <w:noProof/>
          <w:rtl/>
        </w:rPr>
        <w:t xml:space="preserve"> </w:t>
      </w:r>
      <w:r>
        <w:rPr>
          <w:rFonts w:hint="eastAsia"/>
          <w:noProof/>
          <w:rtl/>
        </w:rPr>
        <w:t>מברך</w:t>
      </w:r>
      <w:r>
        <w:rPr>
          <w:noProof/>
          <w:rtl/>
        </w:rPr>
        <w:t xml:space="preserve"> </w:t>
      </w:r>
      <w:r>
        <w:rPr>
          <w:rFonts w:hint="eastAsia"/>
          <w:noProof/>
          <w:rtl/>
        </w:rPr>
        <w:t>לכולן</w:t>
      </w:r>
      <w:r>
        <w:rPr>
          <w:noProof/>
          <w:rtl/>
        </w:rPr>
        <w:t xml:space="preserve">. | </w:t>
      </w:r>
      <w:r>
        <w:rPr>
          <w:rFonts w:hint="eastAsia"/>
          <w:noProof/>
          <w:rtl/>
        </w:rPr>
        <w:t>לא</w:t>
      </w:r>
      <w:r>
        <w:rPr>
          <w:noProof/>
          <w:rtl/>
        </w:rPr>
        <w:t xml:space="preserve"> </w:t>
      </w:r>
      <w:r>
        <w:rPr>
          <w:rFonts w:hint="eastAsia"/>
          <w:noProof/>
          <w:rtl/>
        </w:rPr>
        <w:t>הסבו</w:t>
      </w:r>
      <w:r>
        <w:rPr>
          <w:noProof/>
          <w:rtl/>
        </w:rPr>
        <w:t xml:space="preserve"> | </w:t>
      </w:r>
      <w:r>
        <w:rPr>
          <w:rFonts w:hint="eastAsia"/>
          <w:noProof/>
          <w:rtl/>
        </w:rPr>
        <w:t>כשנפטר</w:t>
      </w:r>
      <w:r>
        <w:rPr>
          <w:noProof/>
          <w:rtl/>
        </w:rPr>
        <w:t xml:space="preserve"> </w:t>
      </w:r>
      <w:r>
        <w:rPr>
          <w:rFonts w:hint="eastAsia"/>
          <w:noProof/>
          <w:rtl/>
        </w:rPr>
        <w:t>רב</w:t>
      </w:r>
      <w:r>
        <w:rPr>
          <w:noProof/>
          <w:rtl/>
        </w:rPr>
        <w:t xml:space="preserve"> | </w:t>
      </w:r>
      <w:r>
        <w:rPr>
          <w:rFonts w:hint="eastAsia"/>
          <w:noProof/>
          <w:rtl/>
        </w:rPr>
        <w:t>דכיון</w:t>
      </w:r>
      <w:r>
        <w:rPr>
          <w:noProof/>
          <w:rtl/>
        </w:rPr>
        <w:t xml:space="preserve"> </w:t>
      </w:r>
      <w:r>
        <w:rPr>
          <w:rFonts w:hint="eastAsia"/>
          <w:noProof/>
          <w:rtl/>
        </w:rPr>
        <w:t>שאמרו</w:t>
      </w:r>
      <w:r>
        <w:rPr>
          <w:noProof/>
          <w:rtl/>
        </w:rPr>
        <w:t xml:space="preserve"> </w:t>
      </w:r>
      <w:r>
        <w:rPr>
          <w:rFonts w:hint="eastAsia"/>
          <w:noProof/>
          <w:rtl/>
        </w:rPr>
        <w:t>נלך</w:t>
      </w:r>
      <w:r>
        <w:rPr>
          <w:noProof/>
          <w:rtl/>
        </w:rPr>
        <w:t xml:space="preserve"> </w:t>
      </w:r>
      <w:r>
        <w:rPr>
          <w:rFonts w:hint="eastAsia"/>
          <w:noProof/>
          <w:rtl/>
        </w:rPr>
        <w:t>ונאכל</w:t>
      </w:r>
      <w:r>
        <w:rPr>
          <w:noProof/>
          <w:rtl/>
        </w:rPr>
        <w:t xml:space="preserve"> </w:t>
      </w:r>
      <w:r>
        <w:rPr>
          <w:rFonts w:hint="eastAsia"/>
          <w:noProof/>
          <w:rtl/>
        </w:rPr>
        <w:t>במקום</w:t>
      </w:r>
      <w:r>
        <w:rPr>
          <w:noProof/>
          <w:rtl/>
        </w:rPr>
        <w:t xml:space="preserve"> </w:t>
      </w:r>
      <w:r>
        <w:rPr>
          <w:rFonts w:hint="eastAsia"/>
          <w:noProof/>
          <w:rtl/>
        </w:rPr>
        <w:t>פלוני</w:t>
      </w:r>
      <w:r>
        <w:rPr>
          <w:noProof/>
          <w:rtl/>
        </w:rPr>
        <w:t xml:space="preserve"> </w:t>
      </w:r>
      <w:r>
        <w:rPr>
          <w:rFonts w:hint="eastAsia"/>
          <w:noProof/>
          <w:rtl/>
        </w:rPr>
        <w:t>כהסבו</w:t>
      </w:r>
      <w:r>
        <w:rPr>
          <w:noProof/>
          <w:rtl/>
        </w:rPr>
        <w:t xml:space="preserve"> </w:t>
      </w:r>
      <w:r>
        <w:rPr>
          <w:rFonts w:hint="eastAsia"/>
          <w:noProof/>
          <w:rtl/>
        </w:rPr>
        <w:t>דמי</w:t>
      </w:r>
    </w:p>
    <w:p w14:paraId="6A16070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הסבו</w:t>
      </w:r>
      <w:r w:rsidRPr="009C2A5E">
        <w:rPr>
          <w:rtl/>
        </w:rPr>
        <w:t xml:space="preserve"> - </w:t>
      </w:r>
      <w:r w:rsidRPr="009C2A5E">
        <w:rPr>
          <w:rFonts w:hint="eastAsia"/>
          <w:rtl/>
        </w:rPr>
        <w:t>אחד</w:t>
      </w:r>
      <w:r w:rsidRPr="009C2A5E">
        <w:rPr>
          <w:rtl/>
        </w:rPr>
        <w:t xml:space="preserve"> </w:t>
      </w:r>
      <w:r w:rsidRPr="009C2A5E">
        <w:rPr>
          <w:rFonts w:hint="eastAsia"/>
          <w:rtl/>
        </w:rPr>
        <w:t>מברך</w:t>
      </w:r>
      <w:r w:rsidRPr="009C2A5E">
        <w:rPr>
          <w:rtl/>
        </w:rPr>
        <w:t xml:space="preserve"> </w:t>
      </w:r>
      <w:r w:rsidRPr="009C2A5E">
        <w:rPr>
          <w:rFonts w:hint="eastAsia"/>
          <w:rtl/>
        </w:rPr>
        <w:t>לכולן</w:t>
      </w:r>
    </w:p>
    <w:p w14:paraId="4DB5FB79" w14:textId="2F0C28BF" w:rsidR="00B90B03" w:rsidRDefault="00B90B03" w:rsidP="006253B1">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דווקא</w:t>
      </w:r>
      <w:r>
        <w:rPr>
          <w:noProof/>
          <w:rtl/>
        </w:rPr>
        <w:t xml:space="preserve"> </w:t>
      </w:r>
      <w:r>
        <w:rPr>
          <w:rFonts w:hint="eastAsia"/>
          <w:noProof/>
          <w:rtl/>
        </w:rPr>
        <w:t>פת</w:t>
      </w:r>
      <w:r>
        <w:rPr>
          <w:noProof/>
          <w:rtl/>
        </w:rPr>
        <w:t xml:space="preserve"> </w:t>
      </w:r>
      <w:r>
        <w:rPr>
          <w:rFonts w:hint="eastAsia"/>
          <w:noProof/>
          <w:rtl/>
        </w:rPr>
        <w:t>דבעי</w:t>
      </w:r>
      <w:r>
        <w:rPr>
          <w:noProof/>
          <w:rtl/>
        </w:rPr>
        <w:t xml:space="preserve"> </w:t>
      </w:r>
      <w:r>
        <w:rPr>
          <w:rFonts w:hint="eastAsia"/>
          <w:noProof/>
          <w:rtl/>
        </w:rPr>
        <w:t>הסבה</w:t>
      </w:r>
      <w:r>
        <w:rPr>
          <w:noProof/>
          <w:rtl/>
        </w:rPr>
        <w:t xml:space="preserve"> | </w:t>
      </w:r>
      <w:r>
        <w:rPr>
          <w:rFonts w:hint="eastAsia"/>
          <w:noProof/>
          <w:rtl/>
        </w:rPr>
        <w:t>אפילו</w:t>
      </w:r>
      <w:r>
        <w:rPr>
          <w:noProof/>
          <w:rtl/>
        </w:rPr>
        <w:t xml:space="preserve"> | </w:t>
      </w:r>
      <w:r>
        <w:rPr>
          <w:rFonts w:hint="eastAsia"/>
          <w:noProof/>
          <w:rtl/>
        </w:rPr>
        <w:t>מהניא</w:t>
      </w:r>
      <w:r>
        <w:rPr>
          <w:noProof/>
          <w:rtl/>
        </w:rPr>
        <w:t xml:space="preserve"> | </w:t>
      </w:r>
      <w:r>
        <w:rPr>
          <w:rFonts w:hint="eastAsia"/>
          <w:noProof/>
          <w:rtl/>
        </w:rPr>
        <w:t>כיצד</w:t>
      </w:r>
      <w:r>
        <w:rPr>
          <w:noProof/>
          <w:rtl/>
        </w:rPr>
        <w:t xml:space="preserve"> </w:t>
      </w:r>
      <w:r>
        <w:rPr>
          <w:rFonts w:hint="eastAsia"/>
          <w:noProof/>
          <w:rtl/>
        </w:rPr>
        <w:t>סדר</w:t>
      </w:r>
      <w:r>
        <w:rPr>
          <w:noProof/>
          <w:rtl/>
        </w:rPr>
        <w:t xml:space="preserve"> </w:t>
      </w:r>
      <w:r>
        <w:rPr>
          <w:rFonts w:hint="eastAsia"/>
          <w:noProof/>
          <w:rtl/>
        </w:rPr>
        <w:t>הסבה</w:t>
      </w:r>
      <w:r>
        <w:rPr>
          <w:noProof/>
          <w:rtl/>
        </w:rPr>
        <w:t xml:space="preserve">? | </w:t>
      </w:r>
      <w:r>
        <w:rPr>
          <w:rFonts w:hint="eastAsia"/>
          <w:noProof/>
          <w:rtl/>
        </w:rPr>
        <w:t>עלו</w:t>
      </w:r>
      <w:r>
        <w:rPr>
          <w:noProof/>
          <w:rtl/>
        </w:rPr>
        <w:t xml:space="preserve"> </w:t>
      </w:r>
      <w:r>
        <w:rPr>
          <w:rFonts w:hint="eastAsia"/>
          <w:noProof/>
          <w:rtl/>
        </w:rPr>
        <w:t>והסבו</w:t>
      </w:r>
      <w:r>
        <w:rPr>
          <w:noProof/>
          <w:rtl/>
        </w:rPr>
        <w:t xml:space="preserve"> </w:t>
      </w:r>
      <w:r>
        <w:rPr>
          <w:rFonts w:hint="eastAsia"/>
          <w:noProof/>
          <w:rtl/>
        </w:rPr>
        <w:t>ובא</w:t>
      </w:r>
      <w:r>
        <w:rPr>
          <w:noProof/>
          <w:rtl/>
        </w:rPr>
        <w:t xml:space="preserve"> </w:t>
      </w:r>
      <w:r>
        <w:rPr>
          <w:rFonts w:hint="eastAsia"/>
          <w:noProof/>
          <w:rtl/>
        </w:rPr>
        <w:t>להם</w:t>
      </w:r>
      <w:r>
        <w:rPr>
          <w:noProof/>
          <w:rtl/>
        </w:rPr>
        <w:t xml:space="preserve"> </w:t>
      </w:r>
      <w:r>
        <w:rPr>
          <w:rFonts w:hint="eastAsia"/>
          <w:noProof/>
          <w:rtl/>
        </w:rPr>
        <w:t>מים</w:t>
      </w:r>
      <w:r>
        <w:rPr>
          <w:noProof/>
          <w:rtl/>
        </w:rPr>
        <w:t xml:space="preserve">, | </w:t>
      </w:r>
      <w:r>
        <w:rPr>
          <w:rFonts w:hint="eastAsia"/>
          <w:noProof/>
          <w:rtl/>
        </w:rPr>
        <w:t>בא</w:t>
      </w:r>
      <w:r>
        <w:rPr>
          <w:noProof/>
          <w:rtl/>
        </w:rPr>
        <w:t xml:space="preserve"> </w:t>
      </w:r>
      <w:r>
        <w:rPr>
          <w:rFonts w:hint="eastAsia"/>
          <w:noProof/>
          <w:rtl/>
        </w:rPr>
        <w:t>להם</w:t>
      </w:r>
      <w:r>
        <w:rPr>
          <w:noProof/>
          <w:rtl/>
        </w:rPr>
        <w:t xml:space="preserve"> </w:t>
      </w:r>
      <w:r>
        <w:rPr>
          <w:rFonts w:hint="eastAsia"/>
          <w:noProof/>
          <w:rtl/>
        </w:rPr>
        <w:t>יין</w:t>
      </w:r>
      <w:r>
        <w:rPr>
          <w:noProof/>
          <w:rtl/>
        </w:rPr>
        <w:t xml:space="preserve">, | </w:t>
      </w:r>
      <w:r>
        <w:rPr>
          <w:rFonts w:hint="eastAsia"/>
          <w:noProof/>
          <w:rtl/>
        </w:rPr>
        <w:t>והוא</w:t>
      </w:r>
      <w:r>
        <w:rPr>
          <w:noProof/>
          <w:rtl/>
        </w:rPr>
        <w:t xml:space="preserve"> </w:t>
      </w:r>
      <w:r>
        <w:rPr>
          <w:rFonts w:hint="eastAsia"/>
          <w:noProof/>
          <w:rtl/>
        </w:rPr>
        <w:t>אומר</w:t>
      </w:r>
      <w:r>
        <w:rPr>
          <w:noProof/>
          <w:rtl/>
        </w:rPr>
        <w:t xml:space="preserve"> </w:t>
      </w:r>
      <w:r>
        <w:rPr>
          <w:rFonts w:hint="eastAsia"/>
          <w:noProof/>
          <w:rtl/>
        </w:rPr>
        <w:t>על</w:t>
      </w:r>
      <w:r>
        <w:rPr>
          <w:noProof/>
          <w:rtl/>
        </w:rPr>
        <w:t xml:space="preserve"> </w:t>
      </w:r>
      <w:r>
        <w:rPr>
          <w:rFonts w:hint="eastAsia"/>
          <w:noProof/>
          <w:rtl/>
        </w:rPr>
        <w:t>המוגמר</w:t>
      </w:r>
      <w:r>
        <w:rPr>
          <w:noProof/>
          <w:rtl/>
        </w:rPr>
        <w:t xml:space="preserve"> </w:t>
      </w:r>
      <w:r>
        <w:rPr>
          <w:rFonts w:hint="eastAsia"/>
          <w:noProof/>
          <w:rtl/>
        </w:rPr>
        <w:t>כו</w:t>
      </w:r>
      <w:r>
        <w:rPr>
          <w:noProof/>
          <w:rtl/>
        </w:rPr>
        <w:t xml:space="preserve">'. | </w:t>
      </w:r>
      <w:r>
        <w:rPr>
          <w:rFonts w:hint="eastAsia"/>
          <w:noProof/>
          <w:rtl/>
        </w:rPr>
        <w:t>מאימתי</w:t>
      </w:r>
      <w:r>
        <w:rPr>
          <w:noProof/>
          <w:rtl/>
        </w:rPr>
        <w:t xml:space="preserve"> </w:t>
      </w:r>
      <w:r>
        <w:rPr>
          <w:rFonts w:hint="eastAsia"/>
          <w:noProof/>
          <w:rtl/>
        </w:rPr>
        <w:t>מברכין</w:t>
      </w:r>
      <w:r>
        <w:rPr>
          <w:noProof/>
          <w:rtl/>
        </w:rPr>
        <w:t xml:space="preserve"> </w:t>
      </w:r>
      <w:r>
        <w:rPr>
          <w:rFonts w:hint="eastAsia"/>
          <w:noProof/>
          <w:rtl/>
        </w:rPr>
        <w:t>על</w:t>
      </w:r>
      <w:r>
        <w:rPr>
          <w:noProof/>
          <w:rtl/>
        </w:rPr>
        <w:t xml:space="preserve"> </w:t>
      </w:r>
      <w:r>
        <w:rPr>
          <w:rFonts w:hint="eastAsia"/>
          <w:noProof/>
          <w:rtl/>
        </w:rPr>
        <w:t>הריח</w:t>
      </w:r>
      <w:r>
        <w:rPr>
          <w:noProof/>
          <w:rtl/>
        </w:rPr>
        <w:t xml:space="preserve"> | </w:t>
      </w:r>
      <w:r>
        <w:rPr>
          <w:rFonts w:hint="eastAsia"/>
          <w:noProof/>
          <w:rtl/>
        </w:rPr>
        <w:t>כל</w:t>
      </w:r>
      <w:r>
        <w:rPr>
          <w:noProof/>
          <w:rtl/>
        </w:rPr>
        <w:t xml:space="preserve"> </w:t>
      </w:r>
      <w:r>
        <w:rPr>
          <w:rFonts w:hint="eastAsia"/>
          <w:noProof/>
          <w:rtl/>
        </w:rPr>
        <w:t>המוגמרות</w:t>
      </w:r>
      <w:r>
        <w:rPr>
          <w:noProof/>
          <w:rtl/>
        </w:rPr>
        <w:t xml:space="preserve"> | </w:t>
      </w:r>
      <w:r>
        <w:rPr>
          <w:rFonts w:hint="eastAsia"/>
          <w:noProof/>
          <w:rtl/>
        </w:rPr>
        <w:t>ותיובתא</w:t>
      </w:r>
      <w:r>
        <w:rPr>
          <w:noProof/>
          <w:rtl/>
        </w:rPr>
        <w:t xml:space="preserve"> | </w:t>
      </w:r>
      <w:r>
        <w:rPr>
          <w:rFonts w:hint="eastAsia"/>
          <w:noProof/>
          <w:rtl/>
        </w:rPr>
        <w:t>שמן</w:t>
      </w:r>
      <w:r>
        <w:rPr>
          <w:noProof/>
          <w:rtl/>
        </w:rPr>
        <w:t xml:space="preserve"> </w:t>
      </w:r>
      <w:r>
        <w:rPr>
          <w:rFonts w:hint="eastAsia"/>
          <w:noProof/>
          <w:rtl/>
        </w:rPr>
        <w:t>אפרסמון</w:t>
      </w:r>
      <w:r w:rsidRPr="009C2A5E">
        <w:rPr>
          <w:rFonts w:cs="BA Vilna Regular"/>
          <w:noProof/>
          <w:rtl/>
        </w:rPr>
        <w:t>:</w:t>
      </w:r>
      <w:r>
        <w:rPr>
          <w:noProof/>
          <w:rtl/>
        </w:rPr>
        <w:t xml:space="preserve"> | </w:t>
      </w:r>
      <w:r>
        <w:rPr>
          <w:rFonts w:hint="eastAsia"/>
          <w:noProof/>
          <w:rtl/>
        </w:rPr>
        <w:t>קשוט</w:t>
      </w:r>
      <w:r>
        <w:rPr>
          <w:noProof/>
          <w:rtl/>
        </w:rPr>
        <w:t xml:space="preserve">- </w:t>
      </w:r>
      <w:r>
        <w:rPr>
          <w:rFonts w:hint="eastAsia"/>
          <w:noProof/>
          <w:rtl/>
        </w:rPr>
        <w:t>מברכין</w:t>
      </w:r>
      <w:r>
        <w:rPr>
          <w:noProof/>
          <w:rtl/>
        </w:rPr>
        <w:t xml:space="preserve"> </w:t>
      </w:r>
      <w:r>
        <w:rPr>
          <w:rFonts w:hint="eastAsia"/>
          <w:noProof/>
          <w:rtl/>
        </w:rPr>
        <w:t>בורא</w:t>
      </w:r>
      <w:r>
        <w:rPr>
          <w:noProof/>
          <w:rtl/>
        </w:rPr>
        <w:t xml:space="preserve"> </w:t>
      </w:r>
      <w:r>
        <w:rPr>
          <w:rFonts w:hint="eastAsia"/>
          <w:noProof/>
          <w:rtl/>
        </w:rPr>
        <w:t>עצי</w:t>
      </w:r>
      <w:r>
        <w:rPr>
          <w:noProof/>
          <w:rtl/>
        </w:rPr>
        <w:t xml:space="preserve"> </w:t>
      </w:r>
      <w:r>
        <w:rPr>
          <w:rFonts w:hint="eastAsia"/>
          <w:noProof/>
          <w:rtl/>
        </w:rPr>
        <w:t>בשמים</w:t>
      </w:r>
      <w:r>
        <w:rPr>
          <w:noProof/>
          <w:rtl/>
        </w:rPr>
        <w:t xml:space="preserve"> | </w:t>
      </w:r>
      <w:r>
        <w:rPr>
          <w:rFonts w:hint="eastAsia"/>
          <w:noProof/>
          <w:rtl/>
        </w:rPr>
        <w:t>יסמין</w:t>
      </w:r>
      <w:r>
        <w:rPr>
          <w:noProof/>
          <w:rtl/>
        </w:rPr>
        <w:t xml:space="preserve"> | </w:t>
      </w:r>
      <w:r>
        <w:rPr>
          <w:rFonts w:hint="eastAsia"/>
          <w:noProof/>
          <w:rtl/>
        </w:rPr>
        <w:t>שבולת</w:t>
      </w:r>
      <w:r>
        <w:rPr>
          <w:noProof/>
          <w:rtl/>
        </w:rPr>
        <w:t xml:space="preserve"> </w:t>
      </w:r>
      <w:r>
        <w:rPr>
          <w:rFonts w:hint="eastAsia"/>
          <w:noProof/>
          <w:rtl/>
        </w:rPr>
        <w:t>נרד</w:t>
      </w:r>
      <w:r>
        <w:rPr>
          <w:noProof/>
          <w:rtl/>
        </w:rPr>
        <w:t xml:space="preserve"> | </w:t>
      </w:r>
      <w:r>
        <w:rPr>
          <w:rFonts w:hint="eastAsia"/>
          <w:noProof/>
          <w:rtl/>
        </w:rPr>
        <w:t>חבצלת</w:t>
      </w:r>
      <w:r>
        <w:rPr>
          <w:noProof/>
          <w:rtl/>
        </w:rPr>
        <w:t xml:space="preserve"> </w:t>
      </w:r>
      <w:r>
        <w:rPr>
          <w:rFonts w:hint="eastAsia"/>
          <w:noProof/>
          <w:rtl/>
        </w:rPr>
        <w:t>השרון</w:t>
      </w:r>
      <w:r>
        <w:rPr>
          <w:noProof/>
          <w:rtl/>
        </w:rPr>
        <w:t xml:space="preserve"> </w:t>
      </w:r>
      <w:r>
        <w:rPr>
          <w:rFonts w:hint="eastAsia"/>
          <w:noProof/>
          <w:rtl/>
        </w:rPr>
        <w:t>דגינה</w:t>
      </w:r>
      <w:r>
        <w:rPr>
          <w:noProof/>
          <w:rtl/>
        </w:rPr>
        <w:t xml:space="preserve"> | </w:t>
      </w:r>
      <w:r>
        <w:rPr>
          <w:rFonts w:hint="eastAsia"/>
          <w:noProof/>
          <w:rtl/>
        </w:rPr>
        <w:t>סיגליות</w:t>
      </w:r>
      <w:r>
        <w:rPr>
          <w:noProof/>
          <w:rtl/>
        </w:rPr>
        <w:t xml:space="preserve"> | </w:t>
      </w:r>
      <w:r>
        <w:rPr>
          <w:rFonts w:hint="eastAsia"/>
          <w:noProof/>
          <w:rtl/>
        </w:rPr>
        <w:t>המריח</w:t>
      </w:r>
      <w:r>
        <w:rPr>
          <w:noProof/>
          <w:rtl/>
        </w:rPr>
        <w:t xml:space="preserve"> </w:t>
      </w:r>
      <w:r>
        <w:rPr>
          <w:rFonts w:hint="eastAsia"/>
          <w:noProof/>
          <w:rtl/>
        </w:rPr>
        <w:t>באתרוג</w:t>
      </w:r>
      <w:r>
        <w:rPr>
          <w:noProof/>
          <w:rtl/>
        </w:rPr>
        <w:t xml:space="preserve"> </w:t>
      </w:r>
      <w:r>
        <w:rPr>
          <w:rFonts w:hint="eastAsia"/>
          <w:noProof/>
          <w:rtl/>
        </w:rPr>
        <w:t>או</w:t>
      </w:r>
      <w:r>
        <w:rPr>
          <w:noProof/>
          <w:rtl/>
        </w:rPr>
        <w:t xml:space="preserve"> </w:t>
      </w:r>
      <w:r>
        <w:rPr>
          <w:rFonts w:hint="eastAsia"/>
          <w:noProof/>
          <w:rtl/>
        </w:rPr>
        <w:t>חבוש</w:t>
      </w:r>
      <w:r>
        <w:rPr>
          <w:noProof/>
          <w:rtl/>
        </w:rPr>
        <w:t xml:space="preserve"> | </w:t>
      </w:r>
      <w:r w:rsidRPr="009C2A5E">
        <w:rPr>
          <w:rFonts w:hint="eastAsia"/>
          <w:noProof/>
          <w:rtl/>
        </w:rPr>
        <w:t>היוצא</w:t>
      </w:r>
      <w:r w:rsidRPr="009C2A5E">
        <w:rPr>
          <w:noProof/>
          <w:rtl/>
        </w:rPr>
        <w:t xml:space="preserve"> </w:t>
      </w:r>
      <w:r w:rsidRPr="009C2A5E">
        <w:rPr>
          <w:rFonts w:hint="eastAsia"/>
          <w:noProof/>
          <w:rtl/>
        </w:rPr>
        <w:t>בימי</w:t>
      </w:r>
      <w:r w:rsidRPr="009C2A5E">
        <w:rPr>
          <w:noProof/>
          <w:rtl/>
        </w:rPr>
        <w:t xml:space="preserve"> </w:t>
      </w:r>
      <w:r w:rsidRPr="009C2A5E">
        <w:rPr>
          <w:rFonts w:hint="eastAsia"/>
          <w:noProof/>
          <w:rtl/>
        </w:rPr>
        <w:t>ניסן</w:t>
      </w:r>
      <w:r>
        <w:rPr>
          <w:noProof/>
          <w:rtl/>
        </w:rPr>
        <w:t xml:space="preserve"> | </w:t>
      </w:r>
      <w:r>
        <w:rPr>
          <w:rFonts w:hint="eastAsia"/>
          <w:noProof/>
          <w:rtl/>
        </w:rPr>
        <w:t>מברכין</w:t>
      </w:r>
      <w:r>
        <w:rPr>
          <w:noProof/>
          <w:rtl/>
        </w:rPr>
        <w:t xml:space="preserve"> </w:t>
      </w:r>
      <w:r>
        <w:rPr>
          <w:rFonts w:hint="eastAsia"/>
          <w:noProof/>
          <w:rtl/>
        </w:rPr>
        <w:t>על</w:t>
      </w:r>
      <w:r>
        <w:rPr>
          <w:noProof/>
          <w:rtl/>
        </w:rPr>
        <w:t xml:space="preserve"> </w:t>
      </w:r>
      <w:r>
        <w:rPr>
          <w:rFonts w:hint="eastAsia"/>
          <w:noProof/>
          <w:rtl/>
        </w:rPr>
        <w:t>הריח</w:t>
      </w:r>
      <w:r>
        <w:rPr>
          <w:noProof/>
          <w:rtl/>
        </w:rPr>
        <w:t xml:space="preserve"> | </w:t>
      </w:r>
      <w:r>
        <w:rPr>
          <w:rFonts w:hint="eastAsia"/>
          <w:noProof/>
          <w:rtl/>
        </w:rPr>
        <w:t>אבוקה</w:t>
      </w:r>
      <w:r>
        <w:rPr>
          <w:noProof/>
          <w:rtl/>
        </w:rPr>
        <w:t xml:space="preserve"> </w:t>
      </w:r>
      <w:r>
        <w:rPr>
          <w:rFonts w:hint="eastAsia"/>
          <w:noProof/>
          <w:rtl/>
        </w:rPr>
        <w:t>כשנים</w:t>
      </w:r>
      <w:r>
        <w:rPr>
          <w:noProof/>
          <w:rtl/>
        </w:rPr>
        <w:t xml:space="preserve">, </w:t>
      </w:r>
      <w:r>
        <w:rPr>
          <w:rFonts w:hint="eastAsia"/>
          <w:noProof/>
          <w:rtl/>
        </w:rPr>
        <w:t>וירח</w:t>
      </w:r>
      <w:r>
        <w:rPr>
          <w:noProof/>
          <w:rtl/>
        </w:rPr>
        <w:t xml:space="preserve"> </w:t>
      </w:r>
      <w:r>
        <w:rPr>
          <w:rFonts w:hint="eastAsia"/>
          <w:noProof/>
          <w:rtl/>
        </w:rPr>
        <w:t>כשלשה</w:t>
      </w:r>
      <w:r>
        <w:rPr>
          <w:noProof/>
          <w:rtl/>
        </w:rPr>
        <w:t xml:space="preserve">. | </w:t>
      </w:r>
      <w:r>
        <w:rPr>
          <w:rFonts w:hint="eastAsia"/>
          <w:noProof/>
          <w:rtl/>
        </w:rPr>
        <w:t>אבוקה</w:t>
      </w:r>
      <w:r>
        <w:rPr>
          <w:noProof/>
          <w:rtl/>
        </w:rPr>
        <w:t xml:space="preserve"> </w:t>
      </w:r>
      <w:r>
        <w:rPr>
          <w:rFonts w:hint="eastAsia"/>
          <w:noProof/>
          <w:rtl/>
        </w:rPr>
        <w:t>כשנים</w:t>
      </w:r>
      <w:r>
        <w:rPr>
          <w:noProof/>
          <w:rtl/>
        </w:rPr>
        <w:t xml:space="preserve"> </w:t>
      </w:r>
      <w:r>
        <w:rPr>
          <w:rFonts w:hint="eastAsia"/>
          <w:noProof/>
          <w:rtl/>
        </w:rPr>
        <w:t>יחד</w:t>
      </w:r>
      <w:r>
        <w:rPr>
          <w:noProof/>
          <w:rtl/>
        </w:rPr>
        <w:t xml:space="preserve"> </w:t>
      </w:r>
      <w:r>
        <w:rPr>
          <w:rFonts w:hint="eastAsia"/>
          <w:noProof/>
          <w:rtl/>
        </w:rPr>
        <w:t>עמו</w:t>
      </w:r>
      <w:r>
        <w:rPr>
          <w:noProof/>
          <w:rtl/>
        </w:rPr>
        <w:t xml:space="preserve">, | </w:t>
      </w:r>
      <w:r>
        <w:rPr>
          <w:rFonts w:hint="eastAsia"/>
          <w:noProof/>
          <w:rtl/>
        </w:rPr>
        <w:t>נוח</w:t>
      </w:r>
      <w:r>
        <w:rPr>
          <w:noProof/>
          <w:rtl/>
        </w:rPr>
        <w:t xml:space="preserve"> </w:t>
      </w:r>
      <w:r>
        <w:rPr>
          <w:rFonts w:hint="eastAsia"/>
          <w:noProof/>
          <w:rtl/>
        </w:rPr>
        <w:t>לאדם</w:t>
      </w:r>
      <w:r>
        <w:rPr>
          <w:noProof/>
          <w:rtl/>
        </w:rPr>
        <w:t xml:space="preserve"> </w:t>
      </w:r>
      <w:r>
        <w:rPr>
          <w:rFonts w:hint="eastAsia"/>
          <w:noProof/>
          <w:rtl/>
        </w:rPr>
        <w:t>שיפיל</w:t>
      </w:r>
      <w:r>
        <w:rPr>
          <w:noProof/>
          <w:rtl/>
        </w:rPr>
        <w:t xml:space="preserve"> </w:t>
      </w:r>
      <w:r>
        <w:rPr>
          <w:rFonts w:hint="eastAsia"/>
          <w:noProof/>
          <w:rtl/>
        </w:rPr>
        <w:t>עצמו</w:t>
      </w:r>
      <w:r>
        <w:rPr>
          <w:noProof/>
          <w:rtl/>
        </w:rPr>
        <w:t xml:space="preserve"> </w:t>
      </w:r>
      <w:r>
        <w:rPr>
          <w:rFonts w:hint="eastAsia"/>
          <w:noProof/>
          <w:rtl/>
        </w:rPr>
        <w:t>כבשן</w:t>
      </w:r>
      <w:r>
        <w:rPr>
          <w:noProof/>
          <w:rtl/>
        </w:rPr>
        <w:t xml:space="preserve"> </w:t>
      </w:r>
      <w:r>
        <w:rPr>
          <w:rFonts w:hint="eastAsia"/>
          <w:noProof/>
          <w:rtl/>
        </w:rPr>
        <w:t>האש</w:t>
      </w:r>
      <w:r>
        <w:rPr>
          <w:noProof/>
          <w:rtl/>
        </w:rPr>
        <w:t xml:space="preserve"> | </w:t>
      </w:r>
      <w:r>
        <w:rPr>
          <w:rFonts w:hint="eastAsia"/>
          <w:noProof/>
          <w:rtl/>
        </w:rPr>
        <w:t>הביאו</w:t>
      </w:r>
      <w:r>
        <w:rPr>
          <w:noProof/>
          <w:rtl/>
        </w:rPr>
        <w:t xml:space="preserve"> </w:t>
      </w:r>
      <w:r>
        <w:rPr>
          <w:rFonts w:hint="eastAsia"/>
          <w:noProof/>
          <w:rtl/>
        </w:rPr>
        <w:t>לפניו</w:t>
      </w:r>
      <w:r>
        <w:rPr>
          <w:noProof/>
          <w:rtl/>
        </w:rPr>
        <w:t xml:space="preserve"> </w:t>
      </w:r>
      <w:r>
        <w:rPr>
          <w:rFonts w:hint="eastAsia"/>
          <w:noProof/>
          <w:rtl/>
        </w:rPr>
        <w:t>שמן</w:t>
      </w:r>
      <w:r>
        <w:rPr>
          <w:noProof/>
          <w:rtl/>
        </w:rPr>
        <w:t xml:space="preserve"> </w:t>
      </w:r>
      <w:r>
        <w:rPr>
          <w:rFonts w:hint="eastAsia"/>
          <w:noProof/>
          <w:rtl/>
        </w:rPr>
        <w:t>והדס</w:t>
      </w:r>
      <w:r>
        <w:rPr>
          <w:noProof/>
          <w:rtl/>
        </w:rPr>
        <w:t xml:space="preserve">, | </w:t>
      </w:r>
      <w:r w:rsidRPr="009C2A5E">
        <w:rPr>
          <w:rFonts w:hint="eastAsia"/>
          <w:noProof/>
          <w:rtl/>
        </w:rPr>
        <w:t>אני</w:t>
      </w:r>
      <w:r w:rsidRPr="009C2A5E">
        <w:rPr>
          <w:noProof/>
          <w:rtl/>
        </w:rPr>
        <w:t xml:space="preserve"> </w:t>
      </w:r>
      <w:r w:rsidRPr="009C2A5E">
        <w:rPr>
          <w:rFonts w:hint="eastAsia"/>
          <w:noProof/>
          <w:rtl/>
        </w:rPr>
        <w:t>אכריע</w:t>
      </w:r>
      <w:r>
        <w:rPr>
          <w:noProof/>
          <w:rtl/>
        </w:rPr>
        <w:t xml:space="preserve"> | </w:t>
      </w:r>
      <w:r>
        <w:rPr>
          <w:rFonts w:hint="eastAsia"/>
          <w:noProof/>
          <w:rtl/>
        </w:rPr>
        <w:t>הלכה</w:t>
      </w:r>
      <w:r>
        <w:rPr>
          <w:noProof/>
          <w:rtl/>
        </w:rPr>
        <w:t xml:space="preserve"> </w:t>
      </w:r>
      <w:r>
        <w:rPr>
          <w:rFonts w:hint="eastAsia"/>
          <w:noProof/>
          <w:rtl/>
        </w:rPr>
        <w:t>כדברי</w:t>
      </w:r>
      <w:r>
        <w:rPr>
          <w:noProof/>
          <w:rtl/>
        </w:rPr>
        <w:t xml:space="preserve"> </w:t>
      </w:r>
      <w:r>
        <w:rPr>
          <w:rFonts w:hint="eastAsia"/>
          <w:noProof/>
          <w:rtl/>
        </w:rPr>
        <w:t>המכריע</w:t>
      </w:r>
      <w:r>
        <w:rPr>
          <w:noProof/>
          <w:rtl/>
        </w:rPr>
        <w:t xml:space="preserve">. | </w:t>
      </w:r>
      <w:r>
        <w:rPr>
          <w:rFonts w:hint="eastAsia"/>
          <w:noProof/>
          <w:rtl/>
        </w:rPr>
        <w:t>הביאו</w:t>
      </w:r>
      <w:r>
        <w:rPr>
          <w:noProof/>
          <w:rtl/>
        </w:rPr>
        <w:t xml:space="preserve"> </w:t>
      </w:r>
      <w:r>
        <w:rPr>
          <w:rFonts w:hint="eastAsia"/>
          <w:noProof/>
          <w:rtl/>
        </w:rPr>
        <w:t>לפניהם</w:t>
      </w:r>
      <w:r>
        <w:rPr>
          <w:noProof/>
          <w:rtl/>
        </w:rPr>
        <w:t xml:space="preserve"> </w:t>
      </w:r>
      <w:r>
        <w:rPr>
          <w:rFonts w:hint="eastAsia"/>
          <w:noProof/>
          <w:rtl/>
        </w:rPr>
        <w:t>שמן</w:t>
      </w:r>
      <w:r>
        <w:rPr>
          <w:noProof/>
          <w:rtl/>
        </w:rPr>
        <w:t xml:space="preserve"> </w:t>
      </w:r>
      <w:r>
        <w:rPr>
          <w:rFonts w:hint="eastAsia"/>
          <w:noProof/>
          <w:rtl/>
        </w:rPr>
        <w:t>ויין</w:t>
      </w:r>
      <w:r>
        <w:rPr>
          <w:noProof/>
          <w:rtl/>
        </w:rPr>
        <w:t xml:space="preserve">, | </w:t>
      </w:r>
      <w:r>
        <w:rPr>
          <w:rFonts w:hint="eastAsia"/>
          <w:noProof/>
          <w:rtl/>
        </w:rPr>
        <w:t>ששה</w:t>
      </w:r>
      <w:r>
        <w:rPr>
          <w:noProof/>
          <w:rtl/>
        </w:rPr>
        <w:t xml:space="preserve"> </w:t>
      </w:r>
      <w:r>
        <w:rPr>
          <w:rFonts w:hint="eastAsia"/>
          <w:noProof/>
          <w:rtl/>
        </w:rPr>
        <w:t>דברים</w:t>
      </w:r>
      <w:r>
        <w:rPr>
          <w:noProof/>
          <w:rtl/>
        </w:rPr>
        <w:t xml:space="preserve"> </w:t>
      </w:r>
      <w:r>
        <w:rPr>
          <w:rFonts w:hint="eastAsia"/>
          <w:noProof/>
          <w:rtl/>
        </w:rPr>
        <w:t>גנאי</w:t>
      </w:r>
      <w:r>
        <w:rPr>
          <w:noProof/>
          <w:rtl/>
        </w:rPr>
        <w:t xml:space="preserve"> </w:t>
      </w:r>
      <w:r>
        <w:rPr>
          <w:rFonts w:hint="eastAsia"/>
          <w:noProof/>
          <w:rtl/>
        </w:rPr>
        <w:t>לו</w:t>
      </w:r>
      <w:r>
        <w:rPr>
          <w:noProof/>
          <w:rtl/>
        </w:rPr>
        <w:t xml:space="preserve"> </w:t>
      </w:r>
      <w:r>
        <w:rPr>
          <w:rFonts w:hint="eastAsia"/>
          <w:noProof/>
          <w:rtl/>
        </w:rPr>
        <w:t>לת</w:t>
      </w:r>
      <w:r>
        <w:rPr>
          <w:noProof/>
          <w:rtl/>
        </w:rPr>
        <w:t>"</w:t>
      </w:r>
      <w:r>
        <w:rPr>
          <w:rFonts w:hint="eastAsia"/>
          <w:noProof/>
          <w:rtl/>
        </w:rPr>
        <w:t>ח</w:t>
      </w:r>
      <w:r>
        <w:rPr>
          <w:noProof/>
          <w:rtl/>
        </w:rPr>
        <w:t xml:space="preserve">. | </w:t>
      </w:r>
      <w:r>
        <w:rPr>
          <w:rFonts w:hint="eastAsia"/>
          <w:noProof/>
          <w:rtl/>
        </w:rPr>
        <w:t>מליח</w:t>
      </w:r>
      <w:r>
        <w:rPr>
          <w:noProof/>
          <w:rtl/>
        </w:rPr>
        <w:t xml:space="preserve"> </w:t>
      </w:r>
      <w:r>
        <w:rPr>
          <w:rFonts w:hint="eastAsia"/>
          <w:noProof/>
          <w:rtl/>
        </w:rPr>
        <w:t>עיקר</w:t>
      </w:r>
      <w:r>
        <w:rPr>
          <w:noProof/>
          <w:rtl/>
        </w:rPr>
        <w:t xml:space="preserve"> | </w:t>
      </w:r>
      <w:r>
        <w:rPr>
          <w:rFonts w:hint="eastAsia"/>
          <w:noProof/>
          <w:rtl/>
        </w:rPr>
        <w:t>עיר</w:t>
      </w:r>
      <w:r>
        <w:rPr>
          <w:noProof/>
          <w:rtl/>
        </w:rPr>
        <w:t xml:space="preserve"> </w:t>
      </w:r>
      <w:r>
        <w:rPr>
          <w:rFonts w:hint="eastAsia"/>
          <w:noProof/>
          <w:rtl/>
        </w:rPr>
        <w:t>היתה</w:t>
      </w:r>
      <w:r>
        <w:rPr>
          <w:noProof/>
          <w:rtl/>
        </w:rPr>
        <w:t xml:space="preserve"> </w:t>
      </w:r>
      <w:r>
        <w:rPr>
          <w:rFonts w:hint="eastAsia"/>
          <w:noProof/>
          <w:rtl/>
        </w:rPr>
        <w:t>לינאי</w:t>
      </w:r>
      <w:r>
        <w:rPr>
          <w:noProof/>
          <w:rtl/>
        </w:rPr>
        <w:t xml:space="preserve"> </w:t>
      </w:r>
      <w:r>
        <w:rPr>
          <w:rFonts w:hint="eastAsia"/>
          <w:noProof/>
          <w:rtl/>
        </w:rPr>
        <w:t>המלך</w:t>
      </w:r>
      <w:r>
        <w:rPr>
          <w:noProof/>
          <w:rtl/>
        </w:rPr>
        <w:t xml:space="preserve"> | </w:t>
      </w:r>
      <w:r>
        <w:rPr>
          <w:rFonts w:hint="eastAsia"/>
          <w:noProof/>
          <w:rtl/>
        </w:rPr>
        <w:t>אילן</w:t>
      </w:r>
      <w:r>
        <w:rPr>
          <w:noProof/>
          <w:rtl/>
        </w:rPr>
        <w:t xml:space="preserve"> </w:t>
      </w:r>
      <w:r>
        <w:rPr>
          <w:rFonts w:hint="eastAsia"/>
          <w:noProof/>
          <w:rtl/>
        </w:rPr>
        <w:t>היה</w:t>
      </w:r>
      <w:r>
        <w:rPr>
          <w:noProof/>
          <w:rtl/>
        </w:rPr>
        <w:t xml:space="preserve"> </w:t>
      </w:r>
      <w:r>
        <w:rPr>
          <w:rFonts w:hint="eastAsia"/>
          <w:noProof/>
          <w:rtl/>
        </w:rPr>
        <w:t>לינאי</w:t>
      </w:r>
      <w:r>
        <w:rPr>
          <w:noProof/>
          <w:rtl/>
        </w:rPr>
        <w:t xml:space="preserve"> </w:t>
      </w:r>
      <w:r>
        <w:rPr>
          <w:rFonts w:hint="eastAsia"/>
          <w:noProof/>
          <w:rtl/>
        </w:rPr>
        <w:t>המלך</w:t>
      </w:r>
      <w:r>
        <w:rPr>
          <w:noProof/>
          <w:rtl/>
        </w:rPr>
        <w:t xml:space="preserve"> | </w:t>
      </w:r>
      <w:r>
        <w:rPr>
          <w:rFonts w:hint="eastAsia"/>
          <w:noProof/>
          <w:rtl/>
        </w:rPr>
        <w:t>סעודה</w:t>
      </w:r>
      <w:r>
        <w:rPr>
          <w:noProof/>
          <w:rtl/>
        </w:rPr>
        <w:t xml:space="preserve"> </w:t>
      </w:r>
      <w:r>
        <w:rPr>
          <w:rFonts w:hint="eastAsia"/>
          <w:noProof/>
          <w:rtl/>
        </w:rPr>
        <w:t>שאין</w:t>
      </w:r>
      <w:r>
        <w:rPr>
          <w:noProof/>
          <w:rtl/>
        </w:rPr>
        <w:t xml:space="preserve"> </w:t>
      </w:r>
      <w:r>
        <w:rPr>
          <w:rFonts w:hint="eastAsia"/>
          <w:noProof/>
          <w:rtl/>
        </w:rPr>
        <w:t>בה</w:t>
      </w:r>
      <w:r>
        <w:rPr>
          <w:noProof/>
          <w:rtl/>
        </w:rPr>
        <w:t xml:space="preserve"> </w:t>
      </w:r>
      <w:r>
        <w:rPr>
          <w:rFonts w:hint="eastAsia"/>
          <w:noProof/>
          <w:rtl/>
        </w:rPr>
        <w:t>מלח</w:t>
      </w:r>
      <w:r>
        <w:rPr>
          <w:noProof/>
          <w:rtl/>
        </w:rPr>
        <w:t xml:space="preserve"> | </w:t>
      </w:r>
      <w:r>
        <w:rPr>
          <w:rFonts w:hint="eastAsia"/>
          <w:noProof/>
          <w:rtl/>
        </w:rPr>
        <w:t>סעודה</w:t>
      </w:r>
      <w:r>
        <w:rPr>
          <w:noProof/>
          <w:rtl/>
        </w:rPr>
        <w:t xml:space="preserve"> </w:t>
      </w:r>
      <w:r>
        <w:rPr>
          <w:rFonts w:hint="eastAsia"/>
          <w:noProof/>
          <w:rtl/>
        </w:rPr>
        <w:t>שאין</w:t>
      </w:r>
      <w:r>
        <w:rPr>
          <w:noProof/>
          <w:rtl/>
        </w:rPr>
        <w:t xml:space="preserve"> </w:t>
      </w:r>
      <w:r>
        <w:rPr>
          <w:rFonts w:hint="eastAsia"/>
          <w:noProof/>
          <w:rtl/>
        </w:rPr>
        <w:t>בה</w:t>
      </w:r>
      <w:r>
        <w:rPr>
          <w:noProof/>
          <w:rtl/>
        </w:rPr>
        <w:t xml:space="preserve"> </w:t>
      </w:r>
      <w:r>
        <w:rPr>
          <w:rFonts w:hint="eastAsia"/>
          <w:noProof/>
          <w:rtl/>
        </w:rPr>
        <w:t>שריף</w:t>
      </w:r>
      <w:r w:rsidR="006253B1">
        <w:rPr>
          <w:noProof/>
          <w:rtl/>
        </w:rPr>
        <w:t xml:space="preserve"> | </w:t>
      </w:r>
      <w:r w:rsidRPr="009C2A5E">
        <w:rPr>
          <w:rFonts w:hint="eastAsia"/>
          <w:noProof/>
          <w:rtl/>
        </w:rPr>
        <w:t>כל</w:t>
      </w:r>
      <w:r w:rsidRPr="009C2A5E">
        <w:rPr>
          <w:noProof/>
          <w:rtl/>
        </w:rPr>
        <w:t xml:space="preserve"> </w:t>
      </w:r>
      <w:r w:rsidRPr="009C2A5E">
        <w:rPr>
          <w:rFonts w:hint="eastAsia"/>
          <w:noProof/>
          <w:rtl/>
        </w:rPr>
        <w:t>שהוא</w:t>
      </w:r>
      <w:r w:rsidRPr="009C2A5E">
        <w:rPr>
          <w:noProof/>
          <w:rtl/>
        </w:rPr>
        <w:t xml:space="preserve"> </w:t>
      </w:r>
      <w:r w:rsidRPr="009C2A5E">
        <w:rPr>
          <w:rFonts w:hint="eastAsia"/>
          <w:noProof/>
          <w:rtl/>
        </w:rPr>
        <w:t>מחמשת</w:t>
      </w:r>
      <w:r w:rsidRPr="009C2A5E">
        <w:rPr>
          <w:noProof/>
          <w:rtl/>
        </w:rPr>
        <w:t xml:space="preserve"> </w:t>
      </w:r>
      <w:r w:rsidRPr="009C2A5E">
        <w:rPr>
          <w:rFonts w:hint="eastAsia"/>
          <w:noProof/>
          <w:rtl/>
        </w:rPr>
        <w:t>המינין</w:t>
      </w:r>
      <w:r w:rsidRPr="009C2A5E">
        <w:rPr>
          <w:noProof/>
          <w:rtl/>
        </w:rPr>
        <w:t xml:space="preserve"> </w:t>
      </w:r>
      <w:r w:rsidRPr="009C2A5E">
        <w:rPr>
          <w:rFonts w:hint="eastAsia"/>
          <w:noProof/>
          <w:rtl/>
        </w:rPr>
        <w:t>בתחלה</w:t>
      </w:r>
      <w:r w:rsidR="006253B1">
        <w:rPr>
          <w:noProof/>
          <w:rtl/>
        </w:rPr>
        <w:t xml:space="preserve"> | </w:t>
      </w:r>
      <w:r>
        <w:rPr>
          <w:rFonts w:hint="eastAsia"/>
          <w:noProof/>
          <w:rtl/>
        </w:rPr>
        <w:t>ברכה</w:t>
      </w:r>
      <w:r>
        <w:rPr>
          <w:noProof/>
          <w:rtl/>
        </w:rPr>
        <w:t xml:space="preserve"> </w:t>
      </w:r>
      <w:r>
        <w:rPr>
          <w:rFonts w:hint="eastAsia"/>
          <w:noProof/>
          <w:rtl/>
        </w:rPr>
        <w:t>אחת</w:t>
      </w:r>
      <w:r>
        <w:rPr>
          <w:noProof/>
          <w:rtl/>
        </w:rPr>
        <w:t xml:space="preserve"> </w:t>
      </w:r>
      <w:r>
        <w:rPr>
          <w:rFonts w:hint="eastAsia"/>
          <w:noProof/>
          <w:rtl/>
        </w:rPr>
        <w:t>מעין</w:t>
      </w:r>
      <w:r>
        <w:rPr>
          <w:noProof/>
          <w:rtl/>
        </w:rPr>
        <w:t xml:space="preserve"> </w:t>
      </w:r>
      <w:r>
        <w:rPr>
          <w:rFonts w:hint="eastAsia"/>
          <w:noProof/>
          <w:rtl/>
        </w:rPr>
        <w:t>שלוש</w:t>
      </w:r>
      <w:r w:rsidR="006253B1">
        <w:rPr>
          <w:noProof/>
          <w:rtl/>
        </w:rPr>
        <w:t xml:space="preserve"> | </w:t>
      </w:r>
      <w:r>
        <w:rPr>
          <w:rFonts w:hint="eastAsia"/>
          <w:noProof/>
          <w:rtl/>
        </w:rPr>
        <w:t>אפירי</w:t>
      </w:r>
      <w:r>
        <w:rPr>
          <w:noProof/>
          <w:rtl/>
        </w:rPr>
        <w:t xml:space="preserve"> </w:t>
      </w:r>
      <w:r>
        <w:rPr>
          <w:rFonts w:hint="eastAsia"/>
          <w:noProof/>
          <w:rtl/>
        </w:rPr>
        <w:t>דעץ</w:t>
      </w:r>
      <w:r w:rsidR="006253B1">
        <w:rPr>
          <w:noProof/>
          <w:rtl/>
        </w:rPr>
        <w:t xml:space="preserve"> | </w:t>
      </w:r>
      <w:r>
        <w:rPr>
          <w:rFonts w:hint="eastAsia"/>
          <w:noProof/>
          <w:rtl/>
        </w:rPr>
        <w:t>דחמשת</w:t>
      </w:r>
      <w:r>
        <w:rPr>
          <w:noProof/>
          <w:rtl/>
        </w:rPr>
        <w:t xml:space="preserve"> </w:t>
      </w:r>
      <w:r>
        <w:rPr>
          <w:rFonts w:hint="eastAsia"/>
          <w:noProof/>
          <w:rtl/>
        </w:rPr>
        <w:t>המינין</w:t>
      </w:r>
      <w:r w:rsidR="006253B1">
        <w:rPr>
          <w:noProof/>
          <w:rtl/>
        </w:rPr>
        <w:t xml:space="preserve"> | </w:t>
      </w:r>
      <w:r>
        <w:rPr>
          <w:rFonts w:hint="eastAsia"/>
          <w:noProof/>
          <w:rtl/>
        </w:rPr>
        <w:t>על</w:t>
      </w:r>
      <w:r>
        <w:rPr>
          <w:noProof/>
          <w:rtl/>
        </w:rPr>
        <w:t xml:space="preserve"> </w:t>
      </w:r>
      <w:r>
        <w:rPr>
          <w:rFonts w:hint="eastAsia"/>
          <w:noProof/>
          <w:rtl/>
        </w:rPr>
        <w:t>הביצה</w:t>
      </w:r>
      <w:r>
        <w:rPr>
          <w:noProof/>
          <w:rtl/>
        </w:rPr>
        <w:t xml:space="preserve"> </w:t>
      </w:r>
      <w:r>
        <w:rPr>
          <w:rFonts w:hint="eastAsia"/>
          <w:noProof/>
          <w:rtl/>
        </w:rPr>
        <w:t>ומיני</w:t>
      </w:r>
      <w:r>
        <w:rPr>
          <w:noProof/>
          <w:rtl/>
        </w:rPr>
        <w:t xml:space="preserve"> </w:t>
      </w:r>
      <w:r>
        <w:rPr>
          <w:rFonts w:hint="eastAsia"/>
          <w:noProof/>
          <w:rtl/>
        </w:rPr>
        <w:t>קופרא</w:t>
      </w:r>
      <w:r>
        <w:rPr>
          <w:noProof/>
          <w:rtl/>
        </w:rPr>
        <w:t>[</w:t>
      </w:r>
      <w:r>
        <w:rPr>
          <w:rFonts w:hint="eastAsia"/>
          <w:noProof/>
          <w:rtl/>
        </w:rPr>
        <w:t>בשר</w:t>
      </w:r>
      <w:r>
        <w:rPr>
          <w:noProof/>
          <w:rtl/>
        </w:rPr>
        <w:t>]</w:t>
      </w:r>
      <w:r w:rsidR="006253B1">
        <w:rPr>
          <w:noProof/>
          <w:rtl/>
        </w:rPr>
        <w:t xml:space="preserve"> | </w:t>
      </w:r>
      <w:r>
        <w:rPr>
          <w:rFonts w:hint="eastAsia"/>
          <w:noProof/>
          <w:rtl/>
        </w:rPr>
        <w:t>כל</w:t>
      </w:r>
      <w:r>
        <w:rPr>
          <w:noProof/>
          <w:rtl/>
        </w:rPr>
        <w:t xml:space="preserve"> </w:t>
      </w:r>
      <w:r>
        <w:rPr>
          <w:rFonts w:hint="eastAsia"/>
          <w:noProof/>
          <w:rtl/>
        </w:rPr>
        <w:t>שטעון</w:t>
      </w:r>
      <w:r>
        <w:rPr>
          <w:noProof/>
          <w:rtl/>
        </w:rPr>
        <w:t xml:space="preserve"> </w:t>
      </w:r>
      <w:r>
        <w:rPr>
          <w:rFonts w:hint="eastAsia"/>
          <w:noProof/>
          <w:rtl/>
        </w:rPr>
        <w:t>ברכה</w:t>
      </w:r>
      <w:r>
        <w:rPr>
          <w:noProof/>
          <w:rtl/>
        </w:rPr>
        <w:t xml:space="preserve"> </w:t>
      </w:r>
      <w:r>
        <w:rPr>
          <w:rFonts w:hint="eastAsia"/>
          <w:noProof/>
          <w:rtl/>
        </w:rPr>
        <w:t>לאחריו</w:t>
      </w:r>
      <w:r>
        <w:rPr>
          <w:noProof/>
          <w:rtl/>
        </w:rPr>
        <w:t xml:space="preserve"> </w:t>
      </w:r>
      <w:r>
        <w:rPr>
          <w:rFonts w:hint="eastAsia"/>
          <w:noProof/>
          <w:rtl/>
        </w:rPr>
        <w:t>טעון</w:t>
      </w:r>
      <w:r>
        <w:rPr>
          <w:noProof/>
          <w:rtl/>
        </w:rPr>
        <w:t xml:space="preserve"> </w:t>
      </w:r>
      <w:r>
        <w:rPr>
          <w:rFonts w:hint="eastAsia"/>
          <w:noProof/>
          <w:rtl/>
        </w:rPr>
        <w:t>ברכה</w:t>
      </w:r>
      <w:r>
        <w:rPr>
          <w:noProof/>
          <w:rtl/>
        </w:rPr>
        <w:t xml:space="preserve"> </w:t>
      </w:r>
      <w:r>
        <w:rPr>
          <w:rFonts w:hint="eastAsia"/>
          <w:noProof/>
          <w:rtl/>
        </w:rPr>
        <w:t>לפניו</w:t>
      </w:r>
      <w:r>
        <w:rPr>
          <w:noProof/>
          <w:rtl/>
        </w:rPr>
        <w:t>,</w:t>
      </w:r>
      <w:r w:rsidR="006253B1">
        <w:rPr>
          <w:noProof/>
          <w:rtl/>
        </w:rPr>
        <w:t xml:space="preserve"> | </w:t>
      </w:r>
      <w:r>
        <w:rPr>
          <w:rFonts w:hint="eastAsia"/>
          <w:noProof/>
          <w:rtl/>
        </w:rPr>
        <w:t>כל</w:t>
      </w:r>
      <w:r>
        <w:rPr>
          <w:noProof/>
          <w:rtl/>
        </w:rPr>
        <w:t xml:space="preserve"> </w:t>
      </w:r>
      <w:r>
        <w:rPr>
          <w:rFonts w:hint="eastAsia"/>
          <w:noProof/>
          <w:rtl/>
        </w:rPr>
        <w:t>שהוא</w:t>
      </w:r>
      <w:r>
        <w:rPr>
          <w:noProof/>
          <w:rtl/>
        </w:rPr>
        <w:t xml:space="preserve"> </w:t>
      </w:r>
      <w:r>
        <w:rPr>
          <w:rFonts w:hint="eastAsia"/>
          <w:noProof/>
          <w:rtl/>
        </w:rPr>
        <w:t>כביצה</w:t>
      </w:r>
      <w:r>
        <w:rPr>
          <w:noProof/>
          <w:rtl/>
        </w:rPr>
        <w:t xml:space="preserve"> </w:t>
      </w:r>
      <w:r>
        <w:rPr>
          <w:rFonts w:hint="eastAsia"/>
          <w:noProof/>
          <w:rtl/>
        </w:rPr>
        <w:t>ביצה</w:t>
      </w:r>
      <w:r>
        <w:rPr>
          <w:noProof/>
          <w:rtl/>
        </w:rPr>
        <w:t xml:space="preserve"> </w:t>
      </w:r>
      <w:r>
        <w:rPr>
          <w:rFonts w:hint="eastAsia"/>
          <w:noProof/>
          <w:rtl/>
        </w:rPr>
        <w:t>טובה</w:t>
      </w:r>
      <w:r>
        <w:rPr>
          <w:noProof/>
          <w:rtl/>
        </w:rPr>
        <w:t xml:space="preserve"> </w:t>
      </w:r>
      <w:r>
        <w:rPr>
          <w:rFonts w:hint="eastAsia"/>
          <w:noProof/>
          <w:rtl/>
        </w:rPr>
        <w:t>ממנו</w:t>
      </w:r>
      <w:r>
        <w:rPr>
          <w:noProof/>
          <w:rtl/>
        </w:rPr>
        <w:t>.</w:t>
      </w:r>
      <w:r w:rsidR="006253B1">
        <w:rPr>
          <w:noProof/>
          <w:rtl/>
        </w:rPr>
        <w:t xml:space="preserve"> | </w:t>
      </w:r>
      <w:r>
        <w:rPr>
          <w:rFonts w:hint="eastAsia"/>
          <w:noProof/>
          <w:rtl/>
        </w:rPr>
        <w:t>טובה</w:t>
      </w:r>
      <w:r>
        <w:rPr>
          <w:noProof/>
          <w:rtl/>
        </w:rPr>
        <w:t xml:space="preserve"> </w:t>
      </w:r>
      <w:r>
        <w:rPr>
          <w:rFonts w:hint="eastAsia"/>
          <w:noProof/>
          <w:rtl/>
        </w:rPr>
        <w:t>ביצה</w:t>
      </w:r>
      <w:r>
        <w:rPr>
          <w:noProof/>
          <w:rtl/>
        </w:rPr>
        <w:t xml:space="preserve"> </w:t>
      </w:r>
      <w:r>
        <w:rPr>
          <w:rFonts w:hint="eastAsia"/>
          <w:noProof/>
          <w:rtl/>
        </w:rPr>
        <w:t>צלויה</w:t>
      </w:r>
      <w:r w:rsidR="006253B1">
        <w:rPr>
          <w:noProof/>
          <w:rtl/>
        </w:rPr>
        <w:t xml:space="preserve"> | </w:t>
      </w:r>
      <w:r>
        <w:rPr>
          <w:rFonts w:hint="eastAsia"/>
          <w:noProof/>
          <w:rtl/>
        </w:rPr>
        <w:t>טובה</w:t>
      </w:r>
      <w:r>
        <w:rPr>
          <w:noProof/>
          <w:rtl/>
        </w:rPr>
        <w:t xml:space="preserve"> </w:t>
      </w:r>
      <w:r>
        <w:rPr>
          <w:rFonts w:hint="eastAsia"/>
          <w:noProof/>
          <w:rtl/>
        </w:rPr>
        <w:t>ביצה</w:t>
      </w:r>
      <w:r>
        <w:rPr>
          <w:noProof/>
          <w:rtl/>
        </w:rPr>
        <w:t xml:space="preserve"> </w:t>
      </w:r>
      <w:r>
        <w:rPr>
          <w:rFonts w:hint="eastAsia"/>
          <w:noProof/>
          <w:rtl/>
        </w:rPr>
        <w:t>צלויה</w:t>
      </w:r>
      <w:r w:rsidR="006253B1">
        <w:rPr>
          <w:noProof/>
          <w:rtl/>
        </w:rPr>
        <w:t xml:space="preserve"> |  </w:t>
      </w:r>
      <w:r>
        <w:rPr>
          <w:rFonts w:hint="eastAsia"/>
          <w:noProof/>
          <w:rtl/>
        </w:rPr>
        <w:t>מבושלת</w:t>
      </w:r>
      <w:r w:rsidR="006253B1">
        <w:rPr>
          <w:noProof/>
          <w:rtl/>
        </w:rPr>
        <w:t xml:space="preserve"> | </w:t>
      </w:r>
      <w:r>
        <w:rPr>
          <w:rFonts w:hint="eastAsia"/>
          <w:noProof/>
          <w:rtl/>
        </w:rPr>
        <w:t>שלק</w:t>
      </w:r>
      <w:r>
        <w:rPr>
          <w:noProof/>
          <w:rtl/>
        </w:rPr>
        <w:t xml:space="preserve"> </w:t>
      </w:r>
      <w:r>
        <w:rPr>
          <w:rFonts w:hint="eastAsia"/>
          <w:noProof/>
          <w:rtl/>
        </w:rPr>
        <w:t>מזוני</w:t>
      </w:r>
      <w:r w:rsidR="006253B1">
        <w:rPr>
          <w:noProof/>
          <w:rtl/>
        </w:rPr>
        <w:t xml:space="preserve"> | </w:t>
      </w:r>
      <w:r>
        <w:rPr>
          <w:rFonts w:hint="eastAsia"/>
          <w:noProof/>
          <w:rtl/>
        </w:rPr>
        <w:t>טחול</w:t>
      </w:r>
      <w:r w:rsidR="006253B1">
        <w:rPr>
          <w:noProof/>
          <w:rtl/>
        </w:rPr>
        <w:t xml:space="preserve"> | </w:t>
      </w:r>
      <w:r>
        <w:rPr>
          <w:rFonts w:hint="eastAsia"/>
          <w:noProof/>
          <w:rtl/>
        </w:rPr>
        <w:t>כרישין</w:t>
      </w:r>
      <w:r w:rsidR="006253B1">
        <w:rPr>
          <w:noProof/>
          <w:rtl/>
        </w:rPr>
        <w:t xml:space="preserve"> | </w:t>
      </w:r>
      <w:r>
        <w:rPr>
          <w:rFonts w:hint="eastAsia"/>
          <w:noProof/>
          <w:rtl/>
        </w:rPr>
        <w:t>כל</w:t>
      </w:r>
      <w:r>
        <w:rPr>
          <w:noProof/>
          <w:rtl/>
        </w:rPr>
        <w:t xml:space="preserve"> </w:t>
      </w:r>
      <w:r>
        <w:rPr>
          <w:rFonts w:hint="eastAsia"/>
          <w:noProof/>
          <w:rtl/>
        </w:rPr>
        <w:t>ירק</w:t>
      </w:r>
      <w:r>
        <w:rPr>
          <w:noProof/>
          <w:rtl/>
        </w:rPr>
        <w:t xml:space="preserve"> </w:t>
      </w:r>
      <w:r>
        <w:rPr>
          <w:rFonts w:hint="eastAsia"/>
          <w:noProof/>
          <w:rtl/>
        </w:rPr>
        <w:t>חי</w:t>
      </w:r>
      <w:r w:rsidR="006253B1">
        <w:rPr>
          <w:noProof/>
          <w:rtl/>
        </w:rPr>
        <w:t xml:space="preserve"> | </w:t>
      </w:r>
      <w:r>
        <w:rPr>
          <w:rFonts w:hint="eastAsia"/>
          <w:noProof/>
          <w:rtl/>
        </w:rPr>
        <w:t>כרוב</w:t>
      </w:r>
      <w:r>
        <w:rPr>
          <w:noProof/>
          <w:rtl/>
        </w:rPr>
        <w:t xml:space="preserve"> </w:t>
      </w:r>
      <w:r>
        <w:rPr>
          <w:rFonts w:hint="eastAsia"/>
          <w:noProof/>
          <w:rtl/>
        </w:rPr>
        <w:t>למזון</w:t>
      </w:r>
      <w:r>
        <w:rPr>
          <w:noProof/>
          <w:rtl/>
        </w:rPr>
        <w:t xml:space="preserve"> </w:t>
      </w:r>
      <w:r>
        <w:rPr>
          <w:rFonts w:hint="eastAsia"/>
          <w:noProof/>
          <w:rtl/>
        </w:rPr>
        <w:t>ותרדין</w:t>
      </w:r>
      <w:r>
        <w:rPr>
          <w:noProof/>
          <w:rtl/>
        </w:rPr>
        <w:t xml:space="preserve"> </w:t>
      </w:r>
      <w:r>
        <w:rPr>
          <w:rFonts w:hint="eastAsia"/>
          <w:noProof/>
          <w:rtl/>
        </w:rPr>
        <w:t>לרפואה</w:t>
      </w:r>
      <w:r>
        <w:rPr>
          <w:noProof/>
          <w:rtl/>
        </w:rPr>
        <w:t>,</w:t>
      </w:r>
      <w:r w:rsidR="006253B1">
        <w:rPr>
          <w:noProof/>
          <w:rtl/>
        </w:rPr>
        <w:t xml:space="preserve"> | </w:t>
      </w:r>
      <w:r>
        <w:rPr>
          <w:rFonts w:hint="eastAsia"/>
          <w:noProof/>
          <w:rtl/>
        </w:rPr>
        <w:t>טחול</w:t>
      </w:r>
      <w:r w:rsidR="006253B1">
        <w:rPr>
          <w:noProof/>
          <w:rtl/>
        </w:rPr>
        <w:t xml:space="preserve"> | </w:t>
      </w:r>
      <w:r>
        <w:rPr>
          <w:rFonts w:hint="eastAsia"/>
          <w:noProof/>
          <w:rtl/>
        </w:rPr>
        <w:t>כרישין</w:t>
      </w:r>
      <w:r w:rsidR="006253B1">
        <w:rPr>
          <w:noProof/>
          <w:rtl/>
        </w:rPr>
        <w:t xml:space="preserve"> | </w:t>
      </w:r>
      <w:r>
        <w:rPr>
          <w:rFonts w:hint="eastAsia"/>
          <w:noProof/>
          <w:rtl/>
        </w:rPr>
        <w:t>האוכל</w:t>
      </w:r>
      <w:r>
        <w:rPr>
          <w:noProof/>
          <w:rtl/>
        </w:rPr>
        <w:t xml:space="preserve"> </w:t>
      </w:r>
      <w:r>
        <w:rPr>
          <w:rFonts w:hint="eastAsia"/>
          <w:noProof/>
          <w:rtl/>
        </w:rPr>
        <w:t>ירק</w:t>
      </w:r>
      <w:r>
        <w:rPr>
          <w:noProof/>
          <w:rtl/>
        </w:rPr>
        <w:t xml:space="preserve"> </w:t>
      </w:r>
      <w:r>
        <w:rPr>
          <w:rFonts w:hint="eastAsia"/>
          <w:noProof/>
          <w:rtl/>
        </w:rPr>
        <w:t>קודם</w:t>
      </w:r>
      <w:r>
        <w:rPr>
          <w:noProof/>
          <w:rtl/>
        </w:rPr>
        <w:t xml:space="preserve"> </w:t>
      </w:r>
      <w:r>
        <w:rPr>
          <w:rFonts w:hint="eastAsia"/>
          <w:noProof/>
          <w:rtl/>
        </w:rPr>
        <w:t>ארבע</w:t>
      </w:r>
      <w:r>
        <w:rPr>
          <w:noProof/>
          <w:rtl/>
        </w:rPr>
        <w:t xml:space="preserve"> </w:t>
      </w:r>
      <w:r>
        <w:rPr>
          <w:rFonts w:hint="eastAsia"/>
          <w:noProof/>
          <w:rtl/>
        </w:rPr>
        <w:t>שעות</w:t>
      </w:r>
      <w:r w:rsidR="006253B1">
        <w:rPr>
          <w:noProof/>
          <w:rtl/>
        </w:rPr>
        <w:t xml:space="preserve"> | </w:t>
      </w:r>
      <w:r w:rsidRPr="009C2A5E">
        <w:rPr>
          <w:rFonts w:hint="eastAsia"/>
          <w:noProof/>
          <w:rtl/>
        </w:rPr>
        <w:t>כל</w:t>
      </w:r>
      <w:r w:rsidRPr="009C2A5E">
        <w:rPr>
          <w:noProof/>
          <w:rtl/>
        </w:rPr>
        <w:t xml:space="preserve"> </w:t>
      </w:r>
      <w:r w:rsidRPr="009C2A5E">
        <w:rPr>
          <w:rFonts w:hint="eastAsia"/>
          <w:noProof/>
          <w:rtl/>
        </w:rPr>
        <w:t>נפש</w:t>
      </w:r>
      <w:r w:rsidRPr="009C2A5E">
        <w:rPr>
          <w:noProof/>
          <w:rtl/>
        </w:rPr>
        <w:t xml:space="preserve"> </w:t>
      </w:r>
      <w:r w:rsidRPr="009C2A5E">
        <w:rPr>
          <w:rFonts w:hint="eastAsia"/>
          <w:noProof/>
          <w:rtl/>
        </w:rPr>
        <w:t>משיב</w:t>
      </w:r>
      <w:r w:rsidRPr="009C2A5E">
        <w:rPr>
          <w:noProof/>
          <w:rtl/>
        </w:rPr>
        <w:t xml:space="preserve"> </w:t>
      </w:r>
      <w:r w:rsidRPr="009C2A5E">
        <w:rPr>
          <w:rFonts w:hint="eastAsia"/>
          <w:noProof/>
          <w:rtl/>
        </w:rPr>
        <w:t>נפש</w:t>
      </w:r>
      <w:r w:rsidR="006253B1">
        <w:rPr>
          <w:noProof/>
          <w:rtl/>
        </w:rPr>
        <w:t xml:space="preserve"> | </w:t>
      </w:r>
      <w:r>
        <w:rPr>
          <w:rFonts w:hint="eastAsia"/>
          <w:noProof/>
          <w:rtl/>
        </w:rPr>
        <w:t>כל</w:t>
      </w:r>
      <w:r>
        <w:rPr>
          <w:noProof/>
          <w:rtl/>
        </w:rPr>
        <w:t xml:space="preserve"> </w:t>
      </w:r>
      <w:r>
        <w:rPr>
          <w:rFonts w:hint="eastAsia"/>
          <w:noProof/>
          <w:rtl/>
        </w:rPr>
        <w:t>הקרוב</w:t>
      </w:r>
      <w:r>
        <w:rPr>
          <w:noProof/>
          <w:rtl/>
        </w:rPr>
        <w:t xml:space="preserve"> </w:t>
      </w:r>
      <w:r>
        <w:rPr>
          <w:rFonts w:hint="eastAsia"/>
          <w:noProof/>
          <w:rtl/>
        </w:rPr>
        <w:t>לנפש</w:t>
      </w:r>
      <w:r>
        <w:rPr>
          <w:noProof/>
          <w:rtl/>
        </w:rPr>
        <w:t xml:space="preserve"> </w:t>
      </w:r>
      <w:r>
        <w:rPr>
          <w:rFonts w:hint="eastAsia"/>
          <w:noProof/>
          <w:rtl/>
        </w:rPr>
        <w:t>משיב</w:t>
      </w:r>
      <w:r>
        <w:rPr>
          <w:noProof/>
          <w:rtl/>
        </w:rPr>
        <w:t xml:space="preserve"> </w:t>
      </w:r>
      <w:r>
        <w:rPr>
          <w:rFonts w:hint="eastAsia"/>
          <w:noProof/>
          <w:rtl/>
        </w:rPr>
        <w:t>את</w:t>
      </w:r>
      <w:r>
        <w:rPr>
          <w:noProof/>
          <w:rtl/>
        </w:rPr>
        <w:t xml:space="preserve"> </w:t>
      </w:r>
      <w:r>
        <w:rPr>
          <w:rFonts w:hint="eastAsia"/>
          <w:noProof/>
          <w:rtl/>
        </w:rPr>
        <w:t>הנפש</w:t>
      </w:r>
      <w:r>
        <w:rPr>
          <w:noProof/>
          <w:rtl/>
        </w:rPr>
        <w:t>.</w:t>
      </w:r>
      <w:r w:rsidR="006253B1">
        <w:rPr>
          <w:noProof/>
          <w:rtl/>
        </w:rPr>
        <w:t xml:space="preserve"> | </w:t>
      </w:r>
      <w:r>
        <w:rPr>
          <w:rFonts w:hint="eastAsia"/>
          <w:noProof/>
          <w:rtl/>
        </w:rPr>
        <w:t>תרדין</w:t>
      </w:r>
      <w:r>
        <w:rPr>
          <w:noProof/>
          <w:rtl/>
        </w:rPr>
        <w:t xml:space="preserve"> </w:t>
      </w:r>
      <w:r>
        <w:rPr>
          <w:rFonts w:hint="eastAsia"/>
          <w:noProof/>
          <w:rtl/>
        </w:rPr>
        <w:t>לרפואה</w:t>
      </w:r>
      <w:r>
        <w:rPr>
          <w:noProof/>
          <w:rtl/>
        </w:rPr>
        <w:t xml:space="preserve"> </w:t>
      </w:r>
      <w:r>
        <w:rPr>
          <w:rFonts w:hint="eastAsia"/>
          <w:noProof/>
          <w:rtl/>
        </w:rPr>
        <w:t>וכרוב</w:t>
      </w:r>
      <w:r>
        <w:rPr>
          <w:noProof/>
          <w:rtl/>
        </w:rPr>
        <w:t xml:space="preserve"> </w:t>
      </w:r>
      <w:r>
        <w:rPr>
          <w:rFonts w:hint="eastAsia"/>
          <w:noProof/>
          <w:rtl/>
        </w:rPr>
        <w:t>אף</w:t>
      </w:r>
      <w:r>
        <w:rPr>
          <w:noProof/>
          <w:rtl/>
        </w:rPr>
        <w:t xml:space="preserve"> </w:t>
      </w:r>
      <w:r>
        <w:rPr>
          <w:rFonts w:hint="eastAsia"/>
          <w:noProof/>
          <w:rtl/>
        </w:rPr>
        <w:t>למזון</w:t>
      </w:r>
      <w:r w:rsidR="006253B1">
        <w:rPr>
          <w:noProof/>
          <w:rtl/>
        </w:rPr>
        <w:t xml:space="preserve"> | </w:t>
      </w:r>
      <w:r>
        <w:rPr>
          <w:rFonts w:hint="eastAsia"/>
          <w:noProof/>
          <w:rtl/>
        </w:rPr>
        <w:t>אוי</w:t>
      </w:r>
      <w:r>
        <w:rPr>
          <w:noProof/>
          <w:rtl/>
        </w:rPr>
        <w:t xml:space="preserve"> </w:t>
      </w:r>
      <w:r>
        <w:rPr>
          <w:rFonts w:hint="eastAsia"/>
          <w:noProof/>
          <w:rtl/>
        </w:rPr>
        <w:t>לבית</w:t>
      </w:r>
      <w:r>
        <w:rPr>
          <w:noProof/>
          <w:rtl/>
        </w:rPr>
        <w:t xml:space="preserve"> </w:t>
      </w:r>
      <w:r>
        <w:rPr>
          <w:rFonts w:hint="eastAsia"/>
          <w:noProof/>
          <w:rtl/>
        </w:rPr>
        <w:t>שהלפת</w:t>
      </w:r>
      <w:r>
        <w:rPr>
          <w:noProof/>
          <w:rtl/>
        </w:rPr>
        <w:t xml:space="preserve"> </w:t>
      </w:r>
      <w:r>
        <w:rPr>
          <w:rFonts w:hint="eastAsia"/>
          <w:noProof/>
          <w:rtl/>
        </w:rPr>
        <w:t>עוברת</w:t>
      </w:r>
      <w:r>
        <w:rPr>
          <w:noProof/>
          <w:rtl/>
        </w:rPr>
        <w:t xml:space="preserve"> </w:t>
      </w:r>
      <w:r>
        <w:rPr>
          <w:rFonts w:hint="eastAsia"/>
          <w:noProof/>
          <w:rtl/>
        </w:rPr>
        <w:t>בתוכו</w:t>
      </w:r>
      <w:r w:rsidR="006253B1">
        <w:rPr>
          <w:noProof/>
          <w:rtl/>
        </w:rPr>
        <w:t xml:space="preserve"> | </w:t>
      </w:r>
      <w:r>
        <w:rPr>
          <w:rFonts w:hint="eastAsia"/>
          <w:noProof/>
          <w:rtl/>
        </w:rPr>
        <w:t>מבלי</w:t>
      </w:r>
      <w:r>
        <w:rPr>
          <w:noProof/>
          <w:rtl/>
        </w:rPr>
        <w:t xml:space="preserve"> </w:t>
      </w:r>
      <w:r>
        <w:rPr>
          <w:rFonts w:hint="eastAsia"/>
          <w:noProof/>
          <w:rtl/>
        </w:rPr>
        <w:t>בשר</w:t>
      </w:r>
      <w:r>
        <w:rPr>
          <w:noProof/>
          <w:rtl/>
        </w:rPr>
        <w:t>.</w:t>
      </w:r>
      <w:r w:rsidR="006253B1">
        <w:rPr>
          <w:noProof/>
          <w:rtl/>
        </w:rPr>
        <w:t xml:space="preserve"> | </w:t>
      </w:r>
      <w:r>
        <w:rPr>
          <w:rFonts w:hint="eastAsia"/>
          <w:noProof/>
          <w:rtl/>
        </w:rPr>
        <w:t>דג</w:t>
      </w:r>
      <w:r>
        <w:rPr>
          <w:noProof/>
          <w:rtl/>
        </w:rPr>
        <w:t xml:space="preserve"> </w:t>
      </w:r>
      <w:r>
        <w:rPr>
          <w:rFonts w:hint="eastAsia"/>
          <w:noProof/>
          <w:rtl/>
        </w:rPr>
        <w:t>קטן</w:t>
      </w:r>
      <w:r>
        <w:rPr>
          <w:noProof/>
          <w:rtl/>
        </w:rPr>
        <w:t xml:space="preserve"> </w:t>
      </w:r>
      <w:r>
        <w:rPr>
          <w:rFonts w:hint="eastAsia"/>
          <w:noProof/>
          <w:rtl/>
        </w:rPr>
        <w:t>מליח</w:t>
      </w:r>
      <w:r>
        <w:rPr>
          <w:noProof/>
          <w:rtl/>
        </w:rPr>
        <w:t xml:space="preserve"> </w:t>
      </w:r>
      <w:r>
        <w:rPr>
          <w:rFonts w:hint="eastAsia"/>
          <w:noProof/>
          <w:rtl/>
        </w:rPr>
        <w:t>פעמים</w:t>
      </w:r>
      <w:r>
        <w:rPr>
          <w:noProof/>
          <w:rtl/>
        </w:rPr>
        <w:t xml:space="preserve"> </w:t>
      </w:r>
      <w:r>
        <w:rPr>
          <w:rFonts w:hint="eastAsia"/>
          <w:noProof/>
          <w:rtl/>
        </w:rPr>
        <w:t>שהוא</w:t>
      </w:r>
      <w:r>
        <w:rPr>
          <w:noProof/>
          <w:rtl/>
        </w:rPr>
        <w:t xml:space="preserve"> </w:t>
      </w:r>
      <w:r>
        <w:rPr>
          <w:rFonts w:hint="eastAsia"/>
          <w:noProof/>
          <w:rtl/>
        </w:rPr>
        <w:t>ממית</w:t>
      </w:r>
    </w:p>
    <w:p w14:paraId="597D3596"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הדרן</w:t>
      </w:r>
      <w:r w:rsidRPr="009C2A5E">
        <w:rPr>
          <w:rtl/>
        </w:rPr>
        <w:t xml:space="preserve"> </w:t>
      </w:r>
      <w:r w:rsidRPr="009C2A5E">
        <w:rPr>
          <w:rFonts w:hint="eastAsia"/>
          <w:rtl/>
        </w:rPr>
        <w:t>עלך</w:t>
      </w:r>
      <w:r w:rsidRPr="009C2A5E">
        <w:rPr>
          <w:rtl/>
        </w:rPr>
        <w:t xml:space="preserve"> </w:t>
      </w:r>
      <w:r w:rsidRPr="009C2A5E">
        <w:rPr>
          <w:rFonts w:hint="eastAsia"/>
          <w:rtl/>
        </w:rPr>
        <w:t>כיצד</w:t>
      </w:r>
      <w:r w:rsidRPr="009C2A5E">
        <w:rPr>
          <w:rtl/>
        </w:rPr>
        <w:t xml:space="preserve"> </w:t>
      </w:r>
      <w:r w:rsidRPr="009C2A5E">
        <w:rPr>
          <w:rFonts w:hint="eastAsia"/>
          <w:rtl/>
        </w:rPr>
        <w:t>מברכין</w:t>
      </w:r>
    </w:p>
    <w:p w14:paraId="337D9329"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שנים</w:t>
      </w:r>
      <w:r>
        <w:rPr>
          <w:rtl/>
        </w:rPr>
        <w:t xml:space="preserve"> </w:t>
      </w:r>
      <w:r>
        <w:rPr>
          <w:rFonts w:hint="eastAsia"/>
          <w:rtl/>
        </w:rPr>
        <w:t>שאכלו</w:t>
      </w:r>
      <w:r>
        <w:rPr>
          <w:rtl/>
        </w:rPr>
        <w:t xml:space="preserve"> </w:t>
      </w:r>
      <w:r>
        <w:rPr>
          <w:rFonts w:hint="eastAsia"/>
          <w:rtl/>
        </w:rPr>
        <w:t>כאחת</w:t>
      </w:r>
      <w:r>
        <w:rPr>
          <w:rtl/>
        </w:rPr>
        <w:t>.</w:t>
      </w:r>
    </w:p>
    <w:p w14:paraId="1D51C809" w14:textId="4A76A67F" w:rsidR="00B90B03" w:rsidRDefault="00B90B03" w:rsidP="006253B1">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חלקו</w:t>
      </w:r>
      <w:r>
        <w:rPr>
          <w:noProof/>
          <w:rtl/>
        </w:rPr>
        <w:t xml:space="preserve"> </w:t>
      </w:r>
      <w:r>
        <w:rPr>
          <w:rFonts w:hint="eastAsia"/>
          <w:noProof/>
          <w:rtl/>
        </w:rPr>
        <w:t>רב</w:t>
      </w:r>
      <w:r>
        <w:rPr>
          <w:noProof/>
          <w:rtl/>
        </w:rPr>
        <w:t xml:space="preserve"> </w:t>
      </w:r>
      <w:r>
        <w:rPr>
          <w:rFonts w:hint="eastAsia"/>
          <w:noProof/>
          <w:rtl/>
        </w:rPr>
        <w:t>ורי</w:t>
      </w:r>
      <w:r>
        <w:rPr>
          <w:noProof/>
          <w:rtl/>
        </w:rPr>
        <w:t>''</w:t>
      </w:r>
      <w:r>
        <w:rPr>
          <w:rFonts w:hint="eastAsia"/>
          <w:noProof/>
          <w:rtl/>
        </w:rPr>
        <w:t>ו</w:t>
      </w:r>
      <w:r>
        <w:rPr>
          <w:noProof/>
          <w:rtl/>
        </w:rPr>
        <w:t xml:space="preserve"> - </w:t>
      </w:r>
      <w:r>
        <w:rPr>
          <w:rFonts w:hint="eastAsia"/>
          <w:noProof/>
          <w:rtl/>
        </w:rPr>
        <w:t>אם</w:t>
      </w:r>
      <w:r>
        <w:rPr>
          <w:noProof/>
          <w:rtl/>
        </w:rPr>
        <w:t xml:space="preserve"> </w:t>
      </w:r>
      <w:r>
        <w:rPr>
          <w:rFonts w:hint="eastAsia"/>
          <w:noProof/>
          <w:rtl/>
        </w:rPr>
        <w:t>מזמנין</w:t>
      </w:r>
      <w:r>
        <w:rPr>
          <w:noProof/>
          <w:rtl/>
        </w:rPr>
        <w:t>.</w:t>
      </w:r>
      <w:r w:rsidR="006253B1">
        <w:rPr>
          <w:noProof/>
          <w:rtl/>
        </w:rPr>
        <w:t xml:space="preserve"> | </w:t>
      </w:r>
      <w:r>
        <w:rPr>
          <w:rFonts w:hint="eastAsia"/>
          <w:noProof/>
          <w:rtl/>
        </w:rPr>
        <w:t>זה</w:t>
      </w:r>
      <w:r>
        <w:rPr>
          <w:noProof/>
          <w:rtl/>
        </w:rPr>
        <w:t xml:space="preserve"> </w:t>
      </w:r>
      <w:r>
        <w:rPr>
          <w:rFonts w:hint="eastAsia"/>
          <w:noProof/>
          <w:rtl/>
        </w:rPr>
        <w:t>שאמר</w:t>
      </w:r>
      <w:r>
        <w:rPr>
          <w:noProof/>
          <w:rtl/>
        </w:rPr>
        <w:t xml:space="preserve"> </w:t>
      </w:r>
      <w:r>
        <w:rPr>
          <w:rFonts w:hint="eastAsia"/>
          <w:noProof/>
          <w:rtl/>
        </w:rPr>
        <w:t>דאין</w:t>
      </w:r>
      <w:r>
        <w:rPr>
          <w:noProof/>
          <w:rtl/>
        </w:rPr>
        <w:t xml:space="preserve"> </w:t>
      </w:r>
      <w:r>
        <w:rPr>
          <w:rFonts w:hint="eastAsia"/>
          <w:noProof/>
          <w:rtl/>
        </w:rPr>
        <w:t>מזמנין</w:t>
      </w:r>
      <w:r w:rsidR="006253B1">
        <w:rPr>
          <w:noProof/>
          <w:rtl/>
        </w:rPr>
        <w:t xml:space="preserve"> | </w:t>
      </w:r>
      <w:r>
        <w:rPr>
          <w:rFonts w:hint="eastAsia"/>
          <w:noProof/>
          <w:rtl/>
        </w:rPr>
        <w:t>שלשה</w:t>
      </w:r>
      <w:r>
        <w:rPr>
          <w:noProof/>
          <w:rtl/>
        </w:rPr>
        <w:t xml:space="preserve"> </w:t>
      </w:r>
      <w:r>
        <w:rPr>
          <w:rFonts w:hint="eastAsia"/>
          <w:noProof/>
          <w:rtl/>
        </w:rPr>
        <w:t>שאכלו</w:t>
      </w:r>
      <w:r>
        <w:rPr>
          <w:noProof/>
          <w:rtl/>
        </w:rPr>
        <w:t xml:space="preserve"> </w:t>
      </w:r>
      <w:r>
        <w:rPr>
          <w:rFonts w:hint="eastAsia"/>
          <w:noProof/>
          <w:rtl/>
        </w:rPr>
        <w:t>כאחת</w:t>
      </w:r>
      <w:r>
        <w:rPr>
          <w:noProof/>
          <w:rtl/>
        </w:rPr>
        <w:t xml:space="preserve"> </w:t>
      </w:r>
      <w:r>
        <w:rPr>
          <w:rFonts w:hint="eastAsia"/>
          <w:noProof/>
          <w:rtl/>
        </w:rPr>
        <w:t>ויצא</w:t>
      </w:r>
      <w:r>
        <w:rPr>
          <w:noProof/>
          <w:rtl/>
        </w:rPr>
        <w:t xml:space="preserve"> </w:t>
      </w:r>
      <w:r>
        <w:rPr>
          <w:rFonts w:hint="eastAsia"/>
          <w:noProof/>
          <w:rtl/>
        </w:rPr>
        <w:t>אחד</w:t>
      </w:r>
      <w:r>
        <w:rPr>
          <w:noProof/>
          <w:rtl/>
        </w:rPr>
        <w:t xml:space="preserve"> </w:t>
      </w:r>
      <w:r>
        <w:rPr>
          <w:rFonts w:hint="eastAsia"/>
          <w:noProof/>
          <w:rtl/>
        </w:rPr>
        <w:t>מהם</w:t>
      </w:r>
      <w:r>
        <w:rPr>
          <w:noProof/>
          <w:rtl/>
        </w:rPr>
        <w:t xml:space="preserve"> </w:t>
      </w:r>
      <w:r>
        <w:rPr>
          <w:rFonts w:hint="eastAsia"/>
          <w:noProof/>
          <w:rtl/>
        </w:rPr>
        <w:t>לשוק</w:t>
      </w:r>
      <w:r w:rsidR="006253B1">
        <w:rPr>
          <w:noProof/>
          <w:rtl/>
        </w:rPr>
        <w:t xml:space="preserve"> | </w:t>
      </w:r>
      <w:r>
        <w:rPr>
          <w:rFonts w:hint="eastAsia"/>
          <w:noProof/>
          <w:rtl/>
        </w:rPr>
        <w:t>ב</w:t>
      </w:r>
      <w:r>
        <w:rPr>
          <w:noProof/>
          <w:rtl/>
        </w:rPr>
        <w:t xml:space="preserve">' </w:t>
      </w:r>
      <w:r>
        <w:rPr>
          <w:rFonts w:hint="eastAsia"/>
          <w:noProof/>
          <w:rtl/>
        </w:rPr>
        <w:t>שאכלו</w:t>
      </w:r>
      <w:r>
        <w:rPr>
          <w:noProof/>
          <w:rtl/>
        </w:rPr>
        <w:t xml:space="preserve"> </w:t>
      </w:r>
      <w:r>
        <w:rPr>
          <w:rFonts w:hint="eastAsia"/>
          <w:noProof/>
          <w:rtl/>
        </w:rPr>
        <w:t>כאחת</w:t>
      </w:r>
      <w:r w:rsidR="006253B1">
        <w:rPr>
          <w:noProof/>
          <w:rtl/>
        </w:rPr>
        <w:t xml:space="preserve"> | </w:t>
      </w:r>
      <w:r>
        <w:rPr>
          <w:rFonts w:hint="eastAsia"/>
          <w:noProof/>
          <w:rtl/>
        </w:rPr>
        <w:t>שלושה</w:t>
      </w:r>
      <w:r>
        <w:rPr>
          <w:noProof/>
          <w:rtl/>
        </w:rPr>
        <w:t xml:space="preserve"> </w:t>
      </w:r>
      <w:r>
        <w:rPr>
          <w:rFonts w:hint="eastAsia"/>
          <w:noProof/>
          <w:rtl/>
        </w:rPr>
        <w:t>כשהם</w:t>
      </w:r>
      <w:r>
        <w:rPr>
          <w:noProof/>
          <w:rtl/>
        </w:rPr>
        <w:t xml:space="preserve"> </w:t>
      </w:r>
      <w:r>
        <w:rPr>
          <w:rFonts w:hint="eastAsia"/>
          <w:noProof/>
          <w:rtl/>
        </w:rPr>
        <w:t>שוים</w:t>
      </w:r>
      <w:r w:rsidR="006253B1">
        <w:rPr>
          <w:noProof/>
          <w:rtl/>
        </w:rPr>
        <w:t xml:space="preserve"> | </w:t>
      </w:r>
      <w:r>
        <w:rPr>
          <w:rFonts w:hint="eastAsia"/>
          <w:noProof/>
          <w:rtl/>
        </w:rPr>
        <w:t>ידי</w:t>
      </w:r>
      <w:r>
        <w:rPr>
          <w:noProof/>
          <w:rtl/>
        </w:rPr>
        <w:t xml:space="preserve"> </w:t>
      </w:r>
      <w:r>
        <w:rPr>
          <w:rFonts w:hint="eastAsia"/>
          <w:noProof/>
          <w:rtl/>
        </w:rPr>
        <w:t>ברכה</w:t>
      </w:r>
      <w:r>
        <w:rPr>
          <w:noProof/>
          <w:rtl/>
        </w:rPr>
        <w:t xml:space="preserve"> </w:t>
      </w:r>
      <w:r>
        <w:rPr>
          <w:rFonts w:hint="eastAsia"/>
          <w:noProof/>
          <w:rtl/>
        </w:rPr>
        <w:t>יצאתם</w:t>
      </w:r>
      <w:r>
        <w:rPr>
          <w:noProof/>
          <w:rtl/>
        </w:rPr>
        <w:t xml:space="preserve">, </w:t>
      </w:r>
      <w:r>
        <w:rPr>
          <w:rFonts w:hint="eastAsia"/>
          <w:noProof/>
          <w:rtl/>
        </w:rPr>
        <w:t>ולא</w:t>
      </w:r>
      <w:r>
        <w:rPr>
          <w:noProof/>
          <w:rtl/>
        </w:rPr>
        <w:t xml:space="preserve"> </w:t>
      </w:r>
      <w:r>
        <w:rPr>
          <w:rFonts w:hint="eastAsia"/>
          <w:noProof/>
          <w:rtl/>
        </w:rPr>
        <w:t>ידי</w:t>
      </w:r>
      <w:r>
        <w:rPr>
          <w:noProof/>
          <w:rtl/>
        </w:rPr>
        <w:t xml:space="preserve"> </w:t>
      </w:r>
      <w:r>
        <w:rPr>
          <w:rFonts w:hint="eastAsia"/>
          <w:noProof/>
          <w:rtl/>
        </w:rPr>
        <w:t>זימון</w:t>
      </w:r>
      <w:r w:rsidR="006253B1">
        <w:rPr>
          <w:noProof/>
          <w:rtl/>
        </w:rPr>
        <w:t xml:space="preserve"> | </w:t>
      </w:r>
      <w:r>
        <w:rPr>
          <w:rFonts w:hint="eastAsia"/>
          <w:noProof/>
          <w:rtl/>
        </w:rPr>
        <w:t>בא</w:t>
      </w:r>
      <w:r>
        <w:rPr>
          <w:noProof/>
          <w:rtl/>
        </w:rPr>
        <w:t xml:space="preserve"> </w:t>
      </w:r>
      <w:r>
        <w:rPr>
          <w:rFonts w:hint="eastAsia"/>
          <w:noProof/>
          <w:rtl/>
        </w:rPr>
        <w:t>ומצאן</w:t>
      </w:r>
      <w:r>
        <w:rPr>
          <w:noProof/>
          <w:rtl/>
        </w:rPr>
        <w:t xml:space="preserve"> </w:t>
      </w:r>
      <w:r>
        <w:rPr>
          <w:rFonts w:hint="eastAsia"/>
          <w:noProof/>
          <w:rtl/>
        </w:rPr>
        <w:t>כשהן</w:t>
      </w:r>
      <w:r>
        <w:rPr>
          <w:noProof/>
          <w:rtl/>
        </w:rPr>
        <w:t xml:space="preserve"> </w:t>
      </w:r>
      <w:r>
        <w:rPr>
          <w:rFonts w:hint="eastAsia"/>
          <w:noProof/>
          <w:rtl/>
        </w:rPr>
        <w:t>מברכים</w:t>
      </w:r>
      <w:r>
        <w:rPr>
          <w:noProof/>
          <w:rtl/>
        </w:rPr>
        <w:t xml:space="preserve">, </w:t>
      </w:r>
      <w:r>
        <w:rPr>
          <w:rFonts w:hint="eastAsia"/>
          <w:noProof/>
          <w:rtl/>
        </w:rPr>
        <w:t>מה</w:t>
      </w:r>
      <w:r>
        <w:rPr>
          <w:noProof/>
          <w:rtl/>
        </w:rPr>
        <w:t xml:space="preserve"> </w:t>
      </w:r>
      <w:r>
        <w:rPr>
          <w:rFonts w:hint="eastAsia"/>
          <w:noProof/>
          <w:rtl/>
        </w:rPr>
        <w:t>אומר</w:t>
      </w:r>
      <w:r>
        <w:rPr>
          <w:noProof/>
          <w:rtl/>
        </w:rPr>
        <w:t xml:space="preserve"> </w:t>
      </w:r>
      <w:r>
        <w:rPr>
          <w:rFonts w:hint="eastAsia"/>
          <w:noProof/>
          <w:rtl/>
        </w:rPr>
        <w:t>אחריהם</w:t>
      </w:r>
      <w:r>
        <w:rPr>
          <w:noProof/>
          <w:rtl/>
        </w:rPr>
        <w:t>?</w:t>
      </w:r>
      <w:r w:rsidR="006253B1">
        <w:rPr>
          <w:noProof/>
          <w:rtl/>
        </w:rPr>
        <w:t xml:space="preserve"> | </w:t>
      </w:r>
      <w:r>
        <w:rPr>
          <w:rFonts w:hint="eastAsia"/>
          <w:noProof/>
          <w:rtl/>
        </w:rPr>
        <w:t>סיים</w:t>
      </w:r>
      <w:r>
        <w:rPr>
          <w:noProof/>
          <w:rtl/>
        </w:rPr>
        <w:t xml:space="preserve"> </w:t>
      </w:r>
      <w:r>
        <w:rPr>
          <w:rFonts w:hint="eastAsia"/>
          <w:noProof/>
          <w:rtl/>
        </w:rPr>
        <w:t>בקול</w:t>
      </w:r>
      <w:r>
        <w:rPr>
          <w:noProof/>
          <w:rtl/>
        </w:rPr>
        <w:t xml:space="preserve"> </w:t>
      </w:r>
      <w:r w:rsidR="006253B1">
        <w:rPr>
          <w:noProof/>
          <w:rtl/>
        </w:rPr>
        <w:t xml:space="preserve"> | | </w:t>
      </w:r>
      <w:r>
        <w:rPr>
          <w:rFonts w:hint="eastAsia"/>
          <w:noProof/>
          <w:rtl/>
        </w:rPr>
        <w:t>סיים</w:t>
      </w:r>
      <w:r>
        <w:rPr>
          <w:noProof/>
          <w:rtl/>
        </w:rPr>
        <w:t xml:space="preserve"> </w:t>
      </w:r>
      <w:r>
        <w:rPr>
          <w:rFonts w:hint="eastAsia"/>
          <w:noProof/>
          <w:rtl/>
        </w:rPr>
        <w:t>בלחישה</w:t>
      </w:r>
      <w:r>
        <w:rPr>
          <w:noProof/>
          <w:rtl/>
        </w:rPr>
        <w:t>,</w:t>
      </w:r>
      <w:r w:rsidR="006253B1">
        <w:rPr>
          <w:noProof/>
          <w:rtl/>
        </w:rPr>
        <w:t xml:space="preserve"> | </w:t>
      </w:r>
      <w:r>
        <w:rPr>
          <w:rFonts w:hint="eastAsia"/>
          <w:noProof/>
          <w:rtl/>
        </w:rPr>
        <w:t>בעה</w:t>
      </w:r>
      <w:r>
        <w:rPr>
          <w:noProof/>
          <w:rtl/>
        </w:rPr>
        <w:t>''</w:t>
      </w:r>
      <w:r>
        <w:rPr>
          <w:rFonts w:hint="eastAsia"/>
          <w:noProof/>
          <w:rtl/>
        </w:rPr>
        <w:t>ב</w:t>
      </w:r>
      <w:r>
        <w:rPr>
          <w:noProof/>
          <w:rtl/>
        </w:rPr>
        <w:t xml:space="preserve"> </w:t>
      </w:r>
      <w:r>
        <w:rPr>
          <w:rFonts w:hint="eastAsia"/>
          <w:noProof/>
          <w:rtl/>
        </w:rPr>
        <w:t>בוצע</w:t>
      </w:r>
      <w:r>
        <w:rPr>
          <w:noProof/>
          <w:rtl/>
        </w:rPr>
        <w:t xml:space="preserve">, </w:t>
      </w:r>
      <w:r>
        <w:rPr>
          <w:rFonts w:hint="eastAsia"/>
          <w:noProof/>
          <w:rtl/>
        </w:rPr>
        <w:t>ואורח</w:t>
      </w:r>
      <w:r>
        <w:rPr>
          <w:noProof/>
          <w:rtl/>
        </w:rPr>
        <w:t xml:space="preserve"> </w:t>
      </w:r>
      <w:r>
        <w:rPr>
          <w:rFonts w:hint="eastAsia"/>
          <w:noProof/>
          <w:rtl/>
        </w:rPr>
        <w:t>או</w:t>
      </w:r>
      <w:r>
        <w:rPr>
          <w:noProof/>
          <w:rtl/>
        </w:rPr>
        <w:t xml:space="preserve"> </w:t>
      </w:r>
      <w:r>
        <w:rPr>
          <w:rFonts w:hint="eastAsia"/>
          <w:noProof/>
          <w:rtl/>
        </w:rPr>
        <w:t>בוצע</w:t>
      </w:r>
      <w:r>
        <w:rPr>
          <w:noProof/>
          <w:rtl/>
        </w:rPr>
        <w:t xml:space="preserve"> </w:t>
      </w:r>
      <w:r>
        <w:rPr>
          <w:rFonts w:hint="eastAsia"/>
          <w:noProof/>
          <w:rtl/>
        </w:rPr>
        <w:t>מברך</w:t>
      </w:r>
      <w:r w:rsidR="006253B1">
        <w:rPr>
          <w:noProof/>
          <w:rtl/>
        </w:rPr>
        <w:t xml:space="preserve"> | </w:t>
      </w:r>
      <w:r>
        <w:rPr>
          <w:rFonts w:hint="eastAsia"/>
          <w:noProof/>
          <w:rtl/>
        </w:rPr>
        <w:t>דבעה</w:t>
      </w:r>
      <w:r>
        <w:rPr>
          <w:noProof/>
          <w:rtl/>
        </w:rPr>
        <w:t>"</w:t>
      </w:r>
      <w:r>
        <w:rPr>
          <w:rFonts w:hint="eastAsia"/>
          <w:noProof/>
          <w:rtl/>
        </w:rPr>
        <w:t>ב</w:t>
      </w:r>
      <w:r>
        <w:rPr>
          <w:noProof/>
          <w:rtl/>
        </w:rPr>
        <w:t xml:space="preserve"> </w:t>
      </w:r>
      <w:r>
        <w:rPr>
          <w:rFonts w:hint="eastAsia"/>
          <w:noProof/>
          <w:rtl/>
        </w:rPr>
        <w:t>בוצע</w:t>
      </w:r>
      <w:r w:rsidR="006253B1">
        <w:rPr>
          <w:noProof/>
          <w:rtl/>
        </w:rPr>
        <w:t xml:space="preserve"> | </w:t>
      </w:r>
      <w:r>
        <w:rPr>
          <w:rFonts w:hint="eastAsia"/>
          <w:noProof/>
          <w:rtl/>
        </w:rPr>
        <w:t>עד</w:t>
      </w:r>
      <w:r>
        <w:rPr>
          <w:noProof/>
          <w:rtl/>
        </w:rPr>
        <w:t xml:space="preserve"> </w:t>
      </w:r>
      <w:r>
        <w:rPr>
          <w:rFonts w:hint="eastAsia"/>
          <w:noProof/>
          <w:rtl/>
        </w:rPr>
        <w:t>היכן</w:t>
      </w:r>
      <w:r>
        <w:rPr>
          <w:noProof/>
          <w:rtl/>
        </w:rPr>
        <w:t xml:space="preserve"> </w:t>
      </w:r>
      <w:r>
        <w:rPr>
          <w:rFonts w:hint="eastAsia"/>
          <w:noProof/>
          <w:rtl/>
        </w:rPr>
        <w:t>ברכת</w:t>
      </w:r>
      <w:r>
        <w:rPr>
          <w:noProof/>
          <w:rtl/>
        </w:rPr>
        <w:t xml:space="preserve"> </w:t>
      </w:r>
      <w:r>
        <w:rPr>
          <w:rFonts w:hint="eastAsia"/>
          <w:noProof/>
          <w:rtl/>
        </w:rPr>
        <w:t>הזמון</w:t>
      </w:r>
      <w:r w:rsidR="006253B1">
        <w:rPr>
          <w:noProof/>
          <w:rtl/>
        </w:rPr>
        <w:t xml:space="preserve"> | </w:t>
      </w:r>
      <w:r>
        <w:rPr>
          <w:rFonts w:hint="eastAsia"/>
          <w:noProof/>
          <w:rtl/>
        </w:rPr>
        <w:t>דכו</w:t>
      </w:r>
      <w:r>
        <w:rPr>
          <w:noProof/>
          <w:rtl/>
        </w:rPr>
        <w:t>"</w:t>
      </w:r>
      <w:r>
        <w:rPr>
          <w:rFonts w:hint="eastAsia"/>
          <w:noProof/>
          <w:rtl/>
        </w:rPr>
        <w:t>ע</w:t>
      </w:r>
      <w:r w:rsidR="006253B1">
        <w:rPr>
          <w:noProof/>
          <w:rtl/>
        </w:rPr>
        <w:t xml:space="preserve"> | </w:t>
      </w:r>
      <w:r w:rsidRPr="009C2A5E">
        <w:rPr>
          <w:rFonts w:hint="eastAsia"/>
          <w:noProof/>
          <w:rtl/>
        </w:rPr>
        <w:t>תדע</w:t>
      </w:r>
      <w:r w:rsidRPr="009C2A5E">
        <w:rPr>
          <w:noProof/>
          <w:rtl/>
        </w:rPr>
        <w:t xml:space="preserve"> </w:t>
      </w:r>
      <w:r w:rsidRPr="009C2A5E">
        <w:rPr>
          <w:rFonts w:hint="eastAsia"/>
          <w:noProof/>
          <w:rtl/>
        </w:rPr>
        <w:t>דהטוב</w:t>
      </w:r>
      <w:r w:rsidRPr="009C2A5E">
        <w:rPr>
          <w:noProof/>
          <w:rtl/>
        </w:rPr>
        <w:t xml:space="preserve"> </w:t>
      </w:r>
      <w:r w:rsidRPr="009C2A5E">
        <w:rPr>
          <w:rFonts w:hint="eastAsia"/>
          <w:noProof/>
          <w:rtl/>
        </w:rPr>
        <w:t>והמטיב</w:t>
      </w:r>
      <w:r w:rsidRPr="009C2A5E">
        <w:rPr>
          <w:noProof/>
          <w:rtl/>
        </w:rPr>
        <w:t xml:space="preserve"> </w:t>
      </w:r>
      <w:r w:rsidRPr="009C2A5E">
        <w:rPr>
          <w:rFonts w:hint="eastAsia"/>
          <w:noProof/>
          <w:rtl/>
        </w:rPr>
        <w:t>לאו</w:t>
      </w:r>
      <w:r w:rsidRPr="009C2A5E">
        <w:rPr>
          <w:noProof/>
          <w:rtl/>
        </w:rPr>
        <w:t xml:space="preserve"> </w:t>
      </w:r>
      <w:r w:rsidRPr="009C2A5E">
        <w:rPr>
          <w:rFonts w:hint="eastAsia"/>
          <w:noProof/>
          <w:rtl/>
        </w:rPr>
        <w:t>דאורייתא</w:t>
      </w:r>
      <w:r w:rsidRPr="009C2A5E">
        <w:rPr>
          <w:noProof/>
          <w:rtl/>
        </w:rPr>
        <w:t xml:space="preserve">  [</w:t>
      </w:r>
      <w:r w:rsidRPr="009C2A5E">
        <w:rPr>
          <w:rFonts w:hint="eastAsia"/>
          <w:noProof/>
          <w:rtl/>
        </w:rPr>
        <w:t>ג</w:t>
      </w:r>
      <w:r w:rsidRPr="009C2A5E">
        <w:rPr>
          <w:noProof/>
          <w:rtl/>
        </w:rPr>
        <w:t>]</w:t>
      </w:r>
      <w:r w:rsidR="006253B1">
        <w:rPr>
          <w:noProof/>
          <w:rtl/>
        </w:rPr>
        <w:t xml:space="preserve"> | </w:t>
      </w:r>
      <w:r w:rsidRPr="009C2A5E">
        <w:rPr>
          <w:rFonts w:hint="eastAsia"/>
          <w:noProof/>
          <w:rtl/>
        </w:rPr>
        <w:t>כל</w:t>
      </w:r>
      <w:r w:rsidRPr="009C2A5E">
        <w:rPr>
          <w:noProof/>
          <w:rtl/>
        </w:rPr>
        <w:t xml:space="preserve"> </w:t>
      </w:r>
      <w:r w:rsidRPr="009C2A5E">
        <w:rPr>
          <w:rFonts w:hint="eastAsia"/>
          <w:noProof/>
          <w:rtl/>
        </w:rPr>
        <w:t>הברכות</w:t>
      </w:r>
      <w:r w:rsidRPr="009C2A5E">
        <w:rPr>
          <w:noProof/>
          <w:rtl/>
        </w:rPr>
        <w:t xml:space="preserve"> </w:t>
      </w:r>
      <w:r w:rsidRPr="009C2A5E">
        <w:rPr>
          <w:rFonts w:hint="eastAsia"/>
          <w:noProof/>
          <w:rtl/>
        </w:rPr>
        <w:t>כולן</w:t>
      </w:r>
      <w:r w:rsidRPr="009C2A5E">
        <w:rPr>
          <w:noProof/>
          <w:rtl/>
        </w:rPr>
        <w:t xml:space="preserve"> </w:t>
      </w:r>
      <w:r w:rsidRPr="009C2A5E">
        <w:rPr>
          <w:rFonts w:hint="eastAsia"/>
          <w:noProof/>
          <w:rtl/>
        </w:rPr>
        <w:t>פותח</w:t>
      </w:r>
      <w:r w:rsidRPr="009C2A5E">
        <w:rPr>
          <w:noProof/>
          <w:rtl/>
        </w:rPr>
        <w:t xml:space="preserve"> </w:t>
      </w:r>
      <w:r w:rsidRPr="009C2A5E">
        <w:rPr>
          <w:rFonts w:hint="eastAsia"/>
          <w:noProof/>
          <w:rtl/>
        </w:rPr>
        <w:t>בהן</w:t>
      </w:r>
      <w:r w:rsidRPr="009C2A5E">
        <w:rPr>
          <w:noProof/>
          <w:rtl/>
        </w:rPr>
        <w:t xml:space="preserve"> </w:t>
      </w:r>
      <w:r w:rsidRPr="009C2A5E">
        <w:rPr>
          <w:rFonts w:hint="eastAsia"/>
          <w:noProof/>
          <w:rtl/>
        </w:rPr>
        <w:t>בברוך</w:t>
      </w:r>
      <w:r w:rsidRPr="009C2A5E">
        <w:rPr>
          <w:noProof/>
          <w:rtl/>
        </w:rPr>
        <w:t xml:space="preserve"> </w:t>
      </w:r>
      <w:r w:rsidRPr="009C2A5E">
        <w:rPr>
          <w:rFonts w:hint="eastAsia"/>
          <w:noProof/>
          <w:rtl/>
        </w:rPr>
        <w:t>וחותם</w:t>
      </w:r>
      <w:r w:rsidRPr="009C2A5E">
        <w:rPr>
          <w:noProof/>
          <w:rtl/>
        </w:rPr>
        <w:t xml:space="preserve"> </w:t>
      </w:r>
      <w:r w:rsidRPr="009C2A5E">
        <w:rPr>
          <w:rFonts w:hint="eastAsia"/>
          <w:noProof/>
          <w:rtl/>
        </w:rPr>
        <w:t>בהן</w:t>
      </w:r>
      <w:r w:rsidRPr="009C2A5E">
        <w:rPr>
          <w:noProof/>
          <w:rtl/>
        </w:rPr>
        <w:t xml:space="preserve"> </w:t>
      </w:r>
      <w:r w:rsidRPr="009C2A5E">
        <w:rPr>
          <w:rFonts w:hint="eastAsia"/>
          <w:noProof/>
          <w:rtl/>
        </w:rPr>
        <w:t>בברוך</w:t>
      </w:r>
      <w:r w:rsidRPr="009C2A5E">
        <w:rPr>
          <w:noProof/>
          <w:rtl/>
        </w:rPr>
        <w:t xml:space="preserve">, </w:t>
      </w:r>
      <w:r w:rsidRPr="009C2A5E">
        <w:rPr>
          <w:rFonts w:hint="eastAsia"/>
          <w:noProof/>
          <w:rtl/>
        </w:rPr>
        <w:t>חוץ</w:t>
      </w:r>
      <w:r w:rsidR="006253B1">
        <w:rPr>
          <w:noProof/>
          <w:rtl/>
        </w:rPr>
        <w:t xml:space="preserve"> |  </w:t>
      </w:r>
      <w:r>
        <w:rPr>
          <w:rFonts w:hint="eastAsia"/>
          <w:noProof/>
          <w:rtl/>
        </w:rPr>
        <w:t>והטוב</w:t>
      </w:r>
      <w:r>
        <w:rPr>
          <w:noProof/>
          <w:rtl/>
        </w:rPr>
        <w:t xml:space="preserve"> </w:t>
      </w:r>
      <w:r>
        <w:rPr>
          <w:rFonts w:hint="eastAsia"/>
          <w:noProof/>
          <w:rtl/>
        </w:rPr>
        <w:t>והמטיב</w:t>
      </w:r>
      <w:r>
        <w:rPr>
          <w:noProof/>
          <w:rtl/>
        </w:rPr>
        <w:t xml:space="preserve"> </w:t>
      </w:r>
      <w:r>
        <w:rPr>
          <w:rFonts w:hint="eastAsia"/>
          <w:noProof/>
          <w:rtl/>
        </w:rPr>
        <w:t>פותח</w:t>
      </w:r>
      <w:r>
        <w:rPr>
          <w:noProof/>
          <w:rtl/>
        </w:rPr>
        <w:t xml:space="preserve"> </w:t>
      </w:r>
      <w:r>
        <w:rPr>
          <w:rFonts w:hint="eastAsia"/>
          <w:noProof/>
          <w:rtl/>
        </w:rPr>
        <w:t>בברוך</w:t>
      </w:r>
      <w:r>
        <w:rPr>
          <w:noProof/>
          <w:rtl/>
        </w:rPr>
        <w:t xml:space="preserve"> </w:t>
      </w:r>
      <w:r>
        <w:rPr>
          <w:rFonts w:hint="eastAsia"/>
          <w:noProof/>
          <w:rtl/>
        </w:rPr>
        <w:t>ואין</w:t>
      </w:r>
      <w:r>
        <w:rPr>
          <w:noProof/>
          <w:rtl/>
        </w:rPr>
        <w:t xml:space="preserve"> </w:t>
      </w:r>
      <w:r>
        <w:rPr>
          <w:rFonts w:hint="eastAsia"/>
          <w:noProof/>
          <w:rtl/>
        </w:rPr>
        <w:t>חותם</w:t>
      </w:r>
      <w:r>
        <w:rPr>
          <w:noProof/>
          <w:rtl/>
        </w:rPr>
        <w:t xml:space="preserve"> </w:t>
      </w:r>
      <w:r>
        <w:rPr>
          <w:rFonts w:hint="eastAsia"/>
          <w:noProof/>
          <w:rtl/>
        </w:rPr>
        <w:t>בברוך</w:t>
      </w:r>
    </w:p>
    <w:p w14:paraId="6573D51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מה</w:t>
      </w:r>
      <w:r>
        <w:rPr>
          <w:rtl/>
        </w:rPr>
        <w:t xml:space="preserve"> </w:t>
      </w:r>
      <w:r>
        <w:rPr>
          <w:rFonts w:hint="eastAsia"/>
          <w:rtl/>
        </w:rPr>
        <w:t>אומרים</w:t>
      </w:r>
      <w:r>
        <w:rPr>
          <w:rtl/>
        </w:rPr>
        <w:t xml:space="preserve"> </w:t>
      </w:r>
      <w:r>
        <w:rPr>
          <w:rFonts w:hint="eastAsia"/>
          <w:rtl/>
        </w:rPr>
        <w:t>בבית</w:t>
      </w:r>
      <w:r>
        <w:rPr>
          <w:rtl/>
        </w:rPr>
        <w:t xml:space="preserve"> </w:t>
      </w:r>
      <w:r>
        <w:rPr>
          <w:rFonts w:hint="eastAsia"/>
          <w:rtl/>
        </w:rPr>
        <w:t>האבל</w:t>
      </w:r>
      <w:r>
        <w:rPr>
          <w:rtl/>
        </w:rPr>
        <w:t>? [</w:t>
      </w:r>
      <w:r>
        <w:rPr>
          <w:rFonts w:hint="eastAsia"/>
          <w:rtl/>
        </w:rPr>
        <w:t>ג</w:t>
      </w:r>
      <w:r>
        <w:rPr>
          <w:rtl/>
        </w:rPr>
        <w:t>]</w:t>
      </w:r>
    </w:p>
    <w:p w14:paraId="27C39D31" w14:textId="77777777" w:rsidR="00B90B03" w:rsidRDefault="00B90B03" w:rsidP="00B90B03">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וחוזר</w:t>
      </w:r>
    </w:p>
    <w:p w14:paraId="16722A9C"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lastRenderedPageBreak/>
        <w:t>פרסים</w:t>
      </w:r>
      <w:r w:rsidRPr="009C2A5E">
        <w:rPr>
          <w:rtl/>
        </w:rPr>
        <w:t xml:space="preserve"> </w:t>
      </w:r>
      <w:r w:rsidRPr="009C2A5E">
        <w:rPr>
          <w:rFonts w:hint="eastAsia"/>
          <w:rtl/>
        </w:rPr>
        <w:t>בקיאים</w:t>
      </w:r>
      <w:r w:rsidRPr="009C2A5E">
        <w:rPr>
          <w:rtl/>
        </w:rPr>
        <w:t xml:space="preserve"> </w:t>
      </w:r>
      <w:r w:rsidRPr="009C2A5E">
        <w:rPr>
          <w:rFonts w:hint="eastAsia"/>
          <w:rtl/>
        </w:rPr>
        <w:t>ממכם</w:t>
      </w:r>
      <w:r w:rsidRPr="009C2A5E">
        <w:rPr>
          <w:rtl/>
        </w:rPr>
        <w:t xml:space="preserve"> </w:t>
      </w:r>
      <w:r w:rsidRPr="009C2A5E">
        <w:rPr>
          <w:rFonts w:hint="eastAsia"/>
          <w:rtl/>
        </w:rPr>
        <w:t>בצרכי</w:t>
      </w:r>
      <w:r w:rsidRPr="009C2A5E">
        <w:rPr>
          <w:rtl/>
        </w:rPr>
        <w:t xml:space="preserve"> </w:t>
      </w:r>
      <w:r w:rsidRPr="009C2A5E">
        <w:rPr>
          <w:rFonts w:hint="eastAsia"/>
          <w:rtl/>
        </w:rPr>
        <w:t>סעודה</w:t>
      </w:r>
      <w:r w:rsidRPr="009C2A5E">
        <w:rPr>
          <w:rFonts w:ascii="Fb Fontext" w:hAnsi="Fb Fontext"/>
          <w:rtl/>
        </w:rPr>
        <w:t>,</w:t>
      </w:r>
    </w:p>
    <w:p w14:paraId="484D0B51" w14:textId="760E9EBB"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בשתי</w:t>
      </w:r>
      <w:r>
        <w:rPr>
          <w:noProof/>
          <w:rtl/>
        </w:rPr>
        <w:t xml:space="preserve"> </w:t>
      </w:r>
      <w:r>
        <w:rPr>
          <w:rFonts w:hint="eastAsia"/>
          <w:noProof/>
          <w:rtl/>
        </w:rPr>
        <w:t>מטות</w:t>
      </w:r>
      <w:r w:rsidR="00FF6E1E">
        <w:rPr>
          <w:noProof/>
          <w:rtl/>
        </w:rPr>
        <w:t xml:space="preserve"> |  </w:t>
      </w:r>
      <w:r w:rsidRPr="009C2A5E">
        <w:rPr>
          <w:rFonts w:hint="eastAsia"/>
          <w:noProof/>
          <w:rtl/>
        </w:rPr>
        <w:t>בשלש</w:t>
      </w:r>
      <w:r w:rsidR="00FF6E1E">
        <w:rPr>
          <w:noProof/>
          <w:rtl/>
        </w:rPr>
        <w:t xml:space="preserve"> |  </w:t>
      </w:r>
      <w:r>
        <w:rPr>
          <w:rFonts w:hint="eastAsia"/>
          <w:noProof/>
          <w:rtl/>
        </w:rPr>
        <w:t>מים</w:t>
      </w:r>
      <w:r>
        <w:rPr>
          <w:noProof/>
          <w:rtl/>
        </w:rPr>
        <w:t xml:space="preserve"> </w:t>
      </w:r>
      <w:r>
        <w:rPr>
          <w:rFonts w:hint="eastAsia"/>
          <w:noProof/>
          <w:rtl/>
        </w:rPr>
        <w:t>ראשונים</w:t>
      </w:r>
      <w:r>
        <w:rPr>
          <w:noProof/>
          <w:rtl/>
        </w:rPr>
        <w:t xml:space="preserve"> </w:t>
      </w:r>
      <w:r>
        <w:rPr>
          <w:rFonts w:hint="eastAsia"/>
          <w:noProof/>
          <w:rtl/>
        </w:rPr>
        <w:t>מתחילין</w:t>
      </w:r>
      <w:r w:rsidR="00FF6E1E">
        <w:rPr>
          <w:noProof/>
          <w:rtl/>
        </w:rPr>
        <w:t xml:space="preserve"> |  </w:t>
      </w:r>
      <w:r>
        <w:rPr>
          <w:rFonts w:hint="eastAsia"/>
          <w:noProof/>
          <w:rtl/>
        </w:rPr>
        <w:t>מים</w:t>
      </w:r>
      <w:r>
        <w:rPr>
          <w:noProof/>
          <w:rtl/>
        </w:rPr>
        <w:t xml:space="preserve"> </w:t>
      </w:r>
      <w:r>
        <w:rPr>
          <w:rFonts w:hint="eastAsia"/>
          <w:noProof/>
          <w:rtl/>
        </w:rPr>
        <w:t>אחרונים</w:t>
      </w:r>
      <w:r>
        <w:rPr>
          <w:noProof/>
          <w:rtl/>
        </w:rPr>
        <w:t xml:space="preserve"> </w:t>
      </w:r>
      <w:r>
        <w:rPr>
          <w:rFonts w:hint="eastAsia"/>
          <w:noProof/>
          <w:rtl/>
        </w:rPr>
        <w:t>מתחילין</w:t>
      </w:r>
      <w:r w:rsidR="00FF6E1E">
        <w:rPr>
          <w:noProof/>
          <w:rtl/>
        </w:rPr>
        <w:t xml:space="preserve"> |  </w:t>
      </w:r>
      <w:r>
        <w:rPr>
          <w:rFonts w:hint="eastAsia"/>
          <w:noProof/>
          <w:rtl/>
        </w:rPr>
        <w:t>מתני</w:t>
      </w:r>
      <w:r>
        <w:rPr>
          <w:noProof/>
          <w:rtl/>
        </w:rPr>
        <w:t xml:space="preserve">' </w:t>
      </w:r>
      <w:r>
        <w:rPr>
          <w:rFonts w:hint="eastAsia"/>
          <w:noProof/>
          <w:rtl/>
        </w:rPr>
        <w:t>ידענא</w:t>
      </w:r>
      <w:r>
        <w:rPr>
          <w:noProof/>
          <w:rtl/>
        </w:rPr>
        <w:t xml:space="preserve"> - </w:t>
      </w:r>
      <w:r>
        <w:rPr>
          <w:rFonts w:hint="eastAsia"/>
          <w:noProof/>
          <w:rtl/>
        </w:rPr>
        <w:t>סדר</w:t>
      </w:r>
      <w:r>
        <w:rPr>
          <w:noProof/>
          <w:rtl/>
        </w:rPr>
        <w:t xml:space="preserve"> </w:t>
      </w:r>
      <w:r>
        <w:rPr>
          <w:rFonts w:hint="eastAsia"/>
          <w:noProof/>
          <w:rtl/>
        </w:rPr>
        <w:t>הסבה</w:t>
      </w:r>
      <w:r>
        <w:rPr>
          <w:noProof/>
          <w:rtl/>
        </w:rPr>
        <w:t>:</w:t>
      </w:r>
      <w:r w:rsidR="00FF6E1E">
        <w:rPr>
          <w:noProof/>
          <w:rtl/>
        </w:rPr>
        <w:t xml:space="preserve"> |  </w:t>
      </w:r>
      <w:r>
        <w:rPr>
          <w:rFonts w:hint="eastAsia"/>
          <w:noProof/>
          <w:rtl/>
        </w:rPr>
        <w:t>בשתי</w:t>
      </w:r>
      <w:r>
        <w:rPr>
          <w:noProof/>
          <w:rtl/>
        </w:rPr>
        <w:t xml:space="preserve"> </w:t>
      </w:r>
      <w:r>
        <w:rPr>
          <w:rFonts w:hint="eastAsia"/>
          <w:noProof/>
          <w:rtl/>
        </w:rPr>
        <w:t>מטות</w:t>
      </w:r>
      <w:r w:rsidR="00FF6E1E">
        <w:rPr>
          <w:noProof/>
          <w:rtl/>
        </w:rPr>
        <w:t xml:space="preserve"> |  </w:t>
      </w:r>
      <w:r>
        <w:rPr>
          <w:rFonts w:hint="eastAsia"/>
          <w:noProof/>
          <w:rtl/>
        </w:rPr>
        <w:t>בשלש</w:t>
      </w:r>
      <w:r>
        <w:rPr>
          <w:noProof/>
          <w:rtl/>
        </w:rPr>
        <w:t xml:space="preserve"> </w:t>
      </w:r>
      <w:r>
        <w:rPr>
          <w:rFonts w:hint="eastAsia"/>
          <w:noProof/>
          <w:rtl/>
        </w:rPr>
        <w:t>מטות</w:t>
      </w:r>
    </w:p>
    <w:p w14:paraId="047AC130" w14:textId="0169C570" w:rsidR="00B90B03" w:rsidRDefault="00B90B03" w:rsidP="00FF6E1E">
      <w:pPr>
        <w:pStyle w:val="TOC2"/>
        <w:rPr>
          <w:rFonts w:asciiTheme="minorHAnsi" w:eastAsiaTheme="minorEastAsia" w:hAnsiTheme="minorHAnsi" w:cstheme="minorBidi"/>
          <w:spacing w:val="0"/>
          <w:kern w:val="2"/>
          <w:sz w:val="24"/>
          <w:szCs w:val="24"/>
          <w:rtl/>
          <w14:ligatures w14:val="standardContextual"/>
        </w:rPr>
      </w:pPr>
      <w:r>
        <w:rPr>
          <w:rFonts w:hint="eastAsia"/>
          <w:rtl/>
        </w:rPr>
        <w:t>מים</w:t>
      </w:r>
      <w:r>
        <w:rPr>
          <w:rtl/>
        </w:rPr>
        <w:t xml:space="preserve"> </w:t>
      </w:r>
      <w:r>
        <w:rPr>
          <w:rFonts w:hint="eastAsia"/>
          <w:rtl/>
        </w:rPr>
        <w:t>הראשונים</w:t>
      </w:r>
      <w:r w:rsidR="00FF6E1E">
        <w:rPr>
          <w:rtl/>
        </w:rPr>
        <w:t xml:space="preserve"> |  </w:t>
      </w:r>
      <w:r>
        <w:rPr>
          <w:rFonts w:hint="eastAsia"/>
          <w:rtl/>
        </w:rPr>
        <w:t>מים</w:t>
      </w:r>
      <w:r>
        <w:rPr>
          <w:rtl/>
        </w:rPr>
        <w:t xml:space="preserve"> </w:t>
      </w:r>
      <w:r>
        <w:rPr>
          <w:rFonts w:hint="eastAsia"/>
          <w:rtl/>
        </w:rPr>
        <w:t>אחרונים</w:t>
      </w:r>
    </w:p>
    <w:p w14:paraId="53885AE1" w14:textId="2A0DF9DA"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במאה</w:t>
      </w:r>
      <w:r w:rsidR="00FF6E1E">
        <w:rPr>
          <w:noProof/>
          <w:rtl/>
        </w:rPr>
        <w:t xml:space="preserve"> |  </w:t>
      </w:r>
      <w:r>
        <w:rPr>
          <w:rFonts w:hint="eastAsia"/>
          <w:noProof/>
          <w:rtl/>
        </w:rPr>
        <w:t>דכל</w:t>
      </w:r>
      <w:r>
        <w:rPr>
          <w:noProof/>
          <w:rtl/>
        </w:rPr>
        <w:t xml:space="preserve"> </w:t>
      </w:r>
      <w:r>
        <w:rPr>
          <w:rFonts w:hint="eastAsia"/>
          <w:noProof/>
          <w:rtl/>
        </w:rPr>
        <w:t>הנוטל</w:t>
      </w:r>
      <w:r>
        <w:rPr>
          <w:noProof/>
          <w:rtl/>
        </w:rPr>
        <w:t xml:space="preserve"> </w:t>
      </w:r>
      <w:r>
        <w:rPr>
          <w:rFonts w:hint="eastAsia"/>
          <w:noProof/>
          <w:rtl/>
        </w:rPr>
        <w:t>ידיו</w:t>
      </w:r>
      <w:r>
        <w:rPr>
          <w:noProof/>
          <w:rtl/>
        </w:rPr>
        <w:t xml:space="preserve"> </w:t>
      </w:r>
      <w:r>
        <w:rPr>
          <w:rFonts w:hint="eastAsia"/>
          <w:noProof/>
          <w:rtl/>
        </w:rPr>
        <w:t>באחרונה</w:t>
      </w:r>
      <w:r>
        <w:rPr>
          <w:noProof/>
          <w:rtl/>
        </w:rPr>
        <w:t xml:space="preserve"> </w:t>
      </w:r>
      <w:r>
        <w:rPr>
          <w:rFonts w:hint="eastAsia"/>
          <w:noProof/>
          <w:rtl/>
        </w:rPr>
        <w:t>תחלה</w:t>
      </w:r>
      <w:r>
        <w:rPr>
          <w:noProof/>
          <w:rtl/>
        </w:rPr>
        <w:t xml:space="preserve"> </w:t>
      </w:r>
      <w:r>
        <w:rPr>
          <w:rFonts w:hint="eastAsia"/>
          <w:noProof/>
          <w:rtl/>
        </w:rPr>
        <w:t>הוא</w:t>
      </w:r>
      <w:r>
        <w:rPr>
          <w:noProof/>
          <w:rtl/>
        </w:rPr>
        <w:t xml:space="preserve"> </w:t>
      </w:r>
      <w:r>
        <w:rPr>
          <w:rFonts w:hint="eastAsia"/>
          <w:noProof/>
          <w:rtl/>
        </w:rPr>
        <w:t>מזומן</w:t>
      </w:r>
      <w:r>
        <w:rPr>
          <w:noProof/>
          <w:rtl/>
        </w:rPr>
        <w:t xml:space="preserve"> </w:t>
      </w:r>
      <w:r>
        <w:rPr>
          <w:rFonts w:hint="eastAsia"/>
          <w:noProof/>
          <w:rtl/>
        </w:rPr>
        <w:t>לברכה</w:t>
      </w:r>
      <w:r w:rsidR="00FF6E1E">
        <w:rPr>
          <w:noProof/>
          <w:rtl/>
        </w:rPr>
        <w:t xml:space="preserve"> |  </w:t>
      </w:r>
      <w:r>
        <w:rPr>
          <w:rFonts w:hint="eastAsia"/>
          <w:rtl/>
        </w:rPr>
        <w:t>כשרבי</w:t>
      </w:r>
      <w:r>
        <w:rPr>
          <w:rtl/>
        </w:rPr>
        <w:t xml:space="preserve"> </w:t>
      </w:r>
      <w:r>
        <w:rPr>
          <w:rFonts w:hint="eastAsia"/>
          <w:rtl/>
        </w:rPr>
        <w:t>כיבד</w:t>
      </w:r>
      <w:r>
        <w:rPr>
          <w:rtl/>
        </w:rPr>
        <w:t xml:space="preserve"> </w:t>
      </w:r>
      <w:r>
        <w:rPr>
          <w:rFonts w:hint="eastAsia"/>
          <w:rtl/>
        </w:rPr>
        <w:t>לרב</w:t>
      </w:r>
      <w:r>
        <w:rPr>
          <w:rtl/>
        </w:rPr>
        <w:t xml:space="preserve"> </w:t>
      </w:r>
      <w:r>
        <w:rPr>
          <w:rFonts w:hint="eastAsia"/>
          <w:rtl/>
        </w:rPr>
        <w:t>בברכה</w:t>
      </w:r>
      <w:r>
        <w:rPr>
          <w:rtl/>
        </w:rPr>
        <w:t>''</w:t>
      </w:r>
      <w:r>
        <w:rPr>
          <w:rFonts w:hint="eastAsia"/>
          <w:rtl/>
        </w:rPr>
        <w:t>מ</w:t>
      </w:r>
      <w:r w:rsidR="00FF6E1E">
        <w:rPr>
          <w:noProof/>
          <w:rtl/>
        </w:rPr>
        <w:t xml:space="preserve"> |  </w:t>
      </w:r>
      <w:r>
        <w:rPr>
          <w:rFonts w:hint="eastAsia"/>
          <w:rtl/>
        </w:rPr>
        <w:t>אין</w:t>
      </w:r>
      <w:r>
        <w:rPr>
          <w:rtl/>
        </w:rPr>
        <w:t xml:space="preserve"> </w:t>
      </w:r>
      <w:r>
        <w:rPr>
          <w:rFonts w:hint="eastAsia"/>
          <w:rtl/>
        </w:rPr>
        <w:t>מכבדין</w:t>
      </w:r>
      <w:r>
        <w:rPr>
          <w:rtl/>
        </w:rPr>
        <w:t xml:space="preserve"> </w:t>
      </w:r>
      <w:r>
        <w:rPr>
          <w:rFonts w:hint="eastAsia"/>
          <w:rtl/>
        </w:rPr>
        <w:t>בדרכים</w:t>
      </w:r>
      <w:r>
        <w:rPr>
          <w:rtl/>
        </w:rPr>
        <w:t xml:space="preserve">, </w:t>
      </w:r>
      <w:r>
        <w:rPr>
          <w:rFonts w:hint="eastAsia"/>
          <w:rtl/>
        </w:rPr>
        <w:t>בגשרים</w:t>
      </w:r>
      <w:r>
        <w:rPr>
          <w:rtl/>
        </w:rPr>
        <w:t xml:space="preserve"> </w:t>
      </w:r>
      <w:r>
        <w:rPr>
          <w:rFonts w:hint="eastAsia"/>
          <w:rtl/>
        </w:rPr>
        <w:t>בידים</w:t>
      </w:r>
      <w:r>
        <w:rPr>
          <w:rtl/>
        </w:rPr>
        <w:t xml:space="preserve"> </w:t>
      </w:r>
      <w:r>
        <w:rPr>
          <w:rFonts w:hint="eastAsia"/>
          <w:rtl/>
        </w:rPr>
        <w:t>מזוהמות</w:t>
      </w:r>
      <w:r>
        <w:rPr>
          <w:rtl/>
        </w:rPr>
        <w:t>.</w:t>
      </w:r>
      <w:r w:rsidR="00FF6E1E">
        <w:rPr>
          <w:noProof/>
          <w:rtl/>
        </w:rPr>
        <w:t xml:space="preserve"> |  </w:t>
      </w:r>
      <w:r>
        <w:rPr>
          <w:rFonts w:hint="eastAsia"/>
          <w:noProof/>
          <w:rtl/>
        </w:rPr>
        <w:t>אין</w:t>
      </w:r>
      <w:r>
        <w:rPr>
          <w:noProof/>
          <w:rtl/>
        </w:rPr>
        <w:t xml:space="preserve"> </w:t>
      </w:r>
      <w:r>
        <w:rPr>
          <w:rFonts w:hint="eastAsia"/>
          <w:noProof/>
          <w:rtl/>
        </w:rPr>
        <w:t>מכבדין</w:t>
      </w:r>
      <w:r>
        <w:rPr>
          <w:noProof/>
          <w:rtl/>
        </w:rPr>
        <w:t xml:space="preserve"> </w:t>
      </w:r>
      <w:r>
        <w:rPr>
          <w:rFonts w:hint="eastAsia"/>
          <w:noProof/>
          <w:rtl/>
        </w:rPr>
        <w:t>אלא</w:t>
      </w:r>
      <w:r>
        <w:rPr>
          <w:noProof/>
          <w:rtl/>
        </w:rPr>
        <w:t xml:space="preserve"> </w:t>
      </w:r>
      <w:r>
        <w:rPr>
          <w:rFonts w:hint="eastAsia"/>
          <w:noProof/>
          <w:rtl/>
        </w:rPr>
        <w:t>בפתח</w:t>
      </w:r>
      <w:r>
        <w:rPr>
          <w:noProof/>
          <w:rtl/>
        </w:rPr>
        <w:t xml:space="preserve"> </w:t>
      </w:r>
      <w:r>
        <w:rPr>
          <w:rFonts w:hint="eastAsia"/>
          <w:noProof/>
          <w:rtl/>
        </w:rPr>
        <w:t>הראוי</w:t>
      </w:r>
      <w:r>
        <w:rPr>
          <w:noProof/>
          <w:rtl/>
        </w:rPr>
        <w:t xml:space="preserve"> </w:t>
      </w:r>
      <w:r>
        <w:rPr>
          <w:rFonts w:hint="eastAsia"/>
          <w:noProof/>
          <w:rtl/>
        </w:rPr>
        <w:t>למזוזה</w:t>
      </w:r>
      <w:r w:rsidR="00FF6E1E">
        <w:rPr>
          <w:noProof/>
          <w:rtl/>
        </w:rPr>
        <w:t xml:space="preserve"> |  </w:t>
      </w:r>
      <w:r>
        <w:rPr>
          <w:rFonts w:hint="eastAsia"/>
          <w:rtl/>
        </w:rPr>
        <w:t>אין</w:t>
      </w:r>
      <w:r>
        <w:rPr>
          <w:rtl/>
        </w:rPr>
        <w:t xml:space="preserve"> </w:t>
      </w:r>
      <w:r>
        <w:rPr>
          <w:rFonts w:hint="eastAsia"/>
          <w:rtl/>
        </w:rPr>
        <w:t>המסובין</w:t>
      </w:r>
      <w:r>
        <w:rPr>
          <w:rtl/>
        </w:rPr>
        <w:t xml:space="preserve"> </w:t>
      </w:r>
      <w:r>
        <w:rPr>
          <w:rFonts w:hint="eastAsia"/>
          <w:rtl/>
        </w:rPr>
        <w:t>רשאין</w:t>
      </w:r>
      <w:r>
        <w:rPr>
          <w:rtl/>
        </w:rPr>
        <w:t xml:space="preserve"> </w:t>
      </w:r>
      <w:r>
        <w:rPr>
          <w:rFonts w:hint="eastAsia"/>
          <w:rtl/>
        </w:rPr>
        <w:t>קודם</w:t>
      </w:r>
      <w:r>
        <w:rPr>
          <w:rtl/>
        </w:rPr>
        <w:t xml:space="preserve"> </w:t>
      </w:r>
      <w:r>
        <w:rPr>
          <w:rFonts w:hint="eastAsia"/>
          <w:rtl/>
        </w:rPr>
        <w:t>הבוצע</w:t>
      </w:r>
      <w:r w:rsidR="00FF6E1E">
        <w:rPr>
          <w:noProof/>
          <w:rtl/>
        </w:rPr>
        <w:t xml:space="preserve"> |  </w:t>
      </w:r>
      <w:r>
        <w:rPr>
          <w:rFonts w:hint="eastAsia"/>
          <w:rtl/>
        </w:rPr>
        <w:t>מהלכות</w:t>
      </w:r>
      <w:r>
        <w:rPr>
          <w:rtl/>
        </w:rPr>
        <w:t xml:space="preserve"> </w:t>
      </w:r>
      <w:r>
        <w:rPr>
          <w:rFonts w:hint="eastAsia"/>
          <w:rtl/>
        </w:rPr>
        <w:t>דרך</w:t>
      </w:r>
      <w:r>
        <w:rPr>
          <w:rtl/>
        </w:rPr>
        <w:t xml:space="preserve"> </w:t>
      </w:r>
      <w:r>
        <w:rPr>
          <w:rFonts w:hint="eastAsia"/>
          <w:rtl/>
        </w:rPr>
        <w:t>ארץ</w:t>
      </w:r>
      <w:r>
        <w:rPr>
          <w:rtl/>
        </w:rPr>
        <w:t xml:space="preserve"> </w:t>
      </w:r>
      <w:r>
        <w:rPr>
          <w:rFonts w:hint="eastAsia"/>
          <w:rtl/>
        </w:rPr>
        <w:t>בסעודה</w:t>
      </w:r>
      <w:r w:rsidR="00FF6E1E">
        <w:rPr>
          <w:noProof/>
          <w:rtl/>
        </w:rPr>
        <w:t xml:space="preserve"> |  </w:t>
      </w:r>
      <w:r>
        <w:rPr>
          <w:rFonts w:hint="eastAsia"/>
          <w:noProof/>
          <w:rtl/>
        </w:rPr>
        <w:t>ושאני</w:t>
      </w:r>
      <w:r>
        <w:rPr>
          <w:noProof/>
          <w:rtl/>
        </w:rPr>
        <w:t xml:space="preserve"> </w:t>
      </w:r>
      <w:r>
        <w:rPr>
          <w:rFonts w:hint="eastAsia"/>
          <w:noProof/>
          <w:rtl/>
        </w:rPr>
        <w:t>רוב</w:t>
      </w:r>
      <w:r>
        <w:rPr>
          <w:noProof/>
          <w:rtl/>
        </w:rPr>
        <w:t xml:space="preserve"> </w:t>
      </w:r>
      <w:r>
        <w:rPr>
          <w:rFonts w:hint="eastAsia"/>
          <w:noProof/>
          <w:rtl/>
        </w:rPr>
        <w:t>שלא</w:t>
      </w:r>
      <w:r>
        <w:rPr>
          <w:noProof/>
          <w:rtl/>
        </w:rPr>
        <w:t xml:space="preserve"> </w:t>
      </w:r>
      <w:r>
        <w:rPr>
          <w:rFonts w:hint="eastAsia"/>
          <w:noProof/>
          <w:rtl/>
        </w:rPr>
        <w:t>נגמרה</w:t>
      </w:r>
      <w:r>
        <w:rPr>
          <w:noProof/>
          <w:rtl/>
        </w:rPr>
        <w:t xml:space="preserve"> </w:t>
      </w:r>
      <w:r>
        <w:rPr>
          <w:rFonts w:hint="eastAsia"/>
          <w:noProof/>
          <w:rtl/>
        </w:rPr>
        <w:t>הברכה</w:t>
      </w:r>
      <w:r w:rsidR="00FF6E1E">
        <w:rPr>
          <w:noProof/>
          <w:rtl/>
        </w:rPr>
        <w:t xml:space="preserve"> |  </w:t>
      </w:r>
      <w:r>
        <w:rPr>
          <w:rFonts w:hint="eastAsia"/>
          <w:rtl/>
        </w:rPr>
        <w:t>אין</w:t>
      </w:r>
      <w:r>
        <w:rPr>
          <w:rtl/>
        </w:rPr>
        <w:t xml:space="preserve"> </w:t>
      </w:r>
      <w:r>
        <w:rPr>
          <w:rFonts w:hint="eastAsia"/>
          <w:rtl/>
        </w:rPr>
        <w:t>עונין</w:t>
      </w:r>
      <w:r>
        <w:rPr>
          <w:rtl/>
        </w:rPr>
        <w:t xml:space="preserve"> </w:t>
      </w:r>
      <w:r>
        <w:rPr>
          <w:rFonts w:hint="eastAsia"/>
          <w:rtl/>
        </w:rPr>
        <w:t>אמן</w:t>
      </w:r>
      <w:r>
        <w:rPr>
          <w:rtl/>
        </w:rPr>
        <w:t xml:space="preserve"> </w:t>
      </w:r>
      <w:r>
        <w:rPr>
          <w:rFonts w:hint="eastAsia"/>
          <w:rtl/>
        </w:rPr>
        <w:t>חטופה</w:t>
      </w:r>
      <w:r>
        <w:rPr>
          <w:rtl/>
        </w:rPr>
        <w:t xml:space="preserve">, </w:t>
      </w:r>
      <w:r>
        <w:rPr>
          <w:rFonts w:hint="eastAsia"/>
          <w:rtl/>
        </w:rPr>
        <w:t>קטופה</w:t>
      </w:r>
      <w:r>
        <w:rPr>
          <w:rtl/>
        </w:rPr>
        <w:t xml:space="preserve">, </w:t>
      </w:r>
      <w:r>
        <w:rPr>
          <w:rFonts w:hint="eastAsia"/>
          <w:rtl/>
        </w:rPr>
        <w:t>יתומה</w:t>
      </w:r>
      <w:r>
        <w:rPr>
          <w:rtl/>
        </w:rPr>
        <w:t xml:space="preserve">, </w:t>
      </w:r>
      <w:r>
        <w:rPr>
          <w:rFonts w:hint="eastAsia"/>
          <w:rtl/>
        </w:rPr>
        <w:t>ולא</w:t>
      </w:r>
      <w:r>
        <w:rPr>
          <w:rtl/>
        </w:rPr>
        <w:t xml:space="preserve"> </w:t>
      </w:r>
      <w:r>
        <w:rPr>
          <w:rFonts w:hint="eastAsia"/>
          <w:rtl/>
        </w:rPr>
        <w:t>יזרוק</w:t>
      </w:r>
      <w:r>
        <w:rPr>
          <w:rtl/>
        </w:rPr>
        <w:t xml:space="preserve"> </w:t>
      </w:r>
      <w:r>
        <w:rPr>
          <w:rFonts w:hint="eastAsia"/>
          <w:rtl/>
        </w:rPr>
        <w:t>ברכה</w:t>
      </w:r>
      <w:r>
        <w:rPr>
          <w:rtl/>
        </w:rPr>
        <w:t xml:space="preserve"> </w:t>
      </w:r>
      <w:r>
        <w:rPr>
          <w:rFonts w:hint="eastAsia"/>
          <w:rtl/>
        </w:rPr>
        <w:t>מפיו</w:t>
      </w:r>
      <w:r>
        <w:rPr>
          <w:rtl/>
        </w:rPr>
        <w:t>.</w:t>
      </w:r>
      <w:r w:rsidR="00FF6E1E">
        <w:rPr>
          <w:noProof/>
          <w:rtl/>
        </w:rPr>
        <w:t xml:space="preserve"> |  </w:t>
      </w:r>
      <w:r>
        <w:rPr>
          <w:rFonts w:hint="eastAsia"/>
          <w:noProof/>
          <w:rtl/>
        </w:rPr>
        <w:t>כל</w:t>
      </w:r>
      <w:r>
        <w:rPr>
          <w:noProof/>
          <w:rtl/>
        </w:rPr>
        <w:t xml:space="preserve"> </w:t>
      </w:r>
      <w:r>
        <w:rPr>
          <w:rFonts w:hint="eastAsia"/>
          <w:noProof/>
          <w:rtl/>
        </w:rPr>
        <w:t>העונה</w:t>
      </w:r>
      <w:r>
        <w:rPr>
          <w:noProof/>
          <w:rtl/>
        </w:rPr>
        <w:t xml:space="preserve"> </w:t>
      </w:r>
      <w:r>
        <w:rPr>
          <w:rFonts w:hint="eastAsia"/>
          <w:noProof/>
          <w:rtl/>
        </w:rPr>
        <w:t>אמן</w:t>
      </w:r>
      <w:r>
        <w:rPr>
          <w:noProof/>
          <w:rtl/>
        </w:rPr>
        <w:t xml:space="preserve"> </w:t>
      </w:r>
      <w:r>
        <w:rPr>
          <w:rFonts w:hint="eastAsia"/>
          <w:noProof/>
          <w:rtl/>
        </w:rPr>
        <w:t>יתומה</w:t>
      </w:r>
      <w:r w:rsidR="00FF6E1E">
        <w:rPr>
          <w:noProof/>
          <w:rtl/>
        </w:rPr>
        <w:t xml:space="preserve"> |  </w:t>
      </w:r>
      <w:r>
        <w:rPr>
          <w:rFonts w:hint="eastAsia"/>
          <w:noProof/>
          <w:rtl/>
        </w:rPr>
        <w:t>חטופה</w:t>
      </w:r>
      <w:r w:rsidR="00FF6E1E">
        <w:rPr>
          <w:noProof/>
          <w:rtl/>
        </w:rPr>
        <w:t xml:space="preserve"> |  </w:t>
      </w:r>
      <w:r>
        <w:rPr>
          <w:rFonts w:hint="eastAsia"/>
          <w:noProof/>
          <w:rtl/>
        </w:rPr>
        <w:t>וכל</w:t>
      </w:r>
      <w:r>
        <w:rPr>
          <w:noProof/>
          <w:rtl/>
        </w:rPr>
        <w:t xml:space="preserve"> </w:t>
      </w:r>
      <w:r>
        <w:rPr>
          <w:rFonts w:hint="eastAsia"/>
          <w:noProof/>
          <w:rtl/>
        </w:rPr>
        <w:t>המאריך</w:t>
      </w:r>
      <w:r>
        <w:rPr>
          <w:noProof/>
          <w:rtl/>
        </w:rPr>
        <w:t xml:space="preserve"> </w:t>
      </w:r>
      <w:r>
        <w:rPr>
          <w:rFonts w:hint="eastAsia"/>
          <w:noProof/>
          <w:rtl/>
        </w:rPr>
        <w:t>באמן</w:t>
      </w:r>
      <w:r>
        <w:rPr>
          <w:noProof/>
          <w:rtl/>
        </w:rPr>
        <w:t xml:space="preserve"> </w:t>
      </w:r>
      <w:r>
        <w:rPr>
          <w:rFonts w:hint="eastAsia"/>
          <w:noProof/>
          <w:rtl/>
        </w:rPr>
        <w:t>מאריכין</w:t>
      </w:r>
      <w:r>
        <w:rPr>
          <w:noProof/>
          <w:rtl/>
        </w:rPr>
        <w:t xml:space="preserve"> </w:t>
      </w:r>
      <w:r>
        <w:rPr>
          <w:rFonts w:hint="eastAsia"/>
          <w:noProof/>
          <w:rtl/>
        </w:rPr>
        <w:t>לו</w:t>
      </w:r>
      <w:r>
        <w:rPr>
          <w:noProof/>
          <w:rtl/>
        </w:rPr>
        <w:t xml:space="preserve"> </w:t>
      </w:r>
      <w:r>
        <w:rPr>
          <w:rFonts w:hint="eastAsia"/>
          <w:noProof/>
          <w:rtl/>
        </w:rPr>
        <w:t>ימיו</w:t>
      </w:r>
      <w:r>
        <w:rPr>
          <w:noProof/>
          <w:rtl/>
        </w:rPr>
        <w:t xml:space="preserve"> </w:t>
      </w:r>
      <w:r>
        <w:rPr>
          <w:rFonts w:hint="eastAsia"/>
          <w:noProof/>
          <w:rtl/>
        </w:rPr>
        <w:t>ושנותיו</w:t>
      </w:r>
      <w:r w:rsidR="00FF6E1E">
        <w:rPr>
          <w:noProof/>
          <w:rtl/>
        </w:rPr>
        <w:t xml:space="preserve"> |  </w:t>
      </w:r>
      <w:r>
        <w:rPr>
          <w:rFonts w:hint="eastAsia"/>
          <w:rtl/>
        </w:rPr>
        <w:t>מה</w:t>
      </w:r>
      <w:r>
        <w:rPr>
          <w:rtl/>
        </w:rPr>
        <w:t xml:space="preserve"> </w:t>
      </w:r>
      <w:r>
        <w:rPr>
          <w:rFonts w:hint="eastAsia"/>
          <w:rtl/>
        </w:rPr>
        <w:t>נקרא</w:t>
      </w:r>
      <w:r>
        <w:rPr>
          <w:rtl/>
        </w:rPr>
        <w:t xml:space="preserve"> </w:t>
      </w:r>
      <w:r>
        <w:rPr>
          <w:rFonts w:hint="eastAsia"/>
          <w:rtl/>
        </w:rPr>
        <w:t>סוף</w:t>
      </w:r>
      <w:r>
        <w:rPr>
          <w:rtl/>
        </w:rPr>
        <w:t xml:space="preserve"> </w:t>
      </w:r>
      <w:r>
        <w:rPr>
          <w:rFonts w:hint="eastAsia"/>
          <w:rtl/>
        </w:rPr>
        <w:t>סעודה</w:t>
      </w:r>
      <w:r w:rsidR="00FF6E1E">
        <w:rPr>
          <w:noProof/>
          <w:rtl/>
        </w:rPr>
        <w:t xml:space="preserve"> |  </w:t>
      </w:r>
      <w:r>
        <w:rPr>
          <w:rFonts w:hint="eastAsia"/>
          <w:noProof/>
          <w:rtl/>
        </w:rPr>
        <w:t>ישבו</w:t>
      </w:r>
      <w:r>
        <w:rPr>
          <w:noProof/>
          <w:rtl/>
        </w:rPr>
        <w:t xml:space="preserve"> </w:t>
      </w:r>
      <w:r>
        <w:rPr>
          <w:rFonts w:hint="eastAsia"/>
          <w:noProof/>
          <w:rtl/>
        </w:rPr>
        <w:t>בסעודה</w:t>
      </w:r>
      <w:r w:rsidR="00FF6E1E">
        <w:rPr>
          <w:noProof/>
          <w:rtl/>
        </w:rPr>
        <w:t xml:space="preserve"> |  </w:t>
      </w:r>
      <w:r>
        <w:rPr>
          <w:rFonts w:hint="eastAsia"/>
          <w:rtl/>
        </w:rPr>
        <w:t>גדול</w:t>
      </w:r>
      <w:r>
        <w:rPr>
          <w:rtl/>
        </w:rPr>
        <w:t xml:space="preserve"> </w:t>
      </w:r>
      <w:r>
        <w:rPr>
          <w:rFonts w:hint="eastAsia"/>
          <w:rtl/>
        </w:rPr>
        <w:t>או</w:t>
      </w:r>
      <w:r>
        <w:rPr>
          <w:rtl/>
        </w:rPr>
        <w:t xml:space="preserve"> </w:t>
      </w:r>
      <w:r>
        <w:rPr>
          <w:rFonts w:hint="eastAsia"/>
          <w:rtl/>
        </w:rPr>
        <w:t>יקר</w:t>
      </w:r>
      <w:r>
        <w:rPr>
          <w:rtl/>
        </w:rPr>
        <w:t xml:space="preserve"> </w:t>
      </w:r>
      <w:r>
        <w:rPr>
          <w:rFonts w:hint="eastAsia"/>
          <w:rtl/>
        </w:rPr>
        <w:t>שבסעודה</w:t>
      </w:r>
      <w:r>
        <w:rPr>
          <w:rtl/>
        </w:rPr>
        <w:t xml:space="preserve"> </w:t>
      </w:r>
      <w:r>
        <w:rPr>
          <w:rFonts w:hint="eastAsia"/>
          <w:rtl/>
        </w:rPr>
        <w:t>מברך</w:t>
      </w:r>
      <w:r w:rsidR="00FF6E1E">
        <w:rPr>
          <w:noProof/>
          <w:rtl/>
        </w:rPr>
        <w:t xml:space="preserve"> |  </w:t>
      </w:r>
      <w:r>
        <w:rPr>
          <w:rFonts w:hint="eastAsia"/>
          <w:noProof/>
          <w:rtl/>
        </w:rPr>
        <w:t>גדול</w:t>
      </w:r>
      <w:r>
        <w:rPr>
          <w:noProof/>
          <w:rtl/>
        </w:rPr>
        <w:t xml:space="preserve"> </w:t>
      </w:r>
      <w:r>
        <w:rPr>
          <w:rFonts w:hint="eastAsia"/>
          <w:noProof/>
          <w:rtl/>
        </w:rPr>
        <w:t>מברך</w:t>
      </w:r>
      <w:r>
        <w:rPr>
          <w:noProof/>
          <w:rtl/>
        </w:rPr>
        <w:t>,</w:t>
      </w:r>
      <w:r w:rsidR="00FF6E1E">
        <w:rPr>
          <w:noProof/>
          <w:rtl/>
        </w:rPr>
        <w:t xml:space="preserve"> |  </w:t>
      </w:r>
      <w:r>
        <w:rPr>
          <w:rFonts w:hint="eastAsia"/>
          <w:noProof/>
          <w:rtl/>
        </w:rPr>
        <w:t>אף</w:t>
      </w:r>
      <w:r>
        <w:rPr>
          <w:noProof/>
          <w:rtl/>
        </w:rPr>
        <w:t xml:space="preserve"> </w:t>
      </w:r>
      <w:r>
        <w:rPr>
          <w:rFonts w:hint="eastAsia"/>
          <w:noProof/>
          <w:rtl/>
        </w:rPr>
        <w:t>דלא</w:t>
      </w:r>
      <w:r>
        <w:rPr>
          <w:noProof/>
          <w:rtl/>
        </w:rPr>
        <w:t xml:space="preserve"> </w:t>
      </w:r>
      <w:r>
        <w:rPr>
          <w:rFonts w:hint="eastAsia"/>
          <w:noProof/>
          <w:rtl/>
        </w:rPr>
        <w:t>חזי</w:t>
      </w:r>
      <w:r>
        <w:rPr>
          <w:noProof/>
          <w:rtl/>
        </w:rPr>
        <w:t xml:space="preserve"> </w:t>
      </w:r>
      <w:r>
        <w:rPr>
          <w:rFonts w:hint="eastAsia"/>
          <w:noProof/>
          <w:rtl/>
        </w:rPr>
        <w:t>כיון</w:t>
      </w:r>
      <w:r>
        <w:rPr>
          <w:noProof/>
          <w:rtl/>
        </w:rPr>
        <w:t xml:space="preserve"> </w:t>
      </w:r>
      <w:r>
        <w:rPr>
          <w:rFonts w:hint="eastAsia"/>
          <w:noProof/>
          <w:rtl/>
        </w:rPr>
        <w:t>דאי</w:t>
      </w:r>
      <w:r>
        <w:rPr>
          <w:noProof/>
          <w:rtl/>
        </w:rPr>
        <w:t xml:space="preserve"> </w:t>
      </w:r>
      <w:r>
        <w:rPr>
          <w:rFonts w:hint="eastAsia"/>
          <w:noProof/>
          <w:rtl/>
        </w:rPr>
        <w:t>בעי</w:t>
      </w:r>
      <w:r>
        <w:rPr>
          <w:noProof/>
          <w:rtl/>
        </w:rPr>
        <w:t xml:space="preserve"> </w:t>
      </w:r>
      <w:r>
        <w:rPr>
          <w:rFonts w:hint="eastAsia"/>
          <w:noProof/>
          <w:rtl/>
        </w:rPr>
        <w:t>מפקיר</w:t>
      </w:r>
      <w:r>
        <w:rPr>
          <w:noProof/>
          <w:rtl/>
        </w:rPr>
        <w:t xml:space="preserve"> </w:t>
      </w:r>
      <w:r>
        <w:rPr>
          <w:rFonts w:hint="eastAsia"/>
          <w:noProof/>
          <w:rtl/>
        </w:rPr>
        <w:t>לנכסיו</w:t>
      </w:r>
      <w:r w:rsidR="00FF6E1E">
        <w:rPr>
          <w:noProof/>
          <w:rtl/>
        </w:rPr>
        <w:t xml:space="preserve"> |  </w:t>
      </w:r>
      <w:r>
        <w:rPr>
          <w:rFonts w:hint="eastAsia"/>
          <w:noProof/>
          <w:rtl/>
        </w:rPr>
        <w:t>שהקדימו</w:t>
      </w:r>
      <w:r>
        <w:rPr>
          <w:noProof/>
          <w:rtl/>
        </w:rPr>
        <w:t xml:space="preserve"> </w:t>
      </w:r>
      <w:r>
        <w:rPr>
          <w:rFonts w:hint="eastAsia"/>
          <w:noProof/>
          <w:rtl/>
        </w:rPr>
        <w:t>בשבלים</w:t>
      </w:r>
      <w:r>
        <w:rPr>
          <w:noProof/>
          <w:rtl/>
        </w:rPr>
        <w:t>,</w:t>
      </w:r>
      <w:r w:rsidR="00FF6E1E">
        <w:rPr>
          <w:noProof/>
          <w:rtl/>
        </w:rPr>
        <w:t xml:space="preserve"> |  </w:t>
      </w:r>
      <w:r>
        <w:rPr>
          <w:rFonts w:hint="eastAsia"/>
          <w:noProof/>
          <w:rtl/>
        </w:rPr>
        <w:t>שנתן</w:t>
      </w:r>
      <w:r>
        <w:rPr>
          <w:noProof/>
          <w:rtl/>
        </w:rPr>
        <w:t xml:space="preserve"> </w:t>
      </w:r>
      <w:r>
        <w:rPr>
          <w:rFonts w:hint="eastAsia"/>
          <w:noProof/>
          <w:rtl/>
        </w:rPr>
        <w:t>הקרן</w:t>
      </w:r>
      <w:r>
        <w:rPr>
          <w:noProof/>
          <w:rtl/>
        </w:rPr>
        <w:t xml:space="preserve"> </w:t>
      </w:r>
      <w:r>
        <w:rPr>
          <w:rFonts w:hint="eastAsia"/>
          <w:noProof/>
          <w:rtl/>
        </w:rPr>
        <w:t>ולא</w:t>
      </w:r>
      <w:r>
        <w:rPr>
          <w:noProof/>
          <w:rtl/>
        </w:rPr>
        <w:t xml:space="preserve"> </w:t>
      </w:r>
      <w:r>
        <w:rPr>
          <w:rFonts w:hint="eastAsia"/>
          <w:noProof/>
          <w:rtl/>
        </w:rPr>
        <w:t>החומש</w:t>
      </w:r>
      <w:r w:rsidR="00FF6E1E">
        <w:rPr>
          <w:noProof/>
          <w:rtl/>
        </w:rPr>
        <w:t xml:space="preserve"> |  </w:t>
      </w:r>
      <w:r>
        <w:rPr>
          <w:rFonts w:hint="eastAsia"/>
          <w:noProof/>
          <w:rtl/>
        </w:rPr>
        <w:t>דאיזהו</w:t>
      </w:r>
      <w:r>
        <w:rPr>
          <w:noProof/>
          <w:rtl/>
        </w:rPr>
        <w:t xml:space="preserve"> </w:t>
      </w:r>
      <w:r>
        <w:rPr>
          <w:rFonts w:hint="eastAsia"/>
          <w:noProof/>
          <w:rtl/>
        </w:rPr>
        <w:t>עם</w:t>
      </w:r>
      <w:r>
        <w:rPr>
          <w:noProof/>
          <w:rtl/>
        </w:rPr>
        <w:t xml:space="preserve"> </w:t>
      </w:r>
      <w:r>
        <w:rPr>
          <w:rFonts w:hint="eastAsia"/>
          <w:noProof/>
          <w:rtl/>
        </w:rPr>
        <w:t>הארץ</w:t>
      </w:r>
      <w:r w:rsidR="00FF6E1E">
        <w:rPr>
          <w:noProof/>
          <w:rtl/>
        </w:rPr>
        <w:t xml:space="preserve"> |  </w:t>
      </w:r>
      <w:r>
        <w:rPr>
          <w:rFonts w:hint="eastAsia"/>
          <w:rtl/>
        </w:rPr>
        <w:t>איזהו</w:t>
      </w:r>
      <w:r>
        <w:rPr>
          <w:rtl/>
        </w:rPr>
        <w:t xml:space="preserve"> </w:t>
      </w:r>
      <w:r>
        <w:rPr>
          <w:rFonts w:hint="eastAsia"/>
          <w:rtl/>
        </w:rPr>
        <w:t>עם</w:t>
      </w:r>
      <w:r>
        <w:rPr>
          <w:rtl/>
        </w:rPr>
        <w:t xml:space="preserve"> </w:t>
      </w:r>
      <w:r>
        <w:rPr>
          <w:rFonts w:hint="eastAsia"/>
          <w:rtl/>
        </w:rPr>
        <w:t>הארץ</w:t>
      </w:r>
      <w:r>
        <w:rPr>
          <w:rtl/>
        </w:rPr>
        <w:t xml:space="preserve"> [</w:t>
      </w:r>
      <w:r>
        <w:rPr>
          <w:rFonts w:hint="eastAsia"/>
          <w:rtl/>
        </w:rPr>
        <w:t>ו</w:t>
      </w:r>
      <w:r>
        <w:rPr>
          <w:rtl/>
        </w:rPr>
        <w:t>]</w:t>
      </w:r>
      <w:r w:rsidR="00FF6E1E">
        <w:rPr>
          <w:noProof/>
          <w:rtl/>
        </w:rPr>
        <w:t xml:space="preserve"> |  </w:t>
      </w:r>
      <w:r>
        <w:rPr>
          <w:rFonts w:hint="eastAsia"/>
          <w:rtl/>
        </w:rPr>
        <w:t>אכל</w:t>
      </w:r>
      <w:r>
        <w:rPr>
          <w:rtl/>
        </w:rPr>
        <w:t xml:space="preserve"> </w:t>
      </w:r>
      <w:r>
        <w:rPr>
          <w:rFonts w:hint="eastAsia"/>
          <w:rtl/>
        </w:rPr>
        <w:t>טבל</w:t>
      </w:r>
      <w:r>
        <w:rPr>
          <w:rtl/>
        </w:rPr>
        <w:t xml:space="preserve"> </w:t>
      </w:r>
      <w:r>
        <w:rPr>
          <w:rFonts w:hint="eastAsia"/>
          <w:rtl/>
        </w:rPr>
        <w:t>ומעשר</w:t>
      </w:r>
      <w:r>
        <w:rPr>
          <w:rtl/>
        </w:rPr>
        <w:t>.</w:t>
      </w:r>
      <w:r w:rsidR="00FF6E1E">
        <w:rPr>
          <w:noProof/>
          <w:rtl/>
        </w:rPr>
        <w:t xml:space="preserve"> |  </w:t>
      </w:r>
      <w:r>
        <w:rPr>
          <w:rFonts w:hint="eastAsia"/>
          <w:rtl/>
        </w:rPr>
        <w:t>מעשר</w:t>
      </w:r>
      <w:r>
        <w:rPr>
          <w:rtl/>
        </w:rPr>
        <w:t xml:space="preserve"> </w:t>
      </w:r>
      <w:r>
        <w:rPr>
          <w:rFonts w:hint="eastAsia"/>
          <w:rtl/>
        </w:rPr>
        <w:t>ראשון</w:t>
      </w:r>
      <w:r>
        <w:rPr>
          <w:rtl/>
        </w:rPr>
        <w:t xml:space="preserve"> </w:t>
      </w:r>
      <w:r>
        <w:rPr>
          <w:rFonts w:hint="eastAsia"/>
          <w:rtl/>
        </w:rPr>
        <w:t>כו</w:t>
      </w:r>
      <w:r>
        <w:rPr>
          <w:rtl/>
        </w:rPr>
        <w:t>'.</w:t>
      </w:r>
      <w:r w:rsidR="00FF6E1E">
        <w:rPr>
          <w:noProof/>
          <w:rtl/>
        </w:rPr>
        <w:t xml:space="preserve"> |  </w:t>
      </w:r>
      <w:r>
        <w:rPr>
          <w:rFonts w:hint="eastAsia"/>
          <w:noProof/>
          <w:rtl/>
        </w:rPr>
        <w:t>והנכרי</w:t>
      </w:r>
      <w:r>
        <w:rPr>
          <w:noProof/>
          <w:rtl/>
        </w:rPr>
        <w:t xml:space="preserve"> </w:t>
      </w:r>
      <w:r>
        <w:rPr>
          <w:rFonts w:hint="eastAsia"/>
          <w:noProof/>
          <w:rtl/>
        </w:rPr>
        <w:t>אין</w:t>
      </w:r>
      <w:r>
        <w:rPr>
          <w:noProof/>
          <w:rtl/>
        </w:rPr>
        <w:t xml:space="preserve"> </w:t>
      </w:r>
      <w:r>
        <w:rPr>
          <w:rFonts w:hint="eastAsia"/>
          <w:noProof/>
          <w:rtl/>
        </w:rPr>
        <w:t>מזמנין</w:t>
      </w:r>
      <w:r>
        <w:rPr>
          <w:noProof/>
          <w:rtl/>
        </w:rPr>
        <w:t xml:space="preserve"> </w:t>
      </w:r>
      <w:r>
        <w:rPr>
          <w:rFonts w:hint="eastAsia"/>
          <w:noProof/>
          <w:rtl/>
        </w:rPr>
        <w:t>עליו</w:t>
      </w:r>
      <w:r>
        <w:rPr>
          <w:noProof/>
          <w:rtl/>
        </w:rPr>
        <w:t>.</w:t>
      </w:r>
      <w:r w:rsidR="00FF6E1E">
        <w:rPr>
          <w:noProof/>
          <w:rtl/>
        </w:rPr>
        <w:t xml:space="preserve"> |  </w:t>
      </w:r>
      <w:r>
        <w:rPr>
          <w:rFonts w:hint="eastAsia"/>
          <w:noProof/>
          <w:rtl/>
        </w:rPr>
        <w:t>קטן</w:t>
      </w:r>
      <w:r>
        <w:rPr>
          <w:noProof/>
          <w:rtl/>
        </w:rPr>
        <w:t xml:space="preserve"> </w:t>
      </w:r>
      <w:r>
        <w:rPr>
          <w:rFonts w:hint="eastAsia"/>
          <w:noProof/>
          <w:rtl/>
        </w:rPr>
        <w:t>המוטל</w:t>
      </w:r>
      <w:r>
        <w:rPr>
          <w:noProof/>
          <w:rtl/>
        </w:rPr>
        <w:t xml:space="preserve"> </w:t>
      </w:r>
      <w:r>
        <w:rPr>
          <w:rFonts w:hint="eastAsia"/>
          <w:noProof/>
          <w:rtl/>
        </w:rPr>
        <w:t>בעריסה</w:t>
      </w:r>
      <w:r>
        <w:rPr>
          <w:noProof/>
          <w:rtl/>
        </w:rPr>
        <w:t xml:space="preserve"> </w:t>
      </w:r>
      <w:r>
        <w:rPr>
          <w:rFonts w:hint="eastAsia"/>
          <w:noProof/>
          <w:rtl/>
        </w:rPr>
        <w:t>מזמנין</w:t>
      </w:r>
      <w:r>
        <w:rPr>
          <w:noProof/>
          <w:rtl/>
        </w:rPr>
        <w:t xml:space="preserve"> </w:t>
      </w:r>
      <w:r>
        <w:rPr>
          <w:rFonts w:hint="eastAsia"/>
          <w:noProof/>
          <w:rtl/>
        </w:rPr>
        <w:t>עליו</w:t>
      </w:r>
      <w:r w:rsidR="00FF6E1E">
        <w:rPr>
          <w:noProof/>
          <w:rtl/>
        </w:rPr>
        <w:t xml:space="preserve"> |  </w:t>
      </w:r>
      <w:r>
        <w:rPr>
          <w:rFonts w:hint="eastAsia"/>
          <w:rtl/>
        </w:rPr>
        <w:t>לעולם</w:t>
      </w:r>
      <w:r>
        <w:rPr>
          <w:rtl/>
        </w:rPr>
        <w:t xml:space="preserve"> </w:t>
      </w:r>
      <w:r>
        <w:rPr>
          <w:rFonts w:hint="eastAsia"/>
          <w:rtl/>
        </w:rPr>
        <w:t>ישכים</w:t>
      </w:r>
      <w:r>
        <w:rPr>
          <w:rtl/>
        </w:rPr>
        <w:t xml:space="preserve"> </w:t>
      </w:r>
      <w:r>
        <w:rPr>
          <w:rFonts w:hint="eastAsia"/>
          <w:rtl/>
        </w:rPr>
        <w:t>לביהכנ</w:t>
      </w:r>
      <w:r>
        <w:rPr>
          <w:rtl/>
        </w:rPr>
        <w:t>"</w:t>
      </w:r>
      <w:r>
        <w:rPr>
          <w:rFonts w:hint="eastAsia"/>
          <w:rtl/>
        </w:rPr>
        <w:t>ס</w:t>
      </w:r>
      <w:r w:rsidR="00FF6E1E">
        <w:rPr>
          <w:noProof/>
          <w:rtl/>
        </w:rPr>
        <w:t xml:space="preserve"> |  </w:t>
      </w:r>
      <w:r>
        <w:rPr>
          <w:rFonts w:hint="eastAsia"/>
          <w:rtl/>
        </w:rPr>
        <w:t>תשעה</w:t>
      </w:r>
      <w:r>
        <w:rPr>
          <w:rtl/>
        </w:rPr>
        <w:t xml:space="preserve"> </w:t>
      </w:r>
      <w:r>
        <w:rPr>
          <w:rFonts w:hint="eastAsia"/>
          <w:rtl/>
        </w:rPr>
        <w:t>נראין</w:t>
      </w:r>
      <w:r>
        <w:rPr>
          <w:rtl/>
        </w:rPr>
        <w:t xml:space="preserve"> </w:t>
      </w:r>
      <w:r>
        <w:rPr>
          <w:rFonts w:hint="eastAsia"/>
          <w:rtl/>
        </w:rPr>
        <w:t>כעשרה</w:t>
      </w:r>
      <w:r>
        <w:rPr>
          <w:rtl/>
        </w:rPr>
        <w:t xml:space="preserve"> - </w:t>
      </w:r>
      <w:r>
        <w:rPr>
          <w:rFonts w:hint="eastAsia"/>
          <w:rtl/>
        </w:rPr>
        <w:t>מצטרפין</w:t>
      </w:r>
      <w:r w:rsidR="00FF6E1E">
        <w:rPr>
          <w:noProof/>
          <w:rtl/>
        </w:rPr>
        <w:t xml:space="preserve"> |  </w:t>
      </w:r>
      <w:r>
        <w:rPr>
          <w:rFonts w:hint="eastAsia"/>
          <w:noProof/>
          <w:rtl/>
        </w:rPr>
        <w:t>ב</w:t>
      </w:r>
      <w:r>
        <w:rPr>
          <w:noProof/>
          <w:rtl/>
        </w:rPr>
        <w:t xml:space="preserve">' </w:t>
      </w:r>
      <w:r>
        <w:rPr>
          <w:rFonts w:hint="eastAsia"/>
          <w:noProof/>
          <w:rtl/>
        </w:rPr>
        <w:t>ת</w:t>
      </w:r>
      <w:r>
        <w:rPr>
          <w:noProof/>
          <w:rtl/>
        </w:rPr>
        <w:t>"</w:t>
      </w:r>
      <w:r>
        <w:rPr>
          <w:rFonts w:hint="eastAsia"/>
          <w:noProof/>
          <w:rtl/>
        </w:rPr>
        <w:t>ח</w:t>
      </w:r>
      <w:r>
        <w:rPr>
          <w:noProof/>
          <w:rtl/>
        </w:rPr>
        <w:t xml:space="preserve"> </w:t>
      </w:r>
      <w:r>
        <w:rPr>
          <w:rFonts w:hint="eastAsia"/>
          <w:noProof/>
          <w:rtl/>
        </w:rPr>
        <w:t>המחדדין</w:t>
      </w:r>
      <w:r>
        <w:rPr>
          <w:noProof/>
          <w:rtl/>
        </w:rPr>
        <w:t xml:space="preserve"> </w:t>
      </w:r>
      <w:r>
        <w:rPr>
          <w:rFonts w:hint="eastAsia"/>
          <w:noProof/>
          <w:rtl/>
        </w:rPr>
        <w:t>זא</w:t>
      </w:r>
      <w:r>
        <w:rPr>
          <w:noProof/>
          <w:rtl/>
        </w:rPr>
        <w:t>"</w:t>
      </w:r>
      <w:r>
        <w:rPr>
          <w:rFonts w:hint="eastAsia"/>
          <w:noProof/>
          <w:rtl/>
        </w:rPr>
        <w:t>ז</w:t>
      </w:r>
      <w:r>
        <w:rPr>
          <w:noProof/>
          <w:rtl/>
        </w:rPr>
        <w:t xml:space="preserve"> </w:t>
      </w:r>
      <w:r>
        <w:rPr>
          <w:rFonts w:hint="eastAsia"/>
          <w:noProof/>
          <w:rtl/>
        </w:rPr>
        <w:t>בהלכה</w:t>
      </w:r>
      <w:r w:rsidR="00FF6E1E">
        <w:rPr>
          <w:noProof/>
          <w:rtl/>
        </w:rPr>
        <w:t xml:space="preserve"> |  </w:t>
      </w:r>
      <w:r>
        <w:rPr>
          <w:rFonts w:hint="eastAsia"/>
          <w:rtl/>
        </w:rPr>
        <w:t>קטן</w:t>
      </w:r>
      <w:r>
        <w:rPr>
          <w:rtl/>
        </w:rPr>
        <w:t xml:space="preserve"> </w:t>
      </w:r>
      <w:r>
        <w:rPr>
          <w:rFonts w:hint="eastAsia"/>
          <w:rtl/>
        </w:rPr>
        <w:t>פורח</w:t>
      </w:r>
      <w:r>
        <w:rPr>
          <w:rtl/>
        </w:rPr>
        <w:t xml:space="preserve"> </w:t>
      </w:r>
      <w:r>
        <w:rPr>
          <w:rFonts w:hint="eastAsia"/>
          <w:rtl/>
        </w:rPr>
        <w:t>מזמנין</w:t>
      </w:r>
      <w:r>
        <w:rPr>
          <w:rtl/>
        </w:rPr>
        <w:t xml:space="preserve"> </w:t>
      </w:r>
      <w:r>
        <w:rPr>
          <w:rFonts w:hint="eastAsia"/>
          <w:rtl/>
        </w:rPr>
        <w:t>עליו</w:t>
      </w:r>
      <w:r>
        <w:rPr>
          <w:rtl/>
        </w:rPr>
        <w:t>.</w:t>
      </w:r>
      <w:r w:rsidR="00FF6E1E">
        <w:rPr>
          <w:noProof/>
          <w:rtl/>
        </w:rPr>
        <w:t xml:space="preserve"> |  </w:t>
      </w:r>
      <w:r>
        <w:rPr>
          <w:rFonts w:hint="eastAsia"/>
          <w:rtl/>
        </w:rPr>
        <w:t>תשעה</w:t>
      </w:r>
      <w:r>
        <w:rPr>
          <w:rtl/>
        </w:rPr>
        <w:t xml:space="preserve"> </w:t>
      </w:r>
      <w:r>
        <w:rPr>
          <w:rFonts w:hint="eastAsia"/>
          <w:rtl/>
        </w:rPr>
        <w:t>אכלו</w:t>
      </w:r>
      <w:r>
        <w:rPr>
          <w:rtl/>
        </w:rPr>
        <w:t xml:space="preserve"> </w:t>
      </w:r>
      <w:r>
        <w:rPr>
          <w:rFonts w:hint="eastAsia"/>
          <w:rtl/>
        </w:rPr>
        <w:t>דגן</w:t>
      </w:r>
      <w:r>
        <w:rPr>
          <w:rtl/>
        </w:rPr>
        <w:t xml:space="preserve"> </w:t>
      </w:r>
      <w:r>
        <w:rPr>
          <w:rFonts w:hint="eastAsia"/>
          <w:rtl/>
        </w:rPr>
        <w:t>ואחד</w:t>
      </w:r>
      <w:r>
        <w:rPr>
          <w:rtl/>
        </w:rPr>
        <w:t xml:space="preserve"> </w:t>
      </w:r>
      <w:r>
        <w:rPr>
          <w:rFonts w:hint="eastAsia"/>
          <w:rtl/>
        </w:rPr>
        <w:t>אכל</w:t>
      </w:r>
      <w:r>
        <w:rPr>
          <w:rtl/>
        </w:rPr>
        <w:t xml:space="preserve"> </w:t>
      </w:r>
      <w:r>
        <w:rPr>
          <w:rFonts w:hint="eastAsia"/>
          <w:rtl/>
        </w:rPr>
        <w:t>ירק</w:t>
      </w:r>
      <w:r w:rsidR="00FF6E1E">
        <w:rPr>
          <w:noProof/>
          <w:rtl/>
        </w:rPr>
        <w:t xml:space="preserve"> |  </w:t>
      </w:r>
      <w:r>
        <w:rPr>
          <w:rFonts w:hint="eastAsia"/>
          <w:rtl/>
        </w:rPr>
        <w:t>ממתי</w:t>
      </w:r>
      <w:r>
        <w:rPr>
          <w:rtl/>
        </w:rPr>
        <w:t xml:space="preserve"> </w:t>
      </w:r>
      <w:r>
        <w:rPr>
          <w:rFonts w:hint="eastAsia"/>
          <w:rtl/>
        </w:rPr>
        <w:t>יכול</w:t>
      </w:r>
      <w:r>
        <w:rPr>
          <w:rtl/>
        </w:rPr>
        <w:t xml:space="preserve"> </w:t>
      </w:r>
      <w:r>
        <w:rPr>
          <w:rFonts w:hint="eastAsia"/>
          <w:rtl/>
        </w:rPr>
        <w:t>להוציא</w:t>
      </w:r>
      <w:r>
        <w:rPr>
          <w:rtl/>
        </w:rPr>
        <w:t xml:space="preserve"> </w:t>
      </w:r>
      <w:r>
        <w:rPr>
          <w:rFonts w:hint="eastAsia"/>
          <w:rtl/>
        </w:rPr>
        <w:t>אחרים</w:t>
      </w:r>
      <w:r>
        <w:rPr>
          <w:rtl/>
        </w:rPr>
        <w:t xml:space="preserve"> – </w:t>
      </w:r>
      <w:r>
        <w:rPr>
          <w:rFonts w:hint="eastAsia"/>
          <w:rtl/>
        </w:rPr>
        <w:t>מעשה</w:t>
      </w:r>
      <w:r>
        <w:rPr>
          <w:rtl/>
        </w:rPr>
        <w:t xml:space="preserve"> </w:t>
      </w:r>
      <w:r>
        <w:rPr>
          <w:rFonts w:hint="eastAsia"/>
          <w:rtl/>
        </w:rPr>
        <w:t>דשמעון</w:t>
      </w:r>
      <w:r>
        <w:rPr>
          <w:rtl/>
        </w:rPr>
        <w:t xml:space="preserve"> </w:t>
      </w:r>
      <w:r>
        <w:rPr>
          <w:rFonts w:hint="eastAsia"/>
          <w:rtl/>
        </w:rPr>
        <w:t>בן</w:t>
      </w:r>
      <w:r>
        <w:rPr>
          <w:rtl/>
        </w:rPr>
        <w:t xml:space="preserve"> </w:t>
      </w:r>
      <w:r>
        <w:rPr>
          <w:rFonts w:hint="eastAsia"/>
          <w:rtl/>
        </w:rPr>
        <w:t>שטח</w:t>
      </w:r>
      <w:r w:rsidR="00FF6E1E">
        <w:rPr>
          <w:noProof/>
          <w:rtl/>
        </w:rPr>
        <w:t xml:space="preserve"> |  </w:t>
      </w:r>
      <w:r>
        <w:rPr>
          <w:rFonts w:hint="eastAsia"/>
          <w:rtl/>
        </w:rPr>
        <w:t>ינאי</w:t>
      </w:r>
      <w:r>
        <w:rPr>
          <w:rtl/>
        </w:rPr>
        <w:t xml:space="preserve"> </w:t>
      </w:r>
      <w:r>
        <w:rPr>
          <w:rFonts w:hint="eastAsia"/>
          <w:rtl/>
        </w:rPr>
        <w:t>המלך</w:t>
      </w:r>
      <w:r>
        <w:rPr>
          <w:rtl/>
        </w:rPr>
        <w:t xml:space="preserve"> </w:t>
      </w:r>
      <w:r>
        <w:rPr>
          <w:rFonts w:hint="eastAsia"/>
          <w:rtl/>
        </w:rPr>
        <w:t>והמלכה</w:t>
      </w:r>
      <w:r>
        <w:rPr>
          <w:rtl/>
        </w:rPr>
        <w:t>,</w:t>
      </w:r>
      <w:r w:rsidR="00FF6E1E">
        <w:rPr>
          <w:noProof/>
          <w:rtl/>
        </w:rPr>
        <w:t xml:space="preserve"> |  </w:t>
      </w:r>
      <w:r>
        <w:rPr>
          <w:rFonts w:hint="eastAsia"/>
          <w:noProof/>
          <w:rtl/>
        </w:rPr>
        <w:t>לעולם</w:t>
      </w:r>
      <w:r>
        <w:rPr>
          <w:noProof/>
          <w:rtl/>
        </w:rPr>
        <w:t xml:space="preserve"> </w:t>
      </w:r>
      <w:r>
        <w:rPr>
          <w:rFonts w:hint="eastAsia"/>
          <w:noProof/>
          <w:rtl/>
        </w:rPr>
        <w:t>אינו</w:t>
      </w:r>
      <w:r>
        <w:rPr>
          <w:noProof/>
          <w:rtl/>
        </w:rPr>
        <w:t xml:space="preserve"> </w:t>
      </w:r>
      <w:r>
        <w:rPr>
          <w:rFonts w:hint="eastAsia"/>
          <w:noProof/>
          <w:rtl/>
        </w:rPr>
        <w:t>מוציא</w:t>
      </w:r>
      <w:r>
        <w:rPr>
          <w:noProof/>
          <w:rtl/>
        </w:rPr>
        <w:t xml:space="preserve"> </w:t>
      </w:r>
      <w:r>
        <w:rPr>
          <w:rFonts w:hint="eastAsia"/>
          <w:noProof/>
          <w:rtl/>
        </w:rPr>
        <w:t>את</w:t>
      </w:r>
      <w:r>
        <w:rPr>
          <w:noProof/>
          <w:rtl/>
        </w:rPr>
        <w:t xml:space="preserve"> </w:t>
      </w:r>
      <w:r>
        <w:rPr>
          <w:rFonts w:hint="eastAsia"/>
          <w:noProof/>
          <w:rtl/>
        </w:rPr>
        <w:t>הרבים</w:t>
      </w:r>
      <w:r>
        <w:rPr>
          <w:noProof/>
          <w:rtl/>
        </w:rPr>
        <w:t xml:space="preserve"> </w:t>
      </w:r>
      <w:r>
        <w:rPr>
          <w:rFonts w:hint="eastAsia"/>
          <w:noProof/>
          <w:rtl/>
        </w:rPr>
        <w:t>ידי</w:t>
      </w:r>
      <w:r>
        <w:rPr>
          <w:noProof/>
          <w:rtl/>
        </w:rPr>
        <w:t xml:space="preserve"> </w:t>
      </w:r>
      <w:r>
        <w:rPr>
          <w:rFonts w:hint="eastAsia"/>
          <w:noProof/>
          <w:rtl/>
        </w:rPr>
        <w:t>חובתן</w:t>
      </w:r>
      <w:r>
        <w:rPr>
          <w:noProof/>
          <w:rtl/>
        </w:rPr>
        <w:t xml:space="preserve"> </w:t>
      </w:r>
      <w:r>
        <w:rPr>
          <w:rFonts w:hint="eastAsia"/>
          <w:noProof/>
          <w:rtl/>
        </w:rPr>
        <w:t>עד</w:t>
      </w:r>
      <w:r>
        <w:rPr>
          <w:noProof/>
          <w:rtl/>
        </w:rPr>
        <w:t xml:space="preserve"> </w:t>
      </w:r>
      <w:r>
        <w:rPr>
          <w:rFonts w:hint="eastAsia"/>
          <w:noProof/>
          <w:rtl/>
        </w:rPr>
        <w:t>שיאכל</w:t>
      </w:r>
      <w:r>
        <w:rPr>
          <w:noProof/>
          <w:rtl/>
        </w:rPr>
        <w:t xml:space="preserve"> </w:t>
      </w:r>
      <w:r>
        <w:rPr>
          <w:rFonts w:hint="eastAsia"/>
          <w:noProof/>
          <w:rtl/>
        </w:rPr>
        <w:t>כזית</w:t>
      </w:r>
      <w:r>
        <w:rPr>
          <w:noProof/>
          <w:rtl/>
        </w:rPr>
        <w:t xml:space="preserve"> </w:t>
      </w:r>
      <w:r>
        <w:rPr>
          <w:rFonts w:hint="eastAsia"/>
          <w:noProof/>
          <w:rtl/>
        </w:rPr>
        <w:t>דגן</w:t>
      </w:r>
      <w:r>
        <w:rPr>
          <w:noProof/>
          <w:rtl/>
        </w:rPr>
        <w:t>.</w:t>
      </w:r>
      <w:r w:rsidR="00FF6E1E">
        <w:rPr>
          <w:noProof/>
          <w:rtl/>
        </w:rPr>
        <w:t xml:space="preserve"> |  </w:t>
      </w:r>
      <w:r>
        <w:rPr>
          <w:rFonts w:hint="eastAsia"/>
          <w:noProof/>
          <w:rtl/>
        </w:rPr>
        <w:t>משה</w:t>
      </w:r>
      <w:r w:rsidR="00FF6E1E">
        <w:rPr>
          <w:noProof/>
          <w:rtl/>
        </w:rPr>
        <w:t xml:space="preserve"> |  </w:t>
      </w:r>
      <w:r>
        <w:rPr>
          <w:rFonts w:hint="eastAsia"/>
          <w:noProof/>
          <w:rtl/>
        </w:rPr>
        <w:t>יהושע</w:t>
      </w:r>
      <w:r w:rsidR="00FF6E1E">
        <w:rPr>
          <w:noProof/>
          <w:rtl/>
        </w:rPr>
        <w:t xml:space="preserve"> |  </w:t>
      </w:r>
      <w:r>
        <w:rPr>
          <w:rFonts w:hint="eastAsia"/>
          <w:noProof/>
          <w:rtl/>
        </w:rPr>
        <w:t>דוד</w:t>
      </w:r>
      <w:r>
        <w:rPr>
          <w:noProof/>
          <w:rtl/>
        </w:rPr>
        <w:t xml:space="preserve"> </w:t>
      </w:r>
      <w:r>
        <w:rPr>
          <w:rFonts w:hint="eastAsia"/>
          <w:noProof/>
          <w:rtl/>
        </w:rPr>
        <w:t>ושלמה</w:t>
      </w:r>
      <w:r>
        <w:rPr>
          <w:noProof/>
          <w:rtl/>
        </w:rPr>
        <w:t xml:space="preserve"> </w:t>
      </w:r>
      <w:r>
        <w:rPr>
          <w:rFonts w:hint="eastAsia"/>
          <w:noProof/>
          <w:rtl/>
        </w:rPr>
        <w:t>תקנו</w:t>
      </w:r>
      <w:r>
        <w:rPr>
          <w:noProof/>
          <w:rtl/>
        </w:rPr>
        <w:t xml:space="preserve"> </w:t>
      </w:r>
      <w:r>
        <w:rPr>
          <w:rFonts w:hint="eastAsia"/>
          <w:noProof/>
          <w:rtl/>
        </w:rPr>
        <w:t>בונה</w:t>
      </w:r>
      <w:r>
        <w:rPr>
          <w:noProof/>
          <w:rtl/>
        </w:rPr>
        <w:t xml:space="preserve"> </w:t>
      </w:r>
      <w:r>
        <w:rPr>
          <w:rFonts w:hint="eastAsia"/>
          <w:noProof/>
          <w:rtl/>
        </w:rPr>
        <w:t>ירושלים</w:t>
      </w:r>
      <w:r w:rsidR="00FF6E1E">
        <w:rPr>
          <w:noProof/>
          <w:rtl/>
        </w:rPr>
        <w:t xml:space="preserve"> |  </w:t>
      </w:r>
      <w:r>
        <w:rPr>
          <w:rFonts w:hint="eastAsia"/>
          <w:noProof/>
          <w:rtl/>
        </w:rPr>
        <w:t>דוד</w:t>
      </w:r>
      <w:r w:rsidR="00FF6E1E">
        <w:rPr>
          <w:noProof/>
          <w:rtl/>
        </w:rPr>
        <w:t xml:space="preserve"> |  </w:t>
      </w:r>
      <w:r>
        <w:rPr>
          <w:rFonts w:hint="eastAsia"/>
          <w:noProof/>
          <w:rtl/>
        </w:rPr>
        <w:t>ושלמה</w:t>
      </w:r>
      <w:r w:rsidR="00FF6E1E">
        <w:rPr>
          <w:noProof/>
          <w:rtl/>
        </w:rPr>
        <w:t xml:space="preserve"> |  </w:t>
      </w:r>
      <w:r>
        <w:rPr>
          <w:rFonts w:hint="eastAsia"/>
          <w:noProof/>
          <w:rtl/>
        </w:rPr>
        <w:t>הטוב</w:t>
      </w:r>
      <w:r>
        <w:rPr>
          <w:noProof/>
          <w:rtl/>
        </w:rPr>
        <w:t xml:space="preserve"> </w:t>
      </w:r>
      <w:r>
        <w:rPr>
          <w:rFonts w:hint="eastAsia"/>
          <w:noProof/>
          <w:rtl/>
        </w:rPr>
        <w:t>והמטיב</w:t>
      </w:r>
    </w:p>
    <w:p w14:paraId="311359E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סדר</w:t>
      </w:r>
      <w:r>
        <w:rPr>
          <w:rtl/>
        </w:rPr>
        <w:t xml:space="preserve"> </w:t>
      </w:r>
      <w:r>
        <w:rPr>
          <w:rFonts w:hint="eastAsia"/>
          <w:rtl/>
        </w:rPr>
        <w:t>ברכהמ</w:t>
      </w:r>
      <w:r>
        <w:rPr>
          <w:rtl/>
        </w:rPr>
        <w:t>"</w:t>
      </w:r>
      <w:r>
        <w:rPr>
          <w:rFonts w:hint="eastAsia"/>
          <w:rtl/>
        </w:rPr>
        <w:t>ז</w:t>
      </w:r>
      <w:r>
        <w:rPr>
          <w:rtl/>
        </w:rPr>
        <w:t>:</w:t>
      </w:r>
    </w:p>
    <w:p w14:paraId="309EAFA2" w14:textId="62EEE7C2"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ראשונה</w:t>
      </w:r>
      <w:r w:rsidR="00FF6E1E">
        <w:rPr>
          <w:noProof/>
          <w:rtl/>
        </w:rPr>
        <w:t xml:space="preserve"> |  </w:t>
      </w:r>
      <w:r>
        <w:rPr>
          <w:rFonts w:hint="eastAsia"/>
          <w:rtl/>
        </w:rPr>
        <w:t>ברכת</w:t>
      </w:r>
      <w:r>
        <w:rPr>
          <w:rtl/>
        </w:rPr>
        <w:t xml:space="preserve"> </w:t>
      </w:r>
      <w:r>
        <w:rPr>
          <w:rFonts w:hint="eastAsia"/>
          <w:rtl/>
        </w:rPr>
        <w:t>המזון</w:t>
      </w:r>
      <w:r>
        <w:rPr>
          <w:rtl/>
        </w:rPr>
        <w:t xml:space="preserve"> </w:t>
      </w:r>
      <w:r>
        <w:rPr>
          <w:rFonts w:hint="eastAsia"/>
          <w:rtl/>
        </w:rPr>
        <w:t>מן</w:t>
      </w:r>
      <w:r>
        <w:rPr>
          <w:rtl/>
        </w:rPr>
        <w:t xml:space="preserve"> </w:t>
      </w:r>
      <w:r>
        <w:rPr>
          <w:rFonts w:hint="eastAsia"/>
          <w:rtl/>
        </w:rPr>
        <w:t>התורה</w:t>
      </w:r>
      <w:r w:rsidR="00FF6E1E">
        <w:rPr>
          <w:noProof/>
          <w:rtl/>
        </w:rPr>
        <w:t xml:space="preserve"> |  </w:t>
      </w:r>
      <w:r>
        <w:rPr>
          <w:rFonts w:hint="eastAsia"/>
          <w:noProof/>
          <w:rtl/>
        </w:rPr>
        <w:t>ולפניו</w:t>
      </w:r>
      <w:r w:rsidR="00FF6E1E">
        <w:rPr>
          <w:noProof/>
          <w:rtl/>
        </w:rPr>
        <w:t xml:space="preserve"> |  </w:t>
      </w:r>
      <w:r>
        <w:rPr>
          <w:rFonts w:hint="eastAsia"/>
          <w:rtl/>
        </w:rPr>
        <w:t>המקור</w:t>
      </w:r>
      <w:r>
        <w:rPr>
          <w:rtl/>
        </w:rPr>
        <w:t xml:space="preserve"> </w:t>
      </w:r>
      <w:r>
        <w:rPr>
          <w:rFonts w:hint="eastAsia"/>
          <w:rtl/>
        </w:rPr>
        <w:t>לזימון</w:t>
      </w:r>
      <w:r w:rsidR="00FF6E1E">
        <w:rPr>
          <w:noProof/>
          <w:rtl/>
        </w:rPr>
        <w:t xml:space="preserve"> |  </w:t>
      </w:r>
      <w:r>
        <w:rPr>
          <w:rFonts w:hint="eastAsia"/>
          <w:noProof/>
          <w:rtl/>
        </w:rPr>
        <w:t>ולפניו</w:t>
      </w:r>
      <w:r w:rsidR="00FF6E1E">
        <w:rPr>
          <w:noProof/>
          <w:rtl/>
        </w:rPr>
        <w:t xml:space="preserve"> |  </w:t>
      </w:r>
      <w:r w:rsidRPr="009C2A5E">
        <w:rPr>
          <w:rFonts w:hint="eastAsia"/>
          <w:rtl/>
        </w:rPr>
        <w:t>ודוקא</w:t>
      </w:r>
      <w:r w:rsidRPr="009C2A5E">
        <w:rPr>
          <w:rtl/>
        </w:rPr>
        <w:t xml:space="preserve"> </w:t>
      </w:r>
      <w:r w:rsidRPr="009C2A5E">
        <w:rPr>
          <w:rFonts w:hint="eastAsia"/>
          <w:rtl/>
        </w:rPr>
        <w:t>בברכהמ</w:t>
      </w:r>
      <w:r w:rsidRPr="009C2A5E">
        <w:rPr>
          <w:rtl/>
        </w:rPr>
        <w:t>"</w:t>
      </w:r>
      <w:r w:rsidRPr="009C2A5E">
        <w:rPr>
          <w:rFonts w:hint="eastAsia"/>
          <w:rtl/>
        </w:rPr>
        <w:t>ז</w:t>
      </w:r>
      <w:r w:rsidRPr="009C2A5E">
        <w:rPr>
          <w:rFonts w:ascii="Fb Fontext" w:hAnsi="Fb Fontext"/>
          <w:rtl/>
        </w:rPr>
        <w:t xml:space="preserve"> </w:t>
      </w:r>
      <w:r w:rsidRPr="009C2A5E">
        <w:rPr>
          <w:rFonts w:hint="eastAsia"/>
          <w:rtl/>
        </w:rPr>
        <w:t>דברכת</w:t>
      </w:r>
      <w:r w:rsidRPr="009C2A5E">
        <w:rPr>
          <w:rtl/>
        </w:rPr>
        <w:t xml:space="preserve"> </w:t>
      </w:r>
      <w:r w:rsidRPr="009C2A5E">
        <w:rPr>
          <w:rFonts w:hint="eastAsia"/>
          <w:rtl/>
        </w:rPr>
        <w:t>התורה</w:t>
      </w:r>
      <w:r w:rsidR="00FF6E1E">
        <w:rPr>
          <w:noProof/>
          <w:rtl/>
        </w:rPr>
        <w:t xml:space="preserve"> |  </w:t>
      </w:r>
      <w:r>
        <w:rPr>
          <w:rFonts w:hint="eastAsia"/>
          <w:noProof/>
          <w:rtl/>
        </w:rPr>
        <w:t>ק</w:t>
      </w:r>
      <w:r>
        <w:rPr>
          <w:noProof/>
          <w:rtl/>
        </w:rPr>
        <w:t>"</w:t>
      </w:r>
      <w:r>
        <w:rPr>
          <w:rFonts w:hint="eastAsia"/>
          <w:noProof/>
          <w:rtl/>
        </w:rPr>
        <w:t>ו</w:t>
      </w:r>
      <w:r>
        <w:rPr>
          <w:noProof/>
          <w:rtl/>
        </w:rPr>
        <w:t>,</w:t>
      </w:r>
    </w:p>
    <w:p w14:paraId="52C4A46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כשם</w:t>
      </w:r>
      <w:r>
        <w:rPr>
          <w:rtl/>
        </w:rPr>
        <w:t xml:space="preserve"> </w:t>
      </w:r>
      <w:r>
        <w:rPr>
          <w:rFonts w:hint="eastAsia"/>
          <w:rtl/>
        </w:rPr>
        <w:t>שמברך</w:t>
      </w:r>
      <w:r>
        <w:rPr>
          <w:rtl/>
        </w:rPr>
        <w:t xml:space="preserve"> </w:t>
      </w:r>
      <w:r>
        <w:rPr>
          <w:rFonts w:hint="eastAsia"/>
          <w:rtl/>
        </w:rPr>
        <w:t>על</w:t>
      </w:r>
      <w:r>
        <w:rPr>
          <w:rtl/>
        </w:rPr>
        <w:t xml:space="preserve"> </w:t>
      </w:r>
      <w:r>
        <w:rPr>
          <w:rFonts w:hint="eastAsia"/>
          <w:rtl/>
        </w:rPr>
        <w:t>הטובה</w:t>
      </w:r>
      <w:r>
        <w:rPr>
          <w:rtl/>
        </w:rPr>
        <w:t xml:space="preserve"> </w:t>
      </w:r>
      <w:r>
        <w:rPr>
          <w:rFonts w:hint="eastAsia"/>
          <w:rtl/>
        </w:rPr>
        <w:t>כך</w:t>
      </w:r>
      <w:r>
        <w:rPr>
          <w:rtl/>
        </w:rPr>
        <w:t xml:space="preserve"> </w:t>
      </w:r>
      <w:r>
        <w:rPr>
          <w:rFonts w:hint="eastAsia"/>
          <w:rtl/>
        </w:rPr>
        <w:t>מברך</w:t>
      </w:r>
      <w:r>
        <w:rPr>
          <w:rtl/>
        </w:rPr>
        <w:t xml:space="preserve"> </w:t>
      </w:r>
      <w:r>
        <w:rPr>
          <w:rFonts w:hint="eastAsia"/>
          <w:rtl/>
        </w:rPr>
        <w:t>על</w:t>
      </w:r>
      <w:r>
        <w:rPr>
          <w:rtl/>
        </w:rPr>
        <w:t xml:space="preserve"> </w:t>
      </w:r>
      <w:r>
        <w:rPr>
          <w:rFonts w:hint="eastAsia"/>
          <w:rtl/>
        </w:rPr>
        <w:t>הרעה</w:t>
      </w:r>
    </w:p>
    <w:p w14:paraId="4B529806" w14:textId="1ED85BBA"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שיאמר</w:t>
      </w:r>
      <w:r>
        <w:rPr>
          <w:noProof/>
          <w:rtl/>
        </w:rPr>
        <w:t xml:space="preserve"> </w:t>
      </w:r>
      <w:r>
        <w:rPr>
          <w:rFonts w:hint="eastAsia"/>
          <w:noProof/>
          <w:rtl/>
        </w:rPr>
        <w:t>בה</w:t>
      </w:r>
      <w:r>
        <w:rPr>
          <w:noProof/>
          <w:rtl/>
        </w:rPr>
        <w:t xml:space="preserve"> </w:t>
      </w:r>
      <w:r>
        <w:rPr>
          <w:rFonts w:hint="eastAsia"/>
          <w:noProof/>
          <w:rtl/>
        </w:rPr>
        <w:t>הודאה</w:t>
      </w:r>
      <w:r>
        <w:rPr>
          <w:noProof/>
          <w:rtl/>
        </w:rPr>
        <w:t xml:space="preserve"> </w:t>
      </w:r>
      <w:r>
        <w:rPr>
          <w:rFonts w:hint="eastAsia"/>
          <w:noProof/>
          <w:rtl/>
        </w:rPr>
        <w:t>תחלה</w:t>
      </w:r>
      <w:r>
        <w:rPr>
          <w:noProof/>
          <w:rtl/>
        </w:rPr>
        <w:t xml:space="preserve"> </w:t>
      </w:r>
      <w:r>
        <w:rPr>
          <w:rFonts w:hint="eastAsia"/>
          <w:noProof/>
          <w:rtl/>
        </w:rPr>
        <w:t>וסוף</w:t>
      </w:r>
      <w:r>
        <w:rPr>
          <w:noProof/>
          <w:rtl/>
        </w:rPr>
        <w:t>,</w:t>
      </w:r>
      <w:r w:rsidR="00FF6E1E">
        <w:rPr>
          <w:noProof/>
          <w:rtl/>
        </w:rPr>
        <w:t xml:space="preserve"> |  </w:t>
      </w:r>
      <w:r>
        <w:rPr>
          <w:rFonts w:hint="eastAsia"/>
          <w:rtl/>
        </w:rPr>
        <w:t>אי</w:t>
      </w:r>
      <w:r>
        <w:rPr>
          <w:rtl/>
        </w:rPr>
        <w:t xml:space="preserve"> </w:t>
      </w:r>
      <w:r>
        <w:rPr>
          <w:rFonts w:hint="eastAsia"/>
          <w:rtl/>
        </w:rPr>
        <w:t>הטוב</w:t>
      </w:r>
      <w:r>
        <w:rPr>
          <w:rtl/>
        </w:rPr>
        <w:t xml:space="preserve"> </w:t>
      </w:r>
      <w:r>
        <w:rPr>
          <w:rFonts w:hint="eastAsia"/>
          <w:rtl/>
        </w:rPr>
        <w:t>והמטיב</w:t>
      </w:r>
      <w:r>
        <w:rPr>
          <w:rtl/>
        </w:rPr>
        <w:t xml:space="preserve"> </w:t>
      </w:r>
      <w:r>
        <w:rPr>
          <w:rFonts w:hint="eastAsia"/>
          <w:rtl/>
        </w:rPr>
        <w:t>צריכה</w:t>
      </w:r>
      <w:r>
        <w:rPr>
          <w:rtl/>
        </w:rPr>
        <w:t xml:space="preserve"> </w:t>
      </w:r>
      <w:r>
        <w:rPr>
          <w:rFonts w:hint="eastAsia"/>
          <w:rtl/>
        </w:rPr>
        <w:t>מלכות</w:t>
      </w:r>
      <w:r w:rsidR="00FF6E1E">
        <w:rPr>
          <w:noProof/>
          <w:rtl/>
        </w:rPr>
        <w:t xml:space="preserve"> |  </w:t>
      </w:r>
      <w:r>
        <w:rPr>
          <w:rFonts w:hint="eastAsia"/>
          <w:rtl/>
        </w:rPr>
        <w:t>מה</w:t>
      </w:r>
      <w:r>
        <w:rPr>
          <w:rtl/>
        </w:rPr>
        <w:t xml:space="preserve"> </w:t>
      </w:r>
      <w:r>
        <w:rPr>
          <w:rFonts w:hint="eastAsia"/>
          <w:rtl/>
        </w:rPr>
        <w:t>חותם</w:t>
      </w:r>
      <w:r>
        <w:rPr>
          <w:rtl/>
        </w:rPr>
        <w:t xml:space="preserve"> </w:t>
      </w:r>
      <w:r>
        <w:rPr>
          <w:rFonts w:hint="eastAsia"/>
          <w:rtl/>
        </w:rPr>
        <w:t>בבנין</w:t>
      </w:r>
      <w:r>
        <w:rPr>
          <w:rtl/>
        </w:rPr>
        <w:t xml:space="preserve"> </w:t>
      </w:r>
      <w:r>
        <w:rPr>
          <w:rFonts w:hint="eastAsia"/>
          <w:rtl/>
        </w:rPr>
        <w:t>ירושלים</w:t>
      </w:r>
      <w:r>
        <w:rPr>
          <w:rtl/>
        </w:rPr>
        <w:t>.</w:t>
      </w:r>
      <w:r w:rsidR="00FF6E1E">
        <w:rPr>
          <w:noProof/>
          <w:rtl/>
        </w:rPr>
        <w:t xml:space="preserve"> |  </w:t>
      </w:r>
      <w:r>
        <w:rPr>
          <w:rFonts w:hint="eastAsia"/>
          <w:noProof/>
          <w:rtl/>
        </w:rPr>
        <w:t>אצל</w:t>
      </w:r>
      <w:r w:rsidR="00FF6E1E">
        <w:rPr>
          <w:noProof/>
          <w:rtl/>
        </w:rPr>
        <w:t xml:space="preserve"> |  </w:t>
      </w:r>
      <w:r>
        <w:rPr>
          <w:rFonts w:hint="eastAsia"/>
          <w:noProof/>
          <w:rtl/>
        </w:rPr>
        <w:t>וטעם</w:t>
      </w:r>
      <w:r>
        <w:rPr>
          <w:noProof/>
          <w:rtl/>
        </w:rPr>
        <w:t xml:space="preserve"> </w:t>
      </w:r>
      <w:r>
        <w:rPr>
          <w:rFonts w:hint="eastAsia"/>
          <w:noProof/>
          <w:rtl/>
        </w:rPr>
        <w:t>שאין</w:t>
      </w:r>
      <w:r>
        <w:rPr>
          <w:noProof/>
          <w:rtl/>
        </w:rPr>
        <w:t xml:space="preserve"> </w:t>
      </w:r>
      <w:r>
        <w:rPr>
          <w:rFonts w:hint="eastAsia"/>
          <w:noProof/>
          <w:rtl/>
        </w:rPr>
        <w:t>חותמין</w:t>
      </w:r>
      <w:r>
        <w:rPr>
          <w:noProof/>
          <w:rtl/>
        </w:rPr>
        <w:t xml:space="preserve"> </w:t>
      </w:r>
      <w:r>
        <w:rPr>
          <w:rFonts w:hint="eastAsia"/>
          <w:noProof/>
          <w:rtl/>
        </w:rPr>
        <w:t>בשתים</w:t>
      </w:r>
      <w:r w:rsidR="00FF6E1E">
        <w:rPr>
          <w:noProof/>
          <w:rtl/>
        </w:rPr>
        <w:t xml:space="preserve"> |  </w:t>
      </w:r>
      <w:r>
        <w:rPr>
          <w:rFonts w:hint="eastAsia"/>
          <w:rtl/>
        </w:rPr>
        <w:t>הטוב</w:t>
      </w:r>
      <w:r>
        <w:rPr>
          <w:rtl/>
        </w:rPr>
        <w:t xml:space="preserve"> </w:t>
      </w:r>
      <w:r>
        <w:rPr>
          <w:rFonts w:hint="eastAsia"/>
          <w:rtl/>
        </w:rPr>
        <w:t>והמטיב</w:t>
      </w:r>
      <w:r>
        <w:rPr>
          <w:rtl/>
        </w:rPr>
        <w:t xml:space="preserve"> </w:t>
      </w:r>
      <w:r>
        <w:rPr>
          <w:rFonts w:hint="eastAsia"/>
          <w:rtl/>
        </w:rPr>
        <w:t>צריכה</w:t>
      </w:r>
      <w:r>
        <w:rPr>
          <w:rtl/>
        </w:rPr>
        <w:t xml:space="preserve"> </w:t>
      </w:r>
      <w:r>
        <w:rPr>
          <w:rFonts w:hint="eastAsia"/>
          <w:rtl/>
        </w:rPr>
        <w:t>מלכות</w:t>
      </w:r>
      <w:r>
        <w:rPr>
          <w:rtl/>
        </w:rPr>
        <w:t>.</w:t>
      </w:r>
      <w:r w:rsidR="00FF6E1E">
        <w:rPr>
          <w:noProof/>
          <w:rtl/>
        </w:rPr>
        <w:t xml:space="preserve"> |  </w:t>
      </w:r>
      <w:r>
        <w:rPr>
          <w:rFonts w:hint="eastAsia"/>
          <w:noProof/>
          <w:rtl/>
        </w:rPr>
        <w:t>וקמ</w:t>
      </w:r>
      <w:r>
        <w:rPr>
          <w:noProof/>
          <w:rtl/>
        </w:rPr>
        <w:t>"</w:t>
      </w:r>
      <w:r>
        <w:rPr>
          <w:rFonts w:hint="eastAsia"/>
          <w:noProof/>
          <w:rtl/>
        </w:rPr>
        <w:t>ל</w:t>
      </w:r>
      <w:r w:rsidR="00FF6E1E">
        <w:rPr>
          <w:noProof/>
          <w:rtl/>
        </w:rPr>
        <w:t xml:space="preserve"> |  </w:t>
      </w: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הזכיר</w:t>
      </w:r>
      <w:r>
        <w:rPr>
          <w:noProof/>
          <w:rtl/>
        </w:rPr>
        <w:t xml:space="preserve"> </w:t>
      </w:r>
      <w:r>
        <w:rPr>
          <w:rFonts w:hint="eastAsia"/>
          <w:noProof/>
          <w:rtl/>
        </w:rPr>
        <w:t>של</w:t>
      </w:r>
      <w:r>
        <w:rPr>
          <w:noProof/>
          <w:rtl/>
        </w:rPr>
        <w:t xml:space="preserve"> </w:t>
      </w:r>
      <w:r>
        <w:rPr>
          <w:rFonts w:hint="eastAsia"/>
          <w:noProof/>
          <w:rtl/>
        </w:rPr>
        <w:t>יום</w:t>
      </w:r>
      <w:r>
        <w:rPr>
          <w:noProof/>
          <w:rtl/>
        </w:rPr>
        <w:t xml:space="preserve"> </w:t>
      </w:r>
      <w:r>
        <w:rPr>
          <w:rFonts w:hint="eastAsia"/>
          <w:noProof/>
          <w:rtl/>
        </w:rPr>
        <w:t>טוב</w:t>
      </w:r>
      <w:r w:rsidR="00FF6E1E">
        <w:rPr>
          <w:noProof/>
          <w:rtl/>
        </w:rPr>
        <w:t xml:space="preserve"> |  </w:t>
      </w: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הזכיר</w:t>
      </w:r>
      <w:r>
        <w:rPr>
          <w:noProof/>
          <w:rtl/>
        </w:rPr>
        <w:t xml:space="preserve"> </w:t>
      </w:r>
      <w:r>
        <w:rPr>
          <w:rFonts w:hint="eastAsia"/>
          <w:noProof/>
          <w:rtl/>
        </w:rPr>
        <w:t>של</w:t>
      </w:r>
      <w:r>
        <w:rPr>
          <w:noProof/>
          <w:rtl/>
        </w:rPr>
        <w:t xml:space="preserve"> </w:t>
      </w:r>
      <w:r>
        <w:rPr>
          <w:rFonts w:hint="eastAsia"/>
          <w:noProof/>
          <w:rtl/>
        </w:rPr>
        <w:t>ר</w:t>
      </w:r>
      <w:r>
        <w:rPr>
          <w:noProof/>
          <w:rtl/>
        </w:rPr>
        <w:t>"</w:t>
      </w:r>
      <w:r>
        <w:rPr>
          <w:rFonts w:hint="eastAsia"/>
          <w:noProof/>
          <w:rtl/>
        </w:rPr>
        <w:t>ח</w:t>
      </w:r>
      <w:r w:rsidR="00FF6E1E">
        <w:rPr>
          <w:noProof/>
          <w:rtl/>
        </w:rPr>
        <w:t xml:space="preserve"> |  </w:t>
      </w:r>
      <w:r>
        <w:rPr>
          <w:rFonts w:hint="eastAsia"/>
          <w:noProof/>
          <w:rtl/>
        </w:rPr>
        <w:t>כשטעה</w:t>
      </w:r>
      <w:r>
        <w:rPr>
          <w:noProof/>
          <w:rtl/>
        </w:rPr>
        <w:t xml:space="preserve"> </w:t>
      </w:r>
      <w:r>
        <w:rPr>
          <w:rFonts w:hint="eastAsia"/>
          <w:noProof/>
          <w:rtl/>
        </w:rPr>
        <w:t>ר</w:t>
      </w:r>
      <w:r>
        <w:rPr>
          <w:noProof/>
          <w:rtl/>
        </w:rPr>
        <w:t>"</w:t>
      </w:r>
      <w:r>
        <w:rPr>
          <w:rFonts w:hint="eastAsia"/>
          <w:noProof/>
          <w:rtl/>
        </w:rPr>
        <w:t>נ</w:t>
      </w:r>
      <w:r>
        <w:rPr>
          <w:noProof/>
          <w:rtl/>
        </w:rPr>
        <w:t xml:space="preserve"> </w:t>
      </w:r>
      <w:r>
        <w:rPr>
          <w:rFonts w:hint="eastAsia"/>
          <w:noProof/>
          <w:rtl/>
        </w:rPr>
        <w:t>חזר</w:t>
      </w:r>
      <w:r>
        <w:rPr>
          <w:noProof/>
          <w:rtl/>
        </w:rPr>
        <w:t xml:space="preserve"> </w:t>
      </w:r>
      <w:r>
        <w:rPr>
          <w:rFonts w:hint="eastAsia"/>
          <w:noProof/>
          <w:rtl/>
        </w:rPr>
        <w:t>לראש</w:t>
      </w:r>
      <w:r w:rsidR="00FF6E1E">
        <w:rPr>
          <w:noProof/>
          <w:rtl/>
        </w:rPr>
        <w:t xml:space="preserve"> |  </w:t>
      </w:r>
      <w:r>
        <w:rPr>
          <w:rFonts w:hint="eastAsia"/>
          <w:noProof/>
          <w:rtl/>
        </w:rPr>
        <w:t>טעה</w:t>
      </w:r>
      <w:r>
        <w:rPr>
          <w:noProof/>
          <w:rtl/>
        </w:rPr>
        <w:t xml:space="preserve"> </w:t>
      </w:r>
      <w:r>
        <w:rPr>
          <w:rFonts w:hint="eastAsia"/>
          <w:noProof/>
          <w:rtl/>
        </w:rPr>
        <w:t>ולא</w:t>
      </w:r>
      <w:r>
        <w:rPr>
          <w:noProof/>
          <w:rtl/>
        </w:rPr>
        <w:t xml:space="preserve"> </w:t>
      </w:r>
      <w:r>
        <w:rPr>
          <w:rFonts w:hint="eastAsia"/>
          <w:noProof/>
          <w:rtl/>
        </w:rPr>
        <w:t>הזכיר</w:t>
      </w:r>
      <w:r>
        <w:rPr>
          <w:noProof/>
          <w:rtl/>
        </w:rPr>
        <w:t xml:space="preserve"> </w:t>
      </w:r>
      <w:r>
        <w:rPr>
          <w:rFonts w:hint="eastAsia"/>
          <w:noProof/>
          <w:rtl/>
        </w:rPr>
        <w:t>של</w:t>
      </w:r>
      <w:r>
        <w:rPr>
          <w:noProof/>
          <w:rtl/>
        </w:rPr>
        <w:t xml:space="preserve"> </w:t>
      </w:r>
      <w:r>
        <w:rPr>
          <w:rFonts w:hint="eastAsia"/>
          <w:noProof/>
          <w:rtl/>
        </w:rPr>
        <w:t>ר</w:t>
      </w:r>
      <w:r>
        <w:rPr>
          <w:noProof/>
          <w:rtl/>
        </w:rPr>
        <w:t>"</w:t>
      </w:r>
      <w:r>
        <w:rPr>
          <w:rFonts w:hint="eastAsia"/>
          <w:noProof/>
          <w:rtl/>
        </w:rPr>
        <w:t>ח</w:t>
      </w:r>
      <w:r>
        <w:rPr>
          <w:noProof/>
          <w:rtl/>
        </w:rPr>
        <w:t xml:space="preserve"> </w:t>
      </w:r>
      <w:r>
        <w:rPr>
          <w:rFonts w:hint="eastAsia"/>
          <w:noProof/>
          <w:rtl/>
        </w:rPr>
        <w:t>בתפלה</w:t>
      </w:r>
    </w:p>
    <w:p w14:paraId="3A9EF22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עד</w:t>
      </w:r>
      <w:r>
        <w:rPr>
          <w:rtl/>
        </w:rPr>
        <w:t xml:space="preserve"> </w:t>
      </w:r>
      <w:r>
        <w:rPr>
          <w:rFonts w:hint="eastAsia"/>
          <w:rtl/>
        </w:rPr>
        <w:t>כמה</w:t>
      </w:r>
      <w:r>
        <w:rPr>
          <w:rtl/>
        </w:rPr>
        <w:t xml:space="preserve"> </w:t>
      </w:r>
      <w:r>
        <w:rPr>
          <w:rFonts w:hint="eastAsia"/>
          <w:rtl/>
        </w:rPr>
        <w:t>מזמנין</w:t>
      </w:r>
      <w:r>
        <w:rPr>
          <w:rtl/>
        </w:rPr>
        <w:t xml:space="preserve"> </w:t>
      </w:r>
      <w:r>
        <w:rPr>
          <w:rFonts w:hint="eastAsia"/>
          <w:rtl/>
        </w:rPr>
        <w:t>וכו</w:t>
      </w:r>
      <w:r>
        <w:rPr>
          <w:rtl/>
        </w:rPr>
        <w:t>'.</w:t>
      </w:r>
    </w:p>
    <w:p w14:paraId="4507B654" w14:textId="72F54923"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עד</w:t>
      </w:r>
      <w:r>
        <w:rPr>
          <w:noProof/>
          <w:rtl/>
        </w:rPr>
        <w:t xml:space="preserve"> </w:t>
      </w:r>
      <w:r>
        <w:rPr>
          <w:rFonts w:hint="eastAsia"/>
          <w:noProof/>
          <w:rtl/>
        </w:rPr>
        <w:t>כמה</w:t>
      </w:r>
      <w:r>
        <w:rPr>
          <w:noProof/>
          <w:rtl/>
        </w:rPr>
        <w:t xml:space="preserve"> </w:t>
      </w:r>
      <w:r>
        <w:rPr>
          <w:rFonts w:hint="eastAsia"/>
          <w:noProof/>
          <w:rtl/>
        </w:rPr>
        <w:t>חוזרים</w:t>
      </w:r>
      <w:r w:rsidR="00FF6E1E">
        <w:rPr>
          <w:noProof/>
          <w:rtl/>
        </w:rPr>
        <w:t xml:space="preserve"> |  </w:t>
      </w:r>
      <w:r>
        <w:rPr>
          <w:rFonts w:hint="eastAsia"/>
          <w:noProof/>
          <w:rtl/>
        </w:rPr>
        <w:t>חלקו</w:t>
      </w:r>
      <w:r>
        <w:rPr>
          <w:noProof/>
          <w:rtl/>
        </w:rPr>
        <w:t xml:space="preserve"> </w:t>
      </w:r>
      <w:r>
        <w:rPr>
          <w:rFonts w:hint="eastAsia"/>
          <w:noProof/>
          <w:rtl/>
        </w:rPr>
        <w:t>בסברא</w:t>
      </w:r>
    </w:p>
    <w:p w14:paraId="53EA8BF5"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ומברכותיו</w:t>
      </w:r>
      <w:r>
        <w:rPr>
          <w:rtl/>
        </w:rPr>
        <w:t xml:space="preserve"> </w:t>
      </w:r>
      <w:r>
        <w:rPr>
          <w:rFonts w:hint="eastAsia"/>
          <w:rtl/>
        </w:rPr>
        <w:t>של</w:t>
      </w:r>
      <w:r>
        <w:rPr>
          <w:rtl/>
        </w:rPr>
        <w:t xml:space="preserve"> </w:t>
      </w:r>
      <w:r>
        <w:rPr>
          <w:rFonts w:hint="eastAsia"/>
          <w:rtl/>
        </w:rPr>
        <w:t>אדם</w:t>
      </w:r>
      <w:r>
        <w:rPr>
          <w:rtl/>
        </w:rPr>
        <w:t xml:space="preserve"> </w:t>
      </w:r>
      <w:r>
        <w:rPr>
          <w:rFonts w:hint="eastAsia"/>
          <w:rtl/>
        </w:rPr>
        <w:t>ניכר</w:t>
      </w:r>
      <w:r>
        <w:rPr>
          <w:rtl/>
        </w:rPr>
        <w:t xml:space="preserve"> </w:t>
      </w:r>
      <w:r>
        <w:rPr>
          <w:rFonts w:hint="eastAsia"/>
          <w:rtl/>
        </w:rPr>
        <w:t>אם</w:t>
      </w:r>
      <w:r>
        <w:rPr>
          <w:rtl/>
        </w:rPr>
        <w:t xml:space="preserve"> </w:t>
      </w:r>
      <w:r>
        <w:rPr>
          <w:rFonts w:hint="eastAsia"/>
          <w:rtl/>
        </w:rPr>
        <w:t>ת</w:t>
      </w:r>
      <w:r>
        <w:rPr>
          <w:rtl/>
        </w:rPr>
        <w:t>"</w:t>
      </w:r>
      <w:r>
        <w:rPr>
          <w:rFonts w:hint="eastAsia"/>
          <w:rtl/>
        </w:rPr>
        <w:t>ח</w:t>
      </w:r>
      <w:r>
        <w:rPr>
          <w:rtl/>
        </w:rPr>
        <w:t>.</w:t>
      </w:r>
    </w:p>
    <w:p w14:paraId="687014E3" w14:textId="6EF5FDFB"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ובטובו</w:t>
      </w:r>
      <w:r w:rsidR="00FF6E1E">
        <w:rPr>
          <w:noProof/>
          <w:rtl/>
        </w:rPr>
        <w:t xml:space="preserve"> |  </w:t>
      </w:r>
      <w:r>
        <w:rPr>
          <w:rFonts w:hint="eastAsia"/>
          <w:noProof/>
          <w:rtl/>
        </w:rPr>
        <w:t>בטובו</w:t>
      </w:r>
      <w:r>
        <w:rPr>
          <w:noProof/>
          <w:rtl/>
        </w:rPr>
        <w:t xml:space="preserve"> </w:t>
      </w:r>
      <w:r>
        <w:rPr>
          <w:rFonts w:hint="eastAsia"/>
          <w:noProof/>
          <w:rtl/>
        </w:rPr>
        <w:t>חיינו</w:t>
      </w:r>
      <w:r w:rsidR="00FF6E1E">
        <w:rPr>
          <w:noProof/>
          <w:rtl/>
        </w:rPr>
        <w:t xml:space="preserve"> |  </w:t>
      </w:r>
      <w:r>
        <w:rPr>
          <w:rFonts w:hint="eastAsia"/>
          <w:noProof/>
          <w:rtl/>
        </w:rPr>
        <w:t>ברוך</w:t>
      </w:r>
      <w:r>
        <w:rPr>
          <w:noProof/>
          <w:rtl/>
        </w:rPr>
        <w:t xml:space="preserve"> </w:t>
      </w:r>
      <w:r>
        <w:rPr>
          <w:rFonts w:hint="eastAsia"/>
          <w:noProof/>
          <w:rtl/>
        </w:rPr>
        <w:t>שאכלנו</w:t>
      </w:r>
      <w:r>
        <w:rPr>
          <w:noProof/>
          <w:rtl/>
        </w:rPr>
        <w:t xml:space="preserve"> </w:t>
      </w:r>
      <w:r>
        <w:rPr>
          <w:rFonts w:hint="eastAsia"/>
          <w:noProof/>
          <w:rtl/>
        </w:rPr>
        <w:t>משלו</w:t>
      </w:r>
    </w:p>
    <w:p w14:paraId="2EDE382F"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אחד</w:t>
      </w:r>
      <w:r>
        <w:rPr>
          <w:noProof/>
          <w:rtl/>
        </w:rPr>
        <w:t xml:space="preserve"> </w:t>
      </w:r>
      <w:r>
        <w:rPr>
          <w:rFonts w:hint="eastAsia"/>
          <w:noProof/>
          <w:rtl/>
        </w:rPr>
        <w:t>עשרה</w:t>
      </w:r>
      <w:r>
        <w:rPr>
          <w:noProof/>
          <w:rtl/>
        </w:rPr>
        <w:t xml:space="preserve">, </w:t>
      </w:r>
      <w:r>
        <w:rPr>
          <w:rFonts w:hint="eastAsia"/>
          <w:noProof/>
          <w:rtl/>
        </w:rPr>
        <w:t>ואחד</w:t>
      </w:r>
      <w:r>
        <w:rPr>
          <w:noProof/>
          <w:rtl/>
        </w:rPr>
        <w:t xml:space="preserve"> </w:t>
      </w:r>
      <w:r>
        <w:rPr>
          <w:rFonts w:hint="eastAsia"/>
          <w:noProof/>
          <w:rtl/>
        </w:rPr>
        <w:t>עשרה</w:t>
      </w:r>
      <w:r>
        <w:rPr>
          <w:noProof/>
          <w:rtl/>
        </w:rPr>
        <w:t xml:space="preserve"> </w:t>
      </w:r>
      <w:r>
        <w:rPr>
          <w:rFonts w:hint="eastAsia"/>
          <w:noProof/>
          <w:rtl/>
        </w:rPr>
        <w:t>רבוא</w:t>
      </w:r>
      <w:r>
        <w:rPr>
          <w:noProof/>
          <w:rtl/>
        </w:rPr>
        <w:t xml:space="preserve">. – </w:t>
      </w:r>
      <w:r>
        <w:rPr>
          <w:rFonts w:hint="eastAsia"/>
          <w:noProof/>
          <w:rtl/>
        </w:rPr>
        <w:t>כר</w:t>
      </w:r>
      <w:r>
        <w:rPr>
          <w:noProof/>
          <w:rtl/>
        </w:rPr>
        <w:t>''</w:t>
      </w:r>
      <w:r>
        <w:rPr>
          <w:rFonts w:hint="eastAsia"/>
          <w:noProof/>
          <w:rtl/>
        </w:rPr>
        <w:t>ע</w:t>
      </w:r>
    </w:p>
    <w:p w14:paraId="7CA65254" w14:textId="3FD3902D"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הלכה</w:t>
      </w:r>
      <w:r w:rsidR="00FF6E1E">
        <w:rPr>
          <w:noProof/>
          <w:rtl/>
        </w:rPr>
        <w:t xml:space="preserve"> |  </w:t>
      </w:r>
      <w:r>
        <w:rPr>
          <w:rFonts w:hint="eastAsia"/>
          <w:noProof/>
          <w:rtl/>
        </w:rPr>
        <w:t>הקדים</w:t>
      </w:r>
      <w:r>
        <w:rPr>
          <w:noProof/>
          <w:rtl/>
        </w:rPr>
        <w:t xml:space="preserve"> </w:t>
      </w:r>
      <w:r>
        <w:rPr>
          <w:rFonts w:hint="eastAsia"/>
          <w:noProof/>
          <w:rtl/>
        </w:rPr>
        <w:t>אחד</w:t>
      </w:r>
      <w:r>
        <w:rPr>
          <w:noProof/>
          <w:rtl/>
        </w:rPr>
        <w:t xml:space="preserve"> </w:t>
      </w:r>
      <w:r>
        <w:rPr>
          <w:rFonts w:hint="eastAsia"/>
          <w:noProof/>
          <w:rtl/>
        </w:rPr>
        <w:t>מג</w:t>
      </w:r>
      <w:r>
        <w:rPr>
          <w:noProof/>
          <w:rtl/>
        </w:rPr>
        <w:t xml:space="preserve">' </w:t>
      </w:r>
      <w:r>
        <w:rPr>
          <w:rFonts w:hint="eastAsia"/>
          <w:noProof/>
          <w:rtl/>
        </w:rPr>
        <w:t>לברך</w:t>
      </w:r>
      <w:r>
        <w:rPr>
          <w:noProof/>
          <w:rtl/>
        </w:rPr>
        <w:t>,</w:t>
      </w:r>
      <w:r w:rsidR="00FF6E1E">
        <w:rPr>
          <w:noProof/>
          <w:rtl/>
        </w:rPr>
        <w:t xml:space="preserve"> |  </w:t>
      </w:r>
      <w:r>
        <w:rPr>
          <w:rFonts w:hint="eastAsia"/>
          <w:noProof/>
          <w:rtl/>
        </w:rPr>
        <w:t>החזירוה</w:t>
      </w:r>
    </w:p>
    <w:p w14:paraId="13B15A21"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sidRPr="009C2A5E">
        <w:rPr>
          <w:rFonts w:ascii="FrankRuehl" w:hAnsi="FrankRuehl" w:cs="BA Vilna Regular" w:hint="eastAsia"/>
          <w:noProof/>
          <w:rtl/>
        </w:rPr>
        <w:t>לר</w:t>
      </w:r>
      <w:r w:rsidRPr="009C2A5E">
        <w:rPr>
          <w:rFonts w:ascii="FrankRuehl" w:hAnsi="FrankRuehl" w:cs="BA Vilna Regular"/>
          <w:noProof/>
          <w:rtl/>
        </w:rPr>
        <w:t>"</w:t>
      </w:r>
      <w:r w:rsidRPr="009C2A5E">
        <w:rPr>
          <w:rFonts w:ascii="FrankRuehl" w:hAnsi="FrankRuehl" w:cs="BA Vilna Regular" w:hint="eastAsia"/>
          <w:noProof/>
          <w:rtl/>
        </w:rPr>
        <w:t>א</w:t>
      </w:r>
      <w:r w:rsidRPr="009C2A5E">
        <w:rPr>
          <w:rFonts w:ascii="FrankRuehl" w:hAnsi="FrankRuehl" w:cs="BA Vilna Regular"/>
          <w:noProof/>
          <w:rtl/>
        </w:rPr>
        <w:t>:</w:t>
      </w:r>
      <w:r>
        <w:rPr>
          <w:noProof/>
          <w:rtl/>
        </w:rPr>
        <w:t xml:space="preserve"> </w:t>
      </w:r>
      <w:r>
        <w:rPr>
          <w:rFonts w:hint="eastAsia"/>
          <w:noProof/>
          <w:rtl/>
        </w:rPr>
        <w:t>אין</w:t>
      </w:r>
      <w:r>
        <w:rPr>
          <w:noProof/>
          <w:rtl/>
        </w:rPr>
        <w:t xml:space="preserve"> </w:t>
      </w:r>
      <w:r>
        <w:rPr>
          <w:rFonts w:hint="eastAsia"/>
          <w:noProof/>
          <w:rtl/>
        </w:rPr>
        <w:t>מברכין</w:t>
      </w:r>
      <w:r>
        <w:rPr>
          <w:noProof/>
          <w:rtl/>
        </w:rPr>
        <w:t xml:space="preserve"> </w:t>
      </w:r>
      <w:r>
        <w:rPr>
          <w:rFonts w:hint="eastAsia"/>
          <w:noProof/>
          <w:rtl/>
        </w:rPr>
        <w:t>על</w:t>
      </w:r>
      <w:r>
        <w:rPr>
          <w:noProof/>
          <w:rtl/>
        </w:rPr>
        <w:t xml:space="preserve"> </w:t>
      </w:r>
      <w:r>
        <w:rPr>
          <w:rFonts w:hint="eastAsia"/>
          <w:noProof/>
          <w:rtl/>
        </w:rPr>
        <w:t>היין</w:t>
      </w:r>
      <w:r>
        <w:rPr>
          <w:noProof/>
          <w:rtl/>
        </w:rPr>
        <w:t xml:space="preserve"> </w:t>
      </w:r>
      <w:r>
        <w:rPr>
          <w:rFonts w:hint="eastAsia"/>
          <w:noProof/>
          <w:rtl/>
        </w:rPr>
        <w:t>עד</w:t>
      </w:r>
      <w:r>
        <w:rPr>
          <w:noProof/>
          <w:rtl/>
        </w:rPr>
        <w:t xml:space="preserve"> </w:t>
      </w:r>
      <w:r>
        <w:rPr>
          <w:rFonts w:hint="eastAsia"/>
          <w:noProof/>
          <w:rtl/>
        </w:rPr>
        <w:t>שיתן</w:t>
      </w:r>
      <w:r>
        <w:rPr>
          <w:noProof/>
          <w:rtl/>
        </w:rPr>
        <w:t xml:space="preserve"> </w:t>
      </w:r>
      <w:r>
        <w:rPr>
          <w:rFonts w:hint="eastAsia"/>
          <w:noProof/>
          <w:rtl/>
        </w:rPr>
        <w:t>לתוכו</w:t>
      </w:r>
      <w:r>
        <w:rPr>
          <w:noProof/>
          <w:rtl/>
        </w:rPr>
        <w:t xml:space="preserve"> </w:t>
      </w:r>
      <w:r>
        <w:rPr>
          <w:rFonts w:hint="eastAsia"/>
          <w:noProof/>
          <w:rtl/>
        </w:rPr>
        <w:t>מים</w:t>
      </w:r>
      <w:r>
        <w:rPr>
          <w:noProof/>
          <w:rtl/>
        </w:rPr>
        <w:t>,</w:t>
      </w:r>
    </w:p>
    <w:p w14:paraId="1997CED6" w14:textId="322F93D2"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עד</w:t>
      </w:r>
      <w:r>
        <w:rPr>
          <w:noProof/>
          <w:rtl/>
        </w:rPr>
        <w:t xml:space="preserve"> </w:t>
      </w:r>
      <w:r>
        <w:rPr>
          <w:rFonts w:hint="eastAsia"/>
          <w:noProof/>
          <w:rtl/>
        </w:rPr>
        <w:t>שלא</w:t>
      </w:r>
      <w:r>
        <w:rPr>
          <w:noProof/>
          <w:rtl/>
        </w:rPr>
        <w:t xml:space="preserve"> </w:t>
      </w:r>
      <w:r>
        <w:rPr>
          <w:rFonts w:hint="eastAsia"/>
          <w:noProof/>
          <w:rtl/>
        </w:rPr>
        <w:t>נתן</w:t>
      </w:r>
      <w:r>
        <w:rPr>
          <w:noProof/>
          <w:rtl/>
        </w:rPr>
        <w:t xml:space="preserve"> </w:t>
      </w:r>
      <w:r>
        <w:rPr>
          <w:rFonts w:hint="eastAsia"/>
          <w:noProof/>
          <w:rtl/>
        </w:rPr>
        <w:t>לתוכו</w:t>
      </w:r>
      <w:r>
        <w:rPr>
          <w:noProof/>
          <w:rtl/>
        </w:rPr>
        <w:t xml:space="preserve"> </w:t>
      </w:r>
      <w:r>
        <w:rPr>
          <w:rFonts w:hint="eastAsia"/>
          <w:noProof/>
          <w:rtl/>
        </w:rPr>
        <w:t>מים</w:t>
      </w:r>
      <w:r w:rsidR="00FF6E1E">
        <w:rPr>
          <w:noProof/>
          <w:rtl/>
        </w:rPr>
        <w:t xml:space="preserve"> |  </w:t>
      </w:r>
      <w:r>
        <w:rPr>
          <w:rFonts w:hint="eastAsia"/>
          <w:noProof/>
          <w:rtl/>
        </w:rPr>
        <w:t>משנתן</w:t>
      </w:r>
      <w:r>
        <w:rPr>
          <w:noProof/>
          <w:rtl/>
        </w:rPr>
        <w:t xml:space="preserve"> </w:t>
      </w:r>
      <w:r>
        <w:rPr>
          <w:rFonts w:hint="eastAsia"/>
          <w:noProof/>
          <w:rtl/>
        </w:rPr>
        <w:t>לתוכו</w:t>
      </w:r>
      <w:r>
        <w:rPr>
          <w:noProof/>
          <w:rtl/>
        </w:rPr>
        <w:t xml:space="preserve"> </w:t>
      </w:r>
      <w:r>
        <w:rPr>
          <w:rFonts w:hint="eastAsia"/>
          <w:noProof/>
          <w:rtl/>
        </w:rPr>
        <w:t>מים</w:t>
      </w:r>
    </w:p>
    <w:p w14:paraId="6FE6B73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ארבעה</w:t>
      </w:r>
      <w:r>
        <w:rPr>
          <w:rtl/>
        </w:rPr>
        <w:t xml:space="preserve"> </w:t>
      </w:r>
      <w:r>
        <w:rPr>
          <w:rFonts w:hint="eastAsia"/>
          <w:rtl/>
        </w:rPr>
        <w:t>דברים</w:t>
      </w:r>
      <w:r>
        <w:rPr>
          <w:rtl/>
        </w:rPr>
        <w:t xml:space="preserve"> </w:t>
      </w:r>
      <w:r>
        <w:rPr>
          <w:rFonts w:hint="eastAsia"/>
          <w:rtl/>
        </w:rPr>
        <w:t>נאמרו</w:t>
      </w:r>
      <w:r>
        <w:rPr>
          <w:rtl/>
        </w:rPr>
        <w:t xml:space="preserve"> </w:t>
      </w:r>
      <w:r>
        <w:rPr>
          <w:rFonts w:hint="eastAsia"/>
          <w:rtl/>
        </w:rPr>
        <w:t>בפת</w:t>
      </w:r>
      <w:r>
        <w:rPr>
          <w:rtl/>
        </w:rPr>
        <w:t>:</w:t>
      </w:r>
    </w:p>
    <w:p w14:paraId="36073EF6" w14:textId="2F5EECC9"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בנמאס</w:t>
      </w:r>
      <w:r w:rsidR="00FF6E1E">
        <w:rPr>
          <w:noProof/>
          <w:rtl/>
        </w:rPr>
        <w:t xml:space="preserve"> |  </w:t>
      </w:r>
      <w:r>
        <w:rPr>
          <w:rFonts w:hint="eastAsia"/>
          <w:noProof/>
          <w:rtl/>
        </w:rPr>
        <w:t>ממשיכין</w:t>
      </w:r>
      <w:r>
        <w:rPr>
          <w:noProof/>
          <w:rtl/>
        </w:rPr>
        <w:t xml:space="preserve"> </w:t>
      </w:r>
      <w:r>
        <w:rPr>
          <w:rFonts w:hint="eastAsia"/>
          <w:noProof/>
          <w:rtl/>
        </w:rPr>
        <w:t>יין</w:t>
      </w:r>
      <w:r>
        <w:rPr>
          <w:noProof/>
          <w:rtl/>
        </w:rPr>
        <w:t xml:space="preserve"> </w:t>
      </w:r>
      <w:r>
        <w:rPr>
          <w:rFonts w:hint="eastAsia"/>
          <w:noProof/>
          <w:rtl/>
        </w:rPr>
        <w:t>בצנורות</w:t>
      </w:r>
      <w:r w:rsidR="00FF6E1E">
        <w:rPr>
          <w:noProof/>
          <w:rtl/>
        </w:rPr>
        <w:t xml:space="preserve"> |  </w:t>
      </w:r>
      <w:r>
        <w:rPr>
          <w:rFonts w:hint="eastAsia"/>
          <w:noProof/>
          <w:rtl/>
        </w:rPr>
        <w:t>וזורקין</w:t>
      </w:r>
      <w:r>
        <w:rPr>
          <w:noProof/>
          <w:rtl/>
        </w:rPr>
        <w:t xml:space="preserve"> </w:t>
      </w:r>
      <w:r>
        <w:rPr>
          <w:rFonts w:hint="eastAsia"/>
          <w:noProof/>
          <w:rtl/>
        </w:rPr>
        <w:t>לפניהם</w:t>
      </w:r>
      <w:r>
        <w:rPr>
          <w:noProof/>
          <w:rtl/>
        </w:rPr>
        <w:t xml:space="preserve"> </w:t>
      </w:r>
      <w:r>
        <w:rPr>
          <w:rFonts w:hint="eastAsia"/>
          <w:noProof/>
          <w:rtl/>
        </w:rPr>
        <w:t>קליות</w:t>
      </w:r>
      <w:r>
        <w:rPr>
          <w:noProof/>
          <w:rtl/>
        </w:rPr>
        <w:t xml:space="preserve"> </w:t>
      </w:r>
      <w:r>
        <w:rPr>
          <w:rFonts w:hint="eastAsia"/>
          <w:noProof/>
          <w:rtl/>
        </w:rPr>
        <w:t>ואגוזים</w:t>
      </w:r>
      <w:r w:rsidR="00FF6E1E">
        <w:rPr>
          <w:noProof/>
          <w:rtl/>
        </w:rPr>
        <w:t xml:space="preserve"> |  </w:t>
      </w:r>
      <w:r>
        <w:rPr>
          <w:rFonts w:hint="eastAsia"/>
          <w:noProof/>
          <w:rtl/>
        </w:rPr>
        <w:t>וגלוסקאות</w:t>
      </w:r>
    </w:p>
    <w:p w14:paraId="4F0732F1"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שכח</w:t>
      </w:r>
      <w:r>
        <w:rPr>
          <w:rtl/>
        </w:rPr>
        <w:t xml:space="preserve"> </w:t>
      </w:r>
      <w:r>
        <w:rPr>
          <w:rFonts w:hint="eastAsia"/>
          <w:rtl/>
        </w:rPr>
        <w:t>והכניס</w:t>
      </w:r>
      <w:r>
        <w:rPr>
          <w:rtl/>
        </w:rPr>
        <w:t xml:space="preserve"> </w:t>
      </w:r>
      <w:r>
        <w:rPr>
          <w:rFonts w:hint="eastAsia"/>
          <w:rtl/>
        </w:rPr>
        <w:t>אוכלין</w:t>
      </w:r>
      <w:r>
        <w:rPr>
          <w:rtl/>
        </w:rPr>
        <w:t xml:space="preserve"> </w:t>
      </w:r>
      <w:r>
        <w:rPr>
          <w:rFonts w:hint="eastAsia"/>
          <w:rtl/>
        </w:rPr>
        <w:t>לתוך</w:t>
      </w:r>
      <w:r>
        <w:rPr>
          <w:rtl/>
        </w:rPr>
        <w:t xml:space="preserve"> </w:t>
      </w:r>
      <w:r>
        <w:rPr>
          <w:rFonts w:hint="eastAsia"/>
          <w:rtl/>
        </w:rPr>
        <w:t>פיו</w:t>
      </w:r>
      <w:r>
        <w:rPr>
          <w:rtl/>
        </w:rPr>
        <w:t xml:space="preserve"> </w:t>
      </w:r>
      <w:r>
        <w:rPr>
          <w:rFonts w:hint="eastAsia"/>
          <w:rtl/>
        </w:rPr>
        <w:t>בלא</w:t>
      </w:r>
      <w:r>
        <w:rPr>
          <w:rtl/>
        </w:rPr>
        <w:t xml:space="preserve"> </w:t>
      </w:r>
      <w:r>
        <w:rPr>
          <w:rFonts w:hint="eastAsia"/>
          <w:rtl/>
        </w:rPr>
        <w:t>ברכה</w:t>
      </w:r>
      <w:r>
        <w:rPr>
          <w:rtl/>
        </w:rPr>
        <w:t>,</w:t>
      </w:r>
    </w:p>
    <w:p w14:paraId="6A901177" w14:textId="26D7C72D"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מסלקן</w:t>
      </w:r>
      <w:r w:rsidR="00FF6E1E">
        <w:rPr>
          <w:noProof/>
          <w:rtl/>
        </w:rPr>
        <w:t xml:space="preserve"> |  </w:t>
      </w:r>
      <w:r>
        <w:rPr>
          <w:rFonts w:hint="eastAsia"/>
          <w:noProof/>
          <w:rtl/>
        </w:rPr>
        <w:t>במשקין</w:t>
      </w:r>
    </w:p>
    <w:p w14:paraId="33FAE9D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אכל</w:t>
      </w:r>
      <w:r>
        <w:rPr>
          <w:rtl/>
        </w:rPr>
        <w:t xml:space="preserve"> </w:t>
      </w:r>
      <w:r>
        <w:rPr>
          <w:rFonts w:hint="eastAsia"/>
          <w:rtl/>
        </w:rPr>
        <w:t>ושתה</w:t>
      </w:r>
      <w:r>
        <w:rPr>
          <w:rtl/>
        </w:rPr>
        <w:t xml:space="preserve"> </w:t>
      </w:r>
      <w:r>
        <w:rPr>
          <w:rFonts w:hint="eastAsia"/>
          <w:rtl/>
        </w:rPr>
        <w:t>ולא</w:t>
      </w:r>
      <w:r>
        <w:rPr>
          <w:rtl/>
        </w:rPr>
        <w:t xml:space="preserve"> </w:t>
      </w:r>
      <w:r>
        <w:rPr>
          <w:rFonts w:hint="eastAsia"/>
          <w:rtl/>
        </w:rPr>
        <w:t>ברך</w:t>
      </w:r>
      <w:r>
        <w:rPr>
          <w:rtl/>
        </w:rPr>
        <w:t xml:space="preserve"> </w:t>
      </w:r>
      <w:r>
        <w:rPr>
          <w:rFonts w:hint="eastAsia"/>
          <w:rtl/>
        </w:rPr>
        <w:t>מהו</w:t>
      </w:r>
      <w:r>
        <w:rPr>
          <w:rtl/>
        </w:rPr>
        <w:t xml:space="preserve"> </w:t>
      </w:r>
      <w:r>
        <w:rPr>
          <w:rFonts w:hint="eastAsia"/>
          <w:rtl/>
        </w:rPr>
        <w:t>שיחזור</w:t>
      </w:r>
      <w:r>
        <w:rPr>
          <w:rtl/>
        </w:rPr>
        <w:t xml:space="preserve"> </w:t>
      </w:r>
      <w:r>
        <w:rPr>
          <w:rFonts w:hint="eastAsia"/>
          <w:rtl/>
        </w:rPr>
        <w:t>ויברך</w:t>
      </w:r>
      <w:r>
        <w:rPr>
          <w:rtl/>
        </w:rPr>
        <w:t>?</w:t>
      </w:r>
    </w:p>
    <w:p w14:paraId="53831FC7" w14:textId="365B4660"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אספרגוס</w:t>
      </w:r>
      <w:r w:rsidR="00FF6E1E">
        <w:rPr>
          <w:noProof/>
          <w:rtl/>
        </w:rPr>
        <w:t xml:space="preserve"> |  </w:t>
      </w:r>
      <w:r>
        <w:rPr>
          <w:rFonts w:hint="eastAsia"/>
          <w:noProof/>
          <w:rtl/>
        </w:rPr>
        <w:t>והרגיל</w:t>
      </w:r>
      <w:r w:rsidR="00FF6E1E">
        <w:rPr>
          <w:noProof/>
          <w:rtl/>
        </w:rPr>
        <w:t xml:space="preserve"> |  </w:t>
      </w:r>
      <w:r>
        <w:rPr>
          <w:rFonts w:hint="eastAsia"/>
          <w:noProof/>
          <w:rtl/>
        </w:rPr>
        <w:t>והמשתכר</w:t>
      </w:r>
      <w:r w:rsidR="00FF6E1E">
        <w:rPr>
          <w:noProof/>
          <w:rtl/>
        </w:rPr>
        <w:t xml:space="preserve"> |  </w:t>
      </w:r>
      <w:r>
        <w:rPr>
          <w:rFonts w:hint="eastAsia"/>
          <w:rtl/>
        </w:rPr>
        <w:t>ששה</w:t>
      </w:r>
      <w:r>
        <w:rPr>
          <w:rtl/>
        </w:rPr>
        <w:t xml:space="preserve"> </w:t>
      </w:r>
      <w:r>
        <w:rPr>
          <w:rFonts w:hint="eastAsia"/>
          <w:rtl/>
        </w:rPr>
        <w:t>דברים</w:t>
      </w:r>
      <w:r>
        <w:rPr>
          <w:rtl/>
        </w:rPr>
        <w:t xml:space="preserve"> </w:t>
      </w:r>
      <w:r>
        <w:rPr>
          <w:rFonts w:hint="eastAsia"/>
          <w:rtl/>
        </w:rPr>
        <w:t>נאמרו</w:t>
      </w:r>
      <w:r>
        <w:rPr>
          <w:rtl/>
        </w:rPr>
        <w:t xml:space="preserve"> </w:t>
      </w:r>
      <w:r>
        <w:rPr>
          <w:rFonts w:hint="eastAsia"/>
          <w:rtl/>
        </w:rPr>
        <w:t>באספרגוס</w:t>
      </w:r>
      <w:r w:rsidRPr="009C2A5E">
        <w:rPr>
          <w:rFonts w:cs="BA Vilna Regular"/>
          <w:rtl/>
        </w:rPr>
        <w:t>:</w:t>
      </w:r>
      <w:r w:rsidR="00FF6E1E">
        <w:rPr>
          <w:noProof/>
          <w:rtl/>
        </w:rPr>
        <w:t xml:space="preserve"> |  </w:t>
      </w:r>
      <w:r w:rsidRPr="009C2A5E">
        <w:rPr>
          <w:rFonts w:cs="BA Vilna Regular" w:hint="eastAsia"/>
          <w:rtl/>
        </w:rPr>
        <w:t>רישב</w:t>
      </w:r>
      <w:r w:rsidRPr="009C2A5E">
        <w:rPr>
          <w:rFonts w:cs="BA Vilna Regular"/>
          <w:rtl/>
        </w:rPr>
        <w:t>"</w:t>
      </w:r>
      <w:r w:rsidRPr="009C2A5E">
        <w:rPr>
          <w:rFonts w:cs="BA Vilna Regular" w:hint="eastAsia"/>
          <w:rtl/>
        </w:rPr>
        <w:t>א</w:t>
      </w:r>
      <w:r w:rsidRPr="009C2A5E">
        <w:rPr>
          <w:rFonts w:cs="BA Vilna Regular"/>
          <w:rtl/>
        </w:rPr>
        <w:t xml:space="preserve">: </w:t>
      </w:r>
      <w:r>
        <w:rPr>
          <w:rFonts w:hint="eastAsia"/>
          <w:rtl/>
        </w:rPr>
        <w:t>ג</w:t>
      </w:r>
      <w:r>
        <w:rPr>
          <w:rtl/>
        </w:rPr>
        <w:t xml:space="preserve">' </w:t>
      </w:r>
      <w:r>
        <w:rPr>
          <w:rFonts w:hint="eastAsia"/>
          <w:rtl/>
        </w:rPr>
        <w:t>דברים</w:t>
      </w:r>
      <w:r>
        <w:rPr>
          <w:rtl/>
        </w:rPr>
        <w:t xml:space="preserve"> </w:t>
      </w:r>
      <w:r>
        <w:rPr>
          <w:rFonts w:hint="eastAsia"/>
          <w:rtl/>
        </w:rPr>
        <w:t>סח</w:t>
      </w:r>
      <w:r>
        <w:rPr>
          <w:rtl/>
        </w:rPr>
        <w:t xml:space="preserve"> </w:t>
      </w:r>
      <w:r>
        <w:rPr>
          <w:rFonts w:hint="eastAsia"/>
          <w:rtl/>
        </w:rPr>
        <w:t>לי</w:t>
      </w:r>
      <w:r>
        <w:rPr>
          <w:rtl/>
        </w:rPr>
        <w:t xml:space="preserve"> </w:t>
      </w:r>
      <w:r>
        <w:rPr>
          <w:rFonts w:hint="eastAsia"/>
          <w:rtl/>
        </w:rPr>
        <w:t>סוריאל</w:t>
      </w:r>
      <w:r>
        <w:rPr>
          <w:rtl/>
        </w:rPr>
        <w:t xml:space="preserve"> </w:t>
      </w:r>
      <w:r>
        <w:rPr>
          <w:rFonts w:hint="eastAsia"/>
          <w:rtl/>
        </w:rPr>
        <w:t>שר</w:t>
      </w:r>
      <w:r>
        <w:rPr>
          <w:rtl/>
        </w:rPr>
        <w:t xml:space="preserve"> </w:t>
      </w:r>
      <w:r>
        <w:rPr>
          <w:rFonts w:hint="eastAsia"/>
          <w:rtl/>
        </w:rPr>
        <w:t>הפנים</w:t>
      </w:r>
      <w:r w:rsidR="00FF6E1E">
        <w:rPr>
          <w:noProof/>
          <w:rtl/>
        </w:rPr>
        <w:t xml:space="preserve"> |  </w:t>
      </w:r>
      <w:r w:rsidRPr="009C2A5E">
        <w:rPr>
          <w:rFonts w:cs="BA Vilna Regular" w:hint="eastAsia"/>
          <w:rtl/>
        </w:rPr>
        <w:t>ריב</w:t>
      </w:r>
      <w:r w:rsidRPr="009C2A5E">
        <w:rPr>
          <w:rFonts w:cs="BA Vilna Regular"/>
          <w:rtl/>
        </w:rPr>
        <w:t>"</w:t>
      </w:r>
      <w:r w:rsidRPr="009C2A5E">
        <w:rPr>
          <w:rFonts w:cs="BA Vilna Regular" w:hint="eastAsia"/>
          <w:rtl/>
        </w:rPr>
        <w:t>ל</w:t>
      </w:r>
      <w:r w:rsidRPr="009C2A5E">
        <w:rPr>
          <w:rFonts w:cs="BA Vilna Regular"/>
          <w:rtl/>
        </w:rPr>
        <w:t xml:space="preserve">: </w:t>
      </w:r>
      <w:r>
        <w:rPr>
          <w:rFonts w:hint="eastAsia"/>
          <w:rtl/>
        </w:rPr>
        <w:t>ג</w:t>
      </w:r>
      <w:r>
        <w:rPr>
          <w:rtl/>
        </w:rPr>
        <w:t xml:space="preserve">' </w:t>
      </w:r>
      <w:r>
        <w:rPr>
          <w:rFonts w:hint="eastAsia"/>
          <w:rtl/>
        </w:rPr>
        <w:t>דברים</w:t>
      </w:r>
      <w:r>
        <w:rPr>
          <w:rtl/>
        </w:rPr>
        <w:t xml:space="preserve"> </w:t>
      </w:r>
      <w:r>
        <w:rPr>
          <w:rFonts w:hint="eastAsia"/>
          <w:rtl/>
        </w:rPr>
        <w:t>סח</w:t>
      </w:r>
      <w:r>
        <w:rPr>
          <w:rtl/>
        </w:rPr>
        <w:t xml:space="preserve"> </w:t>
      </w:r>
      <w:r>
        <w:rPr>
          <w:rFonts w:hint="eastAsia"/>
          <w:rtl/>
        </w:rPr>
        <w:t>לי</w:t>
      </w:r>
      <w:r>
        <w:rPr>
          <w:rtl/>
        </w:rPr>
        <w:t xml:space="preserve"> </w:t>
      </w:r>
      <w:r>
        <w:rPr>
          <w:rFonts w:hint="eastAsia"/>
          <w:rtl/>
        </w:rPr>
        <w:t>מלאך</w:t>
      </w:r>
      <w:r>
        <w:rPr>
          <w:rtl/>
        </w:rPr>
        <w:t xml:space="preserve"> </w:t>
      </w:r>
      <w:r>
        <w:rPr>
          <w:rFonts w:hint="eastAsia"/>
          <w:rtl/>
        </w:rPr>
        <w:t>המות</w:t>
      </w:r>
      <w:r>
        <w:rPr>
          <w:rtl/>
        </w:rPr>
        <w:t>:</w:t>
      </w:r>
      <w:r w:rsidR="00FF6E1E">
        <w:rPr>
          <w:noProof/>
          <w:rtl/>
        </w:rPr>
        <w:t xml:space="preserve"> |  </w:t>
      </w:r>
      <w:r>
        <w:rPr>
          <w:rFonts w:hint="eastAsia"/>
          <w:rtl/>
        </w:rPr>
        <w:t>עשרה</w:t>
      </w:r>
      <w:r>
        <w:rPr>
          <w:rtl/>
        </w:rPr>
        <w:t xml:space="preserve"> </w:t>
      </w:r>
      <w:r>
        <w:rPr>
          <w:rFonts w:hint="eastAsia"/>
          <w:rtl/>
        </w:rPr>
        <w:t>דברים</w:t>
      </w:r>
      <w:r>
        <w:rPr>
          <w:rtl/>
        </w:rPr>
        <w:t xml:space="preserve"> </w:t>
      </w:r>
      <w:r>
        <w:rPr>
          <w:rFonts w:hint="eastAsia"/>
          <w:rtl/>
        </w:rPr>
        <w:t>נאמרו</w:t>
      </w:r>
      <w:r>
        <w:rPr>
          <w:rtl/>
        </w:rPr>
        <w:t xml:space="preserve"> </w:t>
      </w:r>
      <w:r>
        <w:rPr>
          <w:rFonts w:hint="eastAsia"/>
          <w:rtl/>
        </w:rPr>
        <w:lastRenderedPageBreak/>
        <w:t>בכוס</w:t>
      </w:r>
      <w:r>
        <w:rPr>
          <w:rtl/>
        </w:rPr>
        <w:t xml:space="preserve"> </w:t>
      </w:r>
      <w:r>
        <w:rPr>
          <w:rFonts w:hint="eastAsia"/>
          <w:rtl/>
        </w:rPr>
        <w:t>של</w:t>
      </w:r>
      <w:r>
        <w:rPr>
          <w:rtl/>
        </w:rPr>
        <w:t xml:space="preserve"> </w:t>
      </w:r>
      <w:r>
        <w:rPr>
          <w:rFonts w:hint="eastAsia"/>
          <w:rtl/>
        </w:rPr>
        <w:t>ברכה</w:t>
      </w:r>
      <w:r>
        <w:rPr>
          <w:rtl/>
        </w:rPr>
        <w:t>:</w:t>
      </w:r>
      <w:r w:rsidR="00FF6E1E">
        <w:rPr>
          <w:noProof/>
          <w:rtl/>
        </w:rPr>
        <w:t xml:space="preserve"> |  </w:t>
      </w:r>
      <w:r>
        <w:rPr>
          <w:rFonts w:hint="eastAsia"/>
          <w:noProof/>
          <w:rtl/>
        </w:rPr>
        <w:t>ארבעה</w:t>
      </w:r>
      <w:r w:rsidR="00FF6E1E">
        <w:rPr>
          <w:noProof/>
          <w:rtl/>
        </w:rPr>
        <w:t xml:space="preserve"> |  </w:t>
      </w:r>
      <w:r>
        <w:rPr>
          <w:rFonts w:hint="eastAsia"/>
          <w:rtl/>
        </w:rPr>
        <w:t>כל</w:t>
      </w:r>
      <w:r>
        <w:rPr>
          <w:rtl/>
        </w:rPr>
        <w:t xml:space="preserve"> </w:t>
      </w:r>
      <w:r>
        <w:rPr>
          <w:rFonts w:hint="eastAsia"/>
          <w:rtl/>
        </w:rPr>
        <w:t>המברך</w:t>
      </w:r>
      <w:r>
        <w:rPr>
          <w:rtl/>
        </w:rPr>
        <w:t xml:space="preserve"> </w:t>
      </w:r>
      <w:r>
        <w:rPr>
          <w:rFonts w:hint="eastAsia"/>
          <w:rtl/>
        </w:rPr>
        <w:t>על</w:t>
      </w:r>
      <w:r>
        <w:rPr>
          <w:rtl/>
        </w:rPr>
        <w:t xml:space="preserve"> </w:t>
      </w:r>
      <w:r>
        <w:rPr>
          <w:rFonts w:hint="eastAsia"/>
          <w:rtl/>
        </w:rPr>
        <w:t>כוס</w:t>
      </w:r>
      <w:r>
        <w:rPr>
          <w:rtl/>
        </w:rPr>
        <w:t xml:space="preserve"> </w:t>
      </w:r>
      <w:r>
        <w:rPr>
          <w:rFonts w:hint="eastAsia"/>
          <w:rtl/>
        </w:rPr>
        <w:t>מלא</w:t>
      </w:r>
      <w:r w:rsidR="00FF6E1E">
        <w:rPr>
          <w:noProof/>
          <w:rtl/>
        </w:rPr>
        <w:t xml:space="preserve"> |  </w:t>
      </w:r>
      <w:r>
        <w:rPr>
          <w:rFonts w:hint="eastAsia"/>
          <w:rtl/>
        </w:rPr>
        <w:t>עיטור</w:t>
      </w:r>
      <w:r w:rsidR="00FF6E1E">
        <w:rPr>
          <w:noProof/>
          <w:rtl/>
        </w:rPr>
        <w:t xml:space="preserve"> |  </w:t>
      </w:r>
      <w:r>
        <w:rPr>
          <w:rFonts w:hint="eastAsia"/>
          <w:rtl/>
        </w:rPr>
        <w:t>עיטוף</w:t>
      </w:r>
      <w:r w:rsidR="00FF6E1E">
        <w:rPr>
          <w:noProof/>
          <w:rtl/>
        </w:rPr>
        <w:t xml:space="preserve"> |  </w:t>
      </w:r>
      <w:r>
        <w:rPr>
          <w:rFonts w:hint="eastAsia"/>
          <w:rtl/>
        </w:rPr>
        <w:t>נוטלו</w:t>
      </w:r>
      <w:r>
        <w:rPr>
          <w:rtl/>
        </w:rPr>
        <w:t xml:space="preserve"> </w:t>
      </w:r>
      <w:r>
        <w:rPr>
          <w:rFonts w:hint="eastAsia"/>
          <w:rtl/>
        </w:rPr>
        <w:t>בשתי</w:t>
      </w:r>
      <w:r>
        <w:rPr>
          <w:rtl/>
        </w:rPr>
        <w:t xml:space="preserve"> </w:t>
      </w:r>
      <w:r>
        <w:rPr>
          <w:rFonts w:hint="eastAsia"/>
          <w:rtl/>
        </w:rPr>
        <w:t>ידי</w:t>
      </w:r>
      <w:r w:rsidRPr="009C2A5E">
        <w:rPr>
          <w:rFonts w:hint="eastAsia"/>
          <w:rtl/>
        </w:rPr>
        <w:t>ו</w:t>
      </w:r>
      <w:r w:rsidRPr="009C2A5E">
        <w:rPr>
          <w:rtl/>
        </w:rPr>
        <w:t xml:space="preserve"> </w:t>
      </w:r>
      <w:r w:rsidRPr="009C2A5E">
        <w:rPr>
          <w:rFonts w:cs="BA Vilna Regular" w:hint="eastAsia"/>
          <w:rtl/>
        </w:rPr>
        <w:t>רחב</w:t>
      </w:r>
      <w:r w:rsidRPr="009C2A5E">
        <w:rPr>
          <w:rFonts w:cs="BA Vilna Regular"/>
          <w:rtl/>
        </w:rPr>
        <w:t>'</w:t>
      </w:r>
      <w:r w:rsidRPr="009C2A5E">
        <w:rPr>
          <w:rFonts w:cs="BA Vilna Regular" w:hint="eastAsia"/>
          <w:rtl/>
        </w:rPr>
        <w:t>פ</w:t>
      </w:r>
      <w:r w:rsidRPr="009C2A5E">
        <w:rPr>
          <w:rFonts w:cs="BA Vilna Regular"/>
          <w:rtl/>
        </w:rPr>
        <w:t xml:space="preserve">: </w:t>
      </w:r>
      <w:r w:rsidRPr="009C2A5E">
        <w:rPr>
          <w:rtl/>
        </w:rPr>
        <w:t>'</w:t>
      </w:r>
      <w:r w:rsidRPr="009C2A5E">
        <w:rPr>
          <w:rFonts w:hint="eastAsia"/>
          <w:rtl/>
        </w:rPr>
        <w:t>שאו</w:t>
      </w:r>
      <w:r w:rsidRPr="009C2A5E">
        <w:rPr>
          <w:rtl/>
        </w:rPr>
        <w:t xml:space="preserve"> </w:t>
      </w:r>
      <w:r w:rsidRPr="009C2A5E">
        <w:rPr>
          <w:rFonts w:hint="eastAsia"/>
          <w:rtl/>
        </w:rPr>
        <w:t>ידכם</w:t>
      </w:r>
      <w:r w:rsidRPr="009C2A5E">
        <w:rPr>
          <w:rtl/>
        </w:rPr>
        <w:t xml:space="preserve"> </w:t>
      </w:r>
      <w:r w:rsidRPr="009C2A5E">
        <w:rPr>
          <w:rFonts w:hint="eastAsia"/>
          <w:rtl/>
        </w:rPr>
        <w:t>קדש</w:t>
      </w:r>
      <w:r w:rsidRPr="009C2A5E">
        <w:rPr>
          <w:rtl/>
        </w:rPr>
        <w:t xml:space="preserve"> </w:t>
      </w:r>
      <w:r w:rsidRPr="009C2A5E">
        <w:rPr>
          <w:rFonts w:hint="eastAsia"/>
          <w:rtl/>
        </w:rPr>
        <w:t>וברכו</w:t>
      </w:r>
      <w:r w:rsidRPr="009C2A5E">
        <w:rPr>
          <w:rtl/>
        </w:rPr>
        <w:t xml:space="preserve"> </w:t>
      </w:r>
      <w:r w:rsidRPr="009C2A5E">
        <w:rPr>
          <w:rFonts w:hint="eastAsia"/>
          <w:rtl/>
        </w:rPr>
        <w:t>את</w:t>
      </w:r>
      <w:r w:rsidRPr="009C2A5E">
        <w:rPr>
          <w:rtl/>
        </w:rPr>
        <w:t xml:space="preserve"> </w:t>
      </w:r>
      <w:r w:rsidRPr="009C2A5E">
        <w:rPr>
          <w:rFonts w:hint="eastAsia"/>
          <w:rtl/>
        </w:rPr>
        <w:t>ה</w:t>
      </w:r>
      <w:r w:rsidRPr="009C2A5E">
        <w:rPr>
          <w:rtl/>
        </w:rPr>
        <w:t>'.</w:t>
      </w:r>
      <w:r w:rsidR="00FF6E1E">
        <w:rPr>
          <w:noProof/>
          <w:rtl/>
        </w:rPr>
        <w:t xml:space="preserve"> |  </w:t>
      </w:r>
      <w:r>
        <w:rPr>
          <w:rFonts w:hint="eastAsia"/>
          <w:rtl/>
        </w:rPr>
        <w:t>ונותנו</w:t>
      </w:r>
      <w:r>
        <w:rPr>
          <w:rtl/>
        </w:rPr>
        <w:t xml:space="preserve"> </w:t>
      </w:r>
      <w:r>
        <w:rPr>
          <w:rFonts w:hint="eastAsia"/>
          <w:rtl/>
        </w:rPr>
        <w:t>לימין</w:t>
      </w:r>
      <w:r w:rsidR="00FF6E1E">
        <w:rPr>
          <w:noProof/>
          <w:rtl/>
        </w:rPr>
        <w:t xml:space="preserve"> |  </w:t>
      </w:r>
      <w:r>
        <w:rPr>
          <w:rFonts w:hint="eastAsia"/>
          <w:rtl/>
        </w:rPr>
        <w:t>ומגביהו</w:t>
      </w:r>
      <w:r>
        <w:rPr>
          <w:rtl/>
        </w:rPr>
        <w:t xml:space="preserve"> </w:t>
      </w:r>
      <w:r>
        <w:rPr>
          <w:rFonts w:hint="eastAsia"/>
          <w:rtl/>
        </w:rPr>
        <w:t>מן</w:t>
      </w:r>
      <w:r>
        <w:rPr>
          <w:rtl/>
        </w:rPr>
        <w:t xml:space="preserve"> </w:t>
      </w:r>
      <w:r>
        <w:rPr>
          <w:rFonts w:hint="eastAsia"/>
          <w:rtl/>
        </w:rPr>
        <w:t>הקרקע</w:t>
      </w:r>
      <w:r>
        <w:rPr>
          <w:rtl/>
        </w:rPr>
        <w:t xml:space="preserve"> </w:t>
      </w:r>
      <w:r>
        <w:rPr>
          <w:rFonts w:hint="eastAsia"/>
          <w:rtl/>
        </w:rPr>
        <w:t>טפח</w:t>
      </w:r>
      <w:r w:rsidR="00FF6E1E">
        <w:rPr>
          <w:noProof/>
          <w:rtl/>
        </w:rPr>
        <w:t xml:space="preserve"> |  </w:t>
      </w:r>
      <w:r>
        <w:rPr>
          <w:rFonts w:hint="eastAsia"/>
          <w:rtl/>
        </w:rPr>
        <w:t>ונותן</w:t>
      </w:r>
      <w:r>
        <w:rPr>
          <w:rtl/>
        </w:rPr>
        <w:t xml:space="preserve"> </w:t>
      </w:r>
      <w:r>
        <w:rPr>
          <w:rFonts w:hint="eastAsia"/>
          <w:rtl/>
        </w:rPr>
        <w:t>עיניו</w:t>
      </w:r>
      <w:r>
        <w:rPr>
          <w:rtl/>
        </w:rPr>
        <w:t xml:space="preserve"> </w:t>
      </w:r>
      <w:r>
        <w:rPr>
          <w:rFonts w:hint="eastAsia"/>
          <w:rtl/>
        </w:rPr>
        <w:t>בו</w:t>
      </w:r>
      <w:r w:rsidR="00FF6E1E">
        <w:rPr>
          <w:noProof/>
          <w:rtl/>
        </w:rPr>
        <w:t xml:space="preserve"> |  </w:t>
      </w:r>
      <w:r>
        <w:rPr>
          <w:rFonts w:hint="eastAsia"/>
          <w:rtl/>
        </w:rPr>
        <w:t>ומשגרו</w:t>
      </w:r>
      <w:r>
        <w:rPr>
          <w:rtl/>
        </w:rPr>
        <w:t xml:space="preserve"> </w:t>
      </w:r>
      <w:r>
        <w:rPr>
          <w:rFonts w:hint="eastAsia"/>
          <w:rtl/>
        </w:rPr>
        <w:t>לאנשי</w:t>
      </w:r>
      <w:r>
        <w:rPr>
          <w:rtl/>
        </w:rPr>
        <w:t xml:space="preserve"> </w:t>
      </w:r>
      <w:r>
        <w:rPr>
          <w:rFonts w:hint="eastAsia"/>
          <w:rtl/>
        </w:rPr>
        <w:t>ביתו</w:t>
      </w:r>
      <w:r>
        <w:rPr>
          <w:rtl/>
        </w:rPr>
        <w:t xml:space="preserve"> </w:t>
      </w:r>
      <w:r>
        <w:rPr>
          <w:rFonts w:hint="eastAsia"/>
          <w:rtl/>
        </w:rPr>
        <w:t>במתנה</w:t>
      </w:r>
      <w:r w:rsidR="00FF6E1E">
        <w:rPr>
          <w:noProof/>
          <w:rtl/>
        </w:rPr>
        <w:t xml:space="preserve"> |  </w:t>
      </w:r>
      <w:r>
        <w:rPr>
          <w:rFonts w:hint="eastAsia"/>
          <w:noProof/>
          <w:rtl/>
        </w:rPr>
        <w:t>אין</w:t>
      </w:r>
      <w:r>
        <w:rPr>
          <w:noProof/>
          <w:rtl/>
        </w:rPr>
        <w:t xml:space="preserve"> </w:t>
      </w:r>
      <w:r>
        <w:rPr>
          <w:rFonts w:hint="eastAsia"/>
          <w:noProof/>
          <w:rtl/>
        </w:rPr>
        <w:t>מסיחין</w:t>
      </w:r>
      <w:r>
        <w:rPr>
          <w:noProof/>
          <w:rtl/>
        </w:rPr>
        <w:t xml:space="preserve"> </w:t>
      </w:r>
      <w:r>
        <w:rPr>
          <w:rFonts w:hint="eastAsia"/>
          <w:noProof/>
          <w:rtl/>
        </w:rPr>
        <w:t>על</w:t>
      </w:r>
      <w:r>
        <w:rPr>
          <w:noProof/>
          <w:rtl/>
        </w:rPr>
        <w:t xml:space="preserve"> </w:t>
      </w:r>
      <w:r>
        <w:rPr>
          <w:rFonts w:hint="eastAsia"/>
          <w:noProof/>
          <w:rtl/>
        </w:rPr>
        <w:t>כוס</w:t>
      </w:r>
      <w:r>
        <w:rPr>
          <w:noProof/>
          <w:rtl/>
        </w:rPr>
        <w:t xml:space="preserve"> </w:t>
      </w:r>
      <w:r>
        <w:rPr>
          <w:rFonts w:hint="eastAsia"/>
          <w:noProof/>
          <w:rtl/>
        </w:rPr>
        <w:t>של</w:t>
      </w:r>
      <w:r>
        <w:rPr>
          <w:noProof/>
          <w:rtl/>
        </w:rPr>
        <w:t xml:space="preserve"> </w:t>
      </w:r>
      <w:r>
        <w:rPr>
          <w:rFonts w:hint="eastAsia"/>
          <w:noProof/>
          <w:rtl/>
        </w:rPr>
        <w:t>ברכה</w:t>
      </w:r>
      <w:r>
        <w:rPr>
          <w:noProof/>
          <w:rtl/>
        </w:rPr>
        <w:t>.</w:t>
      </w:r>
      <w:r w:rsidR="00FF6E1E">
        <w:rPr>
          <w:noProof/>
          <w:rtl/>
        </w:rPr>
        <w:t xml:space="preserve"> |  </w:t>
      </w:r>
      <w:r>
        <w:rPr>
          <w:rFonts w:hint="eastAsia"/>
          <w:noProof/>
          <w:rtl/>
        </w:rPr>
        <w:t>אין</w:t>
      </w:r>
      <w:r>
        <w:rPr>
          <w:noProof/>
          <w:rtl/>
        </w:rPr>
        <w:t xml:space="preserve"> </w:t>
      </w:r>
      <w:r>
        <w:rPr>
          <w:rFonts w:hint="eastAsia"/>
          <w:noProof/>
          <w:rtl/>
        </w:rPr>
        <w:t>מברכין</w:t>
      </w:r>
      <w:r>
        <w:rPr>
          <w:noProof/>
          <w:rtl/>
        </w:rPr>
        <w:t xml:space="preserve"> </w:t>
      </w:r>
      <w:r>
        <w:rPr>
          <w:rFonts w:hint="eastAsia"/>
          <w:noProof/>
          <w:rtl/>
        </w:rPr>
        <w:t>על</w:t>
      </w:r>
      <w:r>
        <w:rPr>
          <w:noProof/>
          <w:rtl/>
        </w:rPr>
        <w:t xml:space="preserve"> </w:t>
      </w:r>
      <w:r>
        <w:rPr>
          <w:rFonts w:hint="eastAsia"/>
          <w:noProof/>
          <w:rtl/>
        </w:rPr>
        <w:t>כוס</w:t>
      </w:r>
      <w:r>
        <w:rPr>
          <w:noProof/>
          <w:rtl/>
        </w:rPr>
        <w:t xml:space="preserve"> </w:t>
      </w:r>
      <w:r>
        <w:rPr>
          <w:rFonts w:hint="eastAsia"/>
          <w:noProof/>
          <w:rtl/>
        </w:rPr>
        <w:t>של</w:t>
      </w:r>
      <w:r>
        <w:rPr>
          <w:noProof/>
          <w:rtl/>
        </w:rPr>
        <w:t xml:space="preserve"> </w:t>
      </w:r>
      <w:r>
        <w:rPr>
          <w:rFonts w:hint="eastAsia"/>
          <w:noProof/>
          <w:rtl/>
        </w:rPr>
        <w:t>פורענות</w:t>
      </w:r>
      <w:r>
        <w:rPr>
          <w:noProof/>
          <w:rtl/>
        </w:rPr>
        <w:t>.</w:t>
      </w:r>
      <w:r w:rsidR="00FF6E1E">
        <w:rPr>
          <w:noProof/>
          <w:rtl/>
        </w:rPr>
        <w:t xml:space="preserve"> |  </w:t>
      </w:r>
      <w:r>
        <w:rPr>
          <w:rFonts w:hint="eastAsia"/>
          <w:noProof/>
          <w:rtl/>
        </w:rPr>
        <w:t>האוכל</w:t>
      </w:r>
      <w:r>
        <w:rPr>
          <w:noProof/>
          <w:rtl/>
        </w:rPr>
        <w:t xml:space="preserve"> </w:t>
      </w:r>
      <w:r>
        <w:rPr>
          <w:rFonts w:hint="eastAsia"/>
          <w:noProof/>
          <w:rtl/>
        </w:rPr>
        <w:t>ומהלך</w:t>
      </w:r>
      <w:r w:rsidR="00FF6E1E">
        <w:rPr>
          <w:noProof/>
          <w:rtl/>
        </w:rPr>
        <w:t xml:space="preserve"> |  </w:t>
      </w:r>
      <w:r>
        <w:rPr>
          <w:rFonts w:hint="eastAsia"/>
          <w:noProof/>
          <w:rtl/>
        </w:rPr>
        <w:t>כשמיסב</w:t>
      </w:r>
    </w:p>
    <w:p w14:paraId="6866F07B"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הדרן</w:t>
      </w:r>
      <w:r w:rsidRPr="009C2A5E">
        <w:rPr>
          <w:rtl/>
        </w:rPr>
        <w:t xml:space="preserve"> </w:t>
      </w:r>
      <w:r w:rsidRPr="009C2A5E">
        <w:rPr>
          <w:rFonts w:hint="eastAsia"/>
          <w:rtl/>
        </w:rPr>
        <w:t>עלך</w:t>
      </w:r>
      <w:r w:rsidRPr="009C2A5E">
        <w:rPr>
          <w:rtl/>
        </w:rPr>
        <w:t xml:space="preserve"> </w:t>
      </w:r>
      <w:r w:rsidRPr="009C2A5E">
        <w:rPr>
          <w:rFonts w:hint="eastAsia"/>
          <w:rtl/>
        </w:rPr>
        <w:t>שלושה</w:t>
      </w:r>
      <w:r w:rsidRPr="009C2A5E">
        <w:rPr>
          <w:rtl/>
        </w:rPr>
        <w:t xml:space="preserve"> </w:t>
      </w:r>
      <w:r w:rsidRPr="009C2A5E">
        <w:rPr>
          <w:rFonts w:hint="eastAsia"/>
          <w:rtl/>
        </w:rPr>
        <w:t>שאכלו</w:t>
      </w:r>
    </w:p>
    <w:p w14:paraId="50247AB2"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דברים</w:t>
      </w:r>
      <w:r>
        <w:rPr>
          <w:rtl/>
        </w:rPr>
        <w:t xml:space="preserve"> </w:t>
      </w:r>
      <w:r>
        <w:rPr>
          <w:rFonts w:hint="eastAsia"/>
          <w:rtl/>
        </w:rPr>
        <w:t>שבין</w:t>
      </w:r>
      <w:r>
        <w:rPr>
          <w:rtl/>
        </w:rPr>
        <w:t xml:space="preserve"> </w:t>
      </w:r>
      <w:r>
        <w:rPr>
          <w:rFonts w:hint="eastAsia"/>
          <w:rtl/>
        </w:rPr>
        <w:t>ב</w:t>
      </w:r>
      <w:r>
        <w:rPr>
          <w:rtl/>
        </w:rPr>
        <w:t>"</w:t>
      </w:r>
      <w:r>
        <w:rPr>
          <w:rFonts w:hint="eastAsia"/>
          <w:rtl/>
        </w:rPr>
        <w:t>ש</w:t>
      </w:r>
      <w:r>
        <w:rPr>
          <w:rtl/>
        </w:rPr>
        <w:t xml:space="preserve"> </w:t>
      </w:r>
      <w:r>
        <w:rPr>
          <w:rFonts w:hint="eastAsia"/>
          <w:rtl/>
        </w:rPr>
        <w:t>וב</w:t>
      </w:r>
      <w:r>
        <w:rPr>
          <w:rtl/>
        </w:rPr>
        <w:t>"</w:t>
      </w:r>
      <w:r>
        <w:rPr>
          <w:rFonts w:hint="eastAsia"/>
          <w:rtl/>
        </w:rPr>
        <w:t>ה</w:t>
      </w:r>
      <w:r>
        <w:rPr>
          <w:rtl/>
        </w:rPr>
        <w:t xml:space="preserve"> </w:t>
      </w:r>
      <w:r>
        <w:rPr>
          <w:rFonts w:hint="eastAsia"/>
          <w:rtl/>
        </w:rPr>
        <w:t>בסעודה</w:t>
      </w:r>
      <w:r>
        <w:rPr>
          <w:rtl/>
        </w:rPr>
        <w:t>:</w:t>
      </w:r>
    </w:p>
    <w:p w14:paraId="2283DA9A"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לב</w:t>
      </w:r>
      <w:r>
        <w:rPr>
          <w:noProof/>
          <w:rtl/>
        </w:rPr>
        <w:t>"</w:t>
      </w:r>
      <w:r>
        <w:rPr>
          <w:rFonts w:hint="eastAsia"/>
          <w:noProof/>
          <w:rtl/>
        </w:rPr>
        <w:t>ש</w:t>
      </w:r>
      <w:r>
        <w:rPr>
          <w:noProof/>
          <w:rtl/>
        </w:rPr>
        <w:t xml:space="preserve">: </w:t>
      </w:r>
      <w:r>
        <w:rPr>
          <w:rFonts w:hint="eastAsia"/>
          <w:noProof/>
          <w:rtl/>
        </w:rPr>
        <w:t>מברך</w:t>
      </w:r>
      <w:r>
        <w:rPr>
          <w:noProof/>
          <w:rtl/>
        </w:rPr>
        <w:t xml:space="preserve"> </w:t>
      </w:r>
      <w:r>
        <w:rPr>
          <w:rFonts w:hint="eastAsia"/>
          <w:noProof/>
          <w:rtl/>
        </w:rPr>
        <w:t>על</w:t>
      </w:r>
      <w:r>
        <w:rPr>
          <w:noProof/>
          <w:rtl/>
        </w:rPr>
        <w:t xml:space="preserve"> </w:t>
      </w:r>
      <w:r>
        <w:rPr>
          <w:rFonts w:hint="eastAsia"/>
          <w:noProof/>
          <w:rtl/>
        </w:rPr>
        <w:t>היום</w:t>
      </w:r>
      <w:r>
        <w:rPr>
          <w:noProof/>
          <w:rtl/>
        </w:rPr>
        <w:t xml:space="preserve"> </w:t>
      </w:r>
      <w:r>
        <w:rPr>
          <w:rFonts w:hint="eastAsia"/>
          <w:noProof/>
          <w:rtl/>
        </w:rPr>
        <w:t>ואח</w:t>
      </w:r>
      <w:r>
        <w:rPr>
          <w:noProof/>
          <w:rtl/>
        </w:rPr>
        <w:t>"</w:t>
      </w:r>
      <w:r>
        <w:rPr>
          <w:rFonts w:hint="eastAsia"/>
          <w:noProof/>
          <w:rtl/>
        </w:rPr>
        <w:t>כ</w:t>
      </w:r>
      <w:r>
        <w:rPr>
          <w:noProof/>
          <w:rtl/>
        </w:rPr>
        <w:t xml:space="preserve"> </w:t>
      </w:r>
      <w:r>
        <w:rPr>
          <w:rFonts w:hint="eastAsia"/>
          <w:noProof/>
          <w:rtl/>
        </w:rPr>
        <w:t>על</w:t>
      </w:r>
      <w:r>
        <w:rPr>
          <w:noProof/>
          <w:rtl/>
        </w:rPr>
        <w:t xml:space="preserve"> </w:t>
      </w:r>
      <w:r>
        <w:rPr>
          <w:rFonts w:hint="eastAsia"/>
          <w:noProof/>
          <w:rtl/>
        </w:rPr>
        <w:t>היין</w:t>
      </w:r>
      <w:r>
        <w:rPr>
          <w:noProof/>
          <w:rtl/>
        </w:rPr>
        <w:t>,</w:t>
      </w:r>
    </w:p>
    <w:p w14:paraId="37661AEA" w14:textId="77777777" w:rsidR="00B90B03" w:rsidRDefault="00B90B03" w:rsidP="00B90B03">
      <w:pPr>
        <w:pStyle w:val="TOC1"/>
        <w:ind w:left="-170"/>
        <w:rPr>
          <w:rFonts w:asciiTheme="minorHAnsi" w:eastAsiaTheme="minorEastAsia" w:hAnsiTheme="minorHAnsi" w:cstheme="minorBidi"/>
          <w:noProof/>
          <w:kern w:val="2"/>
          <w:sz w:val="24"/>
          <w:szCs w:val="24"/>
          <w:rtl/>
          <w14:ligatures w14:val="standardContextual"/>
        </w:rPr>
      </w:pPr>
      <w:r>
        <w:rPr>
          <w:rFonts w:hint="eastAsia"/>
          <w:noProof/>
          <w:rtl/>
        </w:rPr>
        <w:t>ולב</w:t>
      </w:r>
      <w:r>
        <w:rPr>
          <w:noProof/>
          <w:rtl/>
        </w:rPr>
        <w:t>"</w:t>
      </w:r>
      <w:r>
        <w:rPr>
          <w:rFonts w:hint="eastAsia"/>
          <w:noProof/>
          <w:rtl/>
        </w:rPr>
        <w:t>ה</w:t>
      </w:r>
      <w:r>
        <w:rPr>
          <w:noProof/>
          <w:rtl/>
        </w:rPr>
        <w:t xml:space="preserve">: </w:t>
      </w:r>
      <w:r>
        <w:rPr>
          <w:rFonts w:hint="eastAsia"/>
          <w:noProof/>
          <w:rtl/>
        </w:rPr>
        <w:t>מברך</w:t>
      </w:r>
      <w:r>
        <w:rPr>
          <w:noProof/>
          <w:rtl/>
        </w:rPr>
        <w:t xml:space="preserve"> </w:t>
      </w:r>
      <w:r>
        <w:rPr>
          <w:rFonts w:hint="eastAsia"/>
          <w:noProof/>
          <w:rtl/>
        </w:rPr>
        <w:t>על</w:t>
      </w:r>
      <w:r>
        <w:rPr>
          <w:noProof/>
          <w:rtl/>
        </w:rPr>
        <w:t xml:space="preserve"> </w:t>
      </w:r>
      <w:r>
        <w:rPr>
          <w:rFonts w:hint="eastAsia"/>
          <w:noProof/>
          <w:rtl/>
        </w:rPr>
        <w:t>היין</w:t>
      </w:r>
      <w:r>
        <w:rPr>
          <w:noProof/>
          <w:rtl/>
        </w:rPr>
        <w:t xml:space="preserve"> </w:t>
      </w:r>
      <w:r>
        <w:rPr>
          <w:rFonts w:hint="eastAsia"/>
          <w:noProof/>
          <w:rtl/>
        </w:rPr>
        <w:t>ואח</w:t>
      </w:r>
      <w:r>
        <w:rPr>
          <w:noProof/>
          <w:rtl/>
        </w:rPr>
        <w:t>"</w:t>
      </w:r>
      <w:r>
        <w:rPr>
          <w:rFonts w:hint="eastAsia"/>
          <w:noProof/>
          <w:rtl/>
        </w:rPr>
        <w:t>כ</w:t>
      </w:r>
      <w:r>
        <w:rPr>
          <w:noProof/>
          <w:rtl/>
        </w:rPr>
        <w:t xml:space="preserve"> </w:t>
      </w:r>
      <w:r>
        <w:rPr>
          <w:rFonts w:hint="eastAsia"/>
          <w:noProof/>
          <w:rtl/>
        </w:rPr>
        <w:t>על</w:t>
      </w:r>
      <w:r>
        <w:rPr>
          <w:noProof/>
          <w:rtl/>
        </w:rPr>
        <w:t xml:space="preserve"> </w:t>
      </w:r>
      <w:r>
        <w:rPr>
          <w:rFonts w:hint="eastAsia"/>
          <w:noProof/>
          <w:rtl/>
        </w:rPr>
        <w:t>היום</w:t>
      </w:r>
      <w:r>
        <w:rPr>
          <w:noProof/>
          <w:rtl/>
        </w:rPr>
        <w:t>,</w:t>
      </w:r>
    </w:p>
    <w:p w14:paraId="7DCD68A6" w14:textId="3985A09F"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והלכה</w:t>
      </w:r>
      <w:r>
        <w:rPr>
          <w:noProof/>
          <w:rtl/>
        </w:rPr>
        <w:t xml:space="preserve"> </w:t>
      </w:r>
      <w:r>
        <w:rPr>
          <w:rFonts w:hint="eastAsia"/>
          <w:noProof/>
          <w:rtl/>
        </w:rPr>
        <w:t>כב</w:t>
      </w:r>
      <w:r>
        <w:rPr>
          <w:noProof/>
          <w:rtl/>
        </w:rPr>
        <w:t>"</w:t>
      </w:r>
      <w:r>
        <w:rPr>
          <w:rFonts w:hint="eastAsia"/>
          <w:noProof/>
          <w:rtl/>
        </w:rPr>
        <w:t>ה</w:t>
      </w:r>
      <w:r w:rsidR="00FF6E1E">
        <w:rPr>
          <w:noProof/>
          <w:rtl/>
        </w:rPr>
        <w:t xml:space="preserve"> |  </w:t>
      </w:r>
      <w:r>
        <w:rPr>
          <w:rFonts w:hint="eastAsia"/>
          <w:rtl/>
        </w:rPr>
        <w:t>לב</w:t>
      </w:r>
      <w:r>
        <w:rPr>
          <w:rtl/>
        </w:rPr>
        <w:t>"</w:t>
      </w:r>
      <w:r>
        <w:rPr>
          <w:rFonts w:hint="eastAsia"/>
          <w:rtl/>
        </w:rPr>
        <w:t>ש</w:t>
      </w:r>
      <w:r>
        <w:rPr>
          <w:rtl/>
        </w:rPr>
        <w:t xml:space="preserve"> </w:t>
      </w:r>
      <w:r>
        <w:rPr>
          <w:rFonts w:hint="eastAsia"/>
          <w:rtl/>
        </w:rPr>
        <w:t>ברכת</w:t>
      </w:r>
      <w:r>
        <w:rPr>
          <w:rtl/>
        </w:rPr>
        <w:t xml:space="preserve"> </w:t>
      </w:r>
      <w:r>
        <w:rPr>
          <w:rFonts w:hint="eastAsia"/>
          <w:rtl/>
        </w:rPr>
        <w:t>היום</w:t>
      </w:r>
      <w:r>
        <w:rPr>
          <w:rtl/>
        </w:rPr>
        <w:t xml:space="preserve"> </w:t>
      </w:r>
      <w:r>
        <w:rPr>
          <w:rFonts w:hint="eastAsia"/>
          <w:rtl/>
        </w:rPr>
        <w:t>עדיפא</w:t>
      </w:r>
      <w:r w:rsidR="00FF6E1E">
        <w:rPr>
          <w:noProof/>
          <w:rtl/>
        </w:rPr>
        <w:t xml:space="preserve"> |  </w:t>
      </w:r>
      <w:r>
        <w:rPr>
          <w:rFonts w:hint="eastAsia"/>
          <w:noProof/>
          <w:rtl/>
        </w:rPr>
        <w:t>להכניס</w:t>
      </w:r>
      <w:r>
        <w:rPr>
          <w:noProof/>
          <w:rtl/>
        </w:rPr>
        <w:t xml:space="preserve"> </w:t>
      </w:r>
      <w:r>
        <w:rPr>
          <w:rFonts w:hint="eastAsia"/>
          <w:noProof/>
          <w:rtl/>
        </w:rPr>
        <w:t>היום</w:t>
      </w:r>
      <w:r>
        <w:rPr>
          <w:noProof/>
          <w:rtl/>
        </w:rPr>
        <w:t xml:space="preserve"> </w:t>
      </w:r>
      <w:r>
        <w:rPr>
          <w:rFonts w:hint="eastAsia"/>
          <w:noProof/>
          <w:rtl/>
        </w:rPr>
        <w:t>ככל</w:t>
      </w:r>
      <w:r>
        <w:rPr>
          <w:noProof/>
          <w:rtl/>
        </w:rPr>
        <w:t xml:space="preserve"> </w:t>
      </w:r>
      <w:r>
        <w:rPr>
          <w:rFonts w:hint="eastAsia"/>
          <w:noProof/>
          <w:rtl/>
        </w:rPr>
        <w:t>שמקדימים</w:t>
      </w:r>
      <w:r>
        <w:rPr>
          <w:noProof/>
          <w:rtl/>
        </w:rPr>
        <w:t xml:space="preserve"> </w:t>
      </w:r>
      <w:r>
        <w:rPr>
          <w:rFonts w:hint="eastAsia"/>
          <w:noProof/>
          <w:rtl/>
        </w:rPr>
        <w:t>עדיף</w:t>
      </w:r>
      <w:r w:rsidR="00FF6E1E">
        <w:rPr>
          <w:noProof/>
          <w:rtl/>
        </w:rPr>
        <w:t xml:space="preserve"> |  </w:t>
      </w:r>
      <w:r>
        <w:rPr>
          <w:rFonts w:hint="eastAsia"/>
          <w:rtl/>
        </w:rPr>
        <w:t>וב</w:t>
      </w:r>
      <w:r>
        <w:rPr>
          <w:rtl/>
        </w:rPr>
        <w:t>"</w:t>
      </w:r>
      <w:r>
        <w:rPr>
          <w:rFonts w:hint="eastAsia"/>
          <w:rtl/>
        </w:rPr>
        <w:t>ש</w:t>
      </w:r>
      <w:r>
        <w:rPr>
          <w:rtl/>
        </w:rPr>
        <w:t xml:space="preserve">: </w:t>
      </w:r>
      <w:r>
        <w:rPr>
          <w:rFonts w:hint="eastAsia"/>
          <w:rtl/>
        </w:rPr>
        <w:t>ברכת</w:t>
      </w:r>
      <w:r>
        <w:rPr>
          <w:rtl/>
        </w:rPr>
        <w:t xml:space="preserve"> </w:t>
      </w:r>
      <w:r>
        <w:rPr>
          <w:rFonts w:hint="eastAsia"/>
          <w:rtl/>
        </w:rPr>
        <w:t>המזון</w:t>
      </w:r>
      <w:r>
        <w:rPr>
          <w:rtl/>
        </w:rPr>
        <w:t xml:space="preserve"> </w:t>
      </w:r>
      <w:r>
        <w:rPr>
          <w:rFonts w:hint="eastAsia"/>
          <w:rtl/>
        </w:rPr>
        <w:t>טעונה</w:t>
      </w:r>
      <w:r>
        <w:rPr>
          <w:rtl/>
        </w:rPr>
        <w:t xml:space="preserve"> </w:t>
      </w:r>
      <w:r>
        <w:rPr>
          <w:rFonts w:hint="eastAsia"/>
          <w:rtl/>
        </w:rPr>
        <w:t>כוס</w:t>
      </w:r>
      <w:r w:rsidR="00FF6E1E">
        <w:rPr>
          <w:noProof/>
          <w:rtl/>
        </w:rPr>
        <w:t xml:space="preserve"> |  </w:t>
      </w:r>
      <w:r>
        <w:rPr>
          <w:rFonts w:hint="eastAsia"/>
          <w:noProof/>
          <w:rtl/>
        </w:rPr>
        <w:t>ב</w:t>
      </w:r>
      <w:r>
        <w:rPr>
          <w:noProof/>
          <w:rtl/>
        </w:rPr>
        <w:t>"</w:t>
      </w:r>
      <w:r>
        <w:rPr>
          <w:rFonts w:hint="eastAsia"/>
          <w:noProof/>
          <w:rtl/>
        </w:rPr>
        <w:t>ש</w:t>
      </w:r>
      <w:r w:rsidRPr="009C2A5E">
        <w:rPr>
          <w:rFonts w:cs="BA Vilna Regular"/>
          <w:noProof/>
          <w:rtl/>
        </w:rPr>
        <w:t xml:space="preserve">: </w:t>
      </w:r>
      <w:r>
        <w:rPr>
          <w:rFonts w:hint="eastAsia"/>
          <w:noProof/>
          <w:rtl/>
        </w:rPr>
        <w:t>נוטלין</w:t>
      </w:r>
      <w:r>
        <w:rPr>
          <w:noProof/>
          <w:rtl/>
        </w:rPr>
        <w:t xml:space="preserve"> </w:t>
      </w:r>
      <w:r>
        <w:rPr>
          <w:rFonts w:hint="eastAsia"/>
          <w:noProof/>
          <w:rtl/>
        </w:rPr>
        <w:t>לידים</w:t>
      </w:r>
      <w:r>
        <w:rPr>
          <w:noProof/>
          <w:rtl/>
        </w:rPr>
        <w:t xml:space="preserve"> </w:t>
      </w:r>
      <w:r>
        <w:rPr>
          <w:rFonts w:hint="eastAsia"/>
          <w:noProof/>
          <w:rtl/>
        </w:rPr>
        <w:t>ואח</w:t>
      </w:r>
      <w:r>
        <w:rPr>
          <w:noProof/>
          <w:rtl/>
        </w:rPr>
        <w:t>"</w:t>
      </w:r>
      <w:r>
        <w:rPr>
          <w:rFonts w:hint="eastAsia"/>
          <w:noProof/>
          <w:rtl/>
        </w:rPr>
        <w:t>כ</w:t>
      </w:r>
      <w:r>
        <w:rPr>
          <w:noProof/>
          <w:rtl/>
        </w:rPr>
        <w:t xml:space="preserve"> </w:t>
      </w:r>
      <w:r>
        <w:rPr>
          <w:rFonts w:hint="eastAsia"/>
          <w:noProof/>
          <w:rtl/>
        </w:rPr>
        <w:t>מוזגין</w:t>
      </w:r>
      <w:r>
        <w:rPr>
          <w:noProof/>
          <w:rtl/>
        </w:rPr>
        <w:t xml:space="preserve"> </w:t>
      </w:r>
      <w:r>
        <w:rPr>
          <w:rFonts w:hint="eastAsia"/>
          <w:noProof/>
          <w:rtl/>
        </w:rPr>
        <w:t>הכוס</w:t>
      </w:r>
      <w:r>
        <w:rPr>
          <w:noProof/>
          <w:rtl/>
        </w:rPr>
        <w:t>.</w:t>
      </w:r>
      <w:r w:rsidR="00FF6E1E">
        <w:rPr>
          <w:noProof/>
          <w:rtl/>
        </w:rPr>
        <w:t xml:space="preserve"> |  </w:t>
      </w:r>
      <w:r>
        <w:rPr>
          <w:rFonts w:hint="eastAsia"/>
          <w:noProof/>
          <w:rtl/>
        </w:rPr>
        <w:t>ולב</w:t>
      </w:r>
      <w:r>
        <w:rPr>
          <w:noProof/>
          <w:rtl/>
        </w:rPr>
        <w:t>"</w:t>
      </w:r>
      <w:r>
        <w:rPr>
          <w:rFonts w:hint="eastAsia"/>
          <w:noProof/>
          <w:rtl/>
        </w:rPr>
        <w:t>ה</w:t>
      </w:r>
      <w:r>
        <w:rPr>
          <w:noProof/>
          <w:rtl/>
        </w:rPr>
        <w:t xml:space="preserve">: </w:t>
      </w:r>
      <w:r>
        <w:rPr>
          <w:rFonts w:hint="eastAsia"/>
          <w:noProof/>
          <w:rtl/>
        </w:rPr>
        <w:t>מוזגין</w:t>
      </w:r>
      <w:r>
        <w:rPr>
          <w:noProof/>
          <w:rtl/>
        </w:rPr>
        <w:t xml:space="preserve"> </w:t>
      </w:r>
      <w:r>
        <w:rPr>
          <w:rFonts w:hint="eastAsia"/>
          <w:noProof/>
          <w:rtl/>
        </w:rPr>
        <w:t>הכוס</w:t>
      </w:r>
      <w:r>
        <w:rPr>
          <w:noProof/>
          <w:rtl/>
        </w:rPr>
        <w:t xml:space="preserve"> </w:t>
      </w:r>
      <w:r>
        <w:rPr>
          <w:rFonts w:hint="eastAsia"/>
          <w:noProof/>
          <w:rtl/>
        </w:rPr>
        <w:t>ואח</w:t>
      </w:r>
      <w:r>
        <w:rPr>
          <w:noProof/>
          <w:rtl/>
        </w:rPr>
        <w:t>"</w:t>
      </w:r>
      <w:r>
        <w:rPr>
          <w:rFonts w:hint="eastAsia"/>
          <w:noProof/>
          <w:rtl/>
        </w:rPr>
        <w:t>כ</w:t>
      </w:r>
      <w:r>
        <w:rPr>
          <w:noProof/>
          <w:rtl/>
        </w:rPr>
        <w:t xml:space="preserve"> </w:t>
      </w:r>
      <w:r>
        <w:rPr>
          <w:rFonts w:hint="eastAsia"/>
          <w:noProof/>
          <w:rtl/>
        </w:rPr>
        <w:t>נוטלין</w:t>
      </w:r>
      <w:r>
        <w:rPr>
          <w:noProof/>
          <w:rtl/>
        </w:rPr>
        <w:t xml:space="preserve"> </w:t>
      </w:r>
      <w:r>
        <w:rPr>
          <w:rFonts w:hint="eastAsia"/>
          <w:noProof/>
          <w:rtl/>
        </w:rPr>
        <w:t>לידים</w:t>
      </w:r>
      <w:r>
        <w:rPr>
          <w:noProof/>
          <w:rtl/>
        </w:rPr>
        <w:t>,</w:t>
      </w:r>
    </w:p>
    <w:p w14:paraId="411E1BE0" w14:textId="1C4DD49D" w:rsidR="00B90B03" w:rsidRDefault="00B90B03" w:rsidP="00FF6E1E">
      <w:pPr>
        <w:pStyle w:val="TOC3"/>
        <w:ind w:left="-170"/>
        <w:rPr>
          <w:rFonts w:asciiTheme="minorHAnsi" w:eastAsiaTheme="minorEastAsia" w:hAnsiTheme="minorHAnsi" w:cstheme="minorBidi"/>
          <w:kern w:val="2"/>
          <w:sz w:val="24"/>
          <w:szCs w:val="24"/>
          <w:rtl/>
          <w14:ligatures w14:val="standardContextual"/>
        </w:rPr>
      </w:pPr>
      <w:r>
        <w:rPr>
          <w:rFonts w:hint="eastAsia"/>
          <w:noProof/>
          <w:rtl/>
        </w:rPr>
        <w:t>גזרה</w:t>
      </w:r>
      <w:r>
        <w:rPr>
          <w:noProof/>
          <w:rtl/>
        </w:rPr>
        <w:t xml:space="preserve"> </w:t>
      </w:r>
      <w:r>
        <w:rPr>
          <w:rFonts w:hint="eastAsia"/>
          <w:noProof/>
          <w:rtl/>
        </w:rPr>
        <w:t>שמא</w:t>
      </w:r>
      <w:r>
        <w:rPr>
          <w:noProof/>
          <w:rtl/>
        </w:rPr>
        <w:t xml:space="preserve"> </w:t>
      </w:r>
      <w:r>
        <w:rPr>
          <w:rFonts w:hint="eastAsia"/>
          <w:noProof/>
          <w:rtl/>
        </w:rPr>
        <w:t>יטמאו</w:t>
      </w:r>
      <w:r>
        <w:rPr>
          <w:noProof/>
          <w:rtl/>
        </w:rPr>
        <w:t xml:space="preserve"> </w:t>
      </w:r>
      <w:r>
        <w:rPr>
          <w:rFonts w:hint="eastAsia"/>
          <w:noProof/>
          <w:rtl/>
        </w:rPr>
        <w:t>משקין</w:t>
      </w:r>
      <w:r>
        <w:rPr>
          <w:noProof/>
          <w:rtl/>
        </w:rPr>
        <w:t xml:space="preserve"> </w:t>
      </w:r>
      <w:r>
        <w:rPr>
          <w:rFonts w:hint="eastAsia"/>
          <w:noProof/>
          <w:rtl/>
        </w:rPr>
        <w:t>שבידים</w:t>
      </w:r>
      <w:r>
        <w:rPr>
          <w:noProof/>
          <w:rtl/>
        </w:rPr>
        <w:t xml:space="preserve"> </w:t>
      </w:r>
      <w:r>
        <w:rPr>
          <w:rFonts w:hint="eastAsia"/>
          <w:noProof/>
          <w:rtl/>
        </w:rPr>
        <w:t>מחמת</w:t>
      </w:r>
      <w:r>
        <w:rPr>
          <w:noProof/>
          <w:rtl/>
        </w:rPr>
        <w:t xml:space="preserve"> </w:t>
      </w:r>
      <w:r>
        <w:rPr>
          <w:rFonts w:hint="eastAsia"/>
          <w:noProof/>
          <w:rtl/>
        </w:rPr>
        <w:t>הכוס</w:t>
      </w:r>
      <w:r>
        <w:rPr>
          <w:noProof/>
          <w:rtl/>
        </w:rPr>
        <w:t>,</w:t>
      </w:r>
      <w:r w:rsidR="00FF6E1E">
        <w:rPr>
          <w:noProof/>
          <w:rtl/>
        </w:rPr>
        <w:t xml:space="preserve"> |  </w:t>
      </w:r>
      <w:r>
        <w:rPr>
          <w:rFonts w:hint="eastAsia"/>
          <w:noProof/>
          <w:rtl/>
        </w:rPr>
        <w:t>מקנח</w:t>
      </w:r>
      <w:r>
        <w:rPr>
          <w:noProof/>
          <w:rtl/>
        </w:rPr>
        <w:t xml:space="preserve"> </w:t>
      </w:r>
      <w:r>
        <w:rPr>
          <w:rFonts w:hint="eastAsia"/>
          <w:noProof/>
          <w:rtl/>
        </w:rPr>
        <w:t>ידיו</w:t>
      </w:r>
      <w:r>
        <w:rPr>
          <w:noProof/>
          <w:rtl/>
        </w:rPr>
        <w:t xml:space="preserve"> </w:t>
      </w:r>
      <w:r>
        <w:rPr>
          <w:rFonts w:hint="eastAsia"/>
          <w:noProof/>
          <w:rtl/>
        </w:rPr>
        <w:t>במפה</w:t>
      </w:r>
      <w:r>
        <w:rPr>
          <w:noProof/>
          <w:rtl/>
        </w:rPr>
        <w:t xml:space="preserve"> </w:t>
      </w:r>
      <w:r>
        <w:rPr>
          <w:rFonts w:hint="eastAsia"/>
          <w:noProof/>
          <w:rtl/>
        </w:rPr>
        <w:t>ומניחה</w:t>
      </w:r>
      <w:r>
        <w:rPr>
          <w:noProof/>
          <w:rtl/>
        </w:rPr>
        <w:t xml:space="preserve"> </w:t>
      </w:r>
      <w:r>
        <w:rPr>
          <w:rFonts w:hint="eastAsia"/>
          <w:noProof/>
          <w:rtl/>
        </w:rPr>
        <w:t>על</w:t>
      </w:r>
      <w:r>
        <w:rPr>
          <w:noProof/>
          <w:rtl/>
        </w:rPr>
        <w:t xml:space="preserve"> </w:t>
      </w:r>
      <w:r>
        <w:rPr>
          <w:rFonts w:hint="eastAsia"/>
          <w:noProof/>
          <w:rtl/>
        </w:rPr>
        <w:t>השולחן</w:t>
      </w:r>
      <w:r>
        <w:rPr>
          <w:noProof/>
          <w:rtl/>
        </w:rPr>
        <w:t xml:space="preserve"> </w:t>
      </w:r>
      <w:r>
        <w:rPr>
          <w:rFonts w:hint="eastAsia"/>
          <w:noProof/>
          <w:rtl/>
        </w:rPr>
        <w:t>וכו</w:t>
      </w:r>
      <w:r>
        <w:rPr>
          <w:noProof/>
          <w:rtl/>
        </w:rPr>
        <w:t>'.</w:t>
      </w:r>
      <w:r w:rsidR="00FF6E1E">
        <w:rPr>
          <w:noProof/>
          <w:rtl/>
        </w:rPr>
        <w:t xml:space="preserve"> |  </w:t>
      </w:r>
      <w:r>
        <w:rPr>
          <w:rFonts w:hint="eastAsia"/>
          <w:noProof/>
          <w:rtl/>
        </w:rPr>
        <w:t>גם</w:t>
      </w:r>
      <w:r>
        <w:rPr>
          <w:noProof/>
          <w:rtl/>
        </w:rPr>
        <w:t xml:space="preserve"> </w:t>
      </w:r>
      <w:r>
        <w:rPr>
          <w:rFonts w:hint="eastAsia"/>
          <w:noProof/>
          <w:rtl/>
        </w:rPr>
        <w:t>בזה</w:t>
      </w:r>
      <w:r>
        <w:rPr>
          <w:noProof/>
          <w:rtl/>
        </w:rPr>
        <w:t xml:space="preserve"> </w:t>
      </w:r>
      <w:r>
        <w:rPr>
          <w:rFonts w:hint="eastAsia"/>
          <w:noProof/>
          <w:rtl/>
        </w:rPr>
        <w:t>הלכה</w:t>
      </w:r>
      <w:r w:rsidR="00FF6E1E">
        <w:rPr>
          <w:noProof/>
          <w:rtl/>
        </w:rPr>
        <w:t xml:space="preserve"> |  </w:t>
      </w:r>
      <w:r>
        <w:rPr>
          <w:rFonts w:hint="eastAsia"/>
          <w:noProof/>
          <w:rtl/>
        </w:rPr>
        <w:t>ב</w:t>
      </w:r>
      <w:r>
        <w:rPr>
          <w:noProof/>
          <w:rtl/>
        </w:rPr>
        <w:t>"</w:t>
      </w:r>
      <w:r>
        <w:rPr>
          <w:rFonts w:hint="eastAsia"/>
          <w:noProof/>
          <w:rtl/>
        </w:rPr>
        <w:t>ש</w:t>
      </w:r>
      <w:r>
        <w:rPr>
          <w:noProof/>
          <w:rtl/>
        </w:rPr>
        <w:t xml:space="preserve"> </w:t>
      </w:r>
      <w:r>
        <w:rPr>
          <w:rFonts w:hint="eastAsia"/>
          <w:noProof/>
          <w:rtl/>
        </w:rPr>
        <w:t>אומרים</w:t>
      </w:r>
      <w:r>
        <w:rPr>
          <w:noProof/>
          <w:rtl/>
        </w:rPr>
        <w:t xml:space="preserve">, </w:t>
      </w:r>
      <w:r>
        <w:rPr>
          <w:rFonts w:hint="eastAsia"/>
          <w:noProof/>
          <w:rtl/>
        </w:rPr>
        <w:t>נר</w:t>
      </w:r>
      <w:r>
        <w:rPr>
          <w:noProof/>
          <w:rtl/>
        </w:rPr>
        <w:t xml:space="preserve"> </w:t>
      </w:r>
      <w:r>
        <w:rPr>
          <w:rFonts w:hint="eastAsia"/>
          <w:noProof/>
          <w:rtl/>
        </w:rPr>
        <w:t>ומזון</w:t>
      </w:r>
      <w:r>
        <w:rPr>
          <w:noProof/>
          <w:rtl/>
        </w:rPr>
        <w:t xml:space="preserve"> </w:t>
      </w:r>
      <w:r>
        <w:rPr>
          <w:rFonts w:hint="eastAsia"/>
          <w:noProof/>
          <w:rtl/>
        </w:rPr>
        <w:t>וכו</w:t>
      </w:r>
      <w:r>
        <w:rPr>
          <w:noProof/>
          <w:rtl/>
        </w:rPr>
        <w:t>'.</w:t>
      </w:r>
      <w:r w:rsidR="00FF6E1E">
        <w:rPr>
          <w:noProof/>
          <w:rtl/>
        </w:rPr>
        <w:t xml:space="preserve"> |  </w:t>
      </w:r>
      <w:r>
        <w:rPr>
          <w:rFonts w:hint="eastAsia"/>
          <w:noProof/>
          <w:rtl/>
        </w:rPr>
        <w:t>בירך</w:t>
      </w:r>
      <w:r>
        <w:rPr>
          <w:noProof/>
          <w:rtl/>
        </w:rPr>
        <w:t xml:space="preserve"> </w:t>
      </w:r>
      <w:r>
        <w:rPr>
          <w:rFonts w:hint="eastAsia"/>
          <w:noProof/>
          <w:rtl/>
        </w:rPr>
        <w:t>על</w:t>
      </w:r>
      <w:r>
        <w:rPr>
          <w:noProof/>
          <w:rtl/>
        </w:rPr>
        <w:t xml:space="preserve"> </w:t>
      </w:r>
      <w:r>
        <w:rPr>
          <w:rFonts w:hint="eastAsia"/>
          <w:noProof/>
          <w:rtl/>
        </w:rPr>
        <w:t>בשמים</w:t>
      </w:r>
      <w:r>
        <w:rPr>
          <w:noProof/>
          <w:rtl/>
        </w:rPr>
        <w:t xml:space="preserve"> </w:t>
      </w:r>
      <w:r>
        <w:rPr>
          <w:rFonts w:hint="eastAsia"/>
          <w:noProof/>
          <w:rtl/>
        </w:rPr>
        <w:t>בהתחלה</w:t>
      </w:r>
      <w:r w:rsidR="00FF6E1E">
        <w:rPr>
          <w:noProof/>
          <w:rtl/>
        </w:rPr>
        <w:t xml:space="preserve"> |  </w:t>
      </w:r>
      <w:r>
        <w:rPr>
          <w:rFonts w:hint="eastAsia"/>
          <w:noProof/>
          <w:rtl/>
        </w:rPr>
        <w:t>נהגו</w:t>
      </w:r>
      <w:r>
        <w:rPr>
          <w:noProof/>
          <w:rtl/>
        </w:rPr>
        <w:t xml:space="preserve"> </w:t>
      </w:r>
      <w:r>
        <w:rPr>
          <w:rFonts w:hint="eastAsia"/>
          <w:noProof/>
          <w:rtl/>
        </w:rPr>
        <w:t>העם</w:t>
      </w:r>
      <w:r w:rsidR="00FF6E1E">
        <w:rPr>
          <w:noProof/>
          <w:rtl/>
        </w:rPr>
        <w:t xml:space="preserve"> |  </w:t>
      </w:r>
      <w:r>
        <w:rPr>
          <w:rFonts w:hint="eastAsia"/>
          <w:noProof/>
          <w:rtl/>
        </w:rPr>
        <w:t>ב</w:t>
      </w:r>
      <w:r>
        <w:rPr>
          <w:noProof/>
          <w:rtl/>
        </w:rPr>
        <w:t>"</w:t>
      </w:r>
      <w:r>
        <w:rPr>
          <w:rFonts w:hint="eastAsia"/>
          <w:noProof/>
          <w:rtl/>
        </w:rPr>
        <w:t>ש</w:t>
      </w:r>
      <w:r w:rsidRPr="009C2A5E">
        <w:rPr>
          <w:rFonts w:cs="BA Vilna Regular"/>
          <w:noProof/>
          <w:rtl/>
        </w:rPr>
        <w:t xml:space="preserve">: </w:t>
      </w:r>
      <w:r>
        <w:rPr>
          <w:rFonts w:hint="eastAsia"/>
          <w:noProof/>
          <w:rtl/>
        </w:rPr>
        <w:t>שברא</w:t>
      </w:r>
      <w:r>
        <w:rPr>
          <w:noProof/>
          <w:rtl/>
        </w:rPr>
        <w:t xml:space="preserve"> </w:t>
      </w:r>
      <w:r>
        <w:rPr>
          <w:rFonts w:hint="eastAsia"/>
          <w:noProof/>
          <w:rtl/>
        </w:rPr>
        <w:t>מאור</w:t>
      </w:r>
      <w:r>
        <w:rPr>
          <w:noProof/>
          <w:rtl/>
        </w:rPr>
        <w:t xml:space="preserve"> </w:t>
      </w:r>
      <w:r>
        <w:rPr>
          <w:rFonts w:hint="eastAsia"/>
          <w:noProof/>
          <w:rtl/>
        </w:rPr>
        <w:t>האש</w:t>
      </w:r>
      <w:r>
        <w:rPr>
          <w:noProof/>
          <w:rtl/>
        </w:rPr>
        <w:t xml:space="preserve">, </w:t>
      </w:r>
      <w:r>
        <w:rPr>
          <w:rFonts w:hint="eastAsia"/>
          <w:noProof/>
          <w:rtl/>
        </w:rPr>
        <w:t>וב</w:t>
      </w:r>
      <w:r>
        <w:rPr>
          <w:noProof/>
          <w:rtl/>
        </w:rPr>
        <w:t>"</w:t>
      </w:r>
      <w:r>
        <w:rPr>
          <w:rFonts w:hint="eastAsia"/>
          <w:noProof/>
          <w:rtl/>
        </w:rPr>
        <w:t>ה</w:t>
      </w:r>
      <w:r w:rsidRPr="009C2A5E">
        <w:rPr>
          <w:rFonts w:cs="BA Vilna Regular"/>
          <w:noProof/>
          <w:rtl/>
        </w:rPr>
        <w:t xml:space="preserve">: </w:t>
      </w:r>
      <w:r>
        <w:rPr>
          <w:rFonts w:hint="eastAsia"/>
          <w:noProof/>
          <w:rtl/>
        </w:rPr>
        <w:t>בורא</w:t>
      </w:r>
      <w:r w:rsidR="00FF6E1E">
        <w:rPr>
          <w:noProof/>
          <w:rtl/>
        </w:rPr>
        <w:t xml:space="preserve"> |  </w:t>
      </w:r>
      <w:r>
        <w:rPr>
          <w:rFonts w:hint="eastAsia"/>
          <w:noProof/>
          <w:rtl/>
        </w:rPr>
        <w:t>בבורא</w:t>
      </w:r>
      <w:r w:rsidR="00FF6E1E">
        <w:rPr>
          <w:noProof/>
          <w:rtl/>
        </w:rPr>
        <w:t xml:space="preserve"> |  </w:t>
      </w:r>
      <w:r>
        <w:rPr>
          <w:rFonts w:hint="eastAsia"/>
          <w:noProof/>
          <w:rtl/>
        </w:rPr>
        <w:t>במאור</w:t>
      </w:r>
      <w:r>
        <w:rPr>
          <w:noProof/>
          <w:rtl/>
        </w:rPr>
        <w:t xml:space="preserve"> </w:t>
      </w:r>
      <w:r>
        <w:rPr>
          <w:rFonts w:hint="eastAsia"/>
          <w:noProof/>
          <w:rtl/>
        </w:rPr>
        <w:t>ומאורי</w:t>
      </w:r>
      <w:r w:rsidR="00FF6E1E">
        <w:rPr>
          <w:noProof/>
          <w:rtl/>
        </w:rPr>
        <w:t xml:space="preserve"> |  </w:t>
      </w:r>
      <w:r>
        <w:rPr>
          <w:rFonts w:hint="eastAsia"/>
          <w:noProof/>
          <w:rtl/>
        </w:rPr>
        <w:t>בשמים</w:t>
      </w:r>
      <w:r w:rsidR="00FF6E1E">
        <w:rPr>
          <w:noProof/>
          <w:rtl/>
        </w:rPr>
        <w:t xml:space="preserve"> |  </w:t>
      </w:r>
      <w:r>
        <w:rPr>
          <w:rFonts w:hint="eastAsia"/>
          <w:noProof/>
          <w:rtl/>
        </w:rPr>
        <w:t>אור</w:t>
      </w:r>
      <w:r>
        <w:rPr>
          <w:noProof/>
          <w:rtl/>
        </w:rPr>
        <w:t xml:space="preserve"> </w:t>
      </w:r>
      <w:r>
        <w:rPr>
          <w:rFonts w:hint="eastAsia"/>
          <w:noProof/>
          <w:rtl/>
        </w:rPr>
        <w:t>ששבת</w:t>
      </w:r>
      <w:r w:rsidR="00FF6E1E">
        <w:rPr>
          <w:noProof/>
          <w:rtl/>
        </w:rPr>
        <w:t xml:space="preserve"> |  </w:t>
      </w:r>
      <w:r>
        <w:rPr>
          <w:rFonts w:hint="eastAsia"/>
          <w:noProof/>
          <w:rtl/>
        </w:rPr>
        <w:t>נכרי</w:t>
      </w:r>
      <w:r>
        <w:rPr>
          <w:noProof/>
          <w:rtl/>
        </w:rPr>
        <w:t xml:space="preserve"> </w:t>
      </w:r>
      <w:r>
        <w:rPr>
          <w:rFonts w:hint="eastAsia"/>
          <w:noProof/>
          <w:rtl/>
        </w:rPr>
        <w:t>שהדליק</w:t>
      </w:r>
      <w:r>
        <w:rPr>
          <w:noProof/>
          <w:rtl/>
        </w:rPr>
        <w:t xml:space="preserve"> </w:t>
      </w:r>
      <w:r>
        <w:rPr>
          <w:rFonts w:hint="eastAsia"/>
          <w:noProof/>
          <w:rtl/>
        </w:rPr>
        <w:t>מישראל</w:t>
      </w:r>
      <w:r>
        <w:rPr>
          <w:noProof/>
          <w:rtl/>
        </w:rPr>
        <w:t xml:space="preserve">, </w:t>
      </w:r>
      <w:r>
        <w:rPr>
          <w:rFonts w:hint="eastAsia"/>
          <w:noProof/>
          <w:rtl/>
        </w:rPr>
        <w:t>וישראל</w:t>
      </w:r>
      <w:r>
        <w:rPr>
          <w:noProof/>
          <w:rtl/>
        </w:rPr>
        <w:t xml:space="preserve"> </w:t>
      </w:r>
      <w:r>
        <w:rPr>
          <w:rFonts w:hint="eastAsia"/>
          <w:noProof/>
          <w:rtl/>
        </w:rPr>
        <w:t>מנכרי</w:t>
      </w:r>
      <w:r w:rsidR="00FF6E1E">
        <w:rPr>
          <w:noProof/>
          <w:rtl/>
        </w:rPr>
        <w:t xml:space="preserve"> |  </w:t>
      </w:r>
      <w:r>
        <w:rPr>
          <w:rFonts w:hint="eastAsia"/>
          <w:noProof/>
          <w:rtl/>
        </w:rPr>
        <w:t>נכרי</w:t>
      </w:r>
      <w:r>
        <w:rPr>
          <w:noProof/>
          <w:rtl/>
        </w:rPr>
        <w:t xml:space="preserve"> </w:t>
      </w:r>
      <w:r>
        <w:rPr>
          <w:rFonts w:hint="eastAsia"/>
          <w:noProof/>
          <w:rtl/>
        </w:rPr>
        <w:t>מנכרי</w:t>
      </w:r>
      <w:r w:rsidR="00FF6E1E">
        <w:rPr>
          <w:noProof/>
          <w:rtl/>
        </w:rPr>
        <w:t xml:space="preserve"> |  </w:t>
      </w:r>
      <w:r>
        <w:rPr>
          <w:rFonts w:hint="eastAsia"/>
          <w:noProof/>
          <w:rtl/>
        </w:rPr>
        <w:t>המוציא</w:t>
      </w:r>
      <w:r>
        <w:rPr>
          <w:noProof/>
          <w:rtl/>
        </w:rPr>
        <w:t xml:space="preserve"> </w:t>
      </w:r>
      <w:r>
        <w:rPr>
          <w:rFonts w:hint="eastAsia"/>
          <w:noProof/>
          <w:rtl/>
        </w:rPr>
        <w:t>שלהבת</w:t>
      </w:r>
      <w:r w:rsidR="00FF6E1E">
        <w:rPr>
          <w:noProof/>
          <w:rtl/>
        </w:rPr>
        <w:t xml:space="preserve"> |  </w:t>
      </w:r>
      <w:r>
        <w:rPr>
          <w:rFonts w:hint="eastAsia"/>
          <w:rtl/>
        </w:rPr>
        <w:t>ראה</w:t>
      </w:r>
      <w:r>
        <w:rPr>
          <w:rtl/>
        </w:rPr>
        <w:t xml:space="preserve"> </w:t>
      </w:r>
      <w:r>
        <w:rPr>
          <w:rFonts w:hint="eastAsia"/>
          <w:rtl/>
        </w:rPr>
        <w:t>אור</w:t>
      </w:r>
      <w:r>
        <w:rPr>
          <w:rtl/>
        </w:rPr>
        <w:t xml:space="preserve"> </w:t>
      </w:r>
      <w:r>
        <w:rPr>
          <w:rFonts w:hint="eastAsia"/>
          <w:rtl/>
        </w:rPr>
        <w:t>חוץ</w:t>
      </w:r>
      <w:r>
        <w:rPr>
          <w:rtl/>
        </w:rPr>
        <w:t xml:space="preserve"> </w:t>
      </w:r>
      <w:r>
        <w:rPr>
          <w:rFonts w:hint="eastAsia"/>
          <w:rtl/>
        </w:rPr>
        <w:t>לכרך</w:t>
      </w:r>
      <w:r w:rsidR="00FF6E1E">
        <w:rPr>
          <w:noProof/>
          <w:rtl/>
        </w:rPr>
        <w:t xml:space="preserve"> |  </w:t>
      </w:r>
      <w:r>
        <w:rPr>
          <w:rFonts w:hint="eastAsia"/>
          <w:rtl/>
        </w:rPr>
        <w:t>ראה</w:t>
      </w:r>
      <w:r>
        <w:rPr>
          <w:rtl/>
        </w:rPr>
        <w:t xml:space="preserve"> </w:t>
      </w:r>
      <w:r>
        <w:rPr>
          <w:rFonts w:hint="eastAsia"/>
          <w:rtl/>
        </w:rPr>
        <w:t>חוץ</w:t>
      </w:r>
      <w:r>
        <w:rPr>
          <w:rtl/>
        </w:rPr>
        <w:t xml:space="preserve"> </w:t>
      </w:r>
      <w:r>
        <w:rPr>
          <w:rFonts w:hint="eastAsia"/>
          <w:rtl/>
        </w:rPr>
        <w:t>לכרך</w:t>
      </w:r>
      <w:r>
        <w:rPr>
          <w:rtl/>
        </w:rPr>
        <w:t xml:space="preserve"> </w:t>
      </w:r>
      <w:r>
        <w:rPr>
          <w:rFonts w:hint="eastAsia"/>
          <w:rtl/>
        </w:rPr>
        <w:t>תינוק</w:t>
      </w:r>
      <w:r>
        <w:rPr>
          <w:rtl/>
        </w:rPr>
        <w:t xml:space="preserve"> </w:t>
      </w:r>
      <w:r>
        <w:rPr>
          <w:rFonts w:hint="eastAsia"/>
          <w:rtl/>
        </w:rPr>
        <w:t>ואבוקה</w:t>
      </w:r>
      <w:r>
        <w:rPr>
          <w:rtl/>
        </w:rPr>
        <w:t xml:space="preserve"> </w:t>
      </w:r>
      <w:r>
        <w:rPr>
          <w:rFonts w:hint="eastAsia"/>
          <w:rtl/>
        </w:rPr>
        <w:t>בידו</w:t>
      </w:r>
      <w:r>
        <w:rPr>
          <w:rtl/>
        </w:rPr>
        <w:t xml:space="preserve">, </w:t>
      </w:r>
      <w:r>
        <w:rPr>
          <w:rFonts w:hint="eastAsia"/>
          <w:rtl/>
        </w:rPr>
        <w:t>בודק</w:t>
      </w:r>
      <w:r>
        <w:rPr>
          <w:rtl/>
        </w:rPr>
        <w:t xml:space="preserve"> </w:t>
      </w:r>
      <w:r>
        <w:rPr>
          <w:rFonts w:hint="eastAsia"/>
          <w:rtl/>
        </w:rPr>
        <w:t>אחריו</w:t>
      </w:r>
      <w:r>
        <w:rPr>
          <w:rtl/>
        </w:rPr>
        <w:t>,</w:t>
      </w:r>
      <w:r w:rsidR="00FF6E1E">
        <w:rPr>
          <w:noProof/>
          <w:rtl/>
        </w:rPr>
        <w:t xml:space="preserve"> |  </w:t>
      </w:r>
      <w:r>
        <w:rPr>
          <w:rFonts w:hint="eastAsia"/>
          <w:noProof/>
          <w:rtl/>
        </w:rPr>
        <w:t>בגדול</w:t>
      </w:r>
      <w:r w:rsidR="00FF6E1E">
        <w:rPr>
          <w:noProof/>
          <w:rtl/>
        </w:rPr>
        <w:t xml:space="preserve"> |  </w:t>
      </w:r>
      <w:r>
        <w:rPr>
          <w:rFonts w:hint="eastAsia"/>
          <w:noProof/>
          <w:rtl/>
        </w:rPr>
        <w:t>ותינוק</w:t>
      </w:r>
      <w:r w:rsidR="00FF6E1E">
        <w:rPr>
          <w:noProof/>
          <w:rtl/>
        </w:rPr>
        <w:t xml:space="preserve"> |  </w:t>
      </w:r>
      <w:r>
        <w:rPr>
          <w:rFonts w:hint="eastAsia"/>
          <w:rtl/>
        </w:rPr>
        <w:t>מהלך</w:t>
      </w:r>
      <w:r>
        <w:rPr>
          <w:rtl/>
        </w:rPr>
        <w:t xml:space="preserve"> </w:t>
      </w:r>
      <w:r>
        <w:rPr>
          <w:rFonts w:hint="eastAsia"/>
          <w:rtl/>
        </w:rPr>
        <w:t>חוץ</w:t>
      </w:r>
      <w:r>
        <w:rPr>
          <w:rtl/>
        </w:rPr>
        <w:t xml:space="preserve"> </w:t>
      </w:r>
      <w:r>
        <w:rPr>
          <w:rFonts w:hint="eastAsia"/>
          <w:rtl/>
        </w:rPr>
        <w:t>לכרך</w:t>
      </w:r>
      <w:r>
        <w:rPr>
          <w:rtl/>
        </w:rPr>
        <w:t xml:space="preserve"> </w:t>
      </w:r>
      <w:r>
        <w:rPr>
          <w:rFonts w:hint="eastAsia"/>
          <w:rtl/>
        </w:rPr>
        <w:t>וראה</w:t>
      </w:r>
      <w:r>
        <w:rPr>
          <w:rtl/>
        </w:rPr>
        <w:t xml:space="preserve"> </w:t>
      </w:r>
      <w:r>
        <w:rPr>
          <w:rFonts w:hint="eastAsia"/>
          <w:rtl/>
        </w:rPr>
        <w:t>אור</w:t>
      </w:r>
      <w:r>
        <w:rPr>
          <w:rtl/>
        </w:rPr>
        <w:t>,</w:t>
      </w:r>
      <w:r w:rsidR="00FF6E1E">
        <w:rPr>
          <w:noProof/>
          <w:rtl/>
        </w:rPr>
        <w:t xml:space="preserve"> |  </w:t>
      </w:r>
      <w:r>
        <w:rPr>
          <w:rFonts w:hint="eastAsia"/>
          <w:rtl/>
        </w:rPr>
        <w:t>יושבין</w:t>
      </w:r>
      <w:r>
        <w:rPr>
          <w:rtl/>
        </w:rPr>
        <w:t xml:space="preserve"> </w:t>
      </w:r>
      <w:r>
        <w:rPr>
          <w:rFonts w:hint="eastAsia"/>
          <w:rtl/>
        </w:rPr>
        <w:t>בביהמ</w:t>
      </w:r>
      <w:r>
        <w:rPr>
          <w:rtl/>
        </w:rPr>
        <w:t>"</w:t>
      </w:r>
      <w:r>
        <w:rPr>
          <w:rFonts w:hint="eastAsia"/>
          <w:rtl/>
        </w:rPr>
        <w:t>ד</w:t>
      </w:r>
      <w:r>
        <w:rPr>
          <w:rtl/>
        </w:rPr>
        <w:t xml:space="preserve"> </w:t>
      </w:r>
      <w:r>
        <w:rPr>
          <w:rFonts w:hint="eastAsia"/>
          <w:rtl/>
        </w:rPr>
        <w:t>והביאו</w:t>
      </w:r>
      <w:r>
        <w:rPr>
          <w:rtl/>
        </w:rPr>
        <w:t xml:space="preserve"> </w:t>
      </w:r>
      <w:r>
        <w:rPr>
          <w:rFonts w:hint="eastAsia"/>
          <w:rtl/>
        </w:rPr>
        <w:t>אור</w:t>
      </w:r>
      <w:r>
        <w:rPr>
          <w:rtl/>
        </w:rPr>
        <w:t xml:space="preserve"> </w:t>
      </w:r>
      <w:r>
        <w:rPr>
          <w:rFonts w:hint="eastAsia"/>
          <w:rtl/>
        </w:rPr>
        <w:t>לפניהם</w:t>
      </w:r>
      <w:r>
        <w:rPr>
          <w:rtl/>
        </w:rPr>
        <w:t>.</w:t>
      </w:r>
      <w:r w:rsidR="00FF6E1E">
        <w:rPr>
          <w:noProof/>
          <w:rtl/>
        </w:rPr>
        <w:t xml:space="preserve"> |  </w:t>
      </w:r>
      <w:r>
        <w:rPr>
          <w:rFonts w:hint="eastAsia"/>
          <w:rtl/>
        </w:rPr>
        <w:t>כל</w:t>
      </w:r>
      <w:r>
        <w:rPr>
          <w:rtl/>
        </w:rPr>
        <w:t xml:space="preserve"> </w:t>
      </w:r>
      <w:r>
        <w:rPr>
          <w:rFonts w:hint="eastAsia"/>
          <w:rtl/>
        </w:rPr>
        <w:t>שמוציאין</w:t>
      </w:r>
      <w:r>
        <w:rPr>
          <w:rtl/>
        </w:rPr>
        <w:t xml:space="preserve"> </w:t>
      </w:r>
      <w:r>
        <w:rPr>
          <w:rFonts w:hint="eastAsia"/>
          <w:rtl/>
        </w:rPr>
        <w:t>לפניו</w:t>
      </w:r>
      <w:r>
        <w:rPr>
          <w:rtl/>
        </w:rPr>
        <w:t xml:space="preserve"> </w:t>
      </w:r>
      <w:r>
        <w:rPr>
          <w:rFonts w:hint="eastAsia"/>
          <w:rtl/>
        </w:rPr>
        <w:t>ביום</w:t>
      </w:r>
      <w:r>
        <w:rPr>
          <w:rtl/>
        </w:rPr>
        <w:t xml:space="preserve"> </w:t>
      </w:r>
      <w:r>
        <w:rPr>
          <w:rFonts w:hint="eastAsia"/>
          <w:rtl/>
        </w:rPr>
        <w:t>ובלילה</w:t>
      </w:r>
      <w:r w:rsidR="00FF6E1E">
        <w:rPr>
          <w:noProof/>
          <w:rtl/>
        </w:rPr>
        <w:t xml:space="preserve"> |  </w:t>
      </w:r>
      <w:r>
        <w:rPr>
          <w:rFonts w:hint="eastAsia"/>
          <w:rtl/>
        </w:rPr>
        <w:t>בשמים</w:t>
      </w:r>
      <w:r>
        <w:rPr>
          <w:rtl/>
        </w:rPr>
        <w:t xml:space="preserve"> </w:t>
      </w:r>
      <w:r>
        <w:rPr>
          <w:rFonts w:hint="eastAsia"/>
          <w:rtl/>
        </w:rPr>
        <w:t>דבית</w:t>
      </w:r>
      <w:r>
        <w:rPr>
          <w:rtl/>
        </w:rPr>
        <w:t xml:space="preserve"> </w:t>
      </w:r>
      <w:r>
        <w:rPr>
          <w:rFonts w:hint="eastAsia"/>
          <w:rtl/>
        </w:rPr>
        <w:t>הכסא</w:t>
      </w:r>
      <w:r>
        <w:rPr>
          <w:rtl/>
        </w:rPr>
        <w:t xml:space="preserve">, </w:t>
      </w:r>
      <w:r>
        <w:rPr>
          <w:rFonts w:hint="eastAsia"/>
          <w:rtl/>
        </w:rPr>
        <w:t>ושמן</w:t>
      </w:r>
      <w:r>
        <w:rPr>
          <w:rtl/>
        </w:rPr>
        <w:t xml:space="preserve"> </w:t>
      </w:r>
      <w:r>
        <w:rPr>
          <w:rFonts w:hint="eastAsia"/>
          <w:rtl/>
        </w:rPr>
        <w:t>העשוי</w:t>
      </w:r>
      <w:r>
        <w:rPr>
          <w:rtl/>
        </w:rPr>
        <w:t xml:space="preserve"> </w:t>
      </w:r>
      <w:r>
        <w:rPr>
          <w:rFonts w:hint="eastAsia"/>
          <w:rtl/>
        </w:rPr>
        <w:t>להעביר</w:t>
      </w:r>
      <w:r>
        <w:rPr>
          <w:rtl/>
        </w:rPr>
        <w:t xml:space="preserve"> </w:t>
      </w:r>
      <w:r>
        <w:rPr>
          <w:rFonts w:hint="eastAsia"/>
          <w:rtl/>
        </w:rPr>
        <w:t>הזוהמא</w:t>
      </w:r>
      <w:r>
        <w:rPr>
          <w:rtl/>
        </w:rPr>
        <w:t>.</w:t>
      </w:r>
      <w:r w:rsidR="00FF6E1E">
        <w:rPr>
          <w:noProof/>
          <w:rtl/>
        </w:rPr>
        <w:t xml:space="preserve"> |  </w:t>
      </w:r>
      <w:r>
        <w:rPr>
          <w:rFonts w:hint="eastAsia"/>
          <w:noProof/>
          <w:rtl/>
        </w:rPr>
        <w:t>דנכנס</w:t>
      </w:r>
      <w:r>
        <w:rPr>
          <w:noProof/>
          <w:rtl/>
        </w:rPr>
        <w:t xml:space="preserve"> </w:t>
      </w:r>
      <w:r>
        <w:rPr>
          <w:rFonts w:hint="eastAsia"/>
          <w:noProof/>
          <w:rtl/>
        </w:rPr>
        <w:t>לחנות</w:t>
      </w:r>
      <w:r>
        <w:rPr>
          <w:noProof/>
          <w:rtl/>
        </w:rPr>
        <w:t xml:space="preserve"> </w:t>
      </w:r>
      <w:r>
        <w:rPr>
          <w:rFonts w:hint="eastAsia"/>
          <w:noProof/>
          <w:rtl/>
        </w:rPr>
        <w:t>בשם</w:t>
      </w:r>
      <w:r>
        <w:rPr>
          <w:noProof/>
          <w:rtl/>
        </w:rPr>
        <w:t xml:space="preserve"> </w:t>
      </w:r>
      <w:r>
        <w:rPr>
          <w:rFonts w:hint="eastAsia"/>
          <w:noProof/>
          <w:rtl/>
        </w:rPr>
        <w:t>והריח</w:t>
      </w:r>
      <w:r w:rsidR="00FF6E1E">
        <w:rPr>
          <w:noProof/>
          <w:rtl/>
        </w:rPr>
        <w:t xml:space="preserve"> |  </w:t>
      </w:r>
      <w:r>
        <w:rPr>
          <w:rFonts w:hint="eastAsia"/>
          <w:rtl/>
        </w:rPr>
        <w:t>מהלך</w:t>
      </w:r>
      <w:r>
        <w:rPr>
          <w:rtl/>
        </w:rPr>
        <w:t xml:space="preserve"> </w:t>
      </w:r>
      <w:r>
        <w:rPr>
          <w:rFonts w:hint="eastAsia"/>
          <w:rtl/>
        </w:rPr>
        <w:t>חוץ</w:t>
      </w:r>
      <w:r>
        <w:rPr>
          <w:rtl/>
        </w:rPr>
        <w:t xml:space="preserve"> </w:t>
      </w:r>
      <w:r>
        <w:rPr>
          <w:rFonts w:hint="eastAsia"/>
          <w:rtl/>
        </w:rPr>
        <w:t>לכרך</w:t>
      </w:r>
      <w:r>
        <w:rPr>
          <w:rtl/>
        </w:rPr>
        <w:t xml:space="preserve"> </w:t>
      </w:r>
      <w:r>
        <w:rPr>
          <w:rFonts w:hint="eastAsia"/>
          <w:rtl/>
        </w:rPr>
        <w:t>והריח</w:t>
      </w:r>
      <w:r>
        <w:rPr>
          <w:rtl/>
        </w:rPr>
        <w:t xml:space="preserve"> </w:t>
      </w:r>
      <w:r>
        <w:rPr>
          <w:rFonts w:hint="eastAsia"/>
          <w:rtl/>
        </w:rPr>
        <w:t>ריח</w:t>
      </w:r>
      <w:r>
        <w:rPr>
          <w:rtl/>
        </w:rPr>
        <w:t>,</w:t>
      </w:r>
      <w:r w:rsidR="00FF6E1E">
        <w:rPr>
          <w:noProof/>
          <w:rtl/>
        </w:rPr>
        <w:t xml:space="preserve"> |  </w:t>
      </w:r>
      <w:r>
        <w:rPr>
          <w:rFonts w:hint="eastAsia"/>
          <w:rtl/>
        </w:rPr>
        <w:t>מהלך</w:t>
      </w:r>
      <w:r>
        <w:rPr>
          <w:rtl/>
        </w:rPr>
        <w:t xml:space="preserve"> </w:t>
      </w:r>
      <w:r>
        <w:rPr>
          <w:rFonts w:hint="eastAsia"/>
          <w:rtl/>
        </w:rPr>
        <w:t>בער</w:t>
      </w:r>
      <w:r>
        <w:rPr>
          <w:rtl/>
        </w:rPr>
        <w:t>"</w:t>
      </w:r>
      <w:r>
        <w:rPr>
          <w:rFonts w:hint="eastAsia"/>
          <w:rtl/>
        </w:rPr>
        <w:t>ש</w:t>
      </w:r>
      <w:r>
        <w:rPr>
          <w:rtl/>
        </w:rPr>
        <w:t xml:space="preserve"> </w:t>
      </w:r>
      <w:r>
        <w:rPr>
          <w:rFonts w:hint="eastAsia"/>
          <w:rtl/>
        </w:rPr>
        <w:t>בטבריא</w:t>
      </w:r>
      <w:r>
        <w:rPr>
          <w:rtl/>
        </w:rPr>
        <w:t xml:space="preserve"> </w:t>
      </w:r>
      <w:r>
        <w:rPr>
          <w:rFonts w:hint="eastAsia"/>
          <w:rtl/>
        </w:rPr>
        <w:t>ובמוצ</w:t>
      </w:r>
      <w:r>
        <w:rPr>
          <w:rtl/>
        </w:rPr>
        <w:t>"</w:t>
      </w:r>
      <w:r>
        <w:rPr>
          <w:rFonts w:hint="eastAsia"/>
          <w:rtl/>
        </w:rPr>
        <w:t>ש</w:t>
      </w:r>
      <w:r>
        <w:rPr>
          <w:rtl/>
        </w:rPr>
        <w:t xml:space="preserve"> </w:t>
      </w:r>
      <w:r>
        <w:rPr>
          <w:rFonts w:hint="eastAsia"/>
          <w:rtl/>
        </w:rPr>
        <w:t>בצפורי</w:t>
      </w:r>
      <w:r>
        <w:rPr>
          <w:rtl/>
        </w:rPr>
        <w:t xml:space="preserve"> </w:t>
      </w:r>
      <w:r>
        <w:rPr>
          <w:rFonts w:hint="eastAsia"/>
          <w:rtl/>
        </w:rPr>
        <w:t>והריח</w:t>
      </w:r>
      <w:r w:rsidR="00FF6E1E">
        <w:rPr>
          <w:noProof/>
          <w:rtl/>
        </w:rPr>
        <w:t xml:space="preserve"> |  </w:t>
      </w:r>
      <w:r>
        <w:rPr>
          <w:rFonts w:hint="eastAsia"/>
          <w:noProof/>
          <w:rtl/>
        </w:rPr>
        <w:t>מהלך</w:t>
      </w:r>
      <w:r>
        <w:rPr>
          <w:noProof/>
          <w:rtl/>
        </w:rPr>
        <w:t xml:space="preserve"> </w:t>
      </w:r>
      <w:r>
        <w:rPr>
          <w:rFonts w:hint="eastAsia"/>
          <w:noProof/>
          <w:rtl/>
        </w:rPr>
        <w:t>בשוק</w:t>
      </w:r>
      <w:r>
        <w:rPr>
          <w:noProof/>
          <w:rtl/>
        </w:rPr>
        <w:t xml:space="preserve"> </w:t>
      </w:r>
      <w:r>
        <w:rPr>
          <w:rFonts w:hint="eastAsia"/>
          <w:noProof/>
          <w:rtl/>
        </w:rPr>
        <w:t>ע</w:t>
      </w:r>
      <w:r>
        <w:rPr>
          <w:noProof/>
          <w:rtl/>
        </w:rPr>
        <w:t>"</w:t>
      </w:r>
      <w:r>
        <w:rPr>
          <w:rFonts w:hint="eastAsia"/>
          <w:noProof/>
          <w:rtl/>
        </w:rPr>
        <w:t>ז</w:t>
      </w:r>
      <w:r w:rsidR="00FF6E1E">
        <w:rPr>
          <w:noProof/>
          <w:rtl/>
        </w:rPr>
        <w:t xml:space="preserve"> |  </w:t>
      </w:r>
      <w:r>
        <w:rPr>
          <w:rFonts w:hint="eastAsia"/>
          <w:noProof/>
          <w:rtl/>
        </w:rPr>
        <w:t>ואין</w:t>
      </w:r>
      <w:r>
        <w:rPr>
          <w:noProof/>
          <w:rtl/>
        </w:rPr>
        <w:t xml:space="preserve"> </w:t>
      </w:r>
      <w:r>
        <w:rPr>
          <w:rFonts w:hint="eastAsia"/>
          <w:noProof/>
          <w:rtl/>
        </w:rPr>
        <w:t>מברכין</w:t>
      </w:r>
      <w:r>
        <w:rPr>
          <w:noProof/>
          <w:rtl/>
        </w:rPr>
        <w:t xml:space="preserve"> </w:t>
      </w:r>
      <w:r>
        <w:rPr>
          <w:rFonts w:hint="eastAsia"/>
          <w:noProof/>
          <w:rtl/>
        </w:rPr>
        <w:t>על</w:t>
      </w:r>
      <w:r>
        <w:rPr>
          <w:noProof/>
          <w:rtl/>
        </w:rPr>
        <w:t xml:space="preserve"> </w:t>
      </w:r>
      <w:r>
        <w:rPr>
          <w:rFonts w:hint="eastAsia"/>
          <w:noProof/>
          <w:rtl/>
        </w:rPr>
        <w:t>הנר</w:t>
      </w:r>
      <w:r>
        <w:rPr>
          <w:noProof/>
          <w:rtl/>
        </w:rPr>
        <w:t xml:space="preserve"> </w:t>
      </w:r>
      <w:r>
        <w:rPr>
          <w:rFonts w:hint="eastAsia"/>
          <w:noProof/>
          <w:rtl/>
        </w:rPr>
        <w:t>עד</w:t>
      </w:r>
      <w:r>
        <w:rPr>
          <w:noProof/>
          <w:rtl/>
        </w:rPr>
        <w:t xml:space="preserve"> </w:t>
      </w:r>
      <w:r>
        <w:rPr>
          <w:rFonts w:hint="eastAsia"/>
          <w:noProof/>
          <w:rtl/>
        </w:rPr>
        <w:t>שיאותו</w:t>
      </w:r>
      <w:r>
        <w:rPr>
          <w:noProof/>
          <w:rtl/>
        </w:rPr>
        <w:t>.</w:t>
      </w:r>
      <w:r w:rsidR="00FF6E1E">
        <w:rPr>
          <w:noProof/>
          <w:rtl/>
        </w:rPr>
        <w:t xml:space="preserve"> |  </w:t>
      </w:r>
      <w:r>
        <w:rPr>
          <w:rFonts w:hint="eastAsia"/>
          <w:noProof/>
          <w:rtl/>
        </w:rPr>
        <w:t>אפי</w:t>
      </w:r>
      <w:r>
        <w:rPr>
          <w:noProof/>
          <w:rtl/>
        </w:rPr>
        <w:t xml:space="preserve">' </w:t>
      </w:r>
      <w:r>
        <w:rPr>
          <w:rFonts w:hint="eastAsia"/>
          <w:noProof/>
          <w:rtl/>
        </w:rPr>
        <w:t>ברחוק</w:t>
      </w:r>
      <w:r>
        <w:rPr>
          <w:noProof/>
          <w:rtl/>
        </w:rPr>
        <w:t xml:space="preserve"> </w:t>
      </w:r>
      <w:r>
        <w:rPr>
          <w:rFonts w:hint="eastAsia"/>
          <w:noProof/>
          <w:rtl/>
        </w:rPr>
        <w:t>מקום</w:t>
      </w:r>
      <w:r w:rsidR="00FF6E1E">
        <w:rPr>
          <w:noProof/>
          <w:rtl/>
        </w:rPr>
        <w:t xml:space="preserve"> |  </w:t>
      </w:r>
      <w:r>
        <w:rPr>
          <w:rFonts w:hint="eastAsia"/>
          <w:rtl/>
        </w:rPr>
        <w:t>גחלים</w:t>
      </w:r>
      <w:r>
        <w:rPr>
          <w:rtl/>
        </w:rPr>
        <w:t xml:space="preserve"> </w:t>
      </w:r>
      <w:r>
        <w:rPr>
          <w:rFonts w:hint="eastAsia"/>
          <w:rtl/>
        </w:rPr>
        <w:t>לוחשות</w:t>
      </w:r>
      <w:r w:rsidR="00FF6E1E">
        <w:rPr>
          <w:noProof/>
          <w:rtl/>
        </w:rPr>
        <w:t xml:space="preserve"> |  </w:t>
      </w:r>
      <w:r>
        <w:rPr>
          <w:rFonts w:hint="eastAsia"/>
          <w:rtl/>
        </w:rPr>
        <w:t>אוממות</w:t>
      </w:r>
      <w:r w:rsidR="00FF6E1E">
        <w:rPr>
          <w:noProof/>
          <w:rtl/>
        </w:rPr>
        <w:t xml:space="preserve"> |  </w:t>
      </w:r>
      <w:r>
        <w:rPr>
          <w:rFonts w:hint="eastAsia"/>
          <w:noProof/>
          <w:rtl/>
        </w:rPr>
        <w:t>עוממות</w:t>
      </w:r>
      <w:r w:rsidR="00FF6E1E">
        <w:rPr>
          <w:noProof/>
          <w:rtl/>
        </w:rPr>
        <w:t xml:space="preserve"> |  </w:t>
      </w:r>
      <w:r>
        <w:rPr>
          <w:rFonts w:hint="eastAsia"/>
          <w:noProof/>
          <w:rtl/>
        </w:rPr>
        <w:t>אין</w:t>
      </w:r>
      <w:r>
        <w:rPr>
          <w:noProof/>
          <w:rtl/>
        </w:rPr>
        <w:t xml:space="preserve"> </w:t>
      </w:r>
      <w:r>
        <w:rPr>
          <w:rFonts w:hint="eastAsia"/>
          <w:noProof/>
          <w:rtl/>
        </w:rPr>
        <w:t>מחזרין</w:t>
      </w:r>
      <w:r>
        <w:rPr>
          <w:noProof/>
          <w:rtl/>
        </w:rPr>
        <w:t xml:space="preserve"> </w:t>
      </w:r>
      <w:r>
        <w:rPr>
          <w:rFonts w:hint="eastAsia"/>
          <w:noProof/>
          <w:rtl/>
        </w:rPr>
        <w:t>על</w:t>
      </w:r>
      <w:r>
        <w:rPr>
          <w:noProof/>
          <w:rtl/>
        </w:rPr>
        <w:t xml:space="preserve"> </w:t>
      </w:r>
      <w:r>
        <w:rPr>
          <w:rFonts w:hint="eastAsia"/>
          <w:noProof/>
          <w:rtl/>
        </w:rPr>
        <w:t>האור</w:t>
      </w:r>
      <w:r w:rsidR="00FF6E1E">
        <w:rPr>
          <w:noProof/>
          <w:rtl/>
        </w:rPr>
        <w:t xml:space="preserve"> |  </w:t>
      </w:r>
      <w:r>
        <w:rPr>
          <w:rFonts w:hint="eastAsia"/>
          <w:rtl/>
        </w:rPr>
        <w:t>אכל</w:t>
      </w:r>
      <w:r>
        <w:rPr>
          <w:rtl/>
        </w:rPr>
        <w:t xml:space="preserve"> </w:t>
      </w:r>
      <w:r>
        <w:rPr>
          <w:rFonts w:hint="eastAsia"/>
          <w:rtl/>
        </w:rPr>
        <w:t>ושכח</w:t>
      </w:r>
      <w:r>
        <w:rPr>
          <w:rtl/>
        </w:rPr>
        <w:t xml:space="preserve"> </w:t>
      </w:r>
      <w:r>
        <w:rPr>
          <w:rFonts w:hint="eastAsia"/>
          <w:rtl/>
        </w:rPr>
        <w:t>ולא</w:t>
      </w:r>
      <w:r>
        <w:rPr>
          <w:rtl/>
        </w:rPr>
        <w:t xml:space="preserve"> </w:t>
      </w:r>
      <w:r>
        <w:rPr>
          <w:rFonts w:hint="eastAsia"/>
          <w:rtl/>
        </w:rPr>
        <w:t>בירך</w:t>
      </w:r>
      <w:r>
        <w:rPr>
          <w:rtl/>
        </w:rPr>
        <w:t>,</w:t>
      </w:r>
      <w:r w:rsidR="00FF6E1E">
        <w:rPr>
          <w:noProof/>
          <w:rtl/>
        </w:rPr>
        <w:t xml:space="preserve"> |  </w:t>
      </w:r>
      <w:r>
        <w:rPr>
          <w:rFonts w:hint="eastAsia"/>
          <w:noProof/>
          <w:rtl/>
        </w:rPr>
        <w:t>בשכח</w:t>
      </w:r>
      <w:r w:rsidR="00FF6E1E">
        <w:rPr>
          <w:noProof/>
          <w:rtl/>
        </w:rPr>
        <w:t xml:space="preserve"> |  </w:t>
      </w:r>
      <w:r>
        <w:rPr>
          <w:rFonts w:hint="eastAsia"/>
          <w:noProof/>
          <w:rtl/>
        </w:rPr>
        <w:t>תרי</w:t>
      </w:r>
      <w:r>
        <w:rPr>
          <w:noProof/>
          <w:rtl/>
        </w:rPr>
        <w:t xml:space="preserve"> </w:t>
      </w:r>
      <w:r>
        <w:rPr>
          <w:rFonts w:hint="eastAsia"/>
          <w:noProof/>
          <w:rtl/>
        </w:rPr>
        <w:t>תלמידי</w:t>
      </w:r>
      <w:r>
        <w:rPr>
          <w:noProof/>
          <w:rtl/>
        </w:rPr>
        <w:t>,</w:t>
      </w:r>
      <w:r w:rsidR="00FF6E1E">
        <w:rPr>
          <w:noProof/>
          <w:rtl/>
        </w:rPr>
        <w:t xml:space="preserve"> |  </w:t>
      </w:r>
      <w:r>
        <w:rPr>
          <w:rFonts w:hint="eastAsia"/>
          <w:noProof/>
          <w:rtl/>
        </w:rPr>
        <w:t>הלך</w:t>
      </w:r>
      <w:r>
        <w:rPr>
          <w:noProof/>
          <w:rtl/>
        </w:rPr>
        <w:t xml:space="preserve"> </w:t>
      </w:r>
      <w:r>
        <w:rPr>
          <w:rFonts w:hint="eastAsia"/>
          <w:noProof/>
          <w:rtl/>
        </w:rPr>
        <w:t>בשיירה</w:t>
      </w:r>
      <w:r>
        <w:rPr>
          <w:noProof/>
          <w:rtl/>
        </w:rPr>
        <w:t xml:space="preserve"> </w:t>
      </w:r>
      <w:r>
        <w:rPr>
          <w:rFonts w:hint="eastAsia"/>
          <w:noProof/>
          <w:rtl/>
        </w:rPr>
        <w:t>ואכל</w:t>
      </w:r>
      <w:r>
        <w:rPr>
          <w:noProof/>
          <w:rtl/>
        </w:rPr>
        <w:t xml:space="preserve"> </w:t>
      </w:r>
      <w:r>
        <w:rPr>
          <w:rFonts w:hint="eastAsia"/>
          <w:noProof/>
          <w:rtl/>
        </w:rPr>
        <w:t>שכח</w:t>
      </w:r>
      <w:r>
        <w:rPr>
          <w:noProof/>
          <w:rtl/>
        </w:rPr>
        <w:t xml:space="preserve"> </w:t>
      </w:r>
      <w:r>
        <w:rPr>
          <w:rFonts w:hint="eastAsia"/>
          <w:noProof/>
          <w:rtl/>
        </w:rPr>
        <w:t>ולא</w:t>
      </w:r>
      <w:r>
        <w:rPr>
          <w:noProof/>
          <w:rtl/>
        </w:rPr>
        <w:t xml:space="preserve"> </w:t>
      </w:r>
      <w:r>
        <w:rPr>
          <w:rFonts w:hint="eastAsia"/>
          <w:noProof/>
          <w:rtl/>
        </w:rPr>
        <w:t>בירך</w:t>
      </w:r>
      <w:r w:rsidR="00FF6E1E">
        <w:rPr>
          <w:noProof/>
          <w:rtl/>
        </w:rPr>
        <w:t xml:space="preserve"> |  </w:t>
      </w:r>
      <w:r>
        <w:rPr>
          <w:rFonts w:hint="eastAsia"/>
          <w:noProof/>
          <w:rtl/>
        </w:rPr>
        <w:t>ומברך</w:t>
      </w:r>
      <w:r>
        <w:rPr>
          <w:noProof/>
          <w:rtl/>
        </w:rPr>
        <w:t xml:space="preserve"> </w:t>
      </w:r>
      <w:r>
        <w:rPr>
          <w:rFonts w:hint="eastAsia"/>
          <w:noProof/>
          <w:rtl/>
        </w:rPr>
        <w:t>עד</w:t>
      </w:r>
      <w:r>
        <w:rPr>
          <w:noProof/>
          <w:rtl/>
        </w:rPr>
        <w:t xml:space="preserve"> </w:t>
      </w:r>
      <w:r>
        <w:rPr>
          <w:rFonts w:hint="eastAsia"/>
          <w:noProof/>
          <w:rtl/>
        </w:rPr>
        <w:t>שיתעכל</w:t>
      </w:r>
      <w:r>
        <w:rPr>
          <w:noProof/>
          <w:rtl/>
        </w:rPr>
        <w:t xml:space="preserve"> </w:t>
      </w:r>
      <w:r>
        <w:rPr>
          <w:rFonts w:hint="eastAsia"/>
          <w:noProof/>
          <w:rtl/>
        </w:rPr>
        <w:t>המזון</w:t>
      </w:r>
      <w:r>
        <w:rPr>
          <w:noProof/>
          <w:rtl/>
        </w:rPr>
        <w:t xml:space="preserve"> </w:t>
      </w:r>
      <w:r>
        <w:rPr>
          <w:rFonts w:hint="eastAsia"/>
          <w:noProof/>
          <w:rtl/>
        </w:rPr>
        <w:t>שבמעיו</w:t>
      </w:r>
      <w:r>
        <w:rPr>
          <w:noProof/>
          <w:rtl/>
        </w:rPr>
        <w:t>.</w:t>
      </w:r>
      <w:r w:rsidR="00FF6E1E">
        <w:rPr>
          <w:noProof/>
          <w:rtl/>
        </w:rPr>
        <w:t xml:space="preserve"> |  </w:t>
      </w:r>
      <w:r>
        <w:rPr>
          <w:rFonts w:hint="eastAsia"/>
          <w:rtl/>
        </w:rPr>
        <w:t>שיעור</w:t>
      </w:r>
      <w:r>
        <w:rPr>
          <w:rtl/>
        </w:rPr>
        <w:t xml:space="preserve"> </w:t>
      </w:r>
      <w:r>
        <w:rPr>
          <w:rFonts w:hint="eastAsia"/>
          <w:rtl/>
        </w:rPr>
        <w:t>עכול</w:t>
      </w:r>
      <w:r w:rsidR="00FF6E1E">
        <w:rPr>
          <w:noProof/>
          <w:rtl/>
        </w:rPr>
        <w:t xml:space="preserve"> |  </w:t>
      </w:r>
      <w:r>
        <w:rPr>
          <w:rFonts w:hint="eastAsia"/>
          <w:rtl/>
        </w:rPr>
        <w:t>הכל</w:t>
      </w:r>
      <w:r>
        <w:rPr>
          <w:rtl/>
        </w:rPr>
        <w:t xml:space="preserve"> </w:t>
      </w:r>
      <w:r>
        <w:rPr>
          <w:rFonts w:hint="eastAsia"/>
          <w:rtl/>
        </w:rPr>
        <w:t>עונין</w:t>
      </w:r>
      <w:r>
        <w:rPr>
          <w:rtl/>
        </w:rPr>
        <w:t xml:space="preserve"> </w:t>
      </w:r>
      <w:r>
        <w:rPr>
          <w:rFonts w:hint="eastAsia"/>
          <w:rtl/>
        </w:rPr>
        <w:t>אמן</w:t>
      </w:r>
      <w:r>
        <w:rPr>
          <w:rtl/>
        </w:rPr>
        <w:t xml:space="preserve"> </w:t>
      </w:r>
      <w:r>
        <w:rPr>
          <w:rFonts w:hint="eastAsia"/>
          <w:rtl/>
        </w:rPr>
        <w:t>חוץ</w:t>
      </w:r>
      <w:r>
        <w:rPr>
          <w:rtl/>
        </w:rPr>
        <w:t xml:space="preserve"> </w:t>
      </w:r>
      <w:r>
        <w:rPr>
          <w:rFonts w:hint="eastAsia"/>
          <w:rtl/>
        </w:rPr>
        <w:t>מתשב</w:t>
      </w:r>
      <w:r>
        <w:rPr>
          <w:rtl/>
        </w:rPr>
        <w:t>"</w:t>
      </w:r>
      <w:r>
        <w:rPr>
          <w:rFonts w:hint="eastAsia"/>
          <w:rtl/>
        </w:rPr>
        <w:t>ר</w:t>
      </w:r>
      <w:r w:rsidR="00FF6E1E">
        <w:rPr>
          <w:noProof/>
          <w:rtl/>
        </w:rPr>
        <w:t xml:space="preserve"> |  </w:t>
      </w:r>
      <w:r>
        <w:rPr>
          <w:rFonts w:hint="eastAsia"/>
          <w:noProof/>
          <w:rtl/>
        </w:rPr>
        <w:t>אבל</w:t>
      </w:r>
      <w:r w:rsidR="00FF6E1E">
        <w:rPr>
          <w:noProof/>
          <w:rtl/>
        </w:rPr>
        <w:t xml:space="preserve"> |  </w:t>
      </w:r>
      <w:r>
        <w:rPr>
          <w:rFonts w:hint="eastAsia"/>
          <w:rtl/>
        </w:rPr>
        <w:t>שמן</w:t>
      </w:r>
    </w:p>
    <w:p w14:paraId="3B203D5D"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sidRPr="009C2A5E">
        <w:rPr>
          <w:rFonts w:hint="eastAsia"/>
          <w:rtl/>
        </w:rPr>
        <w:t>הדרן</w:t>
      </w:r>
      <w:r w:rsidRPr="009C2A5E">
        <w:rPr>
          <w:rtl/>
        </w:rPr>
        <w:t xml:space="preserve"> </w:t>
      </w:r>
      <w:r w:rsidRPr="009C2A5E">
        <w:rPr>
          <w:rFonts w:hint="eastAsia"/>
          <w:rtl/>
        </w:rPr>
        <w:t>עלך</w:t>
      </w:r>
      <w:r w:rsidRPr="009C2A5E">
        <w:rPr>
          <w:rtl/>
        </w:rPr>
        <w:t xml:space="preserve"> </w:t>
      </w:r>
      <w:r w:rsidRPr="009C2A5E">
        <w:rPr>
          <w:rFonts w:hint="eastAsia"/>
          <w:rtl/>
        </w:rPr>
        <w:t>פרק</w:t>
      </w:r>
      <w:r w:rsidRPr="009C2A5E">
        <w:rPr>
          <w:rtl/>
        </w:rPr>
        <w:t xml:space="preserve"> </w:t>
      </w:r>
      <w:r w:rsidRPr="009C2A5E">
        <w:rPr>
          <w:rFonts w:hint="eastAsia"/>
          <w:rtl/>
        </w:rPr>
        <w:t>אלו</w:t>
      </w:r>
      <w:r w:rsidRPr="009C2A5E">
        <w:rPr>
          <w:rtl/>
        </w:rPr>
        <w:t xml:space="preserve"> </w:t>
      </w:r>
      <w:r w:rsidRPr="009C2A5E">
        <w:rPr>
          <w:rFonts w:hint="eastAsia"/>
          <w:rtl/>
        </w:rPr>
        <w:t>דברים</w:t>
      </w:r>
    </w:p>
    <w:p w14:paraId="3BE0DD89" w14:textId="5FCFD1E1"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sidRPr="00FF6E1E">
        <w:rPr>
          <w:rFonts w:hint="eastAsia"/>
          <w:noProof/>
          <w:rtl/>
        </w:rPr>
        <w:t>ברכה</w:t>
      </w:r>
      <w:r w:rsidRPr="00FF6E1E">
        <w:rPr>
          <w:noProof/>
          <w:rtl/>
        </w:rPr>
        <w:t xml:space="preserve"> </w:t>
      </w:r>
      <w:r w:rsidRPr="00FF6E1E">
        <w:rPr>
          <w:rFonts w:hint="eastAsia"/>
          <w:noProof/>
          <w:rtl/>
        </w:rPr>
        <w:t>על</w:t>
      </w:r>
      <w:r w:rsidRPr="00FF6E1E">
        <w:rPr>
          <w:noProof/>
          <w:rtl/>
        </w:rPr>
        <w:t xml:space="preserve"> </w:t>
      </w:r>
      <w:r w:rsidRPr="00FF6E1E">
        <w:rPr>
          <w:rFonts w:hint="eastAsia"/>
          <w:noProof/>
          <w:rtl/>
        </w:rPr>
        <w:t>הנס</w:t>
      </w:r>
      <w:r w:rsidR="00FF6E1E" w:rsidRPr="00FF6E1E">
        <w:rPr>
          <w:noProof/>
          <w:rtl/>
        </w:rPr>
        <w:t xml:space="preserve"> |  </w:t>
      </w:r>
      <w:r w:rsidRPr="00FF6E1E">
        <w:rPr>
          <w:rFonts w:hint="eastAsia"/>
          <w:noProof/>
          <w:rtl/>
        </w:rPr>
        <w:t>ארבעה</w:t>
      </w:r>
      <w:r w:rsidRPr="00FF6E1E">
        <w:rPr>
          <w:noProof/>
          <w:rtl/>
        </w:rPr>
        <w:t xml:space="preserve"> </w:t>
      </w:r>
      <w:r w:rsidRPr="00FF6E1E">
        <w:rPr>
          <w:rFonts w:hint="eastAsia"/>
          <w:noProof/>
          <w:rtl/>
        </w:rPr>
        <w:t>צריכין</w:t>
      </w:r>
      <w:r w:rsidRPr="00FF6E1E">
        <w:rPr>
          <w:noProof/>
          <w:rtl/>
        </w:rPr>
        <w:t xml:space="preserve"> </w:t>
      </w:r>
      <w:r w:rsidRPr="00FF6E1E">
        <w:rPr>
          <w:rFonts w:hint="eastAsia"/>
          <w:noProof/>
          <w:rtl/>
        </w:rPr>
        <w:t>להודות</w:t>
      </w:r>
      <w:r w:rsidRPr="00FF6E1E">
        <w:rPr>
          <w:noProof/>
          <w:rtl/>
        </w:rPr>
        <w:t>,</w:t>
      </w:r>
      <w:r w:rsidR="00FF6E1E" w:rsidRPr="00FF6E1E">
        <w:rPr>
          <w:noProof/>
          <w:rtl/>
        </w:rPr>
        <w:t xml:space="preserve"> |  </w:t>
      </w:r>
      <w:r w:rsidRPr="00FF6E1E">
        <w:rPr>
          <w:rFonts w:hint="eastAsia"/>
          <w:noProof/>
          <w:rtl/>
        </w:rPr>
        <w:t>ג</w:t>
      </w:r>
      <w:r w:rsidRPr="00FF6E1E">
        <w:rPr>
          <w:noProof/>
          <w:rtl/>
        </w:rPr>
        <w:t xml:space="preserve">' </w:t>
      </w:r>
      <w:r w:rsidRPr="00FF6E1E">
        <w:rPr>
          <w:rFonts w:hint="eastAsia"/>
          <w:noProof/>
          <w:rtl/>
        </w:rPr>
        <w:t>המאריך</w:t>
      </w:r>
      <w:r w:rsidRPr="00FF6E1E">
        <w:rPr>
          <w:noProof/>
          <w:rtl/>
        </w:rPr>
        <w:t xml:space="preserve"> </w:t>
      </w:r>
      <w:r w:rsidRPr="00FF6E1E">
        <w:rPr>
          <w:rFonts w:hint="eastAsia"/>
          <w:noProof/>
          <w:rtl/>
        </w:rPr>
        <w:t>בהן</w:t>
      </w:r>
      <w:r w:rsidRPr="00FF6E1E">
        <w:rPr>
          <w:noProof/>
          <w:rtl/>
        </w:rPr>
        <w:t xml:space="preserve"> </w:t>
      </w:r>
      <w:r w:rsidRPr="00FF6E1E">
        <w:rPr>
          <w:rFonts w:hint="eastAsia"/>
          <w:noProof/>
          <w:rtl/>
        </w:rPr>
        <w:t>מאריכין</w:t>
      </w:r>
      <w:r w:rsidRPr="00FF6E1E">
        <w:rPr>
          <w:noProof/>
          <w:rtl/>
        </w:rPr>
        <w:t xml:space="preserve"> </w:t>
      </w:r>
      <w:r w:rsidRPr="00FF6E1E">
        <w:rPr>
          <w:rFonts w:hint="eastAsia"/>
          <w:noProof/>
          <w:rtl/>
        </w:rPr>
        <w:t>ימיו</w:t>
      </w:r>
      <w:r w:rsidRPr="00FF6E1E">
        <w:rPr>
          <w:noProof/>
          <w:rtl/>
        </w:rPr>
        <w:t xml:space="preserve"> </w:t>
      </w:r>
      <w:r w:rsidRPr="00FF6E1E">
        <w:rPr>
          <w:rFonts w:hint="eastAsia"/>
          <w:noProof/>
          <w:rtl/>
        </w:rPr>
        <w:t>ושנותיו</w:t>
      </w:r>
      <w:r w:rsidRPr="00FF6E1E">
        <w:rPr>
          <w:noProof/>
          <w:rtl/>
        </w:rPr>
        <w:t>,</w:t>
      </w:r>
      <w:r w:rsidR="00FF6E1E">
        <w:rPr>
          <w:noProof/>
          <w:rtl/>
        </w:rPr>
        <w:t xml:space="preserve"> |  </w:t>
      </w:r>
      <w:r>
        <w:rPr>
          <w:rFonts w:hint="eastAsia"/>
          <w:noProof/>
          <w:rtl/>
        </w:rPr>
        <w:t>תפלה</w:t>
      </w:r>
      <w:r w:rsidR="00FF6E1E">
        <w:rPr>
          <w:noProof/>
          <w:rtl/>
        </w:rPr>
        <w:t xml:space="preserve"> |  </w:t>
      </w:r>
      <w:r>
        <w:rPr>
          <w:rFonts w:hint="eastAsia"/>
          <w:rtl/>
        </w:rPr>
        <w:t>ג</w:t>
      </w:r>
      <w:r>
        <w:rPr>
          <w:rtl/>
        </w:rPr>
        <w:t xml:space="preserve">' </w:t>
      </w:r>
      <w:r>
        <w:rPr>
          <w:rFonts w:hint="eastAsia"/>
          <w:rtl/>
        </w:rPr>
        <w:t>מזכירין</w:t>
      </w:r>
      <w:r>
        <w:rPr>
          <w:rtl/>
        </w:rPr>
        <w:t xml:space="preserve"> </w:t>
      </w:r>
      <w:r>
        <w:rPr>
          <w:rFonts w:hint="eastAsia"/>
          <w:rtl/>
        </w:rPr>
        <w:t>עוונתיו</w:t>
      </w:r>
      <w:r>
        <w:rPr>
          <w:rtl/>
        </w:rPr>
        <w:t xml:space="preserve"> </w:t>
      </w:r>
      <w:r>
        <w:rPr>
          <w:rFonts w:hint="eastAsia"/>
          <w:rtl/>
        </w:rPr>
        <w:t>של</w:t>
      </w:r>
      <w:r>
        <w:rPr>
          <w:rtl/>
        </w:rPr>
        <w:t xml:space="preserve"> </w:t>
      </w:r>
      <w:r>
        <w:rPr>
          <w:rFonts w:hint="eastAsia"/>
          <w:rtl/>
        </w:rPr>
        <w:t>אדם</w:t>
      </w:r>
      <w:r w:rsidR="00FF6E1E">
        <w:rPr>
          <w:noProof/>
          <w:rtl/>
        </w:rPr>
        <w:t xml:space="preserve"> |  </w:t>
      </w:r>
      <w:r>
        <w:rPr>
          <w:rFonts w:hint="eastAsia"/>
          <w:rtl/>
        </w:rPr>
        <w:t>י</w:t>
      </w:r>
      <w:r>
        <w:rPr>
          <w:rtl/>
        </w:rPr>
        <w:t xml:space="preserve">' </w:t>
      </w:r>
      <w:r>
        <w:rPr>
          <w:rFonts w:hint="eastAsia"/>
          <w:rtl/>
        </w:rPr>
        <w:t>דברים</w:t>
      </w:r>
      <w:r>
        <w:rPr>
          <w:rtl/>
        </w:rPr>
        <w:t xml:space="preserve"> </w:t>
      </w:r>
      <w:r>
        <w:rPr>
          <w:rFonts w:hint="eastAsia"/>
          <w:rtl/>
        </w:rPr>
        <w:t>מביאין</w:t>
      </w:r>
      <w:r>
        <w:rPr>
          <w:rtl/>
        </w:rPr>
        <w:t xml:space="preserve"> </w:t>
      </w:r>
      <w:r>
        <w:rPr>
          <w:rFonts w:hint="eastAsia"/>
          <w:rtl/>
        </w:rPr>
        <w:t>לידי</w:t>
      </w:r>
      <w:r>
        <w:rPr>
          <w:rtl/>
        </w:rPr>
        <w:t xml:space="preserve"> </w:t>
      </w:r>
      <w:r>
        <w:rPr>
          <w:rFonts w:hint="eastAsia"/>
          <w:rtl/>
        </w:rPr>
        <w:t>תחתוניות</w:t>
      </w:r>
      <w:r>
        <w:rPr>
          <w:rtl/>
        </w:rPr>
        <w:t>,</w:t>
      </w:r>
      <w:r w:rsidR="00FF6E1E">
        <w:rPr>
          <w:noProof/>
          <w:rtl/>
        </w:rPr>
        <w:t xml:space="preserve"> |  </w:t>
      </w:r>
      <w:r>
        <w:rPr>
          <w:rFonts w:hint="eastAsia"/>
          <w:rtl/>
        </w:rPr>
        <w:t>ג</w:t>
      </w:r>
      <w:r>
        <w:rPr>
          <w:rtl/>
        </w:rPr>
        <w:t xml:space="preserve">' </w:t>
      </w:r>
      <w:r>
        <w:rPr>
          <w:rFonts w:hint="eastAsia"/>
          <w:rtl/>
        </w:rPr>
        <w:t>מקצרים</w:t>
      </w:r>
      <w:r>
        <w:rPr>
          <w:rtl/>
        </w:rPr>
        <w:t xml:space="preserve"> </w:t>
      </w:r>
      <w:r>
        <w:rPr>
          <w:rFonts w:hint="eastAsia"/>
          <w:rtl/>
        </w:rPr>
        <w:t>ימיו</w:t>
      </w:r>
      <w:r>
        <w:rPr>
          <w:rtl/>
        </w:rPr>
        <w:t xml:space="preserve"> </w:t>
      </w:r>
      <w:r>
        <w:rPr>
          <w:rFonts w:hint="eastAsia"/>
          <w:rtl/>
        </w:rPr>
        <w:t>ושנותיו</w:t>
      </w:r>
      <w:r>
        <w:rPr>
          <w:rtl/>
        </w:rPr>
        <w:t xml:space="preserve"> </w:t>
      </w:r>
      <w:r>
        <w:rPr>
          <w:rFonts w:hint="eastAsia"/>
          <w:rtl/>
        </w:rPr>
        <w:t>של</w:t>
      </w:r>
      <w:r>
        <w:rPr>
          <w:rtl/>
        </w:rPr>
        <w:t xml:space="preserve"> </w:t>
      </w:r>
      <w:r>
        <w:rPr>
          <w:rFonts w:hint="eastAsia"/>
          <w:rtl/>
        </w:rPr>
        <w:t>אדם</w:t>
      </w:r>
      <w:r>
        <w:rPr>
          <w:rtl/>
        </w:rPr>
        <w:t>,</w:t>
      </w:r>
      <w:r w:rsidR="00FF6E1E">
        <w:rPr>
          <w:noProof/>
          <w:rtl/>
        </w:rPr>
        <w:t xml:space="preserve"> |  </w:t>
      </w:r>
      <w:r>
        <w:rPr>
          <w:rFonts w:hint="eastAsia"/>
          <w:rtl/>
        </w:rPr>
        <w:t>ג</w:t>
      </w:r>
      <w:r>
        <w:rPr>
          <w:rtl/>
        </w:rPr>
        <w:t xml:space="preserve">' </w:t>
      </w:r>
      <w:r>
        <w:rPr>
          <w:rFonts w:hint="eastAsia"/>
          <w:rtl/>
        </w:rPr>
        <w:t>צריכים</w:t>
      </w:r>
      <w:r>
        <w:rPr>
          <w:rtl/>
        </w:rPr>
        <w:t xml:space="preserve"> </w:t>
      </w:r>
      <w:r>
        <w:rPr>
          <w:rFonts w:hint="eastAsia"/>
          <w:rtl/>
        </w:rPr>
        <w:t>רחמים</w:t>
      </w:r>
      <w:r w:rsidR="00FF6E1E">
        <w:rPr>
          <w:noProof/>
          <w:rtl/>
        </w:rPr>
        <w:t xml:space="preserve"> |  </w:t>
      </w:r>
      <w:r>
        <w:rPr>
          <w:rFonts w:hint="eastAsia"/>
          <w:rtl/>
        </w:rPr>
        <w:t>ג</w:t>
      </w:r>
      <w:r>
        <w:rPr>
          <w:rtl/>
        </w:rPr>
        <w:t xml:space="preserve">' </w:t>
      </w:r>
      <w:r>
        <w:rPr>
          <w:rFonts w:hint="eastAsia"/>
          <w:rtl/>
        </w:rPr>
        <w:t>מכריז</w:t>
      </w:r>
      <w:r>
        <w:rPr>
          <w:rtl/>
        </w:rPr>
        <w:t xml:space="preserve"> </w:t>
      </w:r>
      <w:r>
        <w:rPr>
          <w:rFonts w:hint="eastAsia"/>
          <w:rtl/>
        </w:rPr>
        <w:t>עליהם</w:t>
      </w:r>
      <w:r>
        <w:rPr>
          <w:rtl/>
        </w:rPr>
        <w:t xml:space="preserve"> </w:t>
      </w:r>
      <w:r>
        <w:rPr>
          <w:rFonts w:hint="eastAsia"/>
          <w:rtl/>
        </w:rPr>
        <w:t>הקב</w:t>
      </w:r>
      <w:r>
        <w:rPr>
          <w:rtl/>
        </w:rPr>
        <w:t>"</w:t>
      </w:r>
      <w:r>
        <w:rPr>
          <w:rFonts w:hint="eastAsia"/>
          <w:rtl/>
        </w:rPr>
        <w:t>ה</w:t>
      </w:r>
      <w:r>
        <w:rPr>
          <w:rtl/>
        </w:rPr>
        <w:t xml:space="preserve"> </w:t>
      </w:r>
      <w:r>
        <w:rPr>
          <w:rFonts w:hint="eastAsia"/>
          <w:rtl/>
        </w:rPr>
        <w:t>בעצמו</w:t>
      </w:r>
      <w:r w:rsidR="00FF6E1E">
        <w:rPr>
          <w:noProof/>
          <w:rtl/>
        </w:rPr>
        <w:t xml:space="preserve"> |  </w:t>
      </w:r>
      <w:r>
        <w:rPr>
          <w:rFonts w:hint="eastAsia"/>
          <w:noProof/>
          <w:rtl/>
        </w:rPr>
        <w:t>פרנס</w:t>
      </w:r>
      <w:r>
        <w:rPr>
          <w:noProof/>
          <w:rtl/>
        </w:rPr>
        <w:t xml:space="preserve"> </w:t>
      </w:r>
      <w:r>
        <w:rPr>
          <w:rFonts w:hint="eastAsia"/>
          <w:noProof/>
          <w:rtl/>
        </w:rPr>
        <w:t>על</w:t>
      </w:r>
      <w:r>
        <w:rPr>
          <w:noProof/>
          <w:rtl/>
        </w:rPr>
        <w:t xml:space="preserve"> </w:t>
      </w:r>
      <w:r>
        <w:rPr>
          <w:rFonts w:hint="eastAsia"/>
          <w:noProof/>
          <w:rtl/>
        </w:rPr>
        <w:t>הצבור</w:t>
      </w:r>
      <w:r w:rsidR="00FF6E1E">
        <w:rPr>
          <w:noProof/>
          <w:rtl/>
        </w:rPr>
        <w:t xml:space="preserve"> |  </w:t>
      </w:r>
      <w:r>
        <w:rPr>
          <w:rFonts w:hint="eastAsia"/>
          <w:noProof/>
          <w:rtl/>
        </w:rPr>
        <w:t>חלום</w:t>
      </w:r>
      <w:r>
        <w:rPr>
          <w:noProof/>
          <w:rtl/>
        </w:rPr>
        <w:t xml:space="preserve"> </w:t>
      </w:r>
      <w:r>
        <w:rPr>
          <w:rFonts w:hint="eastAsia"/>
          <w:noProof/>
          <w:rtl/>
        </w:rPr>
        <w:t>רע</w:t>
      </w:r>
      <w:r w:rsidR="00FF6E1E">
        <w:rPr>
          <w:noProof/>
          <w:rtl/>
        </w:rPr>
        <w:t xml:space="preserve"> |  </w:t>
      </w:r>
      <w:r>
        <w:rPr>
          <w:rFonts w:hint="eastAsia"/>
          <w:noProof/>
          <w:rtl/>
        </w:rPr>
        <w:t>חלום</w:t>
      </w:r>
      <w:r>
        <w:rPr>
          <w:noProof/>
          <w:rtl/>
        </w:rPr>
        <w:t xml:space="preserve"> </w:t>
      </w:r>
      <w:r>
        <w:rPr>
          <w:rFonts w:hint="eastAsia"/>
          <w:noProof/>
          <w:rtl/>
        </w:rPr>
        <w:t>כולו</w:t>
      </w:r>
      <w:r w:rsidR="00FF6E1E">
        <w:rPr>
          <w:noProof/>
          <w:rtl/>
        </w:rPr>
        <w:t xml:space="preserve"> |  </w:t>
      </w:r>
      <w:r>
        <w:rPr>
          <w:rFonts w:hint="eastAsia"/>
          <w:noProof/>
          <w:rtl/>
        </w:rPr>
        <w:t>לאדם</w:t>
      </w:r>
      <w:r>
        <w:rPr>
          <w:noProof/>
          <w:rtl/>
        </w:rPr>
        <w:t xml:space="preserve"> </w:t>
      </w:r>
      <w:r>
        <w:rPr>
          <w:rFonts w:hint="eastAsia"/>
          <w:noProof/>
          <w:rtl/>
        </w:rPr>
        <w:t>טוב</w:t>
      </w:r>
      <w:r>
        <w:rPr>
          <w:noProof/>
          <w:rtl/>
        </w:rPr>
        <w:t xml:space="preserve"> </w:t>
      </w:r>
      <w:r>
        <w:rPr>
          <w:rFonts w:hint="eastAsia"/>
          <w:noProof/>
          <w:rtl/>
        </w:rPr>
        <w:t>אין</w:t>
      </w:r>
      <w:r>
        <w:rPr>
          <w:noProof/>
          <w:rtl/>
        </w:rPr>
        <w:t xml:space="preserve"> </w:t>
      </w:r>
      <w:r>
        <w:rPr>
          <w:rFonts w:hint="eastAsia"/>
          <w:noProof/>
          <w:rtl/>
        </w:rPr>
        <w:t>מראין</w:t>
      </w:r>
      <w:r>
        <w:rPr>
          <w:noProof/>
          <w:rtl/>
        </w:rPr>
        <w:t xml:space="preserve"> </w:t>
      </w:r>
      <w:r>
        <w:rPr>
          <w:rFonts w:hint="eastAsia"/>
          <w:noProof/>
          <w:rtl/>
        </w:rPr>
        <w:t>טוב</w:t>
      </w:r>
      <w:r w:rsidR="00FF6E1E">
        <w:rPr>
          <w:noProof/>
          <w:rtl/>
        </w:rPr>
        <w:t xml:space="preserve"> |  </w:t>
      </w:r>
      <w:r>
        <w:rPr>
          <w:rFonts w:hint="eastAsia"/>
          <w:noProof/>
          <w:rtl/>
        </w:rPr>
        <w:t>רואה</w:t>
      </w:r>
      <w:r>
        <w:rPr>
          <w:noProof/>
          <w:rtl/>
        </w:rPr>
        <w:t xml:space="preserve"> </w:t>
      </w:r>
      <w:r>
        <w:rPr>
          <w:rFonts w:hint="eastAsia"/>
          <w:noProof/>
          <w:rtl/>
        </w:rPr>
        <w:t>חלום</w:t>
      </w:r>
      <w:r>
        <w:rPr>
          <w:noProof/>
          <w:rtl/>
        </w:rPr>
        <w:t xml:space="preserve"> </w:t>
      </w:r>
      <w:r>
        <w:rPr>
          <w:rFonts w:hint="eastAsia"/>
          <w:noProof/>
          <w:rtl/>
        </w:rPr>
        <w:t>ונפשו</w:t>
      </w:r>
      <w:r>
        <w:rPr>
          <w:noProof/>
          <w:rtl/>
        </w:rPr>
        <w:t xml:space="preserve"> </w:t>
      </w:r>
      <w:r>
        <w:rPr>
          <w:rFonts w:hint="eastAsia"/>
          <w:noProof/>
          <w:rtl/>
        </w:rPr>
        <w:t>עגומה</w:t>
      </w:r>
      <w:r>
        <w:rPr>
          <w:noProof/>
          <w:rtl/>
        </w:rPr>
        <w:t>,</w:t>
      </w:r>
      <w:r w:rsidR="00FF6E1E">
        <w:rPr>
          <w:noProof/>
          <w:rtl/>
        </w:rPr>
        <w:t xml:space="preserve"> |  </w:t>
      </w:r>
      <w:r>
        <w:rPr>
          <w:rFonts w:hint="eastAsia"/>
          <w:rtl/>
        </w:rPr>
        <w:t>החושש</w:t>
      </w:r>
      <w:r>
        <w:rPr>
          <w:rtl/>
        </w:rPr>
        <w:t xml:space="preserve"> </w:t>
      </w:r>
      <w:r>
        <w:rPr>
          <w:rFonts w:hint="eastAsia"/>
          <w:rtl/>
        </w:rPr>
        <w:t>מעין</w:t>
      </w:r>
      <w:r>
        <w:rPr>
          <w:rtl/>
        </w:rPr>
        <w:t xml:space="preserve"> </w:t>
      </w:r>
      <w:r>
        <w:rPr>
          <w:rFonts w:hint="eastAsia"/>
          <w:rtl/>
        </w:rPr>
        <w:t>הרע</w:t>
      </w:r>
      <w:r>
        <w:rPr>
          <w:rtl/>
        </w:rPr>
        <w:t>,</w:t>
      </w:r>
      <w:r w:rsidR="00FF6E1E">
        <w:rPr>
          <w:noProof/>
          <w:rtl/>
        </w:rPr>
        <w:t xml:space="preserve"> |  </w:t>
      </w:r>
      <w:r>
        <w:rPr>
          <w:rFonts w:hint="eastAsia"/>
          <w:noProof/>
          <w:rtl/>
        </w:rPr>
        <w:t>נחלש</w:t>
      </w:r>
      <w:r>
        <w:rPr>
          <w:noProof/>
          <w:rtl/>
        </w:rPr>
        <w:t>,</w:t>
      </w:r>
      <w:r w:rsidR="00FF6E1E">
        <w:rPr>
          <w:noProof/>
          <w:rtl/>
        </w:rPr>
        <w:t xml:space="preserve"> |  </w:t>
      </w:r>
      <w:r>
        <w:rPr>
          <w:rFonts w:hint="eastAsia"/>
          <w:noProof/>
          <w:rtl/>
        </w:rPr>
        <w:t>חלום</w:t>
      </w:r>
      <w:r>
        <w:rPr>
          <w:noProof/>
          <w:rtl/>
        </w:rPr>
        <w:t xml:space="preserve"> </w:t>
      </w:r>
      <w:r>
        <w:rPr>
          <w:rFonts w:hint="eastAsia"/>
          <w:noProof/>
          <w:rtl/>
        </w:rPr>
        <w:t>רע</w:t>
      </w:r>
      <w:r w:rsidR="00FF6E1E">
        <w:rPr>
          <w:noProof/>
          <w:rtl/>
        </w:rPr>
        <w:t xml:space="preserve"> |  </w:t>
      </w:r>
      <w:r>
        <w:rPr>
          <w:rFonts w:hint="eastAsia"/>
          <w:noProof/>
          <w:rtl/>
        </w:rPr>
        <w:t>חלום</w:t>
      </w:r>
      <w:r>
        <w:rPr>
          <w:noProof/>
          <w:rtl/>
        </w:rPr>
        <w:t xml:space="preserve"> </w:t>
      </w:r>
      <w:r>
        <w:rPr>
          <w:rFonts w:hint="eastAsia"/>
          <w:noProof/>
          <w:rtl/>
        </w:rPr>
        <w:t>טוב</w:t>
      </w:r>
      <w:r w:rsidR="00FF6E1E">
        <w:rPr>
          <w:noProof/>
          <w:rtl/>
        </w:rPr>
        <w:t xml:space="preserve"> |  </w:t>
      </w:r>
      <w:r>
        <w:rPr>
          <w:rFonts w:hint="eastAsia"/>
          <w:noProof/>
          <w:rtl/>
        </w:rPr>
        <w:t>השכים</w:t>
      </w:r>
      <w:r w:rsidR="00FF6E1E">
        <w:rPr>
          <w:noProof/>
          <w:rtl/>
        </w:rPr>
        <w:t xml:space="preserve"> |  </w:t>
      </w:r>
      <w:r>
        <w:rPr>
          <w:rFonts w:hint="eastAsia"/>
          <w:noProof/>
          <w:rtl/>
        </w:rPr>
        <w:t>ג</w:t>
      </w:r>
      <w:r>
        <w:rPr>
          <w:noProof/>
          <w:rtl/>
        </w:rPr>
        <w:t xml:space="preserve">' </w:t>
      </w:r>
      <w:r>
        <w:rPr>
          <w:rFonts w:hint="eastAsia"/>
          <w:noProof/>
          <w:rtl/>
        </w:rPr>
        <w:t>חלומות</w:t>
      </w:r>
      <w:r>
        <w:rPr>
          <w:noProof/>
          <w:rtl/>
        </w:rPr>
        <w:t xml:space="preserve"> </w:t>
      </w:r>
      <w:r>
        <w:rPr>
          <w:rFonts w:hint="eastAsia"/>
          <w:noProof/>
          <w:rtl/>
        </w:rPr>
        <w:t>מתקיימי</w:t>
      </w:r>
      <w:r w:rsidR="00FF6E1E">
        <w:rPr>
          <w:noProof/>
          <w:rtl/>
        </w:rPr>
        <w:t xml:space="preserve"> |  </w:t>
      </w:r>
      <w:r w:rsidRPr="009C2A5E">
        <w:rPr>
          <w:rFonts w:cs="BA Vilna Regular" w:hint="eastAsia"/>
          <w:rtl/>
        </w:rPr>
        <w:t>לאביי</w:t>
      </w:r>
      <w:r>
        <w:rPr>
          <w:rtl/>
        </w:rPr>
        <w:t xml:space="preserve"> </w:t>
      </w:r>
      <w:r>
        <w:rPr>
          <w:rFonts w:hint="eastAsia"/>
          <w:rtl/>
        </w:rPr>
        <w:t>שילם</w:t>
      </w:r>
      <w:r>
        <w:rPr>
          <w:rtl/>
        </w:rPr>
        <w:t xml:space="preserve"> </w:t>
      </w:r>
      <w:r>
        <w:rPr>
          <w:rFonts w:hint="eastAsia"/>
          <w:rtl/>
        </w:rPr>
        <w:t>זוז</w:t>
      </w:r>
      <w:r>
        <w:rPr>
          <w:rtl/>
        </w:rPr>
        <w:t xml:space="preserve"> </w:t>
      </w:r>
      <w:r>
        <w:rPr>
          <w:rFonts w:hint="eastAsia"/>
          <w:rtl/>
        </w:rPr>
        <w:t>ופתר</w:t>
      </w:r>
      <w:r>
        <w:rPr>
          <w:rtl/>
        </w:rPr>
        <w:t xml:space="preserve"> </w:t>
      </w:r>
      <w:r>
        <w:rPr>
          <w:rFonts w:hint="eastAsia"/>
          <w:rtl/>
        </w:rPr>
        <w:t>לו</w:t>
      </w:r>
      <w:r>
        <w:rPr>
          <w:rtl/>
        </w:rPr>
        <w:t xml:space="preserve"> </w:t>
      </w:r>
      <w:r>
        <w:rPr>
          <w:rFonts w:hint="eastAsia"/>
          <w:rtl/>
        </w:rPr>
        <w:t>שירויח</w:t>
      </w:r>
      <w:r>
        <w:rPr>
          <w:rtl/>
        </w:rPr>
        <w:t xml:space="preserve">, </w:t>
      </w:r>
      <w:r w:rsidRPr="009C2A5E">
        <w:rPr>
          <w:rFonts w:cs="BA Vilna Regular" w:hint="eastAsia"/>
          <w:rtl/>
        </w:rPr>
        <w:t>רבא</w:t>
      </w:r>
      <w:r>
        <w:rPr>
          <w:rtl/>
        </w:rPr>
        <w:t xml:space="preserve"> </w:t>
      </w:r>
      <w:r>
        <w:rPr>
          <w:rFonts w:hint="eastAsia"/>
          <w:rtl/>
        </w:rPr>
        <w:t>לא</w:t>
      </w:r>
      <w:r>
        <w:rPr>
          <w:rtl/>
        </w:rPr>
        <w:t xml:space="preserve"> </w:t>
      </w:r>
      <w:r>
        <w:rPr>
          <w:rFonts w:hint="eastAsia"/>
          <w:rtl/>
        </w:rPr>
        <w:t>שילם</w:t>
      </w:r>
      <w:r>
        <w:rPr>
          <w:rtl/>
        </w:rPr>
        <w:t xml:space="preserve"> </w:t>
      </w:r>
      <w:r>
        <w:rPr>
          <w:rFonts w:hint="eastAsia"/>
          <w:rtl/>
        </w:rPr>
        <w:t>ופתר</w:t>
      </w:r>
      <w:r>
        <w:rPr>
          <w:rtl/>
        </w:rPr>
        <w:t xml:space="preserve"> </w:t>
      </w:r>
      <w:r>
        <w:rPr>
          <w:rFonts w:hint="eastAsia"/>
          <w:rtl/>
        </w:rPr>
        <w:t>לו</w:t>
      </w:r>
      <w:r>
        <w:rPr>
          <w:rtl/>
        </w:rPr>
        <w:t xml:space="preserve"> </w:t>
      </w:r>
      <w:r>
        <w:rPr>
          <w:rFonts w:hint="eastAsia"/>
          <w:rtl/>
        </w:rPr>
        <w:t>שיפסיד</w:t>
      </w:r>
      <w:r>
        <w:rPr>
          <w:rtl/>
        </w:rPr>
        <w:t>,</w:t>
      </w:r>
      <w:r w:rsidR="00FF6E1E">
        <w:rPr>
          <w:noProof/>
          <w:rtl/>
        </w:rPr>
        <w:t xml:space="preserve"> |  </w:t>
      </w:r>
      <w:r>
        <w:rPr>
          <w:rFonts w:hint="eastAsia"/>
          <w:noProof/>
          <w:rtl/>
        </w:rPr>
        <w:t>חזרת</w:t>
      </w:r>
      <w:r>
        <w:rPr>
          <w:noProof/>
          <w:rtl/>
        </w:rPr>
        <w:t xml:space="preserve"> </w:t>
      </w:r>
      <w:r>
        <w:rPr>
          <w:rFonts w:hint="eastAsia"/>
          <w:noProof/>
          <w:rtl/>
        </w:rPr>
        <w:t>ע</w:t>
      </w:r>
      <w:r>
        <w:rPr>
          <w:noProof/>
          <w:rtl/>
        </w:rPr>
        <w:t>"</w:t>
      </w:r>
      <w:r>
        <w:rPr>
          <w:rFonts w:hint="eastAsia"/>
          <w:noProof/>
          <w:rtl/>
        </w:rPr>
        <w:t>פ</w:t>
      </w:r>
      <w:r>
        <w:rPr>
          <w:noProof/>
          <w:rtl/>
        </w:rPr>
        <w:t xml:space="preserve"> </w:t>
      </w:r>
      <w:r>
        <w:rPr>
          <w:rFonts w:hint="eastAsia"/>
          <w:noProof/>
          <w:rtl/>
        </w:rPr>
        <w:t>חבית</w:t>
      </w:r>
      <w:r w:rsidR="00FF6E1E">
        <w:rPr>
          <w:noProof/>
          <w:rtl/>
        </w:rPr>
        <w:t xml:space="preserve"> |  </w:t>
      </w:r>
      <w:r>
        <w:rPr>
          <w:rFonts w:hint="eastAsia"/>
          <w:noProof/>
          <w:rtl/>
        </w:rPr>
        <w:t>בשר</w:t>
      </w:r>
      <w:r>
        <w:rPr>
          <w:noProof/>
          <w:rtl/>
        </w:rPr>
        <w:t xml:space="preserve"> </w:t>
      </w:r>
      <w:r>
        <w:rPr>
          <w:rFonts w:hint="eastAsia"/>
          <w:noProof/>
          <w:rtl/>
        </w:rPr>
        <w:t>ע</w:t>
      </w:r>
      <w:r>
        <w:rPr>
          <w:noProof/>
          <w:rtl/>
        </w:rPr>
        <w:t>"</w:t>
      </w:r>
      <w:r>
        <w:rPr>
          <w:rFonts w:hint="eastAsia"/>
          <w:noProof/>
          <w:rtl/>
        </w:rPr>
        <w:t>פ</w:t>
      </w:r>
      <w:r>
        <w:rPr>
          <w:noProof/>
          <w:rtl/>
        </w:rPr>
        <w:t xml:space="preserve"> </w:t>
      </w:r>
      <w:r>
        <w:rPr>
          <w:rFonts w:hint="eastAsia"/>
          <w:noProof/>
          <w:rtl/>
        </w:rPr>
        <w:t>חבית</w:t>
      </w:r>
      <w:r w:rsidR="00FF6E1E">
        <w:rPr>
          <w:noProof/>
          <w:rtl/>
        </w:rPr>
        <w:t xml:space="preserve"> |  </w:t>
      </w:r>
      <w:r>
        <w:rPr>
          <w:rFonts w:hint="eastAsia"/>
          <w:noProof/>
          <w:rtl/>
        </w:rPr>
        <w:t>חבית</w:t>
      </w:r>
      <w:r>
        <w:rPr>
          <w:noProof/>
          <w:rtl/>
        </w:rPr>
        <w:t xml:space="preserve"> </w:t>
      </w:r>
      <w:r>
        <w:rPr>
          <w:rFonts w:hint="eastAsia"/>
          <w:noProof/>
          <w:rtl/>
        </w:rPr>
        <w:t>ע</w:t>
      </w:r>
      <w:r>
        <w:rPr>
          <w:noProof/>
          <w:rtl/>
        </w:rPr>
        <w:t>"</w:t>
      </w:r>
      <w:r>
        <w:rPr>
          <w:rFonts w:hint="eastAsia"/>
          <w:noProof/>
          <w:rtl/>
        </w:rPr>
        <w:t>ג</w:t>
      </w:r>
      <w:r>
        <w:rPr>
          <w:noProof/>
          <w:rtl/>
        </w:rPr>
        <w:t xml:space="preserve"> </w:t>
      </w:r>
      <w:r>
        <w:rPr>
          <w:rFonts w:hint="eastAsia"/>
          <w:noProof/>
          <w:rtl/>
        </w:rPr>
        <w:t>תלי</w:t>
      </w:r>
      <w:r>
        <w:rPr>
          <w:noProof/>
          <w:rtl/>
        </w:rPr>
        <w:t xml:space="preserve"> </w:t>
      </w:r>
      <w:r>
        <w:rPr>
          <w:rFonts w:hint="eastAsia"/>
          <w:noProof/>
          <w:rtl/>
        </w:rPr>
        <w:t>בדקל</w:t>
      </w:r>
      <w:r w:rsidR="00FF6E1E">
        <w:rPr>
          <w:noProof/>
          <w:rtl/>
        </w:rPr>
        <w:t xml:space="preserve"> |  </w:t>
      </w:r>
      <w:r>
        <w:rPr>
          <w:rFonts w:hint="eastAsia"/>
          <w:noProof/>
          <w:rtl/>
        </w:rPr>
        <w:t>רימון</w:t>
      </w:r>
      <w:r>
        <w:rPr>
          <w:noProof/>
          <w:rtl/>
        </w:rPr>
        <w:t xml:space="preserve"> </w:t>
      </w:r>
      <w:r>
        <w:rPr>
          <w:rFonts w:hint="eastAsia"/>
          <w:noProof/>
          <w:rtl/>
        </w:rPr>
        <w:t>הצומח</w:t>
      </w:r>
      <w:r>
        <w:rPr>
          <w:noProof/>
          <w:rtl/>
        </w:rPr>
        <w:t xml:space="preserve"> </w:t>
      </w:r>
      <w:r>
        <w:rPr>
          <w:rFonts w:hint="eastAsia"/>
          <w:noProof/>
          <w:rtl/>
        </w:rPr>
        <w:t>ע</w:t>
      </w:r>
      <w:r>
        <w:rPr>
          <w:noProof/>
          <w:rtl/>
        </w:rPr>
        <w:t>"</w:t>
      </w:r>
      <w:r>
        <w:rPr>
          <w:rFonts w:hint="eastAsia"/>
          <w:noProof/>
          <w:rtl/>
        </w:rPr>
        <w:t>פ</w:t>
      </w:r>
      <w:r>
        <w:rPr>
          <w:noProof/>
          <w:rtl/>
        </w:rPr>
        <w:t xml:space="preserve"> </w:t>
      </w:r>
      <w:r>
        <w:rPr>
          <w:rFonts w:hint="eastAsia"/>
          <w:noProof/>
          <w:rtl/>
        </w:rPr>
        <w:t>חבית</w:t>
      </w:r>
      <w:r w:rsidR="00FF6E1E">
        <w:rPr>
          <w:noProof/>
          <w:rtl/>
        </w:rPr>
        <w:t xml:space="preserve"> |  </w:t>
      </w:r>
      <w:r>
        <w:rPr>
          <w:rFonts w:hint="eastAsia"/>
          <w:noProof/>
          <w:rtl/>
        </w:rPr>
        <w:t>חבית</w:t>
      </w:r>
      <w:r>
        <w:rPr>
          <w:noProof/>
          <w:rtl/>
        </w:rPr>
        <w:t xml:space="preserve"> </w:t>
      </w:r>
      <w:r>
        <w:rPr>
          <w:rFonts w:hint="eastAsia"/>
          <w:noProof/>
          <w:rtl/>
        </w:rPr>
        <w:t>שנפלו</w:t>
      </w:r>
      <w:r>
        <w:rPr>
          <w:noProof/>
          <w:rtl/>
        </w:rPr>
        <w:t xml:space="preserve"> </w:t>
      </w:r>
      <w:r>
        <w:rPr>
          <w:rFonts w:hint="eastAsia"/>
          <w:noProof/>
          <w:rtl/>
        </w:rPr>
        <w:t>לבור</w:t>
      </w:r>
      <w:r w:rsidR="00FF6E1E">
        <w:rPr>
          <w:noProof/>
          <w:rtl/>
        </w:rPr>
        <w:t xml:space="preserve"> |  </w:t>
      </w:r>
      <w:r>
        <w:rPr>
          <w:rFonts w:hint="eastAsia"/>
          <w:noProof/>
          <w:rtl/>
        </w:rPr>
        <w:t>בר</w:t>
      </w:r>
      <w:r>
        <w:rPr>
          <w:noProof/>
          <w:rtl/>
        </w:rPr>
        <w:t xml:space="preserve"> </w:t>
      </w:r>
      <w:r>
        <w:rPr>
          <w:rFonts w:hint="eastAsia"/>
          <w:noProof/>
          <w:rtl/>
        </w:rPr>
        <w:t>יין</w:t>
      </w:r>
      <w:r>
        <w:rPr>
          <w:noProof/>
          <w:rtl/>
        </w:rPr>
        <w:t xml:space="preserve"> </w:t>
      </w:r>
      <w:r>
        <w:rPr>
          <w:rFonts w:hint="eastAsia"/>
          <w:noProof/>
          <w:rtl/>
        </w:rPr>
        <w:t>למראשותיו</w:t>
      </w:r>
      <w:r w:rsidR="00FF6E1E">
        <w:rPr>
          <w:noProof/>
          <w:rtl/>
        </w:rPr>
        <w:t xml:space="preserve"> |  </w:t>
      </w:r>
      <w:r>
        <w:rPr>
          <w:rFonts w:hint="eastAsia"/>
          <w:noProof/>
          <w:rtl/>
        </w:rPr>
        <w:t>דלת</w:t>
      </w:r>
      <w:r>
        <w:rPr>
          <w:noProof/>
          <w:rtl/>
        </w:rPr>
        <w:t xml:space="preserve"> </w:t>
      </w:r>
      <w:r>
        <w:rPr>
          <w:rFonts w:hint="eastAsia"/>
          <w:noProof/>
          <w:rtl/>
        </w:rPr>
        <w:t>ביתו</w:t>
      </w:r>
      <w:r>
        <w:rPr>
          <w:noProof/>
          <w:rtl/>
        </w:rPr>
        <w:t xml:space="preserve"> </w:t>
      </w:r>
      <w:r>
        <w:rPr>
          <w:rFonts w:hint="eastAsia"/>
          <w:noProof/>
          <w:rtl/>
        </w:rPr>
        <w:t>החיצונה</w:t>
      </w:r>
      <w:r w:rsidR="00FF6E1E">
        <w:rPr>
          <w:noProof/>
          <w:rtl/>
        </w:rPr>
        <w:t xml:space="preserve"> |  </w:t>
      </w:r>
      <w:r>
        <w:rPr>
          <w:rFonts w:hint="eastAsia"/>
          <w:noProof/>
          <w:rtl/>
        </w:rPr>
        <w:t>שיניים</w:t>
      </w:r>
      <w:r>
        <w:rPr>
          <w:noProof/>
          <w:rtl/>
        </w:rPr>
        <w:t xml:space="preserve"> </w:t>
      </w:r>
      <w:r>
        <w:rPr>
          <w:rFonts w:hint="eastAsia"/>
          <w:noProof/>
          <w:rtl/>
        </w:rPr>
        <w:t>חותכות</w:t>
      </w:r>
      <w:r>
        <w:rPr>
          <w:noProof/>
          <w:rtl/>
        </w:rPr>
        <w:t xml:space="preserve"> </w:t>
      </w:r>
      <w:r>
        <w:rPr>
          <w:rFonts w:hint="eastAsia"/>
          <w:noProof/>
          <w:rtl/>
        </w:rPr>
        <w:t>וטוחנות</w:t>
      </w:r>
      <w:r w:rsidR="00FF6E1E">
        <w:rPr>
          <w:noProof/>
          <w:rtl/>
        </w:rPr>
        <w:t xml:space="preserve"> |  </w:t>
      </w:r>
      <w:r>
        <w:rPr>
          <w:rFonts w:hint="eastAsia"/>
          <w:noProof/>
          <w:rtl/>
        </w:rPr>
        <w:t>ב</w:t>
      </w:r>
      <w:r>
        <w:rPr>
          <w:noProof/>
          <w:rtl/>
        </w:rPr>
        <w:t xml:space="preserve">' </w:t>
      </w:r>
      <w:r>
        <w:rPr>
          <w:rFonts w:hint="eastAsia"/>
          <w:noProof/>
          <w:rtl/>
        </w:rPr>
        <w:t>יונים</w:t>
      </w:r>
      <w:r>
        <w:rPr>
          <w:noProof/>
          <w:rtl/>
        </w:rPr>
        <w:t xml:space="preserve"> </w:t>
      </w:r>
      <w:r>
        <w:rPr>
          <w:rFonts w:hint="eastAsia"/>
          <w:noProof/>
          <w:rtl/>
        </w:rPr>
        <w:t>משגרן</w:t>
      </w:r>
      <w:r w:rsidR="00FF6E1E">
        <w:rPr>
          <w:noProof/>
          <w:rtl/>
        </w:rPr>
        <w:t xml:space="preserve"> |  </w:t>
      </w:r>
      <w:r>
        <w:rPr>
          <w:rFonts w:hint="eastAsia"/>
          <w:noProof/>
          <w:rtl/>
        </w:rPr>
        <w:t>ב</w:t>
      </w:r>
      <w:r>
        <w:rPr>
          <w:noProof/>
          <w:rtl/>
        </w:rPr>
        <w:t xml:space="preserve">' </w:t>
      </w:r>
      <w:r>
        <w:rPr>
          <w:rFonts w:hint="eastAsia"/>
          <w:noProof/>
          <w:rtl/>
        </w:rPr>
        <w:t>ראשית</w:t>
      </w:r>
      <w:r>
        <w:rPr>
          <w:noProof/>
          <w:rtl/>
        </w:rPr>
        <w:t xml:space="preserve"> </w:t>
      </w:r>
      <w:r>
        <w:rPr>
          <w:rFonts w:hint="eastAsia"/>
          <w:noProof/>
          <w:rtl/>
        </w:rPr>
        <w:t>לפתות</w:t>
      </w:r>
      <w:r w:rsidR="00FF6E1E">
        <w:rPr>
          <w:noProof/>
          <w:rtl/>
        </w:rPr>
        <w:t xml:space="preserve"> |  </w:t>
      </w:r>
      <w:r>
        <w:rPr>
          <w:rFonts w:hint="eastAsia"/>
          <w:noProof/>
          <w:rtl/>
        </w:rPr>
        <w:t>ביתו</w:t>
      </w:r>
      <w:r>
        <w:rPr>
          <w:noProof/>
          <w:rtl/>
        </w:rPr>
        <w:t xml:space="preserve"> </w:t>
      </w:r>
      <w:r>
        <w:rPr>
          <w:rFonts w:hint="eastAsia"/>
          <w:noProof/>
          <w:rtl/>
        </w:rPr>
        <w:t>שנפל</w:t>
      </w:r>
      <w:r w:rsidR="00FF6E1E">
        <w:rPr>
          <w:noProof/>
          <w:rtl/>
        </w:rPr>
        <w:t xml:space="preserve"> |  </w:t>
      </w:r>
      <w:r>
        <w:rPr>
          <w:rFonts w:hint="eastAsia"/>
          <w:noProof/>
          <w:rtl/>
        </w:rPr>
        <w:t>טירת</w:t>
      </w:r>
    </w:p>
    <w:p w14:paraId="6AF48A48" w14:textId="1AD60AC5" w:rsidR="00B90B03" w:rsidRDefault="00B90B03" w:rsidP="00FF6E1E">
      <w:pPr>
        <w:pStyle w:val="TOC3"/>
        <w:ind w:left="-170"/>
        <w:rPr>
          <w:rFonts w:asciiTheme="minorHAnsi" w:eastAsiaTheme="minorEastAsia" w:hAnsiTheme="minorHAnsi" w:cstheme="minorBidi"/>
          <w:noProof/>
          <w:kern w:val="2"/>
          <w:sz w:val="24"/>
          <w:szCs w:val="24"/>
          <w:rtl/>
          <w14:ligatures w14:val="standardContextual"/>
        </w:rPr>
      </w:pPr>
      <w:r>
        <w:rPr>
          <w:rFonts w:hint="eastAsia"/>
          <w:noProof/>
          <w:rtl/>
        </w:rPr>
        <w:t>טירה</w:t>
      </w:r>
      <w:r>
        <w:rPr>
          <w:noProof/>
          <w:rtl/>
        </w:rPr>
        <w:t xml:space="preserve"> </w:t>
      </w:r>
      <w:r>
        <w:rPr>
          <w:rFonts w:hint="eastAsia"/>
          <w:noProof/>
          <w:rtl/>
        </w:rPr>
        <w:t>שלו</w:t>
      </w:r>
      <w:r>
        <w:rPr>
          <w:noProof/>
          <w:rtl/>
        </w:rPr>
        <w:t xml:space="preserve"> </w:t>
      </w:r>
      <w:r>
        <w:rPr>
          <w:rFonts w:hint="eastAsia"/>
          <w:noProof/>
          <w:rtl/>
        </w:rPr>
        <w:t>נפלה</w:t>
      </w:r>
      <w:r>
        <w:rPr>
          <w:noProof/>
          <w:rtl/>
        </w:rPr>
        <w:t>,</w:t>
      </w:r>
      <w:r w:rsidR="00FF6E1E">
        <w:rPr>
          <w:noProof/>
          <w:rtl/>
        </w:rPr>
        <w:t xml:space="preserve"> |  </w:t>
      </w:r>
      <w:r>
        <w:rPr>
          <w:rFonts w:hint="eastAsia"/>
          <w:noProof/>
          <w:rtl/>
        </w:rPr>
        <w:t>ראשו</w:t>
      </w:r>
      <w:r>
        <w:rPr>
          <w:noProof/>
          <w:rtl/>
        </w:rPr>
        <w:t xml:space="preserve"> </w:t>
      </w:r>
      <w:r>
        <w:rPr>
          <w:rFonts w:hint="eastAsia"/>
          <w:noProof/>
          <w:rtl/>
        </w:rPr>
        <w:t>נבקע</w:t>
      </w:r>
      <w:r>
        <w:rPr>
          <w:noProof/>
          <w:rtl/>
        </w:rPr>
        <w:t xml:space="preserve"> </w:t>
      </w:r>
      <w:r>
        <w:rPr>
          <w:rFonts w:hint="eastAsia"/>
          <w:noProof/>
          <w:rtl/>
        </w:rPr>
        <w:t>ונשר</w:t>
      </w:r>
      <w:r>
        <w:rPr>
          <w:noProof/>
          <w:rtl/>
        </w:rPr>
        <w:t xml:space="preserve"> </w:t>
      </w:r>
      <w:r>
        <w:rPr>
          <w:rFonts w:hint="eastAsia"/>
          <w:noProof/>
          <w:rtl/>
        </w:rPr>
        <w:t>מוחו</w:t>
      </w:r>
      <w:r>
        <w:rPr>
          <w:noProof/>
          <w:rtl/>
        </w:rPr>
        <w:t>-</w:t>
      </w:r>
      <w:r w:rsidR="00FF6E1E">
        <w:rPr>
          <w:noProof/>
          <w:rtl/>
        </w:rPr>
        <w:t xml:space="preserve"> |  </w:t>
      </w:r>
      <w:r>
        <w:rPr>
          <w:rFonts w:hint="eastAsia"/>
          <w:noProof/>
          <w:rtl/>
        </w:rPr>
        <w:t>הלל</w:t>
      </w:r>
      <w:r>
        <w:rPr>
          <w:noProof/>
          <w:rtl/>
        </w:rPr>
        <w:t xml:space="preserve"> </w:t>
      </w:r>
      <w:r>
        <w:rPr>
          <w:rFonts w:hint="eastAsia"/>
          <w:noProof/>
          <w:rtl/>
        </w:rPr>
        <w:t>המצרי</w:t>
      </w:r>
      <w:r w:rsidR="00FF6E1E">
        <w:rPr>
          <w:noProof/>
          <w:rtl/>
        </w:rPr>
        <w:t xml:space="preserve"> |  </w:t>
      </w:r>
      <w:r>
        <w:rPr>
          <w:rFonts w:hint="eastAsia"/>
          <w:noProof/>
          <w:rtl/>
        </w:rPr>
        <w:t>ב</w:t>
      </w:r>
      <w:r>
        <w:rPr>
          <w:noProof/>
          <w:rtl/>
        </w:rPr>
        <w:t xml:space="preserve">' </w:t>
      </w:r>
      <w:r>
        <w:rPr>
          <w:rFonts w:hint="eastAsia"/>
          <w:noProof/>
          <w:rtl/>
        </w:rPr>
        <w:t>לחיי</w:t>
      </w:r>
      <w:r>
        <w:rPr>
          <w:noProof/>
          <w:rtl/>
        </w:rPr>
        <w:t xml:space="preserve"> </w:t>
      </w:r>
      <w:r>
        <w:rPr>
          <w:rFonts w:hint="eastAsia"/>
          <w:noProof/>
          <w:rtl/>
        </w:rPr>
        <w:t>שנשרו</w:t>
      </w:r>
      <w:r w:rsidR="00FF6E1E">
        <w:rPr>
          <w:noProof/>
          <w:rtl/>
        </w:rPr>
        <w:t xml:space="preserve"> |  </w:t>
      </w:r>
      <w:r>
        <w:rPr>
          <w:rFonts w:hint="eastAsia"/>
          <w:noProof/>
          <w:rtl/>
        </w:rPr>
        <w:t>חוטמי</w:t>
      </w:r>
      <w:r>
        <w:rPr>
          <w:noProof/>
          <w:rtl/>
        </w:rPr>
        <w:t xml:space="preserve"> </w:t>
      </w:r>
      <w:r>
        <w:rPr>
          <w:rFonts w:hint="eastAsia"/>
          <w:noProof/>
          <w:rtl/>
        </w:rPr>
        <w:t>שנשר</w:t>
      </w:r>
      <w:r w:rsidR="00FF6E1E">
        <w:rPr>
          <w:noProof/>
          <w:rtl/>
        </w:rPr>
        <w:t xml:space="preserve"> |  </w:t>
      </w:r>
      <w:r>
        <w:rPr>
          <w:rFonts w:hint="eastAsia"/>
          <w:noProof/>
          <w:rtl/>
        </w:rPr>
        <w:t>ב</w:t>
      </w:r>
      <w:r>
        <w:rPr>
          <w:noProof/>
          <w:rtl/>
        </w:rPr>
        <w:t xml:space="preserve">' </w:t>
      </w:r>
      <w:r>
        <w:rPr>
          <w:rFonts w:hint="eastAsia"/>
          <w:noProof/>
          <w:rtl/>
        </w:rPr>
        <w:t>ידי</w:t>
      </w:r>
      <w:r>
        <w:rPr>
          <w:noProof/>
          <w:rtl/>
        </w:rPr>
        <w:t xml:space="preserve"> </w:t>
      </w:r>
      <w:r>
        <w:rPr>
          <w:rFonts w:hint="eastAsia"/>
          <w:noProof/>
          <w:rtl/>
        </w:rPr>
        <w:t>נחתכו</w:t>
      </w:r>
      <w:r w:rsidR="00FF6E1E">
        <w:rPr>
          <w:noProof/>
          <w:rtl/>
        </w:rPr>
        <w:t xml:space="preserve"> |  </w:t>
      </w:r>
      <w:r>
        <w:rPr>
          <w:rFonts w:hint="eastAsia"/>
          <w:noProof/>
          <w:rtl/>
        </w:rPr>
        <w:t>ב</w:t>
      </w:r>
      <w:r>
        <w:rPr>
          <w:noProof/>
          <w:rtl/>
        </w:rPr>
        <w:t xml:space="preserve">' </w:t>
      </w:r>
      <w:r>
        <w:rPr>
          <w:rFonts w:hint="eastAsia"/>
          <w:noProof/>
          <w:rtl/>
        </w:rPr>
        <w:t>רגלי</w:t>
      </w:r>
      <w:r>
        <w:rPr>
          <w:noProof/>
          <w:rtl/>
        </w:rPr>
        <w:t xml:space="preserve"> </w:t>
      </w:r>
      <w:r>
        <w:rPr>
          <w:rFonts w:hint="eastAsia"/>
          <w:noProof/>
          <w:rtl/>
        </w:rPr>
        <w:t>נקטעו</w:t>
      </w:r>
      <w:r w:rsidR="00FF6E1E">
        <w:rPr>
          <w:noProof/>
          <w:rtl/>
        </w:rPr>
        <w:t xml:space="preserve"> |  </w:t>
      </w:r>
      <w:r>
        <w:rPr>
          <w:rFonts w:hint="eastAsia"/>
          <w:noProof/>
          <w:rtl/>
        </w:rPr>
        <w:t>באדר</w:t>
      </w:r>
      <w:r>
        <w:rPr>
          <w:noProof/>
          <w:rtl/>
        </w:rPr>
        <w:t xml:space="preserve"> </w:t>
      </w:r>
      <w:r>
        <w:rPr>
          <w:rFonts w:hint="eastAsia"/>
          <w:noProof/>
          <w:rtl/>
        </w:rPr>
        <w:t>מתת</w:t>
      </w:r>
      <w:r>
        <w:rPr>
          <w:noProof/>
          <w:rtl/>
        </w:rPr>
        <w:t xml:space="preserve"> </w:t>
      </w:r>
      <w:r>
        <w:rPr>
          <w:rFonts w:hint="eastAsia"/>
          <w:noProof/>
          <w:rtl/>
        </w:rPr>
        <w:t>וניסן</w:t>
      </w:r>
      <w:r>
        <w:rPr>
          <w:noProof/>
          <w:rtl/>
        </w:rPr>
        <w:t xml:space="preserve"> </w:t>
      </w:r>
      <w:r>
        <w:rPr>
          <w:rFonts w:hint="eastAsia"/>
          <w:noProof/>
          <w:rtl/>
        </w:rPr>
        <w:t>לא</w:t>
      </w:r>
      <w:r>
        <w:rPr>
          <w:noProof/>
          <w:rtl/>
        </w:rPr>
        <w:t xml:space="preserve"> </w:t>
      </w:r>
      <w:r>
        <w:rPr>
          <w:rFonts w:hint="eastAsia"/>
          <w:noProof/>
          <w:rtl/>
        </w:rPr>
        <w:t>תראה</w:t>
      </w:r>
      <w:r w:rsidR="00FF6E1E">
        <w:rPr>
          <w:noProof/>
          <w:rtl/>
        </w:rPr>
        <w:t xml:space="preserve"> |  </w:t>
      </w:r>
      <w:r>
        <w:rPr>
          <w:rFonts w:hint="eastAsia"/>
          <w:noProof/>
          <w:rtl/>
        </w:rPr>
        <w:t>משקה</w:t>
      </w:r>
      <w:r>
        <w:rPr>
          <w:noProof/>
          <w:rtl/>
        </w:rPr>
        <w:t xml:space="preserve"> </w:t>
      </w:r>
      <w:r>
        <w:rPr>
          <w:rFonts w:hint="eastAsia"/>
          <w:noProof/>
          <w:rtl/>
        </w:rPr>
        <w:t>שמן</w:t>
      </w:r>
      <w:r>
        <w:rPr>
          <w:noProof/>
          <w:rtl/>
        </w:rPr>
        <w:t xml:space="preserve"> </w:t>
      </w:r>
      <w:r>
        <w:rPr>
          <w:rFonts w:hint="eastAsia"/>
          <w:noProof/>
          <w:rtl/>
        </w:rPr>
        <w:t>לזיתים</w:t>
      </w:r>
      <w:r w:rsidR="00FF6E1E">
        <w:rPr>
          <w:noProof/>
          <w:rtl/>
        </w:rPr>
        <w:t xml:space="preserve"> |  </w:t>
      </w:r>
      <w:r>
        <w:rPr>
          <w:rFonts w:hint="eastAsia"/>
          <w:noProof/>
          <w:rtl/>
        </w:rPr>
        <w:t>קטף</w:t>
      </w:r>
      <w:r>
        <w:rPr>
          <w:noProof/>
          <w:rtl/>
        </w:rPr>
        <w:t xml:space="preserve"> </w:t>
      </w:r>
      <w:r>
        <w:rPr>
          <w:rFonts w:hint="eastAsia"/>
          <w:noProof/>
          <w:rtl/>
        </w:rPr>
        <w:t>כוכב</w:t>
      </w:r>
      <w:r w:rsidR="00FF6E1E">
        <w:rPr>
          <w:noProof/>
          <w:rtl/>
        </w:rPr>
        <w:t xml:space="preserve"> |  </w:t>
      </w:r>
      <w:r>
        <w:rPr>
          <w:rFonts w:hint="eastAsia"/>
          <w:noProof/>
          <w:rtl/>
        </w:rPr>
        <w:t>בלע</w:t>
      </w:r>
      <w:r>
        <w:rPr>
          <w:noProof/>
          <w:rtl/>
        </w:rPr>
        <w:t xml:space="preserve"> </w:t>
      </w:r>
      <w:r>
        <w:rPr>
          <w:rFonts w:hint="eastAsia"/>
          <w:noProof/>
          <w:rtl/>
        </w:rPr>
        <w:t>כוכב</w:t>
      </w:r>
      <w:r w:rsidR="00FF6E1E">
        <w:rPr>
          <w:noProof/>
          <w:rtl/>
        </w:rPr>
        <w:t xml:space="preserve"> |  </w:t>
      </w:r>
      <w:r>
        <w:rPr>
          <w:rFonts w:hint="eastAsia"/>
          <w:noProof/>
          <w:rtl/>
        </w:rPr>
        <w:t>עיני</w:t>
      </w:r>
      <w:r>
        <w:rPr>
          <w:noProof/>
          <w:rtl/>
        </w:rPr>
        <w:t xml:space="preserve"> </w:t>
      </w:r>
      <w:r>
        <w:rPr>
          <w:rFonts w:hint="eastAsia"/>
          <w:noProof/>
          <w:rtl/>
        </w:rPr>
        <w:t>נישקו</w:t>
      </w:r>
      <w:r>
        <w:rPr>
          <w:noProof/>
          <w:rtl/>
        </w:rPr>
        <w:t xml:space="preserve"> </w:t>
      </w:r>
      <w:r>
        <w:rPr>
          <w:rFonts w:hint="eastAsia"/>
          <w:noProof/>
          <w:rtl/>
        </w:rPr>
        <w:t>אהדדי</w:t>
      </w:r>
      <w:r w:rsidR="00FF6E1E">
        <w:rPr>
          <w:noProof/>
          <w:rtl/>
        </w:rPr>
        <w:t xml:space="preserve"> |  </w:t>
      </w:r>
      <w:r>
        <w:rPr>
          <w:rFonts w:hint="eastAsia"/>
          <w:noProof/>
          <w:rtl/>
        </w:rPr>
        <w:t>נישק</w:t>
      </w:r>
      <w:r>
        <w:rPr>
          <w:noProof/>
          <w:rtl/>
        </w:rPr>
        <w:t xml:space="preserve"> </w:t>
      </w:r>
      <w:r>
        <w:rPr>
          <w:rFonts w:hint="eastAsia"/>
          <w:noProof/>
          <w:rtl/>
        </w:rPr>
        <w:t>ירח</w:t>
      </w:r>
      <w:r w:rsidR="00FF6E1E">
        <w:rPr>
          <w:noProof/>
          <w:rtl/>
        </w:rPr>
        <w:t xml:space="preserve"> |  </w:t>
      </w:r>
      <w:r>
        <w:rPr>
          <w:rFonts w:hint="eastAsia"/>
          <w:noProof/>
          <w:rtl/>
        </w:rPr>
        <w:t>דורך</w:t>
      </w:r>
      <w:r>
        <w:rPr>
          <w:noProof/>
          <w:rtl/>
        </w:rPr>
        <w:t xml:space="preserve"> </w:t>
      </w:r>
      <w:r>
        <w:rPr>
          <w:rFonts w:hint="eastAsia"/>
          <w:noProof/>
          <w:rtl/>
        </w:rPr>
        <w:t>בצל</w:t>
      </w:r>
      <w:r>
        <w:rPr>
          <w:noProof/>
          <w:rtl/>
        </w:rPr>
        <w:t xml:space="preserve"> </w:t>
      </w:r>
      <w:r>
        <w:rPr>
          <w:rFonts w:hint="eastAsia"/>
          <w:noProof/>
          <w:rtl/>
        </w:rPr>
        <w:t>הדס</w:t>
      </w:r>
      <w:r w:rsidR="00FF6E1E">
        <w:rPr>
          <w:noProof/>
          <w:rtl/>
        </w:rPr>
        <w:t xml:space="preserve"> |  </w:t>
      </w:r>
      <w:r>
        <w:rPr>
          <w:rFonts w:hint="eastAsia"/>
          <w:noProof/>
          <w:rtl/>
        </w:rPr>
        <w:t>צל</w:t>
      </w:r>
      <w:r>
        <w:rPr>
          <w:noProof/>
          <w:rtl/>
        </w:rPr>
        <w:t xml:space="preserve"> </w:t>
      </w:r>
      <w:r>
        <w:rPr>
          <w:rFonts w:hint="eastAsia"/>
          <w:noProof/>
          <w:rtl/>
        </w:rPr>
        <w:t>ואני</w:t>
      </w:r>
      <w:r>
        <w:rPr>
          <w:noProof/>
          <w:rtl/>
        </w:rPr>
        <w:t xml:space="preserve"> </w:t>
      </w:r>
      <w:r>
        <w:rPr>
          <w:rFonts w:hint="eastAsia"/>
          <w:noProof/>
          <w:rtl/>
        </w:rPr>
        <w:t>תחתיו</w:t>
      </w:r>
      <w:r w:rsidR="00FF6E1E">
        <w:rPr>
          <w:noProof/>
          <w:rtl/>
        </w:rPr>
        <w:t xml:space="preserve"> |  </w:t>
      </w:r>
      <w:r>
        <w:rPr>
          <w:rFonts w:hint="eastAsia"/>
          <w:noProof/>
          <w:rtl/>
        </w:rPr>
        <w:t>עורב</w:t>
      </w:r>
      <w:r>
        <w:rPr>
          <w:noProof/>
          <w:rtl/>
        </w:rPr>
        <w:t xml:space="preserve"> </w:t>
      </w:r>
      <w:r>
        <w:rPr>
          <w:rFonts w:hint="eastAsia"/>
          <w:noProof/>
          <w:rtl/>
        </w:rPr>
        <w:t>דהדר</w:t>
      </w:r>
      <w:r>
        <w:rPr>
          <w:noProof/>
          <w:rtl/>
        </w:rPr>
        <w:t xml:space="preserve"> </w:t>
      </w:r>
      <w:r>
        <w:rPr>
          <w:rFonts w:hint="eastAsia"/>
          <w:noProof/>
          <w:rtl/>
        </w:rPr>
        <w:t>למיטה</w:t>
      </w:r>
      <w:r w:rsidR="00FF6E1E">
        <w:rPr>
          <w:noProof/>
          <w:rtl/>
        </w:rPr>
        <w:t xml:space="preserve"> |  </w:t>
      </w:r>
      <w:r>
        <w:rPr>
          <w:rFonts w:hint="eastAsia"/>
          <w:noProof/>
          <w:rtl/>
        </w:rPr>
        <w:t>יוני</w:t>
      </w:r>
      <w:r>
        <w:rPr>
          <w:noProof/>
          <w:rtl/>
        </w:rPr>
        <w:t xml:space="preserve"> </w:t>
      </w:r>
      <w:r>
        <w:rPr>
          <w:rFonts w:hint="eastAsia"/>
          <w:noProof/>
          <w:rtl/>
        </w:rPr>
        <w:t>שבה</w:t>
      </w:r>
      <w:r>
        <w:rPr>
          <w:noProof/>
          <w:rtl/>
        </w:rPr>
        <w:t xml:space="preserve"> </w:t>
      </w:r>
      <w:r>
        <w:rPr>
          <w:rFonts w:hint="eastAsia"/>
          <w:noProof/>
          <w:rtl/>
        </w:rPr>
        <w:t>למיטה</w:t>
      </w:r>
      <w:r w:rsidR="00FF6E1E">
        <w:rPr>
          <w:noProof/>
          <w:rtl/>
        </w:rPr>
        <w:t xml:space="preserve"> |  </w:t>
      </w:r>
      <w:r>
        <w:rPr>
          <w:rFonts w:hint="eastAsia"/>
          <w:noProof/>
          <w:rtl/>
        </w:rPr>
        <w:t>אחז</w:t>
      </w:r>
      <w:r>
        <w:rPr>
          <w:noProof/>
          <w:rtl/>
        </w:rPr>
        <w:t xml:space="preserve"> </w:t>
      </w:r>
      <w:r>
        <w:rPr>
          <w:rFonts w:hint="eastAsia"/>
          <w:noProof/>
          <w:rtl/>
        </w:rPr>
        <w:t>ב</w:t>
      </w:r>
      <w:r>
        <w:rPr>
          <w:noProof/>
          <w:rtl/>
        </w:rPr>
        <w:t xml:space="preserve">' </w:t>
      </w:r>
      <w:r>
        <w:rPr>
          <w:rFonts w:hint="eastAsia"/>
          <w:noProof/>
          <w:rtl/>
        </w:rPr>
        <w:t>יונים</w:t>
      </w:r>
      <w:r>
        <w:rPr>
          <w:noProof/>
          <w:rtl/>
        </w:rPr>
        <w:t xml:space="preserve"> </w:t>
      </w:r>
      <w:r>
        <w:rPr>
          <w:rFonts w:hint="eastAsia"/>
          <w:noProof/>
          <w:rtl/>
        </w:rPr>
        <w:t>שפרחו</w:t>
      </w:r>
      <w:r w:rsidR="00FF6E1E">
        <w:rPr>
          <w:noProof/>
          <w:rtl/>
        </w:rPr>
        <w:t xml:space="preserve"> |  </w:t>
      </w:r>
      <w:r>
        <w:rPr>
          <w:rFonts w:hint="eastAsia"/>
          <w:noProof/>
          <w:rtl/>
        </w:rPr>
        <w:t>קילף</w:t>
      </w:r>
      <w:r>
        <w:rPr>
          <w:noProof/>
          <w:rtl/>
        </w:rPr>
        <w:t xml:space="preserve"> </w:t>
      </w:r>
      <w:r>
        <w:rPr>
          <w:rFonts w:hint="eastAsia"/>
          <w:noProof/>
          <w:rtl/>
        </w:rPr>
        <w:t>ביצים</w:t>
      </w:r>
      <w:r w:rsidR="00FF6E1E">
        <w:rPr>
          <w:noProof/>
          <w:rtl/>
        </w:rPr>
        <w:t xml:space="preserve"> |  </w:t>
      </w:r>
      <w:r>
        <w:rPr>
          <w:rFonts w:hint="eastAsia"/>
          <w:noProof/>
          <w:rtl/>
        </w:rPr>
        <w:t>הרואה</w:t>
      </w:r>
      <w:r>
        <w:rPr>
          <w:noProof/>
          <w:rtl/>
        </w:rPr>
        <w:t xml:space="preserve"> </w:t>
      </w:r>
      <w:r>
        <w:rPr>
          <w:rFonts w:hint="eastAsia"/>
          <w:noProof/>
          <w:rtl/>
        </w:rPr>
        <w:t>בחלום</w:t>
      </w:r>
      <w:r>
        <w:rPr>
          <w:noProof/>
          <w:rtl/>
        </w:rPr>
        <w:t xml:space="preserve"> </w:t>
      </w:r>
      <w:r>
        <w:rPr>
          <w:rFonts w:hint="eastAsia"/>
          <w:noProof/>
          <w:rtl/>
        </w:rPr>
        <w:t>באר</w:t>
      </w:r>
      <w:r w:rsidR="00FF6E1E">
        <w:rPr>
          <w:noProof/>
          <w:rtl/>
        </w:rPr>
        <w:t xml:space="preserve"> |  </w:t>
      </w:r>
      <w:r>
        <w:rPr>
          <w:rFonts w:hint="eastAsia"/>
          <w:noProof/>
          <w:rtl/>
        </w:rPr>
        <w:t>ג</w:t>
      </w:r>
      <w:r>
        <w:rPr>
          <w:noProof/>
          <w:rtl/>
        </w:rPr>
        <w:t xml:space="preserve">' </w:t>
      </w:r>
      <w:r>
        <w:rPr>
          <w:rFonts w:hint="eastAsia"/>
          <w:noProof/>
          <w:rtl/>
        </w:rPr>
        <w:t>שלומות</w:t>
      </w:r>
      <w:r w:rsidR="00FF6E1E">
        <w:rPr>
          <w:noProof/>
          <w:rtl/>
        </w:rPr>
        <w:t xml:space="preserve"> |  </w:t>
      </w:r>
      <w:r>
        <w:rPr>
          <w:rFonts w:hint="eastAsia"/>
          <w:rtl/>
        </w:rPr>
        <w:t>בכל</w:t>
      </w:r>
      <w:r>
        <w:rPr>
          <w:rtl/>
        </w:rPr>
        <w:t xml:space="preserve"> </w:t>
      </w:r>
      <w:r>
        <w:rPr>
          <w:rFonts w:hint="eastAsia"/>
          <w:rtl/>
        </w:rPr>
        <w:t>אלו</w:t>
      </w:r>
      <w:r>
        <w:rPr>
          <w:rtl/>
        </w:rPr>
        <w:t xml:space="preserve"> </w:t>
      </w:r>
      <w:r>
        <w:rPr>
          <w:rFonts w:hint="eastAsia"/>
          <w:rtl/>
        </w:rPr>
        <w:t>יקדים</w:t>
      </w:r>
      <w:r>
        <w:rPr>
          <w:rtl/>
        </w:rPr>
        <w:t xml:space="preserve"> </w:t>
      </w:r>
      <w:r>
        <w:rPr>
          <w:rFonts w:hint="eastAsia"/>
          <w:rtl/>
        </w:rPr>
        <w:t>ויאמר</w:t>
      </w:r>
      <w:r>
        <w:rPr>
          <w:rtl/>
        </w:rPr>
        <w:t xml:space="preserve"> </w:t>
      </w:r>
      <w:r>
        <w:rPr>
          <w:rFonts w:hint="eastAsia"/>
          <w:rtl/>
        </w:rPr>
        <w:t>קודם</w:t>
      </w:r>
      <w:r>
        <w:rPr>
          <w:rtl/>
        </w:rPr>
        <w:t xml:space="preserve"> </w:t>
      </w:r>
      <w:r>
        <w:rPr>
          <w:rFonts w:hint="eastAsia"/>
          <w:rtl/>
        </w:rPr>
        <w:t>שיקדמנו</w:t>
      </w:r>
      <w:r>
        <w:rPr>
          <w:rtl/>
        </w:rPr>
        <w:t xml:space="preserve"> </w:t>
      </w:r>
      <w:r>
        <w:rPr>
          <w:rFonts w:hint="eastAsia"/>
          <w:rtl/>
        </w:rPr>
        <w:t>פסוק</w:t>
      </w:r>
      <w:r>
        <w:rPr>
          <w:rtl/>
        </w:rPr>
        <w:t xml:space="preserve"> </w:t>
      </w:r>
      <w:r>
        <w:rPr>
          <w:rFonts w:hint="eastAsia"/>
          <w:rtl/>
        </w:rPr>
        <w:t>אחר</w:t>
      </w:r>
      <w:r>
        <w:rPr>
          <w:rtl/>
        </w:rPr>
        <w:t>.</w:t>
      </w:r>
      <w:r w:rsidR="00FF6E1E">
        <w:rPr>
          <w:noProof/>
          <w:rtl/>
        </w:rPr>
        <w:t xml:space="preserve"> |  </w:t>
      </w:r>
      <w:r>
        <w:rPr>
          <w:rFonts w:hint="eastAsia"/>
          <w:noProof/>
          <w:rtl/>
        </w:rPr>
        <w:t>נהר</w:t>
      </w:r>
      <w:r w:rsidR="00FF6E1E">
        <w:rPr>
          <w:noProof/>
          <w:rtl/>
        </w:rPr>
        <w:t xml:space="preserve"> |  </w:t>
      </w:r>
      <w:r>
        <w:rPr>
          <w:rFonts w:hint="eastAsia"/>
          <w:noProof/>
          <w:rtl/>
        </w:rPr>
        <w:t>קנה</w:t>
      </w:r>
      <w:r w:rsidR="00FF6E1E">
        <w:rPr>
          <w:noProof/>
          <w:rtl/>
        </w:rPr>
        <w:t xml:space="preserve"> |  </w:t>
      </w:r>
      <w:r>
        <w:rPr>
          <w:rFonts w:hint="eastAsia"/>
          <w:noProof/>
          <w:rtl/>
        </w:rPr>
        <w:t>דלועין</w:t>
      </w:r>
      <w:r w:rsidR="00FF6E1E">
        <w:rPr>
          <w:noProof/>
          <w:rtl/>
        </w:rPr>
        <w:t xml:space="preserve"> |  </w:t>
      </w:r>
      <w:r>
        <w:rPr>
          <w:rFonts w:hint="eastAsia"/>
          <w:noProof/>
          <w:rtl/>
        </w:rPr>
        <w:t>ה</w:t>
      </w:r>
      <w:r>
        <w:rPr>
          <w:noProof/>
          <w:rtl/>
        </w:rPr>
        <w:t xml:space="preserve">' </w:t>
      </w:r>
      <w:r>
        <w:rPr>
          <w:rFonts w:hint="eastAsia"/>
          <w:noProof/>
          <w:rtl/>
        </w:rPr>
        <w:t>דברים</w:t>
      </w:r>
      <w:r>
        <w:rPr>
          <w:noProof/>
          <w:rtl/>
        </w:rPr>
        <w:t xml:space="preserve"> </w:t>
      </w:r>
      <w:r>
        <w:rPr>
          <w:rFonts w:hint="eastAsia"/>
          <w:noProof/>
          <w:rtl/>
        </w:rPr>
        <w:t>בשור</w:t>
      </w:r>
      <w:r w:rsidR="00FF6E1E">
        <w:rPr>
          <w:noProof/>
          <w:rtl/>
        </w:rPr>
        <w:t xml:space="preserve"> |  </w:t>
      </w:r>
      <w:r>
        <w:rPr>
          <w:rFonts w:hint="eastAsia"/>
          <w:noProof/>
          <w:rtl/>
        </w:rPr>
        <w:t>חמור</w:t>
      </w:r>
      <w:r w:rsidR="00FF6E1E">
        <w:rPr>
          <w:noProof/>
          <w:rtl/>
        </w:rPr>
        <w:t xml:space="preserve"> |  </w:t>
      </w:r>
      <w:r>
        <w:rPr>
          <w:rFonts w:hint="eastAsia"/>
          <w:noProof/>
          <w:rtl/>
        </w:rPr>
        <w:t>ישמעאל</w:t>
      </w:r>
      <w:r w:rsidR="00FF6E1E">
        <w:rPr>
          <w:noProof/>
          <w:rtl/>
        </w:rPr>
        <w:t xml:space="preserve"> </w:t>
      </w:r>
      <w:r w:rsidR="00FF6E1E">
        <w:rPr>
          <w:noProof/>
          <w:rtl/>
        </w:rPr>
        <w:lastRenderedPageBreak/>
        <w:t xml:space="preserve">|  </w:t>
      </w:r>
      <w:r>
        <w:rPr>
          <w:rFonts w:hint="eastAsia"/>
          <w:noProof/>
          <w:rtl/>
        </w:rPr>
        <w:t>פיל</w:t>
      </w:r>
      <w:r w:rsidR="00FF6E1E">
        <w:rPr>
          <w:noProof/>
          <w:rtl/>
        </w:rPr>
        <w:t xml:space="preserve"> |  </w:t>
      </w:r>
      <w:r>
        <w:rPr>
          <w:rFonts w:hint="eastAsia"/>
          <w:noProof/>
          <w:rtl/>
        </w:rPr>
        <w:t>הונא</w:t>
      </w:r>
      <w:r w:rsidR="00FF6E1E">
        <w:rPr>
          <w:noProof/>
          <w:rtl/>
        </w:rPr>
        <w:t xml:space="preserve"> |  </w:t>
      </w:r>
      <w:r>
        <w:rPr>
          <w:rFonts w:hint="eastAsia"/>
          <w:noProof/>
          <w:rtl/>
        </w:rPr>
        <w:t>הספד</w:t>
      </w:r>
      <w:r w:rsidR="00FF6E1E">
        <w:rPr>
          <w:noProof/>
          <w:rtl/>
        </w:rPr>
        <w:t xml:space="preserve"> |  </w:t>
      </w:r>
      <w:r>
        <w:rPr>
          <w:rFonts w:hint="eastAsia"/>
          <w:noProof/>
          <w:rtl/>
        </w:rPr>
        <w:t>עונה</w:t>
      </w:r>
      <w:r>
        <w:rPr>
          <w:noProof/>
          <w:rtl/>
        </w:rPr>
        <w:t xml:space="preserve"> </w:t>
      </w:r>
      <w:r>
        <w:rPr>
          <w:rFonts w:hint="eastAsia"/>
          <w:noProof/>
          <w:rtl/>
        </w:rPr>
        <w:t>יש</w:t>
      </w:r>
      <w:r>
        <w:rPr>
          <w:noProof/>
          <w:rtl/>
        </w:rPr>
        <w:t>"</w:t>
      </w:r>
      <w:r>
        <w:rPr>
          <w:rFonts w:hint="eastAsia"/>
          <w:noProof/>
          <w:rtl/>
        </w:rPr>
        <w:t>ר</w:t>
      </w:r>
      <w:r w:rsidR="00FF6E1E">
        <w:rPr>
          <w:noProof/>
          <w:rtl/>
        </w:rPr>
        <w:t xml:space="preserve"> |  </w:t>
      </w:r>
      <w:r>
        <w:rPr>
          <w:rFonts w:hint="eastAsia"/>
          <w:noProof/>
          <w:rtl/>
        </w:rPr>
        <w:t>קורא</w:t>
      </w:r>
      <w:r w:rsidR="00FF6E1E">
        <w:rPr>
          <w:noProof/>
          <w:rtl/>
        </w:rPr>
        <w:t xml:space="preserve"> |  </w:t>
      </w:r>
      <w:r>
        <w:rPr>
          <w:rFonts w:hint="eastAsia"/>
          <w:noProof/>
          <w:rtl/>
        </w:rPr>
        <w:t>חטים</w:t>
      </w:r>
      <w:r w:rsidR="00FF6E1E">
        <w:rPr>
          <w:noProof/>
          <w:rtl/>
        </w:rPr>
        <w:t xml:space="preserve"> |  </w:t>
      </w:r>
      <w:r>
        <w:rPr>
          <w:rFonts w:hint="eastAsia"/>
          <w:noProof/>
          <w:rtl/>
        </w:rPr>
        <w:t>נכנס</w:t>
      </w:r>
      <w:r w:rsidR="00FF6E1E">
        <w:rPr>
          <w:noProof/>
          <w:rtl/>
        </w:rPr>
        <w:t xml:space="preserve"> |  </w:t>
      </w:r>
      <w:r>
        <w:rPr>
          <w:rFonts w:hint="eastAsia"/>
          <w:noProof/>
          <w:rtl/>
        </w:rPr>
        <w:t>נכנס</w:t>
      </w:r>
      <w:r w:rsidR="00FF6E1E">
        <w:rPr>
          <w:noProof/>
          <w:rtl/>
        </w:rPr>
        <w:t xml:space="preserve"> |  </w:t>
      </w:r>
      <w:r>
        <w:rPr>
          <w:rFonts w:hint="eastAsia"/>
          <w:noProof/>
          <w:rtl/>
        </w:rPr>
        <w:t>מקיז</w:t>
      </w:r>
      <w:r w:rsidR="00FF6E1E">
        <w:rPr>
          <w:noProof/>
          <w:rtl/>
        </w:rPr>
        <w:t xml:space="preserve"> |  </w:t>
      </w:r>
      <w:r>
        <w:rPr>
          <w:rFonts w:hint="eastAsia"/>
          <w:noProof/>
          <w:rtl/>
        </w:rPr>
        <w:t>נחש</w:t>
      </w:r>
      <w:r w:rsidR="00FF6E1E">
        <w:rPr>
          <w:noProof/>
          <w:rtl/>
        </w:rPr>
        <w:t xml:space="preserve"> |  </w:t>
      </w:r>
      <w:r>
        <w:rPr>
          <w:rFonts w:hint="eastAsia"/>
          <w:noProof/>
          <w:rtl/>
        </w:rPr>
        <w:t>ג</w:t>
      </w:r>
      <w:r>
        <w:rPr>
          <w:noProof/>
          <w:rtl/>
        </w:rPr>
        <w:t>'</w:t>
      </w:r>
      <w:r w:rsidR="00FF6E1E">
        <w:rPr>
          <w:noProof/>
          <w:rtl/>
        </w:rPr>
        <w:t xml:space="preserve"> |  </w:t>
      </w:r>
      <w:r>
        <w:rPr>
          <w:rFonts w:hint="eastAsia"/>
          <w:noProof/>
          <w:rtl/>
        </w:rPr>
        <w:t>ג</w:t>
      </w:r>
      <w:r>
        <w:rPr>
          <w:noProof/>
          <w:rtl/>
        </w:rPr>
        <w:t xml:space="preserve">' </w:t>
      </w:r>
      <w:r>
        <w:rPr>
          <w:rFonts w:hint="eastAsia"/>
          <w:noProof/>
          <w:rtl/>
        </w:rPr>
        <w:t>נביאים</w:t>
      </w:r>
      <w:r w:rsidR="00FF6E1E">
        <w:rPr>
          <w:noProof/>
          <w:rtl/>
        </w:rPr>
        <w:t xml:space="preserve"> |  </w:t>
      </w:r>
      <w:r>
        <w:rPr>
          <w:rFonts w:hint="eastAsia"/>
          <w:noProof/>
          <w:rtl/>
        </w:rPr>
        <w:t>ירמיה</w:t>
      </w:r>
      <w:r w:rsidR="00FF6E1E">
        <w:rPr>
          <w:noProof/>
          <w:rtl/>
        </w:rPr>
        <w:t xml:space="preserve"> |  </w:t>
      </w:r>
      <w:r>
        <w:rPr>
          <w:rFonts w:hint="eastAsia"/>
          <w:noProof/>
          <w:rtl/>
        </w:rPr>
        <w:t>ג</w:t>
      </w:r>
      <w:r>
        <w:rPr>
          <w:noProof/>
          <w:rtl/>
        </w:rPr>
        <w:t>'</w:t>
      </w:r>
      <w:r w:rsidR="00FF6E1E">
        <w:rPr>
          <w:noProof/>
          <w:rtl/>
        </w:rPr>
        <w:t xml:space="preserve"> |  </w:t>
      </w:r>
      <w:r>
        <w:rPr>
          <w:rFonts w:hint="eastAsia"/>
          <w:noProof/>
          <w:rtl/>
        </w:rPr>
        <w:t>ג</w:t>
      </w:r>
      <w:r>
        <w:rPr>
          <w:noProof/>
          <w:rtl/>
        </w:rPr>
        <w:t xml:space="preserve">' </w:t>
      </w:r>
      <w:r>
        <w:rPr>
          <w:rFonts w:hint="eastAsia"/>
          <w:noProof/>
          <w:rtl/>
        </w:rPr>
        <w:t>כתובים</w:t>
      </w:r>
      <w:r w:rsidR="00FF6E1E">
        <w:rPr>
          <w:noProof/>
          <w:rtl/>
        </w:rPr>
        <w:t xml:space="preserve"> |  </w:t>
      </w:r>
      <w:r>
        <w:rPr>
          <w:rFonts w:hint="eastAsia"/>
          <w:noProof/>
          <w:rtl/>
        </w:rPr>
        <w:t>קינות</w:t>
      </w:r>
      <w:r w:rsidR="00FF6E1E">
        <w:rPr>
          <w:noProof/>
          <w:rtl/>
        </w:rPr>
        <w:t xml:space="preserve"> |  </w:t>
      </w:r>
      <w:r>
        <w:rPr>
          <w:rFonts w:hint="eastAsia"/>
          <w:noProof/>
          <w:rtl/>
        </w:rPr>
        <w:t>ג</w:t>
      </w:r>
      <w:r>
        <w:rPr>
          <w:noProof/>
          <w:rtl/>
        </w:rPr>
        <w:t xml:space="preserve">' </w:t>
      </w:r>
      <w:r>
        <w:rPr>
          <w:rFonts w:hint="eastAsia"/>
          <w:noProof/>
          <w:rtl/>
        </w:rPr>
        <w:t>חכמים</w:t>
      </w:r>
      <w:r w:rsidR="00FF6E1E">
        <w:rPr>
          <w:noProof/>
          <w:rtl/>
        </w:rPr>
        <w:t xml:space="preserve"> |  </w:t>
      </w:r>
      <w:r>
        <w:rPr>
          <w:rFonts w:hint="eastAsia"/>
          <w:noProof/>
          <w:rtl/>
        </w:rPr>
        <w:t>ראב</w:t>
      </w:r>
      <w:r>
        <w:rPr>
          <w:noProof/>
          <w:rtl/>
        </w:rPr>
        <w:t>"</w:t>
      </w:r>
      <w:r>
        <w:rPr>
          <w:rFonts w:hint="eastAsia"/>
          <w:noProof/>
          <w:rtl/>
        </w:rPr>
        <w:t>ע</w:t>
      </w:r>
      <w:r w:rsidR="00FF6E1E">
        <w:rPr>
          <w:noProof/>
          <w:rtl/>
        </w:rPr>
        <w:t xml:space="preserve"> |  </w:t>
      </w:r>
      <w:r>
        <w:rPr>
          <w:rFonts w:hint="eastAsia"/>
          <w:noProof/>
          <w:rtl/>
        </w:rPr>
        <w:t>ג</w:t>
      </w:r>
      <w:r>
        <w:rPr>
          <w:noProof/>
          <w:rtl/>
        </w:rPr>
        <w:t xml:space="preserve">' </w:t>
      </w:r>
      <w:r>
        <w:rPr>
          <w:rFonts w:hint="eastAsia"/>
          <w:noProof/>
          <w:rtl/>
        </w:rPr>
        <w:t>ת</w:t>
      </w:r>
      <w:r>
        <w:rPr>
          <w:noProof/>
          <w:rtl/>
        </w:rPr>
        <w:t>"</w:t>
      </w:r>
      <w:r>
        <w:rPr>
          <w:rFonts w:hint="eastAsia"/>
          <w:noProof/>
          <w:rtl/>
        </w:rPr>
        <w:t>ח</w:t>
      </w:r>
      <w:r w:rsidR="00FF6E1E">
        <w:rPr>
          <w:noProof/>
          <w:rtl/>
        </w:rPr>
        <w:t xml:space="preserve"> |  </w:t>
      </w:r>
      <w:r>
        <w:rPr>
          <w:rFonts w:hint="eastAsia"/>
          <w:noProof/>
          <w:rtl/>
        </w:rPr>
        <w:t>אחר</w:t>
      </w:r>
      <w:r w:rsidR="00FF6E1E">
        <w:rPr>
          <w:noProof/>
          <w:rtl/>
        </w:rPr>
        <w:t xml:space="preserve"> |  </w:t>
      </w:r>
      <w:r>
        <w:rPr>
          <w:rFonts w:hint="eastAsia"/>
          <w:noProof/>
          <w:rtl/>
        </w:rPr>
        <w:t>כל</w:t>
      </w:r>
      <w:r>
        <w:rPr>
          <w:noProof/>
          <w:rtl/>
        </w:rPr>
        <w:t xml:space="preserve"> </w:t>
      </w:r>
      <w:r>
        <w:rPr>
          <w:rFonts w:hint="eastAsia"/>
          <w:noProof/>
          <w:rtl/>
        </w:rPr>
        <w:t>חיות</w:t>
      </w:r>
      <w:r w:rsidR="00FF6E1E">
        <w:rPr>
          <w:noProof/>
          <w:rtl/>
        </w:rPr>
        <w:t xml:space="preserve"> |  </w:t>
      </w:r>
      <w:r>
        <w:rPr>
          <w:rFonts w:hint="eastAsia"/>
          <w:noProof/>
          <w:rtl/>
        </w:rPr>
        <w:t>פיל</w:t>
      </w:r>
      <w:r w:rsidR="00FF6E1E">
        <w:rPr>
          <w:noProof/>
          <w:rtl/>
        </w:rPr>
        <w:t xml:space="preserve"> |  </w:t>
      </w:r>
      <w:r>
        <w:rPr>
          <w:rFonts w:hint="eastAsia"/>
          <w:noProof/>
          <w:rtl/>
        </w:rPr>
        <w:t>ג</w:t>
      </w:r>
      <w:r>
        <w:rPr>
          <w:noProof/>
          <w:rtl/>
        </w:rPr>
        <w:t xml:space="preserve">' </w:t>
      </w:r>
      <w:r>
        <w:rPr>
          <w:rFonts w:hint="eastAsia"/>
          <w:noProof/>
          <w:rtl/>
        </w:rPr>
        <w:t>נכנסין</w:t>
      </w:r>
      <w:r>
        <w:rPr>
          <w:noProof/>
          <w:rtl/>
        </w:rPr>
        <w:t xml:space="preserve"> </w:t>
      </w:r>
      <w:r>
        <w:rPr>
          <w:rFonts w:hint="eastAsia"/>
          <w:noProof/>
          <w:rtl/>
        </w:rPr>
        <w:t>לגוף</w:t>
      </w:r>
      <w:r w:rsidR="00FF6E1E">
        <w:rPr>
          <w:noProof/>
          <w:rtl/>
        </w:rPr>
        <w:t xml:space="preserve"> |  </w:t>
      </w:r>
      <w:r>
        <w:rPr>
          <w:rFonts w:hint="eastAsia"/>
          <w:noProof/>
          <w:rtl/>
        </w:rPr>
        <w:t>ג</w:t>
      </w:r>
      <w:r>
        <w:rPr>
          <w:noProof/>
          <w:rtl/>
        </w:rPr>
        <w:t xml:space="preserve">' </w:t>
      </w:r>
      <w:r>
        <w:rPr>
          <w:rFonts w:hint="eastAsia"/>
          <w:noProof/>
          <w:rtl/>
        </w:rPr>
        <w:t>שאין</w:t>
      </w:r>
      <w:r>
        <w:rPr>
          <w:noProof/>
          <w:rtl/>
        </w:rPr>
        <w:t xml:space="preserve"> </w:t>
      </w:r>
      <w:r>
        <w:rPr>
          <w:rFonts w:hint="eastAsia"/>
          <w:noProof/>
          <w:rtl/>
        </w:rPr>
        <w:t>נכנסין</w:t>
      </w:r>
      <w:r>
        <w:rPr>
          <w:noProof/>
          <w:rtl/>
        </w:rPr>
        <w:t xml:space="preserve"> </w:t>
      </w:r>
      <w:r>
        <w:rPr>
          <w:rFonts w:hint="eastAsia"/>
          <w:noProof/>
          <w:rtl/>
        </w:rPr>
        <w:t>לגוף</w:t>
      </w:r>
      <w:r w:rsidR="00FF6E1E">
        <w:rPr>
          <w:noProof/>
          <w:rtl/>
        </w:rPr>
        <w:t xml:space="preserve"> |  </w:t>
      </w:r>
      <w:r>
        <w:rPr>
          <w:rFonts w:hint="eastAsia"/>
          <w:noProof/>
          <w:rtl/>
        </w:rPr>
        <w:t>ג</w:t>
      </w:r>
      <w:r>
        <w:rPr>
          <w:noProof/>
          <w:rtl/>
        </w:rPr>
        <w:t xml:space="preserve">' </w:t>
      </w:r>
      <w:r>
        <w:rPr>
          <w:rFonts w:hint="eastAsia"/>
          <w:noProof/>
          <w:rtl/>
        </w:rPr>
        <w:t>מעין</w:t>
      </w:r>
      <w:r>
        <w:rPr>
          <w:noProof/>
          <w:rtl/>
        </w:rPr>
        <w:t xml:space="preserve"> </w:t>
      </w:r>
      <w:r>
        <w:rPr>
          <w:rFonts w:hint="eastAsia"/>
          <w:noProof/>
          <w:rtl/>
        </w:rPr>
        <w:t>העוה</w:t>
      </w:r>
      <w:r>
        <w:rPr>
          <w:noProof/>
          <w:rtl/>
        </w:rPr>
        <w:t>"</w:t>
      </w:r>
      <w:r>
        <w:rPr>
          <w:rFonts w:hint="eastAsia"/>
          <w:noProof/>
          <w:rtl/>
        </w:rPr>
        <w:t>ב</w:t>
      </w:r>
      <w:r w:rsidR="00FF6E1E">
        <w:rPr>
          <w:noProof/>
          <w:rtl/>
        </w:rPr>
        <w:t xml:space="preserve"> |  </w:t>
      </w:r>
      <w:r>
        <w:rPr>
          <w:rFonts w:hint="eastAsia"/>
          <w:noProof/>
          <w:rtl/>
        </w:rPr>
        <w:t>ג</w:t>
      </w:r>
      <w:r>
        <w:rPr>
          <w:noProof/>
          <w:rtl/>
        </w:rPr>
        <w:t xml:space="preserve">' </w:t>
      </w:r>
      <w:r>
        <w:rPr>
          <w:rFonts w:hint="eastAsia"/>
          <w:noProof/>
          <w:rtl/>
        </w:rPr>
        <w:t>משיבין</w:t>
      </w:r>
      <w:r>
        <w:rPr>
          <w:noProof/>
          <w:rtl/>
        </w:rPr>
        <w:t xml:space="preserve"> </w:t>
      </w:r>
      <w:r>
        <w:rPr>
          <w:rFonts w:hint="eastAsia"/>
          <w:noProof/>
          <w:rtl/>
        </w:rPr>
        <w:t>דעתו</w:t>
      </w:r>
      <w:r w:rsidR="00FF6E1E">
        <w:rPr>
          <w:noProof/>
          <w:rtl/>
        </w:rPr>
        <w:t xml:space="preserve"> |  </w:t>
      </w:r>
      <w:r>
        <w:rPr>
          <w:rFonts w:hint="eastAsia"/>
          <w:noProof/>
          <w:rtl/>
        </w:rPr>
        <w:t>ג</w:t>
      </w:r>
      <w:r>
        <w:rPr>
          <w:noProof/>
          <w:rtl/>
        </w:rPr>
        <w:t xml:space="preserve">' </w:t>
      </w:r>
      <w:r>
        <w:rPr>
          <w:rFonts w:hint="eastAsia"/>
          <w:noProof/>
          <w:rtl/>
        </w:rPr>
        <w:t>מרחיבין</w:t>
      </w:r>
      <w:r>
        <w:rPr>
          <w:noProof/>
          <w:rtl/>
        </w:rPr>
        <w:t xml:space="preserve"> </w:t>
      </w:r>
      <w:r>
        <w:rPr>
          <w:rFonts w:hint="eastAsia"/>
          <w:noProof/>
          <w:rtl/>
        </w:rPr>
        <w:t>דעתו</w:t>
      </w:r>
      <w:r>
        <w:rPr>
          <w:noProof/>
          <w:rtl/>
        </w:rPr>
        <w:t>,</w:t>
      </w:r>
      <w:r w:rsidR="00FF6E1E">
        <w:rPr>
          <w:noProof/>
          <w:rtl/>
        </w:rPr>
        <w:t xml:space="preserve"> |  </w:t>
      </w:r>
      <w:r>
        <w:rPr>
          <w:rFonts w:hint="eastAsia"/>
          <w:noProof/>
          <w:rtl/>
        </w:rPr>
        <w:t>ה</w:t>
      </w:r>
      <w:r>
        <w:rPr>
          <w:noProof/>
          <w:rtl/>
        </w:rPr>
        <w:t xml:space="preserve">' </w:t>
      </w:r>
      <w:r>
        <w:rPr>
          <w:rFonts w:hint="eastAsia"/>
          <w:noProof/>
          <w:rtl/>
        </w:rPr>
        <w:t>אחד</w:t>
      </w:r>
      <w:r>
        <w:rPr>
          <w:noProof/>
          <w:rtl/>
        </w:rPr>
        <w:t xml:space="preserve"> </w:t>
      </w:r>
      <w:r>
        <w:rPr>
          <w:rFonts w:hint="eastAsia"/>
          <w:noProof/>
          <w:rtl/>
        </w:rPr>
        <w:t>מששים</w:t>
      </w:r>
      <w:r w:rsidR="00FF6E1E">
        <w:rPr>
          <w:noProof/>
          <w:rtl/>
        </w:rPr>
        <w:t xml:space="preserve"> |  </w:t>
      </w:r>
      <w:r>
        <w:rPr>
          <w:rFonts w:hint="eastAsia"/>
          <w:noProof/>
          <w:rtl/>
        </w:rPr>
        <w:t>ו</w:t>
      </w:r>
      <w:r>
        <w:rPr>
          <w:noProof/>
          <w:rtl/>
        </w:rPr>
        <w:t xml:space="preserve">' </w:t>
      </w:r>
      <w:r>
        <w:rPr>
          <w:rFonts w:hint="eastAsia"/>
          <w:noProof/>
          <w:rtl/>
        </w:rPr>
        <w:t>סימן</w:t>
      </w:r>
      <w:r>
        <w:rPr>
          <w:noProof/>
          <w:rtl/>
        </w:rPr>
        <w:t xml:space="preserve"> </w:t>
      </w:r>
      <w:r>
        <w:rPr>
          <w:rFonts w:hint="eastAsia"/>
          <w:noProof/>
          <w:rtl/>
        </w:rPr>
        <w:t>יפה</w:t>
      </w:r>
      <w:r>
        <w:rPr>
          <w:noProof/>
          <w:rtl/>
        </w:rPr>
        <w:t xml:space="preserve"> </w:t>
      </w:r>
      <w:r>
        <w:rPr>
          <w:rFonts w:hint="eastAsia"/>
          <w:noProof/>
          <w:rtl/>
        </w:rPr>
        <w:t>לחולה</w:t>
      </w:r>
      <w:r w:rsidR="00FF6E1E">
        <w:rPr>
          <w:noProof/>
          <w:rtl/>
        </w:rPr>
        <w:t xml:space="preserve"> |  </w:t>
      </w:r>
      <w:r>
        <w:rPr>
          <w:rFonts w:hint="eastAsia"/>
          <w:noProof/>
          <w:rtl/>
        </w:rPr>
        <w:t>ו</w:t>
      </w:r>
      <w:r>
        <w:rPr>
          <w:noProof/>
          <w:rtl/>
        </w:rPr>
        <w:t xml:space="preserve">' </w:t>
      </w:r>
      <w:r>
        <w:rPr>
          <w:rFonts w:hint="eastAsia"/>
          <w:noProof/>
          <w:rtl/>
        </w:rPr>
        <w:t>דברים</w:t>
      </w:r>
      <w:r>
        <w:rPr>
          <w:noProof/>
          <w:rtl/>
        </w:rPr>
        <w:t xml:space="preserve"> </w:t>
      </w:r>
      <w:r>
        <w:rPr>
          <w:rFonts w:hint="eastAsia"/>
          <w:noProof/>
          <w:rtl/>
        </w:rPr>
        <w:t>מרפאין</w:t>
      </w:r>
      <w:r>
        <w:rPr>
          <w:noProof/>
          <w:rtl/>
        </w:rPr>
        <w:t xml:space="preserve"> </w:t>
      </w:r>
      <w:r>
        <w:rPr>
          <w:rFonts w:hint="eastAsia"/>
          <w:noProof/>
          <w:rtl/>
        </w:rPr>
        <w:t>החולה</w:t>
      </w:r>
      <w:r w:rsidR="00FF6E1E">
        <w:rPr>
          <w:noProof/>
          <w:rtl/>
        </w:rPr>
        <w:t xml:space="preserve"> |  </w:t>
      </w:r>
      <w:r>
        <w:rPr>
          <w:rFonts w:hint="eastAsia"/>
          <w:rtl/>
        </w:rPr>
        <w:t>י</w:t>
      </w:r>
      <w:r>
        <w:rPr>
          <w:rtl/>
        </w:rPr>
        <w:t xml:space="preserve">' </w:t>
      </w:r>
      <w:r>
        <w:rPr>
          <w:rFonts w:hint="eastAsia"/>
          <w:rtl/>
        </w:rPr>
        <w:t>דברים</w:t>
      </w:r>
      <w:r>
        <w:rPr>
          <w:rtl/>
        </w:rPr>
        <w:t xml:space="preserve"> </w:t>
      </w:r>
      <w:r>
        <w:rPr>
          <w:rFonts w:hint="eastAsia"/>
          <w:rtl/>
        </w:rPr>
        <w:t>מחזירין</w:t>
      </w:r>
      <w:r>
        <w:rPr>
          <w:rtl/>
        </w:rPr>
        <w:t xml:space="preserve"> </w:t>
      </w:r>
      <w:r>
        <w:rPr>
          <w:rFonts w:hint="eastAsia"/>
          <w:rtl/>
        </w:rPr>
        <w:t>החולה</w:t>
      </w:r>
      <w:r>
        <w:rPr>
          <w:rtl/>
        </w:rPr>
        <w:t xml:space="preserve"> </w:t>
      </w:r>
      <w:r>
        <w:rPr>
          <w:rFonts w:hint="eastAsia"/>
          <w:rtl/>
        </w:rPr>
        <w:t>לחוליו</w:t>
      </w:r>
      <w:r>
        <w:rPr>
          <w:rtl/>
        </w:rPr>
        <w:t xml:space="preserve"> </w:t>
      </w:r>
      <w:r>
        <w:rPr>
          <w:rFonts w:hint="eastAsia"/>
          <w:rtl/>
        </w:rPr>
        <w:t>וקשה</w:t>
      </w:r>
      <w:r>
        <w:rPr>
          <w:rtl/>
        </w:rPr>
        <w:t>,</w:t>
      </w:r>
      <w:r w:rsidR="00FF6E1E">
        <w:rPr>
          <w:noProof/>
          <w:rtl/>
        </w:rPr>
        <w:t xml:space="preserve"> |  </w:t>
      </w:r>
      <w:r>
        <w:rPr>
          <w:rFonts w:hint="eastAsia"/>
          <w:noProof/>
          <w:rtl/>
        </w:rPr>
        <w:t>נטל</w:t>
      </w:r>
      <w:r>
        <w:rPr>
          <w:noProof/>
          <w:rtl/>
        </w:rPr>
        <w:t xml:space="preserve"> </w:t>
      </w:r>
      <w:r>
        <w:rPr>
          <w:rFonts w:hint="eastAsia"/>
          <w:noProof/>
          <w:rtl/>
        </w:rPr>
        <w:t>כלים</w:t>
      </w:r>
      <w:r>
        <w:rPr>
          <w:noProof/>
          <w:rtl/>
        </w:rPr>
        <w:t xml:space="preserve"> </w:t>
      </w:r>
      <w:r>
        <w:rPr>
          <w:rFonts w:hint="eastAsia"/>
          <w:noProof/>
          <w:rtl/>
        </w:rPr>
        <w:t>מהבית</w:t>
      </w:r>
      <w:r w:rsidR="00FF6E1E">
        <w:rPr>
          <w:noProof/>
          <w:rtl/>
        </w:rPr>
        <w:t xml:space="preserve"> |  </w:t>
      </w:r>
      <w:r>
        <w:rPr>
          <w:rFonts w:hint="eastAsia"/>
          <w:noProof/>
          <w:rtl/>
        </w:rPr>
        <w:t>נותן</w:t>
      </w:r>
      <w:r>
        <w:rPr>
          <w:noProof/>
          <w:rtl/>
        </w:rPr>
        <w:t xml:space="preserve"> </w:t>
      </w:r>
      <w:r>
        <w:rPr>
          <w:rFonts w:hint="eastAsia"/>
          <w:noProof/>
          <w:rtl/>
        </w:rPr>
        <w:t>מת</w:t>
      </w:r>
      <w:r w:rsidR="00FF6E1E">
        <w:rPr>
          <w:noProof/>
          <w:rtl/>
        </w:rPr>
        <w:t xml:space="preserve"> |  </w:t>
      </w:r>
      <w:r>
        <w:rPr>
          <w:rtl/>
        </w:rPr>
        <w:t>****</w:t>
      </w:r>
      <w:r w:rsidR="00FF6E1E">
        <w:rPr>
          <w:noProof/>
          <w:rtl/>
        </w:rPr>
        <w:t xml:space="preserve"> |  </w:t>
      </w:r>
      <w:r>
        <w:rPr>
          <w:rFonts w:hint="eastAsia"/>
          <w:rtl/>
        </w:rPr>
        <w:t>ברכות</w:t>
      </w:r>
      <w:r>
        <w:rPr>
          <w:rtl/>
        </w:rPr>
        <w:t xml:space="preserve"> </w:t>
      </w:r>
      <w:r>
        <w:rPr>
          <w:rFonts w:hint="eastAsia"/>
          <w:rtl/>
        </w:rPr>
        <w:t>שצריך</w:t>
      </w:r>
      <w:r>
        <w:rPr>
          <w:rtl/>
        </w:rPr>
        <w:t xml:space="preserve"> </w:t>
      </w:r>
      <w:r>
        <w:rPr>
          <w:rFonts w:hint="eastAsia"/>
          <w:rtl/>
        </w:rPr>
        <w:t>לברך</w:t>
      </w:r>
      <w:r w:rsidR="00FF6E1E">
        <w:rPr>
          <w:noProof/>
          <w:rtl/>
        </w:rPr>
        <w:t xml:space="preserve"> |  </w:t>
      </w:r>
      <w:r>
        <w:rPr>
          <w:rFonts w:hint="eastAsia"/>
          <w:noProof/>
          <w:rtl/>
        </w:rPr>
        <w:t>רואה</w:t>
      </w:r>
      <w:r>
        <w:rPr>
          <w:noProof/>
          <w:rtl/>
        </w:rPr>
        <w:t xml:space="preserve"> </w:t>
      </w:r>
      <w:r>
        <w:rPr>
          <w:rFonts w:hint="eastAsia"/>
          <w:noProof/>
          <w:rtl/>
        </w:rPr>
        <w:t>מרקוליס</w:t>
      </w:r>
      <w:r w:rsidR="00FF6E1E">
        <w:rPr>
          <w:noProof/>
          <w:rtl/>
        </w:rPr>
        <w:t xml:space="preserve"> |  </w:t>
      </w:r>
      <w:r>
        <w:rPr>
          <w:rFonts w:hint="eastAsia"/>
          <w:noProof/>
          <w:rtl/>
        </w:rPr>
        <w:t>מקום</w:t>
      </w:r>
      <w:r>
        <w:rPr>
          <w:noProof/>
          <w:rtl/>
        </w:rPr>
        <w:t xml:space="preserve"> </w:t>
      </w:r>
      <w:r>
        <w:rPr>
          <w:rFonts w:hint="eastAsia"/>
          <w:noProof/>
          <w:rtl/>
        </w:rPr>
        <w:t>שנעקרה</w:t>
      </w:r>
      <w:r>
        <w:rPr>
          <w:noProof/>
          <w:rtl/>
        </w:rPr>
        <w:t xml:space="preserve"> </w:t>
      </w:r>
      <w:r>
        <w:rPr>
          <w:rFonts w:hint="eastAsia"/>
          <w:noProof/>
          <w:rtl/>
        </w:rPr>
        <w:t>עכו</w:t>
      </w:r>
      <w:r>
        <w:rPr>
          <w:noProof/>
          <w:rtl/>
        </w:rPr>
        <w:t>"</w:t>
      </w:r>
      <w:r>
        <w:rPr>
          <w:rFonts w:hint="eastAsia"/>
          <w:noProof/>
          <w:rtl/>
        </w:rPr>
        <w:t>ם</w:t>
      </w:r>
      <w:r w:rsidR="00FF6E1E">
        <w:rPr>
          <w:noProof/>
          <w:rtl/>
        </w:rPr>
        <w:t xml:space="preserve"> |  </w:t>
      </w:r>
      <w:r>
        <w:rPr>
          <w:rFonts w:hint="eastAsia"/>
          <w:noProof/>
          <w:rtl/>
        </w:rPr>
        <w:t>בא</w:t>
      </w:r>
      <w:r>
        <w:rPr>
          <w:noProof/>
          <w:rtl/>
        </w:rPr>
        <w:t>"</w:t>
      </w:r>
      <w:r>
        <w:rPr>
          <w:rFonts w:hint="eastAsia"/>
          <w:noProof/>
          <w:rtl/>
        </w:rPr>
        <w:t>י</w:t>
      </w:r>
      <w:r w:rsidR="00FF6E1E">
        <w:rPr>
          <w:noProof/>
          <w:rtl/>
        </w:rPr>
        <w:t xml:space="preserve"> |  </w:t>
      </w:r>
      <w:r>
        <w:rPr>
          <w:rFonts w:hint="eastAsia"/>
          <w:noProof/>
          <w:rtl/>
        </w:rPr>
        <w:t>רואה</w:t>
      </w:r>
      <w:r>
        <w:rPr>
          <w:noProof/>
          <w:rtl/>
        </w:rPr>
        <w:t xml:space="preserve"> </w:t>
      </w:r>
      <w:r>
        <w:rPr>
          <w:rFonts w:hint="eastAsia"/>
          <w:noProof/>
          <w:rtl/>
        </w:rPr>
        <w:t>בבל</w:t>
      </w:r>
      <w:r w:rsidR="00FF6E1E">
        <w:rPr>
          <w:noProof/>
          <w:rtl/>
        </w:rPr>
        <w:t xml:space="preserve"> |  </w:t>
      </w:r>
      <w:r>
        <w:rPr>
          <w:rFonts w:hint="eastAsia"/>
          <w:noProof/>
          <w:rtl/>
        </w:rPr>
        <w:t>בבל</w:t>
      </w:r>
      <w:r w:rsidR="00FF6E1E">
        <w:rPr>
          <w:noProof/>
          <w:rtl/>
        </w:rPr>
        <w:t xml:space="preserve"> |  </w:t>
      </w:r>
      <w:r>
        <w:rPr>
          <w:rFonts w:hint="eastAsia"/>
          <w:noProof/>
          <w:rtl/>
        </w:rPr>
        <w:t>גוב</w:t>
      </w:r>
      <w:r>
        <w:rPr>
          <w:noProof/>
          <w:rtl/>
        </w:rPr>
        <w:t xml:space="preserve"> </w:t>
      </w:r>
      <w:r>
        <w:rPr>
          <w:rFonts w:hint="eastAsia"/>
          <w:noProof/>
          <w:rtl/>
        </w:rPr>
        <w:t>של</w:t>
      </w:r>
      <w:r>
        <w:rPr>
          <w:noProof/>
          <w:rtl/>
        </w:rPr>
        <w:t xml:space="preserve"> </w:t>
      </w:r>
      <w:r>
        <w:rPr>
          <w:rFonts w:hint="eastAsia"/>
          <w:noProof/>
          <w:rtl/>
        </w:rPr>
        <w:t>עריות</w:t>
      </w:r>
      <w:r>
        <w:rPr>
          <w:noProof/>
          <w:rtl/>
        </w:rPr>
        <w:t>-</w:t>
      </w:r>
      <w:r w:rsidR="00FF6E1E">
        <w:rPr>
          <w:noProof/>
          <w:rtl/>
        </w:rPr>
        <w:t xml:space="preserve"> |  </w:t>
      </w:r>
      <w:r>
        <w:rPr>
          <w:rFonts w:hint="eastAsia"/>
          <w:noProof/>
          <w:rtl/>
        </w:rPr>
        <w:t>אוכלסי</w:t>
      </w:r>
      <w:r>
        <w:rPr>
          <w:noProof/>
          <w:rtl/>
        </w:rPr>
        <w:t xml:space="preserve"> </w:t>
      </w:r>
      <w:r>
        <w:rPr>
          <w:rFonts w:hint="eastAsia"/>
          <w:noProof/>
          <w:rtl/>
        </w:rPr>
        <w:t>ישראל</w:t>
      </w:r>
      <w:r w:rsidR="00FF6E1E">
        <w:rPr>
          <w:noProof/>
          <w:rtl/>
        </w:rPr>
        <w:t xml:space="preserve"> |  </w:t>
      </w:r>
      <w:r>
        <w:rPr>
          <w:rFonts w:hint="eastAsia"/>
          <w:noProof/>
          <w:rtl/>
        </w:rPr>
        <w:t>אורח</w:t>
      </w:r>
      <w:r>
        <w:rPr>
          <w:noProof/>
          <w:rtl/>
        </w:rPr>
        <w:t xml:space="preserve"> </w:t>
      </w:r>
      <w:r>
        <w:rPr>
          <w:rFonts w:hint="eastAsia"/>
          <w:noProof/>
          <w:rtl/>
        </w:rPr>
        <w:t>טוב</w:t>
      </w:r>
      <w:r w:rsidR="00FF6E1E">
        <w:rPr>
          <w:noProof/>
          <w:rtl/>
        </w:rPr>
        <w:t xml:space="preserve"> |  </w:t>
      </w:r>
      <w:r>
        <w:rPr>
          <w:rFonts w:hint="eastAsia"/>
          <w:noProof/>
          <w:rtl/>
        </w:rPr>
        <w:t>ישי</w:t>
      </w:r>
      <w:r w:rsidR="00FF6E1E">
        <w:rPr>
          <w:noProof/>
          <w:rtl/>
        </w:rPr>
        <w:t xml:space="preserve"> |  </w:t>
      </w:r>
      <w:r>
        <w:rPr>
          <w:rFonts w:hint="eastAsia"/>
          <w:noProof/>
          <w:rtl/>
        </w:rPr>
        <w:t>הרואה</w:t>
      </w:r>
      <w:r>
        <w:rPr>
          <w:noProof/>
          <w:rtl/>
        </w:rPr>
        <w:t xml:space="preserve"> </w:t>
      </w:r>
      <w:r>
        <w:rPr>
          <w:rFonts w:hint="eastAsia"/>
          <w:noProof/>
          <w:rtl/>
        </w:rPr>
        <w:t>חכמי</w:t>
      </w:r>
      <w:r>
        <w:rPr>
          <w:noProof/>
          <w:rtl/>
        </w:rPr>
        <w:t xml:space="preserve"> </w:t>
      </w:r>
      <w:r>
        <w:rPr>
          <w:rFonts w:hint="eastAsia"/>
          <w:noProof/>
          <w:rtl/>
        </w:rPr>
        <w:t>ישראל</w:t>
      </w:r>
      <w:r w:rsidR="00FF6E1E">
        <w:rPr>
          <w:noProof/>
          <w:rtl/>
        </w:rPr>
        <w:t xml:space="preserve"> |  </w:t>
      </w:r>
      <w:r>
        <w:rPr>
          <w:rFonts w:hint="eastAsia"/>
          <w:noProof/>
          <w:rtl/>
        </w:rPr>
        <w:t>חכמי</w:t>
      </w:r>
      <w:r>
        <w:rPr>
          <w:noProof/>
          <w:rtl/>
        </w:rPr>
        <w:t xml:space="preserve"> </w:t>
      </w:r>
      <w:r>
        <w:rPr>
          <w:rFonts w:hint="eastAsia"/>
          <w:noProof/>
          <w:rtl/>
        </w:rPr>
        <w:t>אוה</w:t>
      </w:r>
      <w:r>
        <w:rPr>
          <w:noProof/>
          <w:rtl/>
        </w:rPr>
        <w:t>"</w:t>
      </w:r>
      <w:r>
        <w:rPr>
          <w:rFonts w:hint="eastAsia"/>
          <w:noProof/>
          <w:rtl/>
        </w:rPr>
        <w:t>ע</w:t>
      </w:r>
      <w:r w:rsidR="00FF6E1E">
        <w:rPr>
          <w:noProof/>
          <w:rtl/>
        </w:rPr>
        <w:t xml:space="preserve"> |  </w:t>
      </w:r>
      <w:r>
        <w:rPr>
          <w:rFonts w:hint="eastAsia"/>
          <w:noProof/>
          <w:rtl/>
        </w:rPr>
        <w:t>מלכי</w:t>
      </w:r>
      <w:r>
        <w:rPr>
          <w:noProof/>
          <w:rtl/>
        </w:rPr>
        <w:t xml:space="preserve"> </w:t>
      </w:r>
      <w:r>
        <w:rPr>
          <w:rFonts w:hint="eastAsia"/>
          <w:noProof/>
          <w:rtl/>
        </w:rPr>
        <w:t>ישראל</w:t>
      </w:r>
      <w:r w:rsidR="00FF6E1E">
        <w:rPr>
          <w:noProof/>
          <w:rtl/>
        </w:rPr>
        <w:t xml:space="preserve"> |  </w:t>
      </w:r>
      <w:r>
        <w:rPr>
          <w:rFonts w:hint="eastAsia"/>
          <w:noProof/>
          <w:rtl/>
        </w:rPr>
        <w:t>מלכי</w:t>
      </w:r>
      <w:r>
        <w:rPr>
          <w:noProof/>
          <w:rtl/>
        </w:rPr>
        <w:t xml:space="preserve"> </w:t>
      </w:r>
      <w:r>
        <w:rPr>
          <w:rFonts w:hint="eastAsia"/>
          <w:noProof/>
          <w:rtl/>
        </w:rPr>
        <w:t>אוה</w:t>
      </w:r>
      <w:r>
        <w:rPr>
          <w:noProof/>
          <w:rtl/>
        </w:rPr>
        <w:t>"</w:t>
      </w:r>
      <w:r>
        <w:rPr>
          <w:rFonts w:hint="eastAsia"/>
          <w:noProof/>
          <w:rtl/>
        </w:rPr>
        <w:t>ע</w:t>
      </w:r>
      <w:r w:rsidR="00FF6E1E">
        <w:rPr>
          <w:noProof/>
          <w:rtl/>
        </w:rPr>
        <w:t xml:space="preserve"> |  </w:t>
      </w:r>
      <w:r>
        <w:rPr>
          <w:rFonts w:hint="eastAsia"/>
          <w:noProof/>
          <w:rtl/>
        </w:rPr>
        <w:t>ראה</w:t>
      </w:r>
      <w:r>
        <w:rPr>
          <w:noProof/>
          <w:rtl/>
        </w:rPr>
        <w:t xml:space="preserve"> </w:t>
      </w:r>
      <w:r>
        <w:rPr>
          <w:rFonts w:hint="eastAsia"/>
          <w:noProof/>
          <w:rtl/>
        </w:rPr>
        <w:t>יותר</w:t>
      </w:r>
      <w:r w:rsidR="00FF6E1E">
        <w:rPr>
          <w:noProof/>
          <w:rtl/>
        </w:rPr>
        <w:t xml:space="preserve"> |  </w:t>
      </w:r>
      <w:r>
        <w:rPr>
          <w:rFonts w:hint="eastAsia"/>
          <w:noProof/>
          <w:rtl/>
        </w:rPr>
        <w:t>הלקה</w:t>
      </w:r>
      <w:r>
        <w:rPr>
          <w:noProof/>
          <w:rtl/>
        </w:rPr>
        <w:t xml:space="preserve"> </w:t>
      </w:r>
      <w:r>
        <w:rPr>
          <w:rFonts w:hint="eastAsia"/>
          <w:noProof/>
          <w:rtl/>
        </w:rPr>
        <w:t>בב</w:t>
      </w:r>
      <w:r>
        <w:rPr>
          <w:noProof/>
          <w:rtl/>
        </w:rPr>
        <w:t>"</w:t>
      </w:r>
      <w:r>
        <w:rPr>
          <w:rFonts w:hint="eastAsia"/>
          <w:noProof/>
          <w:rtl/>
        </w:rPr>
        <w:t>ד</w:t>
      </w:r>
      <w:r w:rsidR="00FF6E1E">
        <w:rPr>
          <w:noProof/>
          <w:rtl/>
        </w:rPr>
        <w:t xml:space="preserve"> |  </w:t>
      </w:r>
      <w:r>
        <w:rPr>
          <w:rFonts w:hint="eastAsia"/>
          <w:noProof/>
          <w:rtl/>
        </w:rPr>
        <w:t>הרואה</w:t>
      </w:r>
      <w:r>
        <w:rPr>
          <w:noProof/>
          <w:rtl/>
        </w:rPr>
        <w:t xml:space="preserve"> </w:t>
      </w:r>
      <w:r>
        <w:rPr>
          <w:rFonts w:hint="eastAsia"/>
          <w:noProof/>
          <w:rtl/>
        </w:rPr>
        <w:t>בתי</w:t>
      </w:r>
      <w:r>
        <w:rPr>
          <w:noProof/>
          <w:rtl/>
        </w:rPr>
        <w:t xml:space="preserve"> </w:t>
      </w:r>
      <w:r>
        <w:rPr>
          <w:rFonts w:hint="eastAsia"/>
          <w:noProof/>
          <w:rtl/>
        </w:rPr>
        <w:t>ישראל</w:t>
      </w:r>
      <w:r>
        <w:rPr>
          <w:noProof/>
          <w:rtl/>
        </w:rPr>
        <w:t xml:space="preserve"> </w:t>
      </w:r>
      <w:r>
        <w:rPr>
          <w:rFonts w:hint="eastAsia"/>
          <w:noProof/>
          <w:rtl/>
        </w:rPr>
        <w:t>בישובן</w:t>
      </w:r>
      <w:r w:rsidR="00FF6E1E">
        <w:rPr>
          <w:noProof/>
          <w:rtl/>
        </w:rPr>
        <w:t xml:space="preserve"> |  </w:t>
      </w:r>
      <w:r>
        <w:rPr>
          <w:rFonts w:hint="eastAsia"/>
          <w:noProof/>
          <w:rtl/>
        </w:rPr>
        <w:t>בחורבנן</w:t>
      </w:r>
      <w:r w:rsidR="00FF6E1E">
        <w:rPr>
          <w:noProof/>
          <w:rtl/>
        </w:rPr>
        <w:t xml:space="preserve"> |  </w:t>
      </w:r>
      <w:r>
        <w:rPr>
          <w:rFonts w:hint="eastAsia"/>
          <w:noProof/>
          <w:rtl/>
        </w:rPr>
        <w:t>בתי</w:t>
      </w:r>
      <w:r>
        <w:rPr>
          <w:noProof/>
          <w:rtl/>
        </w:rPr>
        <w:t xml:space="preserve"> </w:t>
      </w:r>
      <w:r>
        <w:rPr>
          <w:rFonts w:hint="eastAsia"/>
          <w:noProof/>
          <w:rtl/>
        </w:rPr>
        <w:t>אוה</w:t>
      </w:r>
      <w:r>
        <w:rPr>
          <w:noProof/>
          <w:rtl/>
        </w:rPr>
        <w:t>"</w:t>
      </w:r>
      <w:r>
        <w:rPr>
          <w:rFonts w:hint="eastAsia"/>
          <w:noProof/>
          <w:rtl/>
        </w:rPr>
        <w:t>ע</w:t>
      </w:r>
      <w:r w:rsidR="00FF6E1E">
        <w:rPr>
          <w:noProof/>
          <w:rtl/>
        </w:rPr>
        <w:t xml:space="preserve"> |  </w:t>
      </w:r>
      <w:r>
        <w:rPr>
          <w:rFonts w:hint="eastAsia"/>
          <w:noProof/>
          <w:rtl/>
        </w:rPr>
        <w:t>הרואה</w:t>
      </w:r>
      <w:r>
        <w:rPr>
          <w:noProof/>
          <w:rtl/>
        </w:rPr>
        <w:t xml:space="preserve"> </w:t>
      </w:r>
      <w:r>
        <w:rPr>
          <w:rFonts w:hint="eastAsia"/>
          <w:noProof/>
          <w:rtl/>
        </w:rPr>
        <w:t>קברי</w:t>
      </w:r>
      <w:r>
        <w:rPr>
          <w:noProof/>
          <w:rtl/>
        </w:rPr>
        <w:t xml:space="preserve"> </w:t>
      </w:r>
      <w:r>
        <w:rPr>
          <w:rFonts w:hint="eastAsia"/>
          <w:noProof/>
          <w:rtl/>
        </w:rPr>
        <w:t>ישראל</w:t>
      </w:r>
      <w:r w:rsidR="00FF6E1E">
        <w:rPr>
          <w:noProof/>
          <w:rtl/>
        </w:rPr>
        <w:t xml:space="preserve"> |  </w:t>
      </w:r>
      <w:r>
        <w:rPr>
          <w:rFonts w:hint="eastAsia"/>
          <w:noProof/>
          <w:rtl/>
        </w:rPr>
        <w:t>קברי</w:t>
      </w:r>
      <w:r>
        <w:rPr>
          <w:noProof/>
          <w:rtl/>
        </w:rPr>
        <w:t xml:space="preserve"> </w:t>
      </w:r>
      <w:r>
        <w:rPr>
          <w:rFonts w:hint="eastAsia"/>
          <w:noProof/>
          <w:rtl/>
        </w:rPr>
        <w:t>נכרים</w:t>
      </w:r>
      <w:r w:rsidR="00FF6E1E">
        <w:rPr>
          <w:noProof/>
          <w:rtl/>
        </w:rPr>
        <w:t xml:space="preserve"> |  </w:t>
      </w:r>
      <w:r>
        <w:rPr>
          <w:rFonts w:hint="eastAsia"/>
          <w:noProof/>
          <w:rtl/>
        </w:rPr>
        <w:t>חבירו</w:t>
      </w:r>
      <w:r>
        <w:rPr>
          <w:noProof/>
          <w:rtl/>
        </w:rPr>
        <w:t xml:space="preserve"> </w:t>
      </w:r>
      <w:r>
        <w:rPr>
          <w:rFonts w:hint="eastAsia"/>
          <w:noProof/>
          <w:rtl/>
        </w:rPr>
        <w:t>לאחר</w:t>
      </w:r>
      <w:r>
        <w:rPr>
          <w:noProof/>
          <w:rtl/>
        </w:rPr>
        <w:t xml:space="preserve"> </w:t>
      </w:r>
      <w:r>
        <w:rPr>
          <w:rFonts w:hint="eastAsia"/>
          <w:noProof/>
          <w:rtl/>
        </w:rPr>
        <w:t>ל</w:t>
      </w:r>
      <w:r>
        <w:rPr>
          <w:noProof/>
          <w:rtl/>
        </w:rPr>
        <w:t>'</w:t>
      </w:r>
      <w:r w:rsidR="00FF6E1E">
        <w:rPr>
          <w:noProof/>
          <w:rtl/>
        </w:rPr>
        <w:t xml:space="preserve"> |  </w:t>
      </w:r>
      <w:r>
        <w:rPr>
          <w:rFonts w:hint="eastAsia"/>
          <w:noProof/>
          <w:rtl/>
        </w:rPr>
        <w:t>הרואה</w:t>
      </w:r>
      <w:r>
        <w:rPr>
          <w:noProof/>
          <w:rtl/>
        </w:rPr>
        <w:t xml:space="preserve"> </w:t>
      </w:r>
      <w:r>
        <w:rPr>
          <w:rFonts w:hint="eastAsia"/>
          <w:noProof/>
          <w:rtl/>
        </w:rPr>
        <w:t>הבהקנים</w:t>
      </w:r>
      <w:r w:rsidR="00FF6E1E">
        <w:rPr>
          <w:noProof/>
          <w:rtl/>
        </w:rPr>
        <w:t xml:space="preserve"> |  </w:t>
      </w:r>
      <w:r>
        <w:rPr>
          <w:rFonts w:hint="eastAsia"/>
          <w:noProof/>
          <w:rtl/>
        </w:rPr>
        <w:t>כושי</w:t>
      </w:r>
      <w:r w:rsidR="00FF6E1E">
        <w:rPr>
          <w:noProof/>
          <w:rtl/>
        </w:rPr>
        <w:t xml:space="preserve"> |  </w:t>
      </w:r>
      <w:r>
        <w:rPr>
          <w:rFonts w:hint="eastAsia"/>
          <w:noProof/>
          <w:rtl/>
        </w:rPr>
        <w:t>קטע</w:t>
      </w:r>
      <w:r w:rsidR="00FF6E1E">
        <w:rPr>
          <w:noProof/>
          <w:rtl/>
        </w:rPr>
        <w:t xml:space="preserve"> |  </w:t>
      </w:r>
      <w:r>
        <w:rPr>
          <w:rFonts w:hint="eastAsia"/>
          <w:noProof/>
          <w:rtl/>
        </w:rPr>
        <w:t>בריות</w:t>
      </w:r>
      <w:r>
        <w:rPr>
          <w:noProof/>
          <w:rtl/>
        </w:rPr>
        <w:t xml:space="preserve"> </w:t>
      </w:r>
      <w:r>
        <w:rPr>
          <w:rFonts w:hint="eastAsia"/>
          <w:noProof/>
          <w:rtl/>
        </w:rPr>
        <w:t>טובות</w:t>
      </w:r>
      <w:r w:rsidR="00FF6E1E">
        <w:rPr>
          <w:noProof/>
          <w:rtl/>
        </w:rPr>
        <w:t xml:space="preserve"> |  </w:t>
      </w:r>
      <w:r>
        <w:rPr>
          <w:rFonts w:hint="eastAsia"/>
          <w:noProof/>
          <w:rtl/>
        </w:rPr>
        <w:t>זיקין</w:t>
      </w:r>
      <w:r w:rsidR="00FF6E1E">
        <w:rPr>
          <w:noProof/>
          <w:rtl/>
        </w:rPr>
        <w:t xml:space="preserve"> |  </w:t>
      </w:r>
      <w:r>
        <w:rPr>
          <w:rFonts w:hint="eastAsia"/>
          <w:noProof/>
          <w:rtl/>
        </w:rPr>
        <w:t>עש</w:t>
      </w:r>
      <w:r>
        <w:rPr>
          <w:noProof/>
          <w:rtl/>
        </w:rPr>
        <w:t xml:space="preserve"> </w:t>
      </w:r>
      <w:r>
        <w:rPr>
          <w:rFonts w:hint="eastAsia"/>
          <w:noProof/>
          <w:rtl/>
        </w:rPr>
        <w:t>הולכת</w:t>
      </w:r>
      <w:r>
        <w:rPr>
          <w:noProof/>
          <w:rtl/>
        </w:rPr>
        <w:t xml:space="preserve"> </w:t>
      </w:r>
      <w:r>
        <w:rPr>
          <w:rFonts w:hint="eastAsia"/>
          <w:noProof/>
          <w:rtl/>
        </w:rPr>
        <w:t>אחר</w:t>
      </w:r>
      <w:r>
        <w:rPr>
          <w:noProof/>
          <w:rtl/>
        </w:rPr>
        <w:t xml:space="preserve"> </w:t>
      </w:r>
      <w:r>
        <w:rPr>
          <w:rFonts w:hint="eastAsia"/>
          <w:noProof/>
          <w:rtl/>
        </w:rPr>
        <w:t>זנב</w:t>
      </w:r>
      <w:r>
        <w:rPr>
          <w:noProof/>
          <w:rtl/>
        </w:rPr>
        <w:t xml:space="preserve"> </w:t>
      </w:r>
      <w:r>
        <w:rPr>
          <w:rFonts w:hint="eastAsia"/>
          <w:noProof/>
          <w:rtl/>
        </w:rPr>
        <w:t>הכימה</w:t>
      </w:r>
      <w:r w:rsidR="00FF6E1E">
        <w:rPr>
          <w:noProof/>
          <w:rtl/>
        </w:rPr>
        <w:t xml:space="preserve"> |  </w:t>
      </w:r>
      <w:r>
        <w:rPr>
          <w:rFonts w:hint="eastAsia"/>
          <w:noProof/>
          <w:rtl/>
        </w:rPr>
        <w:t>על</w:t>
      </w:r>
      <w:r>
        <w:rPr>
          <w:noProof/>
          <w:rtl/>
        </w:rPr>
        <w:t xml:space="preserve"> </w:t>
      </w:r>
      <w:r>
        <w:rPr>
          <w:rFonts w:hint="eastAsia"/>
          <w:noProof/>
          <w:rtl/>
        </w:rPr>
        <w:t>רעידת</w:t>
      </w:r>
      <w:r>
        <w:rPr>
          <w:noProof/>
          <w:rtl/>
        </w:rPr>
        <w:t xml:space="preserve"> </w:t>
      </w:r>
      <w:r>
        <w:rPr>
          <w:rFonts w:hint="eastAsia"/>
          <w:noProof/>
          <w:rtl/>
        </w:rPr>
        <w:t>אדמה</w:t>
      </w:r>
      <w:r w:rsidR="00FF6E1E">
        <w:rPr>
          <w:noProof/>
          <w:rtl/>
        </w:rPr>
        <w:t xml:space="preserve"> |  </w:t>
      </w:r>
      <w:r>
        <w:rPr>
          <w:rFonts w:hint="eastAsia"/>
          <w:noProof/>
          <w:rtl/>
        </w:rPr>
        <w:t>רעמים</w:t>
      </w:r>
      <w:r>
        <w:rPr>
          <w:noProof/>
          <w:rtl/>
        </w:rPr>
        <w:t xml:space="preserve"> </w:t>
      </w:r>
      <w:r>
        <w:rPr>
          <w:rFonts w:hint="eastAsia"/>
          <w:noProof/>
          <w:rtl/>
        </w:rPr>
        <w:t>המתחככים</w:t>
      </w:r>
      <w:r w:rsidR="00FF6E1E">
        <w:rPr>
          <w:noProof/>
          <w:rtl/>
        </w:rPr>
        <w:t xml:space="preserve"> |  </w:t>
      </w:r>
      <w:r>
        <w:rPr>
          <w:rFonts w:hint="eastAsia"/>
          <w:noProof/>
          <w:rtl/>
        </w:rPr>
        <w:t>רוחות</w:t>
      </w:r>
      <w:r w:rsidR="00FF6E1E">
        <w:rPr>
          <w:noProof/>
          <w:rtl/>
        </w:rPr>
        <w:t xml:space="preserve"> |  </w:t>
      </w:r>
      <w:r>
        <w:rPr>
          <w:rFonts w:hint="eastAsia"/>
          <w:noProof/>
          <w:rtl/>
        </w:rPr>
        <w:t>עננים</w:t>
      </w:r>
      <w:r>
        <w:rPr>
          <w:noProof/>
          <w:rtl/>
        </w:rPr>
        <w:t xml:space="preserve"> </w:t>
      </w:r>
      <w:r>
        <w:rPr>
          <w:rFonts w:hint="eastAsia"/>
          <w:noProof/>
          <w:rtl/>
        </w:rPr>
        <w:t>העולים</w:t>
      </w:r>
      <w:r>
        <w:rPr>
          <w:noProof/>
          <w:rtl/>
        </w:rPr>
        <w:t xml:space="preserve"> </w:t>
      </w:r>
      <w:r>
        <w:rPr>
          <w:rFonts w:hint="eastAsia"/>
          <w:noProof/>
          <w:rtl/>
        </w:rPr>
        <w:t>במערב</w:t>
      </w:r>
      <w:r w:rsidR="00FF6E1E">
        <w:rPr>
          <w:noProof/>
          <w:rtl/>
        </w:rPr>
        <w:t xml:space="preserve"> |  </w:t>
      </w:r>
      <w:r>
        <w:rPr>
          <w:rFonts w:hint="eastAsia"/>
          <w:noProof/>
          <w:rtl/>
        </w:rPr>
        <w:t>ענני</w:t>
      </w:r>
      <w:r>
        <w:rPr>
          <w:noProof/>
          <w:rtl/>
        </w:rPr>
        <w:t xml:space="preserve"> </w:t>
      </w:r>
      <w:r>
        <w:rPr>
          <w:rFonts w:hint="eastAsia"/>
          <w:noProof/>
          <w:rtl/>
        </w:rPr>
        <w:t>בוקר</w:t>
      </w:r>
      <w:r w:rsidR="00FF6E1E">
        <w:rPr>
          <w:noProof/>
          <w:rtl/>
        </w:rPr>
        <w:t xml:space="preserve"> |  </w:t>
      </w:r>
      <w:r>
        <w:rPr>
          <w:rFonts w:hint="eastAsia"/>
          <w:noProof/>
          <w:rtl/>
        </w:rPr>
        <w:t>רעמים</w:t>
      </w:r>
      <w:r w:rsidR="00FF6E1E">
        <w:rPr>
          <w:noProof/>
          <w:rtl/>
        </w:rPr>
        <w:t xml:space="preserve"> |  </w:t>
      </w:r>
      <w:r>
        <w:rPr>
          <w:rFonts w:hint="eastAsia"/>
          <w:noProof/>
          <w:rtl/>
        </w:rPr>
        <w:t>הרים</w:t>
      </w:r>
      <w:r>
        <w:rPr>
          <w:noProof/>
          <w:rtl/>
        </w:rPr>
        <w:t xml:space="preserve"> </w:t>
      </w:r>
      <w:r>
        <w:rPr>
          <w:rFonts w:hint="eastAsia"/>
          <w:noProof/>
          <w:rtl/>
        </w:rPr>
        <w:t>וגבעות</w:t>
      </w:r>
      <w:r w:rsidR="00FF6E1E">
        <w:rPr>
          <w:noProof/>
          <w:rtl/>
        </w:rPr>
        <w:t xml:space="preserve"> |  </w:t>
      </w:r>
      <w:r>
        <w:rPr>
          <w:rFonts w:hint="eastAsia"/>
          <w:noProof/>
          <w:rtl/>
        </w:rPr>
        <w:t>רקיע</w:t>
      </w:r>
      <w:r>
        <w:rPr>
          <w:noProof/>
          <w:rtl/>
        </w:rPr>
        <w:t xml:space="preserve"> </w:t>
      </w:r>
      <w:r>
        <w:rPr>
          <w:rFonts w:hint="eastAsia"/>
          <w:noProof/>
          <w:rtl/>
        </w:rPr>
        <w:t>בטהרתו</w:t>
      </w:r>
      <w:r w:rsidR="00FF6E1E">
        <w:rPr>
          <w:noProof/>
          <w:rtl/>
        </w:rPr>
        <w:t xml:space="preserve"> |  </w:t>
      </w:r>
      <w:r>
        <w:rPr>
          <w:rFonts w:hint="eastAsia"/>
          <w:noProof/>
          <w:rtl/>
        </w:rPr>
        <w:t>חמה</w:t>
      </w:r>
      <w:r>
        <w:rPr>
          <w:noProof/>
          <w:rtl/>
        </w:rPr>
        <w:t xml:space="preserve"> </w:t>
      </w:r>
      <w:r>
        <w:rPr>
          <w:rFonts w:hint="eastAsia"/>
          <w:noProof/>
          <w:rtl/>
        </w:rPr>
        <w:t>בתקופתה</w:t>
      </w:r>
      <w:r w:rsidR="00FF6E1E">
        <w:rPr>
          <w:noProof/>
          <w:rtl/>
        </w:rPr>
        <w:t xml:space="preserve"> |  </w:t>
      </w:r>
      <w:r>
        <w:rPr>
          <w:rFonts w:hint="eastAsia"/>
          <w:noProof/>
          <w:rtl/>
        </w:rPr>
        <w:t>חידקל</w:t>
      </w:r>
      <w:r w:rsidR="00FF6E1E">
        <w:rPr>
          <w:noProof/>
          <w:rtl/>
        </w:rPr>
        <w:t xml:space="preserve"> |  </w:t>
      </w:r>
      <w:r>
        <w:rPr>
          <w:rFonts w:hint="eastAsia"/>
          <w:noProof/>
          <w:rtl/>
        </w:rPr>
        <w:t>בני</w:t>
      </w:r>
      <w:r>
        <w:rPr>
          <w:noProof/>
          <w:rtl/>
        </w:rPr>
        <w:t xml:space="preserve"> </w:t>
      </w:r>
      <w:r>
        <w:rPr>
          <w:rFonts w:hint="eastAsia"/>
          <w:noProof/>
          <w:rtl/>
        </w:rPr>
        <w:t>מחוזא</w:t>
      </w:r>
      <w:r w:rsidR="00FF6E1E">
        <w:rPr>
          <w:noProof/>
          <w:rtl/>
        </w:rPr>
        <w:t xml:space="preserve"> |  </w:t>
      </w:r>
      <w:r>
        <w:rPr>
          <w:rFonts w:hint="eastAsia"/>
          <w:noProof/>
          <w:rtl/>
        </w:rPr>
        <w:t>עיניהם</w:t>
      </w:r>
      <w:r>
        <w:rPr>
          <w:noProof/>
          <w:rtl/>
        </w:rPr>
        <w:t xml:space="preserve"> </w:t>
      </w:r>
      <w:r>
        <w:rPr>
          <w:rFonts w:hint="eastAsia"/>
          <w:noProof/>
          <w:rtl/>
        </w:rPr>
        <w:t>נדות</w:t>
      </w:r>
      <w:r w:rsidR="00FF6E1E">
        <w:rPr>
          <w:noProof/>
          <w:rtl/>
        </w:rPr>
        <w:t xml:space="preserve"> |  </w:t>
      </w:r>
      <w:r>
        <w:rPr>
          <w:rFonts w:hint="eastAsia"/>
          <w:noProof/>
          <w:rtl/>
        </w:rPr>
        <w:t>שנוי</w:t>
      </w:r>
      <w:r>
        <w:rPr>
          <w:noProof/>
          <w:rtl/>
        </w:rPr>
        <w:t xml:space="preserve"> </w:t>
      </w:r>
      <w:r>
        <w:rPr>
          <w:rFonts w:hint="eastAsia"/>
          <w:noProof/>
          <w:rtl/>
        </w:rPr>
        <w:t>מקום</w:t>
      </w:r>
      <w:r w:rsidR="00FF6E1E">
        <w:rPr>
          <w:noProof/>
          <w:rtl/>
        </w:rPr>
        <w:t xml:space="preserve"> |  </w:t>
      </w:r>
      <w:r>
        <w:rPr>
          <w:rFonts w:hint="eastAsia"/>
          <w:noProof/>
          <w:rtl/>
        </w:rPr>
        <w:t>בנה</w:t>
      </w:r>
      <w:r>
        <w:rPr>
          <w:noProof/>
          <w:rtl/>
        </w:rPr>
        <w:t xml:space="preserve"> </w:t>
      </w:r>
      <w:r>
        <w:rPr>
          <w:rFonts w:hint="eastAsia"/>
          <w:noProof/>
          <w:rtl/>
        </w:rPr>
        <w:t>בית</w:t>
      </w:r>
      <w:r>
        <w:rPr>
          <w:noProof/>
          <w:rtl/>
        </w:rPr>
        <w:t xml:space="preserve"> </w:t>
      </w:r>
      <w:r>
        <w:rPr>
          <w:rFonts w:hint="eastAsia"/>
          <w:noProof/>
          <w:rtl/>
        </w:rPr>
        <w:t>חדש</w:t>
      </w:r>
      <w:r>
        <w:rPr>
          <w:noProof/>
          <w:rtl/>
        </w:rPr>
        <w:t xml:space="preserve"> </w:t>
      </w:r>
      <w:r>
        <w:rPr>
          <w:rFonts w:hint="eastAsia"/>
          <w:noProof/>
          <w:rtl/>
        </w:rPr>
        <w:t>וקנה</w:t>
      </w:r>
      <w:r>
        <w:rPr>
          <w:noProof/>
          <w:rtl/>
        </w:rPr>
        <w:t xml:space="preserve"> </w:t>
      </w:r>
      <w:r>
        <w:rPr>
          <w:rFonts w:hint="eastAsia"/>
          <w:noProof/>
          <w:rtl/>
        </w:rPr>
        <w:t>כלים</w:t>
      </w:r>
      <w:r>
        <w:rPr>
          <w:noProof/>
          <w:rtl/>
        </w:rPr>
        <w:t xml:space="preserve"> </w:t>
      </w:r>
      <w:r>
        <w:rPr>
          <w:rFonts w:hint="eastAsia"/>
          <w:noProof/>
          <w:rtl/>
        </w:rPr>
        <w:t>חדשים</w:t>
      </w:r>
      <w:r w:rsidR="00FF6E1E">
        <w:rPr>
          <w:noProof/>
          <w:rtl/>
        </w:rPr>
        <w:t xml:space="preserve"> |  </w:t>
      </w:r>
      <w:r>
        <w:rPr>
          <w:rFonts w:hint="eastAsia"/>
          <w:noProof/>
          <w:rtl/>
        </w:rPr>
        <w:t>בנה</w:t>
      </w:r>
      <w:r>
        <w:rPr>
          <w:noProof/>
          <w:rtl/>
        </w:rPr>
        <w:t xml:space="preserve"> </w:t>
      </w:r>
      <w:r>
        <w:rPr>
          <w:rFonts w:hint="eastAsia"/>
          <w:noProof/>
          <w:rtl/>
        </w:rPr>
        <w:t>בית</w:t>
      </w:r>
      <w:r>
        <w:rPr>
          <w:noProof/>
          <w:rtl/>
        </w:rPr>
        <w:t xml:space="preserve"> </w:t>
      </w:r>
      <w:r>
        <w:rPr>
          <w:rFonts w:hint="eastAsia"/>
          <w:noProof/>
          <w:rtl/>
        </w:rPr>
        <w:t>חדש</w:t>
      </w:r>
      <w:r w:rsidR="00FF6E1E">
        <w:rPr>
          <w:noProof/>
          <w:rtl/>
        </w:rPr>
        <w:t xml:space="preserve"> |  </w:t>
      </w:r>
      <w:r>
        <w:rPr>
          <w:rFonts w:hint="eastAsia"/>
          <w:noProof/>
          <w:rtl/>
        </w:rPr>
        <w:t>קנה</w:t>
      </w:r>
      <w:r>
        <w:rPr>
          <w:noProof/>
          <w:rtl/>
        </w:rPr>
        <w:t xml:space="preserve"> </w:t>
      </w:r>
      <w:r>
        <w:rPr>
          <w:rFonts w:hint="eastAsia"/>
          <w:noProof/>
          <w:rtl/>
        </w:rPr>
        <w:t>כלים</w:t>
      </w:r>
      <w:r>
        <w:rPr>
          <w:noProof/>
          <w:rtl/>
        </w:rPr>
        <w:t xml:space="preserve"> </w:t>
      </w:r>
      <w:r>
        <w:rPr>
          <w:rFonts w:hint="eastAsia"/>
          <w:noProof/>
          <w:rtl/>
        </w:rPr>
        <w:t>חדשים</w:t>
      </w:r>
      <w:r w:rsidR="00FF6E1E">
        <w:rPr>
          <w:noProof/>
          <w:rtl/>
        </w:rPr>
        <w:t xml:space="preserve"> |  </w:t>
      </w:r>
      <w:r>
        <w:rPr>
          <w:rFonts w:hint="eastAsia"/>
          <w:noProof/>
          <w:rtl/>
        </w:rPr>
        <w:t>חזר</w:t>
      </w:r>
      <w:r>
        <w:rPr>
          <w:noProof/>
          <w:rtl/>
        </w:rPr>
        <w:t xml:space="preserve"> </w:t>
      </w:r>
      <w:r>
        <w:rPr>
          <w:rFonts w:hint="eastAsia"/>
          <w:noProof/>
          <w:rtl/>
        </w:rPr>
        <w:t>וקנה</w:t>
      </w:r>
      <w:r w:rsidR="00FF6E1E">
        <w:rPr>
          <w:noProof/>
          <w:rtl/>
        </w:rPr>
        <w:t xml:space="preserve"> |  </w:t>
      </w:r>
      <w:r>
        <w:rPr>
          <w:rFonts w:hint="eastAsia"/>
          <w:noProof/>
          <w:rtl/>
        </w:rPr>
        <w:t>מברך</w:t>
      </w:r>
      <w:r>
        <w:rPr>
          <w:noProof/>
          <w:rtl/>
        </w:rPr>
        <w:t xml:space="preserve"> </w:t>
      </w:r>
      <w:r>
        <w:rPr>
          <w:rFonts w:hint="eastAsia"/>
          <w:noProof/>
          <w:rtl/>
        </w:rPr>
        <w:t>על</w:t>
      </w:r>
      <w:r>
        <w:rPr>
          <w:noProof/>
          <w:rtl/>
        </w:rPr>
        <w:t xml:space="preserve"> </w:t>
      </w:r>
      <w:r>
        <w:rPr>
          <w:rFonts w:hint="eastAsia"/>
          <w:noProof/>
          <w:rtl/>
        </w:rPr>
        <w:t>הרעה</w:t>
      </w:r>
      <w:r w:rsidR="00FF6E1E">
        <w:rPr>
          <w:noProof/>
          <w:rtl/>
        </w:rPr>
        <w:t xml:space="preserve"> |  </w:t>
      </w:r>
      <w:r>
        <w:rPr>
          <w:rFonts w:hint="eastAsia"/>
          <w:noProof/>
          <w:rtl/>
        </w:rPr>
        <w:t>ועל</w:t>
      </w:r>
      <w:r>
        <w:rPr>
          <w:noProof/>
          <w:rtl/>
        </w:rPr>
        <w:t xml:space="preserve"> </w:t>
      </w:r>
      <w:r>
        <w:rPr>
          <w:rFonts w:hint="eastAsia"/>
          <w:noProof/>
          <w:rtl/>
        </w:rPr>
        <w:t>הטובה</w:t>
      </w:r>
      <w:r>
        <w:rPr>
          <w:noProof/>
          <w:rtl/>
        </w:rPr>
        <w:t>,</w:t>
      </w:r>
      <w:r w:rsidR="00FF6E1E">
        <w:rPr>
          <w:noProof/>
          <w:rtl/>
        </w:rPr>
        <w:t xml:space="preserve"> |  </w:t>
      </w:r>
      <w:r>
        <w:rPr>
          <w:rFonts w:hint="eastAsia"/>
          <w:noProof/>
          <w:rtl/>
        </w:rPr>
        <w:t>אשתו</w:t>
      </w:r>
      <w:r>
        <w:rPr>
          <w:noProof/>
          <w:rtl/>
        </w:rPr>
        <w:t xml:space="preserve"> </w:t>
      </w:r>
      <w:r>
        <w:rPr>
          <w:rFonts w:hint="eastAsia"/>
          <w:noProof/>
          <w:rtl/>
        </w:rPr>
        <w:t>מעוברת</w:t>
      </w:r>
      <w:r w:rsidR="00FF6E1E">
        <w:rPr>
          <w:noProof/>
          <w:rtl/>
        </w:rPr>
        <w:t xml:space="preserve"> |  </w:t>
      </w:r>
      <w:r>
        <w:rPr>
          <w:rFonts w:hint="eastAsia"/>
          <w:rtl/>
        </w:rPr>
        <w:t>בא</w:t>
      </w:r>
      <w:r>
        <w:rPr>
          <w:rtl/>
        </w:rPr>
        <w:t xml:space="preserve"> </w:t>
      </w:r>
      <w:r>
        <w:rPr>
          <w:rFonts w:hint="eastAsia"/>
          <w:rtl/>
        </w:rPr>
        <w:t>בדרך</w:t>
      </w:r>
      <w:r w:rsidR="00FF6E1E">
        <w:rPr>
          <w:noProof/>
          <w:rtl/>
        </w:rPr>
        <w:t xml:space="preserve"> |  </w:t>
      </w:r>
      <w:r>
        <w:rPr>
          <w:rFonts w:hint="eastAsia"/>
          <w:noProof/>
          <w:rtl/>
        </w:rPr>
        <w:t>שנאנח</w:t>
      </w:r>
      <w:r w:rsidR="00FF6E1E">
        <w:rPr>
          <w:noProof/>
          <w:rtl/>
        </w:rPr>
        <w:t xml:space="preserve"> |  </w:t>
      </w:r>
      <w:r>
        <w:rPr>
          <w:rFonts w:hint="eastAsia"/>
          <w:rtl/>
        </w:rPr>
        <w:t>הנכנס</w:t>
      </w:r>
      <w:r>
        <w:rPr>
          <w:rtl/>
        </w:rPr>
        <w:t xml:space="preserve"> </w:t>
      </w:r>
      <w:r>
        <w:rPr>
          <w:rFonts w:hint="eastAsia"/>
          <w:rtl/>
        </w:rPr>
        <w:t>לכרך</w:t>
      </w:r>
      <w:r>
        <w:rPr>
          <w:rtl/>
        </w:rPr>
        <w:t xml:space="preserve"> </w:t>
      </w:r>
      <w:r>
        <w:rPr>
          <w:rFonts w:hint="eastAsia"/>
          <w:rtl/>
        </w:rPr>
        <w:t>יה</w:t>
      </w:r>
      <w:r>
        <w:rPr>
          <w:rtl/>
        </w:rPr>
        <w:t>"</w:t>
      </w:r>
      <w:r>
        <w:rPr>
          <w:rFonts w:hint="eastAsia"/>
          <w:rtl/>
        </w:rPr>
        <w:t>ר</w:t>
      </w:r>
      <w:r>
        <w:rPr>
          <w:rtl/>
        </w:rPr>
        <w:t xml:space="preserve"> </w:t>
      </w:r>
      <w:r>
        <w:rPr>
          <w:rFonts w:hint="eastAsia"/>
          <w:rtl/>
        </w:rPr>
        <w:t>שהכניסני</w:t>
      </w:r>
      <w:r>
        <w:rPr>
          <w:rtl/>
        </w:rPr>
        <w:t xml:space="preserve"> </w:t>
      </w:r>
      <w:r>
        <w:rPr>
          <w:rFonts w:hint="eastAsia"/>
          <w:rtl/>
        </w:rPr>
        <w:t>לשלום</w:t>
      </w:r>
      <w:r>
        <w:rPr>
          <w:rtl/>
        </w:rPr>
        <w:t xml:space="preserve">, </w:t>
      </w:r>
      <w:r>
        <w:rPr>
          <w:rFonts w:hint="eastAsia"/>
          <w:rtl/>
        </w:rPr>
        <w:t>כשיוצא</w:t>
      </w:r>
      <w:r>
        <w:rPr>
          <w:rtl/>
        </w:rPr>
        <w:t xml:space="preserve"> </w:t>
      </w:r>
      <w:r>
        <w:rPr>
          <w:rFonts w:hint="eastAsia"/>
          <w:rtl/>
        </w:rPr>
        <w:t>מודה</w:t>
      </w:r>
      <w:r>
        <w:rPr>
          <w:rtl/>
        </w:rPr>
        <w:t>,</w:t>
      </w:r>
      <w:r w:rsidR="00FF6E1E">
        <w:rPr>
          <w:noProof/>
          <w:rtl/>
        </w:rPr>
        <w:t xml:space="preserve"> |  </w:t>
      </w:r>
      <w:r>
        <w:rPr>
          <w:rFonts w:hint="eastAsia"/>
          <w:noProof/>
          <w:rtl/>
        </w:rPr>
        <w:t>בקש</w:t>
      </w:r>
      <w:r>
        <w:rPr>
          <w:noProof/>
          <w:rtl/>
        </w:rPr>
        <w:t xml:space="preserve"> </w:t>
      </w:r>
      <w:r>
        <w:rPr>
          <w:rFonts w:hint="eastAsia"/>
          <w:noProof/>
          <w:rtl/>
        </w:rPr>
        <w:t>לצאת</w:t>
      </w:r>
      <w:r w:rsidR="00FF6E1E">
        <w:rPr>
          <w:noProof/>
          <w:rtl/>
        </w:rPr>
        <w:t xml:space="preserve"> |  </w:t>
      </w:r>
      <w:r>
        <w:rPr>
          <w:rFonts w:hint="eastAsia"/>
          <w:noProof/>
          <w:rtl/>
        </w:rPr>
        <w:t>נכנס</w:t>
      </w:r>
      <w:r>
        <w:rPr>
          <w:noProof/>
          <w:rtl/>
        </w:rPr>
        <w:t xml:space="preserve"> </w:t>
      </w:r>
      <w:r>
        <w:rPr>
          <w:rFonts w:hint="eastAsia"/>
          <w:noProof/>
          <w:rtl/>
        </w:rPr>
        <w:t>לבית</w:t>
      </w:r>
      <w:r>
        <w:rPr>
          <w:noProof/>
          <w:rtl/>
        </w:rPr>
        <w:t xml:space="preserve"> </w:t>
      </w:r>
      <w:r>
        <w:rPr>
          <w:rFonts w:hint="eastAsia"/>
          <w:noProof/>
          <w:rtl/>
        </w:rPr>
        <w:t>המרחץ</w:t>
      </w:r>
      <w:r w:rsidR="00FF6E1E">
        <w:rPr>
          <w:noProof/>
          <w:rtl/>
        </w:rPr>
        <w:t xml:space="preserve"> |  </w:t>
      </w:r>
      <w:r>
        <w:rPr>
          <w:rFonts w:hint="eastAsia"/>
          <w:rtl/>
        </w:rPr>
        <w:t>כשיוצא</w:t>
      </w:r>
      <w:r>
        <w:rPr>
          <w:rtl/>
        </w:rPr>
        <w:t xml:space="preserve"> </w:t>
      </w:r>
      <w:r>
        <w:rPr>
          <w:rFonts w:hint="eastAsia"/>
          <w:rtl/>
        </w:rPr>
        <w:t>ר</w:t>
      </w:r>
      <w:r>
        <w:rPr>
          <w:rtl/>
        </w:rPr>
        <w:t>"</w:t>
      </w:r>
      <w:r>
        <w:rPr>
          <w:rFonts w:hint="eastAsia"/>
          <w:rtl/>
        </w:rPr>
        <w:t>א</w:t>
      </w:r>
      <w:r>
        <w:rPr>
          <w:rtl/>
        </w:rPr>
        <w:t xml:space="preserve"> </w:t>
      </w:r>
      <w:r>
        <w:rPr>
          <w:rFonts w:hint="eastAsia"/>
          <w:rtl/>
        </w:rPr>
        <w:t>מודה</w:t>
      </w:r>
      <w:r>
        <w:rPr>
          <w:rtl/>
        </w:rPr>
        <w:t xml:space="preserve"> </w:t>
      </w:r>
      <w:r>
        <w:rPr>
          <w:rFonts w:hint="eastAsia"/>
          <w:rtl/>
        </w:rPr>
        <w:t>אני</w:t>
      </w:r>
      <w:r>
        <w:rPr>
          <w:rtl/>
        </w:rPr>
        <w:t xml:space="preserve"> </w:t>
      </w:r>
      <w:r>
        <w:rPr>
          <w:rFonts w:hint="eastAsia"/>
          <w:rtl/>
        </w:rPr>
        <w:t>שהצלתני</w:t>
      </w:r>
      <w:r>
        <w:rPr>
          <w:rtl/>
        </w:rPr>
        <w:t xml:space="preserve"> </w:t>
      </w:r>
      <w:r>
        <w:rPr>
          <w:rFonts w:hint="eastAsia"/>
          <w:rtl/>
        </w:rPr>
        <w:t>מן</w:t>
      </w:r>
      <w:r>
        <w:rPr>
          <w:rtl/>
        </w:rPr>
        <w:t xml:space="preserve"> </w:t>
      </w:r>
      <w:r>
        <w:rPr>
          <w:rFonts w:hint="eastAsia"/>
          <w:rtl/>
        </w:rPr>
        <w:t>האור</w:t>
      </w:r>
      <w:r w:rsidR="00FF6E1E">
        <w:rPr>
          <w:noProof/>
          <w:rtl/>
        </w:rPr>
        <w:t xml:space="preserve"> |  </w:t>
      </w:r>
      <w:r>
        <w:rPr>
          <w:rFonts w:hint="eastAsia"/>
          <w:noProof/>
          <w:rtl/>
        </w:rPr>
        <w:t>נכנס</w:t>
      </w:r>
      <w:r>
        <w:rPr>
          <w:noProof/>
          <w:rtl/>
        </w:rPr>
        <w:t xml:space="preserve"> </w:t>
      </w:r>
      <w:r>
        <w:rPr>
          <w:rFonts w:hint="eastAsia"/>
          <w:noProof/>
          <w:rtl/>
        </w:rPr>
        <w:t>לבית</w:t>
      </w:r>
      <w:r>
        <w:rPr>
          <w:noProof/>
          <w:rtl/>
        </w:rPr>
        <w:t xml:space="preserve"> </w:t>
      </w:r>
      <w:r>
        <w:rPr>
          <w:rFonts w:hint="eastAsia"/>
          <w:noProof/>
          <w:rtl/>
        </w:rPr>
        <w:t>הכסא</w:t>
      </w:r>
      <w:r w:rsidR="00FF6E1E">
        <w:rPr>
          <w:noProof/>
          <w:rtl/>
        </w:rPr>
        <w:t xml:space="preserve"> |  </w:t>
      </w:r>
      <w:r>
        <w:rPr>
          <w:rFonts w:hint="eastAsia"/>
          <w:noProof/>
          <w:rtl/>
        </w:rPr>
        <w:t>וחותם</w:t>
      </w:r>
      <w:r w:rsidR="00FF6E1E">
        <w:rPr>
          <w:noProof/>
          <w:rtl/>
        </w:rPr>
        <w:t xml:space="preserve"> |  </w:t>
      </w:r>
      <w:r>
        <w:rPr>
          <w:rFonts w:hint="eastAsia"/>
          <w:noProof/>
          <w:rtl/>
        </w:rPr>
        <w:t>נכנס</w:t>
      </w:r>
      <w:r>
        <w:rPr>
          <w:noProof/>
          <w:rtl/>
        </w:rPr>
        <w:t xml:space="preserve"> </w:t>
      </w:r>
      <w:r>
        <w:rPr>
          <w:rFonts w:hint="eastAsia"/>
          <w:noProof/>
          <w:rtl/>
        </w:rPr>
        <w:t>לישון</w:t>
      </w:r>
      <w:r w:rsidR="00FF6E1E">
        <w:rPr>
          <w:noProof/>
          <w:rtl/>
        </w:rPr>
        <w:t xml:space="preserve"> |  </w:t>
      </w:r>
      <w:r>
        <w:rPr>
          <w:rFonts w:hint="eastAsia"/>
          <w:noProof/>
          <w:rtl/>
        </w:rPr>
        <w:t>חייב</w:t>
      </w:r>
      <w:r>
        <w:rPr>
          <w:noProof/>
          <w:rtl/>
        </w:rPr>
        <w:t xml:space="preserve"> </w:t>
      </w:r>
      <w:r>
        <w:rPr>
          <w:rFonts w:hint="eastAsia"/>
          <w:noProof/>
          <w:rtl/>
        </w:rPr>
        <w:t>אדם</w:t>
      </w:r>
      <w:r>
        <w:rPr>
          <w:noProof/>
          <w:rtl/>
        </w:rPr>
        <w:t xml:space="preserve"> </w:t>
      </w:r>
      <w:r>
        <w:rPr>
          <w:rFonts w:hint="eastAsia"/>
          <w:noProof/>
          <w:rtl/>
        </w:rPr>
        <w:t>לברך</w:t>
      </w:r>
      <w:r w:rsidR="00FF6E1E">
        <w:rPr>
          <w:noProof/>
          <w:rtl/>
        </w:rPr>
        <w:t xml:space="preserve"> |  </w:t>
      </w:r>
      <w:r>
        <w:rPr>
          <w:rFonts w:hint="eastAsia"/>
          <w:noProof/>
          <w:rtl/>
        </w:rPr>
        <w:t>כשהלך</w:t>
      </w:r>
      <w:r w:rsidR="00FF6E1E">
        <w:rPr>
          <w:noProof/>
          <w:rtl/>
        </w:rPr>
        <w:t xml:space="preserve"> |  </w:t>
      </w:r>
      <w:r>
        <w:rPr>
          <w:rFonts w:hint="eastAsia"/>
          <w:noProof/>
          <w:rtl/>
        </w:rPr>
        <w:t>דלא</w:t>
      </w:r>
      <w:r>
        <w:rPr>
          <w:noProof/>
          <w:rtl/>
        </w:rPr>
        <w:t xml:space="preserve"> </w:t>
      </w:r>
      <w:r>
        <w:rPr>
          <w:rFonts w:hint="eastAsia"/>
          <w:noProof/>
          <w:rtl/>
        </w:rPr>
        <w:t>יהלך</w:t>
      </w:r>
      <w:r>
        <w:rPr>
          <w:noProof/>
          <w:rtl/>
        </w:rPr>
        <w:t xml:space="preserve"> </w:t>
      </w:r>
      <w:r>
        <w:rPr>
          <w:rFonts w:hint="eastAsia"/>
          <w:noProof/>
          <w:rtl/>
        </w:rPr>
        <w:t>אחורי</w:t>
      </w:r>
      <w:r>
        <w:rPr>
          <w:noProof/>
          <w:rtl/>
        </w:rPr>
        <w:t xml:space="preserve"> </w:t>
      </w:r>
      <w:r>
        <w:rPr>
          <w:rFonts w:hint="eastAsia"/>
          <w:noProof/>
          <w:rtl/>
        </w:rPr>
        <w:t>אשה</w:t>
      </w:r>
      <w:r w:rsidR="00FF6E1E">
        <w:rPr>
          <w:noProof/>
          <w:rtl/>
        </w:rPr>
        <w:t xml:space="preserve"> |  </w:t>
      </w:r>
      <w:r>
        <w:rPr>
          <w:rFonts w:hint="eastAsia"/>
          <w:noProof/>
          <w:rtl/>
        </w:rPr>
        <w:t>המרצה</w:t>
      </w:r>
      <w:r>
        <w:rPr>
          <w:noProof/>
          <w:rtl/>
        </w:rPr>
        <w:t xml:space="preserve"> </w:t>
      </w:r>
      <w:r>
        <w:rPr>
          <w:rFonts w:hint="eastAsia"/>
          <w:noProof/>
          <w:rtl/>
        </w:rPr>
        <w:t>מעות</w:t>
      </w:r>
      <w:r>
        <w:rPr>
          <w:noProof/>
          <w:rtl/>
        </w:rPr>
        <w:t xml:space="preserve"> </w:t>
      </w:r>
      <w:r>
        <w:rPr>
          <w:rFonts w:hint="eastAsia"/>
          <w:noProof/>
          <w:rtl/>
        </w:rPr>
        <w:t>לאשה</w:t>
      </w:r>
      <w:r w:rsidR="00FF6E1E">
        <w:rPr>
          <w:noProof/>
          <w:rtl/>
        </w:rPr>
        <w:t xml:space="preserve"> |  </w:t>
      </w:r>
      <w:r>
        <w:rPr>
          <w:rFonts w:hint="eastAsia"/>
          <w:noProof/>
          <w:rtl/>
        </w:rPr>
        <w:t>מנוח</w:t>
      </w:r>
      <w:r w:rsidR="00FF6E1E">
        <w:rPr>
          <w:noProof/>
          <w:rtl/>
        </w:rPr>
        <w:t xml:space="preserve"> |  </w:t>
      </w:r>
      <w:r>
        <w:rPr>
          <w:rFonts w:hint="eastAsia"/>
          <w:noProof/>
          <w:rtl/>
        </w:rPr>
        <w:t>יצה</w:t>
      </w:r>
      <w:r>
        <w:rPr>
          <w:noProof/>
          <w:rtl/>
        </w:rPr>
        <w:t>"</w:t>
      </w:r>
      <w:r>
        <w:rPr>
          <w:rFonts w:hint="eastAsia"/>
          <w:noProof/>
          <w:rtl/>
        </w:rPr>
        <w:t>ר</w:t>
      </w:r>
      <w:r>
        <w:rPr>
          <w:noProof/>
          <w:rtl/>
        </w:rPr>
        <w:t xml:space="preserve"> </w:t>
      </w:r>
      <w:r>
        <w:rPr>
          <w:rFonts w:hint="eastAsia"/>
          <w:noProof/>
          <w:rtl/>
        </w:rPr>
        <w:t>דומה</w:t>
      </w:r>
      <w:r>
        <w:rPr>
          <w:noProof/>
          <w:rtl/>
        </w:rPr>
        <w:t xml:space="preserve"> </w:t>
      </w:r>
      <w:r>
        <w:rPr>
          <w:rFonts w:hint="eastAsia"/>
          <w:noProof/>
          <w:rtl/>
        </w:rPr>
        <w:t>לזבוב</w:t>
      </w:r>
      <w:r w:rsidR="00FF6E1E">
        <w:rPr>
          <w:noProof/>
          <w:rtl/>
        </w:rPr>
        <w:t xml:space="preserve"> |  </w:t>
      </w:r>
      <w:r>
        <w:rPr>
          <w:rFonts w:hint="eastAsia"/>
          <w:noProof/>
          <w:rtl/>
        </w:rPr>
        <w:t>ב</w:t>
      </w:r>
      <w:r>
        <w:rPr>
          <w:noProof/>
          <w:rtl/>
        </w:rPr>
        <w:t xml:space="preserve">' </w:t>
      </w:r>
      <w:r>
        <w:rPr>
          <w:rFonts w:hint="eastAsia"/>
          <w:noProof/>
          <w:rtl/>
        </w:rPr>
        <w:t>כליות</w:t>
      </w:r>
      <w:r>
        <w:rPr>
          <w:noProof/>
          <w:rtl/>
        </w:rPr>
        <w:t xml:space="preserve"> </w:t>
      </w:r>
      <w:r>
        <w:rPr>
          <w:rFonts w:hint="eastAsia"/>
          <w:noProof/>
          <w:rtl/>
        </w:rPr>
        <w:t>באדם</w:t>
      </w:r>
      <w:r w:rsidR="00FF6E1E">
        <w:rPr>
          <w:noProof/>
          <w:rtl/>
        </w:rPr>
        <w:t xml:space="preserve"> |  </w:t>
      </w:r>
      <w:r>
        <w:rPr>
          <w:rFonts w:hint="eastAsia"/>
          <w:noProof/>
          <w:rtl/>
        </w:rPr>
        <w:t>צדיקים</w:t>
      </w:r>
      <w:r w:rsidR="00FF6E1E">
        <w:rPr>
          <w:noProof/>
          <w:rtl/>
        </w:rPr>
        <w:t xml:space="preserve"> |  </w:t>
      </w:r>
      <w:r>
        <w:rPr>
          <w:rFonts w:hint="eastAsia"/>
          <w:noProof/>
          <w:rtl/>
        </w:rPr>
        <w:t>מעשה</w:t>
      </w:r>
      <w:r>
        <w:rPr>
          <w:noProof/>
          <w:rtl/>
        </w:rPr>
        <w:t xml:space="preserve"> </w:t>
      </w:r>
      <w:r>
        <w:rPr>
          <w:rFonts w:hint="eastAsia"/>
          <w:noProof/>
          <w:rtl/>
        </w:rPr>
        <w:t>דגזרה</w:t>
      </w:r>
      <w:r>
        <w:rPr>
          <w:noProof/>
          <w:rtl/>
        </w:rPr>
        <w:t xml:space="preserve"> </w:t>
      </w:r>
      <w:r>
        <w:rPr>
          <w:rFonts w:hint="eastAsia"/>
          <w:noProof/>
          <w:rtl/>
        </w:rPr>
        <w:t>מלכות</w:t>
      </w:r>
      <w:r>
        <w:rPr>
          <w:noProof/>
          <w:rtl/>
        </w:rPr>
        <w:t xml:space="preserve"> </w:t>
      </w:r>
      <w:r>
        <w:rPr>
          <w:rFonts w:hint="eastAsia"/>
          <w:noProof/>
          <w:rtl/>
        </w:rPr>
        <w:t>הרשעה</w:t>
      </w:r>
      <w:r w:rsidR="00FF6E1E">
        <w:rPr>
          <w:noProof/>
          <w:rtl/>
        </w:rPr>
        <w:t xml:space="preserve"> |  </w:t>
      </w:r>
      <w:r>
        <w:rPr>
          <w:rFonts w:hint="eastAsia"/>
          <w:noProof/>
          <w:rtl/>
        </w:rPr>
        <w:t>כשהוציאוהו</w:t>
      </w:r>
      <w:r>
        <w:rPr>
          <w:noProof/>
          <w:rtl/>
        </w:rPr>
        <w:t xml:space="preserve"> </w:t>
      </w:r>
      <w:r>
        <w:rPr>
          <w:rFonts w:hint="eastAsia"/>
          <w:noProof/>
          <w:rtl/>
        </w:rPr>
        <w:t>להריגה</w:t>
      </w:r>
      <w:r w:rsidR="00FF6E1E">
        <w:rPr>
          <w:noProof/>
          <w:rtl/>
        </w:rPr>
        <w:t xml:space="preserve"> |  </w:t>
      </w:r>
      <w:r>
        <w:rPr>
          <w:rFonts w:hint="eastAsia"/>
          <w:noProof/>
          <w:rtl/>
        </w:rPr>
        <w:t>לא</w:t>
      </w:r>
      <w:r>
        <w:rPr>
          <w:noProof/>
          <w:rtl/>
        </w:rPr>
        <w:t xml:space="preserve"> </w:t>
      </w:r>
      <w:r>
        <w:rPr>
          <w:rFonts w:hint="eastAsia"/>
          <w:noProof/>
          <w:rtl/>
        </w:rPr>
        <w:t>יקל</w:t>
      </w:r>
      <w:r>
        <w:rPr>
          <w:noProof/>
          <w:rtl/>
        </w:rPr>
        <w:t xml:space="preserve"> </w:t>
      </w:r>
      <w:r>
        <w:rPr>
          <w:rFonts w:hint="eastAsia"/>
          <w:noProof/>
          <w:rtl/>
        </w:rPr>
        <w:t>ראשו</w:t>
      </w:r>
      <w:r>
        <w:rPr>
          <w:noProof/>
          <w:rtl/>
        </w:rPr>
        <w:t xml:space="preserve"> </w:t>
      </w:r>
      <w:r>
        <w:rPr>
          <w:rFonts w:hint="eastAsia"/>
          <w:noProof/>
          <w:rtl/>
        </w:rPr>
        <w:t>כנגד</w:t>
      </w:r>
      <w:r>
        <w:rPr>
          <w:noProof/>
          <w:rtl/>
        </w:rPr>
        <w:t xml:space="preserve"> </w:t>
      </w:r>
      <w:r>
        <w:rPr>
          <w:rFonts w:hint="eastAsia"/>
          <w:noProof/>
          <w:rtl/>
        </w:rPr>
        <w:t>שער</w:t>
      </w:r>
      <w:r>
        <w:rPr>
          <w:noProof/>
          <w:rtl/>
        </w:rPr>
        <w:t xml:space="preserve"> </w:t>
      </w:r>
      <w:r>
        <w:rPr>
          <w:rFonts w:hint="eastAsia"/>
          <w:noProof/>
          <w:rtl/>
        </w:rPr>
        <w:t>המזרח</w:t>
      </w:r>
      <w:r>
        <w:rPr>
          <w:noProof/>
          <w:rtl/>
        </w:rPr>
        <w:t>,</w:t>
      </w:r>
      <w:r w:rsidR="00FF6E1E">
        <w:rPr>
          <w:noProof/>
          <w:rtl/>
        </w:rPr>
        <w:t xml:space="preserve"> |  </w:t>
      </w:r>
      <w:r>
        <w:rPr>
          <w:rFonts w:hint="eastAsia"/>
          <w:noProof/>
          <w:rtl/>
        </w:rPr>
        <w:t>נפנה</w:t>
      </w:r>
      <w:r w:rsidR="00FF6E1E">
        <w:rPr>
          <w:noProof/>
          <w:rtl/>
        </w:rPr>
        <w:t xml:space="preserve"> |  </w:t>
      </w:r>
      <w:r>
        <w:rPr>
          <w:rFonts w:hint="eastAsia"/>
          <w:noProof/>
          <w:rtl/>
        </w:rPr>
        <w:t>אחר</w:t>
      </w:r>
      <w:r w:rsidR="00FF6E1E">
        <w:rPr>
          <w:noProof/>
          <w:rtl/>
        </w:rPr>
        <w:t xml:space="preserve"> |  </w:t>
      </w:r>
      <w:r>
        <w:rPr>
          <w:rFonts w:hint="eastAsia"/>
          <w:noProof/>
          <w:rtl/>
        </w:rPr>
        <w:t>שכב</w:t>
      </w:r>
      <w:r>
        <w:rPr>
          <w:noProof/>
          <w:rtl/>
        </w:rPr>
        <w:t xml:space="preserve"> </w:t>
      </w:r>
      <w:r>
        <w:rPr>
          <w:rFonts w:hint="eastAsia"/>
          <w:noProof/>
          <w:rtl/>
        </w:rPr>
        <w:t>תחת</w:t>
      </w:r>
      <w:r>
        <w:rPr>
          <w:noProof/>
          <w:rtl/>
        </w:rPr>
        <w:t xml:space="preserve"> </w:t>
      </w:r>
      <w:r>
        <w:rPr>
          <w:rFonts w:hint="eastAsia"/>
          <w:noProof/>
          <w:rtl/>
        </w:rPr>
        <w:t>מיטת</w:t>
      </w:r>
      <w:r>
        <w:rPr>
          <w:noProof/>
          <w:rtl/>
        </w:rPr>
        <w:t xml:space="preserve"> </w:t>
      </w:r>
      <w:r>
        <w:rPr>
          <w:rFonts w:hint="eastAsia"/>
          <w:noProof/>
          <w:rtl/>
        </w:rPr>
        <w:t>רב</w:t>
      </w:r>
      <w:r w:rsidR="00FF6E1E">
        <w:rPr>
          <w:noProof/>
          <w:rtl/>
        </w:rPr>
        <w:t xml:space="preserve"> |  </w:t>
      </w:r>
      <w:r>
        <w:rPr>
          <w:rFonts w:hint="eastAsia"/>
          <w:noProof/>
          <w:rtl/>
        </w:rPr>
        <w:t>אין</w:t>
      </w:r>
      <w:r>
        <w:rPr>
          <w:noProof/>
          <w:rtl/>
        </w:rPr>
        <w:t xml:space="preserve"> </w:t>
      </w:r>
      <w:r>
        <w:rPr>
          <w:rFonts w:hint="eastAsia"/>
          <w:noProof/>
          <w:rtl/>
        </w:rPr>
        <w:t>מקנחין</w:t>
      </w:r>
      <w:r>
        <w:rPr>
          <w:noProof/>
          <w:rtl/>
        </w:rPr>
        <w:t xml:space="preserve"> </w:t>
      </w:r>
      <w:r>
        <w:rPr>
          <w:rFonts w:hint="eastAsia"/>
          <w:noProof/>
          <w:rtl/>
        </w:rPr>
        <w:t>בימין</w:t>
      </w:r>
      <w:r w:rsidR="00FF6E1E">
        <w:rPr>
          <w:noProof/>
          <w:rtl/>
        </w:rPr>
        <w:t xml:space="preserve"> |  </w:t>
      </w:r>
      <w:r w:rsidRPr="009C2A5E">
        <w:rPr>
          <w:rFonts w:hint="eastAsia"/>
          <w:noProof/>
          <w:rtl/>
        </w:rPr>
        <w:t>הצנוע</w:t>
      </w:r>
      <w:r w:rsidRPr="009C2A5E">
        <w:rPr>
          <w:noProof/>
          <w:rtl/>
        </w:rPr>
        <w:t xml:space="preserve"> </w:t>
      </w:r>
      <w:r w:rsidRPr="009C2A5E">
        <w:rPr>
          <w:rFonts w:hint="eastAsia"/>
          <w:noProof/>
          <w:rtl/>
        </w:rPr>
        <w:t>בביהכ</w:t>
      </w:r>
      <w:r w:rsidRPr="009C2A5E">
        <w:rPr>
          <w:noProof/>
          <w:rtl/>
        </w:rPr>
        <w:t>"</w:t>
      </w:r>
      <w:r w:rsidRPr="009C2A5E">
        <w:rPr>
          <w:rFonts w:hint="eastAsia"/>
          <w:noProof/>
          <w:rtl/>
        </w:rPr>
        <w:t>ס</w:t>
      </w:r>
      <w:r w:rsidR="00FF6E1E">
        <w:rPr>
          <w:noProof/>
          <w:rtl/>
        </w:rPr>
        <w:t xml:space="preserve"> |  </w:t>
      </w:r>
      <w:r>
        <w:rPr>
          <w:rFonts w:hint="eastAsia"/>
          <w:noProof/>
          <w:rtl/>
        </w:rPr>
        <w:t>בית</w:t>
      </w:r>
      <w:r>
        <w:rPr>
          <w:noProof/>
          <w:rtl/>
        </w:rPr>
        <w:t xml:space="preserve"> </w:t>
      </w:r>
      <w:r>
        <w:rPr>
          <w:rFonts w:hint="eastAsia"/>
          <w:noProof/>
          <w:rtl/>
        </w:rPr>
        <w:t>הכסא</w:t>
      </w:r>
      <w:r>
        <w:rPr>
          <w:noProof/>
          <w:rtl/>
        </w:rPr>
        <w:t xml:space="preserve"> </w:t>
      </w:r>
      <w:r>
        <w:rPr>
          <w:rFonts w:hint="eastAsia"/>
          <w:noProof/>
          <w:rtl/>
        </w:rPr>
        <w:t>בטבריא</w:t>
      </w:r>
      <w:r w:rsidR="00FF6E1E">
        <w:rPr>
          <w:noProof/>
          <w:rtl/>
        </w:rPr>
        <w:t xml:space="preserve"> |  </w:t>
      </w:r>
      <w:r>
        <w:rPr>
          <w:rFonts w:hint="eastAsia"/>
          <w:noProof/>
          <w:rtl/>
        </w:rPr>
        <w:t>גידלה</w:t>
      </w:r>
      <w:r>
        <w:rPr>
          <w:noProof/>
          <w:rtl/>
        </w:rPr>
        <w:t xml:space="preserve"> </w:t>
      </w:r>
      <w:r>
        <w:rPr>
          <w:rFonts w:hint="eastAsia"/>
          <w:noProof/>
          <w:rtl/>
        </w:rPr>
        <w:t>שה</w:t>
      </w:r>
      <w:r w:rsidR="00FF6E1E">
        <w:rPr>
          <w:noProof/>
          <w:rtl/>
        </w:rPr>
        <w:t xml:space="preserve"> |  </w:t>
      </w:r>
      <w:r>
        <w:rPr>
          <w:rFonts w:hint="eastAsia"/>
          <w:noProof/>
          <w:rtl/>
        </w:rPr>
        <w:t>אחורי</w:t>
      </w:r>
      <w:r>
        <w:rPr>
          <w:noProof/>
          <w:rtl/>
        </w:rPr>
        <w:t xml:space="preserve"> </w:t>
      </w:r>
      <w:r>
        <w:rPr>
          <w:rFonts w:hint="eastAsia"/>
          <w:noProof/>
          <w:rtl/>
        </w:rPr>
        <w:t>גדר</w:t>
      </w:r>
      <w:r w:rsidR="00FF6E1E">
        <w:rPr>
          <w:noProof/>
          <w:rtl/>
        </w:rPr>
        <w:t xml:space="preserve"> |  </w:t>
      </w:r>
      <w:r>
        <w:rPr>
          <w:rFonts w:hint="eastAsia"/>
          <w:noProof/>
          <w:rtl/>
        </w:rPr>
        <w:t>צנוע</w:t>
      </w:r>
      <w:r w:rsidR="00FF6E1E">
        <w:rPr>
          <w:noProof/>
          <w:rtl/>
        </w:rPr>
        <w:t xml:space="preserve"> |  </w:t>
      </w:r>
      <w:r>
        <w:rPr>
          <w:rFonts w:hint="eastAsia"/>
          <w:noProof/>
          <w:rtl/>
        </w:rPr>
        <w:t>צנוע</w:t>
      </w:r>
      <w:r w:rsidR="00FF6E1E">
        <w:rPr>
          <w:noProof/>
          <w:rtl/>
        </w:rPr>
        <w:t xml:space="preserve"> |  </w:t>
      </w:r>
      <w:r>
        <w:rPr>
          <w:rFonts w:hint="eastAsia"/>
          <w:noProof/>
          <w:rtl/>
        </w:rPr>
        <w:t>בן</w:t>
      </w:r>
      <w:r>
        <w:rPr>
          <w:noProof/>
          <w:rtl/>
        </w:rPr>
        <w:t xml:space="preserve"> </w:t>
      </w:r>
      <w:r>
        <w:rPr>
          <w:rFonts w:hint="eastAsia"/>
          <w:noProof/>
          <w:rtl/>
        </w:rPr>
        <w:t>עזאי</w:t>
      </w:r>
      <w:r>
        <w:rPr>
          <w:noProof/>
          <w:rtl/>
        </w:rPr>
        <w:t xml:space="preserve"> </w:t>
      </w:r>
      <w:r>
        <w:rPr>
          <w:rFonts w:hint="eastAsia"/>
          <w:noProof/>
          <w:rtl/>
        </w:rPr>
        <w:t>השכם</w:t>
      </w:r>
      <w:r>
        <w:rPr>
          <w:noProof/>
          <w:rtl/>
        </w:rPr>
        <w:t xml:space="preserve"> </w:t>
      </w:r>
      <w:r>
        <w:rPr>
          <w:rFonts w:hint="eastAsia"/>
          <w:noProof/>
          <w:rtl/>
        </w:rPr>
        <w:t>וצא</w:t>
      </w:r>
      <w:r>
        <w:rPr>
          <w:noProof/>
          <w:rtl/>
        </w:rPr>
        <w:t xml:space="preserve"> </w:t>
      </w:r>
      <w:r>
        <w:rPr>
          <w:rFonts w:hint="eastAsia"/>
          <w:noProof/>
          <w:rtl/>
        </w:rPr>
        <w:t>הערב</w:t>
      </w:r>
      <w:r>
        <w:rPr>
          <w:noProof/>
          <w:rtl/>
        </w:rPr>
        <w:t xml:space="preserve"> </w:t>
      </w:r>
      <w:r>
        <w:rPr>
          <w:rFonts w:hint="eastAsia"/>
          <w:noProof/>
          <w:rtl/>
        </w:rPr>
        <w:t>וצא</w:t>
      </w:r>
      <w:r w:rsidR="00FF6E1E">
        <w:rPr>
          <w:noProof/>
          <w:rtl/>
        </w:rPr>
        <w:t xml:space="preserve"> |  </w:t>
      </w:r>
      <w:r>
        <w:rPr>
          <w:rFonts w:hint="eastAsia"/>
          <w:noProof/>
          <w:rtl/>
        </w:rPr>
        <w:t>בן</w:t>
      </w:r>
      <w:r>
        <w:rPr>
          <w:noProof/>
          <w:rtl/>
        </w:rPr>
        <w:t xml:space="preserve"> </w:t>
      </w:r>
      <w:r>
        <w:rPr>
          <w:rFonts w:hint="eastAsia"/>
          <w:noProof/>
          <w:rtl/>
        </w:rPr>
        <w:t>עזאי</w:t>
      </w:r>
      <w:r>
        <w:rPr>
          <w:noProof/>
          <w:rtl/>
        </w:rPr>
        <w:t xml:space="preserve"> </w:t>
      </w:r>
      <w:r>
        <w:rPr>
          <w:rFonts w:hint="eastAsia"/>
          <w:noProof/>
          <w:rtl/>
        </w:rPr>
        <w:t>על</w:t>
      </w:r>
      <w:r>
        <w:rPr>
          <w:noProof/>
          <w:rtl/>
        </w:rPr>
        <w:t xml:space="preserve"> </w:t>
      </w:r>
      <w:r>
        <w:rPr>
          <w:rFonts w:hint="eastAsia"/>
          <w:noProof/>
          <w:rtl/>
        </w:rPr>
        <w:t>הכל</w:t>
      </w:r>
      <w:r>
        <w:rPr>
          <w:noProof/>
          <w:rtl/>
        </w:rPr>
        <w:t xml:space="preserve"> </w:t>
      </w:r>
      <w:r>
        <w:rPr>
          <w:rFonts w:hint="eastAsia"/>
          <w:noProof/>
          <w:rtl/>
        </w:rPr>
        <w:t>שכב</w:t>
      </w:r>
      <w:r w:rsidR="00FF6E1E">
        <w:rPr>
          <w:noProof/>
          <w:rtl/>
        </w:rPr>
        <w:t xml:space="preserve"> |  </w:t>
      </w:r>
      <w:r>
        <w:rPr>
          <w:rFonts w:hint="eastAsia"/>
          <w:noProof/>
          <w:rtl/>
        </w:rPr>
        <w:t>ב</w:t>
      </w:r>
      <w:r>
        <w:rPr>
          <w:noProof/>
          <w:rtl/>
        </w:rPr>
        <w:t>''</w:t>
      </w:r>
      <w:r>
        <w:rPr>
          <w:rFonts w:hint="eastAsia"/>
          <w:noProof/>
          <w:rtl/>
        </w:rPr>
        <w:t>ק</w:t>
      </w:r>
      <w:r>
        <w:rPr>
          <w:noProof/>
          <w:rtl/>
        </w:rPr>
        <w:t xml:space="preserve"> </w:t>
      </w:r>
      <w:r>
        <w:rPr>
          <w:rFonts w:hint="eastAsia"/>
          <w:noProof/>
          <w:rtl/>
        </w:rPr>
        <w:t>מכר</w:t>
      </w:r>
      <w:r>
        <w:rPr>
          <w:noProof/>
          <w:rtl/>
        </w:rPr>
        <w:t xml:space="preserve"> </w:t>
      </w:r>
      <w:r>
        <w:rPr>
          <w:rFonts w:hint="eastAsia"/>
          <w:noProof/>
          <w:rtl/>
        </w:rPr>
        <w:t>עצות</w:t>
      </w:r>
      <w:r>
        <w:rPr>
          <w:noProof/>
          <w:rtl/>
        </w:rPr>
        <w:t xml:space="preserve"> </w:t>
      </w:r>
      <w:r>
        <w:rPr>
          <w:rFonts w:hint="eastAsia"/>
          <w:noProof/>
          <w:rtl/>
        </w:rPr>
        <w:t>בדינרי</w:t>
      </w:r>
      <w:r w:rsidR="00FF6E1E">
        <w:rPr>
          <w:noProof/>
          <w:rtl/>
        </w:rPr>
        <w:t xml:space="preserve"> |  </w:t>
      </w:r>
      <w:r>
        <w:rPr>
          <w:rFonts w:hint="eastAsia"/>
          <w:noProof/>
          <w:rtl/>
        </w:rPr>
        <w:t>כשתשמע</w:t>
      </w:r>
      <w:r>
        <w:rPr>
          <w:noProof/>
          <w:rtl/>
        </w:rPr>
        <w:t xml:space="preserve"> </w:t>
      </w:r>
      <w:r>
        <w:rPr>
          <w:rFonts w:hint="eastAsia"/>
          <w:noProof/>
          <w:rtl/>
        </w:rPr>
        <w:t>מרומי</w:t>
      </w:r>
      <w:r w:rsidR="00FF6E1E">
        <w:rPr>
          <w:noProof/>
          <w:rtl/>
        </w:rPr>
        <w:t xml:space="preserve"> |  </w:t>
      </w:r>
      <w:r>
        <w:rPr>
          <w:rFonts w:hint="eastAsia"/>
          <w:noProof/>
          <w:rtl/>
        </w:rPr>
        <w:t>קפנדריא</w:t>
      </w:r>
      <w:r w:rsidR="00FF6E1E">
        <w:rPr>
          <w:noProof/>
          <w:rtl/>
        </w:rPr>
        <w:t xml:space="preserve"> |  </w:t>
      </w:r>
      <w:r w:rsidRPr="009C2A5E">
        <w:rPr>
          <w:rFonts w:hint="eastAsia"/>
          <w:noProof/>
          <w:rtl/>
        </w:rPr>
        <w:t>לא</w:t>
      </w:r>
      <w:r w:rsidRPr="009C2A5E">
        <w:rPr>
          <w:noProof/>
          <w:rtl/>
        </w:rPr>
        <w:t xml:space="preserve"> </w:t>
      </w:r>
      <w:r w:rsidRPr="009C2A5E">
        <w:rPr>
          <w:rFonts w:hint="eastAsia"/>
          <w:noProof/>
          <w:rtl/>
        </w:rPr>
        <w:t>יכנס</w:t>
      </w:r>
      <w:r w:rsidRPr="009C2A5E">
        <w:rPr>
          <w:noProof/>
          <w:rtl/>
        </w:rPr>
        <w:t xml:space="preserve"> </w:t>
      </w:r>
      <w:r w:rsidRPr="009C2A5E">
        <w:rPr>
          <w:rFonts w:hint="eastAsia"/>
          <w:noProof/>
          <w:rtl/>
        </w:rPr>
        <w:t>להר</w:t>
      </w:r>
      <w:r w:rsidRPr="009C2A5E">
        <w:rPr>
          <w:noProof/>
          <w:rtl/>
        </w:rPr>
        <w:t xml:space="preserve"> </w:t>
      </w:r>
      <w:r w:rsidRPr="009C2A5E">
        <w:rPr>
          <w:rFonts w:hint="eastAsia"/>
          <w:noProof/>
          <w:rtl/>
        </w:rPr>
        <w:t>הבית</w:t>
      </w:r>
      <w:r w:rsidR="00FF6E1E">
        <w:rPr>
          <w:noProof/>
          <w:rtl/>
        </w:rPr>
        <w:t xml:space="preserve"> |  </w:t>
      </w:r>
      <w:r>
        <w:rPr>
          <w:rFonts w:hint="eastAsia"/>
          <w:noProof/>
          <w:rtl/>
        </w:rPr>
        <w:t>שיהא</w:t>
      </w:r>
      <w:r>
        <w:rPr>
          <w:noProof/>
          <w:rtl/>
        </w:rPr>
        <w:t xml:space="preserve"> </w:t>
      </w:r>
      <w:r>
        <w:rPr>
          <w:rFonts w:hint="eastAsia"/>
          <w:noProof/>
          <w:rtl/>
        </w:rPr>
        <w:t>אדם</w:t>
      </w:r>
      <w:r>
        <w:rPr>
          <w:noProof/>
          <w:rtl/>
        </w:rPr>
        <w:t xml:space="preserve"> </w:t>
      </w:r>
      <w:r>
        <w:rPr>
          <w:rFonts w:hint="eastAsia"/>
          <w:noProof/>
          <w:rtl/>
        </w:rPr>
        <w:t>שואל</w:t>
      </w:r>
      <w:r>
        <w:rPr>
          <w:noProof/>
          <w:rtl/>
        </w:rPr>
        <w:t xml:space="preserve"> </w:t>
      </w:r>
      <w:r>
        <w:rPr>
          <w:rFonts w:hint="eastAsia"/>
          <w:noProof/>
          <w:rtl/>
        </w:rPr>
        <w:t>בשלום</w:t>
      </w:r>
      <w:r w:rsidR="00FF6E1E">
        <w:rPr>
          <w:noProof/>
          <w:rtl/>
        </w:rPr>
        <w:t xml:space="preserve"> |  </w:t>
      </w:r>
      <w:r>
        <w:rPr>
          <w:rFonts w:hint="eastAsia"/>
          <w:noProof/>
          <w:rtl/>
        </w:rPr>
        <w:t>בשעת</w:t>
      </w:r>
      <w:r>
        <w:rPr>
          <w:noProof/>
          <w:rtl/>
        </w:rPr>
        <w:t xml:space="preserve"> </w:t>
      </w:r>
      <w:r>
        <w:rPr>
          <w:rFonts w:hint="eastAsia"/>
          <w:noProof/>
          <w:rtl/>
        </w:rPr>
        <w:t>מכניסין</w:t>
      </w:r>
      <w:r>
        <w:rPr>
          <w:noProof/>
          <w:rtl/>
        </w:rPr>
        <w:t xml:space="preserve"> </w:t>
      </w:r>
      <w:r>
        <w:rPr>
          <w:rFonts w:hint="eastAsia"/>
          <w:noProof/>
          <w:rtl/>
        </w:rPr>
        <w:t>פזר</w:t>
      </w:r>
      <w:r w:rsidR="00FF6E1E">
        <w:rPr>
          <w:noProof/>
          <w:rtl/>
        </w:rPr>
        <w:t xml:space="preserve"> |  </w:t>
      </w:r>
      <w:r>
        <w:rPr>
          <w:rFonts w:hint="eastAsia"/>
          <w:noProof/>
          <w:rtl/>
        </w:rPr>
        <w:t>פרשה</w:t>
      </w:r>
      <w:r>
        <w:rPr>
          <w:noProof/>
          <w:rtl/>
        </w:rPr>
        <w:t xml:space="preserve"> </w:t>
      </w:r>
      <w:r>
        <w:rPr>
          <w:rFonts w:hint="eastAsia"/>
          <w:noProof/>
          <w:rtl/>
        </w:rPr>
        <w:t>שכל</w:t>
      </w:r>
      <w:r>
        <w:rPr>
          <w:noProof/>
          <w:rtl/>
        </w:rPr>
        <w:t xml:space="preserve"> </w:t>
      </w:r>
      <w:r>
        <w:rPr>
          <w:rFonts w:hint="eastAsia"/>
          <w:noProof/>
          <w:rtl/>
        </w:rPr>
        <w:t>גופי</w:t>
      </w:r>
      <w:r>
        <w:rPr>
          <w:noProof/>
          <w:rtl/>
        </w:rPr>
        <w:t xml:space="preserve"> </w:t>
      </w:r>
      <w:r>
        <w:rPr>
          <w:rFonts w:hint="eastAsia"/>
          <w:noProof/>
          <w:rtl/>
        </w:rPr>
        <w:t>תורה</w:t>
      </w:r>
      <w:r>
        <w:rPr>
          <w:noProof/>
          <w:rtl/>
        </w:rPr>
        <w:t xml:space="preserve"> </w:t>
      </w:r>
      <w:r>
        <w:rPr>
          <w:rFonts w:hint="eastAsia"/>
          <w:noProof/>
          <w:rtl/>
        </w:rPr>
        <w:t>תלויין</w:t>
      </w:r>
      <w:r>
        <w:rPr>
          <w:noProof/>
          <w:rtl/>
        </w:rPr>
        <w:t xml:space="preserve"> </w:t>
      </w:r>
      <w:r>
        <w:rPr>
          <w:rFonts w:hint="eastAsia"/>
          <w:noProof/>
          <w:rtl/>
        </w:rPr>
        <w:t>בה</w:t>
      </w:r>
      <w:r w:rsidR="00FF6E1E">
        <w:rPr>
          <w:noProof/>
          <w:rtl/>
        </w:rPr>
        <w:t xml:space="preserve"> |  </w:t>
      </w:r>
      <w:r>
        <w:rPr>
          <w:rFonts w:hint="eastAsia"/>
          <w:noProof/>
          <w:rtl/>
        </w:rPr>
        <w:t>ילמד</w:t>
      </w:r>
      <w:r>
        <w:rPr>
          <w:noProof/>
          <w:rtl/>
        </w:rPr>
        <w:t xml:space="preserve"> </w:t>
      </w:r>
      <w:r>
        <w:rPr>
          <w:rFonts w:hint="eastAsia"/>
          <w:noProof/>
          <w:rtl/>
        </w:rPr>
        <w:t>בנו</w:t>
      </w:r>
      <w:r>
        <w:rPr>
          <w:noProof/>
          <w:rtl/>
        </w:rPr>
        <w:t xml:space="preserve"> </w:t>
      </w:r>
      <w:r>
        <w:rPr>
          <w:rFonts w:hint="eastAsia"/>
          <w:noProof/>
          <w:rtl/>
        </w:rPr>
        <w:t>אומנות</w:t>
      </w:r>
      <w:r>
        <w:rPr>
          <w:noProof/>
          <w:rtl/>
        </w:rPr>
        <w:t xml:space="preserve"> </w:t>
      </w:r>
      <w:r>
        <w:rPr>
          <w:rFonts w:hint="eastAsia"/>
          <w:noProof/>
          <w:rtl/>
        </w:rPr>
        <w:t>נקיה</w:t>
      </w:r>
      <w:r>
        <w:rPr>
          <w:noProof/>
          <w:rtl/>
        </w:rPr>
        <w:t xml:space="preserve"> </w:t>
      </w:r>
      <w:r>
        <w:rPr>
          <w:rFonts w:hint="eastAsia"/>
          <w:noProof/>
          <w:rtl/>
        </w:rPr>
        <w:t>וקלה</w:t>
      </w:r>
      <w:r w:rsidR="00FF6E1E">
        <w:rPr>
          <w:noProof/>
          <w:rtl/>
        </w:rPr>
        <w:t xml:space="preserve"> |  </w:t>
      </w:r>
      <w:r>
        <w:rPr>
          <w:rFonts w:hint="eastAsia"/>
          <w:noProof/>
          <w:rtl/>
        </w:rPr>
        <w:t>ביבנה</w:t>
      </w:r>
      <w:r>
        <w:rPr>
          <w:noProof/>
          <w:rtl/>
        </w:rPr>
        <w:t xml:space="preserve"> </w:t>
      </w:r>
      <w:r>
        <w:rPr>
          <w:rFonts w:hint="eastAsia"/>
          <w:noProof/>
          <w:rtl/>
        </w:rPr>
        <w:t>פתחו</w:t>
      </w:r>
      <w:r>
        <w:rPr>
          <w:noProof/>
          <w:rtl/>
        </w:rPr>
        <w:t xml:space="preserve"> </w:t>
      </w:r>
      <w:r>
        <w:rPr>
          <w:rFonts w:hint="eastAsia"/>
          <w:noProof/>
          <w:rtl/>
        </w:rPr>
        <w:t>בכבוד</w:t>
      </w:r>
      <w:r>
        <w:rPr>
          <w:noProof/>
          <w:rtl/>
        </w:rPr>
        <w:t xml:space="preserve"> </w:t>
      </w:r>
      <w:r>
        <w:rPr>
          <w:rFonts w:hint="eastAsia"/>
          <w:noProof/>
          <w:rtl/>
        </w:rPr>
        <w:t>אכסניא</w:t>
      </w:r>
      <w:r>
        <w:rPr>
          <w:noProof/>
          <w:rtl/>
        </w:rPr>
        <w:t>,</w:t>
      </w:r>
      <w:r w:rsidR="00FF6E1E">
        <w:rPr>
          <w:noProof/>
          <w:rtl/>
        </w:rPr>
        <w:t xml:space="preserve"> |  </w:t>
      </w:r>
      <w:r>
        <w:rPr>
          <w:rFonts w:hint="eastAsia"/>
          <w:noProof/>
          <w:rtl/>
        </w:rPr>
        <w:t>הלומדים</w:t>
      </w:r>
      <w:r>
        <w:rPr>
          <w:noProof/>
          <w:rtl/>
        </w:rPr>
        <w:t xml:space="preserve"> </w:t>
      </w:r>
      <w:r>
        <w:rPr>
          <w:rFonts w:hint="eastAsia"/>
          <w:noProof/>
          <w:rtl/>
        </w:rPr>
        <w:t>לבד</w:t>
      </w:r>
      <w:r w:rsidR="00FF6E1E">
        <w:rPr>
          <w:noProof/>
          <w:rtl/>
        </w:rPr>
        <w:t xml:space="preserve"> |  </w:t>
      </w:r>
      <w:r>
        <w:rPr>
          <w:rFonts w:hint="eastAsia"/>
          <w:noProof/>
          <w:rtl/>
        </w:rPr>
        <w:t>פעם</w:t>
      </w:r>
      <w:r>
        <w:rPr>
          <w:noProof/>
          <w:rtl/>
        </w:rPr>
        <w:t xml:space="preserve"> </w:t>
      </w:r>
      <w:r>
        <w:rPr>
          <w:rFonts w:hint="eastAsia"/>
          <w:noProof/>
          <w:rtl/>
        </w:rPr>
        <w:t>ראשונה</w:t>
      </w:r>
      <w:r w:rsidR="00FF6E1E">
        <w:rPr>
          <w:noProof/>
          <w:rtl/>
        </w:rPr>
        <w:t xml:space="preserve"> |  </w:t>
      </w:r>
      <w:r>
        <w:rPr>
          <w:rFonts w:hint="eastAsia"/>
          <w:noProof/>
          <w:rtl/>
        </w:rPr>
        <w:t>ואם</w:t>
      </w:r>
      <w:r>
        <w:rPr>
          <w:noProof/>
          <w:rtl/>
        </w:rPr>
        <w:t xml:space="preserve"> </w:t>
      </w:r>
      <w:r>
        <w:rPr>
          <w:rFonts w:hint="eastAsia"/>
          <w:noProof/>
          <w:rtl/>
        </w:rPr>
        <w:t>שניה</w:t>
      </w:r>
      <w:r w:rsidR="00FF6E1E">
        <w:rPr>
          <w:noProof/>
          <w:rtl/>
        </w:rPr>
        <w:t xml:space="preserve"> |  </w:t>
      </w:r>
      <w:r>
        <w:rPr>
          <w:rFonts w:hint="eastAsia"/>
          <w:noProof/>
          <w:rtl/>
        </w:rPr>
        <w:t>הרוצה</w:t>
      </w:r>
      <w:r>
        <w:rPr>
          <w:noProof/>
          <w:rtl/>
        </w:rPr>
        <w:t xml:space="preserve"> </w:t>
      </w:r>
      <w:r>
        <w:rPr>
          <w:rFonts w:hint="eastAsia"/>
          <w:noProof/>
          <w:rtl/>
        </w:rPr>
        <w:t>שיתחכם</w:t>
      </w:r>
      <w:r w:rsidR="00FF6E1E">
        <w:rPr>
          <w:noProof/>
          <w:rtl/>
        </w:rPr>
        <w:t xml:space="preserve"> |  </w:t>
      </w:r>
      <w:r>
        <w:rPr>
          <w:rFonts w:hint="eastAsia"/>
          <w:noProof/>
          <w:rtl/>
        </w:rPr>
        <w:t>כל</w:t>
      </w:r>
      <w:r>
        <w:rPr>
          <w:noProof/>
          <w:rtl/>
        </w:rPr>
        <w:t xml:space="preserve"> </w:t>
      </w:r>
      <w:r>
        <w:rPr>
          <w:rFonts w:hint="eastAsia"/>
          <w:noProof/>
          <w:rtl/>
        </w:rPr>
        <w:t>המנבל</w:t>
      </w:r>
      <w:r>
        <w:rPr>
          <w:noProof/>
          <w:rtl/>
        </w:rPr>
        <w:t xml:space="preserve"> </w:t>
      </w:r>
      <w:r>
        <w:rPr>
          <w:rFonts w:hint="eastAsia"/>
          <w:noProof/>
          <w:rtl/>
        </w:rPr>
        <w:t>עצמו</w:t>
      </w:r>
      <w:r>
        <w:rPr>
          <w:noProof/>
          <w:rtl/>
        </w:rPr>
        <w:t xml:space="preserve"> </w:t>
      </w:r>
      <w:r>
        <w:rPr>
          <w:rFonts w:hint="eastAsia"/>
          <w:noProof/>
          <w:rtl/>
        </w:rPr>
        <w:t>על</w:t>
      </w:r>
      <w:r>
        <w:rPr>
          <w:noProof/>
          <w:rtl/>
        </w:rPr>
        <w:t xml:space="preserve"> </w:t>
      </w:r>
      <w:r>
        <w:rPr>
          <w:rFonts w:hint="eastAsia"/>
          <w:noProof/>
          <w:rtl/>
        </w:rPr>
        <w:t>ד</w:t>
      </w:r>
      <w:r>
        <w:rPr>
          <w:noProof/>
          <w:rtl/>
        </w:rPr>
        <w:t>"</w:t>
      </w:r>
      <w:r>
        <w:rPr>
          <w:rFonts w:hint="eastAsia"/>
          <w:noProof/>
          <w:rtl/>
        </w:rPr>
        <w:t>ת</w:t>
      </w:r>
      <w:r w:rsidR="00FF6E1E">
        <w:rPr>
          <w:noProof/>
          <w:rtl/>
        </w:rPr>
        <w:t xml:space="preserve"> |  </w:t>
      </w:r>
      <w:r>
        <w:rPr>
          <w:rFonts w:hint="eastAsia"/>
          <w:noProof/>
          <w:rtl/>
        </w:rPr>
        <w:t>הדוחק</w:t>
      </w:r>
      <w:r>
        <w:rPr>
          <w:noProof/>
          <w:rtl/>
        </w:rPr>
        <w:t xml:space="preserve"> </w:t>
      </w:r>
      <w:r>
        <w:rPr>
          <w:rFonts w:hint="eastAsia"/>
          <w:noProof/>
          <w:rtl/>
        </w:rPr>
        <w:t>השעה</w:t>
      </w:r>
      <w:r w:rsidR="00FF6E1E">
        <w:rPr>
          <w:noProof/>
          <w:rtl/>
        </w:rPr>
        <w:t xml:space="preserve"> |  </w:t>
      </w:r>
      <w:r>
        <w:rPr>
          <w:rFonts w:hint="eastAsia"/>
          <w:noProof/>
          <w:rtl/>
        </w:rPr>
        <w:t>הנהנה</w:t>
      </w:r>
      <w:r>
        <w:rPr>
          <w:noProof/>
          <w:rtl/>
        </w:rPr>
        <w:t xml:space="preserve"> </w:t>
      </w:r>
      <w:r>
        <w:rPr>
          <w:rFonts w:hint="eastAsia"/>
          <w:noProof/>
          <w:rtl/>
        </w:rPr>
        <w:t>מסעודה</w:t>
      </w:r>
      <w:r>
        <w:rPr>
          <w:noProof/>
          <w:rtl/>
        </w:rPr>
        <w:t xml:space="preserve"> </w:t>
      </w:r>
      <w:r>
        <w:rPr>
          <w:rFonts w:hint="eastAsia"/>
          <w:noProof/>
          <w:rtl/>
        </w:rPr>
        <w:t>שת</w:t>
      </w:r>
      <w:r>
        <w:rPr>
          <w:noProof/>
          <w:rtl/>
        </w:rPr>
        <w:t>"</w:t>
      </w:r>
      <w:r>
        <w:rPr>
          <w:rFonts w:hint="eastAsia"/>
          <w:noProof/>
          <w:rtl/>
        </w:rPr>
        <w:t>ח</w:t>
      </w:r>
      <w:r>
        <w:rPr>
          <w:noProof/>
          <w:rtl/>
        </w:rPr>
        <w:t xml:space="preserve"> </w:t>
      </w:r>
      <w:r>
        <w:rPr>
          <w:rFonts w:hint="eastAsia"/>
          <w:noProof/>
          <w:rtl/>
        </w:rPr>
        <w:t>בתוכה</w:t>
      </w:r>
      <w:r w:rsidR="00FF6E1E">
        <w:rPr>
          <w:noProof/>
          <w:rtl/>
        </w:rPr>
        <w:t xml:space="preserve"> |  </w:t>
      </w:r>
      <w:r>
        <w:rPr>
          <w:rFonts w:hint="eastAsia"/>
          <w:noProof/>
          <w:rtl/>
        </w:rPr>
        <w:t>הנפטר</w:t>
      </w:r>
      <w:r>
        <w:rPr>
          <w:noProof/>
          <w:rtl/>
        </w:rPr>
        <w:t xml:space="preserve"> </w:t>
      </w:r>
      <w:r>
        <w:rPr>
          <w:rFonts w:hint="eastAsia"/>
          <w:noProof/>
          <w:rtl/>
        </w:rPr>
        <w:t>מחבירו</w:t>
      </w:r>
      <w:r w:rsidR="00FF6E1E">
        <w:rPr>
          <w:noProof/>
          <w:rtl/>
        </w:rPr>
        <w:t xml:space="preserve"> |  </w:t>
      </w:r>
      <w:r w:rsidRPr="009C2A5E">
        <w:rPr>
          <w:rFonts w:hint="eastAsia"/>
          <w:noProof/>
          <w:rtl/>
        </w:rPr>
        <w:t>יוצא</w:t>
      </w:r>
      <w:r w:rsidRPr="009C2A5E">
        <w:rPr>
          <w:noProof/>
          <w:rtl/>
        </w:rPr>
        <w:t xml:space="preserve"> </w:t>
      </w:r>
      <w:r w:rsidRPr="009C2A5E">
        <w:rPr>
          <w:rFonts w:hint="eastAsia"/>
          <w:noProof/>
          <w:rtl/>
        </w:rPr>
        <w:t>מביהכנ</w:t>
      </w:r>
      <w:r w:rsidRPr="009C2A5E">
        <w:rPr>
          <w:noProof/>
          <w:rtl/>
        </w:rPr>
        <w:t>"</w:t>
      </w:r>
      <w:r w:rsidRPr="009C2A5E">
        <w:rPr>
          <w:rFonts w:hint="eastAsia"/>
          <w:noProof/>
          <w:rtl/>
        </w:rPr>
        <w:t>ס</w:t>
      </w:r>
      <w:r w:rsidR="00FF6E1E">
        <w:rPr>
          <w:noProof/>
          <w:rtl/>
        </w:rPr>
        <w:t xml:space="preserve"> |  </w:t>
      </w:r>
      <w:r>
        <w:rPr>
          <w:rFonts w:hint="eastAsia"/>
          <w:noProof/>
          <w:rtl/>
        </w:rPr>
        <w:t>ת</w:t>
      </w:r>
      <w:r>
        <w:rPr>
          <w:noProof/>
          <w:rtl/>
        </w:rPr>
        <w:t>"</w:t>
      </w:r>
      <w:r>
        <w:rPr>
          <w:rFonts w:hint="eastAsia"/>
          <w:noProof/>
          <w:rtl/>
        </w:rPr>
        <w:t>ח</w:t>
      </w:r>
    </w:p>
    <w:p w14:paraId="4269D548" w14:textId="77777777" w:rsidR="00B90B03" w:rsidRDefault="00B90B03" w:rsidP="00B90B03">
      <w:pPr>
        <w:pStyle w:val="TOC2"/>
        <w:rPr>
          <w:rFonts w:asciiTheme="minorHAnsi" w:eastAsiaTheme="minorEastAsia" w:hAnsiTheme="minorHAnsi" w:cstheme="minorBidi"/>
          <w:spacing w:val="0"/>
          <w:kern w:val="2"/>
          <w:sz w:val="24"/>
          <w:szCs w:val="24"/>
          <w:rtl/>
          <w14:ligatures w14:val="standardContextual"/>
        </w:rPr>
      </w:pPr>
      <w:r>
        <w:rPr>
          <w:rFonts w:hint="eastAsia"/>
          <w:rtl/>
        </w:rPr>
        <w:t>הדרן</w:t>
      </w:r>
      <w:r>
        <w:rPr>
          <w:rtl/>
        </w:rPr>
        <w:t xml:space="preserve"> </w:t>
      </w:r>
      <w:r>
        <w:rPr>
          <w:rFonts w:hint="eastAsia"/>
          <w:rtl/>
        </w:rPr>
        <w:t>עלך</w:t>
      </w:r>
      <w:r>
        <w:rPr>
          <w:rtl/>
        </w:rPr>
        <w:t xml:space="preserve"> </w:t>
      </w:r>
      <w:r>
        <w:rPr>
          <w:rFonts w:hint="eastAsia"/>
          <w:rtl/>
        </w:rPr>
        <w:t>הרואה</w:t>
      </w:r>
      <w:r>
        <w:rPr>
          <w:rtl/>
        </w:rPr>
        <w:t xml:space="preserve">  </w:t>
      </w:r>
      <w:r>
        <w:rPr>
          <w:rFonts w:hint="eastAsia"/>
          <w:rtl/>
        </w:rPr>
        <w:t>וסליקא</w:t>
      </w:r>
      <w:r>
        <w:rPr>
          <w:rtl/>
        </w:rPr>
        <w:t xml:space="preserve"> </w:t>
      </w:r>
      <w:r>
        <w:rPr>
          <w:rFonts w:hint="eastAsia"/>
          <w:rtl/>
        </w:rPr>
        <w:t>לך</w:t>
      </w:r>
      <w:r>
        <w:rPr>
          <w:rtl/>
        </w:rPr>
        <w:t xml:space="preserve"> </w:t>
      </w:r>
      <w:r>
        <w:rPr>
          <w:rFonts w:hint="eastAsia"/>
          <w:rtl/>
        </w:rPr>
        <w:t>מסכת</w:t>
      </w:r>
      <w:r>
        <w:rPr>
          <w:rtl/>
        </w:rPr>
        <w:t xml:space="preserve"> </w:t>
      </w:r>
      <w:r>
        <w:rPr>
          <w:rFonts w:hint="eastAsia"/>
          <w:rtl/>
        </w:rPr>
        <w:t>ברכות</w:t>
      </w:r>
    </w:p>
    <w:p w14:paraId="0BF908F7" w14:textId="025E71BC" w:rsidR="00663ED5" w:rsidRDefault="00663ED5" w:rsidP="00B90B03">
      <w:pPr>
        <w:sectPr w:rsidR="00663ED5" w:rsidSect="00B90B03">
          <w:pgSz w:w="5041" w:h="7201" w:code="221"/>
          <w:pgMar w:top="284" w:right="567" w:bottom="340" w:left="567" w:header="170" w:footer="170" w:gutter="0"/>
          <w:cols w:num="2" w:sep="1" w:space="454"/>
          <w:bidi/>
          <w:rtlGutter/>
          <w:docGrid w:linePitch="360"/>
        </w:sectPr>
      </w:pPr>
    </w:p>
    <w:p w14:paraId="63CDA615" w14:textId="2E8B9AAA" w:rsidR="00413009" w:rsidRPr="000528DA" w:rsidRDefault="00413009" w:rsidP="00B90B03"/>
    <w:sectPr w:rsidR="00413009" w:rsidRPr="000528DA" w:rsidSect="00B90B03">
      <w:pgSz w:w="5103" w:h="7371" w:code="221"/>
      <w:pgMar w:top="284" w:right="851" w:bottom="340" w:left="567" w:header="170" w:footer="170" w:gutter="0"/>
      <w:cols w:num="2" w:space="709"/>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F2FE" w14:textId="77777777" w:rsidR="00DC25BB" w:rsidRDefault="00DC25BB" w:rsidP="00C70674">
      <w:r>
        <w:separator/>
      </w:r>
    </w:p>
  </w:endnote>
  <w:endnote w:type="continuationSeparator" w:id="0">
    <w:p w14:paraId="509E3184" w14:textId="77777777" w:rsidR="00DC25BB" w:rsidRDefault="00DC25BB" w:rsidP="00C7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FT_Frank">
    <w:altName w:val="Arial"/>
    <w:panose1 w:val="01000503000000020003"/>
    <w:charset w:val="B1"/>
    <w:family w:val="auto"/>
    <w:pitch w:val="variable"/>
    <w:sig w:usb0="80000827" w:usb1="5000004A" w:usb2="00000000" w:usb3="00000000" w:csb0="00000020" w:csb1="00000000"/>
  </w:font>
  <w:font w:name="BA Fontov Regular">
    <w:altName w:val="Times New Roman"/>
    <w:charset w:val="00"/>
    <w:family w:val="roman"/>
    <w:pitch w:val="variable"/>
    <w:sig w:usb0="00000803" w:usb1="5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Fb Fontext">
    <w:altName w:val="Times New Roman"/>
    <w:charset w:val="00"/>
    <w:family w:val="roman"/>
    <w:pitch w:val="variable"/>
    <w:sig w:usb0="80000827" w:usb1="5000004A" w:usb2="00000000" w:usb3="00000000" w:csb0="00000021" w:csb1="00000000"/>
  </w:font>
  <w:font w:name="BA Vilna Bold">
    <w:altName w:val="Times New Roman"/>
    <w:panose1 w:val="02020803050405020304"/>
    <w:charset w:val="00"/>
    <w:family w:val="roman"/>
    <w:pitch w:val="variable"/>
    <w:sig w:usb0="00000803" w:usb1="50000000" w:usb2="00000000" w:usb3="00000000" w:csb0="00000021" w:csb1="00000000"/>
  </w:font>
  <w:font w:name="BA Franknatan Decor">
    <w:charset w:val="00"/>
    <w:family w:val="roman"/>
    <w:pitch w:val="variable"/>
    <w:sig w:usb0="00000803" w:usb1="50000000" w:usb2="00000000" w:usb3="00000000" w:csb0="00000021" w:csb1="00000000"/>
  </w:font>
  <w:font w:name="BA TM • Tzlotana">
    <w:altName w:val="Tahoma"/>
    <w:panose1 w:val="02000500000000000000"/>
    <w:charset w:val="00"/>
    <w:family w:val="modern"/>
    <w:notTrueType/>
    <w:pitch w:val="variable"/>
    <w:sig w:usb0="80000803" w:usb1="5000E00A" w:usb2="00000000" w:usb3="00000000" w:csb0="00000021" w:csb1="00000000"/>
  </w:font>
  <w:font w:name="BA TM • Vilna Extra-Bold">
    <w:altName w:val="Tahoma"/>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 Vilna Medium">
    <w:altName w:val="Arial"/>
    <w:panose1 w:val="02000500000000000000"/>
    <w:charset w:val="00"/>
    <w:family w:val="auto"/>
    <w:pitch w:val="variable"/>
    <w:sig w:usb0="80000803" w:usb1="5000E00A" w:usb2="00000000" w:usb3="00000000" w:csb0="00000021" w:csb1="00000000"/>
  </w:font>
  <w:font w:name="BA חניכי הישיבות">
    <w:altName w:val="Times New Roman"/>
    <w:panose1 w:val="02020803050405020304"/>
    <w:charset w:val="00"/>
    <w:family w:val="roman"/>
    <w:pitch w:val="variable"/>
    <w:sig w:usb0="80000823" w:usb1="50002042" w:usb2="00000000" w:usb3="00000000" w:csb0="00000021" w:csb1="00000000"/>
  </w:font>
  <w:font w:name="BA Vilna Regular">
    <w:altName w:val="Times New Roman"/>
    <w:panose1 w:val="02020803050405020304"/>
    <w:charset w:val="00"/>
    <w:family w:val="roman"/>
    <w:pitch w:val="variable"/>
    <w:sig w:usb0="00000803" w:usb1="50000000" w:usb2="00000000" w:usb3="00000000" w:csb0="00000021" w:csb1="00000000"/>
  </w:font>
  <w:font w:name="BA Esthetic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Or Tzadikim Regular">
    <w:panose1 w:val="02020803050405020304"/>
    <w:charset w:val="00"/>
    <w:family w:val="roman"/>
    <w:pitch w:val="variable"/>
    <w:sig w:usb0="00000803" w:usb1="5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BA Esthetic Bold">
    <w:panose1 w:val="02020503050405020304"/>
    <w:charset w:val="00"/>
    <w:family w:val="roman"/>
    <w:notTrueType/>
    <w:pitch w:val="variable"/>
    <w:sig w:usb0="80000823" w:usb1="50002002" w:usb2="0000002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04360201"/>
      <w:docPartObj>
        <w:docPartGallery w:val="Page Numbers (Bottom of Page)"/>
        <w:docPartUnique/>
      </w:docPartObj>
    </w:sdtPr>
    <w:sdtContent>
      <w:p w14:paraId="5ABF369B" w14:textId="4D700904" w:rsidR="008D1254" w:rsidRDefault="008D1254" w:rsidP="008D1254">
        <w:pPr>
          <w:pStyle w:val="ae"/>
          <w:jc w:val="center"/>
          <w:rPr>
            <w:rFonts w:hint="cs"/>
          </w:rPr>
        </w:pPr>
        <w:r>
          <w:fldChar w:fldCharType="begin"/>
        </w:r>
        <w:r>
          <w:instrText>PAGE   \* MERGEFORMAT</w:instrText>
        </w:r>
        <w:r>
          <w:fldChar w:fldCharType="separate"/>
        </w:r>
        <w:r>
          <w:rPr>
            <w:rtl/>
            <w:lang w:val="he-IL"/>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94441755"/>
      <w:docPartObj>
        <w:docPartGallery w:val="Page Numbers (Bottom of Page)"/>
        <w:docPartUnique/>
      </w:docPartObj>
    </w:sdtPr>
    <w:sdtContent>
      <w:p w14:paraId="098971EF" w14:textId="21231508" w:rsidR="008D1254" w:rsidRDefault="008D1254" w:rsidP="008D1254">
        <w:pPr>
          <w:pStyle w:val="ae"/>
          <w:jc w:val="center"/>
        </w:pPr>
        <w:r>
          <w:fldChar w:fldCharType="begin"/>
        </w:r>
        <w:r>
          <w:instrText>PAGE   \* MERGEFORMAT</w:instrText>
        </w:r>
        <w:r>
          <w:fldChar w:fldCharType="separate"/>
        </w:r>
        <w:r>
          <w:rPr>
            <w:rtl/>
            <w:lang w:val="he-IL"/>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B12C" w14:textId="77777777" w:rsidR="00DC25BB" w:rsidRDefault="00DC25BB" w:rsidP="00C70674">
      <w:r>
        <w:separator/>
      </w:r>
    </w:p>
  </w:footnote>
  <w:footnote w:type="continuationSeparator" w:id="0">
    <w:p w14:paraId="6C19DBD4" w14:textId="77777777" w:rsidR="00DC25BB" w:rsidRDefault="00DC25BB" w:rsidP="00C70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8F42" w14:textId="0ACFF99A" w:rsidR="00EC0DC4" w:rsidRPr="00EC0DC4" w:rsidRDefault="00EC0DC4" w:rsidP="00EC0DC4">
    <w:pPr>
      <w:pStyle w:val="af0"/>
      <w:pBdr>
        <w:bottom w:val="double" w:sz="6" w:space="1" w:color="auto"/>
      </w:pBdr>
      <w:tabs>
        <w:tab w:val="clear" w:pos="4153"/>
        <w:tab w:val="clear" w:pos="8306"/>
        <w:tab w:val="right" w:pos="3969"/>
      </w:tabs>
      <w:bidi/>
    </w:pP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5270DB">
      <w:rPr>
        <w:noProof/>
        <w:rtl/>
      </w:rPr>
      <w:t>יג:</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פרק  \* </w:instrText>
    </w:r>
    <w:r>
      <w:rPr>
        <w:rFonts w:hint="cs"/>
      </w:rPr>
      <w:instrText>MERGEFORMAT</w:instrText>
    </w:r>
    <w:r>
      <w:rPr>
        <w:rtl/>
      </w:rPr>
      <w:instrText xml:space="preserve"> </w:instrText>
    </w:r>
    <w:r>
      <w:rPr>
        <w:rtl/>
      </w:rPr>
      <w:fldChar w:fldCharType="separate"/>
    </w:r>
    <w:r w:rsidR="005270DB" w:rsidRPr="005270DB">
      <w:rPr>
        <w:b/>
        <w:noProof/>
        <w:rtl/>
      </w:rPr>
      <w:t>פרק שני</w:t>
    </w:r>
    <w:r>
      <w:rPr>
        <w:rtl/>
      </w:rPr>
      <w:fldChar w:fldCharType="end"/>
    </w:r>
    <w:r>
      <w:rPr>
        <w:rFonts w:hint="cs"/>
        <w:rtl/>
      </w:rPr>
      <w:t xml:space="preserve"> </w:t>
    </w:r>
    <w:r>
      <w:rPr>
        <w:rFonts w:hint="cs"/>
        <w:color w:val="7F7F7F" w:themeColor="text1" w:themeTint="80"/>
        <w:sz w:val="20"/>
        <w:szCs w:val="22"/>
        <w:rtl/>
      </w:rPr>
      <w:t xml:space="preserve">    </w:t>
    </w:r>
    <w:r w:rsidRPr="00212C8E">
      <w:rPr>
        <w:rFonts w:ascii="BA  Leukmey Girsa Regular" w:hAnsi="BA  Leukmey Girsa Regular" w:cs="BA  Leukmey Girsa Regular"/>
        <w:color w:val="767171" w:themeColor="background2" w:themeShade="80"/>
        <w:sz w:val="22"/>
        <w:szCs w:val="22"/>
        <w:rtl/>
      </w:rPr>
      <w:t>׹</w:t>
    </w:r>
    <w:r w:rsidRPr="006D3CF8">
      <w:rPr>
        <w:rFonts w:hint="cs"/>
        <w:color w:val="7F7F7F" w:themeColor="text1" w:themeTint="80"/>
        <w:sz w:val="20"/>
        <w:szCs w:val="22"/>
        <w:rtl/>
      </w:rPr>
      <w:t>שיננא</w:t>
    </w:r>
    <w:r w:rsidRPr="00212C8E">
      <w:rPr>
        <w:rFonts w:ascii="BA  Leukmey Girsa Regular" w:hAnsi="BA  Leukmey Girsa Regular" w:cs="BA  Leukmey Girsa Regular"/>
        <w:color w:val="767171" w:themeColor="background2" w:themeShade="80"/>
        <w:sz w:val="22"/>
        <w:szCs w:val="22"/>
        <w:rtl/>
      </w:rPr>
      <w:t>׶</w:t>
    </w:r>
    <w:r>
      <w:rPr>
        <w:rtl/>
      </w:rPr>
      <w:ptab w:relativeTo="margin" w:alignment="right" w:leader="none"/>
    </w:r>
    <w:r>
      <w:rPr>
        <w:rtl/>
      </w:rPr>
      <w:fldChar w:fldCharType="begin"/>
    </w:r>
    <w:r>
      <w:rPr>
        <w:rtl/>
      </w:rPr>
      <w:instrText xml:space="preserve"> </w:instrText>
    </w:r>
    <w:r>
      <w:rPr>
        <w:rFonts w:hint="cs"/>
      </w:rPr>
      <w:instrText>STYLEREF</w:instrText>
    </w:r>
    <w:r>
      <w:rPr>
        <w:rFonts w:hint="cs"/>
        <w:rtl/>
      </w:rPr>
      <w:instrText xml:space="preserve">  "פרק שם"  \* </w:instrText>
    </w:r>
    <w:r>
      <w:rPr>
        <w:rFonts w:hint="cs"/>
      </w:rPr>
      <w:instrText>MERGEFORMAT</w:instrText>
    </w:r>
    <w:r>
      <w:rPr>
        <w:rtl/>
      </w:rPr>
      <w:instrText xml:space="preserve"> </w:instrText>
    </w:r>
    <w:r>
      <w:rPr>
        <w:rtl/>
      </w:rPr>
      <w:fldChar w:fldCharType="separate"/>
    </w:r>
    <w:r w:rsidR="005270DB">
      <w:rPr>
        <w:noProof/>
        <w:rtl/>
      </w:rPr>
      <w:t>היה קורא</w:t>
    </w:r>
    <w:r>
      <w:rPr>
        <w:rtl/>
      </w:rPr>
      <w:fldChar w:fldCharType="end"/>
    </w:r>
    <w:r>
      <w:rPr>
        <w:rFonts w:hint="cs"/>
        <w:color w:val="7F7F7F" w:themeColor="text1" w:themeTint="80"/>
        <w:sz w:val="20"/>
        <w:szCs w:val="22"/>
        <w:rtl/>
      </w:rPr>
      <w:t xml:space="preserve">  </w:t>
    </w:r>
    <w:r w:rsidRPr="0053759F">
      <w:rPr>
        <w:color w:val="808080" w:themeColor="background1" w:themeShade="80"/>
        <w:sz w:val="10"/>
        <w:szCs w:val="14"/>
        <w:rtl/>
      </w:rPr>
      <w:fldChar w:fldCharType="begin"/>
    </w:r>
    <w:r w:rsidRPr="0053759F">
      <w:rPr>
        <w:color w:val="808080" w:themeColor="background1" w:themeShade="80"/>
        <w:sz w:val="10"/>
        <w:szCs w:val="14"/>
        <w:rtl/>
      </w:rPr>
      <w:instrText xml:space="preserve"> </w:instrText>
    </w:r>
    <w:r w:rsidRPr="0053759F">
      <w:rPr>
        <w:color w:val="808080" w:themeColor="background1" w:themeShade="80"/>
        <w:sz w:val="10"/>
        <w:szCs w:val="14"/>
      </w:rPr>
      <w:instrText>STYLEREF</w:instrText>
    </w:r>
    <w:r w:rsidRPr="0053759F">
      <w:rPr>
        <w:color w:val="808080" w:themeColor="background1" w:themeShade="80"/>
        <w:sz w:val="10"/>
        <w:szCs w:val="14"/>
        <w:rtl/>
      </w:rPr>
      <w:instrText xml:space="preserve">  "דפים בפרק ב"  \* </w:instrText>
    </w:r>
    <w:r w:rsidRPr="0053759F">
      <w:rPr>
        <w:color w:val="808080" w:themeColor="background1" w:themeShade="80"/>
        <w:sz w:val="10"/>
        <w:szCs w:val="14"/>
      </w:rPr>
      <w:instrText>MERGEFORMAT</w:instrText>
    </w:r>
    <w:r w:rsidRPr="0053759F">
      <w:rPr>
        <w:color w:val="808080" w:themeColor="background1" w:themeShade="80"/>
        <w:sz w:val="10"/>
        <w:szCs w:val="14"/>
        <w:rtl/>
      </w:rPr>
      <w:instrText xml:space="preserve"> </w:instrText>
    </w:r>
    <w:r w:rsidRPr="0053759F">
      <w:rPr>
        <w:color w:val="808080" w:themeColor="background1" w:themeShade="80"/>
        <w:sz w:val="10"/>
        <w:szCs w:val="14"/>
        <w:rtl/>
      </w:rPr>
      <w:fldChar w:fldCharType="separate"/>
    </w:r>
    <w:r w:rsidR="005270DB" w:rsidRPr="005270DB">
      <w:rPr>
        <w:b/>
        <w:noProof/>
        <w:color w:val="808080" w:themeColor="background1" w:themeShade="80"/>
        <w:sz w:val="10"/>
        <w:szCs w:val="14"/>
        <w:rtl/>
      </w:rPr>
      <w:t xml:space="preserve">(יג. יז: </w:t>
    </w:r>
    <w:r w:rsidR="005270DB">
      <w:rPr>
        <w:noProof/>
        <w:color w:val="808080" w:themeColor="background1" w:themeShade="80"/>
        <w:sz w:val="10"/>
        <w:szCs w:val="14"/>
        <w:rtl/>
      </w:rPr>
      <w:t>)</w:t>
    </w:r>
    <w:r w:rsidRPr="0053759F">
      <w:rPr>
        <w:color w:val="808080" w:themeColor="background1" w:themeShade="80"/>
        <w:sz w:val="10"/>
        <w:szCs w:val="14"/>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76B5" w14:textId="36C9F0F5" w:rsidR="004D454C" w:rsidRPr="00E34F28" w:rsidRDefault="004D454C" w:rsidP="00E749A1">
    <w:pPr>
      <w:pStyle w:val="af0"/>
      <w:pBdr>
        <w:bottom w:val="double" w:sz="6" w:space="1" w:color="auto"/>
      </w:pBdr>
      <w:tabs>
        <w:tab w:val="clear" w:pos="4153"/>
        <w:tab w:val="clear" w:pos="8306"/>
        <w:tab w:val="right" w:pos="3969"/>
      </w:tabs>
      <w:bidi/>
      <w:rPr>
        <w:rtl/>
      </w:rPr>
    </w:pP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5270DB">
      <w:rPr>
        <w:noProof/>
        <w:rtl/>
      </w:rPr>
      <w:t>יב:</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פרק  \* </w:instrText>
    </w:r>
    <w:r>
      <w:rPr>
        <w:rFonts w:hint="cs"/>
      </w:rPr>
      <w:instrText>MERGEFORMAT</w:instrText>
    </w:r>
    <w:r>
      <w:rPr>
        <w:rtl/>
      </w:rPr>
      <w:instrText xml:space="preserve"> </w:instrText>
    </w:r>
    <w:r>
      <w:rPr>
        <w:rtl/>
      </w:rPr>
      <w:fldChar w:fldCharType="separate"/>
    </w:r>
    <w:r w:rsidR="005270DB" w:rsidRPr="005270DB">
      <w:rPr>
        <w:b/>
        <w:noProof/>
        <w:rtl/>
      </w:rPr>
      <w:t>פרק ראשון</w:t>
    </w:r>
    <w:r>
      <w:rPr>
        <w:rtl/>
      </w:rPr>
      <w:fldChar w:fldCharType="end"/>
    </w:r>
    <w:r>
      <w:rPr>
        <w:rFonts w:hint="cs"/>
        <w:rtl/>
      </w:rPr>
      <w:t xml:space="preserve"> </w:t>
    </w:r>
    <w:r>
      <w:rPr>
        <w:rFonts w:hint="cs"/>
        <w:color w:val="7F7F7F" w:themeColor="text1" w:themeTint="80"/>
        <w:sz w:val="20"/>
        <w:szCs w:val="22"/>
        <w:rtl/>
      </w:rPr>
      <w:t xml:space="preserve">    </w:t>
    </w:r>
    <w:r w:rsidR="00212C8E" w:rsidRPr="00212C8E">
      <w:rPr>
        <w:rFonts w:ascii="BA  Leukmey Girsa Regular" w:hAnsi="BA  Leukmey Girsa Regular" w:cs="BA  Leukmey Girsa Regular"/>
        <w:color w:val="767171" w:themeColor="background2" w:themeShade="80"/>
        <w:sz w:val="22"/>
        <w:szCs w:val="22"/>
        <w:rtl/>
      </w:rPr>
      <w:t>׹</w:t>
    </w:r>
    <w:r w:rsidRPr="006D3CF8">
      <w:rPr>
        <w:rFonts w:hint="cs"/>
        <w:color w:val="7F7F7F" w:themeColor="text1" w:themeTint="80"/>
        <w:sz w:val="20"/>
        <w:szCs w:val="22"/>
        <w:rtl/>
      </w:rPr>
      <w:t>שיננא</w:t>
    </w:r>
    <w:r w:rsidR="00F95182" w:rsidRPr="00212C8E">
      <w:rPr>
        <w:rFonts w:ascii="BA  Leukmey Girsa Regular" w:hAnsi="BA  Leukmey Girsa Regular" w:cs="BA  Leukmey Girsa Regular"/>
        <w:color w:val="767171" w:themeColor="background2" w:themeShade="80"/>
        <w:sz w:val="22"/>
        <w:szCs w:val="22"/>
        <w:rtl/>
      </w:rPr>
      <w:t>׶</w:t>
    </w:r>
    <w:r w:rsidR="0053759F">
      <w:rPr>
        <w:rtl/>
      </w:rPr>
      <w:ptab w:relativeTo="margin" w:alignment="right" w:leader="none"/>
    </w:r>
    <w:r>
      <w:rPr>
        <w:rtl/>
      </w:rPr>
      <w:fldChar w:fldCharType="begin"/>
    </w:r>
    <w:r>
      <w:rPr>
        <w:rtl/>
      </w:rPr>
      <w:instrText xml:space="preserve"> </w:instrText>
    </w:r>
    <w:r>
      <w:rPr>
        <w:rFonts w:hint="cs"/>
      </w:rPr>
      <w:instrText>STYLEREF</w:instrText>
    </w:r>
    <w:r>
      <w:rPr>
        <w:rFonts w:hint="cs"/>
        <w:rtl/>
      </w:rPr>
      <w:instrText xml:space="preserve">  "פרק שם"  \* </w:instrText>
    </w:r>
    <w:r>
      <w:rPr>
        <w:rFonts w:hint="cs"/>
      </w:rPr>
      <w:instrText>MERGEFORMAT</w:instrText>
    </w:r>
    <w:r>
      <w:rPr>
        <w:rtl/>
      </w:rPr>
      <w:instrText xml:space="preserve"> </w:instrText>
    </w:r>
    <w:r>
      <w:rPr>
        <w:rtl/>
      </w:rPr>
      <w:fldChar w:fldCharType="separate"/>
    </w:r>
    <w:r w:rsidR="005270DB">
      <w:rPr>
        <w:noProof/>
        <w:rtl/>
      </w:rPr>
      <w:t>מאמתי</w:t>
    </w:r>
    <w:r>
      <w:rPr>
        <w:rtl/>
      </w:rPr>
      <w:fldChar w:fldCharType="end"/>
    </w:r>
    <w:r>
      <w:rPr>
        <w:rFonts w:hint="cs"/>
        <w:color w:val="7F7F7F" w:themeColor="text1" w:themeTint="80"/>
        <w:sz w:val="20"/>
        <w:szCs w:val="22"/>
        <w:rtl/>
      </w:rPr>
      <w:t xml:space="preserve">  </w:t>
    </w:r>
    <w:r w:rsidRPr="0053759F">
      <w:rPr>
        <w:color w:val="808080" w:themeColor="background1" w:themeShade="80"/>
        <w:sz w:val="10"/>
        <w:szCs w:val="14"/>
        <w:rtl/>
      </w:rPr>
      <w:fldChar w:fldCharType="begin"/>
    </w:r>
    <w:r w:rsidRPr="0053759F">
      <w:rPr>
        <w:color w:val="808080" w:themeColor="background1" w:themeShade="80"/>
        <w:sz w:val="10"/>
        <w:szCs w:val="14"/>
        <w:rtl/>
      </w:rPr>
      <w:instrText xml:space="preserve"> </w:instrText>
    </w:r>
    <w:r w:rsidRPr="0053759F">
      <w:rPr>
        <w:color w:val="808080" w:themeColor="background1" w:themeShade="80"/>
        <w:sz w:val="10"/>
        <w:szCs w:val="14"/>
      </w:rPr>
      <w:instrText>STYLEREF</w:instrText>
    </w:r>
    <w:r w:rsidRPr="0053759F">
      <w:rPr>
        <w:color w:val="808080" w:themeColor="background1" w:themeShade="80"/>
        <w:sz w:val="10"/>
        <w:szCs w:val="14"/>
        <w:rtl/>
      </w:rPr>
      <w:instrText xml:space="preserve">  "דפים בפרק ב"  \* </w:instrText>
    </w:r>
    <w:r w:rsidRPr="0053759F">
      <w:rPr>
        <w:color w:val="808080" w:themeColor="background1" w:themeShade="80"/>
        <w:sz w:val="10"/>
        <w:szCs w:val="14"/>
      </w:rPr>
      <w:instrText>MERGEFORMAT</w:instrText>
    </w:r>
    <w:r w:rsidRPr="0053759F">
      <w:rPr>
        <w:color w:val="808080" w:themeColor="background1" w:themeShade="80"/>
        <w:sz w:val="10"/>
        <w:szCs w:val="14"/>
        <w:rtl/>
      </w:rPr>
      <w:instrText xml:space="preserve"> </w:instrText>
    </w:r>
    <w:r w:rsidRPr="0053759F">
      <w:rPr>
        <w:color w:val="808080" w:themeColor="background1" w:themeShade="80"/>
        <w:sz w:val="10"/>
        <w:szCs w:val="14"/>
        <w:rtl/>
      </w:rPr>
      <w:fldChar w:fldCharType="separate"/>
    </w:r>
    <w:r w:rsidR="005270DB" w:rsidRPr="005270DB">
      <w:rPr>
        <w:b/>
        <w:noProof/>
        <w:color w:val="808080" w:themeColor="background1" w:themeShade="80"/>
        <w:sz w:val="10"/>
        <w:szCs w:val="14"/>
        <w:rtl/>
      </w:rPr>
      <w:t>(ב.- יג.</w:t>
    </w:r>
    <w:r w:rsidR="005270DB">
      <w:rPr>
        <w:noProof/>
        <w:color w:val="808080" w:themeColor="background1" w:themeShade="80"/>
        <w:sz w:val="10"/>
        <w:szCs w:val="14"/>
        <w:rtl/>
      </w:rPr>
      <w:t>)</w:t>
    </w:r>
    <w:r w:rsidRPr="0053759F">
      <w:rPr>
        <w:color w:val="808080" w:themeColor="background1" w:themeShade="80"/>
        <w:sz w:val="10"/>
        <w:szCs w:val="14"/>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1B6A" w14:textId="092C7E07" w:rsidR="00E749A1" w:rsidRPr="00E34F28" w:rsidRDefault="00000000" w:rsidP="0029048C">
    <w:pPr>
      <w:pStyle w:val="af0"/>
      <w:pBdr>
        <w:bottom w:val="single" w:sz="6" w:space="1" w:color="auto"/>
      </w:pBdr>
      <w:tabs>
        <w:tab w:val="clear" w:pos="4153"/>
        <w:tab w:val="clear" w:pos="8306"/>
        <w:tab w:val="left" w:pos="1335"/>
        <w:tab w:val="left" w:pos="1592"/>
        <w:tab w:val="center" w:pos="1985"/>
        <w:tab w:val="right" w:pos="3968"/>
      </w:tabs>
      <w:bidi/>
      <w:jc w:val="both"/>
      <w:rPr>
        <w:rtl/>
      </w:rPr>
    </w:pPr>
    <w:sdt>
      <w:sdtPr>
        <w:rPr>
          <w:rtl/>
        </w:rPr>
        <w:id w:val="946739176"/>
        <w:docPartObj>
          <w:docPartGallery w:val="Page Numbers (Top of Page)"/>
          <w:docPartUnique/>
        </w:docPartObj>
      </w:sdtPr>
      <w:sdtEndPr>
        <w:rPr>
          <w:rFonts w:ascii="BA Vilna Bold" w:hAnsi="BA Vilna Bold"/>
        </w:rPr>
      </w:sdtEndPr>
      <w:sdtContent>
        <w:r w:rsidR="007E1E66">
          <w:rPr>
            <w:rFonts w:ascii="BA Vilna Bold" w:hAnsi="BA Vilna Bold"/>
            <w:rtl/>
          </w:rPr>
          <w:fldChar w:fldCharType="begin"/>
        </w:r>
        <w:r w:rsidR="007E1E66">
          <w:rPr>
            <w:rFonts w:ascii="BA Vilna Bold" w:hAnsi="BA Vilna Bold"/>
            <w:rtl/>
          </w:rPr>
          <w:instrText xml:space="preserve"> </w:instrText>
        </w:r>
        <w:r w:rsidR="007E1E66">
          <w:rPr>
            <w:rFonts w:ascii="BA Vilna Bold" w:hAnsi="BA Vilna Bold"/>
          </w:rPr>
          <w:instrText>STYLEREF</w:instrText>
        </w:r>
        <w:r w:rsidR="007E1E66">
          <w:rPr>
            <w:rFonts w:ascii="BA Vilna Bold" w:hAnsi="BA Vilna Bold"/>
            <w:rtl/>
          </w:rPr>
          <w:instrText xml:space="preserve">  פרק  \* </w:instrText>
        </w:r>
        <w:r w:rsidR="007E1E66">
          <w:rPr>
            <w:rFonts w:ascii="BA Vilna Bold" w:hAnsi="BA Vilna Bold"/>
          </w:rPr>
          <w:instrText>MERGEFORMAT</w:instrText>
        </w:r>
        <w:r w:rsidR="007E1E66">
          <w:rPr>
            <w:rFonts w:ascii="BA Vilna Bold" w:hAnsi="BA Vilna Bold"/>
            <w:rtl/>
          </w:rPr>
          <w:instrText xml:space="preserve"> </w:instrText>
        </w:r>
        <w:r w:rsidR="007E1E66">
          <w:rPr>
            <w:rFonts w:ascii="BA Vilna Bold" w:hAnsi="BA Vilna Bold"/>
            <w:rtl/>
          </w:rPr>
          <w:fldChar w:fldCharType="separate"/>
        </w:r>
        <w:r w:rsidR="005270DB">
          <w:rPr>
            <w:rFonts w:ascii="BA Vilna Bold" w:hAnsi="BA Vilna Bold"/>
            <w:noProof/>
            <w:rtl/>
          </w:rPr>
          <w:t>פרק תשיעי</w:t>
        </w:r>
        <w:r w:rsidR="007E1E66">
          <w:rPr>
            <w:rFonts w:ascii="BA Vilna Bold" w:hAnsi="BA Vilna Bold"/>
            <w:rtl/>
          </w:rPr>
          <w:fldChar w:fldCharType="end"/>
        </w:r>
        <w:r w:rsidR="007E1E66">
          <w:rPr>
            <w:rFonts w:ascii="BA Vilna Bold" w:hAnsi="BA Vilna Bold" w:hint="cs"/>
            <w:rtl/>
          </w:rPr>
          <w:t xml:space="preserve"> </w:t>
        </w:r>
        <w:r w:rsidR="007E1E66">
          <w:rPr>
            <w:rFonts w:ascii="BA Vilna Bold" w:hAnsi="BA Vilna Bold"/>
            <w:rtl/>
          </w:rPr>
          <w:fldChar w:fldCharType="begin"/>
        </w:r>
        <w:r w:rsidR="007E1E66">
          <w:rPr>
            <w:rFonts w:ascii="BA Vilna Bold" w:hAnsi="BA Vilna Bold"/>
            <w:rtl/>
          </w:rPr>
          <w:instrText xml:space="preserve"> </w:instrText>
        </w:r>
        <w:r w:rsidR="007E1E66">
          <w:rPr>
            <w:rFonts w:ascii="BA Vilna Bold" w:hAnsi="BA Vilna Bold" w:hint="cs"/>
          </w:rPr>
          <w:instrText>STYLEREF</w:instrText>
        </w:r>
        <w:r w:rsidR="007E1E66">
          <w:rPr>
            <w:rFonts w:ascii="BA Vilna Bold" w:hAnsi="BA Vilna Bold" w:hint="cs"/>
            <w:rtl/>
          </w:rPr>
          <w:instrText xml:space="preserve">  "פרק שם"  \* </w:instrText>
        </w:r>
        <w:r w:rsidR="007E1E66">
          <w:rPr>
            <w:rFonts w:ascii="BA Vilna Bold" w:hAnsi="BA Vilna Bold" w:hint="cs"/>
          </w:rPr>
          <w:instrText>MERGEFORMAT</w:instrText>
        </w:r>
        <w:r w:rsidR="007E1E66">
          <w:rPr>
            <w:rFonts w:ascii="BA Vilna Bold" w:hAnsi="BA Vilna Bold"/>
            <w:rtl/>
          </w:rPr>
          <w:instrText xml:space="preserve"> </w:instrText>
        </w:r>
        <w:r w:rsidR="007E1E66">
          <w:rPr>
            <w:rFonts w:ascii="BA Vilna Bold" w:hAnsi="BA Vilna Bold"/>
            <w:rtl/>
          </w:rPr>
          <w:fldChar w:fldCharType="separate"/>
        </w:r>
        <w:r w:rsidR="005270DB">
          <w:rPr>
            <w:rFonts w:ascii="BA Vilna Bold" w:hAnsi="BA Vilna Bold"/>
            <w:noProof/>
            <w:rtl/>
          </w:rPr>
          <w:t>הרואה מקום</w:t>
        </w:r>
        <w:r w:rsidR="007E1E66">
          <w:rPr>
            <w:rFonts w:ascii="BA Vilna Bold" w:hAnsi="BA Vilna Bold"/>
            <w:rtl/>
          </w:rPr>
          <w:fldChar w:fldCharType="end"/>
        </w:r>
        <w:r w:rsidR="0053759F">
          <w:rPr>
            <w:rFonts w:ascii="BA  Leukmey Girsa Regular" w:hAnsi="BA  Leukmey Girsa Regular" w:cs="BA  Leukmey Girsa Regular"/>
            <w:color w:val="767171" w:themeColor="background2" w:themeShade="80"/>
            <w:sz w:val="22"/>
            <w:szCs w:val="22"/>
            <w:rtl/>
          </w:rPr>
          <w:ptab w:relativeTo="margin" w:alignment="center" w:leader="none"/>
        </w:r>
        <w:r w:rsidR="00212C8E" w:rsidRPr="00212C8E">
          <w:rPr>
            <w:rFonts w:ascii="BA  Leukmey Girsa Regular" w:hAnsi="BA  Leukmey Girsa Regular" w:cs="BA  Leukmey Girsa Regular"/>
            <w:color w:val="767171" w:themeColor="background2" w:themeShade="80"/>
            <w:sz w:val="22"/>
            <w:szCs w:val="22"/>
            <w:rtl/>
          </w:rPr>
          <w:t>׹</w:t>
        </w:r>
        <w:r w:rsidR="00212C8E" w:rsidRPr="006D3CF8">
          <w:rPr>
            <w:rFonts w:hint="cs"/>
            <w:color w:val="7F7F7F" w:themeColor="text1" w:themeTint="80"/>
            <w:sz w:val="20"/>
            <w:szCs w:val="22"/>
            <w:rtl/>
          </w:rPr>
          <w:t>שיננא</w:t>
        </w:r>
        <w:r w:rsidR="00212C8E" w:rsidRPr="00212C8E">
          <w:rPr>
            <w:rFonts w:ascii="BA  Leukmey Girsa Regular" w:hAnsi="BA  Leukmey Girsa Regular" w:cs="BA  Leukmey Girsa Regular"/>
            <w:color w:val="767171" w:themeColor="background2" w:themeShade="80"/>
            <w:sz w:val="22"/>
            <w:szCs w:val="22"/>
            <w:rtl/>
          </w:rPr>
          <w:t>׶</w:t>
        </w:r>
      </w:sdtContent>
    </w:sdt>
    <w:r w:rsidR="0053759F">
      <w:rPr>
        <w:rFonts w:ascii="BA Vilna Bold" w:hAnsi="BA Vilna Bold"/>
        <w:rtl/>
      </w:rPr>
      <w:ptab w:relativeTo="margin" w:alignment="right" w:leader="none"/>
    </w:r>
    <w:r w:rsidR="00E749A1" w:rsidRPr="006D3CF8">
      <w:rPr>
        <w:rFonts w:ascii="BA Vilna Bold" w:hAnsi="BA Vilna Bold"/>
        <w:rtl/>
      </w:rPr>
      <w:t>בר+כות</w:t>
    </w:r>
    <w:r w:rsidR="00E749A1">
      <w:rPr>
        <w:rFonts w:ascii="BA Vilna Bold" w:hAnsi="BA Vilna Bold" w:hint="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69BE" w14:textId="1741162E" w:rsidR="00E749A1" w:rsidRPr="00E34F28" w:rsidRDefault="00E749A1" w:rsidP="0029048C">
    <w:pPr>
      <w:pStyle w:val="af0"/>
      <w:pBdr>
        <w:bottom w:val="single" w:sz="6" w:space="1" w:color="auto"/>
      </w:pBdr>
      <w:tabs>
        <w:tab w:val="clear" w:pos="4153"/>
        <w:tab w:val="clear" w:pos="8306"/>
        <w:tab w:val="right" w:pos="3969"/>
      </w:tabs>
      <w:bidi/>
      <w:rPr>
        <w:rtl/>
      </w:rPr>
    </w:pP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5270DB">
      <w:rPr>
        <w:noProof/>
        <w:rtl/>
      </w:rPr>
      <w:t>סד.</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פרק  \* </w:instrText>
    </w:r>
    <w:r>
      <w:rPr>
        <w:rFonts w:hint="cs"/>
      </w:rPr>
      <w:instrText>MERGEFORMAT</w:instrText>
    </w:r>
    <w:r>
      <w:rPr>
        <w:rtl/>
      </w:rPr>
      <w:instrText xml:space="preserve"> </w:instrText>
    </w:r>
    <w:r>
      <w:rPr>
        <w:rtl/>
      </w:rPr>
      <w:fldChar w:fldCharType="separate"/>
    </w:r>
    <w:r w:rsidR="005270DB">
      <w:rPr>
        <w:noProof/>
        <w:rtl/>
      </w:rPr>
      <w:t>פרק תשיעי</w:t>
    </w:r>
    <w:r>
      <w:rPr>
        <w:rtl/>
      </w:rPr>
      <w:fldChar w:fldCharType="end"/>
    </w:r>
    <w:r w:rsidR="0053759F">
      <w:rPr>
        <w:rFonts w:ascii="BA  Leukmey Girsa Regular" w:hAnsi="BA  Leukmey Girsa Regular" w:cs="BA  Leukmey Girsa Regular"/>
        <w:color w:val="767171" w:themeColor="background2" w:themeShade="80"/>
        <w:sz w:val="22"/>
        <w:szCs w:val="22"/>
        <w:rtl/>
      </w:rPr>
      <w:ptab w:relativeTo="margin" w:alignment="center" w:leader="none"/>
    </w:r>
    <w:r w:rsidR="00212C8E" w:rsidRPr="00212C8E">
      <w:rPr>
        <w:rFonts w:ascii="BA  Leukmey Girsa Regular" w:hAnsi="BA  Leukmey Girsa Regular" w:cs="BA  Leukmey Girsa Regular"/>
        <w:color w:val="767171" w:themeColor="background2" w:themeShade="80"/>
        <w:sz w:val="22"/>
        <w:szCs w:val="22"/>
        <w:rtl/>
      </w:rPr>
      <w:t>׹</w:t>
    </w:r>
    <w:r w:rsidR="00212C8E" w:rsidRPr="006D3CF8">
      <w:rPr>
        <w:rFonts w:hint="cs"/>
        <w:color w:val="7F7F7F" w:themeColor="text1" w:themeTint="80"/>
        <w:sz w:val="20"/>
        <w:szCs w:val="22"/>
        <w:rtl/>
      </w:rPr>
      <w:t>שיננא</w:t>
    </w:r>
    <w:r w:rsidR="00212C8E" w:rsidRPr="00212C8E">
      <w:rPr>
        <w:rFonts w:ascii="BA  Leukmey Girsa Regular" w:hAnsi="BA  Leukmey Girsa Regular" w:cs="BA  Leukmey Girsa Regular"/>
        <w:color w:val="767171" w:themeColor="background2" w:themeShade="80"/>
        <w:sz w:val="22"/>
        <w:szCs w:val="22"/>
        <w:rtl/>
      </w:rPr>
      <w:t>׶</w:t>
    </w:r>
    <w:r w:rsidR="0053759F">
      <w:rPr>
        <w:rFonts w:ascii="BA  Leukmey Girsa Regular" w:hAnsi="BA  Leukmey Girsa Regular" w:cs="BA  Leukmey Girsa Regular"/>
        <w:color w:val="767171" w:themeColor="background2" w:themeShade="80"/>
        <w:sz w:val="22"/>
        <w:szCs w:val="22"/>
        <w:rtl/>
      </w:rPr>
      <w:ptab w:relativeTo="margin" w:alignment="right" w:leader="none"/>
    </w:r>
    <w:r>
      <w:rPr>
        <w:rtl/>
      </w:rPr>
      <w:fldChar w:fldCharType="begin"/>
    </w:r>
    <w:r>
      <w:rPr>
        <w:rtl/>
      </w:rPr>
      <w:instrText xml:space="preserve"> </w:instrText>
    </w:r>
    <w:r>
      <w:rPr>
        <w:rFonts w:hint="cs"/>
      </w:rPr>
      <w:instrText>STYLEREF</w:instrText>
    </w:r>
    <w:r>
      <w:rPr>
        <w:rFonts w:hint="cs"/>
        <w:rtl/>
      </w:rPr>
      <w:instrText xml:space="preserve">  "פרק שם"  \* </w:instrText>
    </w:r>
    <w:r>
      <w:rPr>
        <w:rFonts w:hint="cs"/>
      </w:rPr>
      <w:instrText>MERGEFORMAT</w:instrText>
    </w:r>
    <w:r>
      <w:rPr>
        <w:rtl/>
      </w:rPr>
      <w:instrText xml:space="preserve"> </w:instrText>
    </w:r>
    <w:r>
      <w:rPr>
        <w:rtl/>
      </w:rPr>
      <w:fldChar w:fldCharType="separate"/>
    </w:r>
    <w:r w:rsidR="005270DB">
      <w:rPr>
        <w:noProof/>
        <w:rtl/>
      </w:rPr>
      <w:t>הרואה מקום</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C98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1222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B0E99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CE204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34C4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9C40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4527B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DE08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D85F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FE4A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821C2"/>
    <w:multiLevelType w:val="hybridMultilevel"/>
    <w:tmpl w:val="BC20922E"/>
    <w:lvl w:ilvl="0" w:tplc="CC568690">
      <w:start w:val="3"/>
      <w:numFmt w:val="bullet"/>
      <w:lvlText w:val="-"/>
      <w:lvlJc w:val="left"/>
      <w:pPr>
        <w:ind w:left="720" w:hanging="360"/>
      </w:pPr>
      <w:rPr>
        <w:rFonts w:ascii="Narkisim" w:eastAsiaTheme="minorHAnsi" w:hAnsi="Narkisim"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67120"/>
    <w:multiLevelType w:val="hybridMultilevel"/>
    <w:tmpl w:val="250CB148"/>
    <w:lvl w:ilvl="0" w:tplc="220C74F4">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0BB8"/>
    <w:multiLevelType w:val="hybridMultilevel"/>
    <w:tmpl w:val="9C9690AC"/>
    <w:lvl w:ilvl="0" w:tplc="8782F86A">
      <w:start w:val="1"/>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0727E"/>
    <w:multiLevelType w:val="hybridMultilevel"/>
    <w:tmpl w:val="664865B8"/>
    <w:lvl w:ilvl="0" w:tplc="536E330A">
      <w:start w:val="3"/>
      <w:numFmt w:val="bullet"/>
      <w:lvlText w:val="-"/>
      <w:lvlJc w:val="left"/>
      <w:pPr>
        <w:ind w:left="586" w:hanging="360"/>
      </w:pPr>
      <w:rPr>
        <w:rFonts w:ascii="David" w:eastAsiaTheme="minorHAnsi" w:hAnsi="David" w:cs="David" w:hint="default"/>
        <w:sz w:val="18"/>
      </w:rPr>
    </w:lvl>
    <w:lvl w:ilvl="1" w:tplc="04090003" w:tentative="1">
      <w:start w:val="1"/>
      <w:numFmt w:val="bullet"/>
      <w:lvlText w:val="o"/>
      <w:lvlJc w:val="left"/>
      <w:pPr>
        <w:ind w:left="1306" w:hanging="360"/>
      </w:pPr>
      <w:rPr>
        <w:rFonts w:ascii="Courier New" w:hAnsi="Courier New" w:cs="Courier New" w:hint="default"/>
      </w:rPr>
    </w:lvl>
    <w:lvl w:ilvl="2" w:tplc="04090005" w:tentative="1">
      <w:start w:val="1"/>
      <w:numFmt w:val="bullet"/>
      <w:lvlText w:val=""/>
      <w:lvlJc w:val="left"/>
      <w:pPr>
        <w:ind w:left="2026" w:hanging="360"/>
      </w:pPr>
      <w:rPr>
        <w:rFonts w:ascii="Wingdings" w:hAnsi="Wingdings" w:hint="default"/>
      </w:rPr>
    </w:lvl>
    <w:lvl w:ilvl="3" w:tplc="04090001" w:tentative="1">
      <w:start w:val="1"/>
      <w:numFmt w:val="bullet"/>
      <w:lvlText w:val=""/>
      <w:lvlJc w:val="left"/>
      <w:pPr>
        <w:ind w:left="2746" w:hanging="360"/>
      </w:pPr>
      <w:rPr>
        <w:rFonts w:ascii="Symbol" w:hAnsi="Symbol" w:hint="default"/>
      </w:rPr>
    </w:lvl>
    <w:lvl w:ilvl="4" w:tplc="04090003" w:tentative="1">
      <w:start w:val="1"/>
      <w:numFmt w:val="bullet"/>
      <w:lvlText w:val="o"/>
      <w:lvlJc w:val="left"/>
      <w:pPr>
        <w:ind w:left="3466" w:hanging="360"/>
      </w:pPr>
      <w:rPr>
        <w:rFonts w:ascii="Courier New" w:hAnsi="Courier New" w:cs="Courier New" w:hint="default"/>
      </w:rPr>
    </w:lvl>
    <w:lvl w:ilvl="5" w:tplc="04090005" w:tentative="1">
      <w:start w:val="1"/>
      <w:numFmt w:val="bullet"/>
      <w:lvlText w:val=""/>
      <w:lvlJc w:val="left"/>
      <w:pPr>
        <w:ind w:left="4186" w:hanging="360"/>
      </w:pPr>
      <w:rPr>
        <w:rFonts w:ascii="Wingdings" w:hAnsi="Wingdings" w:hint="default"/>
      </w:rPr>
    </w:lvl>
    <w:lvl w:ilvl="6" w:tplc="04090001" w:tentative="1">
      <w:start w:val="1"/>
      <w:numFmt w:val="bullet"/>
      <w:lvlText w:val=""/>
      <w:lvlJc w:val="left"/>
      <w:pPr>
        <w:ind w:left="4906" w:hanging="360"/>
      </w:pPr>
      <w:rPr>
        <w:rFonts w:ascii="Symbol" w:hAnsi="Symbol" w:hint="default"/>
      </w:rPr>
    </w:lvl>
    <w:lvl w:ilvl="7" w:tplc="04090003" w:tentative="1">
      <w:start w:val="1"/>
      <w:numFmt w:val="bullet"/>
      <w:lvlText w:val="o"/>
      <w:lvlJc w:val="left"/>
      <w:pPr>
        <w:ind w:left="5626" w:hanging="360"/>
      </w:pPr>
      <w:rPr>
        <w:rFonts w:ascii="Courier New" w:hAnsi="Courier New" w:cs="Courier New" w:hint="default"/>
      </w:rPr>
    </w:lvl>
    <w:lvl w:ilvl="8" w:tplc="04090005" w:tentative="1">
      <w:start w:val="1"/>
      <w:numFmt w:val="bullet"/>
      <w:lvlText w:val=""/>
      <w:lvlJc w:val="left"/>
      <w:pPr>
        <w:ind w:left="6346" w:hanging="360"/>
      </w:pPr>
      <w:rPr>
        <w:rFonts w:ascii="Wingdings" w:hAnsi="Wingdings" w:hint="default"/>
      </w:rPr>
    </w:lvl>
  </w:abstractNum>
  <w:abstractNum w:abstractNumId="14"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6F639E2"/>
    <w:multiLevelType w:val="hybridMultilevel"/>
    <w:tmpl w:val="8D50E114"/>
    <w:lvl w:ilvl="0" w:tplc="9EAA57C4">
      <w:start w:val="3"/>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9524F0"/>
    <w:multiLevelType w:val="hybridMultilevel"/>
    <w:tmpl w:val="26F287CC"/>
    <w:lvl w:ilvl="0" w:tplc="D1AA11B2">
      <w:start w:val="2"/>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1573F"/>
    <w:multiLevelType w:val="hybridMultilevel"/>
    <w:tmpl w:val="3D48410A"/>
    <w:lvl w:ilvl="0" w:tplc="B1EA0C9C">
      <w:start w:val="1"/>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603594">
    <w:abstractNumId w:val="17"/>
  </w:num>
  <w:num w:numId="2" w16cid:durableId="1983579716">
    <w:abstractNumId w:val="11"/>
  </w:num>
  <w:num w:numId="3" w16cid:durableId="1194684840">
    <w:abstractNumId w:val="14"/>
  </w:num>
  <w:num w:numId="4" w16cid:durableId="1032918731">
    <w:abstractNumId w:val="12"/>
  </w:num>
  <w:num w:numId="5" w16cid:durableId="692876855">
    <w:abstractNumId w:val="15"/>
  </w:num>
  <w:num w:numId="6" w16cid:durableId="1356417346">
    <w:abstractNumId w:val="16"/>
  </w:num>
  <w:num w:numId="7" w16cid:durableId="925113481">
    <w:abstractNumId w:val="10"/>
  </w:num>
  <w:num w:numId="8" w16cid:durableId="1461190679">
    <w:abstractNumId w:val="13"/>
  </w:num>
  <w:num w:numId="9" w16cid:durableId="1887450219">
    <w:abstractNumId w:val="8"/>
  </w:num>
  <w:num w:numId="10" w16cid:durableId="1994218222">
    <w:abstractNumId w:val="3"/>
  </w:num>
  <w:num w:numId="11" w16cid:durableId="67777477">
    <w:abstractNumId w:val="2"/>
  </w:num>
  <w:num w:numId="12" w16cid:durableId="794444438">
    <w:abstractNumId w:val="1"/>
  </w:num>
  <w:num w:numId="13" w16cid:durableId="1820879457">
    <w:abstractNumId w:val="0"/>
  </w:num>
  <w:num w:numId="14" w16cid:durableId="607542104">
    <w:abstractNumId w:val="9"/>
  </w:num>
  <w:num w:numId="15" w16cid:durableId="470296349">
    <w:abstractNumId w:val="7"/>
  </w:num>
  <w:num w:numId="16" w16cid:durableId="1349915330">
    <w:abstractNumId w:val="6"/>
  </w:num>
  <w:num w:numId="17" w16cid:durableId="1211503159">
    <w:abstractNumId w:val="5"/>
  </w:num>
  <w:num w:numId="18" w16cid:durableId="989678727">
    <w:abstractNumId w:val="4"/>
  </w:num>
  <w:num w:numId="19" w16cid:durableId="753942649">
    <w:abstractNumId w:val="8"/>
  </w:num>
  <w:num w:numId="20" w16cid:durableId="399139196">
    <w:abstractNumId w:val="3"/>
  </w:num>
  <w:num w:numId="21" w16cid:durableId="1419209272">
    <w:abstractNumId w:val="2"/>
  </w:num>
  <w:num w:numId="22" w16cid:durableId="266936825">
    <w:abstractNumId w:val="1"/>
  </w:num>
  <w:num w:numId="23" w16cid:durableId="177316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11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trackRevision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B3A"/>
    <w:rsid w:val="00000D11"/>
    <w:rsid w:val="00004989"/>
    <w:rsid w:val="0000504C"/>
    <w:rsid w:val="00007009"/>
    <w:rsid w:val="00010672"/>
    <w:rsid w:val="00011946"/>
    <w:rsid w:val="00012498"/>
    <w:rsid w:val="00022782"/>
    <w:rsid w:val="00022F7C"/>
    <w:rsid w:val="0002333D"/>
    <w:rsid w:val="00023BBD"/>
    <w:rsid w:val="00034624"/>
    <w:rsid w:val="0004131E"/>
    <w:rsid w:val="000416A1"/>
    <w:rsid w:val="00042F29"/>
    <w:rsid w:val="00046971"/>
    <w:rsid w:val="000528DA"/>
    <w:rsid w:val="00054EE3"/>
    <w:rsid w:val="00054F63"/>
    <w:rsid w:val="00057EBA"/>
    <w:rsid w:val="000623A0"/>
    <w:rsid w:val="00063DFE"/>
    <w:rsid w:val="0006698D"/>
    <w:rsid w:val="00066D2F"/>
    <w:rsid w:val="00067AD7"/>
    <w:rsid w:val="00071D3C"/>
    <w:rsid w:val="00072A28"/>
    <w:rsid w:val="00074419"/>
    <w:rsid w:val="00077CDD"/>
    <w:rsid w:val="00077E10"/>
    <w:rsid w:val="00081DCC"/>
    <w:rsid w:val="0009010A"/>
    <w:rsid w:val="0009535E"/>
    <w:rsid w:val="000A3C6A"/>
    <w:rsid w:val="000A4CA2"/>
    <w:rsid w:val="000B38D1"/>
    <w:rsid w:val="000B3DBC"/>
    <w:rsid w:val="000C01DE"/>
    <w:rsid w:val="000C4A5D"/>
    <w:rsid w:val="000C50FF"/>
    <w:rsid w:val="000C6B80"/>
    <w:rsid w:val="000D275F"/>
    <w:rsid w:val="000D4D73"/>
    <w:rsid w:val="000D696E"/>
    <w:rsid w:val="000E084A"/>
    <w:rsid w:val="000E1338"/>
    <w:rsid w:val="000E303A"/>
    <w:rsid w:val="000E4991"/>
    <w:rsid w:val="000E691D"/>
    <w:rsid w:val="000F0CAF"/>
    <w:rsid w:val="000F39BC"/>
    <w:rsid w:val="000F3D79"/>
    <w:rsid w:val="000F3EBD"/>
    <w:rsid w:val="000F41B9"/>
    <w:rsid w:val="000F6D18"/>
    <w:rsid w:val="000F6DD4"/>
    <w:rsid w:val="000F7F83"/>
    <w:rsid w:val="001033C8"/>
    <w:rsid w:val="001054FA"/>
    <w:rsid w:val="00105F25"/>
    <w:rsid w:val="001066DB"/>
    <w:rsid w:val="00113CD7"/>
    <w:rsid w:val="00115980"/>
    <w:rsid w:val="0011739F"/>
    <w:rsid w:val="00122439"/>
    <w:rsid w:val="0012595F"/>
    <w:rsid w:val="0013268C"/>
    <w:rsid w:val="00140733"/>
    <w:rsid w:val="00142814"/>
    <w:rsid w:val="00142DA1"/>
    <w:rsid w:val="00144029"/>
    <w:rsid w:val="00145732"/>
    <w:rsid w:val="00147463"/>
    <w:rsid w:val="0015338C"/>
    <w:rsid w:val="0015519F"/>
    <w:rsid w:val="001551C7"/>
    <w:rsid w:val="001553CE"/>
    <w:rsid w:val="00156AAF"/>
    <w:rsid w:val="00157252"/>
    <w:rsid w:val="001575E9"/>
    <w:rsid w:val="00157A51"/>
    <w:rsid w:val="001619FE"/>
    <w:rsid w:val="00161FAB"/>
    <w:rsid w:val="0016220C"/>
    <w:rsid w:val="00163E18"/>
    <w:rsid w:val="00165388"/>
    <w:rsid w:val="00166522"/>
    <w:rsid w:val="001721DF"/>
    <w:rsid w:val="001758AC"/>
    <w:rsid w:val="00180662"/>
    <w:rsid w:val="001810A8"/>
    <w:rsid w:val="001821B2"/>
    <w:rsid w:val="0018495D"/>
    <w:rsid w:val="00185146"/>
    <w:rsid w:val="001852D5"/>
    <w:rsid w:val="001866AE"/>
    <w:rsid w:val="0019402D"/>
    <w:rsid w:val="00195201"/>
    <w:rsid w:val="001A1D0D"/>
    <w:rsid w:val="001A26AC"/>
    <w:rsid w:val="001A2F32"/>
    <w:rsid w:val="001A37FB"/>
    <w:rsid w:val="001B45BB"/>
    <w:rsid w:val="001B49A5"/>
    <w:rsid w:val="001B4A3B"/>
    <w:rsid w:val="001B5E54"/>
    <w:rsid w:val="001B7040"/>
    <w:rsid w:val="001C19B7"/>
    <w:rsid w:val="001C1A3F"/>
    <w:rsid w:val="001C486E"/>
    <w:rsid w:val="001C7A33"/>
    <w:rsid w:val="001D12D4"/>
    <w:rsid w:val="001D7C72"/>
    <w:rsid w:val="001E1D11"/>
    <w:rsid w:val="001F100B"/>
    <w:rsid w:val="001F3BA1"/>
    <w:rsid w:val="001F67E8"/>
    <w:rsid w:val="001F716C"/>
    <w:rsid w:val="001F7B96"/>
    <w:rsid w:val="002030C4"/>
    <w:rsid w:val="00203AB1"/>
    <w:rsid w:val="00207EDC"/>
    <w:rsid w:val="002104DD"/>
    <w:rsid w:val="00211772"/>
    <w:rsid w:val="00212C8E"/>
    <w:rsid w:val="00214ABA"/>
    <w:rsid w:val="00214EFE"/>
    <w:rsid w:val="00216898"/>
    <w:rsid w:val="0022003E"/>
    <w:rsid w:val="00221A7E"/>
    <w:rsid w:val="00221DA5"/>
    <w:rsid w:val="0022254B"/>
    <w:rsid w:val="00222A59"/>
    <w:rsid w:val="00226970"/>
    <w:rsid w:val="002271CB"/>
    <w:rsid w:val="00227BD1"/>
    <w:rsid w:val="00234548"/>
    <w:rsid w:val="0024134E"/>
    <w:rsid w:val="00242FFD"/>
    <w:rsid w:val="00243A44"/>
    <w:rsid w:val="00243A6F"/>
    <w:rsid w:val="0024477E"/>
    <w:rsid w:val="002472B6"/>
    <w:rsid w:val="00251A01"/>
    <w:rsid w:val="0025401A"/>
    <w:rsid w:val="00256F11"/>
    <w:rsid w:val="00260583"/>
    <w:rsid w:val="0026183F"/>
    <w:rsid w:val="002631F1"/>
    <w:rsid w:val="00265D98"/>
    <w:rsid w:val="002709B7"/>
    <w:rsid w:val="00277644"/>
    <w:rsid w:val="00280386"/>
    <w:rsid w:val="002833B2"/>
    <w:rsid w:val="002859C7"/>
    <w:rsid w:val="002866CF"/>
    <w:rsid w:val="0029048C"/>
    <w:rsid w:val="00291D7F"/>
    <w:rsid w:val="0029226E"/>
    <w:rsid w:val="0029353E"/>
    <w:rsid w:val="00293A0F"/>
    <w:rsid w:val="002A0F6F"/>
    <w:rsid w:val="002A1462"/>
    <w:rsid w:val="002A203C"/>
    <w:rsid w:val="002A33ED"/>
    <w:rsid w:val="002A4B58"/>
    <w:rsid w:val="002B405B"/>
    <w:rsid w:val="002B49E7"/>
    <w:rsid w:val="002B577E"/>
    <w:rsid w:val="002C0A0C"/>
    <w:rsid w:val="002C3E0B"/>
    <w:rsid w:val="002C4FA2"/>
    <w:rsid w:val="002C6B79"/>
    <w:rsid w:val="002D0F75"/>
    <w:rsid w:val="002D131B"/>
    <w:rsid w:val="002D2A9C"/>
    <w:rsid w:val="002D35C1"/>
    <w:rsid w:val="002D42E6"/>
    <w:rsid w:val="002D4C26"/>
    <w:rsid w:val="002E0531"/>
    <w:rsid w:val="002E19D4"/>
    <w:rsid w:val="002E4668"/>
    <w:rsid w:val="002E638F"/>
    <w:rsid w:val="002E66D2"/>
    <w:rsid w:val="002E72B4"/>
    <w:rsid w:val="002F0032"/>
    <w:rsid w:val="002F3969"/>
    <w:rsid w:val="002F548F"/>
    <w:rsid w:val="00303445"/>
    <w:rsid w:val="00303A98"/>
    <w:rsid w:val="003045D8"/>
    <w:rsid w:val="00307545"/>
    <w:rsid w:val="00307B1C"/>
    <w:rsid w:val="003121F1"/>
    <w:rsid w:val="00312B98"/>
    <w:rsid w:val="0031787F"/>
    <w:rsid w:val="00332D29"/>
    <w:rsid w:val="00333C73"/>
    <w:rsid w:val="00341B74"/>
    <w:rsid w:val="00342B76"/>
    <w:rsid w:val="00344DF9"/>
    <w:rsid w:val="0034662C"/>
    <w:rsid w:val="00347852"/>
    <w:rsid w:val="00347B87"/>
    <w:rsid w:val="003501A8"/>
    <w:rsid w:val="00351EF6"/>
    <w:rsid w:val="003521D8"/>
    <w:rsid w:val="00354FCB"/>
    <w:rsid w:val="003625DC"/>
    <w:rsid w:val="00362A65"/>
    <w:rsid w:val="00363610"/>
    <w:rsid w:val="003641F0"/>
    <w:rsid w:val="003709BE"/>
    <w:rsid w:val="00370AC4"/>
    <w:rsid w:val="003723A1"/>
    <w:rsid w:val="00373A5A"/>
    <w:rsid w:val="00374527"/>
    <w:rsid w:val="0037644F"/>
    <w:rsid w:val="003829D0"/>
    <w:rsid w:val="003853EE"/>
    <w:rsid w:val="003859CF"/>
    <w:rsid w:val="003926E3"/>
    <w:rsid w:val="0039339B"/>
    <w:rsid w:val="00393A71"/>
    <w:rsid w:val="00394C6E"/>
    <w:rsid w:val="003A087D"/>
    <w:rsid w:val="003A0A19"/>
    <w:rsid w:val="003A6499"/>
    <w:rsid w:val="003A73A7"/>
    <w:rsid w:val="003B3D5A"/>
    <w:rsid w:val="003C1BB8"/>
    <w:rsid w:val="003C36AB"/>
    <w:rsid w:val="003C5071"/>
    <w:rsid w:val="003C5239"/>
    <w:rsid w:val="003D0850"/>
    <w:rsid w:val="003D0EAD"/>
    <w:rsid w:val="003D1A4D"/>
    <w:rsid w:val="003D379A"/>
    <w:rsid w:val="003E0451"/>
    <w:rsid w:val="003E257F"/>
    <w:rsid w:val="003E358C"/>
    <w:rsid w:val="003E6D64"/>
    <w:rsid w:val="003E6EEE"/>
    <w:rsid w:val="003E7099"/>
    <w:rsid w:val="003E7762"/>
    <w:rsid w:val="003E7B0F"/>
    <w:rsid w:val="003F0AD2"/>
    <w:rsid w:val="003F0FB3"/>
    <w:rsid w:val="003F2389"/>
    <w:rsid w:val="003F33DA"/>
    <w:rsid w:val="003F550F"/>
    <w:rsid w:val="003F6080"/>
    <w:rsid w:val="004042C1"/>
    <w:rsid w:val="00413009"/>
    <w:rsid w:val="00414BC4"/>
    <w:rsid w:val="004217A8"/>
    <w:rsid w:val="00421B31"/>
    <w:rsid w:val="004223DA"/>
    <w:rsid w:val="00423118"/>
    <w:rsid w:val="004247AE"/>
    <w:rsid w:val="00425B30"/>
    <w:rsid w:val="00426253"/>
    <w:rsid w:val="00430248"/>
    <w:rsid w:val="00433E44"/>
    <w:rsid w:val="00435414"/>
    <w:rsid w:val="00437AC0"/>
    <w:rsid w:val="00442447"/>
    <w:rsid w:val="004427AC"/>
    <w:rsid w:val="00442D7C"/>
    <w:rsid w:val="00444413"/>
    <w:rsid w:val="0045168F"/>
    <w:rsid w:val="00457CBE"/>
    <w:rsid w:val="004643CA"/>
    <w:rsid w:val="00467A9C"/>
    <w:rsid w:val="00470C2A"/>
    <w:rsid w:val="00471D3F"/>
    <w:rsid w:val="0047324C"/>
    <w:rsid w:val="00476899"/>
    <w:rsid w:val="00484377"/>
    <w:rsid w:val="00485404"/>
    <w:rsid w:val="00487B04"/>
    <w:rsid w:val="00493B35"/>
    <w:rsid w:val="0049474F"/>
    <w:rsid w:val="004A261D"/>
    <w:rsid w:val="004A683F"/>
    <w:rsid w:val="004B1AA7"/>
    <w:rsid w:val="004B1FC3"/>
    <w:rsid w:val="004B2E71"/>
    <w:rsid w:val="004B375F"/>
    <w:rsid w:val="004B3A7D"/>
    <w:rsid w:val="004B6556"/>
    <w:rsid w:val="004C1134"/>
    <w:rsid w:val="004C265A"/>
    <w:rsid w:val="004C7978"/>
    <w:rsid w:val="004C7D5D"/>
    <w:rsid w:val="004D0300"/>
    <w:rsid w:val="004D0C9F"/>
    <w:rsid w:val="004D454C"/>
    <w:rsid w:val="004D4DB0"/>
    <w:rsid w:val="004D7D9F"/>
    <w:rsid w:val="004E039D"/>
    <w:rsid w:val="004E0B08"/>
    <w:rsid w:val="004F0FD4"/>
    <w:rsid w:val="004F5B4A"/>
    <w:rsid w:val="004F75F2"/>
    <w:rsid w:val="00502170"/>
    <w:rsid w:val="0050410E"/>
    <w:rsid w:val="0050507C"/>
    <w:rsid w:val="00507EFA"/>
    <w:rsid w:val="005128D2"/>
    <w:rsid w:val="00515B2B"/>
    <w:rsid w:val="00516506"/>
    <w:rsid w:val="00516F78"/>
    <w:rsid w:val="00517472"/>
    <w:rsid w:val="005175F4"/>
    <w:rsid w:val="0052155B"/>
    <w:rsid w:val="005215E7"/>
    <w:rsid w:val="005237A4"/>
    <w:rsid w:val="00524A0B"/>
    <w:rsid w:val="00524A76"/>
    <w:rsid w:val="00525834"/>
    <w:rsid w:val="00526766"/>
    <w:rsid w:val="00526C20"/>
    <w:rsid w:val="005270DB"/>
    <w:rsid w:val="005366CB"/>
    <w:rsid w:val="0053697D"/>
    <w:rsid w:val="0053759F"/>
    <w:rsid w:val="00537692"/>
    <w:rsid w:val="00544C16"/>
    <w:rsid w:val="00546A2A"/>
    <w:rsid w:val="00547999"/>
    <w:rsid w:val="005513AE"/>
    <w:rsid w:val="00563AC1"/>
    <w:rsid w:val="005733D1"/>
    <w:rsid w:val="005763A9"/>
    <w:rsid w:val="00585259"/>
    <w:rsid w:val="005906DB"/>
    <w:rsid w:val="005917E2"/>
    <w:rsid w:val="005964D8"/>
    <w:rsid w:val="005A091D"/>
    <w:rsid w:val="005A2094"/>
    <w:rsid w:val="005A4408"/>
    <w:rsid w:val="005A491E"/>
    <w:rsid w:val="005A6522"/>
    <w:rsid w:val="005A7C3A"/>
    <w:rsid w:val="005B1F92"/>
    <w:rsid w:val="005B28A3"/>
    <w:rsid w:val="005B435B"/>
    <w:rsid w:val="005B4DFB"/>
    <w:rsid w:val="005C085C"/>
    <w:rsid w:val="005C7254"/>
    <w:rsid w:val="005C7615"/>
    <w:rsid w:val="005D06EE"/>
    <w:rsid w:val="005D3B5B"/>
    <w:rsid w:val="005D4901"/>
    <w:rsid w:val="005D555B"/>
    <w:rsid w:val="005D5BE3"/>
    <w:rsid w:val="005D5EEC"/>
    <w:rsid w:val="005D68A2"/>
    <w:rsid w:val="005D6A6E"/>
    <w:rsid w:val="005D6AD7"/>
    <w:rsid w:val="005E747B"/>
    <w:rsid w:val="005E7DBD"/>
    <w:rsid w:val="005F0E85"/>
    <w:rsid w:val="005F2EE9"/>
    <w:rsid w:val="005F3588"/>
    <w:rsid w:val="005F5519"/>
    <w:rsid w:val="005F5AA7"/>
    <w:rsid w:val="005F730F"/>
    <w:rsid w:val="005F7413"/>
    <w:rsid w:val="00601E64"/>
    <w:rsid w:val="0060453B"/>
    <w:rsid w:val="00613857"/>
    <w:rsid w:val="0061392F"/>
    <w:rsid w:val="0061567C"/>
    <w:rsid w:val="00616D37"/>
    <w:rsid w:val="006225C1"/>
    <w:rsid w:val="00622D50"/>
    <w:rsid w:val="006234B0"/>
    <w:rsid w:val="006235A8"/>
    <w:rsid w:val="00623E48"/>
    <w:rsid w:val="00624D19"/>
    <w:rsid w:val="006253B1"/>
    <w:rsid w:val="006274EB"/>
    <w:rsid w:val="00627A0C"/>
    <w:rsid w:val="00627F77"/>
    <w:rsid w:val="0063303F"/>
    <w:rsid w:val="00637FDA"/>
    <w:rsid w:val="006401E2"/>
    <w:rsid w:val="00640DE4"/>
    <w:rsid w:val="0064466A"/>
    <w:rsid w:val="00644B20"/>
    <w:rsid w:val="00647E6D"/>
    <w:rsid w:val="00650685"/>
    <w:rsid w:val="0065460B"/>
    <w:rsid w:val="006553A9"/>
    <w:rsid w:val="006564F4"/>
    <w:rsid w:val="00660C78"/>
    <w:rsid w:val="00660D7A"/>
    <w:rsid w:val="0066252F"/>
    <w:rsid w:val="00663ED5"/>
    <w:rsid w:val="006649D7"/>
    <w:rsid w:val="00664A4B"/>
    <w:rsid w:val="00664FDF"/>
    <w:rsid w:val="00666ADB"/>
    <w:rsid w:val="00670058"/>
    <w:rsid w:val="00670754"/>
    <w:rsid w:val="00672862"/>
    <w:rsid w:val="00674AD2"/>
    <w:rsid w:val="0067527B"/>
    <w:rsid w:val="00675C7D"/>
    <w:rsid w:val="006762CB"/>
    <w:rsid w:val="006766C9"/>
    <w:rsid w:val="00682BF2"/>
    <w:rsid w:val="00683792"/>
    <w:rsid w:val="00683C3E"/>
    <w:rsid w:val="00683C59"/>
    <w:rsid w:val="0068701E"/>
    <w:rsid w:val="00687F1D"/>
    <w:rsid w:val="006918EF"/>
    <w:rsid w:val="00691B65"/>
    <w:rsid w:val="006A2BB0"/>
    <w:rsid w:val="006A3D32"/>
    <w:rsid w:val="006A4E3D"/>
    <w:rsid w:val="006A5C1F"/>
    <w:rsid w:val="006A5DB8"/>
    <w:rsid w:val="006B0F15"/>
    <w:rsid w:val="006B1558"/>
    <w:rsid w:val="006B575D"/>
    <w:rsid w:val="006B69FE"/>
    <w:rsid w:val="006C1D2D"/>
    <w:rsid w:val="006C23C0"/>
    <w:rsid w:val="006C4D00"/>
    <w:rsid w:val="006C5B7C"/>
    <w:rsid w:val="006C74E1"/>
    <w:rsid w:val="006C7C1C"/>
    <w:rsid w:val="006D03EF"/>
    <w:rsid w:val="006D0C52"/>
    <w:rsid w:val="006D1C60"/>
    <w:rsid w:val="006D2534"/>
    <w:rsid w:val="006D3CF8"/>
    <w:rsid w:val="006D794F"/>
    <w:rsid w:val="006E38F4"/>
    <w:rsid w:val="006E5CF4"/>
    <w:rsid w:val="006F02FB"/>
    <w:rsid w:val="006F07DB"/>
    <w:rsid w:val="006F3D87"/>
    <w:rsid w:val="006F47BD"/>
    <w:rsid w:val="00700143"/>
    <w:rsid w:val="00701C6E"/>
    <w:rsid w:val="007036D0"/>
    <w:rsid w:val="00704E52"/>
    <w:rsid w:val="0071119F"/>
    <w:rsid w:val="0071583B"/>
    <w:rsid w:val="00715D18"/>
    <w:rsid w:val="007160DC"/>
    <w:rsid w:val="0071749C"/>
    <w:rsid w:val="00720CE3"/>
    <w:rsid w:val="00722D2D"/>
    <w:rsid w:val="00724D84"/>
    <w:rsid w:val="00724E73"/>
    <w:rsid w:val="00730347"/>
    <w:rsid w:val="00731C74"/>
    <w:rsid w:val="007351A5"/>
    <w:rsid w:val="00736679"/>
    <w:rsid w:val="00737EE5"/>
    <w:rsid w:val="00742135"/>
    <w:rsid w:val="007432BA"/>
    <w:rsid w:val="00743C65"/>
    <w:rsid w:val="00747BF5"/>
    <w:rsid w:val="0075543C"/>
    <w:rsid w:val="00755F44"/>
    <w:rsid w:val="00756565"/>
    <w:rsid w:val="00757560"/>
    <w:rsid w:val="00757B9B"/>
    <w:rsid w:val="007603D8"/>
    <w:rsid w:val="00764973"/>
    <w:rsid w:val="00782D4E"/>
    <w:rsid w:val="00785651"/>
    <w:rsid w:val="00785691"/>
    <w:rsid w:val="007857D4"/>
    <w:rsid w:val="007915DF"/>
    <w:rsid w:val="0079397D"/>
    <w:rsid w:val="0079679F"/>
    <w:rsid w:val="0079767B"/>
    <w:rsid w:val="007A111C"/>
    <w:rsid w:val="007A1F57"/>
    <w:rsid w:val="007A246A"/>
    <w:rsid w:val="007A2FF5"/>
    <w:rsid w:val="007A6BAC"/>
    <w:rsid w:val="007A7B3E"/>
    <w:rsid w:val="007B009F"/>
    <w:rsid w:val="007B2B3C"/>
    <w:rsid w:val="007B4F31"/>
    <w:rsid w:val="007B686F"/>
    <w:rsid w:val="007B6AFE"/>
    <w:rsid w:val="007B7D72"/>
    <w:rsid w:val="007C2261"/>
    <w:rsid w:val="007C23E0"/>
    <w:rsid w:val="007C2811"/>
    <w:rsid w:val="007C58F7"/>
    <w:rsid w:val="007D0508"/>
    <w:rsid w:val="007D0CA0"/>
    <w:rsid w:val="007D0DD0"/>
    <w:rsid w:val="007D2A61"/>
    <w:rsid w:val="007D31D8"/>
    <w:rsid w:val="007D462B"/>
    <w:rsid w:val="007D649A"/>
    <w:rsid w:val="007E1992"/>
    <w:rsid w:val="007E1E66"/>
    <w:rsid w:val="007E475B"/>
    <w:rsid w:val="007E4E8C"/>
    <w:rsid w:val="007E6626"/>
    <w:rsid w:val="007E6B08"/>
    <w:rsid w:val="007F2182"/>
    <w:rsid w:val="007F2C9D"/>
    <w:rsid w:val="007F58B7"/>
    <w:rsid w:val="007F7339"/>
    <w:rsid w:val="00802D28"/>
    <w:rsid w:val="0080379C"/>
    <w:rsid w:val="00805AEB"/>
    <w:rsid w:val="00820D0F"/>
    <w:rsid w:val="0082324A"/>
    <w:rsid w:val="00824D1F"/>
    <w:rsid w:val="00831B62"/>
    <w:rsid w:val="00831FB9"/>
    <w:rsid w:val="0083267A"/>
    <w:rsid w:val="00832A5C"/>
    <w:rsid w:val="00834777"/>
    <w:rsid w:val="00835A96"/>
    <w:rsid w:val="0083650A"/>
    <w:rsid w:val="00843D34"/>
    <w:rsid w:val="00845FF6"/>
    <w:rsid w:val="00847D80"/>
    <w:rsid w:val="008527AC"/>
    <w:rsid w:val="00854118"/>
    <w:rsid w:val="00860ACB"/>
    <w:rsid w:val="008611D1"/>
    <w:rsid w:val="00865BBD"/>
    <w:rsid w:val="00870CA9"/>
    <w:rsid w:val="00872C1C"/>
    <w:rsid w:val="008734D9"/>
    <w:rsid w:val="008734E6"/>
    <w:rsid w:val="00874AD6"/>
    <w:rsid w:val="0087629D"/>
    <w:rsid w:val="00876C11"/>
    <w:rsid w:val="0088303C"/>
    <w:rsid w:val="00883DFA"/>
    <w:rsid w:val="00890F60"/>
    <w:rsid w:val="00892BF5"/>
    <w:rsid w:val="008A3843"/>
    <w:rsid w:val="008B18B6"/>
    <w:rsid w:val="008B40E4"/>
    <w:rsid w:val="008B41F0"/>
    <w:rsid w:val="008B70CB"/>
    <w:rsid w:val="008C1202"/>
    <w:rsid w:val="008C305A"/>
    <w:rsid w:val="008C5FF5"/>
    <w:rsid w:val="008C7986"/>
    <w:rsid w:val="008D1254"/>
    <w:rsid w:val="008D48BF"/>
    <w:rsid w:val="008D66FD"/>
    <w:rsid w:val="008D688B"/>
    <w:rsid w:val="008E15F1"/>
    <w:rsid w:val="008E2F20"/>
    <w:rsid w:val="00901073"/>
    <w:rsid w:val="00905FA9"/>
    <w:rsid w:val="00906D6C"/>
    <w:rsid w:val="00907726"/>
    <w:rsid w:val="009162D1"/>
    <w:rsid w:val="009201BB"/>
    <w:rsid w:val="00924B71"/>
    <w:rsid w:val="00926B3D"/>
    <w:rsid w:val="00927259"/>
    <w:rsid w:val="00931F0F"/>
    <w:rsid w:val="00934AF0"/>
    <w:rsid w:val="00935FFE"/>
    <w:rsid w:val="00936984"/>
    <w:rsid w:val="00941242"/>
    <w:rsid w:val="00942E9F"/>
    <w:rsid w:val="00943AAE"/>
    <w:rsid w:val="00947BD0"/>
    <w:rsid w:val="00952DE9"/>
    <w:rsid w:val="009551A7"/>
    <w:rsid w:val="00956036"/>
    <w:rsid w:val="00957190"/>
    <w:rsid w:val="009677D4"/>
    <w:rsid w:val="00975D09"/>
    <w:rsid w:val="0098302F"/>
    <w:rsid w:val="00984C42"/>
    <w:rsid w:val="00990E0E"/>
    <w:rsid w:val="0099197C"/>
    <w:rsid w:val="0099200C"/>
    <w:rsid w:val="00992C69"/>
    <w:rsid w:val="00993307"/>
    <w:rsid w:val="00996976"/>
    <w:rsid w:val="009A0C12"/>
    <w:rsid w:val="009A22A5"/>
    <w:rsid w:val="009A2435"/>
    <w:rsid w:val="009A59D1"/>
    <w:rsid w:val="009B106C"/>
    <w:rsid w:val="009B14FE"/>
    <w:rsid w:val="009B384B"/>
    <w:rsid w:val="009B6219"/>
    <w:rsid w:val="009C127D"/>
    <w:rsid w:val="009C1A02"/>
    <w:rsid w:val="009C1A37"/>
    <w:rsid w:val="009C1FD8"/>
    <w:rsid w:val="009C56E0"/>
    <w:rsid w:val="009D0349"/>
    <w:rsid w:val="009D3C01"/>
    <w:rsid w:val="009D4326"/>
    <w:rsid w:val="009E4BA8"/>
    <w:rsid w:val="009E4DCF"/>
    <w:rsid w:val="009E62D4"/>
    <w:rsid w:val="009E64A6"/>
    <w:rsid w:val="009F0811"/>
    <w:rsid w:val="009F6457"/>
    <w:rsid w:val="009F655F"/>
    <w:rsid w:val="009F68B4"/>
    <w:rsid w:val="009F7271"/>
    <w:rsid w:val="00A00271"/>
    <w:rsid w:val="00A00703"/>
    <w:rsid w:val="00A05666"/>
    <w:rsid w:val="00A0687D"/>
    <w:rsid w:val="00A10336"/>
    <w:rsid w:val="00A1382B"/>
    <w:rsid w:val="00A1386D"/>
    <w:rsid w:val="00A16A2F"/>
    <w:rsid w:val="00A24328"/>
    <w:rsid w:val="00A24EC9"/>
    <w:rsid w:val="00A30123"/>
    <w:rsid w:val="00A30180"/>
    <w:rsid w:val="00A3611D"/>
    <w:rsid w:val="00A409D7"/>
    <w:rsid w:val="00A40E46"/>
    <w:rsid w:val="00A4639B"/>
    <w:rsid w:val="00A500E2"/>
    <w:rsid w:val="00A5192E"/>
    <w:rsid w:val="00A51DC3"/>
    <w:rsid w:val="00A54BD5"/>
    <w:rsid w:val="00A63C93"/>
    <w:rsid w:val="00A64284"/>
    <w:rsid w:val="00A64F62"/>
    <w:rsid w:val="00A66819"/>
    <w:rsid w:val="00A72708"/>
    <w:rsid w:val="00A75CC1"/>
    <w:rsid w:val="00A7601D"/>
    <w:rsid w:val="00A80906"/>
    <w:rsid w:val="00A8701B"/>
    <w:rsid w:val="00A8795D"/>
    <w:rsid w:val="00A90488"/>
    <w:rsid w:val="00A91ADB"/>
    <w:rsid w:val="00A93C9A"/>
    <w:rsid w:val="00A95C46"/>
    <w:rsid w:val="00AA0706"/>
    <w:rsid w:val="00AB52DE"/>
    <w:rsid w:val="00AB6468"/>
    <w:rsid w:val="00AC31BF"/>
    <w:rsid w:val="00AC34F5"/>
    <w:rsid w:val="00AC637D"/>
    <w:rsid w:val="00AC7AE4"/>
    <w:rsid w:val="00AD06CA"/>
    <w:rsid w:val="00AD07C8"/>
    <w:rsid w:val="00AD3BCD"/>
    <w:rsid w:val="00AD583B"/>
    <w:rsid w:val="00AD5FA4"/>
    <w:rsid w:val="00AE16FF"/>
    <w:rsid w:val="00AE2629"/>
    <w:rsid w:val="00AE3260"/>
    <w:rsid w:val="00AE45B2"/>
    <w:rsid w:val="00AE5609"/>
    <w:rsid w:val="00AE6343"/>
    <w:rsid w:val="00AE74EC"/>
    <w:rsid w:val="00AF06E0"/>
    <w:rsid w:val="00AF3380"/>
    <w:rsid w:val="00AF3775"/>
    <w:rsid w:val="00AF4933"/>
    <w:rsid w:val="00AF4A15"/>
    <w:rsid w:val="00AF69A3"/>
    <w:rsid w:val="00B13F2D"/>
    <w:rsid w:val="00B151AC"/>
    <w:rsid w:val="00B21DDD"/>
    <w:rsid w:val="00B21EA4"/>
    <w:rsid w:val="00B22259"/>
    <w:rsid w:val="00B228FF"/>
    <w:rsid w:val="00B257E0"/>
    <w:rsid w:val="00B26742"/>
    <w:rsid w:val="00B313D7"/>
    <w:rsid w:val="00B31CF9"/>
    <w:rsid w:val="00B35F5E"/>
    <w:rsid w:val="00B37DF0"/>
    <w:rsid w:val="00B459DB"/>
    <w:rsid w:val="00B4685E"/>
    <w:rsid w:val="00B47228"/>
    <w:rsid w:val="00B474A9"/>
    <w:rsid w:val="00B47E80"/>
    <w:rsid w:val="00B50033"/>
    <w:rsid w:val="00B5074C"/>
    <w:rsid w:val="00B50DDB"/>
    <w:rsid w:val="00B51809"/>
    <w:rsid w:val="00B53435"/>
    <w:rsid w:val="00B64033"/>
    <w:rsid w:val="00B660AA"/>
    <w:rsid w:val="00B66B12"/>
    <w:rsid w:val="00B7171C"/>
    <w:rsid w:val="00B755DE"/>
    <w:rsid w:val="00B7570C"/>
    <w:rsid w:val="00B76DAC"/>
    <w:rsid w:val="00B818AD"/>
    <w:rsid w:val="00B86A01"/>
    <w:rsid w:val="00B90A6A"/>
    <w:rsid w:val="00B90B03"/>
    <w:rsid w:val="00B923A1"/>
    <w:rsid w:val="00B93BBE"/>
    <w:rsid w:val="00BA23C7"/>
    <w:rsid w:val="00BA3D05"/>
    <w:rsid w:val="00BA43DE"/>
    <w:rsid w:val="00BA57BA"/>
    <w:rsid w:val="00BA6E7B"/>
    <w:rsid w:val="00BB06D4"/>
    <w:rsid w:val="00BB13D2"/>
    <w:rsid w:val="00BB7A16"/>
    <w:rsid w:val="00BC1E17"/>
    <w:rsid w:val="00BC3612"/>
    <w:rsid w:val="00BC6451"/>
    <w:rsid w:val="00BD298B"/>
    <w:rsid w:val="00BD59F5"/>
    <w:rsid w:val="00BD7687"/>
    <w:rsid w:val="00BE0E3D"/>
    <w:rsid w:val="00BF100C"/>
    <w:rsid w:val="00BF279E"/>
    <w:rsid w:val="00BF52B6"/>
    <w:rsid w:val="00C1043B"/>
    <w:rsid w:val="00C12102"/>
    <w:rsid w:val="00C13CD8"/>
    <w:rsid w:val="00C16F3B"/>
    <w:rsid w:val="00C20D9A"/>
    <w:rsid w:val="00C23E70"/>
    <w:rsid w:val="00C24A06"/>
    <w:rsid w:val="00C2597F"/>
    <w:rsid w:val="00C26247"/>
    <w:rsid w:val="00C3053C"/>
    <w:rsid w:val="00C31C36"/>
    <w:rsid w:val="00C334A8"/>
    <w:rsid w:val="00C35A63"/>
    <w:rsid w:val="00C369E2"/>
    <w:rsid w:val="00C36BC5"/>
    <w:rsid w:val="00C36C1A"/>
    <w:rsid w:val="00C36CA3"/>
    <w:rsid w:val="00C40C2C"/>
    <w:rsid w:val="00C46045"/>
    <w:rsid w:val="00C46316"/>
    <w:rsid w:val="00C463B2"/>
    <w:rsid w:val="00C4655E"/>
    <w:rsid w:val="00C4656C"/>
    <w:rsid w:val="00C469AB"/>
    <w:rsid w:val="00C46B7B"/>
    <w:rsid w:val="00C47A10"/>
    <w:rsid w:val="00C51371"/>
    <w:rsid w:val="00C5328F"/>
    <w:rsid w:val="00C545E6"/>
    <w:rsid w:val="00C55C2C"/>
    <w:rsid w:val="00C63A2B"/>
    <w:rsid w:val="00C642F4"/>
    <w:rsid w:val="00C64809"/>
    <w:rsid w:val="00C678DD"/>
    <w:rsid w:val="00C70674"/>
    <w:rsid w:val="00C72B20"/>
    <w:rsid w:val="00C74B77"/>
    <w:rsid w:val="00C8748A"/>
    <w:rsid w:val="00C93A9C"/>
    <w:rsid w:val="00C93D88"/>
    <w:rsid w:val="00C94CEB"/>
    <w:rsid w:val="00C954B0"/>
    <w:rsid w:val="00C95785"/>
    <w:rsid w:val="00C96E5E"/>
    <w:rsid w:val="00CA6B37"/>
    <w:rsid w:val="00CB037B"/>
    <w:rsid w:val="00CB0AAA"/>
    <w:rsid w:val="00CB13AF"/>
    <w:rsid w:val="00CB4CB1"/>
    <w:rsid w:val="00CB4DF6"/>
    <w:rsid w:val="00CB6FD5"/>
    <w:rsid w:val="00CB71B2"/>
    <w:rsid w:val="00CB7DDB"/>
    <w:rsid w:val="00CC2CD9"/>
    <w:rsid w:val="00CC498B"/>
    <w:rsid w:val="00CC4FA9"/>
    <w:rsid w:val="00CC5D85"/>
    <w:rsid w:val="00CC63CA"/>
    <w:rsid w:val="00CC648B"/>
    <w:rsid w:val="00CC6598"/>
    <w:rsid w:val="00CC67E2"/>
    <w:rsid w:val="00CC6B72"/>
    <w:rsid w:val="00CC762A"/>
    <w:rsid w:val="00CD043A"/>
    <w:rsid w:val="00CD0DE7"/>
    <w:rsid w:val="00CD40A2"/>
    <w:rsid w:val="00CD748F"/>
    <w:rsid w:val="00CD79CD"/>
    <w:rsid w:val="00CD7D78"/>
    <w:rsid w:val="00CE0795"/>
    <w:rsid w:val="00CE1AF0"/>
    <w:rsid w:val="00CE2B5A"/>
    <w:rsid w:val="00CE3BDC"/>
    <w:rsid w:val="00CF23DA"/>
    <w:rsid w:val="00CF4F6C"/>
    <w:rsid w:val="00CF532E"/>
    <w:rsid w:val="00CF550F"/>
    <w:rsid w:val="00CF7AD1"/>
    <w:rsid w:val="00D0266C"/>
    <w:rsid w:val="00D05618"/>
    <w:rsid w:val="00D06C61"/>
    <w:rsid w:val="00D06EE1"/>
    <w:rsid w:val="00D07A76"/>
    <w:rsid w:val="00D10321"/>
    <w:rsid w:val="00D14DF2"/>
    <w:rsid w:val="00D15040"/>
    <w:rsid w:val="00D21089"/>
    <w:rsid w:val="00D27A04"/>
    <w:rsid w:val="00D31B0E"/>
    <w:rsid w:val="00D33CDA"/>
    <w:rsid w:val="00D42102"/>
    <w:rsid w:val="00D43157"/>
    <w:rsid w:val="00D46300"/>
    <w:rsid w:val="00D471D7"/>
    <w:rsid w:val="00D5345E"/>
    <w:rsid w:val="00D54130"/>
    <w:rsid w:val="00D57351"/>
    <w:rsid w:val="00D62FA4"/>
    <w:rsid w:val="00D63319"/>
    <w:rsid w:val="00D758C9"/>
    <w:rsid w:val="00D817AD"/>
    <w:rsid w:val="00D826DC"/>
    <w:rsid w:val="00D84483"/>
    <w:rsid w:val="00D93553"/>
    <w:rsid w:val="00DA003B"/>
    <w:rsid w:val="00DA2971"/>
    <w:rsid w:val="00DA2C39"/>
    <w:rsid w:val="00DA4FD5"/>
    <w:rsid w:val="00DA51A5"/>
    <w:rsid w:val="00DA682D"/>
    <w:rsid w:val="00DB19DE"/>
    <w:rsid w:val="00DB465B"/>
    <w:rsid w:val="00DB67BB"/>
    <w:rsid w:val="00DB6C76"/>
    <w:rsid w:val="00DB791B"/>
    <w:rsid w:val="00DC25BB"/>
    <w:rsid w:val="00DC2C3F"/>
    <w:rsid w:val="00DC4B41"/>
    <w:rsid w:val="00DC729B"/>
    <w:rsid w:val="00DD0223"/>
    <w:rsid w:val="00DD0C88"/>
    <w:rsid w:val="00DD4FC2"/>
    <w:rsid w:val="00DD73AB"/>
    <w:rsid w:val="00DD7AEE"/>
    <w:rsid w:val="00DE0869"/>
    <w:rsid w:val="00DE371E"/>
    <w:rsid w:val="00DE6132"/>
    <w:rsid w:val="00DE735E"/>
    <w:rsid w:val="00DE78BE"/>
    <w:rsid w:val="00DF2B3A"/>
    <w:rsid w:val="00DF49D2"/>
    <w:rsid w:val="00DF5A5F"/>
    <w:rsid w:val="00DF615B"/>
    <w:rsid w:val="00DF7729"/>
    <w:rsid w:val="00E02336"/>
    <w:rsid w:val="00E05F81"/>
    <w:rsid w:val="00E068CD"/>
    <w:rsid w:val="00E117A7"/>
    <w:rsid w:val="00E20134"/>
    <w:rsid w:val="00E21404"/>
    <w:rsid w:val="00E24DCC"/>
    <w:rsid w:val="00E3010C"/>
    <w:rsid w:val="00E30FDC"/>
    <w:rsid w:val="00E34F28"/>
    <w:rsid w:val="00E357FE"/>
    <w:rsid w:val="00E35C0B"/>
    <w:rsid w:val="00E36371"/>
    <w:rsid w:val="00E40F87"/>
    <w:rsid w:val="00E43531"/>
    <w:rsid w:val="00E44208"/>
    <w:rsid w:val="00E507F9"/>
    <w:rsid w:val="00E50952"/>
    <w:rsid w:val="00E51686"/>
    <w:rsid w:val="00E52914"/>
    <w:rsid w:val="00E537D2"/>
    <w:rsid w:val="00E55B5C"/>
    <w:rsid w:val="00E573C1"/>
    <w:rsid w:val="00E61F82"/>
    <w:rsid w:val="00E659CA"/>
    <w:rsid w:val="00E67E98"/>
    <w:rsid w:val="00E70AC5"/>
    <w:rsid w:val="00E71BC3"/>
    <w:rsid w:val="00E749A1"/>
    <w:rsid w:val="00E74A0D"/>
    <w:rsid w:val="00E8050F"/>
    <w:rsid w:val="00E8371C"/>
    <w:rsid w:val="00E83B92"/>
    <w:rsid w:val="00E849F4"/>
    <w:rsid w:val="00E8518D"/>
    <w:rsid w:val="00E862D4"/>
    <w:rsid w:val="00E86771"/>
    <w:rsid w:val="00E877BF"/>
    <w:rsid w:val="00E9127A"/>
    <w:rsid w:val="00E95830"/>
    <w:rsid w:val="00E9796E"/>
    <w:rsid w:val="00EA0C42"/>
    <w:rsid w:val="00EA4B00"/>
    <w:rsid w:val="00EB1127"/>
    <w:rsid w:val="00EB2E5F"/>
    <w:rsid w:val="00EB4439"/>
    <w:rsid w:val="00EB5E72"/>
    <w:rsid w:val="00EB7790"/>
    <w:rsid w:val="00EC0DC4"/>
    <w:rsid w:val="00EC19D0"/>
    <w:rsid w:val="00EC2300"/>
    <w:rsid w:val="00EC44B2"/>
    <w:rsid w:val="00EC5D67"/>
    <w:rsid w:val="00ED1712"/>
    <w:rsid w:val="00ED1CFC"/>
    <w:rsid w:val="00ED1FE9"/>
    <w:rsid w:val="00ED283A"/>
    <w:rsid w:val="00ED4768"/>
    <w:rsid w:val="00EE12EF"/>
    <w:rsid w:val="00EE76C7"/>
    <w:rsid w:val="00EE786C"/>
    <w:rsid w:val="00EF0C07"/>
    <w:rsid w:val="00EF41D3"/>
    <w:rsid w:val="00EF5610"/>
    <w:rsid w:val="00EF6A07"/>
    <w:rsid w:val="00EF6E33"/>
    <w:rsid w:val="00EF7EB8"/>
    <w:rsid w:val="00EF7FCA"/>
    <w:rsid w:val="00F02268"/>
    <w:rsid w:val="00F02982"/>
    <w:rsid w:val="00F036B2"/>
    <w:rsid w:val="00F0497F"/>
    <w:rsid w:val="00F06FAA"/>
    <w:rsid w:val="00F134B4"/>
    <w:rsid w:val="00F1382A"/>
    <w:rsid w:val="00F145C7"/>
    <w:rsid w:val="00F14A89"/>
    <w:rsid w:val="00F26FDF"/>
    <w:rsid w:val="00F27C01"/>
    <w:rsid w:val="00F311DD"/>
    <w:rsid w:val="00F32BCC"/>
    <w:rsid w:val="00F34824"/>
    <w:rsid w:val="00F349B6"/>
    <w:rsid w:val="00F37559"/>
    <w:rsid w:val="00F41D5E"/>
    <w:rsid w:val="00F44FB1"/>
    <w:rsid w:val="00F45720"/>
    <w:rsid w:val="00F47772"/>
    <w:rsid w:val="00F47803"/>
    <w:rsid w:val="00F50A20"/>
    <w:rsid w:val="00F52876"/>
    <w:rsid w:val="00F53B00"/>
    <w:rsid w:val="00F547C4"/>
    <w:rsid w:val="00F55AD6"/>
    <w:rsid w:val="00F56BDC"/>
    <w:rsid w:val="00F60337"/>
    <w:rsid w:val="00F63EC9"/>
    <w:rsid w:val="00F64167"/>
    <w:rsid w:val="00F65CE1"/>
    <w:rsid w:val="00F66557"/>
    <w:rsid w:val="00F6782B"/>
    <w:rsid w:val="00F714C0"/>
    <w:rsid w:val="00F72E94"/>
    <w:rsid w:val="00F75C44"/>
    <w:rsid w:val="00F75DF3"/>
    <w:rsid w:val="00F7789C"/>
    <w:rsid w:val="00F806FD"/>
    <w:rsid w:val="00F8346C"/>
    <w:rsid w:val="00F87909"/>
    <w:rsid w:val="00F93971"/>
    <w:rsid w:val="00F9515F"/>
    <w:rsid w:val="00F95182"/>
    <w:rsid w:val="00F954BF"/>
    <w:rsid w:val="00FA2FB5"/>
    <w:rsid w:val="00FA6E17"/>
    <w:rsid w:val="00FB6B05"/>
    <w:rsid w:val="00FB6D9A"/>
    <w:rsid w:val="00FC2311"/>
    <w:rsid w:val="00FC280D"/>
    <w:rsid w:val="00FC4326"/>
    <w:rsid w:val="00FC5F7B"/>
    <w:rsid w:val="00FC62F3"/>
    <w:rsid w:val="00FD1187"/>
    <w:rsid w:val="00FD26A2"/>
    <w:rsid w:val="00FD39A3"/>
    <w:rsid w:val="00FD3B76"/>
    <w:rsid w:val="00FD628E"/>
    <w:rsid w:val="00FD726C"/>
    <w:rsid w:val="00FE165F"/>
    <w:rsid w:val="00FE3404"/>
    <w:rsid w:val="00FE3D07"/>
    <w:rsid w:val="00FF37A4"/>
    <w:rsid w:val="00FF3D85"/>
    <w:rsid w:val="00FF4921"/>
    <w:rsid w:val="00FF6E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6E822"/>
  <w15:chartTrackingRefBased/>
  <w15:docId w15:val="{93541D2B-0A20-4021-83E7-CD8D41CF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ED5"/>
    <w:pPr>
      <w:bidi/>
      <w:spacing w:after="0" w:line="220" w:lineRule="exact"/>
      <w:jc w:val="both"/>
    </w:pPr>
    <w:rPr>
      <w:rFonts w:ascii="FrankRuehl" w:hAnsi="FrankRuehl" w:cs="FrankRuehl"/>
      <w:sz w:val="16"/>
      <w:szCs w:val="18"/>
    </w:rPr>
  </w:style>
  <w:style w:type="paragraph" w:styleId="1">
    <w:name w:val="heading 1"/>
    <w:aliases w:val="100,0.7 דחוס"/>
    <w:basedOn w:val="a"/>
    <w:next w:val="a"/>
    <w:link w:val="10"/>
    <w:uiPriority w:val="9"/>
    <w:rsid w:val="00C31C36"/>
    <w:pPr>
      <w:keepNext/>
      <w:keepLines/>
      <w:pageBreakBefore/>
      <w:spacing w:before="240"/>
      <w:ind w:left="454" w:hanging="454"/>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C31C36"/>
    <w:pPr>
      <w:keepNext/>
      <w:ind w:left="454" w:hanging="454"/>
      <w:outlineLvl w:val="1"/>
    </w:pPr>
    <w:rPr>
      <w:rFonts w:ascii="David" w:hAnsi="David"/>
      <w:b/>
      <w:bCs/>
      <w:w w:val="92"/>
      <w:sz w:val="18"/>
    </w:rPr>
  </w:style>
  <w:style w:type="paragraph" w:styleId="3">
    <w:name w:val="heading 3"/>
    <w:next w:val="a"/>
    <w:link w:val="30"/>
    <w:unhideWhenUsed/>
    <w:qFormat/>
    <w:rsid w:val="00957190"/>
    <w:pPr>
      <w:keepNext/>
      <w:spacing w:after="0" w:line="240" w:lineRule="exact"/>
      <w:outlineLvl w:val="2"/>
    </w:pPr>
    <w:rPr>
      <w:rFonts w:ascii="David" w:hAnsi="David" w:cs="PFT_Frank"/>
      <w:bCs/>
      <w:sz w:val="18"/>
      <w:szCs w:val="14"/>
    </w:rPr>
  </w:style>
  <w:style w:type="paragraph" w:styleId="4">
    <w:name w:val="heading 4"/>
    <w:basedOn w:val="a"/>
    <w:next w:val="a"/>
    <w:link w:val="40"/>
    <w:uiPriority w:val="9"/>
    <w:unhideWhenUsed/>
    <w:qFormat/>
    <w:rsid w:val="00C31C36"/>
    <w:pPr>
      <w:keepNext/>
      <w:ind w:left="454" w:hanging="454"/>
      <w:outlineLvl w:val="3"/>
    </w:pPr>
    <w:rPr>
      <w:rFonts w:ascii="David" w:hAnsi="David"/>
      <w:b/>
      <w:bCs/>
      <w:w w:val="92"/>
      <w:sz w:val="18"/>
    </w:rPr>
  </w:style>
  <w:style w:type="paragraph" w:styleId="5">
    <w:name w:val="heading 5"/>
    <w:basedOn w:val="a"/>
    <w:next w:val="a"/>
    <w:link w:val="50"/>
    <w:uiPriority w:val="9"/>
    <w:unhideWhenUsed/>
    <w:qFormat/>
    <w:rsid w:val="00C31C36"/>
    <w:pPr>
      <w:keepNext/>
      <w:ind w:left="454" w:hanging="454"/>
      <w:outlineLvl w:val="4"/>
    </w:pPr>
    <w:rPr>
      <w:rFonts w:ascii="David" w:hAnsi="David"/>
      <w:w w:val="92"/>
      <w:sz w:val="32"/>
    </w:rPr>
  </w:style>
  <w:style w:type="paragraph" w:styleId="6">
    <w:name w:val="heading 6"/>
    <w:basedOn w:val="a"/>
    <w:next w:val="a"/>
    <w:link w:val="60"/>
    <w:uiPriority w:val="9"/>
    <w:unhideWhenUsed/>
    <w:qFormat/>
    <w:rsid w:val="00C31C36"/>
    <w:pPr>
      <w:keepNext/>
      <w:ind w:left="454" w:hanging="454"/>
      <w:outlineLvl w:val="5"/>
    </w:pPr>
    <w:rPr>
      <w:rFonts w:ascii="David" w:hAnsi="David"/>
      <w:b/>
      <w:bCs/>
      <w:w w:val="92"/>
      <w:sz w:val="32"/>
    </w:rPr>
  </w:style>
  <w:style w:type="paragraph" w:styleId="7">
    <w:name w:val="heading 7"/>
    <w:basedOn w:val="a"/>
    <w:next w:val="a"/>
    <w:link w:val="70"/>
    <w:uiPriority w:val="9"/>
    <w:unhideWhenUsed/>
    <w:qFormat/>
    <w:rsid w:val="00C31C36"/>
    <w:pPr>
      <w:keepNext/>
      <w:ind w:left="454" w:hanging="454"/>
      <w:jc w:val="center"/>
      <w:outlineLvl w:val="6"/>
    </w:pPr>
    <w:rPr>
      <w:rFonts w:ascii="BA Fontov Regular" w:hAnsi="BA Fontov Regular" w:cs="Guttman Vilna"/>
      <w:bCs/>
      <w:w w:val="92"/>
      <w:sz w:val="18"/>
      <w:szCs w:val="30"/>
    </w:rPr>
  </w:style>
  <w:style w:type="paragraph" w:styleId="8">
    <w:name w:val="heading 8"/>
    <w:basedOn w:val="a"/>
    <w:next w:val="a"/>
    <w:link w:val="80"/>
    <w:uiPriority w:val="9"/>
    <w:unhideWhenUsed/>
    <w:qFormat/>
    <w:rsid w:val="00C31C36"/>
    <w:pPr>
      <w:keepNext/>
      <w:ind w:left="720" w:hanging="454"/>
      <w:outlineLvl w:val="7"/>
    </w:pPr>
    <w:rPr>
      <w:rFonts w:ascii="David" w:hAnsi="David"/>
      <w:w w:val="92"/>
      <w:sz w:val="18"/>
    </w:rPr>
  </w:style>
  <w:style w:type="paragraph" w:styleId="9">
    <w:name w:val="heading 9"/>
    <w:basedOn w:val="a"/>
    <w:next w:val="a"/>
    <w:link w:val="90"/>
    <w:uiPriority w:val="9"/>
    <w:unhideWhenUsed/>
    <w:qFormat/>
    <w:rsid w:val="00C31C36"/>
    <w:pPr>
      <w:keepNext/>
      <w:ind w:left="454" w:hanging="454"/>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משניות"/>
    <w:basedOn w:val="a"/>
    <w:link w:val="a4"/>
    <w:autoRedefine/>
    <w:qFormat/>
    <w:rsid w:val="0029353E"/>
    <w:pPr>
      <w:shd w:val="clear" w:color="auto" w:fill="F2F2F2" w:themeFill="background1" w:themeFillShade="F2"/>
    </w:pPr>
    <w:rPr>
      <w:rFonts w:ascii="Fb Fontext" w:hAnsi="Fb Fontext" w:cs="BA Vilna Bold"/>
      <w:spacing w:val="4"/>
      <w:sz w:val="22"/>
      <w:szCs w:val="22"/>
      <w:shd w:val="clear" w:color="auto" w:fill="F2F2F2" w:themeFill="background1" w:themeFillShade="F2"/>
    </w:rPr>
  </w:style>
  <w:style w:type="character" w:customStyle="1" w:styleId="a4">
    <w:name w:val="משניות תו"/>
    <w:basedOn w:val="a0"/>
    <w:link w:val="a3"/>
    <w:rsid w:val="0029353E"/>
    <w:rPr>
      <w:rFonts w:ascii="Fb Fontext" w:hAnsi="Fb Fontext" w:cs="BA Vilna Bold"/>
      <w:spacing w:val="4"/>
      <w:sz w:val="22"/>
      <w:szCs w:val="22"/>
      <w:shd w:val="clear" w:color="auto" w:fill="F2F2F2" w:themeFill="background1" w:themeFillShade="F2"/>
    </w:rPr>
  </w:style>
  <w:style w:type="paragraph" w:customStyle="1" w:styleId="a5">
    <w:name w:val="משנה ד''ה"/>
    <w:basedOn w:val="a6"/>
    <w:link w:val="a7"/>
    <w:autoRedefine/>
    <w:qFormat/>
    <w:rsid w:val="00672862"/>
    <w:pPr>
      <w:shd w:val="clear" w:color="auto" w:fill="FFFFFF" w:themeFill="background1"/>
      <w:ind w:end="320"/>
      <w:jc w:val="center"/>
    </w:pPr>
    <w:rPr>
      <w:sz w:val="22"/>
      <w:szCs w:val="22"/>
      <w:shd w:val="clear" w:color="auto" w:fill="FFFFFF" w:themeFill="background1"/>
    </w:rPr>
  </w:style>
  <w:style w:type="character" w:customStyle="1" w:styleId="a7">
    <w:name w:val="משנה ד''ה תו"/>
    <w:basedOn w:val="a0"/>
    <w:link w:val="a5"/>
    <w:rsid w:val="00672862"/>
    <w:rPr>
      <w:rFonts w:ascii="Fb Fontext" w:hAnsi="Fb Fontext" w:cs="BA Vilna Bold"/>
      <w:b/>
      <w:spacing w:val="4"/>
      <w:sz w:val="22"/>
      <w:szCs w:val="22"/>
      <w:shd w:val="clear" w:color="auto" w:fill="FFFFFF" w:themeFill="background1"/>
    </w:rPr>
  </w:style>
  <w:style w:type="paragraph" w:styleId="a8">
    <w:name w:val="footnote text"/>
    <w:basedOn w:val="a"/>
    <w:link w:val="a9"/>
    <w:autoRedefine/>
    <w:uiPriority w:val="99"/>
    <w:unhideWhenUsed/>
    <w:qFormat/>
    <w:rsid w:val="00F65CE1"/>
    <w:rPr>
      <w:rFonts w:cs="BA Franknatan Decor"/>
      <w:spacing w:val="10"/>
      <w:sz w:val="20"/>
    </w:rPr>
  </w:style>
  <w:style w:type="character" w:customStyle="1" w:styleId="a9">
    <w:name w:val="טקסט הערת שוליים תו"/>
    <w:basedOn w:val="a0"/>
    <w:link w:val="a8"/>
    <w:uiPriority w:val="99"/>
    <w:rsid w:val="00F65CE1"/>
    <w:rPr>
      <w:rFonts w:cs="BA Franknatan Decor"/>
      <w:spacing w:val="10"/>
      <w:sz w:val="20"/>
    </w:rPr>
  </w:style>
  <w:style w:type="paragraph" w:customStyle="1" w:styleId="aa">
    <w:name w:val="כותרת משנה בהערה"/>
    <w:basedOn w:val="a8"/>
    <w:link w:val="ab"/>
    <w:qFormat/>
    <w:rsid w:val="00F65CE1"/>
    <w:pPr>
      <w:spacing w:before="120" w:line="23" w:lineRule="atLeast"/>
      <w:jc w:val="center"/>
    </w:pPr>
    <w:rPr>
      <w:rFonts w:ascii="David" w:hAnsi="David" w:cs="BA Vilna Bold"/>
      <w:b/>
      <w:bCs/>
      <w:sz w:val="24"/>
      <w:u w:val="single"/>
    </w:rPr>
  </w:style>
  <w:style w:type="character" w:customStyle="1" w:styleId="ab">
    <w:name w:val="כותרת משנה בהערה תו"/>
    <w:basedOn w:val="a9"/>
    <w:link w:val="aa"/>
    <w:rsid w:val="00F65CE1"/>
    <w:rPr>
      <w:rFonts w:ascii="David" w:hAnsi="David" w:cs="BA Vilna Bold"/>
      <w:b/>
      <w:bCs/>
      <w:spacing w:val="10"/>
      <w:sz w:val="24"/>
      <w:u w:val="single"/>
    </w:rPr>
  </w:style>
  <w:style w:type="paragraph" w:customStyle="1" w:styleId="ac">
    <w:name w:val="פסוק"/>
    <w:basedOn w:val="a"/>
    <w:link w:val="ad"/>
    <w:autoRedefine/>
    <w:qFormat/>
    <w:rsid w:val="006C7C1C"/>
    <w:rPr>
      <w:rFonts w:ascii="BA Franknatan Decor" w:hAnsi="BA Franknatan Decor" w:cs="BA TM • Tzlotana"/>
      <w:spacing w:val="4"/>
      <w:sz w:val="12"/>
      <w:szCs w:val="16"/>
    </w:rPr>
  </w:style>
  <w:style w:type="paragraph" w:styleId="ae">
    <w:name w:val="footer"/>
    <w:basedOn w:val="a"/>
    <w:link w:val="af"/>
    <w:uiPriority w:val="99"/>
    <w:unhideWhenUsed/>
    <w:rsid w:val="003F33DA"/>
    <w:pPr>
      <w:tabs>
        <w:tab w:val="center" w:pos="4153"/>
        <w:tab w:val="right" w:pos="8306"/>
      </w:tabs>
      <w:spacing w:line="180" w:lineRule="exact"/>
    </w:pPr>
    <w:rPr>
      <w:szCs w:val="14"/>
    </w:rPr>
  </w:style>
  <w:style w:type="character" w:customStyle="1" w:styleId="ad">
    <w:name w:val="פסוק תו"/>
    <w:basedOn w:val="a0"/>
    <w:link w:val="ac"/>
    <w:rsid w:val="006C7C1C"/>
    <w:rPr>
      <w:rFonts w:ascii="BA Franknatan Decor" w:hAnsi="BA Franknatan Decor" w:cs="BA TM • Tzlotana"/>
      <w:spacing w:val="4"/>
      <w:sz w:val="12"/>
      <w:szCs w:val="16"/>
    </w:rPr>
  </w:style>
  <w:style w:type="character" w:customStyle="1" w:styleId="af">
    <w:name w:val="כותרת תחתונה תו"/>
    <w:basedOn w:val="a0"/>
    <w:link w:val="ae"/>
    <w:uiPriority w:val="99"/>
    <w:rsid w:val="003F33DA"/>
    <w:rPr>
      <w:rFonts w:ascii="FrankRuehl" w:hAnsi="FrankRuehl" w:cs="FrankRuehl"/>
      <w:sz w:val="16"/>
      <w:szCs w:val="14"/>
    </w:rPr>
  </w:style>
  <w:style w:type="paragraph" w:styleId="af0">
    <w:name w:val="header"/>
    <w:link w:val="af1"/>
    <w:uiPriority w:val="99"/>
    <w:unhideWhenUsed/>
    <w:rsid w:val="0029048C"/>
    <w:pPr>
      <w:tabs>
        <w:tab w:val="center" w:pos="4153"/>
        <w:tab w:val="right" w:pos="8306"/>
      </w:tabs>
      <w:spacing w:after="60" w:line="240" w:lineRule="exact"/>
      <w:jc w:val="center"/>
    </w:pPr>
    <w:rPr>
      <w:rFonts w:ascii="FrankRuehl" w:hAnsi="FrankRuehl" w:cs="BA TM • Vilna Extra-Bold"/>
      <w:spacing w:val="4"/>
      <w:sz w:val="16"/>
      <w:szCs w:val="20"/>
    </w:rPr>
  </w:style>
  <w:style w:type="character" w:customStyle="1" w:styleId="af1">
    <w:name w:val="כותרת עליונה תו"/>
    <w:basedOn w:val="a0"/>
    <w:link w:val="af0"/>
    <w:uiPriority w:val="99"/>
    <w:rsid w:val="0029048C"/>
    <w:rPr>
      <w:rFonts w:ascii="FrankRuehl" w:hAnsi="FrankRuehl" w:cs="BA TM • Vilna Extra-Bold"/>
      <w:spacing w:val="4"/>
      <w:sz w:val="16"/>
      <w:szCs w:val="20"/>
    </w:rPr>
  </w:style>
  <w:style w:type="paragraph" w:customStyle="1" w:styleId="af2">
    <w:name w:val="דף בצד"/>
    <w:basedOn w:val="a"/>
    <w:link w:val="af3"/>
    <w:qFormat/>
    <w:rsid w:val="00EC0DC4"/>
    <w:pPr>
      <w:framePr w:hSpace="113" w:wrap="around" w:vAnchor="text" w:hAnchor="page" w:xAlign="inside" w:y="1"/>
    </w:pPr>
    <w:rPr>
      <w:rFonts w:ascii="BA Vilna Bold" w:hAnsi="BA Vilna Bold" w:cs="BA Vilna Bold"/>
    </w:rPr>
  </w:style>
  <w:style w:type="paragraph" w:customStyle="1" w:styleId="af4">
    <w:name w:val="נקודה"/>
    <w:basedOn w:val="a"/>
    <w:link w:val="af5"/>
    <w:qFormat/>
    <w:rsid w:val="003501A8"/>
    <w:rPr>
      <w:sz w:val="18"/>
    </w:rPr>
  </w:style>
  <w:style w:type="character" w:customStyle="1" w:styleId="af5">
    <w:name w:val="נקודה תו"/>
    <w:basedOn w:val="a0"/>
    <w:link w:val="af4"/>
    <w:rsid w:val="003501A8"/>
    <w:rPr>
      <w:rFonts w:ascii="FrankRuehl" w:hAnsi="FrankRuehl" w:cs="Narkisim"/>
      <w:spacing w:val="-4"/>
      <w:sz w:val="18"/>
      <w:szCs w:val="15"/>
    </w:rPr>
  </w:style>
  <w:style w:type="character" w:customStyle="1" w:styleId="10">
    <w:name w:val="כותרת 1 תו"/>
    <w:aliases w:val="100 תו,0.7 דחוס תו"/>
    <w:basedOn w:val="a0"/>
    <w:link w:val="1"/>
    <w:uiPriority w:val="9"/>
    <w:rsid w:val="00C31C36"/>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C31C36"/>
    <w:rPr>
      <w:rFonts w:ascii="David" w:hAnsi="David" w:cs="FrankRuehl"/>
      <w:b/>
      <w:bCs/>
      <w:w w:val="92"/>
      <w:sz w:val="18"/>
      <w:szCs w:val="20"/>
    </w:rPr>
  </w:style>
  <w:style w:type="character" w:customStyle="1" w:styleId="30">
    <w:name w:val="כותרת 3 תו"/>
    <w:basedOn w:val="a0"/>
    <w:link w:val="3"/>
    <w:rsid w:val="00957190"/>
    <w:rPr>
      <w:rFonts w:ascii="David" w:hAnsi="David" w:cs="PFT_Frank"/>
      <w:bCs/>
      <w:sz w:val="18"/>
      <w:szCs w:val="14"/>
    </w:rPr>
  </w:style>
  <w:style w:type="character" w:customStyle="1" w:styleId="40">
    <w:name w:val="כותרת 4 תו"/>
    <w:basedOn w:val="a0"/>
    <w:link w:val="4"/>
    <w:uiPriority w:val="9"/>
    <w:rsid w:val="00C31C36"/>
    <w:rPr>
      <w:rFonts w:ascii="David" w:hAnsi="David" w:cs="FrankRuehl"/>
      <w:b/>
      <w:bCs/>
      <w:w w:val="92"/>
      <w:sz w:val="18"/>
      <w:szCs w:val="20"/>
    </w:rPr>
  </w:style>
  <w:style w:type="character" w:customStyle="1" w:styleId="50">
    <w:name w:val="כותרת 5 תו"/>
    <w:basedOn w:val="a0"/>
    <w:link w:val="5"/>
    <w:uiPriority w:val="9"/>
    <w:rsid w:val="00C31C36"/>
    <w:rPr>
      <w:rFonts w:ascii="David" w:hAnsi="David" w:cs="FrankRuehl"/>
      <w:w w:val="92"/>
      <w:sz w:val="32"/>
      <w:szCs w:val="20"/>
    </w:rPr>
  </w:style>
  <w:style w:type="character" w:customStyle="1" w:styleId="60">
    <w:name w:val="כותרת 6 תו"/>
    <w:basedOn w:val="a0"/>
    <w:link w:val="6"/>
    <w:uiPriority w:val="9"/>
    <w:rsid w:val="00C31C36"/>
    <w:rPr>
      <w:rFonts w:ascii="David" w:hAnsi="David" w:cs="FrankRuehl"/>
      <w:b/>
      <w:bCs/>
      <w:w w:val="92"/>
      <w:sz w:val="32"/>
      <w:szCs w:val="20"/>
    </w:rPr>
  </w:style>
  <w:style w:type="character" w:customStyle="1" w:styleId="70">
    <w:name w:val="כותרת 7 תו"/>
    <w:basedOn w:val="a0"/>
    <w:link w:val="7"/>
    <w:uiPriority w:val="9"/>
    <w:rsid w:val="00C31C36"/>
    <w:rPr>
      <w:rFonts w:ascii="BA Fontov Regular" w:hAnsi="BA Fontov Regular" w:cs="Guttman Vilna"/>
      <w:bCs/>
      <w:w w:val="92"/>
      <w:sz w:val="18"/>
      <w:szCs w:val="30"/>
    </w:rPr>
  </w:style>
  <w:style w:type="character" w:customStyle="1" w:styleId="80">
    <w:name w:val="כותרת 8 תו"/>
    <w:basedOn w:val="a0"/>
    <w:link w:val="8"/>
    <w:uiPriority w:val="9"/>
    <w:rsid w:val="00C31C36"/>
    <w:rPr>
      <w:rFonts w:ascii="David" w:hAnsi="David" w:cs="FrankRuehl"/>
      <w:w w:val="92"/>
      <w:sz w:val="18"/>
      <w:szCs w:val="20"/>
    </w:rPr>
  </w:style>
  <w:style w:type="character" w:customStyle="1" w:styleId="90">
    <w:name w:val="כותרת 9 תו"/>
    <w:basedOn w:val="a0"/>
    <w:link w:val="9"/>
    <w:uiPriority w:val="9"/>
    <w:rsid w:val="00C31C36"/>
    <w:rPr>
      <w:rFonts w:ascii="David" w:hAnsi="David" w:cs="FrankRuehl"/>
      <w:b/>
      <w:bCs/>
      <w:sz w:val="30"/>
      <w:szCs w:val="30"/>
    </w:rPr>
  </w:style>
  <w:style w:type="paragraph" w:styleId="af6">
    <w:name w:val="List Paragraph"/>
    <w:basedOn w:val="a"/>
    <w:link w:val="af7"/>
    <w:uiPriority w:val="34"/>
    <w:qFormat/>
    <w:rsid w:val="00C31C36"/>
    <w:pPr>
      <w:ind w:left="720"/>
      <w:contextualSpacing/>
    </w:pPr>
  </w:style>
  <w:style w:type="character" w:customStyle="1" w:styleId="af7">
    <w:name w:val="פיסקת רשימה תו"/>
    <w:basedOn w:val="a0"/>
    <w:link w:val="af6"/>
    <w:uiPriority w:val="34"/>
    <w:rsid w:val="00C31C36"/>
    <w:rPr>
      <w:rFonts w:cs="FrankRuehl"/>
      <w:szCs w:val="16"/>
    </w:rPr>
  </w:style>
  <w:style w:type="paragraph" w:styleId="af8">
    <w:name w:val="Balloon Text"/>
    <w:basedOn w:val="a"/>
    <w:link w:val="af9"/>
    <w:uiPriority w:val="99"/>
    <w:unhideWhenUsed/>
    <w:rsid w:val="00C31C36"/>
    <w:pPr>
      <w:spacing w:line="240" w:lineRule="auto"/>
      <w:ind w:left="454" w:hanging="454"/>
    </w:pPr>
    <w:rPr>
      <w:rFonts w:ascii="Tahoma" w:hAnsi="Tahoma" w:cs="Tahoma"/>
      <w:sz w:val="18"/>
    </w:rPr>
  </w:style>
  <w:style w:type="character" w:customStyle="1" w:styleId="af9">
    <w:name w:val="טקסט בלונים תו"/>
    <w:basedOn w:val="a0"/>
    <w:link w:val="af8"/>
    <w:uiPriority w:val="99"/>
    <w:rsid w:val="00C31C36"/>
    <w:rPr>
      <w:rFonts w:ascii="Tahoma" w:hAnsi="Tahoma" w:cs="Tahoma"/>
      <w:sz w:val="18"/>
      <w:szCs w:val="20"/>
    </w:rPr>
  </w:style>
  <w:style w:type="table" w:styleId="afa">
    <w:name w:val="Table Grid"/>
    <w:basedOn w:val="a1"/>
    <w:uiPriority w:val="59"/>
    <w:rsid w:val="00C31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ubtle Emphasis"/>
    <w:basedOn w:val="a0"/>
    <w:uiPriority w:val="19"/>
    <w:qFormat/>
    <w:rsid w:val="00C31C36"/>
    <w:rPr>
      <w:i/>
      <w:iCs/>
      <w:color w:val="808080" w:themeColor="text1" w:themeTint="7F"/>
    </w:rPr>
  </w:style>
  <w:style w:type="table" w:styleId="afc">
    <w:name w:val="Light Grid"/>
    <w:basedOn w:val="a1"/>
    <w:uiPriority w:val="62"/>
    <w:rsid w:val="00C31C3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d">
    <w:name w:val="Subtitle"/>
    <w:basedOn w:val="a"/>
    <w:next w:val="a"/>
    <w:link w:val="afe"/>
    <w:uiPriority w:val="11"/>
    <w:qFormat/>
    <w:rsid w:val="00C31C36"/>
    <w:pPr>
      <w:numPr>
        <w:ilvl w:val="1"/>
      </w:numPr>
      <w:ind w:left="454" w:hanging="454"/>
    </w:pPr>
    <w:rPr>
      <w:rFonts w:asciiTheme="majorHAnsi" w:eastAsiaTheme="majorEastAsia" w:hAnsiTheme="majorHAnsi" w:cstheme="majorBidi"/>
      <w:i/>
      <w:iCs/>
      <w:color w:val="5B9BD5" w:themeColor="accent1"/>
      <w:spacing w:val="15"/>
      <w:w w:val="92"/>
      <w:sz w:val="24"/>
    </w:rPr>
  </w:style>
  <w:style w:type="character" w:customStyle="1" w:styleId="afe">
    <w:name w:val="כותרת משנה תו"/>
    <w:basedOn w:val="a0"/>
    <w:link w:val="afd"/>
    <w:uiPriority w:val="11"/>
    <w:rsid w:val="00C31C36"/>
    <w:rPr>
      <w:rFonts w:asciiTheme="majorHAnsi" w:eastAsiaTheme="majorEastAsia" w:hAnsiTheme="majorHAnsi" w:cstheme="majorBidi"/>
      <w:i/>
      <w:iCs/>
      <w:color w:val="5B9BD5" w:themeColor="accent1"/>
      <w:spacing w:val="15"/>
      <w:w w:val="92"/>
      <w:sz w:val="24"/>
      <w:szCs w:val="20"/>
    </w:rPr>
  </w:style>
  <w:style w:type="table" w:styleId="aff">
    <w:name w:val="Light Shading"/>
    <w:basedOn w:val="a1"/>
    <w:uiPriority w:val="60"/>
    <w:rsid w:val="00C31C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0">
    <w:name w:val="Body Text Indent"/>
    <w:basedOn w:val="a"/>
    <w:link w:val="aff1"/>
    <w:uiPriority w:val="99"/>
    <w:unhideWhenUsed/>
    <w:rsid w:val="00C31C36"/>
    <w:pPr>
      <w:ind w:left="2160" w:firstLine="720"/>
    </w:pPr>
    <w:rPr>
      <w:rFonts w:ascii="David" w:hAnsi="David"/>
      <w:w w:val="92"/>
      <w:sz w:val="18"/>
    </w:rPr>
  </w:style>
  <w:style w:type="character" w:customStyle="1" w:styleId="aff1">
    <w:name w:val="כניסה בגוף טקסט תו"/>
    <w:basedOn w:val="a0"/>
    <w:link w:val="aff0"/>
    <w:uiPriority w:val="99"/>
    <w:rsid w:val="00C31C36"/>
    <w:rPr>
      <w:rFonts w:ascii="David" w:hAnsi="David" w:cs="FrankRuehl"/>
      <w:w w:val="92"/>
      <w:sz w:val="18"/>
      <w:szCs w:val="20"/>
    </w:rPr>
  </w:style>
  <w:style w:type="paragraph" w:styleId="31">
    <w:name w:val="Body Text 3"/>
    <w:basedOn w:val="a"/>
    <w:link w:val="32"/>
    <w:uiPriority w:val="99"/>
    <w:unhideWhenUsed/>
    <w:rsid w:val="00C31C36"/>
    <w:pPr>
      <w:ind w:left="454" w:hanging="454"/>
    </w:pPr>
    <w:rPr>
      <w:rFonts w:ascii="David" w:hAnsi="David"/>
      <w:w w:val="92"/>
      <w:sz w:val="18"/>
    </w:rPr>
  </w:style>
  <w:style w:type="character" w:customStyle="1" w:styleId="32">
    <w:name w:val="גוף טקסט 3 תו"/>
    <w:basedOn w:val="a0"/>
    <w:link w:val="31"/>
    <w:uiPriority w:val="99"/>
    <w:rsid w:val="00C31C36"/>
    <w:rPr>
      <w:rFonts w:ascii="David" w:hAnsi="David" w:cs="FrankRuehl"/>
      <w:w w:val="92"/>
      <w:sz w:val="18"/>
      <w:szCs w:val="20"/>
    </w:rPr>
  </w:style>
  <w:style w:type="paragraph" w:styleId="33">
    <w:name w:val="Body Text Indent 3"/>
    <w:basedOn w:val="a"/>
    <w:link w:val="34"/>
    <w:uiPriority w:val="99"/>
    <w:unhideWhenUsed/>
    <w:rsid w:val="00C31C36"/>
    <w:pPr>
      <w:ind w:left="454" w:firstLine="720"/>
    </w:pPr>
    <w:rPr>
      <w:rFonts w:ascii="David" w:hAnsi="David"/>
      <w:w w:val="92"/>
      <w:sz w:val="18"/>
    </w:rPr>
  </w:style>
  <w:style w:type="character" w:customStyle="1" w:styleId="34">
    <w:name w:val="כניסה בגוף טקסט 3 תו"/>
    <w:basedOn w:val="a0"/>
    <w:link w:val="33"/>
    <w:uiPriority w:val="99"/>
    <w:rsid w:val="00C31C36"/>
    <w:rPr>
      <w:rFonts w:ascii="David" w:hAnsi="David" w:cs="FrankRuehl"/>
      <w:w w:val="92"/>
      <w:sz w:val="18"/>
      <w:szCs w:val="20"/>
    </w:rPr>
  </w:style>
  <w:style w:type="character" w:styleId="aff2">
    <w:name w:val="Placeholder Text"/>
    <w:basedOn w:val="a0"/>
    <w:uiPriority w:val="99"/>
    <w:semiHidden/>
    <w:rsid w:val="00C31C36"/>
    <w:rPr>
      <w:color w:val="808080"/>
    </w:rPr>
  </w:style>
  <w:style w:type="character" w:styleId="aff3">
    <w:name w:val="line number"/>
    <w:basedOn w:val="a0"/>
    <w:uiPriority w:val="99"/>
    <w:semiHidden/>
    <w:unhideWhenUsed/>
    <w:rsid w:val="00C31C36"/>
  </w:style>
  <w:style w:type="paragraph" w:styleId="aff4">
    <w:name w:val="TOC Heading"/>
    <w:basedOn w:val="1"/>
    <w:next w:val="a"/>
    <w:uiPriority w:val="39"/>
    <w:unhideWhenUsed/>
    <w:qFormat/>
    <w:rsid w:val="00C31C36"/>
    <w:pPr>
      <w:pageBreakBefore w:val="0"/>
      <w:outlineLvl w:val="9"/>
    </w:pPr>
    <w:rPr>
      <w:rtl/>
      <w:cs/>
    </w:rPr>
  </w:style>
  <w:style w:type="paragraph" w:styleId="TOC1">
    <w:name w:val="toc 1"/>
    <w:basedOn w:val="a"/>
    <w:next w:val="a"/>
    <w:autoRedefine/>
    <w:uiPriority w:val="39"/>
    <w:unhideWhenUsed/>
    <w:rsid w:val="00B90B03"/>
    <w:pPr>
      <w:tabs>
        <w:tab w:val="right" w:leader="dot" w:pos="3392"/>
      </w:tabs>
      <w:spacing w:line="200" w:lineRule="exact"/>
    </w:pPr>
    <w:rPr>
      <w:rFonts w:ascii="BA Fontov Regular" w:hAnsi="BA Fontov Regular" w:cs="BA TM • Vilna Extra-Bold"/>
      <w:sz w:val="18"/>
      <w:szCs w:val="16"/>
    </w:rPr>
  </w:style>
  <w:style w:type="paragraph" w:styleId="TOC2">
    <w:name w:val="toc 2"/>
    <w:basedOn w:val="a"/>
    <w:next w:val="a"/>
    <w:autoRedefine/>
    <w:uiPriority w:val="39"/>
    <w:unhideWhenUsed/>
    <w:rsid w:val="00B90B03"/>
    <w:pPr>
      <w:tabs>
        <w:tab w:val="right" w:leader="dot" w:pos="3392"/>
      </w:tabs>
      <w:spacing w:line="200" w:lineRule="exact"/>
      <w:ind w:left="-170"/>
    </w:pPr>
    <w:rPr>
      <w:rFonts w:ascii="BA Fontov Regular" w:hAnsi="BA Fontov Regular" w:cs="BA Vilna Bold"/>
      <w:noProof/>
      <w:spacing w:val="4"/>
      <w:sz w:val="18"/>
      <w:szCs w:val="16"/>
    </w:rPr>
  </w:style>
  <w:style w:type="character" w:styleId="Hyperlink">
    <w:name w:val="Hyperlink"/>
    <w:basedOn w:val="a0"/>
    <w:uiPriority w:val="99"/>
    <w:unhideWhenUsed/>
    <w:rsid w:val="00C31C36"/>
    <w:rPr>
      <w:color w:val="0563C1" w:themeColor="hyperlink"/>
      <w:u w:val="single"/>
    </w:rPr>
  </w:style>
  <w:style w:type="character" w:styleId="aff5">
    <w:name w:val="annotation reference"/>
    <w:uiPriority w:val="99"/>
    <w:rsid w:val="00C31C36"/>
    <w:rPr>
      <w:sz w:val="16"/>
      <w:szCs w:val="16"/>
    </w:rPr>
  </w:style>
  <w:style w:type="paragraph" w:styleId="aff6">
    <w:name w:val="annotation text"/>
    <w:basedOn w:val="a"/>
    <w:link w:val="aff7"/>
    <w:uiPriority w:val="99"/>
    <w:rsid w:val="00C31C36"/>
    <w:pPr>
      <w:spacing w:line="240" w:lineRule="auto"/>
      <w:ind w:left="454" w:hanging="454"/>
    </w:pPr>
    <w:rPr>
      <w:rFonts w:ascii="Times New Roman" w:eastAsia="Times New Roman" w:hAnsi="Times New Roman" w:cs="Times New Roman"/>
      <w:sz w:val="18"/>
    </w:rPr>
  </w:style>
  <w:style w:type="character" w:customStyle="1" w:styleId="aff7">
    <w:name w:val="טקסט הערה תו"/>
    <w:basedOn w:val="a0"/>
    <w:link w:val="aff6"/>
    <w:uiPriority w:val="99"/>
    <w:rsid w:val="00C31C36"/>
    <w:rPr>
      <w:rFonts w:ascii="Times New Roman" w:eastAsia="Times New Roman" w:hAnsi="Times New Roman" w:cs="Times New Roman"/>
      <w:sz w:val="18"/>
      <w:szCs w:val="20"/>
    </w:rPr>
  </w:style>
  <w:style w:type="paragraph" w:styleId="aff8">
    <w:name w:val="annotation subject"/>
    <w:basedOn w:val="aff6"/>
    <w:next w:val="aff6"/>
    <w:link w:val="aff9"/>
    <w:uiPriority w:val="99"/>
    <w:rsid w:val="00C31C36"/>
    <w:rPr>
      <w:b/>
      <w:bCs/>
    </w:rPr>
  </w:style>
  <w:style w:type="character" w:customStyle="1" w:styleId="aff9">
    <w:name w:val="נושא הערה תו"/>
    <w:basedOn w:val="aff7"/>
    <w:link w:val="aff8"/>
    <w:uiPriority w:val="99"/>
    <w:rsid w:val="00C31C36"/>
    <w:rPr>
      <w:rFonts w:ascii="Times New Roman" w:eastAsia="Times New Roman" w:hAnsi="Times New Roman" w:cs="Times New Roman"/>
      <w:b/>
      <w:bCs/>
      <w:sz w:val="18"/>
      <w:szCs w:val="20"/>
    </w:rPr>
  </w:style>
  <w:style w:type="character" w:styleId="affa">
    <w:name w:val="Emphasis"/>
    <w:qFormat/>
    <w:rsid w:val="00C31C36"/>
    <w:rPr>
      <w:rFonts w:cs="David"/>
      <w:i/>
      <w:iCs w:val="0"/>
      <w:w w:val="96"/>
      <w:szCs w:val="18"/>
    </w:rPr>
  </w:style>
  <w:style w:type="paragraph" w:styleId="affb">
    <w:name w:val="caption"/>
    <w:basedOn w:val="a"/>
    <w:next w:val="a"/>
    <w:uiPriority w:val="35"/>
    <w:unhideWhenUsed/>
    <w:qFormat/>
    <w:rsid w:val="00C31C36"/>
    <w:pPr>
      <w:spacing w:after="200" w:line="240" w:lineRule="auto"/>
      <w:ind w:left="454" w:hanging="454"/>
    </w:pPr>
    <w:rPr>
      <w:rFonts w:ascii="BA Fontov Regular" w:hAnsi="BA Fontov Regular"/>
      <w:i/>
      <w:iCs/>
      <w:color w:val="44546A" w:themeColor="text2"/>
      <w:sz w:val="18"/>
    </w:rPr>
  </w:style>
  <w:style w:type="paragraph" w:styleId="affc">
    <w:name w:val="table of figures"/>
    <w:basedOn w:val="a"/>
    <w:next w:val="a"/>
    <w:uiPriority w:val="99"/>
    <w:semiHidden/>
    <w:unhideWhenUsed/>
    <w:rsid w:val="00C31C36"/>
    <w:pPr>
      <w:ind w:left="454" w:hanging="454"/>
    </w:pPr>
    <w:rPr>
      <w:rFonts w:ascii="BA Fontov Regular" w:hAnsi="BA Fontov Regular"/>
      <w:sz w:val="18"/>
    </w:rPr>
  </w:style>
  <w:style w:type="character" w:styleId="affd">
    <w:name w:val="page number"/>
    <w:basedOn w:val="a0"/>
    <w:rsid w:val="00C31C36"/>
  </w:style>
  <w:style w:type="character" w:styleId="affe">
    <w:name w:val="footnote reference"/>
    <w:basedOn w:val="a0"/>
    <w:uiPriority w:val="99"/>
    <w:semiHidden/>
    <w:unhideWhenUsed/>
    <w:rsid w:val="00C31C36"/>
    <w:rPr>
      <w:vertAlign w:val="superscript"/>
    </w:rPr>
  </w:style>
  <w:style w:type="character" w:customStyle="1" w:styleId="35">
    <w:name w:val="סגנון 3"/>
    <w:basedOn w:val="a0"/>
    <w:uiPriority w:val="1"/>
    <w:qFormat/>
    <w:rsid w:val="00C31C36"/>
  </w:style>
  <w:style w:type="paragraph" w:customStyle="1" w:styleId="04">
    <w:name w:val="0.4."/>
    <w:basedOn w:val="2"/>
    <w:link w:val="040"/>
    <w:rsid w:val="00C31C36"/>
    <w:rPr>
      <w:bCs w:val="0"/>
      <w:spacing w:val="-8"/>
      <w:sz w:val="32"/>
    </w:rPr>
  </w:style>
  <w:style w:type="character" w:customStyle="1" w:styleId="040">
    <w:name w:val="0.4. תו"/>
    <w:basedOn w:val="a0"/>
    <w:link w:val="04"/>
    <w:rsid w:val="00C31C36"/>
    <w:rPr>
      <w:rFonts w:ascii="David" w:hAnsi="David" w:cs="FrankRuehl"/>
      <w:b/>
      <w:spacing w:val="-8"/>
      <w:w w:val="92"/>
      <w:sz w:val="32"/>
      <w:szCs w:val="20"/>
    </w:rPr>
  </w:style>
  <w:style w:type="paragraph" w:customStyle="1" w:styleId="-04">
    <w:name w:val="טאב-  0.4"/>
    <w:basedOn w:val="af6"/>
    <w:link w:val="-040"/>
    <w:qFormat/>
    <w:rsid w:val="00C31C36"/>
    <w:pPr>
      <w:numPr>
        <w:numId w:val="3"/>
      </w:numPr>
    </w:pPr>
    <w:rPr>
      <w:rFonts w:ascii="BA Fontov Regular" w:hAnsi="BA Fontov Regular"/>
      <w:spacing w:val="-8"/>
      <w:sz w:val="32"/>
    </w:rPr>
  </w:style>
  <w:style w:type="character" w:customStyle="1" w:styleId="-040">
    <w:name w:val="טאב-  0.4 תו"/>
    <w:basedOn w:val="af7"/>
    <w:link w:val="-04"/>
    <w:rsid w:val="00C31C36"/>
    <w:rPr>
      <w:rFonts w:ascii="BA Fontov Regular" w:hAnsi="BA Fontov Regular" w:cs="FrankRuehl"/>
      <w:spacing w:val="-8"/>
      <w:sz w:val="32"/>
      <w:szCs w:val="20"/>
    </w:rPr>
  </w:style>
  <w:style w:type="paragraph" w:customStyle="1" w:styleId="02">
    <w:name w:val="0.2 וילנא"/>
    <w:basedOn w:val="a"/>
    <w:link w:val="020"/>
    <w:rsid w:val="00C31C36"/>
    <w:pPr>
      <w:ind w:left="454" w:hanging="454"/>
    </w:pPr>
    <w:rPr>
      <w:rFonts w:ascii="David" w:hAnsi="David" w:cs="Guttman Vilna"/>
      <w:b/>
      <w:bCs/>
      <w:sz w:val="30"/>
    </w:rPr>
  </w:style>
  <w:style w:type="character" w:customStyle="1" w:styleId="020">
    <w:name w:val="0.2 וילנא תו"/>
    <w:basedOn w:val="a0"/>
    <w:link w:val="02"/>
    <w:rsid w:val="00C31C36"/>
    <w:rPr>
      <w:rFonts w:ascii="David" w:hAnsi="David" w:cs="Guttman Vilna"/>
      <w:b/>
      <w:bCs/>
      <w:spacing w:val="-4"/>
      <w:sz w:val="30"/>
      <w:szCs w:val="20"/>
    </w:rPr>
  </w:style>
  <w:style w:type="paragraph" w:styleId="afff">
    <w:name w:val="Document Map"/>
    <w:basedOn w:val="a"/>
    <w:link w:val="afff0"/>
    <w:uiPriority w:val="99"/>
    <w:semiHidden/>
    <w:unhideWhenUsed/>
    <w:rsid w:val="00C31C36"/>
    <w:pPr>
      <w:spacing w:line="240" w:lineRule="auto"/>
      <w:ind w:left="454" w:hanging="454"/>
    </w:pPr>
    <w:rPr>
      <w:rFonts w:ascii="Tahoma" w:eastAsia="Times New Roman" w:hAnsi="Tahoma" w:cs="Tahoma"/>
      <w:spacing w:val="-10"/>
    </w:rPr>
  </w:style>
  <w:style w:type="character" w:customStyle="1" w:styleId="afff0">
    <w:name w:val="מפת מסמך תו"/>
    <w:basedOn w:val="a0"/>
    <w:link w:val="afff"/>
    <w:uiPriority w:val="99"/>
    <w:semiHidden/>
    <w:rsid w:val="00C31C36"/>
    <w:rPr>
      <w:rFonts w:ascii="Tahoma" w:eastAsia="Times New Roman" w:hAnsi="Tahoma" w:cs="Tahoma"/>
      <w:spacing w:val="-10"/>
      <w:sz w:val="16"/>
      <w:szCs w:val="16"/>
    </w:rPr>
  </w:style>
  <w:style w:type="paragraph" w:customStyle="1" w:styleId="afff1">
    <w:name w:val="הערת שוליים מ''מ"/>
    <w:basedOn w:val="a8"/>
    <w:link w:val="afff2"/>
    <w:autoRedefine/>
    <w:qFormat/>
    <w:rsid w:val="00C31C36"/>
    <w:pPr>
      <w:spacing w:line="360" w:lineRule="auto"/>
      <w:ind w:left="454" w:hanging="454"/>
    </w:pPr>
    <w:rPr>
      <w:rFonts w:ascii="David" w:hAnsi="David" w:cs="Guttman Vilna"/>
      <w:bCs/>
      <w:spacing w:val="-10"/>
      <w:position w:val="8"/>
      <w:sz w:val="18"/>
      <w:szCs w:val="26"/>
    </w:rPr>
  </w:style>
  <w:style w:type="character" w:customStyle="1" w:styleId="afff2">
    <w:name w:val="הערת שוליים מ''מ תו"/>
    <w:basedOn w:val="a9"/>
    <w:link w:val="afff1"/>
    <w:rsid w:val="00C31C36"/>
    <w:rPr>
      <w:rFonts w:ascii="David" w:hAnsi="David" w:cs="Guttman Vilna"/>
      <w:bCs/>
      <w:spacing w:val="-10"/>
      <w:position w:val="8"/>
      <w:sz w:val="18"/>
      <w:szCs w:val="26"/>
    </w:rPr>
  </w:style>
  <w:style w:type="paragraph" w:customStyle="1" w:styleId="afff3">
    <w:name w:val="הערת שוליים"/>
    <w:basedOn w:val="a8"/>
    <w:autoRedefine/>
    <w:qFormat/>
    <w:rsid w:val="00C31C36"/>
    <w:pPr>
      <w:spacing w:line="360" w:lineRule="auto"/>
      <w:ind w:left="454" w:hanging="454"/>
    </w:pPr>
    <w:rPr>
      <w:rFonts w:ascii="David" w:hAnsi="David" w:cs="Guttman Vilna"/>
      <w:bCs/>
      <w:spacing w:val="0"/>
      <w:position w:val="8"/>
      <w:sz w:val="22"/>
      <w:szCs w:val="26"/>
    </w:rPr>
  </w:style>
  <w:style w:type="paragraph" w:customStyle="1" w:styleId="afff4">
    <w:name w:val="הערת שולייים"/>
    <w:basedOn w:val="a8"/>
    <w:link w:val="afff5"/>
    <w:autoRedefine/>
    <w:qFormat/>
    <w:rsid w:val="00C31C36"/>
    <w:pPr>
      <w:spacing w:line="360" w:lineRule="auto"/>
      <w:ind w:left="454" w:hanging="454"/>
      <w:jc w:val="left"/>
    </w:pPr>
    <w:rPr>
      <w:rFonts w:ascii="David" w:hAnsi="David" w:cs="Guttman Vilna"/>
      <w:bCs/>
      <w:spacing w:val="0"/>
      <w:position w:val="8"/>
      <w:sz w:val="32"/>
      <w:szCs w:val="26"/>
    </w:rPr>
  </w:style>
  <w:style w:type="character" w:customStyle="1" w:styleId="afff5">
    <w:name w:val="הערת שולייים תו"/>
    <w:basedOn w:val="a0"/>
    <w:link w:val="afff4"/>
    <w:rsid w:val="00C31C36"/>
    <w:rPr>
      <w:rFonts w:ascii="David" w:hAnsi="David" w:cs="Guttman Vilna"/>
      <w:bCs/>
      <w:position w:val="8"/>
      <w:sz w:val="32"/>
      <w:szCs w:val="26"/>
    </w:rPr>
  </w:style>
  <w:style w:type="paragraph" w:customStyle="1" w:styleId="afff6">
    <w:name w:val="רגיל ורווח"/>
    <w:basedOn w:val="a"/>
    <w:link w:val="afff7"/>
    <w:rsid w:val="00C31C36"/>
    <w:pPr>
      <w:spacing w:after="200" w:line="720" w:lineRule="auto"/>
      <w:ind w:left="454" w:hanging="454"/>
    </w:pPr>
    <w:rPr>
      <w:rFonts w:ascii="BA Fontov Regular" w:hAnsi="BA Fontov Regular"/>
      <w:sz w:val="18"/>
    </w:rPr>
  </w:style>
  <w:style w:type="character" w:customStyle="1" w:styleId="afff7">
    <w:name w:val="רגיל ורווח תו"/>
    <w:basedOn w:val="a0"/>
    <w:link w:val="afff6"/>
    <w:rsid w:val="00C31C36"/>
    <w:rPr>
      <w:rFonts w:ascii="BA Fontov Regular" w:hAnsi="BA Fontov Regular" w:cs="FrankRuehl"/>
      <w:sz w:val="18"/>
      <w:szCs w:val="20"/>
    </w:rPr>
  </w:style>
  <w:style w:type="paragraph" w:customStyle="1" w:styleId="afff8">
    <w:name w:val="רגיל אדום"/>
    <w:basedOn w:val="a"/>
    <w:rsid w:val="00C31C36"/>
    <w:pPr>
      <w:ind w:left="454" w:hanging="454"/>
    </w:pPr>
    <w:rPr>
      <w:rFonts w:ascii="BA Fontov Regular" w:hAnsi="BA Fontov Regular"/>
      <w:color w:val="FF0000"/>
      <w:sz w:val="18"/>
    </w:rPr>
  </w:style>
  <w:style w:type="paragraph" w:customStyle="1" w:styleId="afff9">
    <w:name w:val="דף"/>
    <w:basedOn w:val="a"/>
    <w:qFormat/>
    <w:rsid w:val="00C31C36"/>
    <w:pPr>
      <w:ind w:left="454" w:hanging="454"/>
    </w:pPr>
    <w:rPr>
      <w:rFonts w:ascii="David" w:hAnsi="David" w:cs="Guttman Vilna"/>
      <w:b/>
      <w:bCs/>
      <w:color w:val="0070C0"/>
      <w:sz w:val="32"/>
      <w:szCs w:val="30"/>
    </w:rPr>
  </w:style>
  <w:style w:type="paragraph" w:customStyle="1" w:styleId="afffa">
    <w:name w:val="חציצה"/>
    <w:basedOn w:val="a"/>
    <w:rsid w:val="00683C59"/>
    <w:pPr>
      <w:jc w:val="center"/>
    </w:pPr>
    <w:rPr>
      <w:rFonts w:ascii="MS Mincho" w:eastAsia="MS Mincho" w:hAnsi="MS Mincho" w:cs="BA TM • Vilna Extra-Bold"/>
      <w:color w:val="000000" w:themeColor="text1"/>
      <w:sz w:val="18"/>
    </w:rPr>
  </w:style>
  <w:style w:type="paragraph" w:customStyle="1" w:styleId="afffb">
    <w:name w:val="מסכת"/>
    <w:basedOn w:val="a"/>
    <w:rsid w:val="00C31C36"/>
    <w:pPr>
      <w:framePr w:hSpace="113" w:vSpace="284" w:wrap="around" w:vAnchor="page" w:hAnchor="page" w:xAlign="center" w:yAlign="bottom"/>
      <w:spacing w:line="240" w:lineRule="auto"/>
      <w:ind w:left="454" w:hanging="454"/>
      <w:jc w:val="center"/>
    </w:pPr>
    <w:rPr>
      <w:rFonts w:ascii="BA Fontov Regular" w:hAnsi="BA Fontov Regular" w:cs="Guttman Vilna"/>
      <w:bCs/>
      <w:color w:val="C00000"/>
      <w:sz w:val="18"/>
    </w:rPr>
  </w:style>
  <w:style w:type="paragraph" w:customStyle="1" w:styleId="afffc">
    <w:name w:val="פרק"/>
    <w:basedOn w:val="a"/>
    <w:rsid w:val="009E62D4"/>
    <w:pPr>
      <w:framePr w:w="408" w:h="130" w:hRule="exact" w:hSpace="181" w:wrap="around" w:vAnchor="page" w:hAnchor="page" w:x="3562" w:y="14176"/>
      <w:widowControl w:val="0"/>
      <w:spacing w:line="240" w:lineRule="auto"/>
    </w:pPr>
    <w:rPr>
      <w:rFonts w:ascii="BA Fontov Regular" w:hAnsi="BA Fontov Regular"/>
      <w:color w:val="FF0000"/>
      <w:sz w:val="10"/>
      <w:szCs w:val="10"/>
    </w:rPr>
  </w:style>
  <w:style w:type="paragraph" w:customStyle="1" w:styleId="afffd">
    <w:name w:val="פרק שם"/>
    <w:basedOn w:val="a"/>
    <w:rsid w:val="004B375F"/>
    <w:pPr>
      <w:framePr w:hSpace="567" w:wrap="around" w:vAnchor="page" w:hAnchor="text" w:yAlign="bottom"/>
      <w:spacing w:line="240" w:lineRule="auto"/>
      <w:ind w:left="454" w:hanging="454"/>
      <w:jc w:val="right"/>
    </w:pPr>
    <w:rPr>
      <w:rFonts w:ascii="BA Fontov Regular" w:hAnsi="BA Fontov Regular" w:cs="BA Vilna Bold"/>
      <w:bCs/>
      <w:color w:val="D9D9D9" w:themeColor="background1" w:themeShade="D9"/>
      <w:szCs w:val="10"/>
    </w:rPr>
  </w:style>
  <w:style w:type="paragraph" w:customStyle="1" w:styleId="afffe">
    <w:name w:val="דפים בפרק ב"/>
    <w:basedOn w:val="a"/>
    <w:rsid w:val="009E62D4"/>
    <w:pPr>
      <w:framePr w:h="176" w:hRule="exact" w:hSpace="181" w:wrap="around" w:vAnchor="page" w:hAnchor="page" w:x="2836" w:y="14176"/>
      <w:spacing w:line="160" w:lineRule="exact"/>
    </w:pPr>
    <w:rPr>
      <w:rFonts w:ascii="BA Fontov Regular" w:hAnsi="BA Fontov Regular"/>
      <w:color w:val="FF0000"/>
      <w:sz w:val="12"/>
      <w:szCs w:val="12"/>
    </w:rPr>
  </w:style>
  <w:style w:type="paragraph" w:customStyle="1" w:styleId="affff">
    <w:name w:val="דעות"/>
    <w:basedOn w:val="a"/>
    <w:rsid w:val="00C31C36"/>
    <w:pPr>
      <w:tabs>
        <w:tab w:val="right" w:pos="4677"/>
        <w:tab w:val="left" w:pos="4961"/>
      </w:tabs>
      <w:spacing w:after="50"/>
      <w:ind w:left="454" w:firstLine="720"/>
      <w:contextualSpacing/>
    </w:pPr>
    <w:rPr>
      <w:rFonts w:ascii="BA Fontov Regular" w:hAnsi="BA Fontov Regular"/>
      <w:sz w:val="18"/>
    </w:rPr>
  </w:style>
  <w:style w:type="paragraph" w:styleId="affff0">
    <w:name w:val="Intense Quote"/>
    <w:basedOn w:val="a"/>
    <w:next w:val="a"/>
    <w:link w:val="affff1"/>
    <w:uiPriority w:val="30"/>
    <w:qFormat/>
    <w:rsid w:val="00C31C36"/>
    <w:pPr>
      <w:pBdr>
        <w:top w:val="single" w:sz="4" w:space="10" w:color="5B9BD5" w:themeColor="accent1"/>
        <w:bottom w:val="single" w:sz="4" w:space="10" w:color="5B9BD5" w:themeColor="accent1"/>
      </w:pBdr>
      <w:spacing w:before="360" w:after="360"/>
      <w:ind w:left="864" w:right="864" w:hanging="454"/>
      <w:jc w:val="center"/>
    </w:pPr>
    <w:rPr>
      <w:rFonts w:ascii="BA Fontov Regular" w:hAnsi="BA Fontov Regular"/>
      <w:i/>
      <w:iCs/>
      <w:color w:val="5B9BD5" w:themeColor="accent1"/>
      <w:sz w:val="18"/>
    </w:rPr>
  </w:style>
  <w:style w:type="character" w:customStyle="1" w:styleId="affff1">
    <w:name w:val="ציטוט חזק תו"/>
    <w:basedOn w:val="a0"/>
    <w:link w:val="affff0"/>
    <w:uiPriority w:val="30"/>
    <w:rsid w:val="00C31C36"/>
    <w:rPr>
      <w:rFonts w:ascii="BA Fontov Regular" w:hAnsi="BA Fontov Regular" w:cs="FrankRuehl"/>
      <w:i/>
      <w:iCs/>
      <w:color w:val="5B9BD5" w:themeColor="accent1"/>
      <w:sz w:val="18"/>
      <w:szCs w:val="20"/>
    </w:rPr>
  </w:style>
  <w:style w:type="character" w:customStyle="1" w:styleId="affff2">
    <w:name w:val="מודגש"/>
    <w:basedOn w:val="a0"/>
    <w:uiPriority w:val="1"/>
    <w:rsid w:val="00F95182"/>
    <w:rPr>
      <w:rFonts w:ascii="BA Vilna Bold" w:hAnsi="BA Vilna Bold" w:cs="PFT_Frank"/>
      <w:bCs/>
      <w:iCs w:val="0"/>
      <w:color w:val="auto"/>
      <w:spacing w:val="0"/>
      <w:szCs w:val="14"/>
    </w:rPr>
  </w:style>
  <w:style w:type="paragraph" w:customStyle="1" w:styleId="affff3">
    <w:name w:val="הדרן עלך"/>
    <w:basedOn w:val="a"/>
    <w:link w:val="affff4"/>
    <w:qFormat/>
    <w:rsid w:val="00470C2A"/>
    <w:pPr>
      <w:ind w:left="454" w:hanging="454"/>
      <w:jc w:val="center"/>
    </w:pPr>
    <w:rPr>
      <w:rFonts w:ascii="BA Vilna Medium" w:hAnsi="BA Vilna Medium" w:cs="BA Vilna Medium"/>
      <w:spacing w:val="4"/>
      <w:sz w:val="20"/>
      <w:szCs w:val="20"/>
    </w:rPr>
  </w:style>
  <w:style w:type="character" w:customStyle="1" w:styleId="affff4">
    <w:name w:val="הדרן עלך תו"/>
    <w:basedOn w:val="a0"/>
    <w:link w:val="affff3"/>
    <w:rsid w:val="00470C2A"/>
    <w:rPr>
      <w:rFonts w:ascii="BA Vilna Medium" w:hAnsi="BA Vilna Medium" w:cs="BA Vilna Medium"/>
      <w:spacing w:val="4"/>
      <w:sz w:val="20"/>
      <w:szCs w:val="20"/>
    </w:rPr>
  </w:style>
  <w:style w:type="paragraph" w:customStyle="1" w:styleId="21">
    <w:name w:val="כולל 2"/>
    <w:basedOn w:val="afff6"/>
    <w:link w:val="22"/>
    <w:qFormat/>
    <w:rsid w:val="00C31C36"/>
    <w:pPr>
      <w:spacing w:line="360" w:lineRule="exact"/>
    </w:pPr>
    <w:rPr>
      <w:rFonts w:ascii="Fb Fontext" w:hAnsi="Fb Fontext"/>
    </w:rPr>
  </w:style>
  <w:style w:type="character" w:customStyle="1" w:styleId="22">
    <w:name w:val="כולל 2 תו"/>
    <w:basedOn w:val="afff7"/>
    <w:link w:val="21"/>
    <w:rsid w:val="00C31C36"/>
    <w:rPr>
      <w:rFonts w:ascii="Fb Fontext" w:hAnsi="Fb Fontext" w:cs="FrankRuehl"/>
      <w:spacing w:val="-4"/>
      <w:sz w:val="18"/>
      <w:szCs w:val="20"/>
    </w:rPr>
  </w:style>
  <w:style w:type="paragraph" w:customStyle="1" w:styleId="affff5">
    <w:name w:val="מבואה"/>
    <w:basedOn w:val="a"/>
    <w:link w:val="affff6"/>
    <w:qFormat/>
    <w:rsid w:val="00C31C36"/>
    <w:pPr>
      <w:framePr w:hSpace="567" w:wrap="notBeside" w:vAnchor="text" w:hAnchor="page" w:xAlign="right" w:y="1"/>
      <w:pBdr>
        <w:top w:val="single" w:sz="4" w:space="2" w:color="auto"/>
        <w:bottom w:val="single" w:sz="4" w:space="2" w:color="auto"/>
      </w:pBdr>
      <w:spacing w:before="240" w:after="240"/>
      <w:ind w:left="2835" w:hanging="454"/>
      <w:jc w:val="center"/>
    </w:pPr>
    <w:rPr>
      <w:rFonts w:ascii="David" w:eastAsia="Times New Roman" w:hAnsi="David" w:cs="David"/>
      <w:b/>
      <w:bCs/>
      <w:color w:val="A6A6A6" w:themeColor="background1" w:themeShade="A6"/>
      <w:sz w:val="18"/>
    </w:rPr>
  </w:style>
  <w:style w:type="character" w:customStyle="1" w:styleId="affff6">
    <w:name w:val="מבואה תו"/>
    <w:basedOn w:val="a0"/>
    <w:link w:val="affff5"/>
    <w:rsid w:val="00C31C36"/>
    <w:rPr>
      <w:rFonts w:ascii="David" w:eastAsia="Times New Roman" w:hAnsi="David" w:cs="David"/>
      <w:b/>
      <w:bCs/>
      <w:color w:val="A6A6A6" w:themeColor="background1" w:themeShade="A6"/>
      <w:sz w:val="18"/>
      <w:szCs w:val="20"/>
    </w:rPr>
  </w:style>
  <w:style w:type="paragraph" w:customStyle="1" w:styleId="affff7">
    <w:name w:val="טור הערות לאוקמי"/>
    <w:basedOn w:val="a8"/>
    <w:link w:val="affff8"/>
    <w:qFormat/>
    <w:rsid w:val="00C31C36"/>
    <w:pPr>
      <w:spacing w:line="240" w:lineRule="auto"/>
      <w:ind w:left="113" w:hanging="113"/>
    </w:pPr>
    <w:rPr>
      <w:rFonts w:ascii="BA Fontov Regular" w:hAnsi="BA Fontov Regular" w:cs="FrankRuehl"/>
      <w:sz w:val="18"/>
    </w:rPr>
  </w:style>
  <w:style w:type="character" w:customStyle="1" w:styleId="affff8">
    <w:name w:val="טור הערות לאוקמי תו"/>
    <w:basedOn w:val="a9"/>
    <w:link w:val="affff7"/>
    <w:rsid w:val="00C31C36"/>
    <w:rPr>
      <w:rFonts w:ascii="BA Fontov Regular" w:hAnsi="BA Fontov Regular" w:cs="FrankRuehl"/>
      <w:spacing w:val="10"/>
      <w:sz w:val="18"/>
      <w:szCs w:val="20"/>
    </w:rPr>
  </w:style>
  <w:style w:type="paragraph" w:styleId="affff9">
    <w:name w:val="Body Text"/>
    <w:basedOn w:val="a"/>
    <w:link w:val="affffa"/>
    <w:uiPriority w:val="99"/>
    <w:semiHidden/>
    <w:unhideWhenUsed/>
    <w:rsid w:val="00C31C36"/>
    <w:pPr>
      <w:spacing w:after="120"/>
      <w:ind w:left="454" w:hanging="454"/>
    </w:pPr>
    <w:rPr>
      <w:rFonts w:ascii="BA Fontov Regular" w:hAnsi="BA Fontov Regular"/>
      <w:sz w:val="18"/>
    </w:rPr>
  </w:style>
  <w:style w:type="character" w:customStyle="1" w:styleId="affffa">
    <w:name w:val="גוף טקסט תו"/>
    <w:basedOn w:val="a0"/>
    <w:link w:val="affff9"/>
    <w:uiPriority w:val="99"/>
    <w:semiHidden/>
    <w:rsid w:val="00C31C36"/>
    <w:rPr>
      <w:rFonts w:ascii="BA Fontov Regular" w:hAnsi="BA Fontov Regular" w:cs="FrankRuehl"/>
      <w:sz w:val="18"/>
      <w:szCs w:val="20"/>
    </w:rPr>
  </w:style>
  <w:style w:type="paragraph" w:styleId="affffb">
    <w:name w:val="Body Text First Indent"/>
    <w:basedOn w:val="a"/>
    <w:link w:val="affffc"/>
    <w:uiPriority w:val="99"/>
    <w:semiHidden/>
    <w:unhideWhenUsed/>
    <w:rsid w:val="00C31C36"/>
    <w:pPr>
      <w:spacing w:line="360" w:lineRule="exact"/>
      <w:ind w:left="454" w:firstLine="360"/>
    </w:pPr>
  </w:style>
  <w:style w:type="character" w:customStyle="1" w:styleId="affffc">
    <w:name w:val="כניסת שורה ראשונה בגוף טקסט תו"/>
    <w:basedOn w:val="affffa"/>
    <w:link w:val="affffb"/>
    <w:uiPriority w:val="99"/>
    <w:semiHidden/>
    <w:rsid w:val="00C31C36"/>
    <w:rPr>
      <w:rFonts w:ascii="BA Fontov Regular" w:hAnsi="BA Fontov Regular" w:cs="FrankRuehl"/>
      <w:sz w:val="18"/>
      <w:szCs w:val="20"/>
    </w:rPr>
  </w:style>
  <w:style w:type="paragraph" w:customStyle="1" w:styleId="01">
    <w:name w:val="0.1 משנה"/>
    <w:basedOn w:val="a3"/>
    <w:link w:val="010"/>
    <w:qFormat/>
    <w:rsid w:val="00C31C36"/>
    <w:rPr>
      <w:b/>
      <w:bCs/>
      <w:spacing w:val="-4"/>
      <w:sz w:val="22"/>
      <w:szCs w:val="22"/>
    </w:rPr>
  </w:style>
  <w:style w:type="character" w:customStyle="1" w:styleId="010">
    <w:name w:val="0.1 משנה תו"/>
    <w:basedOn w:val="a4"/>
    <w:link w:val="01"/>
    <w:rsid w:val="00C31C36"/>
    <w:rPr>
      <w:rFonts w:ascii="BA Fontov Regular" w:hAnsi="BA Fontov Regular" w:cs="BA Vilna Bold"/>
      <w:b/>
      <w:bCs/>
      <w:spacing w:val="-4"/>
      <w:sz w:val="20"/>
      <w:szCs w:val="16"/>
      <w:shd w:val="clear" w:color="auto" w:fill="F2F2F2" w:themeFill="background1" w:themeFillShade="F2"/>
    </w:rPr>
  </w:style>
  <w:style w:type="paragraph" w:customStyle="1" w:styleId="a6">
    <w:name w:val="ד''ה משנה מודגש אפור"/>
    <w:basedOn w:val="a3"/>
    <w:link w:val="affffd"/>
    <w:qFormat/>
    <w:rsid w:val="00683C3E"/>
    <w:rPr>
      <w:b/>
      <w:sz w:val="22"/>
      <w:szCs w:val="22"/>
    </w:rPr>
  </w:style>
  <w:style w:type="character" w:customStyle="1" w:styleId="affffd">
    <w:name w:val="ד''ה משנה מודגש אפור תו"/>
    <w:basedOn w:val="010"/>
    <w:link w:val="a6"/>
    <w:rsid w:val="00683C3E"/>
    <w:rPr>
      <w:rFonts w:ascii="Fb Fontext" w:hAnsi="Fb Fontext" w:cs="BA Vilna Bold"/>
      <w:b/>
      <w:bCs w:val="0"/>
      <w:spacing w:val="-4"/>
      <w:sz w:val="18"/>
      <w:szCs w:val="15"/>
      <w:shd w:val="clear" w:color="auto" w:fill="F2F2F2" w:themeFill="background1" w:themeFillShade="F2"/>
    </w:rPr>
  </w:style>
  <w:style w:type="paragraph" w:customStyle="1" w:styleId="11">
    <w:name w:val="סגנון1"/>
    <w:basedOn w:val="a6"/>
    <w:link w:val="12"/>
    <w:qFormat/>
    <w:rsid w:val="00C31C36"/>
  </w:style>
  <w:style w:type="character" w:customStyle="1" w:styleId="12">
    <w:name w:val="סגנון1 תו"/>
    <w:basedOn w:val="affffd"/>
    <w:link w:val="11"/>
    <w:rsid w:val="00C31C36"/>
    <w:rPr>
      <w:rFonts w:ascii="Fb Fontext" w:hAnsi="Fb Fontext" w:cs="BA Vilna Bold"/>
      <w:b/>
      <w:bCs w:val="0"/>
      <w:spacing w:val="-8"/>
      <w:sz w:val="18"/>
      <w:szCs w:val="16"/>
      <w:shd w:val="clear" w:color="auto" w:fill="F2F2F2" w:themeFill="background1" w:themeFillShade="F2"/>
    </w:rPr>
  </w:style>
  <w:style w:type="paragraph" w:customStyle="1" w:styleId="affffe">
    <w:name w:val="פיסקת תשובה"/>
    <w:basedOn w:val="af6"/>
    <w:link w:val="afffff"/>
    <w:qFormat/>
    <w:rsid w:val="00C31C36"/>
    <w:pPr>
      <w:ind w:left="397" w:hanging="113"/>
    </w:pPr>
    <w:rPr>
      <w:rFonts w:ascii="Fb Fontext" w:hAnsi="Fb Fontext"/>
      <w:sz w:val="18"/>
    </w:rPr>
  </w:style>
  <w:style w:type="character" w:customStyle="1" w:styleId="afffff">
    <w:name w:val="פיסקת תשובה תו"/>
    <w:basedOn w:val="af7"/>
    <w:link w:val="affffe"/>
    <w:rsid w:val="00C31C36"/>
    <w:rPr>
      <w:rFonts w:ascii="Fb Fontext" w:hAnsi="Fb Fontext" w:cs="FrankRuehl"/>
      <w:sz w:val="18"/>
      <w:szCs w:val="20"/>
    </w:rPr>
  </w:style>
  <w:style w:type="paragraph" w:styleId="afffff0">
    <w:name w:val="Revision"/>
    <w:hidden/>
    <w:uiPriority w:val="99"/>
    <w:semiHidden/>
    <w:rsid w:val="00C31C36"/>
    <w:pPr>
      <w:spacing w:after="0" w:line="240" w:lineRule="auto"/>
    </w:pPr>
    <w:rPr>
      <w:rFonts w:ascii="BA Fontov Regular" w:hAnsi="BA Fontov Regular" w:cs="FrankRuehl"/>
      <w:sz w:val="18"/>
      <w:szCs w:val="20"/>
    </w:rPr>
  </w:style>
  <w:style w:type="paragraph" w:customStyle="1" w:styleId="afffff1">
    <w:name w:val="תחילת פרק"/>
    <w:basedOn w:val="a"/>
    <w:link w:val="afffff2"/>
    <w:qFormat/>
    <w:rsid w:val="002E4668"/>
    <w:pPr>
      <w:keepNext/>
      <w:framePr w:wrap="notBeside" w:vAnchor="page" w:hAnchor="page" w:yAlign="bottom"/>
      <w:jc w:val="center"/>
    </w:pPr>
    <w:rPr>
      <w:rFonts w:ascii="BA חניכי הישיבות" w:hAnsi="BA חניכי הישיבות" w:cs="Guttman Vilna"/>
      <w:b/>
      <w:bCs/>
      <w:sz w:val="18"/>
      <w:szCs w:val="4"/>
    </w:rPr>
  </w:style>
  <w:style w:type="paragraph" w:customStyle="1" w:styleId="afffff3">
    <w:name w:val="פרנקיל מודגש"/>
    <w:basedOn w:val="a"/>
    <w:link w:val="afffff4"/>
    <w:autoRedefine/>
    <w:qFormat/>
    <w:rsid w:val="00C954B0"/>
    <w:rPr>
      <w:rFonts w:ascii="BA Vilna Regular" w:hAnsi="BA Vilna Regular"/>
      <w:b/>
      <w:bCs/>
    </w:rPr>
  </w:style>
  <w:style w:type="character" w:customStyle="1" w:styleId="afffff2">
    <w:name w:val="תחילת פרק תו"/>
    <w:basedOn w:val="a0"/>
    <w:link w:val="afffff1"/>
    <w:rsid w:val="002E4668"/>
    <w:rPr>
      <w:rFonts w:ascii="BA חניכי הישיבות" w:hAnsi="BA חניכי הישיבות" w:cs="Guttman Vilna"/>
      <w:b/>
      <w:bCs/>
      <w:sz w:val="18"/>
      <w:szCs w:val="4"/>
    </w:rPr>
  </w:style>
  <w:style w:type="character" w:customStyle="1" w:styleId="afffff4">
    <w:name w:val="פרנקיל מודגש תו"/>
    <w:basedOn w:val="a0"/>
    <w:link w:val="afffff3"/>
    <w:rsid w:val="00C954B0"/>
    <w:rPr>
      <w:rFonts w:ascii="BA Vilna Regular" w:hAnsi="BA Vilna Regular" w:cs="Narkisim"/>
      <w:b/>
      <w:bCs/>
      <w:sz w:val="16"/>
      <w:szCs w:val="16"/>
    </w:rPr>
  </w:style>
  <w:style w:type="paragraph" w:customStyle="1" w:styleId="afffff5">
    <w:name w:val="רווח לפני"/>
    <w:basedOn w:val="a"/>
    <w:next w:val="afffff6"/>
    <w:link w:val="afffff7"/>
    <w:qFormat/>
    <w:rsid w:val="00157252"/>
    <w:pPr>
      <w:spacing w:before="60"/>
    </w:pPr>
  </w:style>
  <w:style w:type="paragraph" w:customStyle="1" w:styleId="03">
    <w:name w:val="0.3 משנה"/>
    <w:basedOn w:val="a3"/>
    <w:link w:val="030"/>
    <w:qFormat/>
    <w:rsid w:val="005175F4"/>
    <w:rPr>
      <w:b/>
      <w:bCs/>
      <w:spacing w:val="-8"/>
      <w:sz w:val="22"/>
      <w:szCs w:val="22"/>
    </w:rPr>
  </w:style>
  <w:style w:type="character" w:customStyle="1" w:styleId="afffff7">
    <w:name w:val="רווח לפני תו"/>
    <w:basedOn w:val="af5"/>
    <w:link w:val="afffff5"/>
    <w:rsid w:val="005D6AD7"/>
    <w:rPr>
      <w:rFonts w:ascii="FrankRuehl" w:hAnsi="FrankRuehl" w:cs="Narkisim"/>
      <w:spacing w:val="-4"/>
      <w:sz w:val="16"/>
      <w:szCs w:val="16"/>
    </w:rPr>
  </w:style>
  <w:style w:type="paragraph" w:styleId="afffff6">
    <w:name w:val="List"/>
    <w:basedOn w:val="a"/>
    <w:uiPriority w:val="99"/>
    <w:semiHidden/>
    <w:unhideWhenUsed/>
    <w:rsid w:val="00157252"/>
    <w:pPr>
      <w:ind w:left="283" w:hanging="283"/>
      <w:contextualSpacing/>
    </w:pPr>
  </w:style>
  <w:style w:type="character" w:customStyle="1" w:styleId="030">
    <w:name w:val="0.3 משנה תו"/>
    <w:basedOn w:val="010"/>
    <w:link w:val="03"/>
    <w:rsid w:val="005175F4"/>
    <w:rPr>
      <w:rFonts w:ascii="Fb Fontext" w:hAnsi="Fb Fontext" w:cs="BA Vilna Bold"/>
      <w:b/>
      <w:bCs/>
      <w:spacing w:val="-8"/>
      <w:sz w:val="18"/>
      <w:szCs w:val="16"/>
      <w:shd w:val="clear" w:color="auto" w:fill="F2F2F2" w:themeFill="background1" w:themeFillShade="F2"/>
    </w:rPr>
  </w:style>
  <w:style w:type="paragraph" w:customStyle="1" w:styleId="36">
    <w:name w:val="3"/>
    <w:basedOn w:val="a"/>
    <w:link w:val="37"/>
    <w:qFormat/>
    <w:rsid w:val="00004989"/>
    <w:rPr>
      <w:spacing w:val="-6"/>
    </w:rPr>
  </w:style>
  <w:style w:type="paragraph" w:customStyle="1" w:styleId="51">
    <w:name w:val="5"/>
    <w:basedOn w:val="36"/>
    <w:link w:val="52"/>
    <w:qFormat/>
    <w:rsid w:val="00FE3D07"/>
    <w:rPr>
      <w:spacing w:val="-10"/>
    </w:rPr>
  </w:style>
  <w:style w:type="character" w:customStyle="1" w:styleId="37">
    <w:name w:val="3 תו"/>
    <w:basedOn w:val="a0"/>
    <w:link w:val="36"/>
    <w:rsid w:val="00004989"/>
    <w:rPr>
      <w:rFonts w:ascii="FrankRuehl" w:hAnsi="FrankRuehl" w:cs="Narkisim"/>
      <w:spacing w:val="-6"/>
      <w:sz w:val="16"/>
      <w:szCs w:val="16"/>
    </w:rPr>
  </w:style>
  <w:style w:type="character" w:customStyle="1" w:styleId="52">
    <w:name w:val="5 תו"/>
    <w:basedOn w:val="37"/>
    <w:link w:val="51"/>
    <w:rsid w:val="00FE3D07"/>
    <w:rPr>
      <w:rFonts w:ascii="FrankRuehl" w:hAnsi="FrankRuehl" w:cs="Narkisim"/>
      <w:spacing w:val="-10"/>
      <w:sz w:val="16"/>
      <w:szCs w:val="16"/>
    </w:rPr>
  </w:style>
  <w:style w:type="paragraph" w:customStyle="1" w:styleId="afffff8">
    <w:name w:val="אמוראים"/>
    <w:basedOn w:val="a"/>
    <w:link w:val="afffff9"/>
    <w:qFormat/>
    <w:rsid w:val="0009010A"/>
    <w:rPr>
      <w:rFonts w:cs="BA Vilna Regular"/>
      <w:spacing w:val="4"/>
      <w:szCs w:val="12"/>
    </w:rPr>
  </w:style>
  <w:style w:type="paragraph" w:customStyle="1" w:styleId="afffffa">
    <w:name w:val="אות בודדת"/>
    <w:basedOn w:val="a"/>
    <w:link w:val="afffffb"/>
    <w:qFormat/>
    <w:rsid w:val="007E1E66"/>
    <w:rPr>
      <w:rFonts w:cs="PFT_Frank"/>
      <w:b/>
      <w:bCs/>
      <w:sz w:val="13"/>
      <w:szCs w:val="13"/>
    </w:rPr>
  </w:style>
  <w:style w:type="character" w:customStyle="1" w:styleId="afffff9">
    <w:name w:val="אמוראים תו"/>
    <w:basedOn w:val="a0"/>
    <w:link w:val="afffff8"/>
    <w:rsid w:val="0009010A"/>
    <w:rPr>
      <w:rFonts w:ascii="FrankRuehl" w:hAnsi="FrankRuehl" w:cs="BA Vilna Regular"/>
      <w:spacing w:val="4"/>
      <w:sz w:val="16"/>
      <w:szCs w:val="12"/>
    </w:rPr>
  </w:style>
  <w:style w:type="paragraph" w:customStyle="1" w:styleId="afffffc">
    <w:name w:val="נושא"/>
    <w:basedOn w:val="a"/>
    <w:link w:val="afffffd"/>
    <w:qFormat/>
    <w:rsid w:val="00470C2A"/>
    <w:pPr>
      <w:spacing w:before="120"/>
      <w:jc w:val="center"/>
      <w:outlineLvl w:val="1"/>
    </w:pPr>
    <w:rPr>
      <w:rFonts w:ascii="David" w:hAnsi="David" w:cs="BA TM • Vilna Extra-Bold"/>
      <w:b/>
      <w:color w:val="000000" w:themeColor="text1"/>
      <w:spacing w:val="4"/>
      <w:shd w:val="clear" w:color="auto" w:fill="FFFFFF" w:themeFill="background1"/>
    </w:rPr>
  </w:style>
  <w:style w:type="character" w:customStyle="1" w:styleId="afffffb">
    <w:name w:val="אות בודדת תו"/>
    <w:basedOn w:val="a0"/>
    <w:link w:val="afffffa"/>
    <w:rsid w:val="007E1E66"/>
    <w:rPr>
      <w:rFonts w:ascii="FrankRuehl" w:hAnsi="FrankRuehl" w:cs="PFT_Frank"/>
      <w:b/>
      <w:bCs/>
      <w:sz w:val="13"/>
      <w:szCs w:val="13"/>
    </w:rPr>
  </w:style>
  <w:style w:type="paragraph" w:customStyle="1" w:styleId="afffffe">
    <w:name w:val="ד''ה משנה"/>
    <w:basedOn w:val="a"/>
    <w:next w:val="a5"/>
    <w:autoRedefine/>
    <w:qFormat/>
    <w:rsid w:val="00470C2A"/>
    <w:pPr>
      <w:spacing w:before="120"/>
      <w:ind w:end="320"/>
      <w:contextualSpacing/>
      <w:jc w:val="center"/>
      <w:outlineLvl w:val="0"/>
    </w:pPr>
    <w:rPr>
      <w:rFonts w:ascii="BA Fontov Regular" w:hAnsi="BA Fontov Regular" w:cs="BA TM • Vilna Extra-Bold"/>
      <w:spacing w:val="4"/>
      <w:sz w:val="22"/>
      <w:szCs w:val="22"/>
    </w:rPr>
  </w:style>
  <w:style w:type="character" w:customStyle="1" w:styleId="afffffd">
    <w:name w:val="נושא תו"/>
    <w:basedOn w:val="a7"/>
    <w:link w:val="afffffc"/>
    <w:rsid w:val="00470C2A"/>
    <w:rPr>
      <w:rFonts w:ascii="David" w:hAnsi="David" w:cs="BA TM • Vilna Extra-Bold"/>
      <w:b/>
      <w:color w:val="000000" w:themeColor="text1"/>
      <w:spacing w:val="4"/>
      <w:sz w:val="16"/>
      <w:szCs w:val="18"/>
      <w:shd w:val="clear" w:color="auto" w:fill="FFFFFF" w:themeFill="background1"/>
    </w:rPr>
  </w:style>
  <w:style w:type="paragraph" w:customStyle="1" w:styleId="affffff">
    <w:name w:val="חלק משנה מודגש"/>
    <w:basedOn w:val="a3"/>
    <w:link w:val="affffff0"/>
    <w:qFormat/>
    <w:rsid w:val="00CF550F"/>
    <w:rPr>
      <w:rFonts w:ascii="BA TM • Vilna Extra-Bold" w:hAnsi="BA TM • Vilna Extra-Bold" w:cs="BA TM • Vilna Extra-Bold"/>
      <w:sz w:val="22"/>
      <w:szCs w:val="22"/>
    </w:rPr>
  </w:style>
  <w:style w:type="paragraph" w:customStyle="1" w:styleId="affffff1">
    <w:name w:val="תנאי משנה"/>
    <w:basedOn w:val="a3"/>
    <w:link w:val="affffff2"/>
    <w:qFormat/>
    <w:rsid w:val="001619FE"/>
    <w:rPr>
      <w:sz w:val="18"/>
      <w:szCs w:val="18"/>
    </w:rPr>
  </w:style>
  <w:style w:type="character" w:customStyle="1" w:styleId="affffff0">
    <w:name w:val="חלק משנה מודגש תו"/>
    <w:basedOn w:val="a4"/>
    <w:link w:val="affffff"/>
    <w:rsid w:val="00CF550F"/>
    <w:rPr>
      <w:rFonts w:ascii="BA TM • Vilna Extra-Bold" w:hAnsi="BA TM • Vilna Extra-Bold" w:cs="BA TM • Vilna Extra-Bold"/>
      <w:spacing w:val="4"/>
      <w:sz w:val="22"/>
      <w:szCs w:val="22"/>
      <w:shd w:val="clear" w:color="auto" w:fill="F2F2F2" w:themeFill="background1" w:themeFillShade="F2"/>
    </w:rPr>
  </w:style>
  <w:style w:type="character" w:customStyle="1" w:styleId="affffff2">
    <w:name w:val="תנאי משנה תו"/>
    <w:basedOn w:val="a4"/>
    <w:link w:val="affffff1"/>
    <w:rsid w:val="001619FE"/>
    <w:rPr>
      <w:rFonts w:ascii="Fb Fontext" w:hAnsi="Fb Fontext" w:cs="BA Vilna Bold"/>
      <w:spacing w:val="4"/>
      <w:sz w:val="18"/>
      <w:szCs w:val="18"/>
      <w:shd w:val="clear" w:color="auto" w:fill="F2F2F2" w:themeFill="background1" w:themeFillShade="F2"/>
    </w:rPr>
  </w:style>
  <w:style w:type="paragraph" w:customStyle="1" w:styleId="affffff3">
    <w:name w:val="מסגרת תחילת משפט"/>
    <w:basedOn w:val="af2"/>
    <w:link w:val="affffff4"/>
    <w:qFormat/>
    <w:rsid w:val="00831FB9"/>
    <w:pPr>
      <w:framePr w:wrap="around" w:x="3573" w:y="69"/>
    </w:pPr>
    <w:rPr>
      <w:rFonts w:ascii="BA Esthetic Regular" w:hAnsi="BA Esthetic Regular" w:cs="BA Esthetic Regular"/>
      <w:sz w:val="12"/>
      <w:szCs w:val="16"/>
    </w:rPr>
  </w:style>
  <w:style w:type="character" w:customStyle="1" w:styleId="af3">
    <w:name w:val="דף בצד תו"/>
    <w:basedOn w:val="a0"/>
    <w:link w:val="af2"/>
    <w:rsid w:val="00EC0DC4"/>
    <w:rPr>
      <w:rFonts w:ascii="BA Vilna Bold" w:hAnsi="BA Vilna Bold" w:cs="BA Vilna Bold"/>
      <w:sz w:val="16"/>
      <w:szCs w:val="18"/>
    </w:rPr>
  </w:style>
  <w:style w:type="character" w:customStyle="1" w:styleId="affffff4">
    <w:name w:val="מסגרת תחילת משפט תו"/>
    <w:basedOn w:val="af3"/>
    <w:link w:val="affffff3"/>
    <w:rsid w:val="00831FB9"/>
    <w:rPr>
      <w:rFonts w:ascii="BA Esthetic Regular" w:hAnsi="BA Esthetic Regular" w:cs="BA Esthetic Regular"/>
      <w:sz w:val="12"/>
      <w:szCs w:val="16"/>
    </w:rPr>
  </w:style>
  <w:style w:type="paragraph" w:customStyle="1" w:styleId="affffff5">
    <w:name w:val="הסבר ורקע"/>
    <w:basedOn w:val="afffff5"/>
    <w:link w:val="affffff6"/>
    <w:qFormat/>
    <w:rsid w:val="00F95182"/>
    <w:pPr>
      <w:spacing w:before="0"/>
    </w:pPr>
    <w:rPr>
      <w:sz w:val="12"/>
      <w:szCs w:val="14"/>
    </w:rPr>
  </w:style>
  <w:style w:type="character" w:customStyle="1" w:styleId="affffff6">
    <w:name w:val="הסבר ורקע תו"/>
    <w:basedOn w:val="afffff7"/>
    <w:link w:val="affffff5"/>
    <w:rsid w:val="00F95182"/>
    <w:rPr>
      <w:rFonts w:ascii="FrankRuehl" w:hAnsi="FrankRuehl" w:cs="FrankRuehl"/>
      <w:spacing w:val="-4"/>
      <w:sz w:val="12"/>
      <w:szCs w:val="14"/>
    </w:rPr>
  </w:style>
  <w:style w:type="paragraph" w:customStyle="1" w:styleId="38">
    <w:name w:val="חלון 3"/>
    <w:basedOn w:val="a"/>
    <w:link w:val="39"/>
    <w:autoRedefine/>
    <w:qFormat/>
    <w:rsid w:val="00C93D88"/>
    <w:pPr>
      <w:framePr w:wrap="notBeside" w:vAnchor="text" w:hAnchor="text" w:x="3743"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0"/>
    <w:link w:val="38"/>
    <w:rsid w:val="00C93D88"/>
    <w:rPr>
      <w:rFonts w:ascii="BA TM • Vilna Extra-Bold" w:hAnsi="BA TM • Vilna Extra-Bold" w:cs="BA TM • Vilna Extra-Bold"/>
      <w:color w:val="767171" w:themeColor="background2" w:themeShade="80"/>
      <w:sz w:val="14"/>
      <w:szCs w:val="14"/>
    </w:rPr>
  </w:style>
  <w:style w:type="character" w:customStyle="1" w:styleId="affffff7">
    <w:name w:val="הסבר"/>
    <w:basedOn w:val="a0"/>
    <w:uiPriority w:val="1"/>
    <w:qFormat/>
    <w:rsid w:val="005C7615"/>
    <w:rPr>
      <w:sz w:val="16"/>
      <w:szCs w:val="14"/>
    </w:rPr>
  </w:style>
  <w:style w:type="paragraph" w:styleId="TOC3">
    <w:name w:val="toc 3"/>
    <w:basedOn w:val="a"/>
    <w:next w:val="a"/>
    <w:autoRedefine/>
    <w:uiPriority w:val="39"/>
    <w:unhideWhenUsed/>
    <w:rsid w:val="00B90B03"/>
    <w:pPr>
      <w:tabs>
        <w:tab w:val="right" w:leader="dot" w:pos="3392"/>
      </w:tabs>
      <w:spacing w:line="180" w:lineRule="exact"/>
    </w:pPr>
    <w:rPr>
      <w:szCs w:val="14"/>
    </w:rPr>
  </w:style>
  <w:style w:type="paragraph" w:styleId="TOC4">
    <w:name w:val="toc 4"/>
    <w:basedOn w:val="a"/>
    <w:next w:val="a"/>
    <w:autoRedefine/>
    <w:uiPriority w:val="39"/>
    <w:unhideWhenUsed/>
    <w:rsid w:val="00221A7E"/>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a"/>
    <w:next w:val="a"/>
    <w:autoRedefine/>
    <w:uiPriority w:val="39"/>
    <w:unhideWhenUsed/>
    <w:rsid w:val="00221A7E"/>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a"/>
    <w:next w:val="a"/>
    <w:autoRedefine/>
    <w:uiPriority w:val="39"/>
    <w:unhideWhenUsed/>
    <w:rsid w:val="00221A7E"/>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a"/>
    <w:next w:val="a"/>
    <w:autoRedefine/>
    <w:uiPriority w:val="39"/>
    <w:unhideWhenUsed/>
    <w:rsid w:val="00221A7E"/>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a"/>
    <w:next w:val="a"/>
    <w:autoRedefine/>
    <w:uiPriority w:val="39"/>
    <w:unhideWhenUsed/>
    <w:rsid w:val="00221A7E"/>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a"/>
    <w:next w:val="a"/>
    <w:autoRedefine/>
    <w:uiPriority w:val="39"/>
    <w:unhideWhenUsed/>
    <w:rsid w:val="00221A7E"/>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MishnaBatzad">
    <w:name w:val="משנה בצד"/>
    <w:basedOn w:val="a"/>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8766">
      <w:bodyDiv w:val="1"/>
      <w:marLeft w:val="0"/>
      <w:marRight w:val="0"/>
      <w:marTop w:val="0"/>
      <w:marBottom w:val="0"/>
      <w:divBdr>
        <w:top w:val="none" w:sz="0" w:space="0" w:color="auto"/>
        <w:left w:val="none" w:sz="0" w:space="0" w:color="auto"/>
        <w:bottom w:val="none" w:sz="0" w:space="0" w:color="auto"/>
        <w:right w:val="none" w:sz="0" w:space="0" w:color="auto"/>
      </w:divBdr>
    </w:div>
    <w:div w:id="133726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6B325-D37A-44FE-A22D-DC9F029C3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2168</TotalTime>
  <Pages>1</Pages>
  <Words>34871</Words>
  <Characters>174359</Characters>
  <Application>Microsoft Office Word</Application>
  <DocSecurity>0</DocSecurity>
  <Lines>1452</Lines>
  <Paragraphs>417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26</cp:revision>
  <cp:lastPrinted>2026-02-23T12:58:00Z</cp:lastPrinted>
  <dcterms:created xsi:type="dcterms:W3CDTF">2025-12-08T17:52:00Z</dcterms:created>
  <dcterms:modified xsi:type="dcterms:W3CDTF">2026-02-23T13:00:00Z</dcterms:modified>
</cp:coreProperties>
</file>